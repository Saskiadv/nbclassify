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962228" w14:textId="08F63C7D" w:rsidR="001464F4" w:rsidRPr="0020749A" w:rsidRDefault="00E51D36" w:rsidP="00B056D7">
      <w:pPr>
        <w:pStyle w:val="Titel"/>
        <w:rPr>
          <w:lang w:val="en-GB"/>
        </w:rPr>
      </w:pPr>
      <w:r w:rsidRPr="0020749A">
        <w:rPr>
          <w:lang w:val="en-GB"/>
        </w:rPr>
        <w:t>Final</w:t>
      </w:r>
      <w:r w:rsidR="00546E20" w:rsidRPr="0020749A">
        <w:rPr>
          <w:lang w:val="en-GB"/>
        </w:rPr>
        <w:t xml:space="preserve"> report</w:t>
      </w:r>
      <w:r w:rsidR="001464F4" w:rsidRPr="0020749A">
        <w:rPr>
          <w:lang w:val="en-GB"/>
        </w:rPr>
        <w:t xml:space="preserve"> </w:t>
      </w:r>
    </w:p>
    <w:p w14:paraId="65A93271" w14:textId="77777777" w:rsidR="001464F4" w:rsidRPr="0020749A" w:rsidRDefault="001464F4" w:rsidP="00B056D7">
      <w:pPr>
        <w:pStyle w:val="Titel"/>
        <w:rPr>
          <w:lang w:val="en-GB"/>
        </w:rPr>
      </w:pPr>
    </w:p>
    <w:p w14:paraId="2701180E" w14:textId="77777777" w:rsidR="001464F4" w:rsidRPr="0020749A" w:rsidRDefault="001464F4" w:rsidP="00B056D7">
      <w:pPr>
        <w:pStyle w:val="Titel"/>
        <w:rPr>
          <w:lang w:val="en-GB"/>
        </w:rPr>
      </w:pPr>
      <w:r w:rsidRPr="0020749A">
        <w:rPr>
          <w:lang w:val="en-GB"/>
        </w:rPr>
        <w:t>Self learning software to identify illegally traded orchid material</w:t>
      </w:r>
    </w:p>
    <w:p w14:paraId="7004A65A" w14:textId="77777777" w:rsidR="00F15985" w:rsidRPr="0020749A" w:rsidRDefault="001464F4" w:rsidP="00B056D7">
      <w:pPr>
        <w:pStyle w:val="Subtitel"/>
        <w:rPr>
          <w:lang w:val="en-GB"/>
        </w:rPr>
      </w:pPr>
      <w:commentRangeStart w:id="0"/>
      <w:r w:rsidRPr="0020749A">
        <w:rPr>
          <w:noProof/>
          <w:lang w:val="en-US"/>
        </w:rPr>
        <w:drawing>
          <wp:inline distT="0" distB="0" distL="0" distR="0" wp14:anchorId="2BFEC5E1" wp14:editId="67FA0235">
            <wp:extent cx="4737100" cy="3154932"/>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rouwenschoentje.jpg"/>
                    <pic:cNvPicPr/>
                  </pic:nvPicPr>
                  <pic:blipFill>
                    <a:blip r:embed="rId9">
                      <a:extLst>
                        <a:ext uri="{28A0092B-C50C-407E-A947-70E740481C1C}">
                          <a14:useLocalDpi xmlns:a14="http://schemas.microsoft.com/office/drawing/2010/main" val="0"/>
                        </a:ext>
                      </a:extLst>
                    </a:blip>
                    <a:stretch>
                      <a:fillRect/>
                    </a:stretch>
                  </pic:blipFill>
                  <pic:spPr>
                    <a:xfrm>
                      <a:off x="0" y="0"/>
                      <a:ext cx="4737100" cy="3154932"/>
                    </a:xfrm>
                    <a:prstGeom prst="rect">
                      <a:avLst/>
                    </a:prstGeom>
                  </pic:spPr>
                </pic:pic>
              </a:graphicData>
            </a:graphic>
          </wp:inline>
        </w:drawing>
      </w:r>
      <w:commentRangeEnd w:id="0"/>
      <w:r w:rsidR="00045084">
        <w:rPr>
          <w:rStyle w:val="Verwijzingopmerking"/>
          <w:rFonts w:eastAsiaTheme="minorEastAsia" w:cstheme="minorBidi"/>
          <w:i w:val="0"/>
          <w:iCs w:val="0"/>
          <w:color w:val="auto"/>
          <w:spacing w:val="0"/>
        </w:rPr>
        <w:commentReference w:id="0"/>
      </w:r>
    </w:p>
    <w:p w14:paraId="7D6EBFA8" w14:textId="57499A4B" w:rsidR="001464F4" w:rsidRPr="0020749A" w:rsidRDefault="00F15985" w:rsidP="00B056D7">
      <w:pPr>
        <w:pStyle w:val="Bijschrift"/>
        <w:rPr>
          <w:lang w:val="en-GB"/>
        </w:rPr>
      </w:pPr>
      <w:r w:rsidRPr="0020749A">
        <w:rPr>
          <w:lang w:val="en-GB"/>
        </w:rPr>
        <w:t xml:space="preserve">Figure </w:t>
      </w:r>
      <w:r w:rsidR="002E7A08" w:rsidRPr="0020749A">
        <w:rPr>
          <w:lang w:val="en-GB"/>
        </w:rPr>
        <w:fldChar w:fldCharType="begin"/>
      </w:r>
      <w:r w:rsidR="002E7A08" w:rsidRPr="0020749A">
        <w:rPr>
          <w:lang w:val="en-GB"/>
        </w:rPr>
        <w:instrText xml:space="preserve"> SEQ Figure \* ARABIC </w:instrText>
      </w:r>
      <w:r w:rsidR="002E7A08" w:rsidRPr="0020749A">
        <w:rPr>
          <w:lang w:val="en-GB"/>
        </w:rPr>
        <w:fldChar w:fldCharType="separate"/>
      </w:r>
      <w:r w:rsidR="002E7A08" w:rsidRPr="0020749A">
        <w:rPr>
          <w:noProof/>
          <w:lang w:val="en-GB"/>
        </w:rPr>
        <w:t>1</w:t>
      </w:r>
      <w:r w:rsidR="002E7A08" w:rsidRPr="0020749A">
        <w:rPr>
          <w:lang w:val="en-GB"/>
        </w:rPr>
        <w:fldChar w:fldCharType="end"/>
      </w:r>
      <w:r w:rsidRPr="0020749A">
        <w:rPr>
          <w:lang w:val="en-GB"/>
        </w:rPr>
        <w:t xml:space="preserve"> </w:t>
      </w:r>
      <w:r w:rsidRPr="0020749A">
        <w:rPr>
          <w:i/>
          <w:lang w:val="en-GB"/>
        </w:rPr>
        <w:t>Cypripedium calceolus</w:t>
      </w:r>
      <w:r w:rsidRPr="0020749A">
        <w:rPr>
          <w:lang w:val="en-GB"/>
        </w:rPr>
        <w:t xml:space="preserve"> [1]</w:t>
      </w:r>
    </w:p>
    <w:p w14:paraId="1CBB7EB4" w14:textId="77777777" w:rsidR="001464F4" w:rsidRPr="0020749A" w:rsidRDefault="001464F4" w:rsidP="00B056D7">
      <w:pPr>
        <w:pStyle w:val="Subtitel"/>
        <w:rPr>
          <w:lang w:val="en-GB"/>
        </w:rPr>
      </w:pPr>
    </w:p>
    <w:p w14:paraId="5FF87DCE" w14:textId="77777777" w:rsidR="001464F4" w:rsidRPr="0020749A" w:rsidRDefault="001464F4" w:rsidP="00B056D7">
      <w:pPr>
        <w:pStyle w:val="Subtitel"/>
        <w:rPr>
          <w:lang w:val="en-GB"/>
        </w:rPr>
      </w:pPr>
      <w:r w:rsidRPr="0020749A">
        <w:rPr>
          <w:lang w:val="en-GB"/>
        </w:rPr>
        <w:t>Patrick Wijntjes, s1057924</w:t>
      </w:r>
    </w:p>
    <w:p w14:paraId="5AFF2D70" w14:textId="77777777" w:rsidR="001464F4" w:rsidRPr="0020749A" w:rsidRDefault="001464F4" w:rsidP="00B056D7">
      <w:pPr>
        <w:rPr>
          <w:lang w:val="en-GB"/>
        </w:rPr>
      </w:pPr>
    </w:p>
    <w:p w14:paraId="0A7F0738" w14:textId="77777777" w:rsidR="001464F4" w:rsidRPr="0020749A" w:rsidRDefault="001464F4" w:rsidP="00B056D7">
      <w:pPr>
        <w:pStyle w:val="Subtitel"/>
        <w:rPr>
          <w:lang w:val="en-GB"/>
        </w:rPr>
      </w:pPr>
      <w:r w:rsidRPr="0020749A">
        <w:rPr>
          <w:lang w:val="en-GB"/>
        </w:rPr>
        <w:t>University of Applied Sciences Leiden, Bio-informatics, Technology cluster</w:t>
      </w:r>
      <w:r w:rsidRPr="0020749A">
        <w:rPr>
          <w:lang w:val="en-GB"/>
        </w:rPr>
        <w:br/>
        <w:t>Zernikedreef 11</w:t>
      </w:r>
      <w:r w:rsidRPr="0020749A">
        <w:rPr>
          <w:lang w:val="en-GB"/>
        </w:rPr>
        <w:br/>
        <w:t>2333 CK Leiden</w:t>
      </w:r>
    </w:p>
    <w:p w14:paraId="4644A78A" w14:textId="77777777" w:rsidR="001464F4" w:rsidRPr="0020749A" w:rsidRDefault="001464F4" w:rsidP="00B056D7">
      <w:pPr>
        <w:rPr>
          <w:lang w:val="en-GB"/>
        </w:rPr>
      </w:pPr>
    </w:p>
    <w:p w14:paraId="52DC3BD0" w14:textId="01CD0500" w:rsidR="001464F4" w:rsidRPr="0020749A" w:rsidRDefault="001464F4" w:rsidP="00B056D7">
      <w:pPr>
        <w:pStyle w:val="Subtitel"/>
        <w:rPr>
          <w:lang w:val="en-GB"/>
        </w:rPr>
      </w:pPr>
      <w:r w:rsidRPr="0020749A">
        <w:rPr>
          <w:lang w:val="en-GB"/>
        </w:rPr>
        <w:t xml:space="preserve">Period 02-09-2013 </w:t>
      </w:r>
      <w:r w:rsidR="00235869" w:rsidRPr="0020749A">
        <w:rPr>
          <w:lang w:val="en-GB"/>
        </w:rPr>
        <w:t>until</w:t>
      </w:r>
      <w:r w:rsidRPr="0020749A">
        <w:rPr>
          <w:lang w:val="en-GB"/>
        </w:rPr>
        <w:t xml:space="preserve"> 27-06-2014</w:t>
      </w:r>
    </w:p>
    <w:p w14:paraId="65EF7CDE" w14:textId="77777777" w:rsidR="001464F4" w:rsidRPr="0020749A" w:rsidRDefault="001464F4" w:rsidP="00B056D7">
      <w:pPr>
        <w:rPr>
          <w:lang w:val="en-GB"/>
        </w:rPr>
      </w:pPr>
    </w:p>
    <w:p w14:paraId="2F96367A" w14:textId="50770468" w:rsidR="001464F4" w:rsidRPr="0020749A" w:rsidRDefault="001464F4" w:rsidP="00B056D7">
      <w:pPr>
        <w:pStyle w:val="Subtitel"/>
        <w:rPr>
          <w:lang w:val="en-GB"/>
        </w:rPr>
      </w:pPr>
      <w:r w:rsidRPr="0020749A">
        <w:rPr>
          <w:lang w:val="en-GB"/>
        </w:rPr>
        <w:t>Naturalis Biodiversity Center</w:t>
      </w:r>
      <w:r w:rsidRPr="0020749A">
        <w:rPr>
          <w:lang w:val="en-GB"/>
        </w:rPr>
        <w:br/>
        <w:t>Sylviusweg 72</w:t>
      </w:r>
      <w:r w:rsidRPr="0020749A">
        <w:rPr>
          <w:lang w:val="en-GB"/>
        </w:rPr>
        <w:br/>
        <w:t>2333 BE Leiden</w:t>
      </w:r>
    </w:p>
    <w:p w14:paraId="30B4BA64" w14:textId="77777777" w:rsidR="001464F4" w:rsidRPr="0020749A" w:rsidRDefault="001464F4" w:rsidP="00B056D7">
      <w:pPr>
        <w:rPr>
          <w:lang w:val="en-GB"/>
        </w:rPr>
      </w:pPr>
    </w:p>
    <w:p w14:paraId="205F6087" w14:textId="77777777" w:rsidR="001464F4" w:rsidRPr="0020749A" w:rsidRDefault="001464F4" w:rsidP="00B056D7">
      <w:pPr>
        <w:pStyle w:val="Subtitel"/>
        <w:rPr>
          <w:lang w:val="en-GB"/>
        </w:rPr>
      </w:pPr>
      <w:r w:rsidRPr="0020749A">
        <w:rPr>
          <w:lang w:val="en-GB"/>
        </w:rPr>
        <w:t>Supervisors:</w:t>
      </w:r>
      <w:r w:rsidRPr="0020749A">
        <w:rPr>
          <w:lang w:val="en-GB"/>
        </w:rPr>
        <w:br/>
        <w:t>Dr. Barbara Gravendeel and</w:t>
      </w:r>
      <w:r w:rsidRPr="0020749A">
        <w:rPr>
          <w:lang w:val="en-GB"/>
        </w:rPr>
        <w:br/>
        <w:t>Dr. Rutger Vos</w:t>
      </w:r>
    </w:p>
    <w:p w14:paraId="0606D87D" w14:textId="77777777" w:rsidR="001464F4" w:rsidRPr="0020749A" w:rsidRDefault="001464F4" w:rsidP="00B056D7">
      <w:pPr>
        <w:rPr>
          <w:lang w:val="en-GB"/>
        </w:rPr>
      </w:pPr>
    </w:p>
    <w:p w14:paraId="2338E96A" w14:textId="77777777" w:rsidR="00747F9B" w:rsidRDefault="001464F4" w:rsidP="00B056D7">
      <w:pPr>
        <w:pStyle w:val="Subtitel"/>
        <w:rPr>
          <w:lang w:val="en-GB"/>
        </w:rPr>
      </w:pPr>
      <w:r w:rsidRPr="0020749A">
        <w:rPr>
          <w:lang w:val="en-GB"/>
        </w:rPr>
        <w:t>Lecturer from school:</w:t>
      </w:r>
      <w:r w:rsidRPr="0020749A">
        <w:rPr>
          <w:lang w:val="en-GB"/>
        </w:rPr>
        <w:br/>
        <w:t>Drs. Jan Oliehoek</w:t>
      </w:r>
      <w:r w:rsidRPr="0020749A">
        <w:rPr>
          <w:lang w:val="en-GB"/>
        </w:rPr>
        <w:br w:type="page"/>
      </w:r>
    </w:p>
    <w:p w14:paraId="20182566" w14:textId="77777777" w:rsidR="00747F9B" w:rsidRDefault="00747F9B" w:rsidP="00747F9B">
      <w:pPr>
        <w:pStyle w:val="Kop1"/>
        <w:rPr>
          <w:lang w:val="en-GB"/>
        </w:rPr>
      </w:pPr>
      <w:bookmarkStart w:id="1" w:name="_Toc260914211"/>
      <w:r>
        <w:rPr>
          <w:lang w:val="en-GB"/>
        </w:rPr>
        <w:lastRenderedPageBreak/>
        <w:t>Abstract</w:t>
      </w:r>
      <w:bookmarkEnd w:id="1"/>
    </w:p>
    <w:p w14:paraId="54EAC5BC" w14:textId="77777777" w:rsidR="00045084" w:rsidRDefault="00045084" w:rsidP="00045084">
      <w:pPr>
        <w:rPr>
          <w:lang w:val="en-GB"/>
        </w:rPr>
      </w:pPr>
      <w:r>
        <w:rPr>
          <w:lang w:val="en-GB"/>
        </w:rPr>
        <w:t>During this internship the concept of classifying orchids to section level from pictures is tested. To test the possibilities of classifying from pictures, first pictures of well-identified orchids are collected. From this pictures to sets are created, one for training the Artificial Neural Networks (ANNs) and one for testing them. The results show that some sections are harder to classify than others. Adding new pictures to the train set can improve the classification, but it also can disapprove the classification. Adding new pictures to some sections has also effects on other sections.</w:t>
      </w:r>
    </w:p>
    <w:p w14:paraId="4FABE4CA" w14:textId="0648637A" w:rsidR="00747F9B" w:rsidRDefault="00045084" w:rsidP="00045084">
      <w:pPr>
        <w:ind w:firstLine="709"/>
        <w:rPr>
          <w:lang w:val="en-GB"/>
        </w:rPr>
      </w:pPr>
      <w:r>
        <w:rPr>
          <w:lang w:val="en-GB"/>
        </w:rPr>
        <w:t>To make the classification software available to the outside, a first concept of a website is developed. Users can upload a picture of a flower to the website. The website then runs the classification software using the given ANN. The result of this script will be translated to a human readable result. This result is returned to the website.</w:t>
      </w:r>
      <w:bookmarkStart w:id="2" w:name="_GoBack"/>
      <w:bookmarkEnd w:id="2"/>
      <w:r w:rsidR="00747F9B">
        <w:rPr>
          <w:lang w:val="en-GB"/>
        </w:rPr>
        <w:br w:type="page"/>
      </w:r>
    </w:p>
    <w:p w14:paraId="78F3B24C" w14:textId="77777777" w:rsidR="001464F4" w:rsidRPr="0020749A" w:rsidRDefault="001464F4" w:rsidP="00B056D7">
      <w:pPr>
        <w:pStyle w:val="Subtitel"/>
        <w:rPr>
          <w:lang w:val="en-GB"/>
        </w:rPr>
      </w:pPr>
    </w:p>
    <w:sdt>
      <w:sdtPr>
        <w:rPr>
          <w:rFonts w:eastAsiaTheme="minorEastAsia" w:cstheme="minorBidi"/>
          <w:b w:val="0"/>
          <w:bCs w:val="0"/>
          <w:color w:val="auto"/>
          <w:sz w:val="24"/>
          <w:szCs w:val="24"/>
          <w:lang w:val="en-GB"/>
        </w:rPr>
        <w:id w:val="-537666114"/>
        <w:docPartObj>
          <w:docPartGallery w:val="Table of Contents"/>
          <w:docPartUnique/>
        </w:docPartObj>
      </w:sdtPr>
      <w:sdtEndPr>
        <w:rPr>
          <w:noProof/>
        </w:rPr>
      </w:sdtEndPr>
      <w:sdtContent>
        <w:p w14:paraId="1074E7C3" w14:textId="77777777" w:rsidR="001464F4" w:rsidRPr="0020749A" w:rsidRDefault="001464F4" w:rsidP="00B056D7">
          <w:pPr>
            <w:pStyle w:val="Kopvaninhoudsopgave"/>
            <w:rPr>
              <w:lang w:val="en-GB"/>
            </w:rPr>
          </w:pPr>
          <w:r w:rsidRPr="0020749A">
            <w:rPr>
              <w:lang w:val="en-GB"/>
            </w:rPr>
            <w:t>Table of Contents</w:t>
          </w:r>
        </w:p>
        <w:p w14:paraId="5C54F7C1" w14:textId="77777777" w:rsidR="00045084" w:rsidRDefault="00311964">
          <w:pPr>
            <w:pStyle w:val="Inhopg1"/>
            <w:tabs>
              <w:tab w:val="right" w:leader="dot" w:pos="9056"/>
            </w:tabs>
            <w:rPr>
              <w:rFonts w:asciiTheme="minorHAnsi" w:hAnsiTheme="minorHAnsi"/>
              <w:b w:val="0"/>
              <w:caps w:val="0"/>
              <w:noProof/>
              <w:sz w:val="24"/>
              <w:szCs w:val="24"/>
              <w:lang w:eastAsia="ja-JP"/>
            </w:rPr>
          </w:pPr>
          <w:r w:rsidRPr="0020749A">
            <w:rPr>
              <w:b w:val="0"/>
              <w:caps w:val="0"/>
              <w:lang w:val="en-GB"/>
            </w:rPr>
            <w:fldChar w:fldCharType="begin"/>
          </w:r>
          <w:r w:rsidR="006338D7" w:rsidRPr="0020749A">
            <w:rPr>
              <w:b w:val="0"/>
              <w:caps w:val="0"/>
              <w:lang w:val="en-GB"/>
            </w:rPr>
            <w:instrText xml:space="preserve"> TOC \o "1-5" </w:instrText>
          </w:r>
          <w:r w:rsidRPr="0020749A">
            <w:rPr>
              <w:b w:val="0"/>
              <w:caps w:val="0"/>
              <w:lang w:val="en-GB"/>
            </w:rPr>
            <w:fldChar w:fldCharType="separate"/>
          </w:r>
          <w:r w:rsidR="00045084" w:rsidRPr="00037B47">
            <w:rPr>
              <w:noProof/>
              <w:lang w:val="en-GB"/>
            </w:rPr>
            <w:t>Abstract</w:t>
          </w:r>
          <w:r w:rsidR="00045084">
            <w:rPr>
              <w:noProof/>
            </w:rPr>
            <w:tab/>
          </w:r>
          <w:r w:rsidR="00045084">
            <w:rPr>
              <w:noProof/>
            </w:rPr>
            <w:fldChar w:fldCharType="begin"/>
          </w:r>
          <w:r w:rsidR="00045084">
            <w:rPr>
              <w:noProof/>
            </w:rPr>
            <w:instrText xml:space="preserve"> PAGEREF _Toc260914211 \h </w:instrText>
          </w:r>
          <w:r w:rsidR="00045084">
            <w:rPr>
              <w:noProof/>
            </w:rPr>
          </w:r>
          <w:r w:rsidR="00045084">
            <w:rPr>
              <w:noProof/>
            </w:rPr>
            <w:fldChar w:fldCharType="separate"/>
          </w:r>
          <w:r w:rsidR="00045084">
            <w:rPr>
              <w:noProof/>
            </w:rPr>
            <w:t>2</w:t>
          </w:r>
          <w:r w:rsidR="00045084">
            <w:rPr>
              <w:noProof/>
            </w:rPr>
            <w:fldChar w:fldCharType="end"/>
          </w:r>
        </w:p>
        <w:p w14:paraId="42B192C9" w14:textId="77777777" w:rsidR="00045084" w:rsidRDefault="00045084">
          <w:pPr>
            <w:pStyle w:val="Inhopg1"/>
            <w:tabs>
              <w:tab w:val="right" w:leader="dot" w:pos="9056"/>
            </w:tabs>
            <w:rPr>
              <w:rFonts w:asciiTheme="minorHAnsi" w:hAnsiTheme="minorHAnsi"/>
              <w:b w:val="0"/>
              <w:caps w:val="0"/>
              <w:noProof/>
              <w:sz w:val="24"/>
              <w:szCs w:val="24"/>
              <w:lang w:eastAsia="ja-JP"/>
            </w:rPr>
          </w:pPr>
          <w:r w:rsidRPr="00037B47">
            <w:rPr>
              <w:noProof/>
              <w:lang w:val="en-GB"/>
            </w:rPr>
            <w:t>Introduction</w:t>
          </w:r>
          <w:r>
            <w:rPr>
              <w:noProof/>
            </w:rPr>
            <w:tab/>
          </w:r>
          <w:r>
            <w:rPr>
              <w:noProof/>
            </w:rPr>
            <w:fldChar w:fldCharType="begin"/>
          </w:r>
          <w:r>
            <w:rPr>
              <w:noProof/>
            </w:rPr>
            <w:instrText xml:space="preserve"> PAGEREF _Toc260914212 \h </w:instrText>
          </w:r>
          <w:r>
            <w:rPr>
              <w:noProof/>
            </w:rPr>
          </w:r>
          <w:r>
            <w:rPr>
              <w:noProof/>
            </w:rPr>
            <w:fldChar w:fldCharType="separate"/>
          </w:r>
          <w:r>
            <w:rPr>
              <w:noProof/>
            </w:rPr>
            <w:t>6</w:t>
          </w:r>
          <w:r>
            <w:rPr>
              <w:noProof/>
            </w:rPr>
            <w:fldChar w:fldCharType="end"/>
          </w:r>
        </w:p>
        <w:p w14:paraId="31590389" w14:textId="77777777" w:rsidR="00045084" w:rsidRDefault="00045084">
          <w:pPr>
            <w:pStyle w:val="Inhopg2"/>
            <w:tabs>
              <w:tab w:val="right" w:leader="dot" w:pos="9056"/>
            </w:tabs>
            <w:rPr>
              <w:rFonts w:asciiTheme="minorHAnsi" w:hAnsiTheme="minorHAnsi"/>
              <w:smallCaps w:val="0"/>
              <w:noProof/>
              <w:sz w:val="24"/>
              <w:szCs w:val="24"/>
              <w:lang w:eastAsia="ja-JP"/>
            </w:rPr>
          </w:pPr>
          <w:r w:rsidRPr="00037B47">
            <w:rPr>
              <w:noProof/>
              <w:lang w:val="en-GB"/>
            </w:rPr>
            <w:t>Illegal trade in endangered orchids</w:t>
          </w:r>
          <w:r>
            <w:rPr>
              <w:noProof/>
            </w:rPr>
            <w:tab/>
          </w:r>
          <w:r>
            <w:rPr>
              <w:noProof/>
            </w:rPr>
            <w:fldChar w:fldCharType="begin"/>
          </w:r>
          <w:r>
            <w:rPr>
              <w:noProof/>
            </w:rPr>
            <w:instrText xml:space="preserve"> PAGEREF _Toc260914213 \h </w:instrText>
          </w:r>
          <w:r>
            <w:rPr>
              <w:noProof/>
            </w:rPr>
          </w:r>
          <w:r>
            <w:rPr>
              <w:noProof/>
            </w:rPr>
            <w:fldChar w:fldCharType="separate"/>
          </w:r>
          <w:r>
            <w:rPr>
              <w:noProof/>
            </w:rPr>
            <w:t>6</w:t>
          </w:r>
          <w:r>
            <w:rPr>
              <w:noProof/>
            </w:rPr>
            <w:fldChar w:fldCharType="end"/>
          </w:r>
        </w:p>
        <w:p w14:paraId="3EE9626E" w14:textId="77777777" w:rsidR="00045084" w:rsidRDefault="00045084">
          <w:pPr>
            <w:pStyle w:val="Inhopg2"/>
            <w:tabs>
              <w:tab w:val="right" w:leader="dot" w:pos="9056"/>
            </w:tabs>
            <w:rPr>
              <w:rFonts w:asciiTheme="minorHAnsi" w:hAnsiTheme="minorHAnsi"/>
              <w:smallCaps w:val="0"/>
              <w:noProof/>
              <w:sz w:val="24"/>
              <w:szCs w:val="24"/>
              <w:lang w:eastAsia="ja-JP"/>
            </w:rPr>
          </w:pPr>
          <w:r w:rsidRPr="00037B47">
            <w:rPr>
              <w:noProof/>
              <w:lang w:val="en-GB"/>
            </w:rPr>
            <w:t>Slipper orchids</w:t>
          </w:r>
          <w:r>
            <w:rPr>
              <w:noProof/>
            </w:rPr>
            <w:tab/>
          </w:r>
          <w:r>
            <w:rPr>
              <w:noProof/>
            </w:rPr>
            <w:fldChar w:fldCharType="begin"/>
          </w:r>
          <w:r>
            <w:rPr>
              <w:noProof/>
            </w:rPr>
            <w:instrText xml:space="preserve"> PAGEREF _Toc260914214 \h </w:instrText>
          </w:r>
          <w:r>
            <w:rPr>
              <w:noProof/>
            </w:rPr>
          </w:r>
          <w:r>
            <w:rPr>
              <w:noProof/>
            </w:rPr>
            <w:fldChar w:fldCharType="separate"/>
          </w:r>
          <w:r>
            <w:rPr>
              <w:noProof/>
            </w:rPr>
            <w:t>6</w:t>
          </w:r>
          <w:r>
            <w:rPr>
              <w:noProof/>
            </w:rPr>
            <w:fldChar w:fldCharType="end"/>
          </w:r>
        </w:p>
        <w:p w14:paraId="1A71F0A0" w14:textId="77777777" w:rsidR="00045084" w:rsidRDefault="00045084">
          <w:pPr>
            <w:pStyle w:val="Inhopg2"/>
            <w:tabs>
              <w:tab w:val="right" w:leader="dot" w:pos="9056"/>
            </w:tabs>
            <w:rPr>
              <w:rFonts w:asciiTheme="minorHAnsi" w:hAnsiTheme="minorHAnsi"/>
              <w:smallCaps w:val="0"/>
              <w:noProof/>
              <w:sz w:val="24"/>
              <w:szCs w:val="24"/>
              <w:lang w:eastAsia="ja-JP"/>
            </w:rPr>
          </w:pPr>
          <w:r w:rsidRPr="00037B47">
            <w:rPr>
              <w:noProof/>
              <w:lang w:val="en-GB"/>
            </w:rPr>
            <w:t>How a web application can improve control in illegal orchid trade</w:t>
          </w:r>
          <w:r>
            <w:rPr>
              <w:noProof/>
            </w:rPr>
            <w:tab/>
          </w:r>
          <w:r>
            <w:rPr>
              <w:noProof/>
            </w:rPr>
            <w:fldChar w:fldCharType="begin"/>
          </w:r>
          <w:r>
            <w:rPr>
              <w:noProof/>
            </w:rPr>
            <w:instrText xml:space="preserve"> PAGEREF _Toc260914215 \h </w:instrText>
          </w:r>
          <w:r>
            <w:rPr>
              <w:noProof/>
            </w:rPr>
          </w:r>
          <w:r>
            <w:rPr>
              <w:noProof/>
            </w:rPr>
            <w:fldChar w:fldCharType="separate"/>
          </w:r>
          <w:r>
            <w:rPr>
              <w:noProof/>
            </w:rPr>
            <w:t>6</w:t>
          </w:r>
          <w:r>
            <w:rPr>
              <w:noProof/>
            </w:rPr>
            <w:fldChar w:fldCharType="end"/>
          </w:r>
        </w:p>
        <w:p w14:paraId="2028FBB9" w14:textId="77777777" w:rsidR="00045084" w:rsidRDefault="00045084">
          <w:pPr>
            <w:pStyle w:val="Inhopg2"/>
            <w:tabs>
              <w:tab w:val="right" w:leader="dot" w:pos="9056"/>
            </w:tabs>
            <w:rPr>
              <w:rFonts w:asciiTheme="minorHAnsi" w:hAnsiTheme="minorHAnsi"/>
              <w:smallCaps w:val="0"/>
              <w:noProof/>
              <w:sz w:val="24"/>
              <w:szCs w:val="24"/>
              <w:lang w:eastAsia="ja-JP"/>
            </w:rPr>
          </w:pPr>
          <w:r w:rsidRPr="00037B47">
            <w:rPr>
              <w:noProof/>
              <w:lang w:val="en-GB"/>
            </w:rPr>
            <w:t>Comparable software</w:t>
          </w:r>
          <w:r>
            <w:rPr>
              <w:noProof/>
            </w:rPr>
            <w:tab/>
          </w:r>
          <w:r>
            <w:rPr>
              <w:noProof/>
            </w:rPr>
            <w:fldChar w:fldCharType="begin"/>
          </w:r>
          <w:r>
            <w:rPr>
              <w:noProof/>
            </w:rPr>
            <w:instrText xml:space="preserve"> PAGEREF _Toc260914216 \h </w:instrText>
          </w:r>
          <w:r>
            <w:rPr>
              <w:noProof/>
            </w:rPr>
          </w:r>
          <w:r>
            <w:rPr>
              <w:noProof/>
            </w:rPr>
            <w:fldChar w:fldCharType="separate"/>
          </w:r>
          <w:r>
            <w:rPr>
              <w:noProof/>
            </w:rPr>
            <w:t>7</w:t>
          </w:r>
          <w:r>
            <w:rPr>
              <w:noProof/>
            </w:rPr>
            <w:fldChar w:fldCharType="end"/>
          </w:r>
        </w:p>
        <w:p w14:paraId="5F4DBAA0" w14:textId="77777777" w:rsidR="00045084" w:rsidRDefault="00045084">
          <w:pPr>
            <w:pStyle w:val="Inhopg1"/>
            <w:tabs>
              <w:tab w:val="right" w:leader="dot" w:pos="9056"/>
            </w:tabs>
            <w:rPr>
              <w:rFonts w:asciiTheme="minorHAnsi" w:hAnsiTheme="minorHAnsi"/>
              <w:b w:val="0"/>
              <w:caps w:val="0"/>
              <w:noProof/>
              <w:sz w:val="24"/>
              <w:szCs w:val="24"/>
              <w:lang w:eastAsia="ja-JP"/>
            </w:rPr>
          </w:pPr>
          <w:r w:rsidRPr="00037B47">
            <w:rPr>
              <w:noProof/>
              <w:lang w:val="en-GB"/>
            </w:rPr>
            <w:t>Materials and Methods</w:t>
          </w:r>
          <w:r>
            <w:rPr>
              <w:noProof/>
            </w:rPr>
            <w:tab/>
          </w:r>
          <w:r>
            <w:rPr>
              <w:noProof/>
            </w:rPr>
            <w:fldChar w:fldCharType="begin"/>
          </w:r>
          <w:r>
            <w:rPr>
              <w:noProof/>
            </w:rPr>
            <w:instrText xml:space="preserve"> PAGEREF _Toc260914217 \h </w:instrText>
          </w:r>
          <w:r>
            <w:rPr>
              <w:noProof/>
            </w:rPr>
          </w:r>
          <w:r>
            <w:rPr>
              <w:noProof/>
            </w:rPr>
            <w:fldChar w:fldCharType="separate"/>
          </w:r>
          <w:r>
            <w:rPr>
              <w:noProof/>
            </w:rPr>
            <w:t>8</w:t>
          </w:r>
          <w:r>
            <w:rPr>
              <w:noProof/>
            </w:rPr>
            <w:fldChar w:fldCharType="end"/>
          </w:r>
        </w:p>
        <w:p w14:paraId="43FD84D6" w14:textId="77777777" w:rsidR="00045084" w:rsidRDefault="00045084">
          <w:pPr>
            <w:pStyle w:val="Inhopg2"/>
            <w:tabs>
              <w:tab w:val="right" w:leader="dot" w:pos="9056"/>
            </w:tabs>
            <w:rPr>
              <w:rFonts w:asciiTheme="minorHAnsi" w:hAnsiTheme="minorHAnsi"/>
              <w:smallCaps w:val="0"/>
              <w:noProof/>
              <w:sz w:val="24"/>
              <w:szCs w:val="24"/>
              <w:lang w:eastAsia="ja-JP"/>
            </w:rPr>
          </w:pPr>
          <w:r w:rsidRPr="00037B47">
            <w:rPr>
              <w:noProof/>
              <w:lang w:val="en-GB"/>
            </w:rPr>
            <w:t>Website</w:t>
          </w:r>
          <w:r>
            <w:rPr>
              <w:noProof/>
            </w:rPr>
            <w:tab/>
          </w:r>
          <w:r>
            <w:rPr>
              <w:noProof/>
            </w:rPr>
            <w:fldChar w:fldCharType="begin"/>
          </w:r>
          <w:r>
            <w:rPr>
              <w:noProof/>
            </w:rPr>
            <w:instrText xml:space="preserve"> PAGEREF _Toc260914218 \h </w:instrText>
          </w:r>
          <w:r>
            <w:rPr>
              <w:noProof/>
            </w:rPr>
          </w:r>
          <w:r>
            <w:rPr>
              <w:noProof/>
            </w:rPr>
            <w:fldChar w:fldCharType="separate"/>
          </w:r>
          <w:r>
            <w:rPr>
              <w:noProof/>
            </w:rPr>
            <w:t>8</w:t>
          </w:r>
          <w:r>
            <w:rPr>
              <w:noProof/>
            </w:rPr>
            <w:fldChar w:fldCharType="end"/>
          </w:r>
        </w:p>
        <w:p w14:paraId="6FDDD11E" w14:textId="77777777" w:rsidR="00045084" w:rsidRDefault="00045084">
          <w:pPr>
            <w:pStyle w:val="Inhopg3"/>
            <w:tabs>
              <w:tab w:val="right" w:leader="dot" w:pos="9056"/>
            </w:tabs>
            <w:rPr>
              <w:rFonts w:asciiTheme="minorHAnsi" w:hAnsiTheme="minorHAnsi"/>
              <w:noProof/>
              <w:lang w:eastAsia="ja-JP"/>
            </w:rPr>
          </w:pPr>
          <w:r w:rsidRPr="00037B47">
            <w:rPr>
              <w:noProof/>
              <w:lang w:val="en-GB"/>
            </w:rPr>
            <w:t>Flickr</w:t>
          </w:r>
          <w:r>
            <w:rPr>
              <w:noProof/>
            </w:rPr>
            <w:tab/>
          </w:r>
          <w:r>
            <w:rPr>
              <w:noProof/>
            </w:rPr>
            <w:fldChar w:fldCharType="begin"/>
          </w:r>
          <w:r>
            <w:rPr>
              <w:noProof/>
            </w:rPr>
            <w:instrText xml:space="preserve"> PAGEREF _Toc260914219 \h </w:instrText>
          </w:r>
          <w:r>
            <w:rPr>
              <w:noProof/>
            </w:rPr>
          </w:r>
          <w:r>
            <w:rPr>
              <w:noProof/>
            </w:rPr>
            <w:fldChar w:fldCharType="separate"/>
          </w:r>
          <w:r>
            <w:rPr>
              <w:noProof/>
            </w:rPr>
            <w:t>8</w:t>
          </w:r>
          <w:r>
            <w:rPr>
              <w:noProof/>
            </w:rPr>
            <w:fldChar w:fldCharType="end"/>
          </w:r>
        </w:p>
        <w:p w14:paraId="2BAC61C3" w14:textId="77777777" w:rsidR="00045084" w:rsidRDefault="00045084">
          <w:pPr>
            <w:pStyle w:val="Inhopg2"/>
            <w:tabs>
              <w:tab w:val="right" w:leader="dot" w:pos="9056"/>
            </w:tabs>
            <w:rPr>
              <w:rFonts w:asciiTheme="minorHAnsi" w:hAnsiTheme="minorHAnsi"/>
              <w:smallCaps w:val="0"/>
              <w:noProof/>
              <w:sz w:val="24"/>
              <w:szCs w:val="24"/>
              <w:lang w:eastAsia="ja-JP"/>
            </w:rPr>
          </w:pPr>
          <w:r w:rsidRPr="00037B47">
            <w:rPr>
              <w:noProof/>
              <w:lang w:val="en-GB"/>
            </w:rPr>
            <w:t>Training</w:t>
          </w:r>
          <w:r>
            <w:rPr>
              <w:noProof/>
            </w:rPr>
            <w:tab/>
          </w:r>
          <w:r>
            <w:rPr>
              <w:noProof/>
            </w:rPr>
            <w:fldChar w:fldCharType="begin"/>
          </w:r>
          <w:r>
            <w:rPr>
              <w:noProof/>
            </w:rPr>
            <w:instrText xml:space="preserve"> PAGEREF _Toc260914220 \h </w:instrText>
          </w:r>
          <w:r>
            <w:rPr>
              <w:noProof/>
            </w:rPr>
          </w:r>
          <w:r>
            <w:rPr>
              <w:noProof/>
            </w:rPr>
            <w:fldChar w:fldCharType="separate"/>
          </w:r>
          <w:r>
            <w:rPr>
              <w:noProof/>
            </w:rPr>
            <w:t>8</w:t>
          </w:r>
          <w:r>
            <w:rPr>
              <w:noProof/>
            </w:rPr>
            <w:fldChar w:fldCharType="end"/>
          </w:r>
        </w:p>
        <w:p w14:paraId="0F2F450B" w14:textId="77777777" w:rsidR="00045084" w:rsidRDefault="00045084">
          <w:pPr>
            <w:pStyle w:val="Inhopg2"/>
            <w:tabs>
              <w:tab w:val="right" w:leader="dot" w:pos="9056"/>
            </w:tabs>
            <w:rPr>
              <w:rFonts w:asciiTheme="minorHAnsi" w:hAnsiTheme="minorHAnsi"/>
              <w:smallCaps w:val="0"/>
              <w:noProof/>
              <w:sz w:val="24"/>
              <w:szCs w:val="24"/>
              <w:lang w:eastAsia="ja-JP"/>
            </w:rPr>
          </w:pPr>
          <w:r w:rsidRPr="00037B47">
            <w:rPr>
              <w:noProof/>
              <w:lang w:val="en-GB"/>
            </w:rPr>
            <w:t>Testing the networks</w:t>
          </w:r>
          <w:r>
            <w:rPr>
              <w:noProof/>
            </w:rPr>
            <w:tab/>
          </w:r>
          <w:r>
            <w:rPr>
              <w:noProof/>
            </w:rPr>
            <w:fldChar w:fldCharType="begin"/>
          </w:r>
          <w:r>
            <w:rPr>
              <w:noProof/>
            </w:rPr>
            <w:instrText xml:space="preserve"> PAGEREF _Toc260914221 \h </w:instrText>
          </w:r>
          <w:r>
            <w:rPr>
              <w:noProof/>
            </w:rPr>
          </w:r>
          <w:r>
            <w:rPr>
              <w:noProof/>
            </w:rPr>
            <w:fldChar w:fldCharType="separate"/>
          </w:r>
          <w:r>
            <w:rPr>
              <w:noProof/>
            </w:rPr>
            <w:t>9</w:t>
          </w:r>
          <w:r>
            <w:rPr>
              <w:noProof/>
            </w:rPr>
            <w:fldChar w:fldCharType="end"/>
          </w:r>
        </w:p>
        <w:p w14:paraId="23786A40" w14:textId="77777777" w:rsidR="00045084" w:rsidRDefault="00045084">
          <w:pPr>
            <w:pStyle w:val="Inhopg2"/>
            <w:tabs>
              <w:tab w:val="right" w:leader="dot" w:pos="9056"/>
            </w:tabs>
            <w:rPr>
              <w:rFonts w:asciiTheme="minorHAnsi" w:hAnsiTheme="minorHAnsi"/>
              <w:smallCaps w:val="0"/>
              <w:noProof/>
              <w:sz w:val="24"/>
              <w:szCs w:val="24"/>
              <w:lang w:eastAsia="ja-JP"/>
            </w:rPr>
          </w:pPr>
          <w:r w:rsidRPr="00037B47">
            <w:rPr>
              <w:noProof/>
              <w:lang w:val="en-GB"/>
            </w:rPr>
            <w:t>Testing the website</w:t>
          </w:r>
          <w:r>
            <w:rPr>
              <w:noProof/>
            </w:rPr>
            <w:tab/>
          </w:r>
          <w:r>
            <w:rPr>
              <w:noProof/>
            </w:rPr>
            <w:fldChar w:fldCharType="begin"/>
          </w:r>
          <w:r>
            <w:rPr>
              <w:noProof/>
            </w:rPr>
            <w:instrText xml:space="preserve"> PAGEREF _Toc260914222 \h </w:instrText>
          </w:r>
          <w:r>
            <w:rPr>
              <w:noProof/>
            </w:rPr>
          </w:r>
          <w:r>
            <w:rPr>
              <w:noProof/>
            </w:rPr>
            <w:fldChar w:fldCharType="separate"/>
          </w:r>
          <w:r>
            <w:rPr>
              <w:noProof/>
            </w:rPr>
            <w:t>10</w:t>
          </w:r>
          <w:r>
            <w:rPr>
              <w:noProof/>
            </w:rPr>
            <w:fldChar w:fldCharType="end"/>
          </w:r>
        </w:p>
        <w:p w14:paraId="5D90D604" w14:textId="77777777" w:rsidR="00045084" w:rsidRDefault="00045084">
          <w:pPr>
            <w:pStyle w:val="Inhopg1"/>
            <w:tabs>
              <w:tab w:val="right" w:leader="dot" w:pos="9056"/>
            </w:tabs>
            <w:rPr>
              <w:rFonts w:asciiTheme="minorHAnsi" w:hAnsiTheme="minorHAnsi"/>
              <w:b w:val="0"/>
              <w:caps w:val="0"/>
              <w:noProof/>
              <w:sz w:val="24"/>
              <w:szCs w:val="24"/>
              <w:lang w:eastAsia="ja-JP"/>
            </w:rPr>
          </w:pPr>
          <w:r w:rsidRPr="00037B47">
            <w:rPr>
              <w:noProof/>
              <w:lang w:val="en-GB"/>
            </w:rPr>
            <w:t>Results</w:t>
          </w:r>
          <w:r>
            <w:rPr>
              <w:noProof/>
            </w:rPr>
            <w:tab/>
          </w:r>
          <w:r>
            <w:rPr>
              <w:noProof/>
            </w:rPr>
            <w:fldChar w:fldCharType="begin"/>
          </w:r>
          <w:r>
            <w:rPr>
              <w:noProof/>
            </w:rPr>
            <w:instrText xml:space="preserve"> PAGEREF _Toc260914223 \h </w:instrText>
          </w:r>
          <w:r>
            <w:rPr>
              <w:noProof/>
            </w:rPr>
          </w:r>
          <w:r>
            <w:rPr>
              <w:noProof/>
            </w:rPr>
            <w:fldChar w:fldCharType="separate"/>
          </w:r>
          <w:r>
            <w:rPr>
              <w:noProof/>
            </w:rPr>
            <w:t>11</w:t>
          </w:r>
          <w:r>
            <w:rPr>
              <w:noProof/>
            </w:rPr>
            <w:fldChar w:fldCharType="end"/>
          </w:r>
        </w:p>
        <w:p w14:paraId="186F3D35" w14:textId="77777777" w:rsidR="00045084" w:rsidRDefault="00045084">
          <w:pPr>
            <w:pStyle w:val="Inhopg2"/>
            <w:tabs>
              <w:tab w:val="right" w:leader="dot" w:pos="9056"/>
            </w:tabs>
            <w:rPr>
              <w:rFonts w:asciiTheme="minorHAnsi" w:hAnsiTheme="minorHAnsi"/>
              <w:smallCaps w:val="0"/>
              <w:noProof/>
              <w:sz w:val="24"/>
              <w:szCs w:val="24"/>
              <w:lang w:eastAsia="ja-JP"/>
            </w:rPr>
          </w:pPr>
          <w:r w:rsidRPr="00037B47">
            <w:rPr>
              <w:noProof/>
              <w:lang w:val="en-GB"/>
            </w:rPr>
            <w:t>Website</w:t>
          </w:r>
          <w:r>
            <w:rPr>
              <w:noProof/>
            </w:rPr>
            <w:tab/>
          </w:r>
          <w:r>
            <w:rPr>
              <w:noProof/>
            </w:rPr>
            <w:fldChar w:fldCharType="begin"/>
          </w:r>
          <w:r>
            <w:rPr>
              <w:noProof/>
            </w:rPr>
            <w:instrText xml:space="preserve"> PAGEREF _Toc260914224 \h </w:instrText>
          </w:r>
          <w:r>
            <w:rPr>
              <w:noProof/>
            </w:rPr>
          </w:r>
          <w:r>
            <w:rPr>
              <w:noProof/>
            </w:rPr>
            <w:fldChar w:fldCharType="separate"/>
          </w:r>
          <w:r>
            <w:rPr>
              <w:noProof/>
            </w:rPr>
            <w:t>11</w:t>
          </w:r>
          <w:r>
            <w:rPr>
              <w:noProof/>
            </w:rPr>
            <w:fldChar w:fldCharType="end"/>
          </w:r>
        </w:p>
        <w:p w14:paraId="7E8BE75A" w14:textId="77777777" w:rsidR="00045084" w:rsidRDefault="00045084">
          <w:pPr>
            <w:pStyle w:val="Inhopg2"/>
            <w:tabs>
              <w:tab w:val="right" w:leader="dot" w:pos="9056"/>
            </w:tabs>
            <w:rPr>
              <w:rFonts w:asciiTheme="minorHAnsi" w:hAnsiTheme="minorHAnsi"/>
              <w:smallCaps w:val="0"/>
              <w:noProof/>
              <w:sz w:val="24"/>
              <w:szCs w:val="24"/>
              <w:lang w:eastAsia="ja-JP"/>
            </w:rPr>
          </w:pPr>
          <w:r w:rsidRPr="00037B47">
            <w:rPr>
              <w:noProof/>
              <w:lang w:val="en-GB"/>
            </w:rPr>
            <w:t>Preparation script</w:t>
          </w:r>
          <w:r>
            <w:rPr>
              <w:noProof/>
            </w:rPr>
            <w:tab/>
          </w:r>
          <w:r>
            <w:rPr>
              <w:noProof/>
            </w:rPr>
            <w:fldChar w:fldCharType="begin"/>
          </w:r>
          <w:r>
            <w:rPr>
              <w:noProof/>
            </w:rPr>
            <w:instrText xml:space="preserve"> PAGEREF _Toc260914225 \h </w:instrText>
          </w:r>
          <w:r>
            <w:rPr>
              <w:noProof/>
            </w:rPr>
          </w:r>
          <w:r>
            <w:rPr>
              <w:noProof/>
            </w:rPr>
            <w:fldChar w:fldCharType="separate"/>
          </w:r>
          <w:r>
            <w:rPr>
              <w:noProof/>
            </w:rPr>
            <w:t>11</w:t>
          </w:r>
          <w:r>
            <w:rPr>
              <w:noProof/>
            </w:rPr>
            <w:fldChar w:fldCharType="end"/>
          </w:r>
        </w:p>
        <w:p w14:paraId="58376460" w14:textId="77777777" w:rsidR="00045084" w:rsidRDefault="00045084">
          <w:pPr>
            <w:pStyle w:val="Inhopg2"/>
            <w:tabs>
              <w:tab w:val="right" w:leader="dot" w:pos="9056"/>
            </w:tabs>
            <w:rPr>
              <w:rFonts w:asciiTheme="minorHAnsi" w:hAnsiTheme="minorHAnsi"/>
              <w:smallCaps w:val="0"/>
              <w:noProof/>
              <w:sz w:val="24"/>
              <w:szCs w:val="24"/>
              <w:lang w:eastAsia="ja-JP"/>
            </w:rPr>
          </w:pPr>
          <w:r w:rsidRPr="00037B47">
            <w:rPr>
              <w:noProof/>
              <w:lang w:val="en-GB"/>
            </w:rPr>
            <w:t>Create training data</w:t>
          </w:r>
          <w:r>
            <w:rPr>
              <w:noProof/>
            </w:rPr>
            <w:tab/>
          </w:r>
          <w:r>
            <w:rPr>
              <w:noProof/>
            </w:rPr>
            <w:fldChar w:fldCharType="begin"/>
          </w:r>
          <w:r>
            <w:rPr>
              <w:noProof/>
            </w:rPr>
            <w:instrText xml:space="preserve"> PAGEREF _Toc260914226 \h </w:instrText>
          </w:r>
          <w:r>
            <w:rPr>
              <w:noProof/>
            </w:rPr>
          </w:r>
          <w:r>
            <w:rPr>
              <w:noProof/>
            </w:rPr>
            <w:fldChar w:fldCharType="separate"/>
          </w:r>
          <w:r>
            <w:rPr>
              <w:noProof/>
            </w:rPr>
            <w:t>12</w:t>
          </w:r>
          <w:r>
            <w:rPr>
              <w:noProof/>
            </w:rPr>
            <w:fldChar w:fldCharType="end"/>
          </w:r>
        </w:p>
        <w:p w14:paraId="60129A4E" w14:textId="77777777" w:rsidR="00045084" w:rsidRDefault="00045084">
          <w:pPr>
            <w:pStyle w:val="Inhopg2"/>
            <w:tabs>
              <w:tab w:val="right" w:leader="dot" w:pos="9056"/>
            </w:tabs>
            <w:rPr>
              <w:rFonts w:asciiTheme="minorHAnsi" w:hAnsiTheme="minorHAnsi"/>
              <w:smallCaps w:val="0"/>
              <w:noProof/>
              <w:sz w:val="24"/>
              <w:szCs w:val="24"/>
              <w:lang w:eastAsia="ja-JP"/>
            </w:rPr>
          </w:pPr>
          <w:r w:rsidRPr="00037B47">
            <w:rPr>
              <w:noProof/>
              <w:lang w:val="en-GB"/>
            </w:rPr>
            <w:t>Neural networks</w:t>
          </w:r>
          <w:r>
            <w:rPr>
              <w:noProof/>
            </w:rPr>
            <w:tab/>
          </w:r>
          <w:r>
            <w:rPr>
              <w:noProof/>
            </w:rPr>
            <w:fldChar w:fldCharType="begin"/>
          </w:r>
          <w:r>
            <w:rPr>
              <w:noProof/>
            </w:rPr>
            <w:instrText xml:space="preserve"> PAGEREF _Toc260914227 \h </w:instrText>
          </w:r>
          <w:r>
            <w:rPr>
              <w:noProof/>
            </w:rPr>
          </w:r>
          <w:r>
            <w:rPr>
              <w:noProof/>
            </w:rPr>
            <w:fldChar w:fldCharType="separate"/>
          </w:r>
          <w:r>
            <w:rPr>
              <w:noProof/>
            </w:rPr>
            <w:t>12</w:t>
          </w:r>
          <w:r>
            <w:rPr>
              <w:noProof/>
            </w:rPr>
            <w:fldChar w:fldCharType="end"/>
          </w:r>
        </w:p>
        <w:p w14:paraId="44B67D99" w14:textId="77777777" w:rsidR="00045084" w:rsidRDefault="00045084">
          <w:pPr>
            <w:pStyle w:val="Inhopg2"/>
            <w:tabs>
              <w:tab w:val="right" w:leader="dot" w:pos="9056"/>
            </w:tabs>
            <w:rPr>
              <w:rFonts w:asciiTheme="minorHAnsi" w:hAnsiTheme="minorHAnsi"/>
              <w:smallCaps w:val="0"/>
              <w:noProof/>
              <w:sz w:val="24"/>
              <w:szCs w:val="24"/>
              <w:lang w:eastAsia="ja-JP"/>
            </w:rPr>
          </w:pPr>
          <w:r w:rsidRPr="00037B47">
            <w:rPr>
              <w:noProof/>
              <w:lang w:val="en-GB"/>
            </w:rPr>
            <w:t>First test run</w:t>
          </w:r>
          <w:r>
            <w:rPr>
              <w:noProof/>
            </w:rPr>
            <w:tab/>
          </w:r>
          <w:r>
            <w:rPr>
              <w:noProof/>
            </w:rPr>
            <w:fldChar w:fldCharType="begin"/>
          </w:r>
          <w:r>
            <w:rPr>
              <w:noProof/>
            </w:rPr>
            <w:instrText xml:space="preserve"> PAGEREF _Toc260914228 \h </w:instrText>
          </w:r>
          <w:r>
            <w:rPr>
              <w:noProof/>
            </w:rPr>
          </w:r>
          <w:r>
            <w:rPr>
              <w:noProof/>
            </w:rPr>
            <w:fldChar w:fldCharType="separate"/>
          </w:r>
          <w:r>
            <w:rPr>
              <w:noProof/>
            </w:rPr>
            <w:t>12</w:t>
          </w:r>
          <w:r>
            <w:rPr>
              <w:noProof/>
            </w:rPr>
            <w:fldChar w:fldCharType="end"/>
          </w:r>
        </w:p>
        <w:p w14:paraId="27FD3990" w14:textId="77777777" w:rsidR="00045084" w:rsidRDefault="00045084">
          <w:pPr>
            <w:pStyle w:val="Inhopg3"/>
            <w:tabs>
              <w:tab w:val="right" w:leader="dot" w:pos="9056"/>
            </w:tabs>
            <w:rPr>
              <w:rFonts w:asciiTheme="minorHAnsi" w:hAnsiTheme="minorHAnsi"/>
              <w:noProof/>
              <w:lang w:eastAsia="ja-JP"/>
            </w:rPr>
          </w:pPr>
          <w:r w:rsidRPr="00037B47">
            <w:rPr>
              <w:i/>
              <w:noProof/>
              <w:lang w:val="en-GB"/>
            </w:rPr>
            <w:t>Barbata</w:t>
          </w:r>
          <w:r>
            <w:rPr>
              <w:noProof/>
            </w:rPr>
            <w:tab/>
          </w:r>
          <w:r>
            <w:rPr>
              <w:noProof/>
            </w:rPr>
            <w:fldChar w:fldCharType="begin"/>
          </w:r>
          <w:r>
            <w:rPr>
              <w:noProof/>
            </w:rPr>
            <w:instrText xml:space="preserve"> PAGEREF _Toc260914229 \h </w:instrText>
          </w:r>
          <w:r>
            <w:rPr>
              <w:noProof/>
            </w:rPr>
          </w:r>
          <w:r>
            <w:rPr>
              <w:noProof/>
            </w:rPr>
            <w:fldChar w:fldCharType="separate"/>
          </w:r>
          <w:r>
            <w:rPr>
              <w:noProof/>
            </w:rPr>
            <w:t>13</w:t>
          </w:r>
          <w:r>
            <w:rPr>
              <w:noProof/>
            </w:rPr>
            <w:fldChar w:fldCharType="end"/>
          </w:r>
        </w:p>
        <w:p w14:paraId="38962121" w14:textId="77777777" w:rsidR="00045084" w:rsidRDefault="00045084">
          <w:pPr>
            <w:pStyle w:val="Inhopg3"/>
            <w:tabs>
              <w:tab w:val="right" w:leader="dot" w:pos="9056"/>
            </w:tabs>
            <w:rPr>
              <w:rFonts w:asciiTheme="minorHAnsi" w:hAnsiTheme="minorHAnsi"/>
              <w:noProof/>
              <w:lang w:eastAsia="ja-JP"/>
            </w:rPr>
          </w:pPr>
          <w:r w:rsidRPr="00037B47">
            <w:rPr>
              <w:i/>
              <w:noProof/>
              <w:lang w:val="en-GB"/>
            </w:rPr>
            <w:t>Brachypetalum</w:t>
          </w:r>
          <w:r>
            <w:rPr>
              <w:noProof/>
            </w:rPr>
            <w:tab/>
          </w:r>
          <w:r>
            <w:rPr>
              <w:noProof/>
            </w:rPr>
            <w:fldChar w:fldCharType="begin"/>
          </w:r>
          <w:r>
            <w:rPr>
              <w:noProof/>
            </w:rPr>
            <w:instrText xml:space="preserve"> PAGEREF _Toc260914230 \h </w:instrText>
          </w:r>
          <w:r>
            <w:rPr>
              <w:noProof/>
            </w:rPr>
          </w:r>
          <w:r>
            <w:rPr>
              <w:noProof/>
            </w:rPr>
            <w:fldChar w:fldCharType="separate"/>
          </w:r>
          <w:r>
            <w:rPr>
              <w:noProof/>
            </w:rPr>
            <w:t>13</w:t>
          </w:r>
          <w:r>
            <w:rPr>
              <w:noProof/>
            </w:rPr>
            <w:fldChar w:fldCharType="end"/>
          </w:r>
        </w:p>
        <w:p w14:paraId="7281C454" w14:textId="77777777" w:rsidR="00045084" w:rsidRDefault="00045084">
          <w:pPr>
            <w:pStyle w:val="Inhopg3"/>
            <w:tabs>
              <w:tab w:val="right" w:leader="dot" w:pos="9056"/>
            </w:tabs>
            <w:rPr>
              <w:rFonts w:asciiTheme="minorHAnsi" w:hAnsiTheme="minorHAnsi"/>
              <w:noProof/>
              <w:lang w:eastAsia="ja-JP"/>
            </w:rPr>
          </w:pPr>
          <w:r w:rsidRPr="00037B47">
            <w:rPr>
              <w:i/>
              <w:noProof/>
              <w:lang w:val="en-GB"/>
            </w:rPr>
            <w:t>Coryopedilum</w:t>
          </w:r>
          <w:r>
            <w:rPr>
              <w:noProof/>
            </w:rPr>
            <w:tab/>
          </w:r>
          <w:r>
            <w:rPr>
              <w:noProof/>
            </w:rPr>
            <w:fldChar w:fldCharType="begin"/>
          </w:r>
          <w:r>
            <w:rPr>
              <w:noProof/>
            </w:rPr>
            <w:instrText xml:space="preserve"> PAGEREF _Toc260914231 \h </w:instrText>
          </w:r>
          <w:r>
            <w:rPr>
              <w:noProof/>
            </w:rPr>
          </w:r>
          <w:r>
            <w:rPr>
              <w:noProof/>
            </w:rPr>
            <w:fldChar w:fldCharType="separate"/>
          </w:r>
          <w:r>
            <w:rPr>
              <w:noProof/>
            </w:rPr>
            <w:t>13</w:t>
          </w:r>
          <w:r>
            <w:rPr>
              <w:noProof/>
            </w:rPr>
            <w:fldChar w:fldCharType="end"/>
          </w:r>
        </w:p>
        <w:p w14:paraId="7755C672" w14:textId="77777777" w:rsidR="00045084" w:rsidRDefault="00045084">
          <w:pPr>
            <w:pStyle w:val="Inhopg3"/>
            <w:tabs>
              <w:tab w:val="right" w:leader="dot" w:pos="9056"/>
            </w:tabs>
            <w:rPr>
              <w:rFonts w:asciiTheme="minorHAnsi" w:hAnsiTheme="minorHAnsi"/>
              <w:noProof/>
              <w:lang w:eastAsia="ja-JP"/>
            </w:rPr>
          </w:pPr>
          <w:r w:rsidRPr="00037B47">
            <w:rPr>
              <w:noProof/>
              <w:lang w:val="en-GB"/>
            </w:rPr>
            <w:t xml:space="preserve">Extra </w:t>
          </w:r>
          <w:r w:rsidRPr="00037B47">
            <w:rPr>
              <w:i/>
              <w:noProof/>
              <w:lang w:val="en-GB"/>
            </w:rPr>
            <w:t>Barbata</w:t>
          </w:r>
          <w:r>
            <w:rPr>
              <w:noProof/>
            </w:rPr>
            <w:tab/>
          </w:r>
          <w:r>
            <w:rPr>
              <w:noProof/>
            </w:rPr>
            <w:fldChar w:fldCharType="begin"/>
          </w:r>
          <w:r>
            <w:rPr>
              <w:noProof/>
            </w:rPr>
            <w:instrText xml:space="preserve"> PAGEREF _Toc260914232 \h </w:instrText>
          </w:r>
          <w:r>
            <w:rPr>
              <w:noProof/>
            </w:rPr>
          </w:r>
          <w:r>
            <w:rPr>
              <w:noProof/>
            </w:rPr>
            <w:fldChar w:fldCharType="separate"/>
          </w:r>
          <w:r>
            <w:rPr>
              <w:noProof/>
            </w:rPr>
            <w:t>13</w:t>
          </w:r>
          <w:r>
            <w:rPr>
              <w:noProof/>
            </w:rPr>
            <w:fldChar w:fldCharType="end"/>
          </w:r>
        </w:p>
        <w:p w14:paraId="30AAEE0A" w14:textId="77777777" w:rsidR="00045084" w:rsidRDefault="00045084">
          <w:pPr>
            <w:pStyle w:val="Inhopg3"/>
            <w:tabs>
              <w:tab w:val="right" w:leader="dot" w:pos="9056"/>
            </w:tabs>
            <w:rPr>
              <w:rFonts w:asciiTheme="minorHAnsi" w:hAnsiTheme="minorHAnsi"/>
              <w:noProof/>
              <w:lang w:eastAsia="ja-JP"/>
            </w:rPr>
          </w:pPr>
          <w:r w:rsidRPr="00037B47">
            <w:rPr>
              <w:i/>
              <w:noProof/>
              <w:lang w:val="en-GB"/>
            </w:rPr>
            <w:t>Parvisepalum</w:t>
          </w:r>
          <w:r>
            <w:rPr>
              <w:noProof/>
            </w:rPr>
            <w:tab/>
          </w:r>
          <w:r>
            <w:rPr>
              <w:noProof/>
            </w:rPr>
            <w:fldChar w:fldCharType="begin"/>
          </w:r>
          <w:r>
            <w:rPr>
              <w:noProof/>
            </w:rPr>
            <w:instrText xml:space="preserve"> PAGEREF _Toc260914233 \h </w:instrText>
          </w:r>
          <w:r>
            <w:rPr>
              <w:noProof/>
            </w:rPr>
          </w:r>
          <w:r>
            <w:rPr>
              <w:noProof/>
            </w:rPr>
            <w:fldChar w:fldCharType="separate"/>
          </w:r>
          <w:r>
            <w:rPr>
              <w:noProof/>
            </w:rPr>
            <w:t>13</w:t>
          </w:r>
          <w:r>
            <w:rPr>
              <w:noProof/>
            </w:rPr>
            <w:fldChar w:fldCharType="end"/>
          </w:r>
        </w:p>
        <w:p w14:paraId="287ABB65" w14:textId="77777777" w:rsidR="00045084" w:rsidRDefault="00045084">
          <w:pPr>
            <w:pStyle w:val="Inhopg3"/>
            <w:tabs>
              <w:tab w:val="right" w:leader="dot" w:pos="9056"/>
            </w:tabs>
            <w:rPr>
              <w:rFonts w:asciiTheme="minorHAnsi" w:hAnsiTheme="minorHAnsi"/>
              <w:noProof/>
              <w:lang w:eastAsia="ja-JP"/>
            </w:rPr>
          </w:pPr>
          <w:r w:rsidRPr="00037B47">
            <w:rPr>
              <w:noProof/>
              <w:lang w:val="en-GB"/>
            </w:rPr>
            <w:t xml:space="preserve">Hybrids of </w:t>
          </w:r>
          <w:r w:rsidRPr="00037B47">
            <w:rPr>
              <w:i/>
              <w:noProof/>
              <w:lang w:val="en-GB"/>
            </w:rPr>
            <w:t>Parvisepalum</w:t>
          </w:r>
          <w:r w:rsidRPr="00037B47">
            <w:rPr>
              <w:noProof/>
              <w:lang w:val="en-GB"/>
            </w:rPr>
            <w:t xml:space="preserve"> and </w:t>
          </w:r>
          <w:r w:rsidRPr="00037B47">
            <w:rPr>
              <w:i/>
              <w:noProof/>
              <w:lang w:val="en-GB"/>
            </w:rPr>
            <w:t>Brachypetalum</w:t>
          </w:r>
          <w:r>
            <w:rPr>
              <w:noProof/>
            </w:rPr>
            <w:tab/>
          </w:r>
          <w:r>
            <w:rPr>
              <w:noProof/>
            </w:rPr>
            <w:fldChar w:fldCharType="begin"/>
          </w:r>
          <w:r>
            <w:rPr>
              <w:noProof/>
            </w:rPr>
            <w:instrText xml:space="preserve"> PAGEREF _Toc260914234 \h </w:instrText>
          </w:r>
          <w:r>
            <w:rPr>
              <w:noProof/>
            </w:rPr>
          </w:r>
          <w:r>
            <w:rPr>
              <w:noProof/>
            </w:rPr>
            <w:fldChar w:fldCharType="separate"/>
          </w:r>
          <w:r>
            <w:rPr>
              <w:noProof/>
            </w:rPr>
            <w:t>13</w:t>
          </w:r>
          <w:r>
            <w:rPr>
              <w:noProof/>
            </w:rPr>
            <w:fldChar w:fldCharType="end"/>
          </w:r>
        </w:p>
        <w:p w14:paraId="0773C94B" w14:textId="77777777" w:rsidR="00045084" w:rsidRDefault="00045084">
          <w:pPr>
            <w:pStyle w:val="Inhopg2"/>
            <w:tabs>
              <w:tab w:val="right" w:leader="dot" w:pos="9056"/>
            </w:tabs>
            <w:rPr>
              <w:rFonts w:asciiTheme="minorHAnsi" w:hAnsiTheme="minorHAnsi"/>
              <w:smallCaps w:val="0"/>
              <w:noProof/>
              <w:sz w:val="24"/>
              <w:szCs w:val="24"/>
              <w:lang w:eastAsia="ja-JP"/>
            </w:rPr>
          </w:pPr>
          <w:r w:rsidRPr="00037B47">
            <w:rPr>
              <w:noProof/>
              <w:lang w:val="en-GB"/>
            </w:rPr>
            <w:t>Characteristic research</w:t>
          </w:r>
          <w:r>
            <w:rPr>
              <w:noProof/>
            </w:rPr>
            <w:tab/>
          </w:r>
          <w:r>
            <w:rPr>
              <w:noProof/>
            </w:rPr>
            <w:fldChar w:fldCharType="begin"/>
          </w:r>
          <w:r>
            <w:rPr>
              <w:noProof/>
            </w:rPr>
            <w:instrText xml:space="preserve"> PAGEREF _Toc260914235 \h </w:instrText>
          </w:r>
          <w:r>
            <w:rPr>
              <w:noProof/>
            </w:rPr>
          </w:r>
          <w:r>
            <w:rPr>
              <w:noProof/>
            </w:rPr>
            <w:fldChar w:fldCharType="separate"/>
          </w:r>
          <w:r>
            <w:rPr>
              <w:noProof/>
            </w:rPr>
            <w:t>13</w:t>
          </w:r>
          <w:r>
            <w:rPr>
              <w:noProof/>
            </w:rPr>
            <w:fldChar w:fldCharType="end"/>
          </w:r>
        </w:p>
        <w:p w14:paraId="7FFDED2D" w14:textId="77777777" w:rsidR="00045084" w:rsidRDefault="00045084">
          <w:pPr>
            <w:pStyle w:val="Inhopg2"/>
            <w:tabs>
              <w:tab w:val="right" w:leader="dot" w:pos="9056"/>
            </w:tabs>
            <w:rPr>
              <w:rFonts w:asciiTheme="minorHAnsi" w:hAnsiTheme="minorHAnsi"/>
              <w:smallCaps w:val="0"/>
              <w:noProof/>
              <w:sz w:val="24"/>
              <w:szCs w:val="24"/>
              <w:lang w:eastAsia="ja-JP"/>
            </w:rPr>
          </w:pPr>
          <w:r w:rsidRPr="00037B47">
            <w:rPr>
              <w:noProof/>
              <w:lang w:val="en-GB"/>
            </w:rPr>
            <w:t>Second test run</w:t>
          </w:r>
          <w:r>
            <w:rPr>
              <w:noProof/>
            </w:rPr>
            <w:tab/>
          </w:r>
          <w:r>
            <w:rPr>
              <w:noProof/>
            </w:rPr>
            <w:fldChar w:fldCharType="begin"/>
          </w:r>
          <w:r>
            <w:rPr>
              <w:noProof/>
            </w:rPr>
            <w:instrText xml:space="preserve"> PAGEREF _Toc260914236 \h </w:instrText>
          </w:r>
          <w:r>
            <w:rPr>
              <w:noProof/>
            </w:rPr>
          </w:r>
          <w:r>
            <w:rPr>
              <w:noProof/>
            </w:rPr>
            <w:fldChar w:fldCharType="separate"/>
          </w:r>
          <w:r>
            <w:rPr>
              <w:noProof/>
            </w:rPr>
            <w:t>14</w:t>
          </w:r>
          <w:r>
            <w:rPr>
              <w:noProof/>
            </w:rPr>
            <w:fldChar w:fldCharType="end"/>
          </w:r>
        </w:p>
        <w:p w14:paraId="4B80DA9F" w14:textId="77777777" w:rsidR="00045084" w:rsidRDefault="00045084">
          <w:pPr>
            <w:pStyle w:val="Inhopg3"/>
            <w:tabs>
              <w:tab w:val="right" w:leader="dot" w:pos="9056"/>
            </w:tabs>
            <w:rPr>
              <w:rFonts w:asciiTheme="minorHAnsi" w:hAnsiTheme="minorHAnsi"/>
              <w:noProof/>
              <w:lang w:eastAsia="ja-JP"/>
            </w:rPr>
          </w:pPr>
          <w:r w:rsidRPr="00037B47">
            <w:rPr>
              <w:i/>
              <w:noProof/>
              <w:lang w:val="en-GB"/>
            </w:rPr>
            <w:t>Barbata</w:t>
          </w:r>
          <w:r>
            <w:rPr>
              <w:noProof/>
            </w:rPr>
            <w:tab/>
          </w:r>
          <w:r>
            <w:rPr>
              <w:noProof/>
            </w:rPr>
            <w:fldChar w:fldCharType="begin"/>
          </w:r>
          <w:r>
            <w:rPr>
              <w:noProof/>
            </w:rPr>
            <w:instrText xml:space="preserve"> PAGEREF _Toc260914237 \h </w:instrText>
          </w:r>
          <w:r>
            <w:rPr>
              <w:noProof/>
            </w:rPr>
          </w:r>
          <w:r>
            <w:rPr>
              <w:noProof/>
            </w:rPr>
            <w:fldChar w:fldCharType="separate"/>
          </w:r>
          <w:r>
            <w:rPr>
              <w:noProof/>
            </w:rPr>
            <w:t>14</w:t>
          </w:r>
          <w:r>
            <w:rPr>
              <w:noProof/>
            </w:rPr>
            <w:fldChar w:fldCharType="end"/>
          </w:r>
        </w:p>
        <w:p w14:paraId="294FE898" w14:textId="77777777" w:rsidR="00045084" w:rsidRDefault="00045084">
          <w:pPr>
            <w:pStyle w:val="Inhopg3"/>
            <w:tabs>
              <w:tab w:val="right" w:leader="dot" w:pos="9056"/>
            </w:tabs>
            <w:rPr>
              <w:rFonts w:asciiTheme="minorHAnsi" w:hAnsiTheme="minorHAnsi"/>
              <w:noProof/>
              <w:lang w:eastAsia="ja-JP"/>
            </w:rPr>
          </w:pPr>
          <w:r w:rsidRPr="00037B47">
            <w:rPr>
              <w:i/>
              <w:noProof/>
              <w:lang w:val="en-GB"/>
            </w:rPr>
            <w:t>Brachypetalum</w:t>
          </w:r>
          <w:r>
            <w:rPr>
              <w:noProof/>
            </w:rPr>
            <w:tab/>
          </w:r>
          <w:r>
            <w:rPr>
              <w:noProof/>
            </w:rPr>
            <w:fldChar w:fldCharType="begin"/>
          </w:r>
          <w:r>
            <w:rPr>
              <w:noProof/>
            </w:rPr>
            <w:instrText xml:space="preserve"> PAGEREF _Toc260914238 \h </w:instrText>
          </w:r>
          <w:r>
            <w:rPr>
              <w:noProof/>
            </w:rPr>
          </w:r>
          <w:r>
            <w:rPr>
              <w:noProof/>
            </w:rPr>
            <w:fldChar w:fldCharType="separate"/>
          </w:r>
          <w:r>
            <w:rPr>
              <w:noProof/>
            </w:rPr>
            <w:t>14</w:t>
          </w:r>
          <w:r>
            <w:rPr>
              <w:noProof/>
            </w:rPr>
            <w:fldChar w:fldCharType="end"/>
          </w:r>
        </w:p>
        <w:p w14:paraId="799AD918" w14:textId="77777777" w:rsidR="00045084" w:rsidRDefault="00045084">
          <w:pPr>
            <w:pStyle w:val="Inhopg3"/>
            <w:tabs>
              <w:tab w:val="right" w:leader="dot" w:pos="9056"/>
            </w:tabs>
            <w:rPr>
              <w:rFonts w:asciiTheme="minorHAnsi" w:hAnsiTheme="minorHAnsi"/>
              <w:noProof/>
              <w:lang w:eastAsia="ja-JP"/>
            </w:rPr>
          </w:pPr>
          <w:r w:rsidRPr="00037B47">
            <w:rPr>
              <w:i/>
              <w:noProof/>
              <w:lang w:val="en-GB"/>
            </w:rPr>
            <w:t>Coryopedilum</w:t>
          </w:r>
          <w:r>
            <w:rPr>
              <w:noProof/>
            </w:rPr>
            <w:tab/>
          </w:r>
          <w:r>
            <w:rPr>
              <w:noProof/>
            </w:rPr>
            <w:fldChar w:fldCharType="begin"/>
          </w:r>
          <w:r>
            <w:rPr>
              <w:noProof/>
            </w:rPr>
            <w:instrText xml:space="preserve"> PAGEREF _Toc260914239 \h </w:instrText>
          </w:r>
          <w:r>
            <w:rPr>
              <w:noProof/>
            </w:rPr>
          </w:r>
          <w:r>
            <w:rPr>
              <w:noProof/>
            </w:rPr>
            <w:fldChar w:fldCharType="separate"/>
          </w:r>
          <w:r>
            <w:rPr>
              <w:noProof/>
            </w:rPr>
            <w:t>14</w:t>
          </w:r>
          <w:r>
            <w:rPr>
              <w:noProof/>
            </w:rPr>
            <w:fldChar w:fldCharType="end"/>
          </w:r>
        </w:p>
        <w:p w14:paraId="448771AB" w14:textId="77777777" w:rsidR="00045084" w:rsidRDefault="00045084">
          <w:pPr>
            <w:pStyle w:val="Inhopg3"/>
            <w:tabs>
              <w:tab w:val="right" w:leader="dot" w:pos="9056"/>
            </w:tabs>
            <w:rPr>
              <w:rFonts w:asciiTheme="minorHAnsi" w:hAnsiTheme="minorHAnsi"/>
              <w:noProof/>
              <w:lang w:eastAsia="ja-JP"/>
            </w:rPr>
          </w:pPr>
          <w:r w:rsidRPr="00037B47">
            <w:rPr>
              <w:noProof/>
              <w:lang w:val="en-GB"/>
            </w:rPr>
            <w:t xml:space="preserve">Extra </w:t>
          </w:r>
          <w:r w:rsidRPr="00037B47">
            <w:rPr>
              <w:i/>
              <w:noProof/>
              <w:lang w:val="en-GB"/>
            </w:rPr>
            <w:t>Barbata</w:t>
          </w:r>
          <w:r>
            <w:rPr>
              <w:noProof/>
            </w:rPr>
            <w:tab/>
          </w:r>
          <w:r>
            <w:rPr>
              <w:noProof/>
            </w:rPr>
            <w:fldChar w:fldCharType="begin"/>
          </w:r>
          <w:r>
            <w:rPr>
              <w:noProof/>
            </w:rPr>
            <w:instrText xml:space="preserve"> PAGEREF _Toc260914240 \h </w:instrText>
          </w:r>
          <w:r>
            <w:rPr>
              <w:noProof/>
            </w:rPr>
          </w:r>
          <w:r>
            <w:rPr>
              <w:noProof/>
            </w:rPr>
            <w:fldChar w:fldCharType="separate"/>
          </w:r>
          <w:r>
            <w:rPr>
              <w:noProof/>
            </w:rPr>
            <w:t>14</w:t>
          </w:r>
          <w:r>
            <w:rPr>
              <w:noProof/>
            </w:rPr>
            <w:fldChar w:fldCharType="end"/>
          </w:r>
        </w:p>
        <w:p w14:paraId="1B208204" w14:textId="77777777" w:rsidR="00045084" w:rsidRDefault="00045084">
          <w:pPr>
            <w:pStyle w:val="Inhopg3"/>
            <w:tabs>
              <w:tab w:val="right" w:leader="dot" w:pos="9056"/>
            </w:tabs>
            <w:rPr>
              <w:rFonts w:asciiTheme="minorHAnsi" w:hAnsiTheme="minorHAnsi"/>
              <w:noProof/>
              <w:lang w:eastAsia="ja-JP"/>
            </w:rPr>
          </w:pPr>
          <w:r w:rsidRPr="00037B47">
            <w:rPr>
              <w:i/>
              <w:noProof/>
              <w:lang w:val="en-GB"/>
            </w:rPr>
            <w:t>Parvisepalum</w:t>
          </w:r>
          <w:r>
            <w:rPr>
              <w:noProof/>
            </w:rPr>
            <w:tab/>
          </w:r>
          <w:r>
            <w:rPr>
              <w:noProof/>
            </w:rPr>
            <w:fldChar w:fldCharType="begin"/>
          </w:r>
          <w:r>
            <w:rPr>
              <w:noProof/>
            </w:rPr>
            <w:instrText xml:space="preserve"> PAGEREF _Toc260914241 \h </w:instrText>
          </w:r>
          <w:r>
            <w:rPr>
              <w:noProof/>
            </w:rPr>
          </w:r>
          <w:r>
            <w:rPr>
              <w:noProof/>
            </w:rPr>
            <w:fldChar w:fldCharType="separate"/>
          </w:r>
          <w:r>
            <w:rPr>
              <w:noProof/>
            </w:rPr>
            <w:t>14</w:t>
          </w:r>
          <w:r>
            <w:rPr>
              <w:noProof/>
            </w:rPr>
            <w:fldChar w:fldCharType="end"/>
          </w:r>
        </w:p>
        <w:p w14:paraId="4928A593" w14:textId="77777777" w:rsidR="00045084" w:rsidRDefault="00045084">
          <w:pPr>
            <w:pStyle w:val="Inhopg3"/>
            <w:tabs>
              <w:tab w:val="right" w:leader="dot" w:pos="9056"/>
            </w:tabs>
            <w:rPr>
              <w:rFonts w:asciiTheme="minorHAnsi" w:hAnsiTheme="minorHAnsi"/>
              <w:noProof/>
              <w:lang w:eastAsia="ja-JP"/>
            </w:rPr>
          </w:pPr>
          <w:r w:rsidRPr="00037B47">
            <w:rPr>
              <w:noProof/>
              <w:lang w:val="en-GB"/>
            </w:rPr>
            <w:t xml:space="preserve">Hybrids of </w:t>
          </w:r>
          <w:r w:rsidRPr="00037B47">
            <w:rPr>
              <w:i/>
              <w:noProof/>
              <w:lang w:val="en-GB"/>
            </w:rPr>
            <w:t>Parvisepalum</w:t>
          </w:r>
          <w:r w:rsidRPr="00037B47">
            <w:rPr>
              <w:noProof/>
              <w:lang w:val="en-GB"/>
            </w:rPr>
            <w:t xml:space="preserve"> and </w:t>
          </w:r>
          <w:r w:rsidRPr="00037B47">
            <w:rPr>
              <w:i/>
              <w:noProof/>
              <w:lang w:val="en-GB"/>
            </w:rPr>
            <w:t>Brachypetalum</w:t>
          </w:r>
          <w:r>
            <w:rPr>
              <w:noProof/>
            </w:rPr>
            <w:tab/>
          </w:r>
          <w:r>
            <w:rPr>
              <w:noProof/>
            </w:rPr>
            <w:fldChar w:fldCharType="begin"/>
          </w:r>
          <w:r>
            <w:rPr>
              <w:noProof/>
            </w:rPr>
            <w:instrText xml:space="preserve"> PAGEREF _Toc260914242 \h </w:instrText>
          </w:r>
          <w:r>
            <w:rPr>
              <w:noProof/>
            </w:rPr>
          </w:r>
          <w:r>
            <w:rPr>
              <w:noProof/>
            </w:rPr>
            <w:fldChar w:fldCharType="separate"/>
          </w:r>
          <w:r>
            <w:rPr>
              <w:noProof/>
            </w:rPr>
            <w:t>14</w:t>
          </w:r>
          <w:r>
            <w:rPr>
              <w:noProof/>
            </w:rPr>
            <w:fldChar w:fldCharType="end"/>
          </w:r>
        </w:p>
        <w:p w14:paraId="3764D53D" w14:textId="77777777" w:rsidR="00045084" w:rsidRDefault="00045084">
          <w:pPr>
            <w:pStyle w:val="Inhopg1"/>
            <w:tabs>
              <w:tab w:val="right" w:leader="dot" w:pos="9056"/>
            </w:tabs>
            <w:rPr>
              <w:rFonts w:asciiTheme="minorHAnsi" w:hAnsiTheme="minorHAnsi"/>
              <w:b w:val="0"/>
              <w:caps w:val="0"/>
              <w:noProof/>
              <w:sz w:val="24"/>
              <w:szCs w:val="24"/>
              <w:lang w:eastAsia="ja-JP"/>
            </w:rPr>
          </w:pPr>
          <w:r w:rsidRPr="00037B47">
            <w:rPr>
              <w:noProof/>
              <w:lang w:val="en-GB"/>
            </w:rPr>
            <w:t>Discussion</w:t>
          </w:r>
          <w:r>
            <w:rPr>
              <w:noProof/>
            </w:rPr>
            <w:tab/>
          </w:r>
          <w:r>
            <w:rPr>
              <w:noProof/>
            </w:rPr>
            <w:fldChar w:fldCharType="begin"/>
          </w:r>
          <w:r>
            <w:rPr>
              <w:noProof/>
            </w:rPr>
            <w:instrText xml:space="preserve"> PAGEREF _Toc260914243 \h </w:instrText>
          </w:r>
          <w:r>
            <w:rPr>
              <w:noProof/>
            </w:rPr>
          </w:r>
          <w:r>
            <w:rPr>
              <w:noProof/>
            </w:rPr>
            <w:fldChar w:fldCharType="separate"/>
          </w:r>
          <w:r>
            <w:rPr>
              <w:noProof/>
            </w:rPr>
            <w:t>16</w:t>
          </w:r>
          <w:r>
            <w:rPr>
              <w:noProof/>
            </w:rPr>
            <w:fldChar w:fldCharType="end"/>
          </w:r>
        </w:p>
        <w:p w14:paraId="32556106" w14:textId="77777777" w:rsidR="00045084" w:rsidRDefault="00045084">
          <w:pPr>
            <w:pStyle w:val="Inhopg2"/>
            <w:tabs>
              <w:tab w:val="right" w:leader="dot" w:pos="9056"/>
            </w:tabs>
            <w:rPr>
              <w:rFonts w:asciiTheme="minorHAnsi" w:hAnsiTheme="minorHAnsi"/>
              <w:smallCaps w:val="0"/>
              <w:noProof/>
              <w:sz w:val="24"/>
              <w:szCs w:val="24"/>
              <w:lang w:eastAsia="ja-JP"/>
            </w:rPr>
          </w:pPr>
          <w:r w:rsidRPr="00037B47">
            <w:rPr>
              <w:noProof/>
              <w:lang w:val="en-GB"/>
            </w:rPr>
            <w:t>Tubers</w:t>
          </w:r>
          <w:r>
            <w:rPr>
              <w:noProof/>
            </w:rPr>
            <w:tab/>
          </w:r>
          <w:r>
            <w:rPr>
              <w:noProof/>
            </w:rPr>
            <w:fldChar w:fldCharType="begin"/>
          </w:r>
          <w:r>
            <w:rPr>
              <w:noProof/>
            </w:rPr>
            <w:instrText xml:space="preserve"> PAGEREF _Toc260914244 \h </w:instrText>
          </w:r>
          <w:r>
            <w:rPr>
              <w:noProof/>
            </w:rPr>
          </w:r>
          <w:r>
            <w:rPr>
              <w:noProof/>
            </w:rPr>
            <w:fldChar w:fldCharType="separate"/>
          </w:r>
          <w:r>
            <w:rPr>
              <w:noProof/>
            </w:rPr>
            <w:t>16</w:t>
          </w:r>
          <w:r>
            <w:rPr>
              <w:noProof/>
            </w:rPr>
            <w:fldChar w:fldCharType="end"/>
          </w:r>
        </w:p>
        <w:p w14:paraId="1077F12F" w14:textId="77777777" w:rsidR="00045084" w:rsidRDefault="00045084">
          <w:pPr>
            <w:pStyle w:val="Inhopg2"/>
            <w:tabs>
              <w:tab w:val="right" w:leader="dot" w:pos="9056"/>
            </w:tabs>
            <w:rPr>
              <w:rFonts w:asciiTheme="minorHAnsi" w:hAnsiTheme="minorHAnsi"/>
              <w:smallCaps w:val="0"/>
              <w:noProof/>
              <w:sz w:val="24"/>
              <w:szCs w:val="24"/>
              <w:lang w:eastAsia="ja-JP"/>
            </w:rPr>
          </w:pPr>
          <w:r w:rsidRPr="00037B47">
            <w:rPr>
              <w:noProof/>
              <w:lang w:val="en-GB"/>
            </w:rPr>
            <w:t>Training networks</w:t>
          </w:r>
          <w:r>
            <w:rPr>
              <w:noProof/>
            </w:rPr>
            <w:tab/>
          </w:r>
          <w:r>
            <w:rPr>
              <w:noProof/>
            </w:rPr>
            <w:fldChar w:fldCharType="begin"/>
          </w:r>
          <w:r>
            <w:rPr>
              <w:noProof/>
            </w:rPr>
            <w:instrText xml:space="preserve"> PAGEREF _Toc260914245 \h </w:instrText>
          </w:r>
          <w:r>
            <w:rPr>
              <w:noProof/>
            </w:rPr>
          </w:r>
          <w:r>
            <w:rPr>
              <w:noProof/>
            </w:rPr>
            <w:fldChar w:fldCharType="separate"/>
          </w:r>
          <w:r>
            <w:rPr>
              <w:noProof/>
            </w:rPr>
            <w:t>16</w:t>
          </w:r>
          <w:r>
            <w:rPr>
              <w:noProof/>
            </w:rPr>
            <w:fldChar w:fldCharType="end"/>
          </w:r>
        </w:p>
        <w:p w14:paraId="646C4EEB" w14:textId="77777777" w:rsidR="00045084" w:rsidRDefault="00045084">
          <w:pPr>
            <w:pStyle w:val="Inhopg1"/>
            <w:tabs>
              <w:tab w:val="right" w:leader="dot" w:pos="9056"/>
            </w:tabs>
            <w:rPr>
              <w:rFonts w:asciiTheme="minorHAnsi" w:hAnsiTheme="minorHAnsi"/>
              <w:b w:val="0"/>
              <w:caps w:val="0"/>
              <w:noProof/>
              <w:sz w:val="24"/>
              <w:szCs w:val="24"/>
              <w:lang w:eastAsia="ja-JP"/>
            </w:rPr>
          </w:pPr>
          <w:r w:rsidRPr="00037B47">
            <w:rPr>
              <w:noProof/>
              <w:lang w:val="en-GB"/>
            </w:rPr>
            <w:t>Conclusion</w:t>
          </w:r>
          <w:r>
            <w:rPr>
              <w:noProof/>
            </w:rPr>
            <w:tab/>
          </w:r>
          <w:r>
            <w:rPr>
              <w:noProof/>
            </w:rPr>
            <w:fldChar w:fldCharType="begin"/>
          </w:r>
          <w:r>
            <w:rPr>
              <w:noProof/>
            </w:rPr>
            <w:instrText xml:space="preserve"> PAGEREF _Toc260914246 \h </w:instrText>
          </w:r>
          <w:r>
            <w:rPr>
              <w:noProof/>
            </w:rPr>
          </w:r>
          <w:r>
            <w:rPr>
              <w:noProof/>
            </w:rPr>
            <w:fldChar w:fldCharType="separate"/>
          </w:r>
          <w:r>
            <w:rPr>
              <w:noProof/>
            </w:rPr>
            <w:t>16</w:t>
          </w:r>
          <w:r>
            <w:rPr>
              <w:noProof/>
            </w:rPr>
            <w:fldChar w:fldCharType="end"/>
          </w:r>
        </w:p>
        <w:p w14:paraId="2A1C8C14" w14:textId="77777777" w:rsidR="00045084" w:rsidRDefault="00045084">
          <w:pPr>
            <w:pStyle w:val="Inhopg2"/>
            <w:tabs>
              <w:tab w:val="right" w:leader="dot" w:pos="9056"/>
            </w:tabs>
            <w:rPr>
              <w:rFonts w:asciiTheme="minorHAnsi" w:hAnsiTheme="minorHAnsi"/>
              <w:smallCaps w:val="0"/>
              <w:noProof/>
              <w:sz w:val="24"/>
              <w:szCs w:val="24"/>
              <w:lang w:eastAsia="ja-JP"/>
            </w:rPr>
          </w:pPr>
          <w:r w:rsidRPr="00037B47">
            <w:rPr>
              <w:noProof/>
              <w:lang w:val="en-GB"/>
            </w:rPr>
            <w:t>Classifying from pictures is posible</w:t>
          </w:r>
          <w:r>
            <w:rPr>
              <w:noProof/>
            </w:rPr>
            <w:tab/>
          </w:r>
          <w:r>
            <w:rPr>
              <w:noProof/>
            </w:rPr>
            <w:fldChar w:fldCharType="begin"/>
          </w:r>
          <w:r>
            <w:rPr>
              <w:noProof/>
            </w:rPr>
            <w:instrText xml:space="preserve"> PAGEREF _Toc260914247 \h </w:instrText>
          </w:r>
          <w:r>
            <w:rPr>
              <w:noProof/>
            </w:rPr>
          </w:r>
          <w:r>
            <w:rPr>
              <w:noProof/>
            </w:rPr>
            <w:fldChar w:fldCharType="separate"/>
          </w:r>
          <w:r>
            <w:rPr>
              <w:noProof/>
            </w:rPr>
            <w:t>16</w:t>
          </w:r>
          <w:r>
            <w:rPr>
              <w:noProof/>
            </w:rPr>
            <w:fldChar w:fldCharType="end"/>
          </w:r>
        </w:p>
        <w:p w14:paraId="243694AA" w14:textId="77777777" w:rsidR="00045084" w:rsidRDefault="00045084">
          <w:pPr>
            <w:pStyle w:val="Inhopg1"/>
            <w:tabs>
              <w:tab w:val="right" w:leader="dot" w:pos="9056"/>
            </w:tabs>
            <w:rPr>
              <w:rFonts w:asciiTheme="minorHAnsi" w:hAnsiTheme="minorHAnsi"/>
              <w:b w:val="0"/>
              <w:caps w:val="0"/>
              <w:noProof/>
              <w:sz w:val="24"/>
              <w:szCs w:val="24"/>
              <w:lang w:eastAsia="ja-JP"/>
            </w:rPr>
          </w:pPr>
          <w:r w:rsidRPr="00037B47">
            <w:rPr>
              <w:noProof/>
              <w:lang w:val="en-GB"/>
            </w:rPr>
            <w:t>References</w:t>
          </w:r>
          <w:r>
            <w:rPr>
              <w:noProof/>
            </w:rPr>
            <w:tab/>
          </w:r>
          <w:r>
            <w:rPr>
              <w:noProof/>
            </w:rPr>
            <w:fldChar w:fldCharType="begin"/>
          </w:r>
          <w:r>
            <w:rPr>
              <w:noProof/>
            </w:rPr>
            <w:instrText xml:space="preserve"> PAGEREF _Toc260914248 \h </w:instrText>
          </w:r>
          <w:r>
            <w:rPr>
              <w:noProof/>
            </w:rPr>
          </w:r>
          <w:r>
            <w:rPr>
              <w:noProof/>
            </w:rPr>
            <w:fldChar w:fldCharType="separate"/>
          </w:r>
          <w:r>
            <w:rPr>
              <w:noProof/>
            </w:rPr>
            <w:t>17</w:t>
          </w:r>
          <w:r>
            <w:rPr>
              <w:noProof/>
            </w:rPr>
            <w:fldChar w:fldCharType="end"/>
          </w:r>
        </w:p>
        <w:p w14:paraId="5CF1F67A" w14:textId="77777777" w:rsidR="00045084" w:rsidRDefault="00045084">
          <w:pPr>
            <w:pStyle w:val="Inhopg1"/>
            <w:tabs>
              <w:tab w:val="right" w:leader="dot" w:pos="9056"/>
            </w:tabs>
            <w:rPr>
              <w:rFonts w:asciiTheme="minorHAnsi" w:hAnsiTheme="minorHAnsi"/>
              <w:b w:val="0"/>
              <w:caps w:val="0"/>
              <w:noProof/>
              <w:sz w:val="24"/>
              <w:szCs w:val="24"/>
              <w:lang w:eastAsia="ja-JP"/>
            </w:rPr>
          </w:pPr>
          <w:r w:rsidRPr="00037B47">
            <w:rPr>
              <w:noProof/>
              <w:lang w:val="en-GB"/>
            </w:rPr>
            <w:lastRenderedPageBreak/>
            <w:t>Supplementaries</w:t>
          </w:r>
          <w:r>
            <w:rPr>
              <w:noProof/>
            </w:rPr>
            <w:tab/>
          </w:r>
          <w:r>
            <w:rPr>
              <w:noProof/>
            </w:rPr>
            <w:fldChar w:fldCharType="begin"/>
          </w:r>
          <w:r>
            <w:rPr>
              <w:noProof/>
            </w:rPr>
            <w:instrText xml:space="preserve"> PAGEREF _Toc260914249 \h </w:instrText>
          </w:r>
          <w:r>
            <w:rPr>
              <w:noProof/>
            </w:rPr>
          </w:r>
          <w:r>
            <w:rPr>
              <w:noProof/>
            </w:rPr>
            <w:fldChar w:fldCharType="separate"/>
          </w:r>
          <w:r>
            <w:rPr>
              <w:noProof/>
            </w:rPr>
            <w:t>19</w:t>
          </w:r>
          <w:r>
            <w:rPr>
              <w:noProof/>
            </w:rPr>
            <w:fldChar w:fldCharType="end"/>
          </w:r>
        </w:p>
        <w:p w14:paraId="4989936A" w14:textId="77777777" w:rsidR="00045084" w:rsidRDefault="00045084">
          <w:pPr>
            <w:pStyle w:val="Inhopg2"/>
            <w:tabs>
              <w:tab w:val="left" w:pos="647"/>
              <w:tab w:val="right" w:leader="dot" w:pos="9056"/>
            </w:tabs>
            <w:rPr>
              <w:rFonts w:asciiTheme="minorHAnsi" w:hAnsiTheme="minorHAnsi"/>
              <w:smallCaps w:val="0"/>
              <w:noProof/>
              <w:sz w:val="24"/>
              <w:szCs w:val="24"/>
              <w:lang w:eastAsia="ja-JP"/>
            </w:rPr>
          </w:pPr>
          <w:r w:rsidRPr="00037B47">
            <w:rPr>
              <w:noProof/>
              <w:lang w:val="en-GB"/>
            </w:rPr>
            <w:t>1.</w:t>
          </w:r>
          <w:r>
            <w:rPr>
              <w:rFonts w:asciiTheme="minorHAnsi" w:hAnsiTheme="minorHAnsi"/>
              <w:smallCaps w:val="0"/>
              <w:noProof/>
              <w:sz w:val="24"/>
              <w:szCs w:val="24"/>
              <w:lang w:eastAsia="ja-JP"/>
            </w:rPr>
            <w:tab/>
          </w:r>
          <w:r w:rsidRPr="00037B47">
            <w:rPr>
              <w:noProof/>
              <w:lang w:val="en-GB"/>
            </w:rPr>
            <w:t>Results of first test run</w:t>
          </w:r>
          <w:r>
            <w:rPr>
              <w:noProof/>
            </w:rPr>
            <w:tab/>
          </w:r>
          <w:r>
            <w:rPr>
              <w:noProof/>
            </w:rPr>
            <w:fldChar w:fldCharType="begin"/>
          </w:r>
          <w:r>
            <w:rPr>
              <w:noProof/>
            </w:rPr>
            <w:instrText xml:space="preserve"> PAGEREF _Toc260914250 \h </w:instrText>
          </w:r>
          <w:r>
            <w:rPr>
              <w:noProof/>
            </w:rPr>
          </w:r>
          <w:r>
            <w:rPr>
              <w:noProof/>
            </w:rPr>
            <w:fldChar w:fldCharType="separate"/>
          </w:r>
          <w:r>
            <w:rPr>
              <w:noProof/>
            </w:rPr>
            <w:t>19</w:t>
          </w:r>
          <w:r>
            <w:rPr>
              <w:noProof/>
            </w:rPr>
            <w:fldChar w:fldCharType="end"/>
          </w:r>
        </w:p>
        <w:p w14:paraId="3DE93554" w14:textId="77777777" w:rsidR="00045084" w:rsidRDefault="00045084">
          <w:pPr>
            <w:pStyle w:val="Inhopg2"/>
            <w:tabs>
              <w:tab w:val="left" w:pos="647"/>
              <w:tab w:val="right" w:leader="dot" w:pos="9056"/>
            </w:tabs>
            <w:rPr>
              <w:rFonts w:asciiTheme="minorHAnsi" w:hAnsiTheme="minorHAnsi"/>
              <w:smallCaps w:val="0"/>
              <w:noProof/>
              <w:sz w:val="24"/>
              <w:szCs w:val="24"/>
              <w:lang w:eastAsia="ja-JP"/>
            </w:rPr>
          </w:pPr>
          <w:r w:rsidRPr="00037B47">
            <w:rPr>
              <w:noProof/>
              <w:lang w:val="en-GB"/>
            </w:rPr>
            <w:t>2.</w:t>
          </w:r>
          <w:r>
            <w:rPr>
              <w:rFonts w:asciiTheme="minorHAnsi" w:hAnsiTheme="minorHAnsi"/>
              <w:smallCaps w:val="0"/>
              <w:noProof/>
              <w:sz w:val="24"/>
              <w:szCs w:val="24"/>
              <w:lang w:eastAsia="ja-JP"/>
            </w:rPr>
            <w:tab/>
          </w:r>
          <w:r w:rsidRPr="00037B47">
            <w:rPr>
              <w:noProof/>
              <w:lang w:val="en-GB"/>
            </w:rPr>
            <w:t>Results of second test run</w:t>
          </w:r>
          <w:r>
            <w:rPr>
              <w:noProof/>
            </w:rPr>
            <w:tab/>
          </w:r>
          <w:r>
            <w:rPr>
              <w:noProof/>
            </w:rPr>
            <w:fldChar w:fldCharType="begin"/>
          </w:r>
          <w:r>
            <w:rPr>
              <w:noProof/>
            </w:rPr>
            <w:instrText xml:space="preserve"> PAGEREF _Toc260914251 \h </w:instrText>
          </w:r>
          <w:r>
            <w:rPr>
              <w:noProof/>
            </w:rPr>
          </w:r>
          <w:r>
            <w:rPr>
              <w:noProof/>
            </w:rPr>
            <w:fldChar w:fldCharType="separate"/>
          </w:r>
          <w:r>
            <w:rPr>
              <w:noProof/>
            </w:rPr>
            <w:t>27</w:t>
          </w:r>
          <w:r>
            <w:rPr>
              <w:noProof/>
            </w:rPr>
            <w:fldChar w:fldCharType="end"/>
          </w:r>
        </w:p>
        <w:p w14:paraId="36AFBFF7" w14:textId="77777777" w:rsidR="00045084" w:rsidRDefault="00045084">
          <w:pPr>
            <w:pStyle w:val="Inhopg2"/>
            <w:tabs>
              <w:tab w:val="left" w:pos="647"/>
              <w:tab w:val="right" w:leader="dot" w:pos="9056"/>
            </w:tabs>
            <w:rPr>
              <w:rFonts w:asciiTheme="minorHAnsi" w:hAnsiTheme="minorHAnsi"/>
              <w:smallCaps w:val="0"/>
              <w:noProof/>
              <w:sz w:val="24"/>
              <w:szCs w:val="24"/>
              <w:lang w:eastAsia="ja-JP"/>
            </w:rPr>
          </w:pPr>
          <w:r w:rsidRPr="00037B47">
            <w:rPr>
              <w:noProof/>
              <w:lang w:val="en-GB"/>
            </w:rPr>
            <w:t>3.</w:t>
          </w:r>
          <w:r>
            <w:rPr>
              <w:rFonts w:asciiTheme="minorHAnsi" w:hAnsiTheme="minorHAnsi"/>
              <w:smallCaps w:val="0"/>
              <w:noProof/>
              <w:sz w:val="24"/>
              <w:szCs w:val="24"/>
              <w:lang w:eastAsia="ja-JP"/>
            </w:rPr>
            <w:tab/>
          </w:r>
          <w:r w:rsidRPr="00037B47">
            <w:rPr>
              <w:noProof/>
              <w:lang w:val="en-GB"/>
            </w:rPr>
            <w:t>Results of characteristic research</w:t>
          </w:r>
          <w:r>
            <w:rPr>
              <w:noProof/>
            </w:rPr>
            <w:tab/>
          </w:r>
          <w:r>
            <w:rPr>
              <w:noProof/>
            </w:rPr>
            <w:fldChar w:fldCharType="begin"/>
          </w:r>
          <w:r>
            <w:rPr>
              <w:noProof/>
            </w:rPr>
            <w:instrText xml:space="preserve"> PAGEREF _Toc260914252 \h </w:instrText>
          </w:r>
          <w:r>
            <w:rPr>
              <w:noProof/>
            </w:rPr>
          </w:r>
          <w:r>
            <w:rPr>
              <w:noProof/>
            </w:rPr>
            <w:fldChar w:fldCharType="separate"/>
          </w:r>
          <w:r>
            <w:rPr>
              <w:noProof/>
            </w:rPr>
            <w:t>35</w:t>
          </w:r>
          <w:r>
            <w:rPr>
              <w:noProof/>
            </w:rPr>
            <w:fldChar w:fldCharType="end"/>
          </w:r>
        </w:p>
        <w:p w14:paraId="0F644884" w14:textId="77777777" w:rsidR="00045084" w:rsidRDefault="00045084">
          <w:pPr>
            <w:pStyle w:val="Inhopg2"/>
            <w:tabs>
              <w:tab w:val="left" w:pos="647"/>
              <w:tab w:val="right" w:leader="dot" w:pos="9056"/>
            </w:tabs>
            <w:rPr>
              <w:rFonts w:asciiTheme="minorHAnsi" w:hAnsiTheme="minorHAnsi"/>
              <w:smallCaps w:val="0"/>
              <w:noProof/>
              <w:sz w:val="24"/>
              <w:szCs w:val="24"/>
              <w:lang w:eastAsia="ja-JP"/>
            </w:rPr>
          </w:pPr>
          <w:r w:rsidRPr="00037B47">
            <w:rPr>
              <w:noProof/>
              <w:lang w:val="en-GB"/>
            </w:rPr>
            <w:t>4.</w:t>
          </w:r>
          <w:r>
            <w:rPr>
              <w:rFonts w:asciiTheme="minorHAnsi" w:hAnsiTheme="minorHAnsi"/>
              <w:smallCaps w:val="0"/>
              <w:noProof/>
              <w:sz w:val="24"/>
              <w:szCs w:val="24"/>
              <w:lang w:eastAsia="ja-JP"/>
            </w:rPr>
            <w:tab/>
          </w:r>
          <w:r w:rsidRPr="00037B47">
            <w:rPr>
              <w:noProof/>
              <w:lang w:val="en-GB"/>
            </w:rPr>
            <w:t>Screenshots of the classification website</w:t>
          </w:r>
          <w:r>
            <w:rPr>
              <w:noProof/>
            </w:rPr>
            <w:tab/>
          </w:r>
          <w:r>
            <w:rPr>
              <w:noProof/>
            </w:rPr>
            <w:fldChar w:fldCharType="begin"/>
          </w:r>
          <w:r>
            <w:rPr>
              <w:noProof/>
            </w:rPr>
            <w:instrText xml:space="preserve"> PAGEREF _Toc260914253 \h </w:instrText>
          </w:r>
          <w:r>
            <w:rPr>
              <w:noProof/>
            </w:rPr>
          </w:r>
          <w:r>
            <w:rPr>
              <w:noProof/>
            </w:rPr>
            <w:fldChar w:fldCharType="separate"/>
          </w:r>
          <w:r>
            <w:rPr>
              <w:noProof/>
            </w:rPr>
            <w:t>40</w:t>
          </w:r>
          <w:r>
            <w:rPr>
              <w:noProof/>
            </w:rPr>
            <w:fldChar w:fldCharType="end"/>
          </w:r>
        </w:p>
        <w:p w14:paraId="153EA501" w14:textId="77777777" w:rsidR="00045084" w:rsidRDefault="00045084">
          <w:pPr>
            <w:pStyle w:val="Inhopg1"/>
            <w:tabs>
              <w:tab w:val="right" w:leader="dot" w:pos="9056"/>
            </w:tabs>
            <w:rPr>
              <w:rFonts w:asciiTheme="minorHAnsi" w:hAnsiTheme="minorHAnsi"/>
              <w:b w:val="0"/>
              <w:caps w:val="0"/>
              <w:noProof/>
              <w:sz w:val="24"/>
              <w:szCs w:val="24"/>
              <w:lang w:eastAsia="ja-JP"/>
            </w:rPr>
          </w:pPr>
          <w:r w:rsidRPr="00037B47">
            <w:rPr>
              <w:noProof/>
              <w:lang w:val="en-GB"/>
            </w:rPr>
            <w:t>Appendices</w:t>
          </w:r>
          <w:r>
            <w:rPr>
              <w:noProof/>
            </w:rPr>
            <w:tab/>
          </w:r>
          <w:r>
            <w:rPr>
              <w:noProof/>
            </w:rPr>
            <w:fldChar w:fldCharType="begin"/>
          </w:r>
          <w:r>
            <w:rPr>
              <w:noProof/>
            </w:rPr>
            <w:instrText xml:space="preserve"> PAGEREF _Toc260914254 \h </w:instrText>
          </w:r>
          <w:r>
            <w:rPr>
              <w:noProof/>
            </w:rPr>
          </w:r>
          <w:r>
            <w:rPr>
              <w:noProof/>
            </w:rPr>
            <w:fldChar w:fldCharType="separate"/>
          </w:r>
          <w:r>
            <w:rPr>
              <w:noProof/>
            </w:rPr>
            <w:t>45</w:t>
          </w:r>
          <w:r>
            <w:rPr>
              <w:noProof/>
            </w:rPr>
            <w:fldChar w:fldCharType="end"/>
          </w:r>
        </w:p>
        <w:p w14:paraId="1F4CE1EB" w14:textId="77777777" w:rsidR="00045084" w:rsidRDefault="00045084">
          <w:pPr>
            <w:pStyle w:val="Inhopg2"/>
            <w:tabs>
              <w:tab w:val="left" w:pos="647"/>
              <w:tab w:val="right" w:leader="dot" w:pos="9056"/>
            </w:tabs>
            <w:rPr>
              <w:rFonts w:asciiTheme="minorHAnsi" w:hAnsiTheme="minorHAnsi"/>
              <w:smallCaps w:val="0"/>
              <w:noProof/>
              <w:sz w:val="24"/>
              <w:szCs w:val="24"/>
              <w:lang w:eastAsia="ja-JP"/>
            </w:rPr>
          </w:pPr>
          <w:r w:rsidRPr="00037B47">
            <w:rPr>
              <w:noProof/>
              <w:lang w:val="en-GB"/>
            </w:rPr>
            <w:t>1.</w:t>
          </w:r>
          <w:r>
            <w:rPr>
              <w:rFonts w:asciiTheme="minorHAnsi" w:hAnsiTheme="minorHAnsi"/>
              <w:smallCaps w:val="0"/>
              <w:noProof/>
              <w:sz w:val="24"/>
              <w:szCs w:val="24"/>
              <w:lang w:eastAsia="ja-JP"/>
            </w:rPr>
            <w:tab/>
          </w:r>
          <w:r w:rsidRPr="00037B47">
            <w:rPr>
              <w:noProof/>
              <w:lang w:val="en-GB"/>
            </w:rPr>
            <w:t>Figures</w:t>
          </w:r>
          <w:r>
            <w:rPr>
              <w:noProof/>
            </w:rPr>
            <w:tab/>
          </w:r>
          <w:r>
            <w:rPr>
              <w:noProof/>
            </w:rPr>
            <w:fldChar w:fldCharType="begin"/>
          </w:r>
          <w:r>
            <w:rPr>
              <w:noProof/>
            </w:rPr>
            <w:instrText xml:space="preserve"> PAGEREF _Toc260914255 \h </w:instrText>
          </w:r>
          <w:r>
            <w:rPr>
              <w:noProof/>
            </w:rPr>
          </w:r>
          <w:r>
            <w:rPr>
              <w:noProof/>
            </w:rPr>
            <w:fldChar w:fldCharType="separate"/>
          </w:r>
          <w:r>
            <w:rPr>
              <w:noProof/>
            </w:rPr>
            <w:t>45</w:t>
          </w:r>
          <w:r>
            <w:rPr>
              <w:noProof/>
            </w:rPr>
            <w:fldChar w:fldCharType="end"/>
          </w:r>
        </w:p>
        <w:p w14:paraId="6383C3F1" w14:textId="77777777" w:rsidR="00045084" w:rsidRDefault="00045084">
          <w:pPr>
            <w:pStyle w:val="Inhopg2"/>
            <w:tabs>
              <w:tab w:val="left" w:pos="647"/>
              <w:tab w:val="right" w:leader="dot" w:pos="9056"/>
            </w:tabs>
            <w:rPr>
              <w:rFonts w:asciiTheme="minorHAnsi" w:hAnsiTheme="minorHAnsi"/>
              <w:smallCaps w:val="0"/>
              <w:noProof/>
              <w:sz w:val="24"/>
              <w:szCs w:val="24"/>
              <w:lang w:eastAsia="ja-JP"/>
            </w:rPr>
          </w:pPr>
          <w:r w:rsidRPr="00037B47">
            <w:rPr>
              <w:noProof/>
              <w:lang w:val="en-GB"/>
            </w:rPr>
            <w:t>2.</w:t>
          </w:r>
          <w:r>
            <w:rPr>
              <w:rFonts w:asciiTheme="minorHAnsi" w:hAnsiTheme="minorHAnsi"/>
              <w:smallCaps w:val="0"/>
              <w:noProof/>
              <w:sz w:val="24"/>
              <w:szCs w:val="24"/>
              <w:lang w:eastAsia="ja-JP"/>
            </w:rPr>
            <w:tab/>
          </w:r>
          <w:r w:rsidRPr="00037B47">
            <w:rPr>
              <w:noProof/>
              <w:lang w:val="en-GB"/>
            </w:rPr>
            <w:t>Input and output files</w:t>
          </w:r>
          <w:r>
            <w:rPr>
              <w:noProof/>
            </w:rPr>
            <w:tab/>
          </w:r>
          <w:r>
            <w:rPr>
              <w:noProof/>
            </w:rPr>
            <w:fldChar w:fldCharType="begin"/>
          </w:r>
          <w:r>
            <w:rPr>
              <w:noProof/>
            </w:rPr>
            <w:instrText xml:space="preserve"> PAGEREF _Toc260914256 \h </w:instrText>
          </w:r>
          <w:r>
            <w:rPr>
              <w:noProof/>
            </w:rPr>
          </w:r>
          <w:r>
            <w:rPr>
              <w:noProof/>
            </w:rPr>
            <w:fldChar w:fldCharType="separate"/>
          </w:r>
          <w:r>
            <w:rPr>
              <w:noProof/>
            </w:rPr>
            <w:t>47</w:t>
          </w:r>
          <w:r>
            <w:rPr>
              <w:noProof/>
            </w:rPr>
            <w:fldChar w:fldCharType="end"/>
          </w:r>
        </w:p>
        <w:p w14:paraId="5100F102" w14:textId="77777777" w:rsidR="00045084" w:rsidRDefault="00045084">
          <w:pPr>
            <w:pStyle w:val="Inhopg3"/>
            <w:tabs>
              <w:tab w:val="left" w:pos="1084"/>
              <w:tab w:val="right" w:leader="dot" w:pos="9056"/>
            </w:tabs>
            <w:rPr>
              <w:rFonts w:asciiTheme="minorHAnsi" w:hAnsiTheme="minorHAnsi"/>
              <w:noProof/>
              <w:lang w:eastAsia="ja-JP"/>
            </w:rPr>
          </w:pPr>
          <w:r w:rsidRPr="00037B47">
            <w:rPr>
              <w:noProof/>
              <w:lang w:val="en-GB"/>
            </w:rPr>
            <w:t>2.1.</w:t>
          </w:r>
          <w:r>
            <w:rPr>
              <w:rFonts w:asciiTheme="minorHAnsi" w:hAnsiTheme="minorHAnsi"/>
              <w:noProof/>
              <w:lang w:eastAsia="ja-JP"/>
            </w:rPr>
            <w:tab/>
          </w:r>
          <w:r w:rsidRPr="00037B47">
            <w:rPr>
              <w:noProof/>
              <w:lang w:val="en-GB"/>
            </w:rPr>
            <w:t>Example of an xml file</w:t>
          </w:r>
          <w:r>
            <w:rPr>
              <w:noProof/>
            </w:rPr>
            <w:tab/>
          </w:r>
          <w:r>
            <w:rPr>
              <w:noProof/>
            </w:rPr>
            <w:fldChar w:fldCharType="begin"/>
          </w:r>
          <w:r>
            <w:rPr>
              <w:noProof/>
            </w:rPr>
            <w:instrText xml:space="preserve"> PAGEREF _Toc260914257 \h </w:instrText>
          </w:r>
          <w:r>
            <w:rPr>
              <w:noProof/>
            </w:rPr>
          </w:r>
          <w:r>
            <w:rPr>
              <w:noProof/>
            </w:rPr>
            <w:fldChar w:fldCharType="separate"/>
          </w:r>
          <w:r>
            <w:rPr>
              <w:noProof/>
            </w:rPr>
            <w:t>47</w:t>
          </w:r>
          <w:r>
            <w:rPr>
              <w:noProof/>
            </w:rPr>
            <w:fldChar w:fldCharType="end"/>
          </w:r>
        </w:p>
        <w:p w14:paraId="2C2AA841" w14:textId="77777777" w:rsidR="00045084" w:rsidRDefault="00045084">
          <w:pPr>
            <w:pStyle w:val="Inhopg3"/>
            <w:tabs>
              <w:tab w:val="left" w:pos="1084"/>
              <w:tab w:val="right" w:leader="dot" w:pos="9056"/>
            </w:tabs>
            <w:rPr>
              <w:rFonts w:asciiTheme="minorHAnsi" w:hAnsiTheme="minorHAnsi"/>
              <w:noProof/>
              <w:lang w:eastAsia="ja-JP"/>
            </w:rPr>
          </w:pPr>
          <w:r w:rsidRPr="00037B47">
            <w:rPr>
              <w:noProof/>
              <w:lang w:val="en-GB"/>
            </w:rPr>
            <w:t>2.2.</w:t>
          </w:r>
          <w:r>
            <w:rPr>
              <w:rFonts w:asciiTheme="minorHAnsi" w:hAnsiTheme="minorHAnsi"/>
              <w:noProof/>
              <w:lang w:eastAsia="ja-JP"/>
            </w:rPr>
            <w:tab/>
          </w:r>
          <w:r w:rsidRPr="00037B47">
            <w:rPr>
              <w:noProof/>
              <w:lang w:val="en-GB"/>
            </w:rPr>
            <w:t>Tag file of a flower</w:t>
          </w:r>
          <w:r>
            <w:rPr>
              <w:noProof/>
            </w:rPr>
            <w:tab/>
          </w:r>
          <w:r>
            <w:rPr>
              <w:noProof/>
            </w:rPr>
            <w:fldChar w:fldCharType="begin"/>
          </w:r>
          <w:r>
            <w:rPr>
              <w:noProof/>
            </w:rPr>
            <w:instrText xml:space="preserve"> PAGEREF _Toc260914258 \h </w:instrText>
          </w:r>
          <w:r>
            <w:rPr>
              <w:noProof/>
            </w:rPr>
          </w:r>
          <w:r>
            <w:rPr>
              <w:noProof/>
            </w:rPr>
            <w:fldChar w:fldCharType="separate"/>
          </w:r>
          <w:r>
            <w:rPr>
              <w:noProof/>
            </w:rPr>
            <w:t>47</w:t>
          </w:r>
          <w:r>
            <w:rPr>
              <w:noProof/>
            </w:rPr>
            <w:fldChar w:fldCharType="end"/>
          </w:r>
        </w:p>
        <w:p w14:paraId="7B8586DF" w14:textId="77777777" w:rsidR="00045084" w:rsidRDefault="00045084">
          <w:pPr>
            <w:pStyle w:val="Inhopg3"/>
            <w:tabs>
              <w:tab w:val="left" w:pos="1084"/>
              <w:tab w:val="right" w:leader="dot" w:pos="9056"/>
            </w:tabs>
            <w:rPr>
              <w:rFonts w:asciiTheme="minorHAnsi" w:hAnsiTheme="minorHAnsi"/>
              <w:noProof/>
              <w:lang w:eastAsia="ja-JP"/>
            </w:rPr>
          </w:pPr>
          <w:r w:rsidRPr="00037B47">
            <w:rPr>
              <w:noProof/>
              <w:lang w:val="en-GB"/>
            </w:rPr>
            <w:t>2.3.</w:t>
          </w:r>
          <w:r>
            <w:rPr>
              <w:rFonts w:asciiTheme="minorHAnsi" w:hAnsiTheme="minorHAnsi"/>
              <w:noProof/>
              <w:lang w:eastAsia="ja-JP"/>
            </w:rPr>
            <w:tab/>
          </w:r>
          <w:r w:rsidRPr="00037B47">
            <w:rPr>
              <w:noProof/>
              <w:lang w:val="en-GB"/>
            </w:rPr>
            <w:t xml:space="preserve">Tag file of an </w:t>
          </w:r>
          <w:r w:rsidRPr="00037B47">
            <w:rPr>
              <w:i/>
              <w:noProof/>
              <w:lang w:val="en-GB"/>
            </w:rPr>
            <w:t>salep</w:t>
          </w:r>
          <w:r w:rsidRPr="00037B47">
            <w:rPr>
              <w:noProof/>
              <w:lang w:val="en-GB"/>
            </w:rPr>
            <w:t xml:space="preserve"> tuber</w:t>
          </w:r>
          <w:r>
            <w:rPr>
              <w:noProof/>
            </w:rPr>
            <w:tab/>
          </w:r>
          <w:r>
            <w:rPr>
              <w:noProof/>
            </w:rPr>
            <w:fldChar w:fldCharType="begin"/>
          </w:r>
          <w:r>
            <w:rPr>
              <w:noProof/>
            </w:rPr>
            <w:instrText xml:space="preserve"> PAGEREF _Toc260914259 \h </w:instrText>
          </w:r>
          <w:r>
            <w:rPr>
              <w:noProof/>
            </w:rPr>
          </w:r>
          <w:r>
            <w:rPr>
              <w:noProof/>
            </w:rPr>
            <w:fldChar w:fldCharType="separate"/>
          </w:r>
          <w:r>
            <w:rPr>
              <w:noProof/>
            </w:rPr>
            <w:t>48</w:t>
          </w:r>
          <w:r>
            <w:rPr>
              <w:noProof/>
            </w:rPr>
            <w:fldChar w:fldCharType="end"/>
          </w:r>
        </w:p>
        <w:p w14:paraId="4C94213B" w14:textId="77777777" w:rsidR="00045084" w:rsidRDefault="00045084">
          <w:pPr>
            <w:pStyle w:val="Inhopg3"/>
            <w:tabs>
              <w:tab w:val="left" w:pos="1084"/>
              <w:tab w:val="right" w:leader="dot" w:pos="9056"/>
            </w:tabs>
            <w:rPr>
              <w:rFonts w:asciiTheme="minorHAnsi" w:hAnsiTheme="minorHAnsi"/>
              <w:noProof/>
              <w:lang w:eastAsia="ja-JP"/>
            </w:rPr>
          </w:pPr>
          <w:r w:rsidRPr="00037B47">
            <w:rPr>
              <w:noProof/>
              <w:lang w:val="en-GB"/>
            </w:rPr>
            <w:t>2.4.</w:t>
          </w:r>
          <w:r>
            <w:rPr>
              <w:rFonts w:asciiTheme="minorHAnsi" w:hAnsiTheme="minorHAnsi"/>
              <w:noProof/>
              <w:lang w:eastAsia="ja-JP"/>
            </w:rPr>
            <w:tab/>
          </w:r>
          <w:r w:rsidRPr="00037B47">
            <w:rPr>
              <w:noProof/>
              <w:lang w:val="en-GB"/>
            </w:rPr>
            <w:t>Tag file of a Look-a-Like tuber</w:t>
          </w:r>
          <w:r>
            <w:rPr>
              <w:noProof/>
            </w:rPr>
            <w:tab/>
          </w:r>
          <w:r>
            <w:rPr>
              <w:noProof/>
            </w:rPr>
            <w:fldChar w:fldCharType="begin"/>
          </w:r>
          <w:r>
            <w:rPr>
              <w:noProof/>
            </w:rPr>
            <w:instrText xml:space="preserve"> PAGEREF _Toc260914260 \h </w:instrText>
          </w:r>
          <w:r>
            <w:rPr>
              <w:noProof/>
            </w:rPr>
          </w:r>
          <w:r>
            <w:rPr>
              <w:noProof/>
            </w:rPr>
            <w:fldChar w:fldCharType="separate"/>
          </w:r>
          <w:r>
            <w:rPr>
              <w:noProof/>
            </w:rPr>
            <w:t>48</w:t>
          </w:r>
          <w:r>
            <w:rPr>
              <w:noProof/>
            </w:rPr>
            <w:fldChar w:fldCharType="end"/>
          </w:r>
        </w:p>
        <w:p w14:paraId="69CBB6F6" w14:textId="77777777" w:rsidR="00045084" w:rsidRDefault="00045084">
          <w:pPr>
            <w:pStyle w:val="Inhopg2"/>
            <w:tabs>
              <w:tab w:val="left" w:pos="647"/>
              <w:tab w:val="right" w:leader="dot" w:pos="9056"/>
            </w:tabs>
            <w:rPr>
              <w:rFonts w:asciiTheme="minorHAnsi" w:hAnsiTheme="minorHAnsi"/>
              <w:smallCaps w:val="0"/>
              <w:noProof/>
              <w:sz w:val="24"/>
              <w:szCs w:val="24"/>
              <w:lang w:eastAsia="ja-JP"/>
            </w:rPr>
          </w:pPr>
          <w:r w:rsidRPr="00037B47">
            <w:rPr>
              <w:noProof/>
              <w:lang w:val="en-GB"/>
            </w:rPr>
            <w:t>3.</w:t>
          </w:r>
          <w:r>
            <w:rPr>
              <w:rFonts w:asciiTheme="minorHAnsi" w:hAnsiTheme="minorHAnsi"/>
              <w:smallCaps w:val="0"/>
              <w:noProof/>
              <w:sz w:val="24"/>
              <w:szCs w:val="24"/>
              <w:lang w:eastAsia="ja-JP"/>
            </w:rPr>
            <w:tab/>
          </w:r>
          <w:r w:rsidRPr="00037B47">
            <w:rPr>
              <w:noProof/>
              <w:lang w:val="en-GB"/>
            </w:rPr>
            <w:t>Codes</w:t>
          </w:r>
          <w:r>
            <w:rPr>
              <w:noProof/>
            </w:rPr>
            <w:tab/>
          </w:r>
          <w:r>
            <w:rPr>
              <w:noProof/>
            </w:rPr>
            <w:fldChar w:fldCharType="begin"/>
          </w:r>
          <w:r>
            <w:rPr>
              <w:noProof/>
            </w:rPr>
            <w:instrText xml:space="preserve"> PAGEREF _Toc260914261 \h </w:instrText>
          </w:r>
          <w:r>
            <w:rPr>
              <w:noProof/>
            </w:rPr>
          </w:r>
          <w:r>
            <w:rPr>
              <w:noProof/>
            </w:rPr>
            <w:fldChar w:fldCharType="separate"/>
          </w:r>
          <w:r>
            <w:rPr>
              <w:noProof/>
            </w:rPr>
            <w:t>49</w:t>
          </w:r>
          <w:r>
            <w:rPr>
              <w:noProof/>
            </w:rPr>
            <w:fldChar w:fldCharType="end"/>
          </w:r>
        </w:p>
        <w:p w14:paraId="4736F61A" w14:textId="77777777" w:rsidR="00045084" w:rsidRDefault="00045084">
          <w:pPr>
            <w:pStyle w:val="Inhopg3"/>
            <w:tabs>
              <w:tab w:val="left" w:pos="1084"/>
              <w:tab w:val="right" w:leader="dot" w:pos="9056"/>
            </w:tabs>
            <w:rPr>
              <w:rFonts w:asciiTheme="minorHAnsi" w:hAnsiTheme="minorHAnsi"/>
              <w:noProof/>
              <w:lang w:eastAsia="ja-JP"/>
            </w:rPr>
          </w:pPr>
          <w:r w:rsidRPr="00037B47">
            <w:rPr>
              <w:noProof/>
              <w:lang w:val="en-GB"/>
            </w:rPr>
            <w:t>3.1.</w:t>
          </w:r>
          <w:r>
            <w:rPr>
              <w:rFonts w:asciiTheme="minorHAnsi" w:hAnsiTheme="minorHAnsi"/>
              <w:noProof/>
              <w:lang w:eastAsia="ja-JP"/>
            </w:rPr>
            <w:tab/>
          </w:r>
          <w:r w:rsidRPr="00037B47">
            <w:rPr>
              <w:noProof/>
              <w:lang w:val="en-GB"/>
            </w:rPr>
            <w:t>Bash</w:t>
          </w:r>
          <w:r>
            <w:rPr>
              <w:noProof/>
            </w:rPr>
            <w:tab/>
          </w:r>
          <w:r>
            <w:rPr>
              <w:noProof/>
            </w:rPr>
            <w:fldChar w:fldCharType="begin"/>
          </w:r>
          <w:r>
            <w:rPr>
              <w:noProof/>
            </w:rPr>
            <w:instrText xml:space="preserve"> PAGEREF _Toc260914262 \h </w:instrText>
          </w:r>
          <w:r>
            <w:rPr>
              <w:noProof/>
            </w:rPr>
          </w:r>
          <w:r>
            <w:rPr>
              <w:noProof/>
            </w:rPr>
            <w:fldChar w:fldCharType="separate"/>
          </w:r>
          <w:r>
            <w:rPr>
              <w:noProof/>
            </w:rPr>
            <w:t>49</w:t>
          </w:r>
          <w:r>
            <w:rPr>
              <w:noProof/>
            </w:rPr>
            <w:fldChar w:fldCharType="end"/>
          </w:r>
        </w:p>
        <w:p w14:paraId="228C0B27" w14:textId="77777777" w:rsidR="00045084" w:rsidRDefault="00045084">
          <w:pPr>
            <w:pStyle w:val="Inhopg4"/>
            <w:tabs>
              <w:tab w:val="left" w:pos="1507"/>
              <w:tab w:val="right" w:leader="dot" w:pos="9056"/>
            </w:tabs>
            <w:rPr>
              <w:rFonts w:asciiTheme="minorHAnsi" w:hAnsiTheme="minorHAnsi"/>
              <w:noProof/>
              <w:lang w:eastAsia="ja-JP"/>
            </w:rPr>
          </w:pPr>
          <w:r w:rsidRPr="00037B47">
            <w:rPr>
              <w:noProof/>
              <w:lang w:val="en-GB"/>
            </w:rPr>
            <w:t>3.1.1.</w:t>
          </w:r>
          <w:r>
            <w:rPr>
              <w:rFonts w:asciiTheme="minorHAnsi" w:hAnsiTheme="minorHAnsi"/>
              <w:noProof/>
              <w:lang w:eastAsia="ja-JP"/>
            </w:rPr>
            <w:tab/>
          </w:r>
          <w:r w:rsidRPr="00037B47">
            <w:rPr>
              <w:noProof/>
              <w:lang w:val="en-GB"/>
            </w:rPr>
            <w:t>training.sh</w:t>
          </w:r>
          <w:r>
            <w:rPr>
              <w:noProof/>
            </w:rPr>
            <w:tab/>
          </w:r>
          <w:r>
            <w:rPr>
              <w:noProof/>
            </w:rPr>
            <w:fldChar w:fldCharType="begin"/>
          </w:r>
          <w:r>
            <w:rPr>
              <w:noProof/>
            </w:rPr>
            <w:instrText xml:space="preserve"> PAGEREF _Toc260914263 \h </w:instrText>
          </w:r>
          <w:r>
            <w:rPr>
              <w:noProof/>
            </w:rPr>
          </w:r>
          <w:r>
            <w:rPr>
              <w:noProof/>
            </w:rPr>
            <w:fldChar w:fldCharType="separate"/>
          </w:r>
          <w:r>
            <w:rPr>
              <w:noProof/>
            </w:rPr>
            <w:t>49</w:t>
          </w:r>
          <w:r>
            <w:rPr>
              <w:noProof/>
            </w:rPr>
            <w:fldChar w:fldCharType="end"/>
          </w:r>
        </w:p>
        <w:p w14:paraId="7194AA7C" w14:textId="77777777" w:rsidR="00045084" w:rsidRDefault="00045084">
          <w:pPr>
            <w:pStyle w:val="Inhopg4"/>
            <w:tabs>
              <w:tab w:val="left" w:pos="1507"/>
              <w:tab w:val="right" w:leader="dot" w:pos="9056"/>
            </w:tabs>
            <w:rPr>
              <w:rFonts w:asciiTheme="minorHAnsi" w:hAnsiTheme="minorHAnsi"/>
              <w:noProof/>
              <w:lang w:eastAsia="ja-JP"/>
            </w:rPr>
          </w:pPr>
          <w:r w:rsidRPr="00037B47">
            <w:rPr>
              <w:noProof/>
              <w:lang w:val="en-GB"/>
            </w:rPr>
            <w:t>3.1.2.</w:t>
          </w:r>
          <w:r>
            <w:rPr>
              <w:rFonts w:asciiTheme="minorHAnsi" w:hAnsiTheme="minorHAnsi"/>
              <w:noProof/>
              <w:lang w:eastAsia="ja-JP"/>
            </w:rPr>
            <w:tab/>
          </w:r>
          <w:r w:rsidRPr="00037B47">
            <w:rPr>
              <w:noProof/>
              <w:lang w:val="en-GB"/>
            </w:rPr>
            <w:t>modify_flower_data.sh</w:t>
          </w:r>
          <w:r>
            <w:rPr>
              <w:noProof/>
            </w:rPr>
            <w:tab/>
          </w:r>
          <w:r>
            <w:rPr>
              <w:noProof/>
            </w:rPr>
            <w:fldChar w:fldCharType="begin"/>
          </w:r>
          <w:r>
            <w:rPr>
              <w:noProof/>
            </w:rPr>
            <w:instrText xml:space="preserve"> PAGEREF _Toc260914264 \h </w:instrText>
          </w:r>
          <w:r>
            <w:rPr>
              <w:noProof/>
            </w:rPr>
          </w:r>
          <w:r>
            <w:rPr>
              <w:noProof/>
            </w:rPr>
            <w:fldChar w:fldCharType="separate"/>
          </w:r>
          <w:r>
            <w:rPr>
              <w:noProof/>
            </w:rPr>
            <w:t>54</w:t>
          </w:r>
          <w:r>
            <w:rPr>
              <w:noProof/>
            </w:rPr>
            <w:fldChar w:fldCharType="end"/>
          </w:r>
        </w:p>
        <w:p w14:paraId="6F5D56A6" w14:textId="77777777" w:rsidR="00045084" w:rsidRDefault="00045084">
          <w:pPr>
            <w:pStyle w:val="Inhopg4"/>
            <w:tabs>
              <w:tab w:val="left" w:pos="1507"/>
              <w:tab w:val="right" w:leader="dot" w:pos="9056"/>
            </w:tabs>
            <w:rPr>
              <w:rFonts w:asciiTheme="minorHAnsi" w:hAnsiTheme="minorHAnsi"/>
              <w:noProof/>
              <w:lang w:eastAsia="ja-JP"/>
            </w:rPr>
          </w:pPr>
          <w:r w:rsidRPr="00037B47">
            <w:rPr>
              <w:noProof/>
              <w:lang w:val="en-GB"/>
            </w:rPr>
            <w:t>3.1.3.</w:t>
          </w:r>
          <w:r>
            <w:rPr>
              <w:rFonts w:asciiTheme="minorHAnsi" w:hAnsiTheme="minorHAnsi"/>
              <w:noProof/>
              <w:lang w:eastAsia="ja-JP"/>
            </w:rPr>
            <w:tab/>
          </w:r>
          <w:r w:rsidRPr="00037B47">
            <w:rPr>
              <w:noProof/>
              <w:lang w:val="en-GB"/>
            </w:rPr>
            <w:t>create_traindata.sh</w:t>
          </w:r>
          <w:r>
            <w:rPr>
              <w:noProof/>
            </w:rPr>
            <w:tab/>
          </w:r>
          <w:r>
            <w:rPr>
              <w:noProof/>
            </w:rPr>
            <w:fldChar w:fldCharType="begin"/>
          </w:r>
          <w:r>
            <w:rPr>
              <w:noProof/>
            </w:rPr>
            <w:instrText xml:space="preserve"> PAGEREF _Toc260914265 \h </w:instrText>
          </w:r>
          <w:r>
            <w:rPr>
              <w:noProof/>
            </w:rPr>
          </w:r>
          <w:r>
            <w:rPr>
              <w:noProof/>
            </w:rPr>
            <w:fldChar w:fldCharType="separate"/>
          </w:r>
          <w:r>
            <w:rPr>
              <w:noProof/>
            </w:rPr>
            <w:t>55</w:t>
          </w:r>
          <w:r>
            <w:rPr>
              <w:noProof/>
            </w:rPr>
            <w:fldChar w:fldCharType="end"/>
          </w:r>
        </w:p>
        <w:p w14:paraId="6AD20507" w14:textId="77777777" w:rsidR="00045084" w:rsidRDefault="00045084">
          <w:pPr>
            <w:pStyle w:val="Inhopg3"/>
            <w:tabs>
              <w:tab w:val="left" w:pos="1084"/>
              <w:tab w:val="right" w:leader="dot" w:pos="9056"/>
            </w:tabs>
            <w:rPr>
              <w:rFonts w:asciiTheme="minorHAnsi" w:hAnsiTheme="minorHAnsi"/>
              <w:noProof/>
              <w:lang w:eastAsia="ja-JP"/>
            </w:rPr>
          </w:pPr>
          <w:r w:rsidRPr="00037B47">
            <w:rPr>
              <w:noProof/>
              <w:lang w:val="en-GB"/>
            </w:rPr>
            <w:t>3.2.</w:t>
          </w:r>
          <w:r>
            <w:rPr>
              <w:rFonts w:asciiTheme="minorHAnsi" w:hAnsiTheme="minorHAnsi"/>
              <w:noProof/>
              <w:lang w:eastAsia="ja-JP"/>
            </w:rPr>
            <w:tab/>
          </w:r>
          <w:r w:rsidRPr="00037B47">
            <w:rPr>
              <w:noProof/>
              <w:lang w:val="en-GB"/>
            </w:rPr>
            <w:t>Css</w:t>
          </w:r>
          <w:r>
            <w:rPr>
              <w:noProof/>
            </w:rPr>
            <w:tab/>
          </w:r>
          <w:r>
            <w:rPr>
              <w:noProof/>
            </w:rPr>
            <w:fldChar w:fldCharType="begin"/>
          </w:r>
          <w:r>
            <w:rPr>
              <w:noProof/>
            </w:rPr>
            <w:instrText xml:space="preserve"> PAGEREF _Toc260914266 \h </w:instrText>
          </w:r>
          <w:r>
            <w:rPr>
              <w:noProof/>
            </w:rPr>
          </w:r>
          <w:r>
            <w:rPr>
              <w:noProof/>
            </w:rPr>
            <w:fldChar w:fldCharType="separate"/>
          </w:r>
          <w:r>
            <w:rPr>
              <w:noProof/>
            </w:rPr>
            <w:t>57</w:t>
          </w:r>
          <w:r>
            <w:rPr>
              <w:noProof/>
            </w:rPr>
            <w:fldChar w:fldCharType="end"/>
          </w:r>
        </w:p>
        <w:p w14:paraId="1617DEF2" w14:textId="77777777" w:rsidR="00045084" w:rsidRDefault="00045084">
          <w:pPr>
            <w:pStyle w:val="Inhopg4"/>
            <w:tabs>
              <w:tab w:val="left" w:pos="1507"/>
              <w:tab w:val="right" w:leader="dot" w:pos="9056"/>
            </w:tabs>
            <w:rPr>
              <w:rFonts w:asciiTheme="minorHAnsi" w:hAnsiTheme="minorHAnsi"/>
              <w:noProof/>
              <w:lang w:eastAsia="ja-JP"/>
            </w:rPr>
          </w:pPr>
          <w:r w:rsidRPr="00037B47">
            <w:rPr>
              <w:noProof/>
              <w:lang w:val="en-GB"/>
            </w:rPr>
            <w:t>3.2.1.</w:t>
          </w:r>
          <w:r>
            <w:rPr>
              <w:rFonts w:asciiTheme="minorHAnsi" w:hAnsiTheme="minorHAnsi"/>
              <w:noProof/>
              <w:lang w:eastAsia="ja-JP"/>
            </w:rPr>
            <w:tab/>
          </w:r>
          <w:r w:rsidRPr="00037B47">
            <w:rPr>
              <w:noProof/>
              <w:lang w:val="en-GB"/>
            </w:rPr>
            <w:t>computer.css</w:t>
          </w:r>
          <w:r>
            <w:rPr>
              <w:noProof/>
            </w:rPr>
            <w:tab/>
          </w:r>
          <w:r>
            <w:rPr>
              <w:noProof/>
            </w:rPr>
            <w:fldChar w:fldCharType="begin"/>
          </w:r>
          <w:r>
            <w:rPr>
              <w:noProof/>
            </w:rPr>
            <w:instrText xml:space="preserve"> PAGEREF _Toc260914267 \h </w:instrText>
          </w:r>
          <w:r>
            <w:rPr>
              <w:noProof/>
            </w:rPr>
          </w:r>
          <w:r>
            <w:rPr>
              <w:noProof/>
            </w:rPr>
            <w:fldChar w:fldCharType="separate"/>
          </w:r>
          <w:r>
            <w:rPr>
              <w:noProof/>
            </w:rPr>
            <w:t>57</w:t>
          </w:r>
          <w:r>
            <w:rPr>
              <w:noProof/>
            </w:rPr>
            <w:fldChar w:fldCharType="end"/>
          </w:r>
        </w:p>
        <w:p w14:paraId="2CD0B811" w14:textId="77777777" w:rsidR="00045084" w:rsidRDefault="00045084">
          <w:pPr>
            <w:pStyle w:val="Inhopg4"/>
            <w:tabs>
              <w:tab w:val="left" w:pos="1507"/>
              <w:tab w:val="right" w:leader="dot" w:pos="9056"/>
            </w:tabs>
            <w:rPr>
              <w:rFonts w:asciiTheme="minorHAnsi" w:hAnsiTheme="minorHAnsi"/>
              <w:noProof/>
              <w:lang w:eastAsia="ja-JP"/>
            </w:rPr>
          </w:pPr>
          <w:r w:rsidRPr="00037B47">
            <w:rPr>
              <w:noProof/>
              <w:lang w:val="en-GB"/>
            </w:rPr>
            <w:t>3.2.2.</w:t>
          </w:r>
          <w:r>
            <w:rPr>
              <w:rFonts w:asciiTheme="minorHAnsi" w:hAnsiTheme="minorHAnsi"/>
              <w:noProof/>
              <w:lang w:eastAsia="ja-JP"/>
            </w:rPr>
            <w:tab/>
          </w:r>
          <w:r w:rsidRPr="00037B47">
            <w:rPr>
              <w:noProof/>
              <w:lang w:val="en-GB"/>
            </w:rPr>
            <w:t>mobile.css</w:t>
          </w:r>
          <w:r>
            <w:rPr>
              <w:noProof/>
            </w:rPr>
            <w:tab/>
          </w:r>
          <w:r>
            <w:rPr>
              <w:noProof/>
            </w:rPr>
            <w:fldChar w:fldCharType="begin"/>
          </w:r>
          <w:r>
            <w:rPr>
              <w:noProof/>
            </w:rPr>
            <w:instrText xml:space="preserve"> PAGEREF _Toc260914268 \h </w:instrText>
          </w:r>
          <w:r>
            <w:rPr>
              <w:noProof/>
            </w:rPr>
          </w:r>
          <w:r>
            <w:rPr>
              <w:noProof/>
            </w:rPr>
            <w:fldChar w:fldCharType="separate"/>
          </w:r>
          <w:r>
            <w:rPr>
              <w:noProof/>
            </w:rPr>
            <w:t>60</w:t>
          </w:r>
          <w:r>
            <w:rPr>
              <w:noProof/>
            </w:rPr>
            <w:fldChar w:fldCharType="end"/>
          </w:r>
        </w:p>
        <w:p w14:paraId="5E3228F5" w14:textId="77777777" w:rsidR="00045084" w:rsidRDefault="00045084">
          <w:pPr>
            <w:pStyle w:val="Inhopg3"/>
            <w:tabs>
              <w:tab w:val="left" w:pos="1084"/>
              <w:tab w:val="right" w:leader="dot" w:pos="9056"/>
            </w:tabs>
            <w:rPr>
              <w:rFonts w:asciiTheme="minorHAnsi" w:hAnsiTheme="minorHAnsi"/>
              <w:noProof/>
              <w:lang w:eastAsia="ja-JP"/>
            </w:rPr>
          </w:pPr>
          <w:r w:rsidRPr="00037B47">
            <w:rPr>
              <w:noProof/>
              <w:lang w:val="en-GB"/>
            </w:rPr>
            <w:t>3.3.</w:t>
          </w:r>
          <w:r>
            <w:rPr>
              <w:rFonts w:asciiTheme="minorHAnsi" w:hAnsiTheme="minorHAnsi"/>
              <w:noProof/>
              <w:lang w:eastAsia="ja-JP"/>
            </w:rPr>
            <w:tab/>
          </w:r>
          <w:r w:rsidRPr="00037B47">
            <w:rPr>
              <w:noProof/>
              <w:lang w:val="en-GB"/>
            </w:rPr>
            <w:t>Html</w:t>
          </w:r>
          <w:r>
            <w:rPr>
              <w:noProof/>
            </w:rPr>
            <w:tab/>
          </w:r>
          <w:r>
            <w:rPr>
              <w:noProof/>
            </w:rPr>
            <w:fldChar w:fldCharType="begin"/>
          </w:r>
          <w:r>
            <w:rPr>
              <w:noProof/>
            </w:rPr>
            <w:instrText xml:space="preserve"> PAGEREF _Toc260914269 \h </w:instrText>
          </w:r>
          <w:r>
            <w:rPr>
              <w:noProof/>
            </w:rPr>
          </w:r>
          <w:r>
            <w:rPr>
              <w:noProof/>
            </w:rPr>
            <w:fldChar w:fldCharType="separate"/>
          </w:r>
          <w:r>
            <w:rPr>
              <w:noProof/>
            </w:rPr>
            <w:t>62</w:t>
          </w:r>
          <w:r>
            <w:rPr>
              <w:noProof/>
            </w:rPr>
            <w:fldChar w:fldCharType="end"/>
          </w:r>
        </w:p>
        <w:p w14:paraId="455A3577" w14:textId="77777777" w:rsidR="00045084" w:rsidRDefault="00045084">
          <w:pPr>
            <w:pStyle w:val="Inhopg4"/>
            <w:tabs>
              <w:tab w:val="left" w:pos="1507"/>
              <w:tab w:val="right" w:leader="dot" w:pos="9056"/>
            </w:tabs>
            <w:rPr>
              <w:rFonts w:asciiTheme="minorHAnsi" w:hAnsiTheme="minorHAnsi"/>
              <w:noProof/>
              <w:lang w:eastAsia="ja-JP"/>
            </w:rPr>
          </w:pPr>
          <w:r w:rsidRPr="00037B47">
            <w:rPr>
              <w:noProof/>
              <w:lang w:val="en-GB"/>
            </w:rPr>
            <w:t>3.3.1.</w:t>
          </w:r>
          <w:r>
            <w:rPr>
              <w:rFonts w:asciiTheme="minorHAnsi" w:hAnsiTheme="minorHAnsi"/>
              <w:noProof/>
              <w:lang w:eastAsia="ja-JP"/>
            </w:rPr>
            <w:tab/>
          </w:r>
          <w:r w:rsidRPr="00037B47">
            <w:rPr>
              <w:noProof/>
              <w:lang w:val="en-GB"/>
            </w:rPr>
            <w:t>computer_invalid_login.html</w:t>
          </w:r>
          <w:r>
            <w:rPr>
              <w:noProof/>
            </w:rPr>
            <w:tab/>
          </w:r>
          <w:r>
            <w:rPr>
              <w:noProof/>
            </w:rPr>
            <w:fldChar w:fldCharType="begin"/>
          </w:r>
          <w:r>
            <w:rPr>
              <w:noProof/>
            </w:rPr>
            <w:instrText xml:space="preserve"> PAGEREF _Toc260914270 \h </w:instrText>
          </w:r>
          <w:r>
            <w:rPr>
              <w:noProof/>
            </w:rPr>
          </w:r>
          <w:r>
            <w:rPr>
              <w:noProof/>
            </w:rPr>
            <w:fldChar w:fldCharType="separate"/>
          </w:r>
          <w:r>
            <w:rPr>
              <w:noProof/>
            </w:rPr>
            <w:t>62</w:t>
          </w:r>
          <w:r>
            <w:rPr>
              <w:noProof/>
            </w:rPr>
            <w:fldChar w:fldCharType="end"/>
          </w:r>
        </w:p>
        <w:p w14:paraId="30C1F6BD" w14:textId="77777777" w:rsidR="00045084" w:rsidRDefault="00045084">
          <w:pPr>
            <w:pStyle w:val="Inhopg4"/>
            <w:tabs>
              <w:tab w:val="left" w:pos="1507"/>
              <w:tab w:val="right" w:leader="dot" w:pos="9056"/>
            </w:tabs>
            <w:rPr>
              <w:rFonts w:asciiTheme="minorHAnsi" w:hAnsiTheme="minorHAnsi"/>
              <w:noProof/>
              <w:lang w:eastAsia="ja-JP"/>
            </w:rPr>
          </w:pPr>
          <w:r w:rsidRPr="00037B47">
            <w:rPr>
              <w:noProof/>
              <w:lang w:val="en-GB"/>
            </w:rPr>
            <w:t>3.3.2.</w:t>
          </w:r>
          <w:r>
            <w:rPr>
              <w:rFonts w:asciiTheme="minorHAnsi" w:hAnsiTheme="minorHAnsi"/>
              <w:noProof/>
              <w:lang w:eastAsia="ja-JP"/>
            </w:rPr>
            <w:tab/>
          </w:r>
          <w:r w:rsidRPr="00037B47">
            <w:rPr>
              <w:noProof/>
              <w:lang w:val="en-GB"/>
            </w:rPr>
            <w:t>computer_login.html</w:t>
          </w:r>
          <w:r>
            <w:rPr>
              <w:noProof/>
            </w:rPr>
            <w:tab/>
          </w:r>
          <w:r>
            <w:rPr>
              <w:noProof/>
            </w:rPr>
            <w:fldChar w:fldCharType="begin"/>
          </w:r>
          <w:r>
            <w:rPr>
              <w:noProof/>
            </w:rPr>
            <w:instrText xml:space="preserve"> PAGEREF _Toc260914271 \h </w:instrText>
          </w:r>
          <w:r>
            <w:rPr>
              <w:noProof/>
            </w:rPr>
          </w:r>
          <w:r>
            <w:rPr>
              <w:noProof/>
            </w:rPr>
            <w:fldChar w:fldCharType="separate"/>
          </w:r>
          <w:r>
            <w:rPr>
              <w:noProof/>
            </w:rPr>
            <w:t>63</w:t>
          </w:r>
          <w:r>
            <w:rPr>
              <w:noProof/>
            </w:rPr>
            <w:fldChar w:fldCharType="end"/>
          </w:r>
        </w:p>
        <w:p w14:paraId="1C2388B4" w14:textId="77777777" w:rsidR="00045084" w:rsidRDefault="00045084">
          <w:pPr>
            <w:pStyle w:val="Inhopg4"/>
            <w:tabs>
              <w:tab w:val="left" w:pos="1507"/>
              <w:tab w:val="right" w:leader="dot" w:pos="9056"/>
            </w:tabs>
            <w:rPr>
              <w:rFonts w:asciiTheme="minorHAnsi" w:hAnsiTheme="minorHAnsi"/>
              <w:noProof/>
              <w:lang w:eastAsia="ja-JP"/>
            </w:rPr>
          </w:pPr>
          <w:r w:rsidRPr="00037B47">
            <w:rPr>
              <w:noProof/>
              <w:lang w:val="en-GB"/>
            </w:rPr>
            <w:t>3.3.3.</w:t>
          </w:r>
          <w:r>
            <w:rPr>
              <w:rFonts w:asciiTheme="minorHAnsi" w:hAnsiTheme="minorHAnsi"/>
              <w:noProof/>
              <w:lang w:eastAsia="ja-JP"/>
            </w:rPr>
            <w:tab/>
          </w:r>
          <w:r w:rsidRPr="00037B47">
            <w:rPr>
              <w:noProof/>
              <w:lang w:val="en-GB"/>
            </w:rPr>
            <w:t>computer_remove.html</w:t>
          </w:r>
          <w:r>
            <w:rPr>
              <w:noProof/>
            </w:rPr>
            <w:tab/>
          </w:r>
          <w:r>
            <w:rPr>
              <w:noProof/>
            </w:rPr>
            <w:fldChar w:fldCharType="begin"/>
          </w:r>
          <w:r>
            <w:rPr>
              <w:noProof/>
            </w:rPr>
            <w:instrText xml:space="preserve"> PAGEREF _Toc260914272 \h </w:instrText>
          </w:r>
          <w:r>
            <w:rPr>
              <w:noProof/>
            </w:rPr>
          </w:r>
          <w:r>
            <w:rPr>
              <w:noProof/>
            </w:rPr>
            <w:fldChar w:fldCharType="separate"/>
          </w:r>
          <w:r>
            <w:rPr>
              <w:noProof/>
            </w:rPr>
            <w:t>64</w:t>
          </w:r>
          <w:r>
            <w:rPr>
              <w:noProof/>
            </w:rPr>
            <w:fldChar w:fldCharType="end"/>
          </w:r>
        </w:p>
        <w:p w14:paraId="1A402547" w14:textId="77777777" w:rsidR="00045084" w:rsidRDefault="00045084">
          <w:pPr>
            <w:pStyle w:val="Inhopg4"/>
            <w:tabs>
              <w:tab w:val="left" w:pos="1507"/>
              <w:tab w:val="right" w:leader="dot" w:pos="9056"/>
            </w:tabs>
            <w:rPr>
              <w:rFonts w:asciiTheme="minorHAnsi" w:hAnsiTheme="minorHAnsi"/>
              <w:noProof/>
              <w:lang w:eastAsia="ja-JP"/>
            </w:rPr>
          </w:pPr>
          <w:r w:rsidRPr="00037B47">
            <w:rPr>
              <w:noProof/>
              <w:lang w:val="en-GB"/>
            </w:rPr>
            <w:t>3.3.4.</w:t>
          </w:r>
          <w:r>
            <w:rPr>
              <w:rFonts w:asciiTheme="minorHAnsi" w:hAnsiTheme="minorHAnsi"/>
              <w:noProof/>
              <w:lang w:eastAsia="ja-JP"/>
            </w:rPr>
            <w:tab/>
          </w:r>
          <w:r w:rsidRPr="00037B47">
            <w:rPr>
              <w:noProof/>
              <w:lang w:val="en-GB"/>
            </w:rPr>
            <w:t>computer_result.html</w:t>
          </w:r>
          <w:r>
            <w:rPr>
              <w:noProof/>
            </w:rPr>
            <w:tab/>
          </w:r>
          <w:r>
            <w:rPr>
              <w:noProof/>
            </w:rPr>
            <w:fldChar w:fldCharType="begin"/>
          </w:r>
          <w:r>
            <w:rPr>
              <w:noProof/>
            </w:rPr>
            <w:instrText xml:space="preserve"> PAGEREF _Toc260914273 \h </w:instrText>
          </w:r>
          <w:r>
            <w:rPr>
              <w:noProof/>
            </w:rPr>
          </w:r>
          <w:r>
            <w:rPr>
              <w:noProof/>
            </w:rPr>
            <w:fldChar w:fldCharType="separate"/>
          </w:r>
          <w:r>
            <w:rPr>
              <w:noProof/>
            </w:rPr>
            <w:t>65</w:t>
          </w:r>
          <w:r>
            <w:rPr>
              <w:noProof/>
            </w:rPr>
            <w:fldChar w:fldCharType="end"/>
          </w:r>
        </w:p>
        <w:p w14:paraId="29E2DE00" w14:textId="77777777" w:rsidR="00045084" w:rsidRDefault="00045084">
          <w:pPr>
            <w:pStyle w:val="Inhopg4"/>
            <w:tabs>
              <w:tab w:val="left" w:pos="1507"/>
              <w:tab w:val="right" w:leader="dot" w:pos="9056"/>
            </w:tabs>
            <w:rPr>
              <w:rFonts w:asciiTheme="minorHAnsi" w:hAnsiTheme="minorHAnsi"/>
              <w:noProof/>
              <w:lang w:eastAsia="ja-JP"/>
            </w:rPr>
          </w:pPr>
          <w:r w:rsidRPr="00037B47">
            <w:rPr>
              <w:noProof/>
              <w:lang w:val="en-GB"/>
            </w:rPr>
            <w:t>3.3.5.</w:t>
          </w:r>
          <w:r>
            <w:rPr>
              <w:rFonts w:asciiTheme="minorHAnsi" w:hAnsiTheme="minorHAnsi"/>
              <w:noProof/>
              <w:lang w:eastAsia="ja-JP"/>
            </w:rPr>
            <w:tab/>
          </w:r>
          <w:r w:rsidRPr="00037B47">
            <w:rPr>
              <w:noProof/>
              <w:lang w:val="en-GB"/>
            </w:rPr>
            <w:t>computer_sorry.html</w:t>
          </w:r>
          <w:r>
            <w:rPr>
              <w:noProof/>
            </w:rPr>
            <w:tab/>
          </w:r>
          <w:r>
            <w:rPr>
              <w:noProof/>
            </w:rPr>
            <w:fldChar w:fldCharType="begin"/>
          </w:r>
          <w:r>
            <w:rPr>
              <w:noProof/>
            </w:rPr>
            <w:instrText xml:space="preserve"> PAGEREF _Toc260914274 \h </w:instrText>
          </w:r>
          <w:r>
            <w:rPr>
              <w:noProof/>
            </w:rPr>
          </w:r>
          <w:r>
            <w:rPr>
              <w:noProof/>
            </w:rPr>
            <w:fldChar w:fldCharType="separate"/>
          </w:r>
          <w:r>
            <w:rPr>
              <w:noProof/>
            </w:rPr>
            <w:t>66</w:t>
          </w:r>
          <w:r>
            <w:rPr>
              <w:noProof/>
            </w:rPr>
            <w:fldChar w:fldCharType="end"/>
          </w:r>
        </w:p>
        <w:p w14:paraId="7F6B6B3B" w14:textId="77777777" w:rsidR="00045084" w:rsidRDefault="00045084">
          <w:pPr>
            <w:pStyle w:val="Inhopg4"/>
            <w:tabs>
              <w:tab w:val="left" w:pos="1507"/>
              <w:tab w:val="right" w:leader="dot" w:pos="9056"/>
            </w:tabs>
            <w:rPr>
              <w:rFonts w:asciiTheme="minorHAnsi" w:hAnsiTheme="minorHAnsi"/>
              <w:noProof/>
              <w:lang w:eastAsia="ja-JP"/>
            </w:rPr>
          </w:pPr>
          <w:r w:rsidRPr="00037B47">
            <w:rPr>
              <w:noProof/>
              <w:lang w:val="en-GB"/>
            </w:rPr>
            <w:t>3.3.6.</w:t>
          </w:r>
          <w:r>
            <w:rPr>
              <w:rFonts w:asciiTheme="minorHAnsi" w:hAnsiTheme="minorHAnsi"/>
              <w:noProof/>
              <w:lang w:eastAsia="ja-JP"/>
            </w:rPr>
            <w:tab/>
          </w:r>
          <w:r w:rsidRPr="00037B47">
            <w:rPr>
              <w:noProof/>
              <w:lang w:val="en-GB"/>
            </w:rPr>
            <w:t>computer_upload_succes.html</w:t>
          </w:r>
          <w:r>
            <w:rPr>
              <w:noProof/>
            </w:rPr>
            <w:tab/>
          </w:r>
          <w:r>
            <w:rPr>
              <w:noProof/>
            </w:rPr>
            <w:fldChar w:fldCharType="begin"/>
          </w:r>
          <w:r>
            <w:rPr>
              <w:noProof/>
            </w:rPr>
            <w:instrText xml:space="preserve"> PAGEREF _Toc260914275 \h </w:instrText>
          </w:r>
          <w:r>
            <w:rPr>
              <w:noProof/>
            </w:rPr>
          </w:r>
          <w:r>
            <w:rPr>
              <w:noProof/>
            </w:rPr>
            <w:fldChar w:fldCharType="separate"/>
          </w:r>
          <w:r>
            <w:rPr>
              <w:noProof/>
            </w:rPr>
            <w:t>67</w:t>
          </w:r>
          <w:r>
            <w:rPr>
              <w:noProof/>
            </w:rPr>
            <w:fldChar w:fldCharType="end"/>
          </w:r>
        </w:p>
        <w:p w14:paraId="56FDB057" w14:textId="77777777" w:rsidR="00045084" w:rsidRDefault="00045084">
          <w:pPr>
            <w:pStyle w:val="Inhopg4"/>
            <w:tabs>
              <w:tab w:val="left" w:pos="1507"/>
              <w:tab w:val="right" w:leader="dot" w:pos="9056"/>
            </w:tabs>
            <w:rPr>
              <w:rFonts w:asciiTheme="minorHAnsi" w:hAnsiTheme="minorHAnsi"/>
              <w:noProof/>
              <w:lang w:eastAsia="ja-JP"/>
            </w:rPr>
          </w:pPr>
          <w:r w:rsidRPr="00037B47">
            <w:rPr>
              <w:noProof/>
              <w:lang w:val="en-GB"/>
            </w:rPr>
            <w:t>3.3.7.</w:t>
          </w:r>
          <w:r>
            <w:rPr>
              <w:rFonts w:asciiTheme="minorHAnsi" w:hAnsiTheme="minorHAnsi"/>
              <w:noProof/>
              <w:lang w:eastAsia="ja-JP"/>
            </w:rPr>
            <w:tab/>
          </w:r>
          <w:r w:rsidRPr="00037B47">
            <w:rPr>
              <w:noProof/>
              <w:lang w:val="en-GB"/>
            </w:rPr>
            <w:t>computer_upload.html</w:t>
          </w:r>
          <w:r>
            <w:rPr>
              <w:noProof/>
            </w:rPr>
            <w:tab/>
          </w:r>
          <w:r>
            <w:rPr>
              <w:noProof/>
            </w:rPr>
            <w:fldChar w:fldCharType="begin"/>
          </w:r>
          <w:r>
            <w:rPr>
              <w:noProof/>
            </w:rPr>
            <w:instrText xml:space="preserve"> PAGEREF _Toc260914276 \h </w:instrText>
          </w:r>
          <w:r>
            <w:rPr>
              <w:noProof/>
            </w:rPr>
          </w:r>
          <w:r>
            <w:rPr>
              <w:noProof/>
            </w:rPr>
            <w:fldChar w:fldCharType="separate"/>
          </w:r>
          <w:r>
            <w:rPr>
              <w:noProof/>
            </w:rPr>
            <w:t>68</w:t>
          </w:r>
          <w:r>
            <w:rPr>
              <w:noProof/>
            </w:rPr>
            <w:fldChar w:fldCharType="end"/>
          </w:r>
        </w:p>
        <w:p w14:paraId="5D62E7D3" w14:textId="77777777" w:rsidR="00045084" w:rsidRDefault="00045084">
          <w:pPr>
            <w:pStyle w:val="Inhopg4"/>
            <w:tabs>
              <w:tab w:val="left" w:pos="1507"/>
              <w:tab w:val="right" w:leader="dot" w:pos="9056"/>
            </w:tabs>
            <w:rPr>
              <w:rFonts w:asciiTheme="minorHAnsi" w:hAnsiTheme="minorHAnsi"/>
              <w:noProof/>
              <w:lang w:eastAsia="ja-JP"/>
            </w:rPr>
          </w:pPr>
          <w:r w:rsidRPr="00037B47">
            <w:rPr>
              <w:noProof/>
              <w:lang w:val="en-GB"/>
            </w:rPr>
            <w:t>3.3.8.</w:t>
          </w:r>
          <w:r>
            <w:rPr>
              <w:rFonts w:asciiTheme="minorHAnsi" w:hAnsiTheme="minorHAnsi"/>
              <w:noProof/>
              <w:lang w:eastAsia="ja-JP"/>
            </w:rPr>
            <w:tab/>
          </w:r>
          <w:r w:rsidRPr="00037B47">
            <w:rPr>
              <w:noProof/>
              <w:lang w:val="en-GB"/>
            </w:rPr>
            <w:t>computer_welcome.html</w:t>
          </w:r>
          <w:r>
            <w:rPr>
              <w:noProof/>
            </w:rPr>
            <w:tab/>
          </w:r>
          <w:r>
            <w:rPr>
              <w:noProof/>
            </w:rPr>
            <w:fldChar w:fldCharType="begin"/>
          </w:r>
          <w:r>
            <w:rPr>
              <w:noProof/>
            </w:rPr>
            <w:instrText xml:space="preserve"> PAGEREF _Toc260914277 \h </w:instrText>
          </w:r>
          <w:r>
            <w:rPr>
              <w:noProof/>
            </w:rPr>
          </w:r>
          <w:r>
            <w:rPr>
              <w:noProof/>
            </w:rPr>
            <w:fldChar w:fldCharType="separate"/>
          </w:r>
          <w:r>
            <w:rPr>
              <w:noProof/>
            </w:rPr>
            <w:t>69</w:t>
          </w:r>
          <w:r>
            <w:rPr>
              <w:noProof/>
            </w:rPr>
            <w:fldChar w:fldCharType="end"/>
          </w:r>
        </w:p>
        <w:p w14:paraId="36646AE9" w14:textId="77777777" w:rsidR="00045084" w:rsidRDefault="00045084">
          <w:pPr>
            <w:pStyle w:val="Inhopg4"/>
            <w:tabs>
              <w:tab w:val="left" w:pos="1507"/>
              <w:tab w:val="right" w:leader="dot" w:pos="9056"/>
            </w:tabs>
            <w:rPr>
              <w:rFonts w:asciiTheme="minorHAnsi" w:hAnsiTheme="minorHAnsi"/>
              <w:noProof/>
              <w:lang w:eastAsia="ja-JP"/>
            </w:rPr>
          </w:pPr>
          <w:r w:rsidRPr="00037B47">
            <w:rPr>
              <w:noProof/>
              <w:lang w:val="en-GB"/>
            </w:rPr>
            <w:t>3.3.9.</w:t>
          </w:r>
          <w:r>
            <w:rPr>
              <w:rFonts w:asciiTheme="minorHAnsi" w:hAnsiTheme="minorHAnsi"/>
              <w:noProof/>
              <w:lang w:eastAsia="ja-JP"/>
            </w:rPr>
            <w:tab/>
          </w:r>
          <w:r w:rsidRPr="00037B47">
            <w:rPr>
              <w:noProof/>
              <w:lang w:val="en-GB"/>
            </w:rPr>
            <w:t>computer.html</w:t>
          </w:r>
          <w:r>
            <w:rPr>
              <w:noProof/>
            </w:rPr>
            <w:tab/>
          </w:r>
          <w:r>
            <w:rPr>
              <w:noProof/>
            </w:rPr>
            <w:fldChar w:fldCharType="begin"/>
          </w:r>
          <w:r>
            <w:rPr>
              <w:noProof/>
            </w:rPr>
            <w:instrText xml:space="preserve"> PAGEREF _Toc260914278 \h </w:instrText>
          </w:r>
          <w:r>
            <w:rPr>
              <w:noProof/>
            </w:rPr>
          </w:r>
          <w:r>
            <w:rPr>
              <w:noProof/>
            </w:rPr>
            <w:fldChar w:fldCharType="separate"/>
          </w:r>
          <w:r>
            <w:rPr>
              <w:noProof/>
            </w:rPr>
            <w:t>70</w:t>
          </w:r>
          <w:r>
            <w:rPr>
              <w:noProof/>
            </w:rPr>
            <w:fldChar w:fldCharType="end"/>
          </w:r>
        </w:p>
        <w:p w14:paraId="45663DA4" w14:textId="77777777" w:rsidR="00045084" w:rsidRDefault="00045084">
          <w:pPr>
            <w:pStyle w:val="Inhopg4"/>
            <w:tabs>
              <w:tab w:val="left" w:pos="1628"/>
              <w:tab w:val="right" w:leader="dot" w:pos="9056"/>
            </w:tabs>
            <w:rPr>
              <w:rFonts w:asciiTheme="minorHAnsi" w:hAnsiTheme="minorHAnsi"/>
              <w:noProof/>
              <w:lang w:eastAsia="ja-JP"/>
            </w:rPr>
          </w:pPr>
          <w:r w:rsidRPr="00037B47">
            <w:rPr>
              <w:noProof/>
              <w:lang w:val="en-GB"/>
            </w:rPr>
            <w:t>3.3.10.</w:t>
          </w:r>
          <w:r>
            <w:rPr>
              <w:rFonts w:asciiTheme="minorHAnsi" w:hAnsiTheme="minorHAnsi"/>
              <w:noProof/>
              <w:lang w:eastAsia="ja-JP"/>
            </w:rPr>
            <w:tab/>
          </w:r>
          <w:r w:rsidRPr="00037B47">
            <w:rPr>
              <w:noProof/>
              <w:lang w:val="en-GB"/>
            </w:rPr>
            <w:t>mobile_invalid_login.html</w:t>
          </w:r>
          <w:r>
            <w:rPr>
              <w:noProof/>
            </w:rPr>
            <w:tab/>
          </w:r>
          <w:r>
            <w:rPr>
              <w:noProof/>
            </w:rPr>
            <w:fldChar w:fldCharType="begin"/>
          </w:r>
          <w:r>
            <w:rPr>
              <w:noProof/>
            </w:rPr>
            <w:instrText xml:space="preserve"> PAGEREF _Toc260914279 \h </w:instrText>
          </w:r>
          <w:r>
            <w:rPr>
              <w:noProof/>
            </w:rPr>
          </w:r>
          <w:r>
            <w:rPr>
              <w:noProof/>
            </w:rPr>
            <w:fldChar w:fldCharType="separate"/>
          </w:r>
          <w:r>
            <w:rPr>
              <w:noProof/>
            </w:rPr>
            <w:t>72</w:t>
          </w:r>
          <w:r>
            <w:rPr>
              <w:noProof/>
            </w:rPr>
            <w:fldChar w:fldCharType="end"/>
          </w:r>
        </w:p>
        <w:p w14:paraId="7E57A3FA" w14:textId="77777777" w:rsidR="00045084" w:rsidRDefault="00045084">
          <w:pPr>
            <w:pStyle w:val="Inhopg4"/>
            <w:tabs>
              <w:tab w:val="left" w:pos="1628"/>
              <w:tab w:val="right" w:leader="dot" w:pos="9056"/>
            </w:tabs>
            <w:rPr>
              <w:rFonts w:asciiTheme="minorHAnsi" w:hAnsiTheme="minorHAnsi"/>
              <w:noProof/>
              <w:lang w:eastAsia="ja-JP"/>
            </w:rPr>
          </w:pPr>
          <w:r w:rsidRPr="00037B47">
            <w:rPr>
              <w:noProof/>
              <w:lang w:val="en-GB"/>
            </w:rPr>
            <w:t>3.3.11.</w:t>
          </w:r>
          <w:r>
            <w:rPr>
              <w:rFonts w:asciiTheme="minorHAnsi" w:hAnsiTheme="minorHAnsi"/>
              <w:noProof/>
              <w:lang w:eastAsia="ja-JP"/>
            </w:rPr>
            <w:tab/>
          </w:r>
          <w:r w:rsidRPr="00037B47">
            <w:rPr>
              <w:noProof/>
              <w:lang w:val="en-GB"/>
            </w:rPr>
            <w:t>mobile_login.html</w:t>
          </w:r>
          <w:r>
            <w:rPr>
              <w:noProof/>
            </w:rPr>
            <w:tab/>
          </w:r>
          <w:r>
            <w:rPr>
              <w:noProof/>
            </w:rPr>
            <w:fldChar w:fldCharType="begin"/>
          </w:r>
          <w:r>
            <w:rPr>
              <w:noProof/>
            </w:rPr>
            <w:instrText xml:space="preserve"> PAGEREF _Toc260914280 \h </w:instrText>
          </w:r>
          <w:r>
            <w:rPr>
              <w:noProof/>
            </w:rPr>
          </w:r>
          <w:r>
            <w:rPr>
              <w:noProof/>
            </w:rPr>
            <w:fldChar w:fldCharType="separate"/>
          </w:r>
          <w:r>
            <w:rPr>
              <w:noProof/>
            </w:rPr>
            <w:t>73</w:t>
          </w:r>
          <w:r>
            <w:rPr>
              <w:noProof/>
            </w:rPr>
            <w:fldChar w:fldCharType="end"/>
          </w:r>
        </w:p>
        <w:p w14:paraId="033AA124" w14:textId="77777777" w:rsidR="00045084" w:rsidRDefault="00045084">
          <w:pPr>
            <w:pStyle w:val="Inhopg4"/>
            <w:tabs>
              <w:tab w:val="left" w:pos="1628"/>
              <w:tab w:val="right" w:leader="dot" w:pos="9056"/>
            </w:tabs>
            <w:rPr>
              <w:rFonts w:asciiTheme="minorHAnsi" w:hAnsiTheme="minorHAnsi"/>
              <w:noProof/>
              <w:lang w:eastAsia="ja-JP"/>
            </w:rPr>
          </w:pPr>
          <w:r w:rsidRPr="00037B47">
            <w:rPr>
              <w:noProof/>
              <w:lang w:val="en-GB"/>
            </w:rPr>
            <w:t>3.3.12.</w:t>
          </w:r>
          <w:r>
            <w:rPr>
              <w:rFonts w:asciiTheme="minorHAnsi" w:hAnsiTheme="minorHAnsi"/>
              <w:noProof/>
              <w:lang w:eastAsia="ja-JP"/>
            </w:rPr>
            <w:tab/>
          </w:r>
          <w:r w:rsidRPr="00037B47">
            <w:rPr>
              <w:noProof/>
              <w:lang w:val="en-GB"/>
            </w:rPr>
            <w:t>mobile_remove.html</w:t>
          </w:r>
          <w:r>
            <w:rPr>
              <w:noProof/>
            </w:rPr>
            <w:tab/>
          </w:r>
          <w:r>
            <w:rPr>
              <w:noProof/>
            </w:rPr>
            <w:fldChar w:fldCharType="begin"/>
          </w:r>
          <w:r>
            <w:rPr>
              <w:noProof/>
            </w:rPr>
            <w:instrText xml:space="preserve"> PAGEREF _Toc260914281 \h </w:instrText>
          </w:r>
          <w:r>
            <w:rPr>
              <w:noProof/>
            </w:rPr>
          </w:r>
          <w:r>
            <w:rPr>
              <w:noProof/>
            </w:rPr>
            <w:fldChar w:fldCharType="separate"/>
          </w:r>
          <w:r>
            <w:rPr>
              <w:noProof/>
            </w:rPr>
            <w:t>74</w:t>
          </w:r>
          <w:r>
            <w:rPr>
              <w:noProof/>
            </w:rPr>
            <w:fldChar w:fldCharType="end"/>
          </w:r>
        </w:p>
        <w:p w14:paraId="7B44842B" w14:textId="77777777" w:rsidR="00045084" w:rsidRDefault="00045084">
          <w:pPr>
            <w:pStyle w:val="Inhopg4"/>
            <w:tabs>
              <w:tab w:val="left" w:pos="1628"/>
              <w:tab w:val="right" w:leader="dot" w:pos="9056"/>
            </w:tabs>
            <w:rPr>
              <w:rFonts w:asciiTheme="minorHAnsi" w:hAnsiTheme="minorHAnsi"/>
              <w:noProof/>
              <w:lang w:eastAsia="ja-JP"/>
            </w:rPr>
          </w:pPr>
          <w:r w:rsidRPr="00037B47">
            <w:rPr>
              <w:noProof/>
              <w:lang w:val="en-GB"/>
            </w:rPr>
            <w:t>3.3.13.</w:t>
          </w:r>
          <w:r>
            <w:rPr>
              <w:rFonts w:asciiTheme="minorHAnsi" w:hAnsiTheme="minorHAnsi"/>
              <w:noProof/>
              <w:lang w:eastAsia="ja-JP"/>
            </w:rPr>
            <w:tab/>
          </w:r>
          <w:r w:rsidRPr="00037B47">
            <w:rPr>
              <w:noProof/>
              <w:lang w:val="en-GB"/>
            </w:rPr>
            <w:t>mobile_result.html</w:t>
          </w:r>
          <w:r>
            <w:rPr>
              <w:noProof/>
            </w:rPr>
            <w:tab/>
          </w:r>
          <w:r>
            <w:rPr>
              <w:noProof/>
            </w:rPr>
            <w:fldChar w:fldCharType="begin"/>
          </w:r>
          <w:r>
            <w:rPr>
              <w:noProof/>
            </w:rPr>
            <w:instrText xml:space="preserve"> PAGEREF _Toc260914282 \h </w:instrText>
          </w:r>
          <w:r>
            <w:rPr>
              <w:noProof/>
            </w:rPr>
          </w:r>
          <w:r>
            <w:rPr>
              <w:noProof/>
            </w:rPr>
            <w:fldChar w:fldCharType="separate"/>
          </w:r>
          <w:r>
            <w:rPr>
              <w:noProof/>
            </w:rPr>
            <w:t>75</w:t>
          </w:r>
          <w:r>
            <w:rPr>
              <w:noProof/>
            </w:rPr>
            <w:fldChar w:fldCharType="end"/>
          </w:r>
        </w:p>
        <w:p w14:paraId="0E8F5844" w14:textId="77777777" w:rsidR="00045084" w:rsidRDefault="00045084">
          <w:pPr>
            <w:pStyle w:val="Inhopg4"/>
            <w:tabs>
              <w:tab w:val="left" w:pos="1628"/>
              <w:tab w:val="right" w:leader="dot" w:pos="9056"/>
            </w:tabs>
            <w:rPr>
              <w:rFonts w:asciiTheme="minorHAnsi" w:hAnsiTheme="minorHAnsi"/>
              <w:noProof/>
              <w:lang w:eastAsia="ja-JP"/>
            </w:rPr>
          </w:pPr>
          <w:r w:rsidRPr="00037B47">
            <w:rPr>
              <w:noProof/>
              <w:lang w:val="en-GB"/>
            </w:rPr>
            <w:t>3.3.14.</w:t>
          </w:r>
          <w:r>
            <w:rPr>
              <w:rFonts w:asciiTheme="minorHAnsi" w:hAnsiTheme="minorHAnsi"/>
              <w:noProof/>
              <w:lang w:eastAsia="ja-JP"/>
            </w:rPr>
            <w:tab/>
          </w:r>
          <w:r w:rsidRPr="00037B47">
            <w:rPr>
              <w:noProof/>
              <w:lang w:val="en-GB"/>
            </w:rPr>
            <w:t>mobile_sorry.html</w:t>
          </w:r>
          <w:r>
            <w:rPr>
              <w:noProof/>
            </w:rPr>
            <w:tab/>
          </w:r>
          <w:r>
            <w:rPr>
              <w:noProof/>
            </w:rPr>
            <w:fldChar w:fldCharType="begin"/>
          </w:r>
          <w:r>
            <w:rPr>
              <w:noProof/>
            </w:rPr>
            <w:instrText xml:space="preserve"> PAGEREF _Toc260914283 \h </w:instrText>
          </w:r>
          <w:r>
            <w:rPr>
              <w:noProof/>
            </w:rPr>
          </w:r>
          <w:r>
            <w:rPr>
              <w:noProof/>
            </w:rPr>
            <w:fldChar w:fldCharType="separate"/>
          </w:r>
          <w:r>
            <w:rPr>
              <w:noProof/>
            </w:rPr>
            <w:t>76</w:t>
          </w:r>
          <w:r>
            <w:rPr>
              <w:noProof/>
            </w:rPr>
            <w:fldChar w:fldCharType="end"/>
          </w:r>
        </w:p>
        <w:p w14:paraId="2C39EFD0" w14:textId="77777777" w:rsidR="00045084" w:rsidRDefault="00045084">
          <w:pPr>
            <w:pStyle w:val="Inhopg4"/>
            <w:tabs>
              <w:tab w:val="left" w:pos="1628"/>
              <w:tab w:val="right" w:leader="dot" w:pos="9056"/>
            </w:tabs>
            <w:rPr>
              <w:rFonts w:asciiTheme="minorHAnsi" w:hAnsiTheme="minorHAnsi"/>
              <w:noProof/>
              <w:lang w:eastAsia="ja-JP"/>
            </w:rPr>
          </w:pPr>
          <w:r w:rsidRPr="00037B47">
            <w:rPr>
              <w:noProof/>
              <w:lang w:val="en-GB"/>
            </w:rPr>
            <w:t>3.3.15.</w:t>
          </w:r>
          <w:r>
            <w:rPr>
              <w:rFonts w:asciiTheme="minorHAnsi" w:hAnsiTheme="minorHAnsi"/>
              <w:noProof/>
              <w:lang w:eastAsia="ja-JP"/>
            </w:rPr>
            <w:tab/>
          </w:r>
          <w:r w:rsidRPr="00037B47">
            <w:rPr>
              <w:noProof/>
              <w:lang w:val="en-GB"/>
            </w:rPr>
            <w:t>mobile_upload_succes.html</w:t>
          </w:r>
          <w:r>
            <w:rPr>
              <w:noProof/>
            </w:rPr>
            <w:tab/>
          </w:r>
          <w:r>
            <w:rPr>
              <w:noProof/>
            </w:rPr>
            <w:fldChar w:fldCharType="begin"/>
          </w:r>
          <w:r>
            <w:rPr>
              <w:noProof/>
            </w:rPr>
            <w:instrText xml:space="preserve"> PAGEREF _Toc260914284 \h </w:instrText>
          </w:r>
          <w:r>
            <w:rPr>
              <w:noProof/>
            </w:rPr>
          </w:r>
          <w:r>
            <w:rPr>
              <w:noProof/>
            </w:rPr>
            <w:fldChar w:fldCharType="separate"/>
          </w:r>
          <w:r>
            <w:rPr>
              <w:noProof/>
            </w:rPr>
            <w:t>77</w:t>
          </w:r>
          <w:r>
            <w:rPr>
              <w:noProof/>
            </w:rPr>
            <w:fldChar w:fldCharType="end"/>
          </w:r>
        </w:p>
        <w:p w14:paraId="45B1C080" w14:textId="77777777" w:rsidR="00045084" w:rsidRDefault="00045084">
          <w:pPr>
            <w:pStyle w:val="Inhopg4"/>
            <w:tabs>
              <w:tab w:val="left" w:pos="1628"/>
              <w:tab w:val="right" w:leader="dot" w:pos="9056"/>
            </w:tabs>
            <w:rPr>
              <w:rFonts w:asciiTheme="minorHAnsi" w:hAnsiTheme="minorHAnsi"/>
              <w:noProof/>
              <w:lang w:eastAsia="ja-JP"/>
            </w:rPr>
          </w:pPr>
          <w:r w:rsidRPr="00037B47">
            <w:rPr>
              <w:noProof/>
              <w:lang w:val="en-GB"/>
            </w:rPr>
            <w:t>3.3.16.</w:t>
          </w:r>
          <w:r>
            <w:rPr>
              <w:rFonts w:asciiTheme="minorHAnsi" w:hAnsiTheme="minorHAnsi"/>
              <w:noProof/>
              <w:lang w:eastAsia="ja-JP"/>
            </w:rPr>
            <w:tab/>
          </w:r>
          <w:r w:rsidRPr="00037B47">
            <w:rPr>
              <w:noProof/>
              <w:lang w:val="en-GB"/>
            </w:rPr>
            <w:t>mobile_upload.html</w:t>
          </w:r>
          <w:r>
            <w:rPr>
              <w:noProof/>
            </w:rPr>
            <w:tab/>
          </w:r>
          <w:r>
            <w:rPr>
              <w:noProof/>
            </w:rPr>
            <w:fldChar w:fldCharType="begin"/>
          </w:r>
          <w:r>
            <w:rPr>
              <w:noProof/>
            </w:rPr>
            <w:instrText xml:space="preserve"> PAGEREF _Toc260914285 \h </w:instrText>
          </w:r>
          <w:r>
            <w:rPr>
              <w:noProof/>
            </w:rPr>
          </w:r>
          <w:r>
            <w:rPr>
              <w:noProof/>
            </w:rPr>
            <w:fldChar w:fldCharType="separate"/>
          </w:r>
          <w:r>
            <w:rPr>
              <w:noProof/>
            </w:rPr>
            <w:t>78</w:t>
          </w:r>
          <w:r>
            <w:rPr>
              <w:noProof/>
            </w:rPr>
            <w:fldChar w:fldCharType="end"/>
          </w:r>
        </w:p>
        <w:p w14:paraId="4F32C258" w14:textId="77777777" w:rsidR="00045084" w:rsidRDefault="00045084">
          <w:pPr>
            <w:pStyle w:val="Inhopg4"/>
            <w:tabs>
              <w:tab w:val="left" w:pos="1628"/>
              <w:tab w:val="right" w:leader="dot" w:pos="9056"/>
            </w:tabs>
            <w:rPr>
              <w:rFonts w:asciiTheme="minorHAnsi" w:hAnsiTheme="minorHAnsi"/>
              <w:noProof/>
              <w:lang w:eastAsia="ja-JP"/>
            </w:rPr>
          </w:pPr>
          <w:r w:rsidRPr="00037B47">
            <w:rPr>
              <w:noProof/>
              <w:lang w:val="en-GB"/>
            </w:rPr>
            <w:t>3.3.17.</w:t>
          </w:r>
          <w:r>
            <w:rPr>
              <w:rFonts w:asciiTheme="minorHAnsi" w:hAnsiTheme="minorHAnsi"/>
              <w:noProof/>
              <w:lang w:eastAsia="ja-JP"/>
            </w:rPr>
            <w:tab/>
          </w:r>
          <w:r w:rsidRPr="00037B47">
            <w:rPr>
              <w:noProof/>
              <w:lang w:val="en-GB"/>
            </w:rPr>
            <w:t>mobile_welcome.html</w:t>
          </w:r>
          <w:r>
            <w:rPr>
              <w:noProof/>
            </w:rPr>
            <w:tab/>
          </w:r>
          <w:r>
            <w:rPr>
              <w:noProof/>
            </w:rPr>
            <w:fldChar w:fldCharType="begin"/>
          </w:r>
          <w:r>
            <w:rPr>
              <w:noProof/>
            </w:rPr>
            <w:instrText xml:space="preserve"> PAGEREF _Toc260914286 \h </w:instrText>
          </w:r>
          <w:r>
            <w:rPr>
              <w:noProof/>
            </w:rPr>
          </w:r>
          <w:r>
            <w:rPr>
              <w:noProof/>
            </w:rPr>
            <w:fldChar w:fldCharType="separate"/>
          </w:r>
          <w:r>
            <w:rPr>
              <w:noProof/>
            </w:rPr>
            <w:t>79</w:t>
          </w:r>
          <w:r>
            <w:rPr>
              <w:noProof/>
            </w:rPr>
            <w:fldChar w:fldCharType="end"/>
          </w:r>
        </w:p>
        <w:p w14:paraId="69568D9F" w14:textId="77777777" w:rsidR="00045084" w:rsidRDefault="00045084">
          <w:pPr>
            <w:pStyle w:val="Inhopg4"/>
            <w:tabs>
              <w:tab w:val="left" w:pos="1628"/>
              <w:tab w:val="right" w:leader="dot" w:pos="9056"/>
            </w:tabs>
            <w:rPr>
              <w:rFonts w:asciiTheme="minorHAnsi" w:hAnsiTheme="minorHAnsi"/>
              <w:noProof/>
              <w:lang w:eastAsia="ja-JP"/>
            </w:rPr>
          </w:pPr>
          <w:r w:rsidRPr="00037B47">
            <w:rPr>
              <w:noProof/>
              <w:lang w:val="en-GB"/>
            </w:rPr>
            <w:t>3.3.18.</w:t>
          </w:r>
          <w:r>
            <w:rPr>
              <w:rFonts w:asciiTheme="minorHAnsi" w:hAnsiTheme="minorHAnsi"/>
              <w:noProof/>
              <w:lang w:eastAsia="ja-JP"/>
            </w:rPr>
            <w:tab/>
          </w:r>
          <w:r w:rsidRPr="00037B47">
            <w:rPr>
              <w:noProof/>
              <w:lang w:val="en-GB"/>
            </w:rPr>
            <w:t>mobile.html</w:t>
          </w:r>
          <w:r>
            <w:rPr>
              <w:noProof/>
            </w:rPr>
            <w:tab/>
          </w:r>
          <w:r>
            <w:rPr>
              <w:noProof/>
            </w:rPr>
            <w:fldChar w:fldCharType="begin"/>
          </w:r>
          <w:r>
            <w:rPr>
              <w:noProof/>
            </w:rPr>
            <w:instrText xml:space="preserve"> PAGEREF _Toc260914287 \h </w:instrText>
          </w:r>
          <w:r>
            <w:rPr>
              <w:noProof/>
            </w:rPr>
          </w:r>
          <w:r>
            <w:rPr>
              <w:noProof/>
            </w:rPr>
            <w:fldChar w:fldCharType="separate"/>
          </w:r>
          <w:r>
            <w:rPr>
              <w:noProof/>
            </w:rPr>
            <w:t>80</w:t>
          </w:r>
          <w:r>
            <w:rPr>
              <w:noProof/>
            </w:rPr>
            <w:fldChar w:fldCharType="end"/>
          </w:r>
        </w:p>
        <w:p w14:paraId="3883FCEE" w14:textId="77777777" w:rsidR="00045084" w:rsidRDefault="00045084">
          <w:pPr>
            <w:pStyle w:val="Inhopg3"/>
            <w:tabs>
              <w:tab w:val="left" w:pos="1084"/>
              <w:tab w:val="right" w:leader="dot" w:pos="9056"/>
            </w:tabs>
            <w:rPr>
              <w:rFonts w:asciiTheme="minorHAnsi" w:hAnsiTheme="minorHAnsi"/>
              <w:noProof/>
              <w:lang w:eastAsia="ja-JP"/>
            </w:rPr>
          </w:pPr>
          <w:r w:rsidRPr="00037B47">
            <w:rPr>
              <w:noProof/>
              <w:lang w:val="en-GB"/>
            </w:rPr>
            <w:t>3.4.</w:t>
          </w:r>
          <w:r>
            <w:rPr>
              <w:rFonts w:asciiTheme="minorHAnsi" w:hAnsiTheme="minorHAnsi"/>
              <w:noProof/>
              <w:lang w:eastAsia="ja-JP"/>
            </w:rPr>
            <w:tab/>
          </w:r>
          <w:r w:rsidRPr="00037B47">
            <w:rPr>
              <w:noProof/>
              <w:lang w:val="en-GB"/>
            </w:rPr>
            <w:t>Perl</w:t>
          </w:r>
          <w:r>
            <w:rPr>
              <w:noProof/>
            </w:rPr>
            <w:tab/>
          </w:r>
          <w:r>
            <w:rPr>
              <w:noProof/>
            </w:rPr>
            <w:fldChar w:fldCharType="begin"/>
          </w:r>
          <w:r>
            <w:rPr>
              <w:noProof/>
            </w:rPr>
            <w:instrText xml:space="preserve"> PAGEREF _Toc260914288 \h </w:instrText>
          </w:r>
          <w:r>
            <w:rPr>
              <w:noProof/>
            </w:rPr>
          </w:r>
          <w:r>
            <w:rPr>
              <w:noProof/>
            </w:rPr>
            <w:fldChar w:fldCharType="separate"/>
          </w:r>
          <w:r>
            <w:rPr>
              <w:noProof/>
            </w:rPr>
            <w:t>82</w:t>
          </w:r>
          <w:r>
            <w:rPr>
              <w:noProof/>
            </w:rPr>
            <w:fldChar w:fldCharType="end"/>
          </w:r>
        </w:p>
        <w:p w14:paraId="3A8B0D14" w14:textId="77777777" w:rsidR="00045084" w:rsidRDefault="00045084">
          <w:pPr>
            <w:pStyle w:val="Inhopg4"/>
            <w:tabs>
              <w:tab w:val="left" w:pos="1507"/>
              <w:tab w:val="right" w:leader="dot" w:pos="9056"/>
            </w:tabs>
            <w:rPr>
              <w:rFonts w:asciiTheme="minorHAnsi" w:hAnsiTheme="minorHAnsi"/>
              <w:noProof/>
              <w:lang w:eastAsia="ja-JP"/>
            </w:rPr>
          </w:pPr>
          <w:r w:rsidRPr="00037B47">
            <w:rPr>
              <w:noProof/>
              <w:lang w:val="en-GB"/>
            </w:rPr>
            <w:t>3.4.1.</w:t>
          </w:r>
          <w:r>
            <w:rPr>
              <w:rFonts w:asciiTheme="minorHAnsi" w:hAnsiTheme="minorHAnsi"/>
              <w:noProof/>
              <w:lang w:eastAsia="ja-JP"/>
            </w:rPr>
            <w:tab/>
          </w:r>
          <w:r w:rsidRPr="00037B47">
            <w:rPr>
              <w:noProof/>
              <w:lang w:val="en-GB"/>
            </w:rPr>
            <w:t>classify.pl [19]</w:t>
          </w:r>
          <w:r>
            <w:rPr>
              <w:noProof/>
            </w:rPr>
            <w:tab/>
          </w:r>
          <w:r>
            <w:rPr>
              <w:noProof/>
            </w:rPr>
            <w:fldChar w:fldCharType="begin"/>
          </w:r>
          <w:r>
            <w:rPr>
              <w:noProof/>
            </w:rPr>
            <w:instrText xml:space="preserve"> PAGEREF _Toc260914289 \h </w:instrText>
          </w:r>
          <w:r>
            <w:rPr>
              <w:noProof/>
            </w:rPr>
          </w:r>
          <w:r>
            <w:rPr>
              <w:noProof/>
            </w:rPr>
            <w:fldChar w:fldCharType="separate"/>
          </w:r>
          <w:r>
            <w:rPr>
              <w:noProof/>
            </w:rPr>
            <w:t>82</w:t>
          </w:r>
          <w:r>
            <w:rPr>
              <w:noProof/>
            </w:rPr>
            <w:fldChar w:fldCharType="end"/>
          </w:r>
        </w:p>
        <w:p w14:paraId="03819136" w14:textId="77777777" w:rsidR="00045084" w:rsidRDefault="00045084">
          <w:pPr>
            <w:pStyle w:val="Inhopg4"/>
            <w:tabs>
              <w:tab w:val="left" w:pos="1507"/>
              <w:tab w:val="right" w:leader="dot" w:pos="9056"/>
            </w:tabs>
            <w:rPr>
              <w:rFonts w:asciiTheme="minorHAnsi" w:hAnsiTheme="minorHAnsi"/>
              <w:noProof/>
              <w:lang w:eastAsia="ja-JP"/>
            </w:rPr>
          </w:pPr>
          <w:r w:rsidRPr="00037B47">
            <w:rPr>
              <w:noProof/>
              <w:lang w:val="en-GB"/>
            </w:rPr>
            <w:t>3.4.2.</w:t>
          </w:r>
          <w:r>
            <w:rPr>
              <w:rFonts w:asciiTheme="minorHAnsi" w:hAnsiTheme="minorHAnsi"/>
              <w:noProof/>
              <w:lang w:eastAsia="ja-JP"/>
            </w:rPr>
            <w:tab/>
          </w:r>
          <w:r w:rsidRPr="00037B47">
            <w:rPr>
              <w:noProof/>
              <w:lang w:val="en-GB"/>
            </w:rPr>
            <w:t>splitter.pl [19]</w:t>
          </w:r>
          <w:r>
            <w:rPr>
              <w:noProof/>
            </w:rPr>
            <w:tab/>
          </w:r>
          <w:r>
            <w:rPr>
              <w:noProof/>
            </w:rPr>
            <w:fldChar w:fldCharType="begin"/>
          </w:r>
          <w:r>
            <w:rPr>
              <w:noProof/>
            </w:rPr>
            <w:instrText xml:space="preserve"> PAGEREF _Toc260914290 \h </w:instrText>
          </w:r>
          <w:r>
            <w:rPr>
              <w:noProof/>
            </w:rPr>
          </w:r>
          <w:r>
            <w:rPr>
              <w:noProof/>
            </w:rPr>
            <w:fldChar w:fldCharType="separate"/>
          </w:r>
          <w:r>
            <w:rPr>
              <w:noProof/>
            </w:rPr>
            <w:t>83</w:t>
          </w:r>
          <w:r>
            <w:rPr>
              <w:noProof/>
            </w:rPr>
            <w:fldChar w:fldCharType="end"/>
          </w:r>
        </w:p>
        <w:p w14:paraId="1CAC6909" w14:textId="77777777" w:rsidR="00045084" w:rsidRDefault="00045084">
          <w:pPr>
            <w:pStyle w:val="Inhopg4"/>
            <w:tabs>
              <w:tab w:val="left" w:pos="1507"/>
              <w:tab w:val="right" w:leader="dot" w:pos="9056"/>
            </w:tabs>
            <w:rPr>
              <w:rFonts w:asciiTheme="minorHAnsi" w:hAnsiTheme="minorHAnsi"/>
              <w:noProof/>
              <w:lang w:eastAsia="ja-JP"/>
            </w:rPr>
          </w:pPr>
          <w:r w:rsidRPr="00037B47">
            <w:rPr>
              <w:noProof/>
              <w:lang w:val="en-GB"/>
            </w:rPr>
            <w:t>3.4.3.</w:t>
          </w:r>
          <w:r>
            <w:rPr>
              <w:rFonts w:asciiTheme="minorHAnsi" w:hAnsiTheme="minorHAnsi"/>
              <w:noProof/>
              <w:lang w:eastAsia="ja-JP"/>
            </w:rPr>
            <w:tab/>
          </w:r>
          <w:r w:rsidRPr="00037B47">
            <w:rPr>
              <w:noProof/>
              <w:lang w:val="en-GB"/>
            </w:rPr>
            <w:t>traindata.pl [19]</w:t>
          </w:r>
          <w:r>
            <w:rPr>
              <w:noProof/>
            </w:rPr>
            <w:tab/>
          </w:r>
          <w:r>
            <w:rPr>
              <w:noProof/>
            </w:rPr>
            <w:fldChar w:fldCharType="begin"/>
          </w:r>
          <w:r>
            <w:rPr>
              <w:noProof/>
            </w:rPr>
            <w:instrText xml:space="preserve"> PAGEREF _Toc260914291 \h </w:instrText>
          </w:r>
          <w:r>
            <w:rPr>
              <w:noProof/>
            </w:rPr>
          </w:r>
          <w:r>
            <w:rPr>
              <w:noProof/>
            </w:rPr>
            <w:fldChar w:fldCharType="separate"/>
          </w:r>
          <w:r>
            <w:rPr>
              <w:noProof/>
            </w:rPr>
            <w:t>86</w:t>
          </w:r>
          <w:r>
            <w:rPr>
              <w:noProof/>
            </w:rPr>
            <w:fldChar w:fldCharType="end"/>
          </w:r>
        </w:p>
        <w:p w14:paraId="1D463C63" w14:textId="77777777" w:rsidR="00045084" w:rsidRDefault="00045084">
          <w:pPr>
            <w:pStyle w:val="Inhopg4"/>
            <w:tabs>
              <w:tab w:val="left" w:pos="1507"/>
              <w:tab w:val="right" w:leader="dot" w:pos="9056"/>
            </w:tabs>
            <w:rPr>
              <w:rFonts w:asciiTheme="minorHAnsi" w:hAnsiTheme="minorHAnsi"/>
              <w:noProof/>
              <w:lang w:eastAsia="ja-JP"/>
            </w:rPr>
          </w:pPr>
          <w:r w:rsidRPr="00037B47">
            <w:rPr>
              <w:noProof/>
              <w:lang w:val="en-GB"/>
            </w:rPr>
            <w:t>3.4.4.</w:t>
          </w:r>
          <w:r>
            <w:rPr>
              <w:rFonts w:asciiTheme="minorHAnsi" w:hAnsiTheme="minorHAnsi"/>
              <w:noProof/>
              <w:lang w:eastAsia="ja-JP"/>
            </w:rPr>
            <w:tab/>
          </w:r>
          <w:r w:rsidRPr="00037B47">
            <w:rPr>
              <w:noProof/>
              <w:lang w:val="en-GB"/>
            </w:rPr>
            <w:t>traindata2.pl [19]</w:t>
          </w:r>
          <w:r>
            <w:rPr>
              <w:noProof/>
            </w:rPr>
            <w:tab/>
          </w:r>
          <w:r>
            <w:rPr>
              <w:noProof/>
            </w:rPr>
            <w:fldChar w:fldCharType="begin"/>
          </w:r>
          <w:r>
            <w:rPr>
              <w:noProof/>
            </w:rPr>
            <w:instrText xml:space="preserve"> PAGEREF _Toc260914292 \h </w:instrText>
          </w:r>
          <w:r>
            <w:rPr>
              <w:noProof/>
            </w:rPr>
          </w:r>
          <w:r>
            <w:rPr>
              <w:noProof/>
            </w:rPr>
            <w:fldChar w:fldCharType="separate"/>
          </w:r>
          <w:r>
            <w:rPr>
              <w:noProof/>
            </w:rPr>
            <w:t>88</w:t>
          </w:r>
          <w:r>
            <w:rPr>
              <w:noProof/>
            </w:rPr>
            <w:fldChar w:fldCharType="end"/>
          </w:r>
        </w:p>
        <w:p w14:paraId="2A876BB2" w14:textId="77777777" w:rsidR="00045084" w:rsidRDefault="00045084">
          <w:pPr>
            <w:pStyle w:val="Inhopg3"/>
            <w:tabs>
              <w:tab w:val="left" w:pos="1084"/>
              <w:tab w:val="right" w:leader="dot" w:pos="9056"/>
            </w:tabs>
            <w:rPr>
              <w:rFonts w:asciiTheme="minorHAnsi" w:hAnsiTheme="minorHAnsi"/>
              <w:noProof/>
              <w:lang w:eastAsia="ja-JP"/>
            </w:rPr>
          </w:pPr>
          <w:r w:rsidRPr="00037B47">
            <w:rPr>
              <w:noProof/>
              <w:lang w:val="en-GB"/>
            </w:rPr>
            <w:t>3.5.</w:t>
          </w:r>
          <w:r>
            <w:rPr>
              <w:rFonts w:asciiTheme="minorHAnsi" w:hAnsiTheme="minorHAnsi"/>
              <w:noProof/>
              <w:lang w:eastAsia="ja-JP"/>
            </w:rPr>
            <w:tab/>
          </w:r>
          <w:r w:rsidRPr="00037B47">
            <w:rPr>
              <w:noProof/>
              <w:lang w:val="en-GB"/>
            </w:rPr>
            <w:t>Python for training</w:t>
          </w:r>
          <w:r>
            <w:rPr>
              <w:noProof/>
            </w:rPr>
            <w:tab/>
          </w:r>
          <w:r>
            <w:rPr>
              <w:noProof/>
            </w:rPr>
            <w:fldChar w:fldCharType="begin"/>
          </w:r>
          <w:r>
            <w:rPr>
              <w:noProof/>
            </w:rPr>
            <w:instrText xml:space="preserve"> PAGEREF _Toc260914293 \h </w:instrText>
          </w:r>
          <w:r>
            <w:rPr>
              <w:noProof/>
            </w:rPr>
          </w:r>
          <w:r>
            <w:rPr>
              <w:noProof/>
            </w:rPr>
            <w:fldChar w:fldCharType="separate"/>
          </w:r>
          <w:r>
            <w:rPr>
              <w:noProof/>
            </w:rPr>
            <w:t>90</w:t>
          </w:r>
          <w:r>
            <w:rPr>
              <w:noProof/>
            </w:rPr>
            <w:fldChar w:fldCharType="end"/>
          </w:r>
        </w:p>
        <w:p w14:paraId="283B5B51" w14:textId="77777777" w:rsidR="00045084" w:rsidRDefault="00045084">
          <w:pPr>
            <w:pStyle w:val="Inhopg4"/>
            <w:tabs>
              <w:tab w:val="left" w:pos="1507"/>
              <w:tab w:val="right" w:leader="dot" w:pos="9056"/>
            </w:tabs>
            <w:rPr>
              <w:rFonts w:asciiTheme="minorHAnsi" w:hAnsiTheme="minorHAnsi"/>
              <w:noProof/>
              <w:lang w:eastAsia="ja-JP"/>
            </w:rPr>
          </w:pPr>
          <w:r w:rsidRPr="00037B47">
            <w:rPr>
              <w:noProof/>
              <w:lang w:val="en-GB"/>
            </w:rPr>
            <w:lastRenderedPageBreak/>
            <w:t>3.5.1.</w:t>
          </w:r>
          <w:r>
            <w:rPr>
              <w:rFonts w:asciiTheme="minorHAnsi" w:hAnsiTheme="minorHAnsi"/>
              <w:noProof/>
              <w:lang w:eastAsia="ja-JP"/>
            </w:rPr>
            <w:tab/>
          </w:r>
          <w:r w:rsidRPr="00037B47">
            <w:rPr>
              <w:noProof/>
              <w:lang w:val="en-GB"/>
            </w:rPr>
            <w:t>Offlickr.py [18]</w:t>
          </w:r>
          <w:r>
            <w:rPr>
              <w:noProof/>
            </w:rPr>
            <w:tab/>
          </w:r>
          <w:r>
            <w:rPr>
              <w:noProof/>
            </w:rPr>
            <w:fldChar w:fldCharType="begin"/>
          </w:r>
          <w:r>
            <w:rPr>
              <w:noProof/>
            </w:rPr>
            <w:instrText xml:space="preserve"> PAGEREF _Toc260914294 \h </w:instrText>
          </w:r>
          <w:r>
            <w:rPr>
              <w:noProof/>
            </w:rPr>
          </w:r>
          <w:r>
            <w:rPr>
              <w:noProof/>
            </w:rPr>
            <w:fldChar w:fldCharType="separate"/>
          </w:r>
          <w:r>
            <w:rPr>
              <w:noProof/>
            </w:rPr>
            <w:t>90</w:t>
          </w:r>
          <w:r>
            <w:rPr>
              <w:noProof/>
            </w:rPr>
            <w:fldChar w:fldCharType="end"/>
          </w:r>
        </w:p>
        <w:p w14:paraId="082AE921" w14:textId="77777777" w:rsidR="00045084" w:rsidRDefault="00045084">
          <w:pPr>
            <w:pStyle w:val="Inhopg4"/>
            <w:tabs>
              <w:tab w:val="left" w:pos="1507"/>
              <w:tab w:val="right" w:leader="dot" w:pos="9056"/>
            </w:tabs>
            <w:rPr>
              <w:rFonts w:asciiTheme="minorHAnsi" w:hAnsiTheme="minorHAnsi"/>
              <w:noProof/>
              <w:lang w:eastAsia="ja-JP"/>
            </w:rPr>
          </w:pPr>
          <w:r w:rsidRPr="00037B47">
            <w:rPr>
              <w:noProof/>
              <w:lang w:val="en-GB"/>
            </w:rPr>
            <w:t>3.5.2.</w:t>
          </w:r>
          <w:r>
            <w:rPr>
              <w:rFonts w:asciiTheme="minorHAnsi" w:hAnsiTheme="minorHAnsi"/>
              <w:noProof/>
              <w:lang w:eastAsia="ja-JP"/>
            </w:rPr>
            <w:tab/>
          </w:r>
          <w:r w:rsidRPr="00037B47">
            <w:rPr>
              <w:noProof/>
              <w:lang w:val="en-GB"/>
            </w:rPr>
            <w:t>get_tags.py</w:t>
          </w:r>
          <w:r>
            <w:rPr>
              <w:noProof/>
            </w:rPr>
            <w:tab/>
          </w:r>
          <w:r>
            <w:rPr>
              <w:noProof/>
            </w:rPr>
            <w:fldChar w:fldCharType="begin"/>
          </w:r>
          <w:r>
            <w:rPr>
              <w:noProof/>
            </w:rPr>
            <w:instrText xml:space="preserve"> PAGEREF _Toc260914295 \h </w:instrText>
          </w:r>
          <w:r>
            <w:rPr>
              <w:noProof/>
            </w:rPr>
          </w:r>
          <w:r>
            <w:rPr>
              <w:noProof/>
            </w:rPr>
            <w:fldChar w:fldCharType="separate"/>
          </w:r>
          <w:r>
            <w:rPr>
              <w:noProof/>
            </w:rPr>
            <w:t>105</w:t>
          </w:r>
          <w:r>
            <w:rPr>
              <w:noProof/>
            </w:rPr>
            <w:fldChar w:fldCharType="end"/>
          </w:r>
        </w:p>
        <w:p w14:paraId="713E3B07" w14:textId="77777777" w:rsidR="00045084" w:rsidRDefault="00045084">
          <w:pPr>
            <w:pStyle w:val="Inhopg4"/>
            <w:tabs>
              <w:tab w:val="left" w:pos="1507"/>
              <w:tab w:val="right" w:leader="dot" w:pos="9056"/>
            </w:tabs>
            <w:rPr>
              <w:rFonts w:asciiTheme="minorHAnsi" w:hAnsiTheme="minorHAnsi"/>
              <w:noProof/>
              <w:lang w:eastAsia="ja-JP"/>
            </w:rPr>
          </w:pPr>
          <w:r w:rsidRPr="00037B47">
            <w:rPr>
              <w:noProof/>
              <w:lang w:val="en-GB"/>
            </w:rPr>
            <w:t>3.5.3.</w:t>
          </w:r>
          <w:r>
            <w:rPr>
              <w:rFonts w:asciiTheme="minorHAnsi" w:hAnsiTheme="minorHAnsi"/>
              <w:noProof/>
              <w:lang w:eastAsia="ja-JP"/>
            </w:rPr>
            <w:tab/>
          </w:r>
          <w:r w:rsidRPr="00037B47">
            <w:rPr>
              <w:noProof/>
              <w:lang w:val="en-GB"/>
            </w:rPr>
            <w:t>add_columns.py</w:t>
          </w:r>
          <w:r>
            <w:rPr>
              <w:noProof/>
            </w:rPr>
            <w:tab/>
          </w:r>
          <w:r>
            <w:rPr>
              <w:noProof/>
            </w:rPr>
            <w:fldChar w:fldCharType="begin"/>
          </w:r>
          <w:r>
            <w:rPr>
              <w:noProof/>
            </w:rPr>
            <w:instrText xml:space="preserve"> PAGEREF _Toc260914296 \h </w:instrText>
          </w:r>
          <w:r>
            <w:rPr>
              <w:noProof/>
            </w:rPr>
          </w:r>
          <w:r>
            <w:rPr>
              <w:noProof/>
            </w:rPr>
            <w:fldChar w:fldCharType="separate"/>
          </w:r>
          <w:r>
            <w:rPr>
              <w:noProof/>
            </w:rPr>
            <w:t>107</w:t>
          </w:r>
          <w:r>
            <w:rPr>
              <w:noProof/>
            </w:rPr>
            <w:fldChar w:fldCharType="end"/>
          </w:r>
        </w:p>
        <w:p w14:paraId="7B6B638A" w14:textId="77777777" w:rsidR="00045084" w:rsidRDefault="00045084">
          <w:pPr>
            <w:pStyle w:val="Inhopg4"/>
            <w:tabs>
              <w:tab w:val="left" w:pos="1507"/>
              <w:tab w:val="right" w:leader="dot" w:pos="9056"/>
            </w:tabs>
            <w:rPr>
              <w:rFonts w:asciiTheme="minorHAnsi" w:hAnsiTheme="minorHAnsi"/>
              <w:noProof/>
              <w:lang w:eastAsia="ja-JP"/>
            </w:rPr>
          </w:pPr>
          <w:r w:rsidRPr="00037B47">
            <w:rPr>
              <w:noProof/>
              <w:lang w:val="en-GB"/>
            </w:rPr>
            <w:t>3.5.4.</w:t>
          </w:r>
          <w:r>
            <w:rPr>
              <w:rFonts w:asciiTheme="minorHAnsi" w:hAnsiTheme="minorHAnsi"/>
              <w:noProof/>
              <w:lang w:eastAsia="ja-JP"/>
            </w:rPr>
            <w:tab/>
          </w:r>
          <w:r w:rsidRPr="00037B47">
            <w:rPr>
              <w:noProof/>
              <w:lang w:val="en-GB"/>
            </w:rPr>
            <w:t>combine_files.py</w:t>
          </w:r>
          <w:r>
            <w:rPr>
              <w:noProof/>
            </w:rPr>
            <w:tab/>
          </w:r>
          <w:r>
            <w:rPr>
              <w:noProof/>
            </w:rPr>
            <w:fldChar w:fldCharType="begin"/>
          </w:r>
          <w:r>
            <w:rPr>
              <w:noProof/>
            </w:rPr>
            <w:instrText xml:space="preserve"> PAGEREF _Toc260914297 \h </w:instrText>
          </w:r>
          <w:r>
            <w:rPr>
              <w:noProof/>
            </w:rPr>
          </w:r>
          <w:r>
            <w:rPr>
              <w:noProof/>
            </w:rPr>
            <w:fldChar w:fldCharType="separate"/>
          </w:r>
          <w:r>
            <w:rPr>
              <w:noProof/>
            </w:rPr>
            <w:t>109</w:t>
          </w:r>
          <w:r>
            <w:rPr>
              <w:noProof/>
            </w:rPr>
            <w:fldChar w:fldCharType="end"/>
          </w:r>
        </w:p>
        <w:p w14:paraId="61D6A9D4" w14:textId="77777777" w:rsidR="00045084" w:rsidRDefault="00045084">
          <w:pPr>
            <w:pStyle w:val="Inhopg4"/>
            <w:tabs>
              <w:tab w:val="left" w:pos="1507"/>
              <w:tab w:val="right" w:leader="dot" w:pos="9056"/>
            </w:tabs>
            <w:rPr>
              <w:rFonts w:asciiTheme="minorHAnsi" w:hAnsiTheme="minorHAnsi"/>
              <w:noProof/>
              <w:lang w:eastAsia="ja-JP"/>
            </w:rPr>
          </w:pPr>
          <w:r w:rsidRPr="00037B47">
            <w:rPr>
              <w:noProof/>
              <w:lang w:val="en-GB"/>
            </w:rPr>
            <w:t>3.5.5.</w:t>
          </w:r>
          <w:r>
            <w:rPr>
              <w:rFonts w:asciiTheme="minorHAnsi" w:hAnsiTheme="minorHAnsi"/>
              <w:noProof/>
              <w:lang w:eastAsia="ja-JP"/>
            </w:rPr>
            <w:tab/>
          </w:r>
          <w:r w:rsidRPr="00037B47">
            <w:rPr>
              <w:noProof/>
              <w:lang w:val="en-GB"/>
            </w:rPr>
            <w:t>complete_columns.py</w:t>
          </w:r>
          <w:r>
            <w:rPr>
              <w:noProof/>
            </w:rPr>
            <w:tab/>
          </w:r>
          <w:r>
            <w:rPr>
              <w:noProof/>
            </w:rPr>
            <w:fldChar w:fldCharType="begin"/>
          </w:r>
          <w:r>
            <w:rPr>
              <w:noProof/>
            </w:rPr>
            <w:instrText xml:space="preserve"> PAGEREF _Toc260914298 \h </w:instrText>
          </w:r>
          <w:r>
            <w:rPr>
              <w:noProof/>
            </w:rPr>
          </w:r>
          <w:r>
            <w:rPr>
              <w:noProof/>
            </w:rPr>
            <w:fldChar w:fldCharType="separate"/>
          </w:r>
          <w:r>
            <w:rPr>
              <w:noProof/>
            </w:rPr>
            <w:t>111</w:t>
          </w:r>
          <w:r>
            <w:rPr>
              <w:noProof/>
            </w:rPr>
            <w:fldChar w:fldCharType="end"/>
          </w:r>
        </w:p>
        <w:p w14:paraId="033E1E3C" w14:textId="77777777" w:rsidR="00045084" w:rsidRDefault="00045084">
          <w:pPr>
            <w:pStyle w:val="Inhopg3"/>
            <w:tabs>
              <w:tab w:val="left" w:pos="1084"/>
              <w:tab w:val="right" w:leader="dot" w:pos="9056"/>
            </w:tabs>
            <w:rPr>
              <w:rFonts w:asciiTheme="minorHAnsi" w:hAnsiTheme="minorHAnsi"/>
              <w:noProof/>
              <w:lang w:eastAsia="ja-JP"/>
            </w:rPr>
          </w:pPr>
          <w:r w:rsidRPr="00037B47">
            <w:rPr>
              <w:noProof/>
              <w:lang w:val="en-GB"/>
            </w:rPr>
            <w:t>3.6.</w:t>
          </w:r>
          <w:r>
            <w:rPr>
              <w:rFonts w:asciiTheme="minorHAnsi" w:hAnsiTheme="minorHAnsi"/>
              <w:noProof/>
              <w:lang w:eastAsia="ja-JP"/>
            </w:rPr>
            <w:tab/>
          </w:r>
          <w:r w:rsidRPr="00037B47">
            <w:rPr>
              <w:noProof/>
              <w:lang w:val="en-GB"/>
            </w:rPr>
            <w:t>Python for website</w:t>
          </w:r>
          <w:r>
            <w:rPr>
              <w:noProof/>
            </w:rPr>
            <w:tab/>
          </w:r>
          <w:r>
            <w:rPr>
              <w:noProof/>
            </w:rPr>
            <w:fldChar w:fldCharType="begin"/>
          </w:r>
          <w:r>
            <w:rPr>
              <w:noProof/>
            </w:rPr>
            <w:instrText xml:space="preserve"> PAGEREF _Toc260914299 \h </w:instrText>
          </w:r>
          <w:r>
            <w:rPr>
              <w:noProof/>
            </w:rPr>
          </w:r>
          <w:r>
            <w:rPr>
              <w:noProof/>
            </w:rPr>
            <w:fldChar w:fldCharType="separate"/>
          </w:r>
          <w:r>
            <w:rPr>
              <w:noProof/>
            </w:rPr>
            <w:t>114</w:t>
          </w:r>
          <w:r>
            <w:rPr>
              <w:noProof/>
            </w:rPr>
            <w:fldChar w:fldCharType="end"/>
          </w:r>
        </w:p>
        <w:p w14:paraId="011A8CB6" w14:textId="77777777" w:rsidR="00045084" w:rsidRDefault="00045084">
          <w:pPr>
            <w:pStyle w:val="Inhopg4"/>
            <w:tabs>
              <w:tab w:val="left" w:pos="1507"/>
              <w:tab w:val="right" w:leader="dot" w:pos="9056"/>
            </w:tabs>
            <w:rPr>
              <w:rFonts w:asciiTheme="minorHAnsi" w:hAnsiTheme="minorHAnsi"/>
              <w:noProof/>
              <w:lang w:eastAsia="ja-JP"/>
            </w:rPr>
          </w:pPr>
          <w:r w:rsidRPr="00037B47">
            <w:rPr>
              <w:noProof/>
              <w:lang w:val="en-GB"/>
            </w:rPr>
            <w:t>3.6.1.</w:t>
          </w:r>
          <w:r>
            <w:rPr>
              <w:rFonts w:asciiTheme="minorHAnsi" w:hAnsiTheme="minorHAnsi"/>
              <w:noProof/>
              <w:lang w:eastAsia="ja-JP"/>
            </w:rPr>
            <w:tab/>
          </w:r>
          <w:r w:rsidRPr="00037B47">
            <w:rPr>
              <w:noProof/>
              <w:lang w:val="en-GB"/>
            </w:rPr>
            <w:t>forms.py</w:t>
          </w:r>
          <w:r>
            <w:rPr>
              <w:noProof/>
            </w:rPr>
            <w:tab/>
          </w:r>
          <w:r>
            <w:rPr>
              <w:noProof/>
            </w:rPr>
            <w:fldChar w:fldCharType="begin"/>
          </w:r>
          <w:r>
            <w:rPr>
              <w:noProof/>
            </w:rPr>
            <w:instrText xml:space="preserve"> PAGEREF _Toc260914300 \h </w:instrText>
          </w:r>
          <w:r>
            <w:rPr>
              <w:noProof/>
            </w:rPr>
          </w:r>
          <w:r>
            <w:rPr>
              <w:noProof/>
            </w:rPr>
            <w:fldChar w:fldCharType="separate"/>
          </w:r>
          <w:r>
            <w:rPr>
              <w:noProof/>
            </w:rPr>
            <w:t>114</w:t>
          </w:r>
          <w:r>
            <w:rPr>
              <w:noProof/>
            </w:rPr>
            <w:fldChar w:fldCharType="end"/>
          </w:r>
        </w:p>
        <w:p w14:paraId="7294DC56" w14:textId="77777777" w:rsidR="00045084" w:rsidRDefault="00045084">
          <w:pPr>
            <w:pStyle w:val="Inhopg4"/>
            <w:tabs>
              <w:tab w:val="left" w:pos="1507"/>
              <w:tab w:val="right" w:leader="dot" w:pos="9056"/>
            </w:tabs>
            <w:rPr>
              <w:rFonts w:asciiTheme="minorHAnsi" w:hAnsiTheme="minorHAnsi"/>
              <w:noProof/>
              <w:lang w:eastAsia="ja-JP"/>
            </w:rPr>
          </w:pPr>
          <w:r w:rsidRPr="00037B47">
            <w:rPr>
              <w:noProof/>
              <w:lang w:val="en-GB"/>
            </w:rPr>
            <w:t>3.6.2.</w:t>
          </w:r>
          <w:r>
            <w:rPr>
              <w:rFonts w:asciiTheme="minorHAnsi" w:hAnsiTheme="minorHAnsi"/>
              <w:noProof/>
              <w:lang w:eastAsia="ja-JP"/>
            </w:rPr>
            <w:tab/>
          </w:r>
          <w:r w:rsidRPr="00037B47">
            <w:rPr>
              <w:noProof/>
              <w:lang w:val="en-GB"/>
            </w:rPr>
            <w:t>views.py</w:t>
          </w:r>
          <w:r>
            <w:rPr>
              <w:noProof/>
            </w:rPr>
            <w:tab/>
          </w:r>
          <w:r>
            <w:rPr>
              <w:noProof/>
            </w:rPr>
            <w:fldChar w:fldCharType="begin"/>
          </w:r>
          <w:r>
            <w:rPr>
              <w:noProof/>
            </w:rPr>
            <w:instrText xml:space="preserve"> PAGEREF _Toc260914301 \h </w:instrText>
          </w:r>
          <w:r>
            <w:rPr>
              <w:noProof/>
            </w:rPr>
          </w:r>
          <w:r>
            <w:rPr>
              <w:noProof/>
            </w:rPr>
            <w:fldChar w:fldCharType="separate"/>
          </w:r>
          <w:r>
            <w:rPr>
              <w:noProof/>
            </w:rPr>
            <w:t>115</w:t>
          </w:r>
          <w:r>
            <w:rPr>
              <w:noProof/>
            </w:rPr>
            <w:fldChar w:fldCharType="end"/>
          </w:r>
        </w:p>
        <w:p w14:paraId="44B307E1" w14:textId="77777777" w:rsidR="001464F4" w:rsidRPr="0020749A" w:rsidRDefault="00311964" w:rsidP="00B056D7">
          <w:pPr>
            <w:rPr>
              <w:lang w:val="en-GB"/>
            </w:rPr>
          </w:pPr>
          <w:r w:rsidRPr="0020749A">
            <w:rPr>
              <w:b/>
              <w:caps/>
              <w:sz w:val="22"/>
              <w:szCs w:val="22"/>
              <w:lang w:val="en-GB"/>
            </w:rPr>
            <w:fldChar w:fldCharType="end"/>
          </w:r>
        </w:p>
      </w:sdtContent>
    </w:sdt>
    <w:p w14:paraId="23421D7B" w14:textId="77777777" w:rsidR="001464F4" w:rsidRPr="0020749A" w:rsidRDefault="001464F4" w:rsidP="00B056D7">
      <w:pPr>
        <w:pStyle w:val="Kop1"/>
        <w:rPr>
          <w:lang w:val="en-GB"/>
        </w:rPr>
      </w:pPr>
      <w:r w:rsidRPr="0020749A">
        <w:rPr>
          <w:lang w:val="en-GB"/>
        </w:rPr>
        <w:br w:type="page"/>
      </w:r>
    </w:p>
    <w:p w14:paraId="3A71A9E3" w14:textId="77777777" w:rsidR="001464F4" w:rsidRPr="0020749A" w:rsidRDefault="001464F4" w:rsidP="00B056D7">
      <w:pPr>
        <w:pStyle w:val="Kop1"/>
        <w:rPr>
          <w:lang w:val="en-GB"/>
        </w:rPr>
      </w:pPr>
      <w:bookmarkStart w:id="3" w:name="_Toc260914212"/>
      <w:r w:rsidRPr="0020749A">
        <w:rPr>
          <w:lang w:val="en-GB"/>
        </w:rPr>
        <w:lastRenderedPageBreak/>
        <w:t>Introduction</w:t>
      </w:r>
      <w:bookmarkEnd w:id="3"/>
    </w:p>
    <w:p w14:paraId="358F37C4" w14:textId="31457531" w:rsidR="001464F4" w:rsidRPr="0020749A" w:rsidRDefault="00A4087A" w:rsidP="00B056D7">
      <w:pPr>
        <w:pStyle w:val="Kop2"/>
        <w:rPr>
          <w:lang w:val="en-GB"/>
        </w:rPr>
      </w:pPr>
      <w:bookmarkStart w:id="4" w:name="_Toc260914213"/>
      <w:r w:rsidRPr="0020749A">
        <w:rPr>
          <w:lang w:val="en-GB"/>
        </w:rPr>
        <w:t>Illegal trade in endangered orchids</w:t>
      </w:r>
      <w:bookmarkEnd w:id="4"/>
    </w:p>
    <w:p w14:paraId="73F03CE5" w14:textId="2EFED54F" w:rsidR="001464F4" w:rsidRPr="0020749A" w:rsidRDefault="001464F4" w:rsidP="00B056D7">
      <w:pPr>
        <w:rPr>
          <w:lang w:val="en-GB"/>
        </w:rPr>
      </w:pPr>
      <w:r w:rsidRPr="0020749A">
        <w:rPr>
          <w:lang w:val="en-GB"/>
        </w:rPr>
        <w:t>There are thousands of different orchid species known all over the world [2]. None of these are allowed to be imported into the Netherlands without CITES permits. Since 1973 orchids are primarily protected by the Convention on International Trade in Endangered Species of Wild Flora and Fauna (CITES), which is signed by over 120 nations [3]. Despite this convention many orchids are illegally traded. To trade species that are protected by CITES, a licence or certificate is required.</w:t>
      </w:r>
    </w:p>
    <w:p w14:paraId="625D148D" w14:textId="75C41078" w:rsidR="001464F4" w:rsidRPr="0020749A" w:rsidRDefault="00E3296B" w:rsidP="00E07197">
      <w:pPr>
        <w:ind w:firstLine="708"/>
        <w:rPr>
          <w:lang w:val="en-GB"/>
        </w:rPr>
      </w:pPr>
      <w:r w:rsidRPr="0020749A">
        <w:rPr>
          <w:lang w:val="en-GB"/>
        </w:rPr>
        <w:t>It is difficult to monitor the illegal trade of orchids b</w:t>
      </w:r>
      <w:r w:rsidR="001464F4" w:rsidRPr="0020749A">
        <w:rPr>
          <w:lang w:val="en-GB"/>
        </w:rPr>
        <w:t xml:space="preserve">ecause some orchids look very </w:t>
      </w:r>
      <w:r w:rsidRPr="0020749A">
        <w:rPr>
          <w:lang w:val="en-GB"/>
        </w:rPr>
        <w:t>similar to non-protected plants</w:t>
      </w:r>
      <w:r w:rsidR="0038083C" w:rsidRPr="0020749A">
        <w:rPr>
          <w:lang w:val="en-GB"/>
        </w:rPr>
        <w:t xml:space="preserve"> and so accurate identification can be very difficult</w:t>
      </w:r>
      <w:r w:rsidR="00953D42" w:rsidRPr="0020749A">
        <w:rPr>
          <w:lang w:val="en-GB"/>
        </w:rPr>
        <w:t>.</w:t>
      </w:r>
      <w:r w:rsidRPr="0020749A">
        <w:rPr>
          <w:lang w:val="en-GB"/>
        </w:rPr>
        <w:t xml:space="preserve"> </w:t>
      </w:r>
      <w:r w:rsidR="00635D7C" w:rsidRPr="0020749A">
        <w:rPr>
          <w:lang w:val="en-GB"/>
        </w:rPr>
        <w:t>To improve identification, software that can identify orchid</w:t>
      </w:r>
      <w:r w:rsidR="00E423CD" w:rsidRPr="0020749A">
        <w:rPr>
          <w:lang w:val="en-GB"/>
        </w:rPr>
        <w:t xml:space="preserve">s from pictures of </w:t>
      </w:r>
      <w:commentRangeStart w:id="5"/>
      <w:r w:rsidR="00E423CD" w:rsidRPr="0020749A">
        <w:rPr>
          <w:lang w:val="en-GB"/>
        </w:rPr>
        <w:t>tubers, leaves</w:t>
      </w:r>
      <w:r w:rsidR="005317E1" w:rsidRPr="0020749A">
        <w:rPr>
          <w:lang w:val="en-GB"/>
        </w:rPr>
        <w:t xml:space="preserve"> or flowers</w:t>
      </w:r>
      <w:commentRangeEnd w:id="5"/>
      <w:r w:rsidR="00E51D36" w:rsidRPr="0020749A">
        <w:rPr>
          <w:rStyle w:val="Verwijzingopmerking"/>
          <w:lang w:val="en-GB"/>
        </w:rPr>
        <w:commentReference w:id="5"/>
      </w:r>
      <w:r w:rsidR="005317E1" w:rsidRPr="0020749A">
        <w:rPr>
          <w:lang w:val="en-GB"/>
        </w:rPr>
        <w:t xml:space="preserve"> </w:t>
      </w:r>
      <w:r w:rsidR="0038083C" w:rsidRPr="0020749A">
        <w:rPr>
          <w:lang w:val="en-GB"/>
        </w:rPr>
        <w:t xml:space="preserve">could be </w:t>
      </w:r>
      <w:r w:rsidR="00953D42" w:rsidRPr="0020749A">
        <w:rPr>
          <w:lang w:val="en-GB"/>
        </w:rPr>
        <w:t xml:space="preserve">vital. </w:t>
      </w:r>
      <w:r w:rsidR="00235869" w:rsidRPr="0020749A">
        <w:rPr>
          <w:lang w:val="en-GB"/>
        </w:rPr>
        <w:t xml:space="preserve">This software </w:t>
      </w:r>
      <w:r w:rsidR="0038083C" w:rsidRPr="0020749A">
        <w:rPr>
          <w:lang w:val="en-GB"/>
        </w:rPr>
        <w:t>would in particular aid</w:t>
      </w:r>
      <w:r w:rsidR="00235869" w:rsidRPr="0020749A">
        <w:rPr>
          <w:lang w:val="en-GB"/>
        </w:rPr>
        <w:t xml:space="preserve"> custom officers and employees of nature conservation organizations involved in confiscating illegally traded material.</w:t>
      </w:r>
    </w:p>
    <w:p w14:paraId="27EA4CB3" w14:textId="27EED037" w:rsidR="001464F4" w:rsidRPr="0020749A" w:rsidRDefault="00A4087A" w:rsidP="00B056D7">
      <w:pPr>
        <w:pStyle w:val="Kop2"/>
        <w:rPr>
          <w:lang w:val="en-GB"/>
        </w:rPr>
      </w:pPr>
      <w:bookmarkStart w:id="6" w:name="_Toc260914214"/>
      <w:r w:rsidRPr="0020749A">
        <w:rPr>
          <w:lang w:val="en-GB"/>
        </w:rPr>
        <w:t>Slipper orchids</w:t>
      </w:r>
      <w:bookmarkEnd w:id="6"/>
    </w:p>
    <w:p w14:paraId="628D42F2" w14:textId="77777777" w:rsidR="001464F4" w:rsidRPr="0020749A" w:rsidRDefault="00635D7C" w:rsidP="00B056D7">
      <w:pPr>
        <w:rPr>
          <w:lang w:val="en-GB"/>
        </w:rPr>
      </w:pPr>
      <w:r w:rsidRPr="0020749A">
        <w:rPr>
          <w:lang w:val="en-GB"/>
        </w:rPr>
        <w:t>During this project the</w:t>
      </w:r>
      <w:r w:rsidR="001464F4" w:rsidRPr="0020749A">
        <w:rPr>
          <w:lang w:val="en-GB"/>
        </w:rPr>
        <w:t xml:space="preserve"> focus </w:t>
      </w:r>
      <w:r w:rsidRPr="0020749A">
        <w:rPr>
          <w:lang w:val="en-GB"/>
        </w:rPr>
        <w:t>is on</w:t>
      </w:r>
      <w:r w:rsidR="001464F4" w:rsidRPr="0020749A">
        <w:rPr>
          <w:lang w:val="en-GB"/>
        </w:rPr>
        <w:t xml:space="preserve"> slipper orchids and orchids from which </w:t>
      </w:r>
      <w:r w:rsidR="001464F4" w:rsidRPr="0020749A">
        <w:rPr>
          <w:i/>
          <w:lang w:val="en-GB"/>
        </w:rPr>
        <w:t xml:space="preserve">salep </w:t>
      </w:r>
      <w:r w:rsidR="001464F4" w:rsidRPr="0020749A">
        <w:rPr>
          <w:lang w:val="en-GB"/>
        </w:rPr>
        <w:t>i</w:t>
      </w:r>
      <w:r w:rsidRPr="0020749A">
        <w:rPr>
          <w:lang w:val="en-GB"/>
        </w:rPr>
        <w:t>s produced.</w:t>
      </w:r>
    </w:p>
    <w:p w14:paraId="3175FBD1" w14:textId="0F7ED8CE" w:rsidR="00A4087A" w:rsidRPr="0020749A" w:rsidRDefault="001464F4" w:rsidP="00B056D7">
      <w:pPr>
        <w:rPr>
          <w:lang w:val="en-GB"/>
        </w:rPr>
      </w:pPr>
      <w:r w:rsidRPr="0020749A">
        <w:rPr>
          <w:lang w:val="en-GB"/>
        </w:rPr>
        <w:t xml:space="preserve">In Europe and Asia the slipper orchids (Cypripedioideae) are widely distributed between sea level up to 2000 m altitude. </w:t>
      </w:r>
      <w:r w:rsidR="0038083C" w:rsidRPr="0020749A">
        <w:rPr>
          <w:lang w:val="en-GB"/>
        </w:rPr>
        <w:t xml:space="preserve">They </w:t>
      </w:r>
      <w:r w:rsidRPr="0020749A">
        <w:rPr>
          <w:lang w:val="en-GB"/>
        </w:rPr>
        <w:t>prefer to live in calcareous environments and are found in deciduous or mixed deciduous and coniferous woods. They grow best in light to deep shade. The slipper orchid is an herbaceous perennial plant species that</w:t>
      </w:r>
      <w:r w:rsidR="0038083C" w:rsidRPr="0020749A">
        <w:rPr>
          <w:lang w:val="en-GB"/>
        </w:rPr>
        <w:t xml:space="preserve"> has a long lifespan</w:t>
      </w:r>
      <w:r w:rsidRPr="0020749A">
        <w:rPr>
          <w:lang w:val="en-GB"/>
        </w:rPr>
        <w:t>. It can grow up to 60 cm and each season the slipper orchid will produce new growths. Each stem of the orchid can contain 3 to 4 leaves that often have up</w:t>
      </w:r>
      <w:r w:rsidR="0038083C" w:rsidRPr="0020749A">
        <w:rPr>
          <w:lang w:val="en-GB"/>
        </w:rPr>
        <w:t xml:space="preserve">wardly </w:t>
      </w:r>
      <w:r w:rsidRPr="0020749A">
        <w:rPr>
          <w:lang w:val="en-GB"/>
        </w:rPr>
        <w:t>curved sides. The flower stalk can be one-flowered or two-flowered with leaf-like bracts. The sepals and petals are rarely green but commonly brightly coloured. The</w:t>
      </w:r>
      <w:r w:rsidR="00875FCA" w:rsidRPr="0020749A">
        <w:rPr>
          <w:lang w:val="en-GB"/>
        </w:rPr>
        <w:t>se sepals and petals</w:t>
      </w:r>
      <w:r w:rsidRPr="0020749A">
        <w:rPr>
          <w:lang w:val="en-GB"/>
        </w:rPr>
        <w:t xml:space="preserve"> are also often twisted [4]. Slipper orchids are highly desired ornamentals.</w:t>
      </w:r>
    </w:p>
    <w:p w14:paraId="3D1BA7CA" w14:textId="5A109B19" w:rsidR="001464F4" w:rsidRPr="0020749A" w:rsidRDefault="001464F4" w:rsidP="00E07197">
      <w:pPr>
        <w:ind w:firstLine="708"/>
        <w:rPr>
          <w:lang w:val="en-GB"/>
        </w:rPr>
      </w:pPr>
      <w:r w:rsidRPr="0020749A">
        <w:rPr>
          <w:lang w:val="en-GB"/>
        </w:rPr>
        <w:t xml:space="preserve">Ground orchid bulbs of the Orchidoideae, also known as </w:t>
      </w:r>
      <w:r w:rsidRPr="0020749A">
        <w:rPr>
          <w:i/>
          <w:lang w:val="en-GB"/>
        </w:rPr>
        <w:t>salep,</w:t>
      </w:r>
      <w:r w:rsidRPr="0020749A">
        <w:rPr>
          <w:lang w:val="en-GB"/>
        </w:rPr>
        <w:t xml:space="preserve"> are very popular in Turkey. They are used to produce ice cream in summer and </w:t>
      </w:r>
      <w:r w:rsidR="0010140C" w:rsidRPr="0020749A">
        <w:rPr>
          <w:lang w:val="en-GB"/>
        </w:rPr>
        <w:t xml:space="preserve">hot </w:t>
      </w:r>
      <w:r w:rsidRPr="0020749A">
        <w:rPr>
          <w:lang w:val="en-GB"/>
        </w:rPr>
        <w:t xml:space="preserve">drinks during winter. </w:t>
      </w:r>
      <w:r w:rsidRPr="0020749A">
        <w:rPr>
          <w:i/>
          <w:lang w:val="en-GB"/>
        </w:rPr>
        <w:t xml:space="preserve">Salep </w:t>
      </w:r>
      <w:r w:rsidRPr="0020749A">
        <w:rPr>
          <w:lang w:val="en-GB"/>
        </w:rPr>
        <w:t xml:space="preserve">is also used as medicine. In the early 1990s the trade of </w:t>
      </w:r>
      <w:r w:rsidRPr="0020749A">
        <w:rPr>
          <w:i/>
          <w:lang w:val="en-GB"/>
        </w:rPr>
        <w:t>salep</w:t>
      </w:r>
      <w:r w:rsidRPr="0020749A">
        <w:rPr>
          <w:lang w:val="en-GB"/>
        </w:rPr>
        <w:t xml:space="preserve"> increased strongly. </w:t>
      </w:r>
      <w:r w:rsidR="00A4087A" w:rsidRPr="0020749A">
        <w:rPr>
          <w:lang w:val="en-GB"/>
        </w:rPr>
        <w:t>O</w:t>
      </w:r>
      <w:r w:rsidRPr="0020749A">
        <w:rPr>
          <w:lang w:val="en-GB"/>
        </w:rPr>
        <w:t>fficial statistics from the Turkish State Institute of Statistics show</w:t>
      </w:r>
      <w:r w:rsidR="00E51D36" w:rsidRPr="0020749A">
        <w:rPr>
          <w:lang w:val="en-GB"/>
        </w:rPr>
        <w:t>s</w:t>
      </w:r>
      <w:r w:rsidRPr="0020749A">
        <w:rPr>
          <w:lang w:val="en-GB"/>
        </w:rPr>
        <w:t xml:space="preserve"> that the export between 1995 and 1999 was 282</w:t>
      </w:r>
      <w:r w:rsidR="00E423CD" w:rsidRPr="0020749A">
        <w:rPr>
          <w:lang w:val="en-GB"/>
        </w:rPr>
        <w:t>.</w:t>
      </w:r>
      <w:r w:rsidRPr="0020749A">
        <w:rPr>
          <w:lang w:val="en-GB"/>
        </w:rPr>
        <w:t xml:space="preserve">000 kg annually. </w:t>
      </w:r>
      <w:r w:rsidR="0038083C" w:rsidRPr="0020749A">
        <w:rPr>
          <w:lang w:val="en-GB"/>
        </w:rPr>
        <w:t xml:space="preserve">To achieve this amount of </w:t>
      </w:r>
      <w:r w:rsidR="0038083C" w:rsidRPr="0020749A">
        <w:rPr>
          <w:i/>
          <w:lang w:val="en-GB"/>
        </w:rPr>
        <w:t>salep</w:t>
      </w:r>
      <w:r w:rsidR="0038083C" w:rsidRPr="0020749A">
        <w:rPr>
          <w:lang w:val="en-GB"/>
        </w:rPr>
        <w:t xml:space="preserve"> 9.825.000 – 19.650.000 bulbs are required.</w:t>
      </w:r>
      <w:r w:rsidR="0054453A" w:rsidRPr="0020749A">
        <w:rPr>
          <w:lang w:val="en-GB"/>
        </w:rPr>
        <w:t xml:space="preserve"> </w:t>
      </w:r>
      <w:r w:rsidRPr="0020749A">
        <w:rPr>
          <w:lang w:val="en-GB"/>
        </w:rPr>
        <w:t xml:space="preserve">It is unknown if this information is related to pure </w:t>
      </w:r>
      <w:r w:rsidRPr="0020749A">
        <w:rPr>
          <w:i/>
          <w:lang w:val="en-GB"/>
        </w:rPr>
        <w:t>salep</w:t>
      </w:r>
      <w:r w:rsidRPr="0020749A">
        <w:rPr>
          <w:lang w:val="en-GB"/>
        </w:rPr>
        <w:t xml:space="preserve">, substitutes or mixtures. </w:t>
      </w:r>
      <w:r w:rsidR="0038083C" w:rsidRPr="0020749A">
        <w:rPr>
          <w:lang w:val="en-GB"/>
        </w:rPr>
        <w:t>However, a</w:t>
      </w:r>
      <w:r w:rsidR="00A4087A" w:rsidRPr="0020749A">
        <w:rPr>
          <w:lang w:val="en-GB"/>
        </w:rPr>
        <w:t>s t</w:t>
      </w:r>
      <w:r w:rsidRPr="0020749A">
        <w:rPr>
          <w:lang w:val="en-GB"/>
        </w:rPr>
        <w:t xml:space="preserve">his is </w:t>
      </w:r>
      <w:r w:rsidR="00A4087A" w:rsidRPr="0020749A">
        <w:rPr>
          <w:lang w:val="en-GB"/>
        </w:rPr>
        <w:t>unsustainable,</w:t>
      </w:r>
      <w:r w:rsidRPr="0020749A">
        <w:rPr>
          <w:lang w:val="en-GB"/>
        </w:rPr>
        <w:t xml:space="preserve"> laws </w:t>
      </w:r>
      <w:r w:rsidR="00A4087A" w:rsidRPr="0020749A">
        <w:rPr>
          <w:lang w:val="en-GB"/>
        </w:rPr>
        <w:t xml:space="preserve">have been </w:t>
      </w:r>
      <w:r w:rsidRPr="0020749A">
        <w:rPr>
          <w:lang w:val="en-GB"/>
        </w:rPr>
        <w:t>established to protect these orchids. In Turkey there are three laws that would</w:t>
      </w:r>
      <w:r w:rsidR="00E3296B" w:rsidRPr="0020749A">
        <w:rPr>
          <w:lang w:val="en-GB"/>
        </w:rPr>
        <w:t xml:space="preserve"> protect them</w:t>
      </w:r>
      <w:r w:rsidR="0038083C" w:rsidRPr="0020749A">
        <w:rPr>
          <w:lang w:val="en-GB"/>
        </w:rPr>
        <w:t>:</w:t>
      </w:r>
      <w:r w:rsidR="00E3296B" w:rsidRPr="0020749A">
        <w:rPr>
          <w:lang w:val="en-GB"/>
        </w:rPr>
        <w:t xml:space="preserve"> The first law</w:t>
      </w:r>
      <w:r w:rsidRPr="0020749A">
        <w:rPr>
          <w:lang w:val="en-GB"/>
        </w:rPr>
        <w:t xml:space="preserve"> is the Turkish Forest </w:t>
      </w:r>
      <w:r w:rsidR="0054453A" w:rsidRPr="0020749A">
        <w:rPr>
          <w:lang w:val="en-GB"/>
        </w:rPr>
        <w:t>Law, which</w:t>
      </w:r>
      <w:r w:rsidR="004B3CF7" w:rsidRPr="0020749A">
        <w:rPr>
          <w:lang w:val="en-GB"/>
        </w:rPr>
        <w:t xml:space="preserve"> </w:t>
      </w:r>
      <w:r w:rsidRPr="0020749A">
        <w:rPr>
          <w:lang w:val="en-GB"/>
        </w:rPr>
        <w:t>regulates the use of non-wood forest products. In short this law states that it is forbidden to collect and remove</w:t>
      </w:r>
      <w:r w:rsidR="00E3296B" w:rsidRPr="0020749A">
        <w:rPr>
          <w:lang w:val="en-GB"/>
        </w:rPr>
        <w:t xml:space="preserve"> any form of forest vegetation. The second </w:t>
      </w:r>
      <w:r w:rsidRPr="0020749A">
        <w:rPr>
          <w:lang w:val="en-GB"/>
        </w:rPr>
        <w:t>law, the Turkish Law of Natural Parks</w:t>
      </w:r>
      <w:r w:rsidR="00020A25" w:rsidRPr="0020749A">
        <w:rPr>
          <w:lang w:val="en-GB"/>
        </w:rPr>
        <w:t>,</w:t>
      </w:r>
      <w:r w:rsidRPr="0020749A">
        <w:rPr>
          <w:lang w:val="en-GB"/>
        </w:rPr>
        <w:t xml:space="preserve"> </w:t>
      </w:r>
      <w:r w:rsidR="0054453A" w:rsidRPr="0020749A">
        <w:rPr>
          <w:lang w:val="en-GB"/>
        </w:rPr>
        <w:t>states</w:t>
      </w:r>
      <w:r w:rsidRPr="0020749A">
        <w:rPr>
          <w:lang w:val="en-GB"/>
        </w:rPr>
        <w:t xml:space="preserve"> “The production of forest products, hunting and disturbing the natural balance is prohibited.” Since collecting </w:t>
      </w:r>
      <w:r w:rsidRPr="0020749A">
        <w:rPr>
          <w:i/>
          <w:lang w:val="en-GB"/>
        </w:rPr>
        <w:t>salep</w:t>
      </w:r>
      <w:r w:rsidRPr="0020749A">
        <w:rPr>
          <w:lang w:val="en-GB"/>
        </w:rPr>
        <w:t xml:space="preserve"> is classified as production of forest products, it is prohibited in all protected areas. The last law in Turkey is The Regulation on Collection, Production and Export of Bulbs of Wildflowers. As the title of </w:t>
      </w:r>
      <w:r w:rsidR="00E3296B" w:rsidRPr="0020749A">
        <w:rPr>
          <w:lang w:val="en-GB"/>
        </w:rPr>
        <w:t xml:space="preserve">this </w:t>
      </w:r>
      <w:r w:rsidRPr="0020749A">
        <w:rPr>
          <w:lang w:val="en-GB"/>
        </w:rPr>
        <w:t xml:space="preserve">law </w:t>
      </w:r>
      <w:r w:rsidR="00A4087A" w:rsidRPr="0020749A">
        <w:rPr>
          <w:lang w:val="en-GB"/>
        </w:rPr>
        <w:t>suggests</w:t>
      </w:r>
      <w:r w:rsidRPr="0020749A">
        <w:rPr>
          <w:lang w:val="en-GB"/>
        </w:rPr>
        <w:t>, this law regulates the production and the export of bulbs, roots and tubers of flowers. It also holds a list with species that may not be taken away from the wild for export [5].</w:t>
      </w:r>
      <w:r w:rsidR="00235869" w:rsidRPr="0020749A">
        <w:rPr>
          <w:lang w:val="en-GB"/>
        </w:rPr>
        <w:t xml:space="preserve"> </w:t>
      </w:r>
      <w:r w:rsidR="00B02759" w:rsidRPr="0020749A">
        <w:rPr>
          <w:lang w:val="en-GB"/>
        </w:rPr>
        <w:t xml:space="preserve">As mentioned earlier, the exact ingredients in </w:t>
      </w:r>
      <w:r w:rsidR="00B02759" w:rsidRPr="0020749A">
        <w:rPr>
          <w:i/>
          <w:lang w:val="en-GB"/>
        </w:rPr>
        <w:t>salep</w:t>
      </w:r>
      <w:r w:rsidR="00B02759" w:rsidRPr="0020749A">
        <w:rPr>
          <w:lang w:val="en-GB"/>
        </w:rPr>
        <w:t xml:space="preserve"> cannot be identified without molecular identification tools, therefore making it difficult to enforce these laws. </w:t>
      </w:r>
    </w:p>
    <w:p w14:paraId="6900CCEB" w14:textId="77777777" w:rsidR="001464F4" w:rsidRPr="0020749A" w:rsidRDefault="002D5A7A" w:rsidP="00B056D7">
      <w:pPr>
        <w:pStyle w:val="Kop2"/>
        <w:rPr>
          <w:lang w:val="en-GB"/>
        </w:rPr>
      </w:pPr>
      <w:bookmarkStart w:id="7" w:name="_Toc260914215"/>
      <w:r w:rsidRPr="0020749A">
        <w:rPr>
          <w:lang w:val="en-GB"/>
        </w:rPr>
        <w:t>How a</w:t>
      </w:r>
      <w:r w:rsidR="001464F4" w:rsidRPr="0020749A">
        <w:rPr>
          <w:lang w:val="en-GB"/>
        </w:rPr>
        <w:t xml:space="preserve"> </w:t>
      </w:r>
      <w:r w:rsidRPr="0020749A">
        <w:rPr>
          <w:lang w:val="en-GB"/>
        </w:rPr>
        <w:t xml:space="preserve">web </w:t>
      </w:r>
      <w:r w:rsidR="001464F4" w:rsidRPr="0020749A">
        <w:rPr>
          <w:lang w:val="en-GB"/>
        </w:rPr>
        <w:t>app</w:t>
      </w:r>
      <w:r w:rsidRPr="0020749A">
        <w:rPr>
          <w:lang w:val="en-GB"/>
        </w:rPr>
        <w:t>lication</w:t>
      </w:r>
      <w:r w:rsidR="001464F4" w:rsidRPr="0020749A">
        <w:rPr>
          <w:lang w:val="en-GB"/>
        </w:rPr>
        <w:t xml:space="preserve"> c</w:t>
      </w:r>
      <w:r w:rsidR="00AA6E46" w:rsidRPr="0020749A">
        <w:rPr>
          <w:lang w:val="en-GB"/>
        </w:rPr>
        <w:t>an</w:t>
      </w:r>
      <w:r w:rsidR="001464F4" w:rsidRPr="0020749A">
        <w:rPr>
          <w:lang w:val="en-GB"/>
        </w:rPr>
        <w:t xml:space="preserve"> improve control in illegal orchid trade</w:t>
      </w:r>
      <w:bookmarkEnd w:id="7"/>
    </w:p>
    <w:p w14:paraId="5EC239B9" w14:textId="54D66F7D" w:rsidR="001464F4" w:rsidRPr="0020749A" w:rsidRDefault="001464F4" w:rsidP="00B056D7">
      <w:pPr>
        <w:rPr>
          <w:lang w:val="en-GB"/>
        </w:rPr>
      </w:pPr>
      <w:r w:rsidRPr="0020749A">
        <w:rPr>
          <w:lang w:val="en-GB"/>
        </w:rPr>
        <w:t>To make it easier to follow the trad</w:t>
      </w:r>
      <w:r w:rsidR="002D5A7A" w:rsidRPr="0020749A">
        <w:rPr>
          <w:lang w:val="en-GB"/>
        </w:rPr>
        <w:t>e routes of orchid smuggling, a web</w:t>
      </w:r>
      <w:r w:rsidRPr="0020749A">
        <w:rPr>
          <w:lang w:val="en-GB"/>
        </w:rPr>
        <w:t xml:space="preserve"> app</w:t>
      </w:r>
      <w:r w:rsidR="002D5A7A" w:rsidRPr="0020749A">
        <w:rPr>
          <w:lang w:val="en-GB"/>
        </w:rPr>
        <w:t>lication</w:t>
      </w:r>
      <w:r w:rsidRPr="0020749A">
        <w:rPr>
          <w:lang w:val="en-GB"/>
        </w:rPr>
        <w:t xml:space="preserve"> that can identify different orchid species </w:t>
      </w:r>
      <w:r w:rsidR="00FC5F7E">
        <w:rPr>
          <w:lang w:val="en-GB"/>
        </w:rPr>
        <w:t>is desired.</w:t>
      </w:r>
      <w:r w:rsidRPr="0020749A">
        <w:rPr>
          <w:lang w:val="en-GB"/>
        </w:rPr>
        <w:t xml:space="preserve"> This app</w:t>
      </w:r>
      <w:r w:rsidR="002D5A7A" w:rsidRPr="0020749A">
        <w:rPr>
          <w:lang w:val="en-GB"/>
        </w:rPr>
        <w:t>lication</w:t>
      </w:r>
      <w:r w:rsidRPr="0020749A">
        <w:rPr>
          <w:lang w:val="en-GB"/>
        </w:rPr>
        <w:t xml:space="preserve"> </w:t>
      </w:r>
      <w:r w:rsidR="00B02759" w:rsidRPr="0020749A">
        <w:rPr>
          <w:lang w:val="en-GB"/>
        </w:rPr>
        <w:t xml:space="preserve">could </w:t>
      </w:r>
      <w:r w:rsidRPr="0020749A">
        <w:rPr>
          <w:lang w:val="en-GB"/>
        </w:rPr>
        <w:t xml:space="preserve">be used on </w:t>
      </w:r>
      <w:r w:rsidR="005317E1" w:rsidRPr="0020749A">
        <w:rPr>
          <w:lang w:val="en-GB"/>
        </w:rPr>
        <w:lastRenderedPageBreak/>
        <w:t xml:space="preserve">laptops/desktops </w:t>
      </w:r>
      <w:r w:rsidR="002D5A7A" w:rsidRPr="0020749A">
        <w:rPr>
          <w:lang w:val="en-GB"/>
        </w:rPr>
        <w:t xml:space="preserve">and </w:t>
      </w:r>
      <w:r w:rsidR="005317E1" w:rsidRPr="0020749A">
        <w:rPr>
          <w:lang w:val="en-GB"/>
        </w:rPr>
        <w:t xml:space="preserve">smartphones/tablets </w:t>
      </w:r>
      <w:r w:rsidRPr="0020749A">
        <w:rPr>
          <w:lang w:val="en-GB"/>
        </w:rPr>
        <w:t xml:space="preserve">by taking pictures of </w:t>
      </w:r>
      <w:commentRangeStart w:id="8"/>
      <w:r w:rsidRPr="0020749A">
        <w:rPr>
          <w:lang w:val="en-GB"/>
        </w:rPr>
        <w:t xml:space="preserve">flowers, leaves </w:t>
      </w:r>
      <w:r w:rsidR="00A4087A" w:rsidRPr="0020749A">
        <w:rPr>
          <w:lang w:val="en-GB"/>
        </w:rPr>
        <w:t xml:space="preserve">or </w:t>
      </w:r>
      <w:r w:rsidRPr="0020749A">
        <w:rPr>
          <w:lang w:val="en-GB"/>
        </w:rPr>
        <w:t>underground tubers</w:t>
      </w:r>
      <w:r w:rsidR="00E3296B" w:rsidRPr="0020749A">
        <w:rPr>
          <w:lang w:val="en-GB"/>
        </w:rPr>
        <w:t xml:space="preserve"> </w:t>
      </w:r>
      <w:commentRangeEnd w:id="8"/>
      <w:r w:rsidR="00E51D36" w:rsidRPr="0020749A">
        <w:rPr>
          <w:rStyle w:val="Verwijzingopmerking"/>
          <w:lang w:val="en-GB"/>
        </w:rPr>
        <w:commentReference w:id="8"/>
      </w:r>
      <w:r w:rsidR="00E3296B" w:rsidRPr="0020749A">
        <w:rPr>
          <w:lang w:val="en-GB"/>
        </w:rPr>
        <w:t>and upload</w:t>
      </w:r>
      <w:r w:rsidR="00B02759" w:rsidRPr="0020749A">
        <w:rPr>
          <w:lang w:val="en-GB"/>
        </w:rPr>
        <w:t>ing</w:t>
      </w:r>
      <w:r w:rsidR="00E3296B" w:rsidRPr="0020749A">
        <w:rPr>
          <w:lang w:val="en-GB"/>
        </w:rPr>
        <w:t xml:space="preserve"> the pictures to </w:t>
      </w:r>
      <w:r w:rsidR="00235869" w:rsidRPr="0020749A">
        <w:rPr>
          <w:lang w:val="en-GB"/>
        </w:rPr>
        <w:t>a</w:t>
      </w:r>
      <w:r w:rsidR="00E3296B" w:rsidRPr="0020749A">
        <w:rPr>
          <w:lang w:val="en-GB"/>
        </w:rPr>
        <w:t xml:space="preserve"> website</w:t>
      </w:r>
      <w:r w:rsidRPr="0020749A">
        <w:rPr>
          <w:lang w:val="en-GB"/>
        </w:rPr>
        <w:t>.</w:t>
      </w:r>
      <w:r w:rsidR="002D5A7A" w:rsidRPr="0020749A">
        <w:rPr>
          <w:lang w:val="en-GB"/>
        </w:rPr>
        <w:t xml:space="preserve"> </w:t>
      </w:r>
      <w:r w:rsidRPr="0020749A">
        <w:rPr>
          <w:lang w:val="en-GB"/>
        </w:rPr>
        <w:t>A simple workflow of the app</w:t>
      </w:r>
      <w:r w:rsidR="002D5A7A" w:rsidRPr="0020749A">
        <w:rPr>
          <w:lang w:val="en-GB"/>
        </w:rPr>
        <w:t>lication</w:t>
      </w:r>
      <w:r w:rsidRPr="0020749A">
        <w:rPr>
          <w:lang w:val="en-GB"/>
        </w:rPr>
        <w:t xml:space="preserve"> can be found in figure 2.</w:t>
      </w:r>
      <w:r w:rsidR="002D5A7A" w:rsidRPr="0020749A">
        <w:rPr>
          <w:lang w:val="en-GB"/>
        </w:rPr>
        <w:t xml:space="preserve"> In this project the focus </w:t>
      </w:r>
      <w:r w:rsidR="00FC5F7E">
        <w:rPr>
          <w:lang w:val="en-GB"/>
        </w:rPr>
        <w:t>was</w:t>
      </w:r>
      <w:r w:rsidR="00FC5F7E" w:rsidRPr="0020749A">
        <w:rPr>
          <w:lang w:val="en-GB"/>
        </w:rPr>
        <w:t xml:space="preserve"> </w:t>
      </w:r>
      <w:r w:rsidR="002D5A7A" w:rsidRPr="0020749A">
        <w:rPr>
          <w:lang w:val="en-GB"/>
        </w:rPr>
        <w:t xml:space="preserve">on </w:t>
      </w:r>
      <w:r w:rsidR="00E3296B" w:rsidRPr="0020749A">
        <w:rPr>
          <w:lang w:val="en-GB"/>
        </w:rPr>
        <w:t>creating</w:t>
      </w:r>
      <w:r w:rsidR="002D5A7A" w:rsidRPr="0020749A">
        <w:rPr>
          <w:lang w:val="en-GB"/>
        </w:rPr>
        <w:t xml:space="preserve"> the webs</w:t>
      </w:r>
      <w:r w:rsidR="00D82FBB" w:rsidRPr="0020749A">
        <w:rPr>
          <w:lang w:val="en-GB"/>
        </w:rPr>
        <w:t>ite and integrat</w:t>
      </w:r>
      <w:r w:rsidR="00B02759" w:rsidRPr="0020749A">
        <w:rPr>
          <w:lang w:val="en-GB"/>
        </w:rPr>
        <w:t>ing</w:t>
      </w:r>
      <w:r w:rsidR="00D82FBB" w:rsidRPr="0020749A">
        <w:rPr>
          <w:lang w:val="en-GB"/>
        </w:rPr>
        <w:t xml:space="preserve"> the identification application</w:t>
      </w:r>
      <w:r w:rsidR="002D5A7A" w:rsidRPr="0020749A">
        <w:rPr>
          <w:lang w:val="en-GB"/>
        </w:rPr>
        <w:t>.</w:t>
      </w:r>
      <w:r w:rsidR="00D82FBB" w:rsidRPr="0020749A">
        <w:rPr>
          <w:lang w:val="en-GB"/>
        </w:rPr>
        <w:t xml:space="preserve"> This application is </w:t>
      </w:r>
      <w:r w:rsidR="00A4087A" w:rsidRPr="0020749A">
        <w:rPr>
          <w:lang w:val="en-GB"/>
        </w:rPr>
        <w:t>currently under development</w:t>
      </w:r>
      <w:r w:rsidR="00D82FBB" w:rsidRPr="0020749A">
        <w:rPr>
          <w:lang w:val="en-GB"/>
        </w:rPr>
        <w:t xml:space="preserve"> at Naturalis.</w:t>
      </w:r>
    </w:p>
    <w:p w14:paraId="5C2D4CB1" w14:textId="77777777" w:rsidR="001464F4" w:rsidRPr="0020749A" w:rsidRDefault="001464F4" w:rsidP="00B056D7">
      <w:pPr>
        <w:rPr>
          <w:lang w:val="en-GB"/>
        </w:rPr>
      </w:pPr>
    </w:p>
    <w:p w14:paraId="50E3FE03" w14:textId="77777777" w:rsidR="00F15985" w:rsidRPr="0020749A" w:rsidRDefault="001464F4" w:rsidP="00B056D7">
      <w:pPr>
        <w:rPr>
          <w:lang w:val="en-GB"/>
        </w:rPr>
      </w:pPr>
      <w:r w:rsidRPr="0020749A">
        <w:rPr>
          <w:noProof/>
          <w:lang w:val="en-US"/>
        </w:rPr>
        <w:drawing>
          <wp:inline distT="0" distB="0" distL="0" distR="0" wp14:anchorId="7D33914E" wp14:editId="387318BF">
            <wp:extent cx="5415252" cy="414107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3-09-19 om 13.21.24.png"/>
                    <pic:cNvPicPr/>
                  </pic:nvPicPr>
                  <pic:blipFill>
                    <a:blip r:embed="rId11">
                      <a:extLst>
                        <a:ext uri="{28A0092B-C50C-407E-A947-70E740481C1C}">
                          <a14:useLocalDpi xmlns:a14="http://schemas.microsoft.com/office/drawing/2010/main" val="0"/>
                        </a:ext>
                      </a:extLst>
                    </a:blip>
                    <a:stretch>
                      <a:fillRect/>
                    </a:stretch>
                  </pic:blipFill>
                  <pic:spPr>
                    <a:xfrm>
                      <a:off x="0" y="0"/>
                      <a:ext cx="5415252" cy="4141075"/>
                    </a:xfrm>
                    <a:prstGeom prst="rect">
                      <a:avLst/>
                    </a:prstGeom>
                  </pic:spPr>
                </pic:pic>
              </a:graphicData>
            </a:graphic>
          </wp:inline>
        </w:drawing>
      </w:r>
    </w:p>
    <w:p w14:paraId="55949F84" w14:textId="5AA24361" w:rsidR="001464F4" w:rsidRPr="0020749A" w:rsidRDefault="00F15985" w:rsidP="00B056D7">
      <w:pPr>
        <w:pStyle w:val="Bijschrift"/>
        <w:rPr>
          <w:lang w:val="en-GB"/>
        </w:rPr>
      </w:pPr>
      <w:r w:rsidRPr="0020749A">
        <w:rPr>
          <w:lang w:val="en-GB"/>
        </w:rPr>
        <w:t xml:space="preserve">Figure </w:t>
      </w:r>
      <w:r w:rsidR="002E7A08" w:rsidRPr="0020749A">
        <w:rPr>
          <w:lang w:val="en-GB"/>
        </w:rPr>
        <w:fldChar w:fldCharType="begin"/>
      </w:r>
      <w:r w:rsidR="002E7A08" w:rsidRPr="0020749A">
        <w:rPr>
          <w:lang w:val="en-GB"/>
        </w:rPr>
        <w:instrText xml:space="preserve"> SEQ Figure \* ARABIC </w:instrText>
      </w:r>
      <w:r w:rsidR="002E7A08" w:rsidRPr="0020749A">
        <w:rPr>
          <w:lang w:val="en-GB"/>
        </w:rPr>
        <w:fldChar w:fldCharType="separate"/>
      </w:r>
      <w:r w:rsidR="002E7A08" w:rsidRPr="0020749A">
        <w:rPr>
          <w:noProof/>
          <w:lang w:val="en-GB"/>
        </w:rPr>
        <w:t>2</w:t>
      </w:r>
      <w:r w:rsidR="002E7A08" w:rsidRPr="0020749A">
        <w:rPr>
          <w:lang w:val="en-GB"/>
        </w:rPr>
        <w:fldChar w:fldCharType="end"/>
      </w:r>
      <w:r w:rsidRPr="0020749A">
        <w:rPr>
          <w:lang w:val="en-GB"/>
        </w:rPr>
        <w:t xml:space="preserve"> A simple workflow of the application made during this project. Resources of the pictures: [</w:t>
      </w:r>
      <w:r w:rsidR="009F6D98" w:rsidRPr="0020749A">
        <w:rPr>
          <w:lang w:val="en-GB"/>
        </w:rPr>
        <w:t>6</w:t>
      </w:r>
      <w:r w:rsidRPr="0020749A">
        <w:rPr>
          <w:lang w:val="en-GB"/>
        </w:rPr>
        <w:t>-1</w:t>
      </w:r>
      <w:r w:rsidR="009F6D98" w:rsidRPr="0020749A">
        <w:rPr>
          <w:lang w:val="en-GB"/>
        </w:rPr>
        <w:t>5</w:t>
      </w:r>
      <w:r w:rsidRPr="0020749A">
        <w:rPr>
          <w:lang w:val="en-GB"/>
        </w:rPr>
        <w:t>]</w:t>
      </w:r>
    </w:p>
    <w:p w14:paraId="41B87068" w14:textId="77777777" w:rsidR="001464F4" w:rsidRPr="0020749A" w:rsidRDefault="00561329" w:rsidP="00B056D7">
      <w:pPr>
        <w:pStyle w:val="Kop2"/>
        <w:rPr>
          <w:lang w:val="en-GB"/>
        </w:rPr>
      </w:pPr>
      <w:bookmarkStart w:id="9" w:name="_Toc260914216"/>
      <w:r w:rsidRPr="0020749A">
        <w:rPr>
          <w:lang w:val="en-GB"/>
        </w:rPr>
        <w:t>Comparable</w:t>
      </w:r>
      <w:r w:rsidR="001464F4" w:rsidRPr="0020749A">
        <w:rPr>
          <w:lang w:val="en-GB"/>
        </w:rPr>
        <w:t xml:space="preserve"> </w:t>
      </w:r>
      <w:r w:rsidR="00CC11BB" w:rsidRPr="0020749A">
        <w:rPr>
          <w:lang w:val="en-GB"/>
        </w:rPr>
        <w:t>software</w:t>
      </w:r>
      <w:bookmarkEnd w:id="9"/>
    </w:p>
    <w:p w14:paraId="5BBD1D5F" w14:textId="0FFF15CE" w:rsidR="001464F4" w:rsidRPr="0020749A" w:rsidRDefault="00CC11BB" w:rsidP="00B056D7">
      <w:pPr>
        <w:rPr>
          <w:lang w:val="en-GB"/>
        </w:rPr>
      </w:pPr>
      <w:r w:rsidRPr="0020749A">
        <w:rPr>
          <w:lang w:val="en-GB"/>
        </w:rPr>
        <w:t>There is software available that can identify a person using face recognition</w:t>
      </w:r>
      <w:r w:rsidR="00B02759" w:rsidRPr="0020749A">
        <w:rPr>
          <w:lang w:val="en-GB"/>
        </w:rPr>
        <w:t xml:space="preserve">, for example the </w:t>
      </w:r>
      <w:r w:rsidR="001464F4" w:rsidRPr="0020749A">
        <w:rPr>
          <w:lang w:val="en-GB"/>
        </w:rPr>
        <w:t>software KeyLemon [</w:t>
      </w:r>
      <w:r w:rsidR="009F6D98" w:rsidRPr="0020749A">
        <w:rPr>
          <w:lang w:val="en-GB"/>
        </w:rPr>
        <w:t>16</w:t>
      </w:r>
      <w:r w:rsidR="001464F4" w:rsidRPr="0020749A">
        <w:rPr>
          <w:lang w:val="en-GB"/>
        </w:rPr>
        <w:t>]. This software could be used to unlock a computer.</w:t>
      </w:r>
    </w:p>
    <w:p w14:paraId="011CAC51" w14:textId="154E5E06" w:rsidR="00E35734" w:rsidRPr="0020749A" w:rsidRDefault="00B02759" w:rsidP="00B056D7">
      <w:pPr>
        <w:rPr>
          <w:lang w:val="en-GB"/>
        </w:rPr>
      </w:pPr>
      <w:r w:rsidRPr="0020749A">
        <w:rPr>
          <w:lang w:val="en-GB"/>
        </w:rPr>
        <w:t xml:space="preserve">Essentially the software takes </w:t>
      </w:r>
      <w:r w:rsidR="001464F4" w:rsidRPr="0020749A">
        <w:rPr>
          <w:lang w:val="en-GB"/>
        </w:rPr>
        <w:t xml:space="preserve">a picture or series of pictures of your face. When it takes a series of pictures it is almost always required to move your head up and down and / or left and right. The software saves this picture / these pictures. When you use the software to unlock your computer the software takes a picture / a series of pictures of your face and compares this picture / these pictures with the saved picture(s). When it finds </w:t>
      </w:r>
      <w:r w:rsidR="00AA6E46" w:rsidRPr="0020749A">
        <w:rPr>
          <w:lang w:val="en-GB"/>
        </w:rPr>
        <w:t>a match you will be logged-in to</w:t>
      </w:r>
      <w:r w:rsidR="001464F4" w:rsidRPr="0020749A">
        <w:rPr>
          <w:lang w:val="en-GB"/>
        </w:rPr>
        <w:t xml:space="preserve"> your own account</w:t>
      </w:r>
      <w:r w:rsidR="00561329" w:rsidRPr="0020749A">
        <w:rPr>
          <w:lang w:val="en-GB"/>
        </w:rPr>
        <w:t>.</w:t>
      </w:r>
      <w:r w:rsidR="00E51D36" w:rsidRPr="0020749A">
        <w:rPr>
          <w:lang w:val="en-GB"/>
        </w:rPr>
        <w:t xml:space="preserve"> The existence of this kind of software proves that it is possible to identify objects that look very similar to each other, like two different persons. If this is possible, it would also be possible to identify orchids to section level. All sections have some very specific characteristics that are unique to that section.</w:t>
      </w:r>
      <w:r w:rsidR="00E35734" w:rsidRPr="0020749A">
        <w:rPr>
          <w:lang w:val="en-GB"/>
        </w:rPr>
        <w:br w:type="page"/>
      </w:r>
    </w:p>
    <w:p w14:paraId="440B5AFE" w14:textId="77777777" w:rsidR="00E35734" w:rsidRPr="0020749A" w:rsidRDefault="00E35734" w:rsidP="00B056D7">
      <w:pPr>
        <w:pStyle w:val="Kop1"/>
        <w:rPr>
          <w:lang w:val="en-GB"/>
        </w:rPr>
      </w:pPr>
      <w:bookmarkStart w:id="10" w:name="_Toc260914217"/>
      <w:r w:rsidRPr="0020749A">
        <w:rPr>
          <w:lang w:val="en-GB"/>
        </w:rPr>
        <w:lastRenderedPageBreak/>
        <w:t>Materials and Methods</w:t>
      </w:r>
      <w:bookmarkEnd w:id="10"/>
    </w:p>
    <w:p w14:paraId="02AEABA1" w14:textId="77777777" w:rsidR="00B55530" w:rsidRPr="0020749A" w:rsidRDefault="00B55530" w:rsidP="00B55530">
      <w:pPr>
        <w:pStyle w:val="Kop2"/>
        <w:rPr>
          <w:lang w:val="en-GB"/>
        </w:rPr>
      </w:pPr>
      <w:bookmarkStart w:id="11" w:name="_Toc260914218"/>
      <w:r w:rsidRPr="0020749A">
        <w:rPr>
          <w:lang w:val="en-GB"/>
        </w:rPr>
        <w:t>Website</w:t>
      </w:r>
      <w:bookmarkEnd w:id="11"/>
    </w:p>
    <w:p w14:paraId="01FAE6E8" w14:textId="2ECD7085" w:rsidR="00875FCA" w:rsidRPr="0020749A" w:rsidRDefault="00B55530" w:rsidP="00B55530">
      <w:pPr>
        <w:rPr>
          <w:lang w:val="en-GB"/>
        </w:rPr>
      </w:pPr>
      <w:r w:rsidRPr="0020749A">
        <w:rPr>
          <w:lang w:val="en-GB"/>
        </w:rPr>
        <w:t xml:space="preserve">During this internship a website </w:t>
      </w:r>
      <w:r w:rsidR="00875FCA" w:rsidRPr="0020749A">
        <w:rPr>
          <w:lang w:val="en-GB"/>
        </w:rPr>
        <w:t xml:space="preserve">is developed. Users of this website can upload a picture to the server. On the server the software will </w:t>
      </w:r>
      <w:r w:rsidR="00782FA5" w:rsidRPr="0020749A">
        <w:rPr>
          <w:lang w:val="en-GB"/>
        </w:rPr>
        <w:t>classify the orchid on the picture to section level.</w:t>
      </w:r>
    </w:p>
    <w:p w14:paraId="1178F43B" w14:textId="1A6264AD" w:rsidR="00B55530" w:rsidRPr="0020749A" w:rsidRDefault="00B55530" w:rsidP="00E07197">
      <w:pPr>
        <w:ind w:firstLine="708"/>
        <w:rPr>
          <w:lang w:val="en-GB"/>
        </w:rPr>
      </w:pPr>
      <w:r w:rsidRPr="0020749A">
        <w:rPr>
          <w:lang w:val="en-GB"/>
        </w:rPr>
        <w:t>The processes behind this website</w:t>
      </w:r>
      <w:r w:rsidR="00782FA5" w:rsidRPr="0020749A">
        <w:rPr>
          <w:lang w:val="en-GB"/>
        </w:rPr>
        <w:t>, like clicking on a button,</w:t>
      </w:r>
      <w:r w:rsidRPr="0020749A">
        <w:rPr>
          <w:lang w:val="en-GB"/>
        </w:rPr>
        <w:t xml:space="preserve"> are written in Python</w:t>
      </w:r>
      <w:r w:rsidR="00235869" w:rsidRPr="0020749A">
        <w:rPr>
          <w:lang w:val="en-GB"/>
        </w:rPr>
        <w:t xml:space="preserve"> </w:t>
      </w:r>
      <w:r w:rsidRPr="0020749A">
        <w:rPr>
          <w:lang w:val="en-GB"/>
        </w:rPr>
        <w:t xml:space="preserve">2.7 using the Django package. The layouts of the webpages are written in html, using css style sheets. There are two versions of every html file, one for computers and one for mobile devices. The different </w:t>
      </w:r>
      <w:r w:rsidR="000E07EC" w:rsidRPr="0020749A">
        <w:rPr>
          <w:lang w:val="en-GB"/>
        </w:rPr>
        <w:t>css style sheets</w:t>
      </w:r>
      <w:r w:rsidRPr="0020749A">
        <w:rPr>
          <w:lang w:val="en-GB"/>
        </w:rPr>
        <w:t>, html files and</w:t>
      </w:r>
      <w:r w:rsidR="000E07EC" w:rsidRPr="0020749A">
        <w:rPr>
          <w:lang w:val="en-GB"/>
        </w:rPr>
        <w:t xml:space="preserve"> python scripts</w:t>
      </w:r>
      <w:r w:rsidRPr="0020749A">
        <w:rPr>
          <w:lang w:val="en-GB"/>
        </w:rPr>
        <w:t xml:space="preserve"> can be found in appendices </w:t>
      </w:r>
      <w:r w:rsidR="000E07EC" w:rsidRPr="0020749A">
        <w:rPr>
          <w:lang w:val="en-GB"/>
        </w:rPr>
        <w:t>3.2, 3.3 and 3.6</w:t>
      </w:r>
      <w:r w:rsidRPr="0020749A">
        <w:rPr>
          <w:lang w:val="en-GB"/>
        </w:rPr>
        <w:t xml:space="preserve">. </w:t>
      </w:r>
    </w:p>
    <w:p w14:paraId="5E41067A" w14:textId="77777777" w:rsidR="00875FCA" w:rsidRPr="0020749A" w:rsidRDefault="00875FCA" w:rsidP="00875FCA">
      <w:pPr>
        <w:pStyle w:val="Kop3"/>
        <w:rPr>
          <w:lang w:val="en-GB"/>
        </w:rPr>
      </w:pPr>
      <w:bookmarkStart w:id="12" w:name="_Toc260914219"/>
      <w:r w:rsidRPr="0020749A">
        <w:rPr>
          <w:lang w:val="en-GB"/>
        </w:rPr>
        <w:t>Flickr</w:t>
      </w:r>
      <w:bookmarkEnd w:id="12"/>
    </w:p>
    <w:p w14:paraId="7FA26789" w14:textId="4889638A" w:rsidR="00875FCA" w:rsidRPr="0020749A" w:rsidRDefault="00875FCA" w:rsidP="00875FCA">
      <w:pPr>
        <w:rPr>
          <w:lang w:val="en-GB"/>
        </w:rPr>
      </w:pPr>
      <w:r w:rsidRPr="0020749A">
        <w:rPr>
          <w:lang w:val="en-GB"/>
        </w:rPr>
        <w:t xml:space="preserve">To store the pictures </w:t>
      </w:r>
      <w:r w:rsidR="00A4087A" w:rsidRPr="0020749A">
        <w:rPr>
          <w:lang w:val="en-GB"/>
        </w:rPr>
        <w:t>i</w:t>
      </w:r>
      <w:r w:rsidRPr="0020749A">
        <w:rPr>
          <w:lang w:val="en-GB"/>
        </w:rPr>
        <w:t xml:space="preserve">n a </w:t>
      </w:r>
      <w:r w:rsidR="00A4087A" w:rsidRPr="0020749A">
        <w:rPr>
          <w:lang w:val="en-GB"/>
        </w:rPr>
        <w:t xml:space="preserve">safe </w:t>
      </w:r>
      <w:r w:rsidRPr="0020749A">
        <w:rPr>
          <w:lang w:val="en-GB"/>
        </w:rPr>
        <w:t>place</w:t>
      </w:r>
      <w:r w:rsidR="00B02759" w:rsidRPr="0020749A">
        <w:rPr>
          <w:lang w:val="en-GB"/>
        </w:rPr>
        <w:t xml:space="preserve"> where they are accessible to whoever needs them,</w:t>
      </w:r>
      <w:r w:rsidRPr="0020749A">
        <w:rPr>
          <w:lang w:val="en-GB"/>
        </w:rPr>
        <w:t xml:space="preserve"> a shared Flickr account </w:t>
      </w:r>
      <w:r w:rsidR="00A4087A" w:rsidRPr="0020749A">
        <w:rPr>
          <w:lang w:val="en-GB"/>
        </w:rPr>
        <w:t xml:space="preserve">was </w:t>
      </w:r>
      <w:r w:rsidRPr="0020749A">
        <w:rPr>
          <w:lang w:val="en-GB"/>
        </w:rPr>
        <w:t>created.</w:t>
      </w:r>
      <w:r w:rsidR="007001B9" w:rsidRPr="0020749A">
        <w:rPr>
          <w:lang w:val="en-GB"/>
        </w:rPr>
        <w:t xml:space="preserve"> Flickr is a website for saving and sharing pictures. It is not allowed to share the pictures of the flowers, so the settings of the Flickr account </w:t>
      </w:r>
      <w:r w:rsidR="00124A61" w:rsidRPr="0020749A">
        <w:rPr>
          <w:lang w:val="en-GB"/>
        </w:rPr>
        <w:t>were</w:t>
      </w:r>
      <w:r w:rsidR="007001B9" w:rsidRPr="0020749A">
        <w:rPr>
          <w:lang w:val="en-GB"/>
        </w:rPr>
        <w:t xml:space="preserve"> set on private. This means that only persons with the account name and password can access the pictures.</w:t>
      </w:r>
    </w:p>
    <w:p w14:paraId="62DBD01A" w14:textId="00ACAE8E" w:rsidR="00C03E07" w:rsidRPr="0020749A" w:rsidRDefault="00C03E07" w:rsidP="00E07197">
      <w:pPr>
        <w:ind w:firstLine="708"/>
        <w:rPr>
          <w:lang w:val="en-GB"/>
        </w:rPr>
      </w:pPr>
      <w:r w:rsidRPr="0020749A">
        <w:rPr>
          <w:lang w:val="en-GB"/>
        </w:rPr>
        <w:t>On Flickr it is possible to add tags to the pictures. These tags are used later in the preparation process to save the pictures in the correct directory. To download the pictures and the metadata via the command line, a python script written by Hugo Haas, Offlickr</w:t>
      </w:r>
      <w:r w:rsidR="007A7F96" w:rsidRPr="0020749A">
        <w:rPr>
          <w:lang w:val="en-GB"/>
        </w:rPr>
        <w:t>.py</w:t>
      </w:r>
      <w:r w:rsidRPr="0020749A">
        <w:rPr>
          <w:lang w:val="en-GB"/>
        </w:rPr>
        <w:t xml:space="preserve">, </w:t>
      </w:r>
      <w:r w:rsidR="00A4087A" w:rsidRPr="0020749A">
        <w:rPr>
          <w:lang w:val="en-GB"/>
        </w:rPr>
        <w:t xml:space="preserve">was </w:t>
      </w:r>
      <w:r w:rsidRPr="0020749A">
        <w:rPr>
          <w:lang w:val="en-GB"/>
        </w:rPr>
        <w:t xml:space="preserve">modified and used (see appendix </w:t>
      </w:r>
      <w:r w:rsidR="000E07EC" w:rsidRPr="0020749A">
        <w:rPr>
          <w:lang w:val="en-GB"/>
        </w:rPr>
        <w:t>3.5.1</w:t>
      </w:r>
      <w:r w:rsidRPr="0020749A">
        <w:rPr>
          <w:lang w:val="en-GB"/>
        </w:rPr>
        <w:t>) [</w:t>
      </w:r>
      <w:r w:rsidR="009F6D98" w:rsidRPr="0020749A">
        <w:rPr>
          <w:lang w:val="en-GB"/>
        </w:rPr>
        <w:t>18</w:t>
      </w:r>
      <w:r w:rsidRPr="0020749A">
        <w:rPr>
          <w:lang w:val="en-GB"/>
        </w:rPr>
        <w:t>].</w:t>
      </w:r>
    </w:p>
    <w:p w14:paraId="25CB5368" w14:textId="2094EE19" w:rsidR="00C03E07" w:rsidRPr="0020749A" w:rsidRDefault="00257611" w:rsidP="007A7F96">
      <w:pPr>
        <w:ind w:firstLine="708"/>
        <w:rPr>
          <w:lang w:val="en-GB"/>
        </w:rPr>
      </w:pPr>
      <w:r w:rsidRPr="0020749A">
        <w:rPr>
          <w:lang w:val="en-GB"/>
        </w:rPr>
        <w:t xml:space="preserve">Before training of the neural network is possible, a preparation process is needed. </w:t>
      </w:r>
      <w:r w:rsidR="00C03E07" w:rsidRPr="0020749A">
        <w:rPr>
          <w:lang w:val="en-GB"/>
        </w:rPr>
        <w:t xml:space="preserve">The first step in this process is to download </w:t>
      </w:r>
      <w:r w:rsidR="001D4240" w:rsidRPr="0020749A">
        <w:rPr>
          <w:lang w:val="en-GB"/>
        </w:rPr>
        <w:t xml:space="preserve">the </w:t>
      </w:r>
      <w:r w:rsidR="00C03E07" w:rsidRPr="0020749A">
        <w:rPr>
          <w:lang w:val="en-GB"/>
        </w:rPr>
        <w:t>pictures and metadata and search for the tags in the metadata</w:t>
      </w:r>
      <w:r w:rsidR="0004332E" w:rsidRPr="0020749A">
        <w:rPr>
          <w:lang w:val="en-GB"/>
        </w:rPr>
        <w:t>. An example of the metadata</w:t>
      </w:r>
      <w:r w:rsidR="007A7F96" w:rsidRPr="0020749A">
        <w:rPr>
          <w:lang w:val="en-GB"/>
        </w:rPr>
        <w:t xml:space="preserve"> can be found in appendix 2.1. T</w:t>
      </w:r>
      <w:r w:rsidR="0004332E" w:rsidRPr="0020749A">
        <w:rPr>
          <w:lang w:val="en-GB"/>
        </w:rPr>
        <w:t>he blue square indicates the location of the tags</w:t>
      </w:r>
      <w:r w:rsidR="00C03E07" w:rsidRPr="0020749A">
        <w:rPr>
          <w:lang w:val="en-GB"/>
        </w:rPr>
        <w:t>. The next step is to convert the pictures from jpg- to png-format</w:t>
      </w:r>
      <w:r w:rsidR="007001B9" w:rsidRPr="0020749A">
        <w:rPr>
          <w:lang w:val="en-GB"/>
        </w:rPr>
        <w:t xml:space="preserve">. Finally the pictures will be </w:t>
      </w:r>
      <w:r w:rsidR="00C03E07" w:rsidRPr="0020749A">
        <w:rPr>
          <w:lang w:val="en-GB"/>
        </w:rPr>
        <w:t>place</w:t>
      </w:r>
      <w:r w:rsidR="007001B9" w:rsidRPr="0020749A">
        <w:rPr>
          <w:lang w:val="en-GB"/>
        </w:rPr>
        <w:t>d</w:t>
      </w:r>
      <w:r w:rsidR="00C03E07" w:rsidRPr="0020749A">
        <w:rPr>
          <w:lang w:val="en-GB"/>
        </w:rPr>
        <w:t xml:space="preserve"> </w:t>
      </w:r>
      <w:r w:rsidR="007001B9" w:rsidRPr="0020749A">
        <w:rPr>
          <w:lang w:val="en-GB"/>
        </w:rPr>
        <w:t>in</w:t>
      </w:r>
      <w:r w:rsidR="00C03E07" w:rsidRPr="0020749A">
        <w:rPr>
          <w:lang w:val="en-GB"/>
        </w:rPr>
        <w:t>to the correct directory</w:t>
      </w:r>
      <w:r w:rsidR="00B30734" w:rsidRPr="0020749A">
        <w:rPr>
          <w:lang w:val="en-GB"/>
        </w:rPr>
        <w:t xml:space="preserve"> (Round, Spur and Oblong for the different </w:t>
      </w:r>
      <w:r w:rsidR="00124A61" w:rsidRPr="0020749A">
        <w:rPr>
          <w:i/>
          <w:lang w:val="en-GB"/>
        </w:rPr>
        <w:t xml:space="preserve">salep </w:t>
      </w:r>
      <w:r w:rsidR="00B30734" w:rsidRPr="0020749A">
        <w:rPr>
          <w:lang w:val="en-GB"/>
        </w:rPr>
        <w:t>orchid tubers</w:t>
      </w:r>
      <w:r w:rsidRPr="0020749A">
        <w:rPr>
          <w:lang w:val="en-GB"/>
        </w:rPr>
        <w:t>,</w:t>
      </w:r>
      <w:r w:rsidR="00B30734" w:rsidRPr="0020749A">
        <w:rPr>
          <w:lang w:val="en-GB"/>
        </w:rPr>
        <w:t xml:space="preserve"> LRound, LSpur and LOblong for the different look-a-like tubers</w:t>
      </w:r>
      <w:r w:rsidR="007A7F96" w:rsidRPr="0020749A">
        <w:rPr>
          <w:lang w:val="en-GB"/>
        </w:rPr>
        <w:t xml:space="preserve"> and the correct section</w:t>
      </w:r>
      <w:r w:rsidRPr="0020749A">
        <w:rPr>
          <w:lang w:val="en-GB"/>
        </w:rPr>
        <w:t xml:space="preserve"> and species for the </w:t>
      </w:r>
      <w:r w:rsidR="00124A61" w:rsidRPr="0020749A">
        <w:rPr>
          <w:lang w:val="en-GB"/>
        </w:rPr>
        <w:t xml:space="preserve">slipper orchid </w:t>
      </w:r>
      <w:r w:rsidRPr="0020749A">
        <w:rPr>
          <w:lang w:val="en-GB"/>
        </w:rPr>
        <w:t>flowers</w:t>
      </w:r>
      <w:r w:rsidR="00B30734" w:rsidRPr="0020749A">
        <w:rPr>
          <w:lang w:val="en-GB"/>
        </w:rPr>
        <w:t>)</w:t>
      </w:r>
      <w:r w:rsidR="007001B9" w:rsidRPr="0020749A">
        <w:rPr>
          <w:lang w:val="en-GB"/>
        </w:rPr>
        <w:t xml:space="preserve"> using the tags.</w:t>
      </w:r>
      <w:r w:rsidR="007A7F96" w:rsidRPr="0020749A">
        <w:rPr>
          <w:lang w:val="en-GB"/>
        </w:rPr>
        <w:t xml:space="preserve"> After separate the pictures of the tubers from the flowers the pictures of the tubers will also be split. This means that the background is fully made white and the flower is cut</w:t>
      </w:r>
      <w:r w:rsidR="00F502F2" w:rsidRPr="0020749A">
        <w:rPr>
          <w:lang w:val="en-GB"/>
        </w:rPr>
        <w:t xml:space="preserve"> out of the picture.</w:t>
      </w:r>
    </w:p>
    <w:p w14:paraId="0181C88E" w14:textId="77777777" w:rsidR="00F502F2" w:rsidRPr="0020749A" w:rsidRDefault="00F502F2" w:rsidP="00F502F2">
      <w:pPr>
        <w:pStyle w:val="Kop2"/>
        <w:rPr>
          <w:lang w:val="en-GB"/>
        </w:rPr>
      </w:pPr>
      <w:bookmarkStart w:id="13" w:name="_Toc260914220"/>
      <w:r w:rsidRPr="0020749A">
        <w:rPr>
          <w:lang w:val="en-GB"/>
        </w:rPr>
        <w:t>Training</w:t>
      </w:r>
      <w:bookmarkEnd w:id="13"/>
    </w:p>
    <w:p w14:paraId="7BC1E85E" w14:textId="483D6322" w:rsidR="00AB4868" w:rsidRPr="0020749A" w:rsidRDefault="00F502F2" w:rsidP="00F502F2">
      <w:pPr>
        <w:rPr>
          <w:lang w:val="en-GB"/>
        </w:rPr>
      </w:pPr>
      <w:r w:rsidRPr="0020749A">
        <w:rPr>
          <w:lang w:val="en-GB"/>
        </w:rPr>
        <w:t>During this research the neural network</w:t>
      </w:r>
      <w:r w:rsidR="000D346B" w:rsidRPr="0020749A">
        <w:rPr>
          <w:lang w:val="en-GB"/>
        </w:rPr>
        <w:t>s are</w:t>
      </w:r>
      <w:r w:rsidRPr="0020749A">
        <w:rPr>
          <w:lang w:val="en-GB"/>
        </w:rPr>
        <w:t xml:space="preserve"> trained to see the differences between </w:t>
      </w:r>
      <w:r w:rsidR="001E1F53">
        <w:rPr>
          <w:lang w:val="en-GB"/>
        </w:rPr>
        <w:t>seven</w:t>
      </w:r>
      <w:r w:rsidRPr="0020749A">
        <w:rPr>
          <w:lang w:val="en-GB"/>
        </w:rPr>
        <w:t xml:space="preserve"> sections of the slipper orchid. These sections are </w:t>
      </w:r>
      <w:r w:rsidRPr="0020749A">
        <w:rPr>
          <w:i/>
          <w:lang w:val="en-GB"/>
        </w:rPr>
        <w:t xml:space="preserve">Barbata, Brachypetalum, Cochlopetalum, Coryopedilum, Paphiopedilum, Pardalopetalum </w:t>
      </w:r>
      <w:r w:rsidRPr="0020749A">
        <w:rPr>
          <w:lang w:val="en-GB"/>
        </w:rPr>
        <w:t xml:space="preserve">and </w:t>
      </w:r>
      <w:r w:rsidRPr="0020749A">
        <w:rPr>
          <w:i/>
          <w:lang w:val="en-GB"/>
        </w:rPr>
        <w:t>Parvisepalum</w:t>
      </w:r>
      <w:r w:rsidRPr="0020749A">
        <w:rPr>
          <w:lang w:val="en-GB"/>
        </w:rPr>
        <w:t>.</w:t>
      </w:r>
      <w:r w:rsidR="001420E3">
        <w:rPr>
          <w:lang w:val="en-GB"/>
        </w:rPr>
        <w:t xml:space="preserve"> The training script accepts a parameter for the Desired Error. This is the maximum error rate that will be accepted. When the error comes below this threshold the training is finished. To find the optimal Desired Error, seven networks were trained </w:t>
      </w:r>
      <w:r w:rsidR="000D346B" w:rsidRPr="0020749A">
        <w:rPr>
          <w:lang w:val="en-GB"/>
        </w:rPr>
        <w:t xml:space="preserve">whit a Desired Error ten times less then the network before. So the first network has a Desired Error of 0,0001, the second network has a Desired Error of 0,00001 and so on. The expectation is that a network with a lower Desired Error will classify a new picture better. </w:t>
      </w:r>
      <w:r w:rsidRPr="0020749A">
        <w:rPr>
          <w:lang w:val="en-GB"/>
        </w:rPr>
        <w:t>The script that trains the network is already developed at Naturalis by Rutger Vos.</w:t>
      </w:r>
      <w:r w:rsidR="000D346B" w:rsidRPr="0020749A">
        <w:rPr>
          <w:lang w:val="en-GB"/>
        </w:rPr>
        <w:t xml:space="preserve"> This script accepts a parameter to specify the Desired Error. If the parameter is left empty the Desired Error will be 0,0001. </w:t>
      </w:r>
      <w:r w:rsidR="00512D6F" w:rsidRPr="0020749A">
        <w:rPr>
          <w:lang w:val="en-GB"/>
        </w:rPr>
        <w:t xml:space="preserve">To semi-automate the preparation for the training some scripts are written in python and bash. The workflow of these </w:t>
      </w:r>
      <w:r w:rsidR="00AB4868" w:rsidRPr="0020749A">
        <w:rPr>
          <w:lang w:val="en-GB"/>
        </w:rPr>
        <w:t xml:space="preserve">scripts can be found in </w:t>
      </w:r>
      <w:r w:rsidR="00AB4868" w:rsidRPr="007F4E54">
        <w:rPr>
          <w:highlight w:val="green"/>
          <w:lang w:val="en-GB"/>
        </w:rPr>
        <w:t>figure 3</w:t>
      </w:r>
      <w:r w:rsidR="00512D6F" w:rsidRPr="0020749A">
        <w:rPr>
          <w:lang w:val="en-GB"/>
        </w:rPr>
        <w:t>.</w:t>
      </w:r>
      <w:r w:rsidR="00AB4868" w:rsidRPr="0020749A">
        <w:rPr>
          <w:lang w:val="en-GB"/>
        </w:rPr>
        <w:t xml:space="preserve"> </w:t>
      </w:r>
      <w:commentRangeStart w:id="14"/>
      <w:r w:rsidR="00AB4868" w:rsidRPr="0020749A">
        <w:rPr>
          <w:lang w:val="en-GB"/>
        </w:rPr>
        <w:t>As mentions earlier</w:t>
      </w:r>
      <w:commentRangeEnd w:id="14"/>
      <w:r w:rsidR="007F4E54">
        <w:rPr>
          <w:rStyle w:val="Verwijzingopmerking"/>
        </w:rPr>
        <w:commentReference w:id="14"/>
      </w:r>
      <w:r w:rsidR="00AB4868" w:rsidRPr="0020749A">
        <w:rPr>
          <w:lang w:val="en-GB"/>
        </w:rPr>
        <w:t>, these scripts are f</w:t>
      </w:r>
      <w:r w:rsidR="00D47893" w:rsidRPr="0020749A">
        <w:rPr>
          <w:lang w:val="en-GB"/>
        </w:rPr>
        <w:t xml:space="preserve">or training the </w:t>
      </w:r>
      <w:r w:rsidR="001420E3">
        <w:rPr>
          <w:lang w:val="en-GB"/>
        </w:rPr>
        <w:t>Artificial Neural Networks (</w:t>
      </w:r>
      <w:r w:rsidR="00D47893" w:rsidRPr="0020749A">
        <w:rPr>
          <w:lang w:val="en-GB"/>
        </w:rPr>
        <w:t>ANNs</w:t>
      </w:r>
      <w:r w:rsidR="001420E3">
        <w:rPr>
          <w:lang w:val="en-GB"/>
        </w:rPr>
        <w:t>)</w:t>
      </w:r>
      <w:r w:rsidR="00D47893" w:rsidRPr="0020749A">
        <w:rPr>
          <w:lang w:val="en-GB"/>
        </w:rPr>
        <w:t xml:space="preserve">. This is only done by administrator of the website and not </w:t>
      </w:r>
      <w:r w:rsidR="00D47893" w:rsidRPr="0020749A">
        <w:rPr>
          <w:lang w:val="en-GB"/>
        </w:rPr>
        <w:lastRenderedPageBreak/>
        <w:t xml:space="preserve">by the </w:t>
      </w:r>
      <w:r w:rsidR="007F4E54">
        <w:rPr>
          <w:lang w:val="en-GB"/>
        </w:rPr>
        <w:t>end</w:t>
      </w:r>
      <w:r w:rsidR="007F4E54" w:rsidRPr="0020749A">
        <w:rPr>
          <w:lang w:val="en-GB"/>
        </w:rPr>
        <w:t>-users</w:t>
      </w:r>
      <w:r w:rsidR="00D47893" w:rsidRPr="0020749A">
        <w:rPr>
          <w:lang w:val="en-GB"/>
        </w:rPr>
        <w:t>. The administrator has access to the shared Flickr account, so the m</w:t>
      </w:r>
      <w:r w:rsidR="007F4E54">
        <w:rPr>
          <w:lang w:val="en-GB"/>
        </w:rPr>
        <w:t>anual</w:t>
      </w:r>
      <w:r w:rsidR="00D47893" w:rsidRPr="0020749A">
        <w:rPr>
          <w:lang w:val="en-GB"/>
        </w:rPr>
        <w:t xml:space="preserve"> check (and download) </w:t>
      </w:r>
      <w:r w:rsidR="007F4E54">
        <w:rPr>
          <w:lang w:val="en-GB"/>
        </w:rPr>
        <w:t>that is required for one of the scripts, won’t be</w:t>
      </w:r>
      <w:r w:rsidR="001A3A90" w:rsidRPr="0020749A">
        <w:rPr>
          <w:lang w:val="en-GB"/>
        </w:rPr>
        <w:t xml:space="preserve"> </w:t>
      </w:r>
      <w:r w:rsidR="00D47893" w:rsidRPr="0020749A">
        <w:rPr>
          <w:lang w:val="en-GB"/>
        </w:rPr>
        <w:t>a problem.</w:t>
      </w:r>
    </w:p>
    <w:p w14:paraId="6AF79978" w14:textId="33EBE521" w:rsidR="00F502F2" w:rsidRPr="0020749A" w:rsidRDefault="00F502F2" w:rsidP="00F502F2">
      <w:pPr>
        <w:rPr>
          <w:lang w:val="en-GB"/>
        </w:rPr>
      </w:pPr>
      <w:commentRangeStart w:id="15"/>
      <w:r w:rsidRPr="0020749A">
        <w:rPr>
          <w:lang w:val="en-GB"/>
        </w:rPr>
        <w:t xml:space="preserve">The tubers of look-a-likes that are used are from </w:t>
      </w:r>
      <w:r w:rsidRPr="0020749A">
        <w:rPr>
          <w:rFonts w:eastAsia="Times New Roman" w:cs="Times New Roman"/>
          <w:i/>
          <w:iCs/>
          <w:color w:val="000000"/>
          <w:lang w:val="en-GB"/>
        </w:rPr>
        <w:t>Arum maculatum</w:t>
      </w:r>
      <w:r w:rsidRPr="0020749A">
        <w:rPr>
          <w:lang w:val="en-GB"/>
        </w:rPr>
        <w:t xml:space="preserve">, </w:t>
      </w:r>
      <w:r w:rsidRPr="0020749A">
        <w:rPr>
          <w:i/>
          <w:color w:val="000000"/>
          <w:lang w:val="en-GB"/>
        </w:rPr>
        <w:t xml:space="preserve">Asparagus officinalis, Polygonatum verticillatum, Tulipa greigii, </w:t>
      </w:r>
      <w:r w:rsidRPr="0020749A">
        <w:rPr>
          <w:color w:val="000000"/>
          <w:lang w:val="en-GB"/>
        </w:rPr>
        <w:t>and</w:t>
      </w:r>
      <w:r w:rsidRPr="0020749A">
        <w:rPr>
          <w:i/>
          <w:color w:val="000000"/>
          <w:lang w:val="en-GB"/>
        </w:rPr>
        <w:t xml:space="preserve"> T. sp. </w:t>
      </w:r>
      <w:r w:rsidRPr="0020749A">
        <w:rPr>
          <w:lang w:val="en-GB"/>
        </w:rPr>
        <w:t>[17]. Appendix 1 contains pictures of these tubers.</w:t>
      </w:r>
    </w:p>
    <w:p w14:paraId="37C77F0A" w14:textId="7C339413" w:rsidR="00F502F2" w:rsidRPr="0020749A" w:rsidRDefault="00CE7836" w:rsidP="00F502F2">
      <w:pPr>
        <w:ind w:firstLine="708"/>
        <w:rPr>
          <w:lang w:val="en-GB"/>
        </w:rPr>
      </w:pPr>
      <w:r w:rsidRPr="0020749A">
        <w:rPr>
          <w:noProof/>
          <w:lang w:val="en-US"/>
        </w:rPr>
        <mc:AlternateContent>
          <mc:Choice Requires="wps">
            <w:drawing>
              <wp:anchor distT="0" distB="0" distL="114300" distR="114300" simplePos="0" relativeHeight="251663360" behindDoc="0" locked="0" layoutInCell="1" allowOverlap="1" wp14:anchorId="279D03E4" wp14:editId="3A547842">
                <wp:simplePos x="0" y="0"/>
                <wp:positionH relativeFrom="column">
                  <wp:posOffset>0</wp:posOffset>
                </wp:positionH>
                <wp:positionV relativeFrom="paragraph">
                  <wp:posOffset>2085340</wp:posOffset>
                </wp:positionV>
                <wp:extent cx="863600" cy="503555"/>
                <wp:effectExtent l="0" t="0" r="0" b="4445"/>
                <wp:wrapNone/>
                <wp:docPr id="11" name="Rechthoek 11"/>
                <wp:cNvGraphicFramePr/>
                <a:graphic xmlns:a="http://schemas.openxmlformats.org/drawingml/2006/main">
                  <a:graphicData uri="http://schemas.microsoft.com/office/word/2010/wordprocessingShape">
                    <wps:wsp>
                      <wps:cNvSpPr/>
                      <wps:spPr>
                        <a:xfrm>
                          <a:off x="0" y="0"/>
                          <a:ext cx="863600" cy="503555"/>
                        </a:xfrm>
                        <a:prstGeom prst="rect">
                          <a:avLst/>
                        </a:prstGeom>
                        <a:gradFill>
                          <a:gsLst>
                            <a:gs pos="0">
                              <a:srgbClr val="76A9E7"/>
                            </a:gs>
                            <a:gs pos="100000">
                              <a:schemeClr val="accent1">
                                <a:tint val="50000"/>
                                <a:shade val="100000"/>
                                <a:satMod val="350000"/>
                              </a:schemeClr>
                            </a:gs>
                          </a:gsLst>
                        </a:gra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1" o:spid="_x0000_s1026" style="position:absolute;margin-left:0;margin-top:164.2pt;width:68pt;height:39.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" fillcolor="#76a9e7" stroked="f">
                <v:fill color2="#a7bfde [1620]" rotate="t" type="gradient">
                  <o:fill v:ext="view" type="gradientUnscaled"/>
                </v:fill>
              </v:rect>
            </w:pict>
          </mc:Fallback>
        </mc:AlternateContent>
      </w:r>
      <w:r w:rsidR="00F502F2" w:rsidRPr="0020749A">
        <w:rPr>
          <w:lang w:val="en-GB"/>
        </w:rPr>
        <w:t xml:space="preserve">Before training of the software </w:t>
      </w:r>
      <w:r w:rsidR="001E1F53">
        <w:rPr>
          <w:lang w:val="en-GB"/>
        </w:rPr>
        <w:t>was</w:t>
      </w:r>
      <w:r w:rsidR="001E1F53" w:rsidRPr="0020749A">
        <w:rPr>
          <w:lang w:val="en-GB"/>
        </w:rPr>
        <w:t xml:space="preserve"> </w:t>
      </w:r>
      <w:r w:rsidR="00F502F2" w:rsidRPr="0020749A">
        <w:rPr>
          <w:lang w:val="en-GB"/>
        </w:rPr>
        <w:t xml:space="preserve">possible there </w:t>
      </w:r>
      <w:r w:rsidR="001E1F53">
        <w:rPr>
          <w:lang w:val="en-GB"/>
        </w:rPr>
        <w:t>were</w:t>
      </w:r>
      <w:r w:rsidR="001E1F53" w:rsidRPr="0020749A">
        <w:rPr>
          <w:lang w:val="en-GB"/>
        </w:rPr>
        <w:t xml:space="preserve"> </w:t>
      </w:r>
      <w:r w:rsidR="00F502F2" w:rsidRPr="0020749A">
        <w:rPr>
          <w:lang w:val="en-GB"/>
        </w:rPr>
        <w:t xml:space="preserve">many steps to prepare the training. First of all, pictures of the </w:t>
      </w:r>
      <w:r w:rsidR="00F502F2" w:rsidRPr="0020749A">
        <w:rPr>
          <w:i/>
          <w:lang w:val="en-GB"/>
        </w:rPr>
        <w:t xml:space="preserve">salep </w:t>
      </w:r>
      <w:r w:rsidR="00F502F2" w:rsidRPr="0020749A">
        <w:rPr>
          <w:lang w:val="en-GB"/>
        </w:rPr>
        <w:t xml:space="preserve">orchid tubers and the tubers of the look-a-likes are required. So in the first few weeks of this research project pictures of </w:t>
      </w:r>
      <w:r w:rsidR="00F502F2" w:rsidRPr="0020749A">
        <w:rPr>
          <w:i/>
          <w:lang w:val="en-GB"/>
        </w:rPr>
        <w:t xml:space="preserve">salep </w:t>
      </w:r>
      <w:r w:rsidR="00F502F2" w:rsidRPr="0020749A">
        <w:rPr>
          <w:lang w:val="en-GB"/>
        </w:rPr>
        <w:t>orchid tubers and tubers of look-a-likes were taken at the Sylvius lab. Although the orientation of these tubers is unregulated, it is required that it is the same for all pictures. For instance, if the first picture of a tuber with spurs has the spurs on the right, all other tubers with spurs must have the spurs on the right as well. The user has to use the same orientation as the trainer, so this can be found in the user guide. The background has to be one colour, like white or black, and this colour must be the same for every picture. The last requirement is that there is only one tuber on the picture.</w:t>
      </w:r>
    </w:p>
    <w:commentRangeEnd w:id="15"/>
    <w:p w14:paraId="2F42CA59" w14:textId="546577BF" w:rsidR="000D346B" w:rsidRPr="0020749A" w:rsidRDefault="00F918E0" w:rsidP="000D346B">
      <w:pPr>
        <w:ind w:firstLine="708"/>
        <w:rPr>
          <w:lang w:val="en-GB"/>
        </w:rPr>
      </w:pPr>
      <w:r w:rsidRPr="0020749A">
        <w:rPr>
          <w:noProof/>
          <w:lang w:val="en-US"/>
        </w:rPr>
        <mc:AlternateContent>
          <mc:Choice Requires="wps">
            <w:drawing>
              <wp:anchor distT="0" distB="0" distL="114300" distR="114300" simplePos="0" relativeHeight="251665408" behindDoc="0" locked="0" layoutInCell="1" allowOverlap="1" wp14:anchorId="705DF78F" wp14:editId="6F17EDFB">
                <wp:simplePos x="0" y="0"/>
                <wp:positionH relativeFrom="column">
                  <wp:posOffset>0</wp:posOffset>
                </wp:positionH>
                <wp:positionV relativeFrom="paragraph">
                  <wp:posOffset>4362450</wp:posOffset>
                </wp:positionV>
                <wp:extent cx="5814695" cy="405765"/>
                <wp:effectExtent l="0" t="0" r="1905" b="635"/>
                <wp:wrapSquare wrapText="bothSides"/>
                <wp:docPr id="7" name="Tekstvak 7"/>
                <wp:cNvGraphicFramePr/>
                <a:graphic xmlns:a="http://schemas.openxmlformats.org/drawingml/2006/main">
                  <a:graphicData uri="http://schemas.microsoft.com/office/word/2010/wordprocessingShape">
                    <wps:wsp>
                      <wps:cNvSpPr txBox="1"/>
                      <wps:spPr>
                        <a:xfrm>
                          <a:off x="0" y="0"/>
                          <a:ext cx="5814695" cy="40576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70B0672" w14:textId="4CDB1923" w:rsidR="001C773B" w:rsidRPr="00AB4868" w:rsidRDefault="001C773B" w:rsidP="00512D6F">
                            <w:pPr>
                              <w:pStyle w:val="Bijschrift"/>
                              <w:rPr>
                                <w:lang w:val="en-GB"/>
                              </w:rPr>
                            </w:pPr>
                            <w:r w:rsidRPr="00AB4868">
                              <w:rPr>
                                <w:lang w:val="en-GB"/>
                              </w:rPr>
                              <w:t xml:space="preserve">Figure </w:t>
                            </w:r>
                            <w:r w:rsidRPr="00AB4868">
                              <w:rPr>
                                <w:lang w:val="en-GB"/>
                              </w:rPr>
                              <w:fldChar w:fldCharType="begin"/>
                            </w:r>
                            <w:r w:rsidRPr="00AB4868">
                              <w:rPr>
                                <w:lang w:val="en-GB"/>
                              </w:rPr>
                              <w:instrText xml:space="preserve"> SEQ Figure \* ARABIC </w:instrText>
                            </w:r>
                            <w:r w:rsidRPr="00AB4868">
                              <w:rPr>
                                <w:lang w:val="en-GB"/>
                              </w:rPr>
                              <w:fldChar w:fldCharType="separate"/>
                            </w:r>
                            <w:r>
                              <w:rPr>
                                <w:noProof/>
                                <w:lang w:val="en-GB"/>
                              </w:rPr>
                              <w:t>3</w:t>
                            </w:r>
                            <w:r w:rsidRPr="00AB4868">
                              <w:rPr>
                                <w:lang w:val="en-GB"/>
                              </w:rPr>
                              <w:fldChar w:fldCharType="end"/>
                            </w:r>
                            <w:r w:rsidRPr="00AB4868">
                              <w:rPr>
                                <w:lang w:val="en-GB"/>
                              </w:rPr>
                              <w:t xml:space="preserve"> Workflow of training preparation scripts. Blue: preparation steps. Green: processing step to produce useful data for training. Purple: Training of the Artificial Neural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kstvak 7" o:spid="_x0000_s1026" type="#_x0000_t202" style="position:absolute;left:0;text-align:left;margin-left:0;margin-top:343.5pt;width:457.85pt;height:31.9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" stroked="f">
                <v:textbox style="mso-fit-shape-to-text:t" inset="0,0,0,0">
                  <w:txbxContent>
                    <w:p w14:paraId="070B0672" w14:textId="4CDB1923" w:rsidR="001C773B" w:rsidRPr="00AB4868" w:rsidRDefault="001C773B" w:rsidP="00512D6F">
                      <w:pPr>
                        <w:pStyle w:val="Bijschrift"/>
                        <w:rPr>
                          <w:lang w:val="en-GB"/>
                        </w:rPr>
                      </w:pPr>
                      <w:r w:rsidRPr="00AB4868">
                        <w:rPr>
                          <w:lang w:val="en-GB"/>
                        </w:rPr>
                        <w:t xml:space="preserve">Figure </w:t>
                      </w:r>
                      <w:r w:rsidRPr="00AB4868">
                        <w:rPr>
                          <w:lang w:val="en-GB"/>
                        </w:rPr>
                        <w:fldChar w:fldCharType="begin"/>
                      </w:r>
                      <w:r w:rsidRPr="00AB4868">
                        <w:rPr>
                          <w:lang w:val="en-GB"/>
                        </w:rPr>
                        <w:instrText xml:space="preserve"> SEQ Figure \* ARABIC </w:instrText>
                      </w:r>
                      <w:r w:rsidRPr="00AB4868">
                        <w:rPr>
                          <w:lang w:val="en-GB"/>
                        </w:rPr>
                        <w:fldChar w:fldCharType="separate"/>
                      </w:r>
                      <w:r>
                        <w:rPr>
                          <w:noProof/>
                          <w:lang w:val="en-GB"/>
                        </w:rPr>
                        <w:t>3</w:t>
                      </w:r>
                      <w:r w:rsidRPr="00AB4868">
                        <w:rPr>
                          <w:lang w:val="en-GB"/>
                        </w:rPr>
                        <w:fldChar w:fldCharType="end"/>
                      </w:r>
                      <w:r w:rsidRPr="00AB4868">
                        <w:rPr>
                          <w:lang w:val="en-GB"/>
                        </w:rPr>
                        <w:t xml:space="preserve"> Workflow of training preparation scripts. Blue: preparation steps. Green: processing step to produce useful data for training. Purple: Training of the Artificial Neural Network</w:t>
                      </w:r>
                    </w:p>
                  </w:txbxContent>
                </v:textbox>
                <w10:wrap type="square"/>
              </v:shape>
            </w:pict>
          </mc:Fallback>
        </mc:AlternateContent>
      </w:r>
      <w:r w:rsidR="001A3A90" w:rsidRPr="0020749A">
        <w:rPr>
          <w:noProof/>
          <w:lang w:val="en-US"/>
        </w:rPr>
        <mc:AlternateContent>
          <mc:Choice Requires="wps">
            <w:drawing>
              <wp:anchor distT="0" distB="0" distL="114300" distR="114300" simplePos="0" relativeHeight="251664384" behindDoc="0" locked="0" layoutInCell="1" allowOverlap="1" wp14:anchorId="343DB56C" wp14:editId="53AFAA8F">
                <wp:simplePos x="0" y="0"/>
                <wp:positionH relativeFrom="column">
                  <wp:posOffset>0</wp:posOffset>
                </wp:positionH>
                <wp:positionV relativeFrom="paragraph">
                  <wp:posOffset>4170680</wp:posOffset>
                </wp:positionV>
                <wp:extent cx="864000" cy="459740"/>
                <wp:effectExtent l="0" t="0" r="0" b="0"/>
                <wp:wrapNone/>
                <wp:docPr id="12" name="Rechthoek 12"/>
                <wp:cNvGraphicFramePr/>
                <a:graphic xmlns:a="http://schemas.openxmlformats.org/drawingml/2006/main">
                  <a:graphicData uri="http://schemas.microsoft.com/office/word/2010/wordprocessingShape">
                    <wps:wsp>
                      <wps:cNvSpPr/>
                      <wps:spPr>
                        <a:xfrm>
                          <a:off x="0" y="0"/>
                          <a:ext cx="864000" cy="45974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2" o:spid="_x0000_s1026" style="position:absolute;margin-left:0;margin-top:328.4pt;width:68.05pt;height:36.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" fillcolor="white [3212]" stroked="f"/>
            </w:pict>
          </mc:Fallback>
        </mc:AlternateContent>
      </w:r>
      <w:commentRangeStart w:id="16"/>
      <w:r w:rsidR="00512D6F" w:rsidRPr="0020749A">
        <w:rPr>
          <w:noProof/>
          <w:lang w:val="en-US"/>
        </w:rPr>
        <w:drawing>
          <wp:anchor distT="0" distB="0" distL="114300" distR="114300" simplePos="0" relativeHeight="251656703" behindDoc="0" locked="0" layoutInCell="1" allowOverlap="1" wp14:anchorId="20784625" wp14:editId="202A9B8B">
            <wp:simplePos x="0" y="0"/>
            <wp:positionH relativeFrom="column">
              <wp:posOffset>0</wp:posOffset>
            </wp:positionH>
            <wp:positionV relativeFrom="paragraph">
              <wp:posOffset>131445</wp:posOffset>
            </wp:positionV>
            <wp:extent cx="5814695" cy="4451350"/>
            <wp:effectExtent l="76200" t="0" r="27305" b="95250"/>
            <wp:wrapSquare wrapText="bothSides"/>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14:sizeRelH relativeFrom="page">
              <wp14:pctWidth>0</wp14:pctWidth>
            </wp14:sizeRelH>
            <wp14:sizeRelV relativeFrom="page">
              <wp14:pctHeight>0</wp14:pctHeight>
            </wp14:sizeRelV>
          </wp:anchor>
        </w:drawing>
      </w:r>
      <w:commentRangeEnd w:id="16"/>
      <w:r w:rsidR="00AB4868" w:rsidRPr="0020749A">
        <w:rPr>
          <w:rStyle w:val="Verwijzingopmerking"/>
          <w:lang w:val="en-GB"/>
        </w:rPr>
        <w:commentReference w:id="16"/>
      </w:r>
      <w:r w:rsidR="00F502F2" w:rsidRPr="0020749A">
        <w:rPr>
          <w:rStyle w:val="Verwijzingopmerking"/>
          <w:lang w:val="en-GB"/>
        </w:rPr>
        <w:commentReference w:id="15"/>
      </w:r>
    </w:p>
    <w:p w14:paraId="305991B9" w14:textId="5CF159F7" w:rsidR="000D346B" w:rsidRPr="0020749A" w:rsidRDefault="000D346B" w:rsidP="000D346B">
      <w:pPr>
        <w:pStyle w:val="Kop2"/>
        <w:rPr>
          <w:lang w:val="en-GB"/>
        </w:rPr>
      </w:pPr>
      <w:bookmarkStart w:id="17" w:name="_Toc260914221"/>
      <w:r w:rsidRPr="0020749A">
        <w:rPr>
          <w:lang w:val="en-GB"/>
        </w:rPr>
        <w:t>Testing</w:t>
      </w:r>
      <w:r w:rsidR="00A65893" w:rsidRPr="0020749A">
        <w:rPr>
          <w:lang w:val="en-GB"/>
        </w:rPr>
        <w:t xml:space="preserve"> the networks</w:t>
      </w:r>
      <w:bookmarkEnd w:id="17"/>
    </w:p>
    <w:p w14:paraId="7738346E" w14:textId="6A12591B" w:rsidR="000D346B" w:rsidRPr="0020749A" w:rsidRDefault="000D346B" w:rsidP="000D346B">
      <w:pPr>
        <w:rPr>
          <w:lang w:val="en-GB"/>
        </w:rPr>
      </w:pPr>
      <w:r w:rsidRPr="0020749A">
        <w:rPr>
          <w:lang w:val="en-GB"/>
        </w:rPr>
        <w:t xml:space="preserve">After training the </w:t>
      </w:r>
      <w:r w:rsidR="00CE7836" w:rsidRPr="0020749A">
        <w:rPr>
          <w:lang w:val="en-GB"/>
        </w:rPr>
        <w:t xml:space="preserve">networks, they are tested on pictures of four sections. The tested sections are </w:t>
      </w:r>
      <w:r w:rsidR="00CE7836" w:rsidRPr="0020749A">
        <w:rPr>
          <w:i/>
          <w:lang w:val="en-GB"/>
        </w:rPr>
        <w:t xml:space="preserve">Barbata, Brachypetalum, Coryopedilum </w:t>
      </w:r>
      <w:r w:rsidR="00CE7836" w:rsidRPr="0020749A">
        <w:rPr>
          <w:lang w:val="en-GB"/>
        </w:rPr>
        <w:t>and</w:t>
      </w:r>
      <w:r w:rsidR="00CE7836" w:rsidRPr="0020749A">
        <w:rPr>
          <w:i/>
          <w:lang w:val="en-GB"/>
        </w:rPr>
        <w:t xml:space="preserve"> Parvisepalum</w:t>
      </w:r>
      <w:r w:rsidR="00CE7836" w:rsidRPr="0020749A">
        <w:rPr>
          <w:lang w:val="en-GB"/>
        </w:rPr>
        <w:t>.</w:t>
      </w:r>
      <w:r w:rsidR="00F918E0" w:rsidRPr="0020749A">
        <w:rPr>
          <w:lang w:val="en-GB"/>
        </w:rPr>
        <w:t xml:space="preserve"> The networks are also tested with pictures of</w:t>
      </w:r>
      <w:r w:rsidR="00CE7836" w:rsidRPr="0020749A">
        <w:rPr>
          <w:lang w:val="en-GB"/>
        </w:rPr>
        <w:t xml:space="preserve"> some primary hybrids of </w:t>
      </w:r>
      <w:r w:rsidR="00CE7836" w:rsidRPr="0020749A">
        <w:rPr>
          <w:i/>
          <w:lang w:val="en-GB"/>
        </w:rPr>
        <w:t xml:space="preserve">Parvisepalum </w:t>
      </w:r>
      <w:r w:rsidR="00CE7836" w:rsidRPr="0020749A">
        <w:rPr>
          <w:lang w:val="en-GB"/>
        </w:rPr>
        <w:t xml:space="preserve">and </w:t>
      </w:r>
      <w:r w:rsidR="00CE7836" w:rsidRPr="0020749A">
        <w:rPr>
          <w:i/>
          <w:lang w:val="en-GB"/>
        </w:rPr>
        <w:t>Brachypetalum</w:t>
      </w:r>
      <w:r w:rsidR="00CE7836" w:rsidRPr="0020749A">
        <w:rPr>
          <w:lang w:val="en-GB"/>
        </w:rPr>
        <w:t>. The results of these tests c</w:t>
      </w:r>
      <w:r w:rsidR="00F918E0" w:rsidRPr="0020749A">
        <w:rPr>
          <w:lang w:val="en-GB"/>
        </w:rPr>
        <w:t xml:space="preserve">an be found in supplementary 1. Some results of the first test round were very </w:t>
      </w:r>
      <w:r w:rsidR="00F918E0" w:rsidRPr="0020749A">
        <w:rPr>
          <w:lang w:val="en-GB"/>
        </w:rPr>
        <w:lastRenderedPageBreak/>
        <w:t>bad. To find the source of these bad results, pictures of some bad classified species were checked on the characteristics of the corresponding section</w:t>
      </w:r>
      <w:r w:rsidR="00A63B63" w:rsidRPr="0020749A">
        <w:rPr>
          <w:lang w:val="en-GB"/>
        </w:rPr>
        <w:t>. The results of this little research c</w:t>
      </w:r>
      <w:r w:rsidR="0034424A" w:rsidRPr="0020749A">
        <w:rPr>
          <w:lang w:val="en-GB"/>
        </w:rPr>
        <w:t xml:space="preserve">an be found in supplementary 3. During this research it has </w:t>
      </w:r>
      <w:r w:rsidR="00A65893" w:rsidRPr="0020749A">
        <w:rPr>
          <w:lang w:val="en-GB"/>
        </w:rPr>
        <w:t xml:space="preserve">also </w:t>
      </w:r>
      <w:r w:rsidR="0034424A" w:rsidRPr="0020749A">
        <w:rPr>
          <w:lang w:val="en-GB"/>
        </w:rPr>
        <w:t>been foun</w:t>
      </w:r>
      <w:r w:rsidR="00A65893" w:rsidRPr="0020749A">
        <w:rPr>
          <w:lang w:val="en-GB"/>
        </w:rPr>
        <w:t xml:space="preserve">d that some species </w:t>
      </w:r>
      <w:r w:rsidR="0034424A" w:rsidRPr="0020749A">
        <w:rPr>
          <w:lang w:val="en-GB"/>
        </w:rPr>
        <w:t xml:space="preserve">had only one picture in the train data. </w:t>
      </w:r>
      <w:r w:rsidR="00CE7836" w:rsidRPr="0020749A">
        <w:rPr>
          <w:lang w:val="en-GB"/>
        </w:rPr>
        <w:t xml:space="preserve">After this finding some extra pictures were added to the train data and the networks were trained again. </w:t>
      </w:r>
      <w:r w:rsidR="0026420C" w:rsidRPr="0020749A">
        <w:rPr>
          <w:lang w:val="en-GB"/>
        </w:rPr>
        <w:t>These networks were tested again with the same test set</w:t>
      </w:r>
      <w:r w:rsidR="00FD48D5" w:rsidRPr="0020749A">
        <w:rPr>
          <w:lang w:val="en-GB"/>
        </w:rPr>
        <w:t>s</w:t>
      </w:r>
      <w:r w:rsidR="0026420C" w:rsidRPr="0020749A">
        <w:rPr>
          <w:lang w:val="en-GB"/>
        </w:rPr>
        <w:t xml:space="preserve">. The results of these tests can be found in supplementary 2. </w:t>
      </w:r>
    </w:p>
    <w:p w14:paraId="32154DEB" w14:textId="1E22059A" w:rsidR="00A65893" w:rsidRPr="0020749A" w:rsidRDefault="00A65893" w:rsidP="00A65893">
      <w:pPr>
        <w:pStyle w:val="Kop2"/>
        <w:rPr>
          <w:lang w:val="en-GB"/>
        </w:rPr>
      </w:pPr>
      <w:bookmarkStart w:id="18" w:name="_Toc260914222"/>
      <w:r w:rsidRPr="0020749A">
        <w:rPr>
          <w:lang w:val="en-GB"/>
        </w:rPr>
        <w:t>Testing the website</w:t>
      </w:r>
      <w:bookmarkEnd w:id="18"/>
    </w:p>
    <w:p w14:paraId="765B0D81" w14:textId="65C69393" w:rsidR="00A65893" w:rsidRPr="0020749A" w:rsidRDefault="003D4993" w:rsidP="00A65893">
      <w:pPr>
        <w:rPr>
          <w:lang w:val="en-GB"/>
        </w:rPr>
      </w:pPr>
      <w:r w:rsidRPr="0020749A">
        <w:rPr>
          <w:lang w:val="en-GB"/>
        </w:rPr>
        <w:t xml:space="preserve">To test the website a working network was required. After testing the networks a working network </w:t>
      </w:r>
      <w:r w:rsidR="000A4C9D" w:rsidRPr="0020749A">
        <w:rPr>
          <w:lang w:val="en-GB"/>
        </w:rPr>
        <w:t>was</w:t>
      </w:r>
      <w:r w:rsidRPr="0020749A">
        <w:rPr>
          <w:lang w:val="en-GB"/>
        </w:rPr>
        <w:t xml:space="preserve"> implemented on the website. This website is tested on receiving a picture, run the classify script using the given network and sending back a result. First this is tested for only one device. Once this was working correctly, the website was also tested to receive pictures from more than one device at the same time and send a result back. Receiving the pictures was working correctly, but sending back a result not. The result of the first uploaded picture was send back to all devices. </w:t>
      </w:r>
      <w:r w:rsidR="000A4C9D" w:rsidRPr="0020749A">
        <w:rPr>
          <w:lang w:val="en-GB"/>
        </w:rPr>
        <w:t>So this part of the website was updated.</w:t>
      </w:r>
    </w:p>
    <w:p w14:paraId="044B8E15" w14:textId="580793BA" w:rsidR="003E2255" w:rsidRPr="0020749A" w:rsidRDefault="003E2255" w:rsidP="006D61D3">
      <w:pPr>
        <w:rPr>
          <w:lang w:val="en-GB"/>
        </w:rPr>
      </w:pPr>
      <w:r w:rsidRPr="0020749A">
        <w:rPr>
          <w:lang w:val="en-GB"/>
        </w:rPr>
        <w:br w:type="page"/>
      </w:r>
    </w:p>
    <w:p w14:paraId="6196722D" w14:textId="77777777" w:rsidR="006D61D3" w:rsidRPr="0020749A" w:rsidRDefault="00257D2C" w:rsidP="00257D2C">
      <w:pPr>
        <w:pStyle w:val="Kop1"/>
        <w:rPr>
          <w:lang w:val="en-GB"/>
        </w:rPr>
      </w:pPr>
      <w:bookmarkStart w:id="19" w:name="_Toc260914223"/>
      <w:r w:rsidRPr="0020749A">
        <w:rPr>
          <w:lang w:val="en-GB"/>
        </w:rPr>
        <w:lastRenderedPageBreak/>
        <w:t>Results</w:t>
      </w:r>
      <w:bookmarkEnd w:id="19"/>
    </w:p>
    <w:p w14:paraId="63A70B2D" w14:textId="77777777" w:rsidR="00257D2C" w:rsidRPr="0020749A" w:rsidRDefault="00B55530" w:rsidP="00B55530">
      <w:pPr>
        <w:pStyle w:val="Kop2"/>
        <w:rPr>
          <w:lang w:val="en-GB"/>
        </w:rPr>
      </w:pPr>
      <w:bookmarkStart w:id="20" w:name="_Toc260914224"/>
      <w:r w:rsidRPr="0020749A">
        <w:rPr>
          <w:lang w:val="en-GB"/>
        </w:rPr>
        <w:t>Website</w:t>
      </w:r>
      <w:bookmarkEnd w:id="20"/>
    </w:p>
    <w:p w14:paraId="71822C02" w14:textId="77777777" w:rsidR="00E5650A" w:rsidRPr="0020749A" w:rsidRDefault="007001B9" w:rsidP="00B55530">
      <w:pPr>
        <w:rPr>
          <w:lang w:val="en-GB"/>
        </w:rPr>
      </w:pPr>
      <w:r w:rsidRPr="0020749A">
        <w:rPr>
          <w:lang w:val="en-GB"/>
        </w:rPr>
        <w:t xml:space="preserve">To make the software available for </w:t>
      </w:r>
      <w:r w:rsidR="00984118" w:rsidRPr="0020749A">
        <w:rPr>
          <w:lang w:val="en-GB"/>
        </w:rPr>
        <w:t>end-</w:t>
      </w:r>
      <w:r w:rsidRPr="0020749A">
        <w:rPr>
          <w:lang w:val="en-GB"/>
        </w:rPr>
        <w:t xml:space="preserve">users a website </w:t>
      </w:r>
      <w:r w:rsidR="00A4087A" w:rsidRPr="0020749A">
        <w:rPr>
          <w:lang w:val="en-GB"/>
        </w:rPr>
        <w:t>was</w:t>
      </w:r>
      <w:r w:rsidRPr="0020749A">
        <w:rPr>
          <w:lang w:val="en-GB"/>
        </w:rPr>
        <w:t xml:space="preserve"> developed.</w:t>
      </w:r>
      <w:r w:rsidR="005647FB" w:rsidRPr="0020749A">
        <w:rPr>
          <w:lang w:val="en-GB"/>
        </w:rPr>
        <w:t xml:space="preserve"> </w:t>
      </w:r>
      <w:r w:rsidR="00B55530" w:rsidRPr="0020749A">
        <w:rPr>
          <w:lang w:val="en-GB"/>
        </w:rPr>
        <w:t>T</w:t>
      </w:r>
      <w:r w:rsidRPr="0020749A">
        <w:rPr>
          <w:lang w:val="en-GB"/>
        </w:rPr>
        <w:t>he first design of this</w:t>
      </w:r>
      <w:r w:rsidR="00B55530" w:rsidRPr="0020749A">
        <w:rPr>
          <w:lang w:val="en-GB"/>
        </w:rPr>
        <w:t xml:space="preserve"> website is finished. </w:t>
      </w:r>
      <w:r w:rsidR="001D4240" w:rsidRPr="0020749A">
        <w:rPr>
          <w:lang w:val="en-GB"/>
        </w:rPr>
        <w:t>It</w:t>
      </w:r>
      <w:r w:rsidR="00B55530" w:rsidRPr="0020749A">
        <w:rPr>
          <w:lang w:val="en-GB"/>
        </w:rPr>
        <w:t xml:space="preserve"> contains a homepage, a page for uploading a picture, a page to show the picture is uploaded correctly</w:t>
      </w:r>
      <w:r w:rsidR="001D4240" w:rsidRPr="0020749A">
        <w:rPr>
          <w:lang w:val="en-GB"/>
        </w:rPr>
        <w:t>,</w:t>
      </w:r>
      <w:r w:rsidR="00B55530" w:rsidRPr="0020749A">
        <w:rPr>
          <w:lang w:val="en-GB"/>
        </w:rPr>
        <w:t xml:space="preserve"> and a result page.</w:t>
      </w:r>
      <w:r w:rsidR="005647FB" w:rsidRPr="0020749A">
        <w:rPr>
          <w:lang w:val="en-GB"/>
        </w:rPr>
        <w:t xml:space="preserve"> </w:t>
      </w:r>
      <w:r w:rsidR="00B55530" w:rsidRPr="0020749A">
        <w:rPr>
          <w:lang w:val="en-GB"/>
        </w:rPr>
        <w:t xml:space="preserve">On the homepage it is possible to choose to upload a picture or remove the unused files from the server. For the last option it is required </w:t>
      </w:r>
      <w:r w:rsidR="00E5650A" w:rsidRPr="0020749A">
        <w:rPr>
          <w:lang w:val="en-GB"/>
        </w:rPr>
        <w:t>to log in with a valid account.</w:t>
      </w:r>
    </w:p>
    <w:p w14:paraId="44A16EEF" w14:textId="3910CEEA" w:rsidR="006F39D0" w:rsidRPr="0020749A" w:rsidRDefault="00B55530" w:rsidP="006F39D0">
      <w:pPr>
        <w:ind w:firstLine="708"/>
        <w:rPr>
          <w:lang w:val="en-GB"/>
        </w:rPr>
      </w:pPr>
      <w:r w:rsidRPr="0020749A">
        <w:rPr>
          <w:lang w:val="en-GB"/>
        </w:rPr>
        <w:t xml:space="preserve">After selecting the upload option the user </w:t>
      </w:r>
      <w:r w:rsidR="00984118" w:rsidRPr="0020749A">
        <w:rPr>
          <w:lang w:val="en-GB"/>
        </w:rPr>
        <w:t>is</w:t>
      </w:r>
      <w:r w:rsidRPr="0020749A">
        <w:rPr>
          <w:lang w:val="en-GB"/>
        </w:rPr>
        <w:t xml:space="preserve"> </w:t>
      </w:r>
      <w:r w:rsidR="00794D45" w:rsidRPr="0020749A">
        <w:rPr>
          <w:lang w:val="en-GB"/>
        </w:rPr>
        <w:t>forwarded</w:t>
      </w:r>
      <w:r w:rsidRPr="0020749A">
        <w:rPr>
          <w:lang w:val="en-GB"/>
        </w:rPr>
        <w:t xml:space="preserve"> to the upload page. On this page the user can select a picture to upload. On iPhones it is also possible to take a picture after tapping the “select file” button. The website will check </w:t>
      </w:r>
      <w:r w:rsidR="00984118" w:rsidRPr="0020749A">
        <w:rPr>
          <w:lang w:val="en-GB"/>
        </w:rPr>
        <w:t xml:space="preserve">whether </w:t>
      </w:r>
      <w:r w:rsidRPr="0020749A">
        <w:rPr>
          <w:lang w:val="en-GB"/>
        </w:rPr>
        <w:t>the selected file is a picture. If it is not, the user stay</w:t>
      </w:r>
      <w:r w:rsidR="00A4087A" w:rsidRPr="0020749A">
        <w:rPr>
          <w:lang w:val="en-GB"/>
        </w:rPr>
        <w:t>s</w:t>
      </w:r>
      <w:r w:rsidRPr="0020749A">
        <w:rPr>
          <w:lang w:val="en-GB"/>
        </w:rPr>
        <w:t xml:space="preserve"> </w:t>
      </w:r>
      <w:r w:rsidR="00984118" w:rsidRPr="0020749A">
        <w:rPr>
          <w:lang w:val="en-GB"/>
        </w:rPr>
        <w:t xml:space="preserve">on </w:t>
      </w:r>
      <w:r w:rsidRPr="0020749A">
        <w:rPr>
          <w:lang w:val="en-GB"/>
        </w:rPr>
        <w:t xml:space="preserve">the upload page and a warning is </w:t>
      </w:r>
      <w:r w:rsidR="00984118" w:rsidRPr="0020749A">
        <w:rPr>
          <w:lang w:val="en-GB"/>
        </w:rPr>
        <w:t>issued</w:t>
      </w:r>
      <w:r w:rsidRPr="0020749A">
        <w:rPr>
          <w:lang w:val="en-GB"/>
        </w:rPr>
        <w:t xml:space="preserve">. After uploading the file the name of the picture </w:t>
      </w:r>
      <w:r w:rsidR="009060F3" w:rsidRPr="0020749A">
        <w:rPr>
          <w:lang w:val="en-GB"/>
        </w:rPr>
        <w:t>was modified</w:t>
      </w:r>
      <w:r w:rsidRPr="0020749A">
        <w:rPr>
          <w:lang w:val="en-GB"/>
        </w:rPr>
        <w:t xml:space="preserve"> behind the scenes. </w:t>
      </w:r>
      <w:r w:rsidR="00C95759" w:rsidRPr="0020749A">
        <w:rPr>
          <w:lang w:val="en-GB"/>
        </w:rPr>
        <w:t>When these modifications are done t</w:t>
      </w:r>
      <w:r w:rsidRPr="0020749A">
        <w:rPr>
          <w:lang w:val="en-GB"/>
        </w:rPr>
        <w:t xml:space="preserve">he user </w:t>
      </w:r>
      <w:r w:rsidR="00984118" w:rsidRPr="0020749A">
        <w:rPr>
          <w:lang w:val="en-GB"/>
        </w:rPr>
        <w:t>is</w:t>
      </w:r>
      <w:r w:rsidRPr="0020749A">
        <w:rPr>
          <w:lang w:val="en-GB"/>
        </w:rPr>
        <w:t xml:space="preserve"> </w:t>
      </w:r>
      <w:r w:rsidR="00471668">
        <w:rPr>
          <w:lang w:val="en-GB"/>
        </w:rPr>
        <w:t>directed</w:t>
      </w:r>
      <w:r w:rsidR="00471668" w:rsidRPr="0020749A">
        <w:rPr>
          <w:lang w:val="en-GB"/>
        </w:rPr>
        <w:t xml:space="preserve"> </w:t>
      </w:r>
      <w:r w:rsidRPr="0020749A">
        <w:rPr>
          <w:lang w:val="en-GB"/>
        </w:rPr>
        <w:t>to the upload</w:t>
      </w:r>
      <w:r w:rsidR="00794D45" w:rsidRPr="0020749A">
        <w:rPr>
          <w:lang w:val="en-GB"/>
        </w:rPr>
        <w:t xml:space="preserve"> </w:t>
      </w:r>
      <w:r w:rsidR="00E07197" w:rsidRPr="0020749A">
        <w:rPr>
          <w:lang w:val="en-GB"/>
        </w:rPr>
        <w:t>success</w:t>
      </w:r>
      <w:r w:rsidRPr="0020749A">
        <w:rPr>
          <w:lang w:val="en-GB"/>
        </w:rPr>
        <w:t xml:space="preserve"> page. Here the user can see the uploaded picture. The user can choose to see the results or cancel. </w:t>
      </w:r>
      <w:r w:rsidR="00984118" w:rsidRPr="0020749A">
        <w:rPr>
          <w:lang w:val="en-GB"/>
        </w:rPr>
        <w:t xml:space="preserve">If </w:t>
      </w:r>
      <w:r w:rsidRPr="0020749A">
        <w:rPr>
          <w:lang w:val="en-GB"/>
        </w:rPr>
        <w:t>the user select</w:t>
      </w:r>
      <w:r w:rsidR="00984118" w:rsidRPr="0020749A">
        <w:rPr>
          <w:lang w:val="en-GB"/>
        </w:rPr>
        <w:t>s</w:t>
      </w:r>
      <w:r w:rsidRPr="0020749A">
        <w:rPr>
          <w:lang w:val="en-GB"/>
        </w:rPr>
        <w:t xml:space="preserve"> the result option</w:t>
      </w:r>
      <w:r w:rsidR="001D4240" w:rsidRPr="0020749A">
        <w:rPr>
          <w:lang w:val="en-GB"/>
        </w:rPr>
        <w:t>,</w:t>
      </w:r>
      <w:r w:rsidRPr="0020749A">
        <w:rPr>
          <w:lang w:val="en-GB"/>
        </w:rPr>
        <w:t xml:space="preserve"> </w:t>
      </w:r>
      <w:r w:rsidR="009060F3" w:rsidRPr="0020749A">
        <w:rPr>
          <w:lang w:val="en-GB"/>
        </w:rPr>
        <w:t>the classify.pl</w:t>
      </w:r>
      <w:r w:rsidR="006F39D0" w:rsidRPr="0020749A">
        <w:rPr>
          <w:lang w:val="en-GB"/>
        </w:rPr>
        <w:t xml:space="preserve"> script</w:t>
      </w:r>
      <w:r w:rsidR="009060F3" w:rsidRPr="0020749A">
        <w:rPr>
          <w:lang w:val="en-GB"/>
        </w:rPr>
        <w:t xml:space="preserve"> </w:t>
      </w:r>
      <w:r w:rsidRPr="0020749A">
        <w:rPr>
          <w:lang w:val="en-GB"/>
        </w:rPr>
        <w:t xml:space="preserve">will run to </w:t>
      </w:r>
      <w:r w:rsidR="006F39D0" w:rsidRPr="0020749A">
        <w:rPr>
          <w:lang w:val="en-GB"/>
        </w:rPr>
        <w:t>classify the picture</w:t>
      </w:r>
      <w:r w:rsidR="00134196" w:rsidRPr="0020749A">
        <w:rPr>
          <w:lang w:val="en-GB"/>
        </w:rPr>
        <w:t xml:space="preserve"> (see appendix 3.4.1)</w:t>
      </w:r>
      <w:r w:rsidR="006F39D0" w:rsidRPr="0020749A">
        <w:rPr>
          <w:lang w:val="en-GB"/>
        </w:rPr>
        <w:t>. The output of this program is a list with numbers. This list is sent to a python script that translate this list to a readably result</w:t>
      </w:r>
      <w:r w:rsidR="00134196" w:rsidRPr="0020749A">
        <w:rPr>
          <w:lang w:val="en-GB"/>
        </w:rPr>
        <w:t xml:space="preserve"> (</w:t>
      </w:r>
      <w:r w:rsidR="00134196" w:rsidRPr="0020749A">
        <w:rPr>
          <w:highlight w:val="green"/>
          <w:lang w:val="en-GB"/>
        </w:rPr>
        <w:t>see appendix 3.x.y</w:t>
      </w:r>
      <w:r w:rsidR="00134196" w:rsidRPr="0020749A">
        <w:rPr>
          <w:lang w:val="en-GB"/>
        </w:rPr>
        <w:t>)</w:t>
      </w:r>
      <w:r w:rsidR="006F39D0" w:rsidRPr="0020749A">
        <w:rPr>
          <w:lang w:val="en-GB"/>
        </w:rPr>
        <w:t xml:space="preserve">. This result </w:t>
      </w:r>
      <w:r w:rsidR="00984118" w:rsidRPr="0020749A">
        <w:rPr>
          <w:lang w:val="en-GB"/>
        </w:rPr>
        <w:t>is</w:t>
      </w:r>
      <w:r w:rsidRPr="0020749A">
        <w:rPr>
          <w:lang w:val="en-GB"/>
        </w:rPr>
        <w:t xml:space="preserve"> sen</w:t>
      </w:r>
      <w:r w:rsidR="00984118" w:rsidRPr="0020749A">
        <w:rPr>
          <w:lang w:val="en-GB"/>
        </w:rPr>
        <w:t>t</w:t>
      </w:r>
      <w:r w:rsidRPr="0020749A">
        <w:rPr>
          <w:lang w:val="en-GB"/>
        </w:rPr>
        <w:t xml:space="preserve"> back to the result page, where the user can </w:t>
      </w:r>
      <w:r w:rsidR="00984118" w:rsidRPr="0020749A">
        <w:rPr>
          <w:lang w:val="en-GB"/>
        </w:rPr>
        <w:t>view it</w:t>
      </w:r>
      <w:r w:rsidRPr="0020749A">
        <w:rPr>
          <w:lang w:val="en-GB"/>
        </w:rPr>
        <w:t>.</w:t>
      </w:r>
      <w:r w:rsidR="006F39D0" w:rsidRPr="0020749A">
        <w:rPr>
          <w:lang w:val="en-GB"/>
        </w:rPr>
        <w:t xml:space="preserve"> Supplement</w:t>
      </w:r>
      <w:r w:rsidR="005E48BE" w:rsidRPr="0020749A">
        <w:rPr>
          <w:lang w:val="en-GB"/>
        </w:rPr>
        <w:t>ary 4 contains screenshot of this</w:t>
      </w:r>
      <w:r w:rsidR="006F39D0" w:rsidRPr="0020749A">
        <w:rPr>
          <w:lang w:val="en-GB"/>
        </w:rPr>
        <w:t xml:space="preserve"> website</w:t>
      </w:r>
      <w:r w:rsidR="005E48BE" w:rsidRPr="0020749A">
        <w:rPr>
          <w:lang w:val="en-GB"/>
        </w:rPr>
        <w:t>.</w:t>
      </w:r>
    </w:p>
    <w:p w14:paraId="26F35C2B" w14:textId="77777777" w:rsidR="00E93D4F" w:rsidRPr="0020749A" w:rsidRDefault="00E93D4F" w:rsidP="00E93D4F">
      <w:pPr>
        <w:pStyle w:val="Kop2"/>
        <w:rPr>
          <w:lang w:val="en-GB"/>
        </w:rPr>
      </w:pPr>
      <w:bookmarkStart w:id="21" w:name="_Toc260914225"/>
      <w:r w:rsidRPr="0020749A">
        <w:rPr>
          <w:lang w:val="en-GB"/>
        </w:rPr>
        <w:t>Preparation script</w:t>
      </w:r>
      <w:bookmarkEnd w:id="21"/>
    </w:p>
    <w:p w14:paraId="61239837" w14:textId="182EB2CC" w:rsidR="00E93D4F" w:rsidRPr="0020749A" w:rsidRDefault="00E93D4F" w:rsidP="00E93D4F">
      <w:pPr>
        <w:rPr>
          <w:lang w:val="en-GB"/>
        </w:rPr>
      </w:pPr>
      <w:r w:rsidRPr="0020749A">
        <w:rPr>
          <w:lang w:val="en-GB"/>
        </w:rPr>
        <w:t>To automate the preparation process a bash script</w:t>
      </w:r>
      <w:r w:rsidR="00134196" w:rsidRPr="0020749A">
        <w:rPr>
          <w:lang w:val="en-GB"/>
        </w:rPr>
        <w:t>, training.sh,</w:t>
      </w:r>
      <w:r w:rsidRPr="0020749A">
        <w:rPr>
          <w:lang w:val="en-GB"/>
        </w:rPr>
        <w:t xml:space="preserve"> </w:t>
      </w:r>
      <w:r w:rsidR="00984118" w:rsidRPr="0020749A">
        <w:rPr>
          <w:lang w:val="en-GB"/>
        </w:rPr>
        <w:t xml:space="preserve">was </w:t>
      </w:r>
      <w:r w:rsidRPr="0020749A">
        <w:rPr>
          <w:lang w:val="en-GB"/>
        </w:rPr>
        <w:t>developed</w:t>
      </w:r>
      <w:r w:rsidR="0048109B" w:rsidRPr="0020749A">
        <w:rPr>
          <w:lang w:val="en-GB"/>
        </w:rPr>
        <w:t xml:space="preserve"> (see appendix </w:t>
      </w:r>
      <w:r w:rsidR="000E07EC" w:rsidRPr="0020749A">
        <w:rPr>
          <w:lang w:val="en-GB"/>
        </w:rPr>
        <w:t>3.1.1</w:t>
      </w:r>
      <w:r w:rsidR="00134196" w:rsidRPr="0020749A">
        <w:rPr>
          <w:lang w:val="en-GB"/>
        </w:rPr>
        <w:t>, and the first script in figure 3</w:t>
      </w:r>
      <w:r w:rsidR="0048109B" w:rsidRPr="0020749A">
        <w:rPr>
          <w:lang w:val="en-GB"/>
        </w:rPr>
        <w:t>)</w:t>
      </w:r>
      <w:r w:rsidRPr="0020749A">
        <w:rPr>
          <w:lang w:val="en-GB"/>
        </w:rPr>
        <w:t>. The first step in this script is running Offlickr.py to download the pictures as .jpg and the metadata files as .xml. After downloading these files, the script will</w:t>
      </w:r>
      <w:r w:rsidR="00143DA0" w:rsidRPr="0020749A">
        <w:rPr>
          <w:lang w:val="en-GB"/>
        </w:rPr>
        <w:t xml:space="preserve"> run another python script, get_tags.py (see appendix </w:t>
      </w:r>
      <w:r w:rsidR="000E07EC" w:rsidRPr="0020749A">
        <w:rPr>
          <w:lang w:val="en-GB"/>
        </w:rPr>
        <w:t>3.5.2</w:t>
      </w:r>
      <w:r w:rsidR="00143DA0" w:rsidRPr="0020749A">
        <w:rPr>
          <w:lang w:val="en-GB"/>
        </w:rPr>
        <w:t>), to</w:t>
      </w:r>
      <w:r w:rsidRPr="0020749A">
        <w:rPr>
          <w:lang w:val="en-GB"/>
        </w:rPr>
        <w:t xml:space="preserve"> get the original names and tags from the meta data</w:t>
      </w:r>
      <w:r w:rsidR="00C95759" w:rsidRPr="0020749A">
        <w:rPr>
          <w:lang w:val="en-GB"/>
        </w:rPr>
        <w:t>. This info will be</w:t>
      </w:r>
      <w:r w:rsidRPr="0020749A">
        <w:rPr>
          <w:lang w:val="en-GB"/>
        </w:rPr>
        <w:t xml:space="preserve"> save</w:t>
      </w:r>
      <w:r w:rsidR="00C95759" w:rsidRPr="0020749A">
        <w:rPr>
          <w:lang w:val="en-GB"/>
        </w:rPr>
        <w:t>d</w:t>
      </w:r>
      <w:r w:rsidRPr="0020749A">
        <w:rPr>
          <w:lang w:val="en-GB"/>
        </w:rPr>
        <w:t xml:space="preserve"> in .txt files, using the id of the picture as name. </w:t>
      </w:r>
      <w:r w:rsidR="00984118" w:rsidRPr="0020749A">
        <w:rPr>
          <w:lang w:val="en-GB"/>
        </w:rPr>
        <w:t xml:space="preserve">For example, if </w:t>
      </w:r>
      <w:r w:rsidRPr="0020749A">
        <w:rPr>
          <w:lang w:val="en-GB"/>
        </w:rPr>
        <w:t xml:space="preserve">the picture name is 123456789.jpg the tag file of this picture </w:t>
      </w:r>
      <w:r w:rsidR="00984118" w:rsidRPr="0020749A">
        <w:rPr>
          <w:lang w:val="en-GB"/>
        </w:rPr>
        <w:t>is</w:t>
      </w:r>
      <w:r w:rsidRPr="0020749A">
        <w:rPr>
          <w:lang w:val="en-GB"/>
        </w:rPr>
        <w:t xml:space="preserve"> 123456789_tags.txt. At the end of this step the .xml files </w:t>
      </w:r>
      <w:r w:rsidR="00984118" w:rsidRPr="0020749A">
        <w:rPr>
          <w:lang w:val="en-GB"/>
        </w:rPr>
        <w:t>are</w:t>
      </w:r>
      <w:r w:rsidRPr="0020749A">
        <w:rPr>
          <w:lang w:val="en-GB"/>
        </w:rPr>
        <w:t xml:space="preserve"> removed.</w:t>
      </w:r>
      <w:r w:rsidR="00231C33" w:rsidRPr="0020749A">
        <w:rPr>
          <w:lang w:val="en-GB"/>
        </w:rPr>
        <w:t xml:space="preserve"> </w:t>
      </w:r>
      <w:r w:rsidR="000E07EC" w:rsidRPr="0020749A">
        <w:rPr>
          <w:lang w:val="en-GB"/>
        </w:rPr>
        <w:t>E</w:t>
      </w:r>
      <w:r w:rsidR="00231C33" w:rsidRPr="0020749A">
        <w:rPr>
          <w:lang w:val="en-GB"/>
        </w:rPr>
        <w:t xml:space="preserve">xample of </w:t>
      </w:r>
      <w:r w:rsidR="000E07EC" w:rsidRPr="0020749A">
        <w:rPr>
          <w:lang w:val="en-GB"/>
        </w:rPr>
        <w:t xml:space="preserve">the </w:t>
      </w:r>
      <w:commentRangeStart w:id="22"/>
      <w:r w:rsidR="000E07EC" w:rsidRPr="0020749A">
        <w:rPr>
          <w:lang w:val="en-GB"/>
        </w:rPr>
        <w:t>different</w:t>
      </w:r>
      <w:r w:rsidR="00231C33" w:rsidRPr="0020749A">
        <w:rPr>
          <w:lang w:val="en-GB"/>
        </w:rPr>
        <w:t xml:space="preserve"> tag file</w:t>
      </w:r>
      <w:r w:rsidR="000E07EC" w:rsidRPr="0020749A">
        <w:rPr>
          <w:lang w:val="en-GB"/>
        </w:rPr>
        <w:t>s</w:t>
      </w:r>
      <w:r w:rsidR="00231C33" w:rsidRPr="0020749A">
        <w:rPr>
          <w:lang w:val="en-GB"/>
        </w:rPr>
        <w:t xml:space="preserve"> </w:t>
      </w:r>
      <w:commentRangeEnd w:id="22"/>
      <w:r w:rsidR="00134196" w:rsidRPr="0020749A">
        <w:rPr>
          <w:rStyle w:val="Verwijzingopmerking"/>
          <w:lang w:val="en-GB"/>
        </w:rPr>
        <w:commentReference w:id="22"/>
      </w:r>
      <w:r w:rsidR="00231C33" w:rsidRPr="0020749A">
        <w:rPr>
          <w:lang w:val="en-GB"/>
        </w:rPr>
        <w:t>can be found in appendi</w:t>
      </w:r>
      <w:r w:rsidR="000E07EC" w:rsidRPr="0020749A">
        <w:rPr>
          <w:lang w:val="en-GB"/>
        </w:rPr>
        <w:t>ces</w:t>
      </w:r>
      <w:r w:rsidR="00231C33" w:rsidRPr="0020749A">
        <w:rPr>
          <w:lang w:val="en-GB"/>
        </w:rPr>
        <w:t xml:space="preserve"> </w:t>
      </w:r>
      <w:r w:rsidR="000E07EC" w:rsidRPr="0020749A">
        <w:rPr>
          <w:lang w:val="en-GB"/>
        </w:rPr>
        <w:t>2.2-2.4</w:t>
      </w:r>
      <w:r w:rsidR="00231C33" w:rsidRPr="0020749A">
        <w:rPr>
          <w:lang w:val="en-GB"/>
        </w:rPr>
        <w:t>. The structure of these files is</w:t>
      </w:r>
      <w:r w:rsidR="002533FF" w:rsidRPr="0020749A">
        <w:rPr>
          <w:lang w:val="en-GB"/>
        </w:rPr>
        <w:t xml:space="preserve"> </w:t>
      </w:r>
      <w:r w:rsidR="00231C33" w:rsidRPr="0020749A">
        <w:rPr>
          <w:lang w:val="en-GB"/>
        </w:rPr>
        <w:t>always the same</w:t>
      </w:r>
      <w:r w:rsidR="00984118" w:rsidRPr="0020749A">
        <w:rPr>
          <w:lang w:val="en-GB"/>
        </w:rPr>
        <w:t>:</w:t>
      </w:r>
      <w:r w:rsidR="002533FF" w:rsidRPr="0020749A">
        <w:rPr>
          <w:lang w:val="en-GB"/>
        </w:rPr>
        <w:t xml:space="preserve"> the f</w:t>
      </w:r>
      <w:r w:rsidR="00231C33" w:rsidRPr="0020749A">
        <w:rPr>
          <w:lang w:val="en-GB"/>
        </w:rPr>
        <w:t>irst</w:t>
      </w:r>
      <w:r w:rsidR="002533FF" w:rsidRPr="0020749A">
        <w:rPr>
          <w:lang w:val="en-GB"/>
        </w:rPr>
        <w:t xml:space="preserve"> line is</w:t>
      </w:r>
      <w:r w:rsidR="00231C33" w:rsidRPr="0020749A">
        <w:rPr>
          <w:lang w:val="en-GB"/>
        </w:rPr>
        <w:t xml:space="preserve"> the original name of the picture, then an empty line, after that t</w:t>
      </w:r>
      <w:r w:rsidR="00134196" w:rsidRPr="0020749A">
        <w:rPr>
          <w:lang w:val="en-GB"/>
        </w:rPr>
        <w:t>he section</w:t>
      </w:r>
      <w:r w:rsidR="00231C33" w:rsidRPr="0020749A">
        <w:rPr>
          <w:lang w:val="en-GB"/>
        </w:rPr>
        <w:t>, the species and last</w:t>
      </w:r>
      <w:r w:rsidR="00984118" w:rsidRPr="0020749A">
        <w:rPr>
          <w:lang w:val="en-GB"/>
        </w:rPr>
        <w:t>ly</w:t>
      </w:r>
      <w:r w:rsidR="00231C33" w:rsidRPr="0020749A">
        <w:rPr>
          <w:lang w:val="en-GB"/>
        </w:rPr>
        <w:t xml:space="preserve"> a tag that </w:t>
      </w:r>
      <w:r w:rsidR="00984118" w:rsidRPr="0020749A">
        <w:rPr>
          <w:lang w:val="en-GB"/>
        </w:rPr>
        <w:t xml:space="preserve">indicates whether the object </w:t>
      </w:r>
      <w:r w:rsidR="00231C33" w:rsidRPr="0020749A">
        <w:rPr>
          <w:lang w:val="en-GB"/>
        </w:rPr>
        <w:t xml:space="preserve">is a </w:t>
      </w:r>
      <w:r w:rsidR="00794D45" w:rsidRPr="0020749A">
        <w:rPr>
          <w:lang w:val="en-GB"/>
        </w:rPr>
        <w:t xml:space="preserve">slipper orchid </w:t>
      </w:r>
      <w:commentRangeStart w:id="23"/>
      <w:r w:rsidR="00231C33" w:rsidRPr="0020749A">
        <w:rPr>
          <w:lang w:val="en-GB"/>
        </w:rPr>
        <w:t>flower</w:t>
      </w:r>
      <w:r w:rsidR="00984118" w:rsidRPr="0020749A">
        <w:rPr>
          <w:lang w:val="en-GB"/>
        </w:rPr>
        <w:t xml:space="preserve"> or a</w:t>
      </w:r>
      <w:r w:rsidR="00794D45" w:rsidRPr="0020749A">
        <w:rPr>
          <w:lang w:val="en-GB"/>
        </w:rPr>
        <w:t xml:space="preserve"> </w:t>
      </w:r>
      <w:r w:rsidR="00794D45" w:rsidRPr="0020749A">
        <w:rPr>
          <w:i/>
          <w:lang w:val="en-GB"/>
        </w:rPr>
        <w:t>salep</w:t>
      </w:r>
      <w:r w:rsidR="00984118" w:rsidRPr="0020749A">
        <w:rPr>
          <w:lang w:val="en-GB"/>
        </w:rPr>
        <w:t xml:space="preserve"> </w:t>
      </w:r>
      <w:r w:rsidR="00794D45" w:rsidRPr="0020749A">
        <w:rPr>
          <w:lang w:val="en-GB"/>
        </w:rPr>
        <w:t xml:space="preserve">orchid </w:t>
      </w:r>
      <w:r w:rsidR="00984118" w:rsidRPr="0020749A">
        <w:rPr>
          <w:lang w:val="en-GB"/>
        </w:rPr>
        <w:t>tuber</w:t>
      </w:r>
      <w:commentRangeEnd w:id="23"/>
      <w:r w:rsidR="00134196" w:rsidRPr="0020749A">
        <w:rPr>
          <w:rStyle w:val="Verwijzingopmerking"/>
          <w:lang w:val="en-GB"/>
        </w:rPr>
        <w:commentReference w:id="23"/>
      </w:r>
      <w:r w:rsidR="00231C33" w:rsidRPr="0020749A">
        <w:rPr>
          <w:lang w:val="en-GB"/>
        </w:rPr>
        <w:t>.</w:t>
      </w:r>
      <w:r w:rsidR="002533FF" w:rsidRPr="0020749A">
        <w:rPr>
          <w:lang w:val="en-GB"/>
        </w:rPr>
        <w:t xml:space="preserve"> </w:t>
      </w:r>
      <w:r w:rsidR="00231C33" w:rsidRPr="0020749A">
        <w:rPr>
          <w:lang w:val="en-GB"/>
        </w:rPr>
        <w:t xml:space="preserve">The knowledge of this structure can be used </w:t>
      </w:r>
      <w:r w:rsidR="00C95759" w:rsidRPr="0020749A">
        <w:rPr>
          <w:lang w:val="en-GB"/>
        </w:rPr>
        <w:t>in the next step</w:t>
      </w:r>
      <w:r w:rsidR="00231C33" w:rsidRPr="0020749A">
        <w:rPr>
          <w:lang w:val="en-GB"/>
        </w:rPr>
        <w:t>.</w:t>
      </w:r>
    </w:p>
    <w:p w14:paraId="2D935178" w14:textId="2C109CB3" w:rsidR="00231C33" w:rsidRPr="0020749A" w:rsidRDefault="00231C33" w:rsidP="00050811">
      <w:pPr>
        <w:ind w:firstLine="708"/>
        <w:rPr>
          <w:lang w:val="en-GB"/>
        </w:rPr>
      </w:pPr>
      <w:r w:rsidRPr="0020749A">
        <w:rPr>
          <w:lang w:val="en-GB"/>
        </w:rPr>
        <w:t>In this</w:t>
      </w:r>
      <w:r w:rsidR="002533FF" w:rsidRPr="0020749A">
        <w:rPr>
          <w:lang w:val="en-GB"/>
        </w:rPr>
        <w:t xml:space="preserve"> step the pictures </w:t>
      </w:r>
      <w:r w:rsidR="00984118" w:rsidRPr="0020749A">
        <w:rPr>
          <w:lang w:val="en-GB"/>
        </w:rPr>
        <w:t>ar</w:t>
      </w:r>
      <w:r w:rsidR="002533FF" w:rsidRPr="0020749A">
        <w:rPr>
          <w:lang w:val="en-GB"/>
        </w:rPr>
        <w:t>e divided between two directories, Flower and Tuber. Before the pictures and tags are moved to the correct directory, the pictures are converted f</w:t>
      </w:r>
      <w:r w:rsidR="00197246" w:rsidRPr="0020749A">
        <w:rPr>
          <w:lang w:val="en-GB"/>
        </w:rPr>
        <w:t>ro</w:t>
      </w:r>
      <w:r w:rsidR="002533FF" w:rsidRPr="0020749A">
        <w:rPr>
          <w:lang w:val="en-GB"/>
        </w:rPr>
        <w:t>m .jpg to .png.</w:t>
      </w:r>
      <w:r w:rsidR="0048109B" w:rsidRPr="0020749A">
        <w:rPr>
          <w:lang w:val="en-GB"/>
        </w:rPr>
        <w:t xml:space="preserve"> After converting the pictures, the .jpg files remain in the training directory.</w:t>
      </w:r>
      <w:r w:rsidR="00C95759" w:rsidRPr="0020749A">
        <w:rPr>
          <w:lang w:val="en-GB"/>
        </w:rPr>
        <w:t xml:space="preserve"> These files </w:t>
      </w:r>
      <w:r w:rsidR="00984118" w:rsidRPr="0020749A">
        <w:rPr>
          <w:lang w:val="en-GB"/>
        </w:rPr>
        <w:t>are not</w:t>
      </w:r>
      <w:r w:rsidR="0048109B" w:rsidRPr="0020749A">
        <w:rPr>
          <w:lang w:val="en-GB"/>
        </w:rPr>
        <w:t xml:space="preserve"> </w:t>
      </w:r>
      <w:r w:rsidR="00C95759" w:rsidRPr="0020749A">
        <w:rPr>
          <w:lang w:val="en-GB"/>
        </w:rPr>
        <w:t>used anymore, s</w:t>
      </w:r>
      <w:r w:rsidR="0048109B" w:rsidRPr="0020749A">
        <w:rPr>
          <w:lang w:val="en-GB"/>
        </w:rPr>
        <w:t>o after this step all .jpgs are removed.</w:t>
      </w:r>
    </w:p>
    <w:p w14:paraId="07A93A1F" w14:textId="427240BF" w:rsidR="0048109B" w:rsidRPr="0020749A" w:rsidRDefault="0048109B" w:rsidP="0002508A">
      <w:pPr>
        <w:ind w:firstLine="709"/>
        <w:rPr>
          <w:lang w:val="en-GB"/>
        </w:rPr>
      </w:pPr>
      <w:r w:rsidRPr="0020749A">
        <w:rPr>
          <w:lang w:val="en-GB"/>
        </w:rPr>
        <w:t>After dividing the pictures between</w:t>
      </w:r>
      <w:r w:rsidR="00FC36A3" w:rsidRPr="0020749A">
        <w:rPr>
          <w:lang w:val="en-GB"/>
        </w:rPr>
        <w:t xml:space="preserve"> the directories</w:t>
      </w:r>
      <w:r w:rsidRPr="0020749A">
        <w:rPr>
          <w:lang w:val="en-GB"/>
        </w:rPr>
        <w:t xml:space="preserve"> Flower and Tuber, the separation goes further. First the Flower pi</w:t>
      </w:r>
      <w:r w:rsidR="00C95759" w:rsidRPr="0020749A">
        <w:rPr>
          <w:lang w:val="en-GB"/>
        </w:rPr>
        <w:t xml:space="preserve">ctures are divided between the different </w:t>
      </w:r>
      <w:r w:rsidR="00794D45" w:rsidRPr="0020749A">
        <w:rPr>
          <w:lang w:val="en-GB"/>
        </w:rPr>
        <w:t xml:space="preserve">slipper orchid </w:t>
      </w:r>
      <w:r w:rsidR="00FC36A3" w:rsidRPr="0020749A">
        <w:rPr>
          <w:lang w:val="en-GB"/>
        </w:rPr>
        <w:t xml:space="preserve">sections and </w:t>
      </w:r>
      <w:r w:rsidRPr="0020749A">
        <w:rPr>
          <w:lang w:val="en-GB"/>
        </w:rPr>
        <w:t xml:space="preserve">species. After this </w:t>
      </w:r>
      <w:r w:rsidR="009D4894" w:rsidRPr="0020749A">
        <w:rPr>
          <w:lang w:val="en-GB"/>
        </w:rPr>
        <w:t>division</w:t>
      </w:r>
      <w:r w:rsidRPr="0020749A">
        <w:rPr>
          <w:lang w:val="en-GB"/>
        </w:rPr>
        <w:t xml:space="preserve"> there are some directories with </w:t>
      </w:r>
      <w:r w:rsidR="00FC36A3" w:rsidRPr="0020749A">
        <w:rPr>
          <w:lang w:val="en-GB"/>
        </w:rPr>
        <w:t>the section names</w:t>
      </w:r>
      <w:r w:rsidRPr="0020749A">
        <w:rPr>
          <w:lang w:val="en-GB"/>
        </w:rPr>
        <w:t xml:space="preserve"> in</w:t>
      </w:r>
      <w:r w:rsidR="00FC36A3" w:rsidRPr="0020749A">
        <w:rPr>
          <w:lang w:val="en-GB"/>
        </w:rPr>
        <w:t>side the</w:t>
      </w:r>
      <w:r w:rsidRPr="0020749A">
        <w:rPr>
          <w:lang w:val="en-GB"/>
        </w:rPr>
        <w:t xml:space="preserve"> Flower</w:t>
      </w:r>
      <w:r w:rsidR="00FC36A3" w:rsidRPr="0020749A">
        <w:rPr>
          <w:lang w:val="en-GB"/>
        </w:rPr>
        <w:t xml:space="preserve"> directory</w:t>
      </w:r>
      <w:r w:rsidRPr="0020749A">
        <w:rPr>
          <w:lang w:val="en-GB"/>
        </w:rPr>
        <w:t xml:space="preserve">, and every </w:t>
      </w:r>
      <w:r w:rsidR="00FC36A3" w:rsidRPr="0020749A">
        <w:rPr>
          <w:lang w:val="en-GB"/>
        </w:rPr>
        <w:t>section</w:t>
      </w:r>
      <w:r w:rsidRPr="0020749A">
        <w:rPr>
          <w:lang w:val="en-GB"/>
        </w:rPr>
        <w:t xml:space="preserve"> directory contains </w:t>
      </w:r>
      <w:r w:rsidR="00794D45" w:rsidRPr="0020749A">
        <w:rPr>
          <w:lang w:val="en-GB"/>
        </w:rPr>
        <w:t xml:space="preserve">further </w:t>
      </w:r>
      <w:r w:rsidRPr="0020749A">
        <w:rPr>
          <w:lang w:val="en-GB"/>
        </w:rPr>
        <w:t>species directories. After dividing the Flower pictures</w:t>
      </w:r>
      <w:r w:rsidR="00794D45" w:rsidRPr="0020749A">
        <w:rPr>
          <w:lang w:val="en-GB"/>
        </w:rPr>
        <w:t>,</w:t>
      </w:r>
      <w:r w:rsidRPr="0020749A">
        <w:rPr>
          <w:lang w:val="en-GB"/>
        </w:rPr>
        <w:t xml:space="preserve"> the Tuber pictures are divide</w:t>
      </w:r>
      <w:r w:rsidR="00794D45" w:rsidRPr="0020749A">
        <w:rPr>
          <w:lang w:val="en-GB"/>
        </w:rPr>
        <w:t>d</w:t>
      </w:r>
      <w:r w:rsidRPr="0020749A">
        <w:rPr>
          <w:lang w:val="en-GB"/>
        </w:rPr>
        <w:t xml:space="preserve"> between shape and Look-a-Like or orchid. This step will produce six directories: LOblong, LSpur, LRound, Oblong, Spur and Round. All directories starting with </w:t>
      </w:r>
      <w:r w:rsidR="009D4894" w:rsidRPr="0020749A">
        <w:rPr>
          <w:lang w:val="en-GB"/>
        </w:rPr>
        <w:t>an</w:t>
      </w:r>
      <w:r w:rsidRPr="0020749A">
        <w:rPr>
          <w:lang w:val="en-GB"/>
        </w:rPr>
        <w:t xml:space="preserve"> “L” are for the Look-a-Like tubers.</w:t>
      </w:r>
    </w:p>
    <w:p w14:paraId="076959F4" w14:textId="79147A98" w:rsidR="00753F74" w:rsidRPr="0020749A" w:rsidRDefault="0048109B" w:rsidP="00050811">
      <w:pPr>
        <w:ind w:firstLine="708"/>
        <w:rPr>
          <w:lang w:val="en-GB"/>
        </w:rPr>
      </w:pPr>
      <w:commentRangeStart w:id="24"/>
      <w:r w:rsidRPr="0020749A">
        <w:rPr>
          <w:lang w:val="en-GB"/>
        </w:rPr>
        <w:t>The last step in the preparation process is splitting the pictures</w:t>
      </w:r>
      <w:r w:rsidR="00753F74" w:rsidRPr="0020749A">
        <w:rPr>
          <w:lang w:val="en-GB"/>
        </w:rPr>
        <w:t xml:space="preserve"> of the tubers</w:t>
      </w:r>
      <w:r w:rsidR="003A209C" w:rsidRPr="0020749A">
        <w:rPr>
          <w:lang w:val="en-GB"/>
        </w:rPr>
        <w:t>, using a Perl script developed by Rut</w:t>
      </w:r>
      <w:r w:rsidR="00984118" w:rsidRPr="0020749A">
        <w:rPr>
          <w:lang w:val="en-GB"/>
        </w:rPr>
        <w:t>g</w:t>
      </w:r>
      <w:r w:rsidR="003A209C" w:rsidRPr="0020749A">
        <w:rPr>
          <w:lang w:val="en-GB"/>
        </w:rPr>
        <w:t>er Vos</w:t>
      </w:r>
      <w:r w:rsidR="004B1368" w:rsidRPr="0020749A">
        <w:rPr>
          <w:lang w:val="en-GB"/>
        </w:rPr>
        <w:t>: splitter.pl</w:t>
      </w:r>
      <w:r w:rsidR="003A209C" w:rsidRPr="0020749A">
        <w:rPr>
          <w:lang w:val="en-GB"/>
        </w:rPr>
        <w:t xml:space="preserve"> (see appendix </w:t>
      </w:r>
      <w:r w:rsidR="000E07EC" w:rsidRPr="0020749A">
        <w:rPr>
          <w:lang w:val="en-GB"/>
        </w:rPr>
        <w:t>3.4.1</w:t>
      </w:r>
      <w:r w:rsidR="003A209C" w:rsidRPr="0020749A">
        <w:rPr>
          <w:lang w:val="en-GB"/>
        </w:rPr>
        <w:t>)</w:t>
      </w:r>
      <w:commentRangeEnd w:id="24"/>
      <w:r w:rsidR="00FC36A3" w:rsidRPr="0020749A">
        <w:rPr>
          <w:rStyle w:val="Verwijzingopmerking"/>
          <w:lang w:val="en-GB"/>
        </w:rPr>
        <w:commentReference w:id="24"/>
      </w:r>
      <w:r w:rsidRPr="0020749A">
        <w:rPr>
          <w:lang w:val="en-GB"/>
        </w:rPr>
        <w:t xml:space="preserve">. This </w:t>
      </w:r>
      <w:r w:rsidR="003A209C" w:rsidRPr="0020749A">
        <w:rPr>
          <w:lang w:val="en-GB"/>
        </w:rPr>
        <w:t>script</w:t>
      </w:r>
      <w:r w:rsidR="00E75427" w:rsidRPr="0020749A">
        <w:rPr>
          <w:lang w:val="en-GB"/>
        </w:rPr>
        <w:t xml:space="preserve"> used a Perl </w:t>
      </w:r>
      <w:r w:rsidR="00E75427" w:rsidRPr="0020749A">
        <w:rPr>
          <w:lang w:val="en-GB"/>
        </w:rPr>
        <w:lastRenderedPageBreak/>
        <w:t>package, named Image::Magick, to modify</w:t>
      </w:r>
      <w:r w:rsidR="003A209C" w:rsidRPr="0020749A">
        <w:rPr>
          <w:lang w:val="en-GB"/>
        </w:rPr>
        <w:t xml:space="preserve"> the picture so</w:t>
      </w:r>
      <w:r w:rsidRPr="0020749A">
        <w:rPr>
          <w:lang w:val="en-GB"/>
        </w:rPr>
        <w:t xml:space="preserve"> </w:t>
      </w:r>
      <w:r w:rsidR="0014447F" w:rsidRPr="0020749A">
        <w:rPr>
          <w:lang w:val="en-GB"/>
        </w:rPr>
        <w:t xml:space="preserve">that only the tuber is on the picture, with </w:t>
      </w:r>
      <w:r w:rsidR="00794D45" w:rsidRPr="0020749A">
        <w:rPr>
          <w:lang w:val="en-GB"/>
        </w:rPr>
        <w:t>a minimum</w:t>
      </w:r>
      <w:r w:rsidR="0014447F" w:rsidRPr="0020749A">
        <w:rPr>
          <w:lang w:val="en-GB"/>
        </w:rPr>
        <w:t xml:space="preserve"> background. </w:t>
      </w:r>
      <w:r w:rsidR="009D4894" w:rsidRPr="0020749A">
        <w:rPr>
          <w:lang w:val="en-GB"/>
        </w:rPr>
        <w:t>With an option of Image::Magick</w:t>
      </w:r>
      <w:r w:rsidR="00E75427" w:rsidRPr="0020749A">
        <w:rPr>
          <w:lang w:val="en-GB"/>
        </w:rPr>
        <w:t xml:space="preserve"> </w:t>
      </w:r>
      <w:r w:rsidR="009D4894" w:rsidRPr="0020749A">
        <w:rPr>
          <w:lang w:val="en-GB"/>
        </w:rPr>
        <w:t>the background is</w:t>
      </w:r>
      <w:r w:rsidR="0014447F" w:rsidRPr="0020749A">
        <w:rPr>
          <w:lang w:val="en-GB"/>
        </w:rPr>
        <w:t xml:space="preserve"> </w:t>
      </w:r>
      <w:r w:rsidR="00FC36A3" w:rsidRPr="0020749A">
        <w:rPr>
          <w:lang w:val="en-GB"/>
        </w:rPr>
        <w:t>modified</w:t>
      </w:r>
      <w:r w:rsidR="0014447F" w:rsidRPr="0020749A">
        <w:rPr>
          <w:lang w:val="en-GB"/>
        </w:rPr>
        <w:t xml:space="preserve"> to be completely white</w:t>
      </w:r>
      <w:r w:rsidR="002C02EE" w:rsidRPr="0020749A">
        <w:rPr>
          <w:lang w:val="en-GB"/>
        </w:rPr>
        <w:t xml:space="preserve"> </w:t>
      </w:r>
      <w:r w:rsidR="009D4894" w:rsidRPr="0020749A">
        <w:rPr>
          <w:lang w:val="en-GB"/>
        </w:rPr>
        <w:t xml:space="preserve">(see the square in appendix </w:t>
      </w:r>
      <w:r w:rsidR="000E07EC" w:rsidRPr="0020749A">
        <w:rPr>
          <w:lang w:val="en-GB"/>
        </w:rPr>
        <w:t>3.4.1</w:t>
      </w:r>
      <w:r w:rsidR="009D4894" w:rsidRPr="0020749A">
        <w:rPr>
          <w:lang w:val="en-GB"/>
        </w:rPr>
        <w:t>)</w:t>
      </w:r>
      <w:r w:rsidR="0014447F" w:rsidRPr="0020749A">
        <w:rPr>
          <w:lang w:val="en-GB"/>
        </w:rPr>
        <w:t>.</w:t>
      </w:r>
      <w:r w:rsidR="003A209C" w:rsidRPr="0020749A">
        <w:rPr>
          <w:lang w:val="en-GB"/>
        </w:rPr>
        <w:t xml:space="preserve"> Figure </w:t>
      </w:r>
      <w:r w:rsidR="0004332E" w:rsidRPr="0020749A">
        <w:rPr>
          <w:lang w:val="en-GB"/>
        </w:rPr>
        <w:t>8</w:t>
      </w:r>
      <w:r w:rsidR="003A209C" w:rsidRPr="0020749A">
        <w:rPr>
          <w:lang w:val="en-GB"/>
        </w:rPr>
        <w:t xml:space="preserve"> shows a picture before and after splitting</w:t>
      </w:r>
      <w:r w:rsidR="00197246" w:rsidRPr="0020749A">
        <w:rPr>
          <w:lang w:val="en-GB"/>
        </w:rPr>
        <w:t>.</w:t>
      </w:r>
      <w:r w:rsidR="00753F74" w:rsidRPr="0020749A">
        <w:rPr>
          <w:lang w:val="en-GB"/>
        </w:rPr>
        <w:t xml:space="preserve"> The pictures of the flowers are already split, so this step </w:t>
      </w:r>
      <w:r w:rsidR="000F5B2C" w:rsidRPr="0020749A">
        <w:rPr>
          <w:lang w:val="en-GB"/>
        </w:rPr>
        <w:t xml:space="preserve">was </w:t>
      </w:r>
      <w:r w:rsidR="00753F74" w:rsidRPr="0020749A">
        <w:rPr>
          <w:lang w:val="en-GB"/>
        </w:rPr>
        <w:t>not required for these pictures.</w:t>
      </w:r>
    </w:p>
    <w:p w14:paraId="5C342DCE" w14:textId="21ED9FD6" w:rsidR="00753F74" w:rsidRPr="0020749A" w:rsidRDefault="0002508A" w:rsidP="000F5B2C">
      <w:pPr>
        <w:pStyle w:val="Kop2"/>
        <w:rPr>
          <w:lang w:val="en-GB"/>
        </w:rPr>
      </w:pPr>
      <w:bookmarkStart w:id="25" w:name="_Toc260914226"/>
      <w:r w:rsidRPr="0020749A">
        <w:rPr>
          <w:lang w:val="en-GB"/>
        </w:rPr>
        <w:t>Create</w:t>
      </w:r>
      <w:r w:rsidR="00753F74" w:rsidRPr="0020749A">
        <w:rPr>
          <w:lang w:val="en-GB"/>
        </w:rPr>
        <w:t xml:space="preserve"> training data</w:t>
      </w:r>
      <w:bookmarkEnd w:id="25"/>
    </w:p>
    <w:p w14:paraId="16223329" w14:textId="17350912" w:rsidR="0002508A" w:rsidRPr="0020749A" w:rsidRDefault="00753F74" w:rsidP="000F5B2C">
      <w:pPr>
        <w:rPr>
          <w:lang w:val="en-GB"/>
        </w:rPr>
      </w:pPr>
      <w:r w:rsidRPr="0020749A">
        <w:rPr>
          <w:lang w:val="en-GB"/>
        </w:rPr>
        <w:t>When the preparation script</w:t>
      </w:r>
      <w:r w:rsidR="00FC36A3" w:rsidRPr="0020749A">
        <w:rPr>
          <w:lang w:val="en-GB"/>
        </w:rPr>
        <w:t xml:space="preserve"> is finished</w:t>
      </w:r>
      <w:r w:rsidRPr="0020749A">
        <w:rPr>
          <w:lang w:val="en-GB"/>
        </w:rPr>
        <w:t xml:space="preserve"> the training data can be generated. To do this</w:t>
      </w:r>
      <w:r w:rsidR="000F5B2C" w:rsidRPr="0020749A">
        <w:rPr>
          <w:lang w:val="en-GB"/>
        </w:rPr>
        <w:t>,</w:t>
      </w:r>
      <w:r w:rsidRPr="0020749A">
        <w:rPr>
          <w:lang w:val="en-GB"/>
        </w:rPr>
        <w:t xml:space="preserve"> a bash script, create_traindata.</w:t>
      </w:r>
      <w:r w:rsidR="0004332E" w:rsidRPr="0020749A">
        <w:rPr>
          <w:lang w:val="en-GB"/>
        </w:rPr>
        <w:t>sh, is developed (see appendix 3.1.3</w:t>
      </w:r>
      <w:r w:rsidR="00FC36A3" w:rsidRPr="0020749A">
        <w:rPr>
          <w:lang w:val="en-GB"/>
        </w:rPr>
        <w:t>, and the second script in figure 3</w:t>
      </w:r>
      <w:r w:rsidRPr="0020749A">
        <w:rPr>
          <w:lang w:val="en-GB"/>
        </w:rPr>
        <w:t xml:space="preserve">). </w:t>
      </w:r>
      <w:r w:rsidR="00FC36A3" w:rsidRPr="0020749A">
        <w:rPr>
          <w:lang w:val="en-GB"/>
        </w:rPr>
        <w:t>T</w:t>
      </w:r>
      <w:r w:rsidRPr="0020749A">
        <w:rPr>
          <w:lang w:val="en-GB"/>
        </w:rPr>
        <w:t xml:space="preserve">his script runs two different Perl scripts developed by Rutger Vos. One </w:t>
      </w:r>
      <w:r w:rsidR="00415CA5" w:rsidRPr="0020749A">
        <w:rPr>
          <w:lang w:val="en-GB"/>
        </w:rPr>
        <w:t xml:space="preserve">of these </w:t>
      </w:r>
      <w:r w:rsidR="0002508A" w:rsidRPr="0020749A">
        <w:rPr>
          <w:lang w:val="en-GB"/>
        </w:rPr>
        <w:t>script</w:t>
      </w:r>
      <w:r w:rsidR="00415CA5" w:rsidRPr="0020749A">
        <w:rPr>
          <w:lang w:val="en-GB"/>
        </w:rPr>
        <w:t>s is</w:t>
      </w:r>
      <w:r w:rsidR="0002508A" w:rsidRPr="0020749A">
        <w:rPr>
          <w:lang w:val="en-GB"/>
        </w:rPr>
        <w:t xml:space="preserve"> </w:t>
      </w:r>
      <w:r w:rsidRPr="0020749A">
        <w:rPr>
          <w:lang w:val="en-GB"/>
        </w:rPr>
        <w:t xml:space="preserve">for the tubers and </w:t>
      </w:r>
      <w:r w:rsidR="00AA592A" w:rsidRPr="0020749A">
        <w:rPr>
          <w:lang w:val="en-GB"/>
        </w:rPr>
        <w:t>the other</w:t>
      </w:r>
      <w:r w:rsidR="0004332E" w:rsidRPr="0020749A">
        <w:rPr>
          <w:lang w:val="en-GB"/>
        </w:rPr>
        <w:t xml:space="preserve"> for the flowers (</w:t>
      </w:r>
      <w:r w:rsidR="0004332E" w:rsidRPr="00141448">
        <w:rPr>
          <w:highlight w:val="green"/>
          <w:lang w:val="en-GB"/>
        </w:rPr>
        <w:t>see appendices 3.4.2 and 3.4.3</w:t>
      </w:r>
      <w:r w:rsidRPr="0020749A">
        <w:rPr>
          <w:lang w:val="en-GB"/>
        </w:rPr>
        <w:t>). The only difference</w:t>
      </w:r>
      <w:r w:rsidR="0002508A" w:rsidRPr="0020749A">
        <w:rPr>
          <w:lang w:val="en-GB"/>
        </w:rPr>
        <w:t xml:space="preserve"> between these two scripts</w:t>
      </w:r>
      <w:r w:rsidRPr="0020749A">
        <w:rPr>
          <w:lang w:val="en-GB"/>
        </w:rPr>
        <w:t xml:space="preserve"> is the accepted input file</w:t>
      </w:r>
      <w:r w:rsidR="00FC36A3" w:rsidRPr="0020749A">
        <w:rPr>
          <w:lang w:val="en-GB"/>
        </w:rPr>
        <w:t>s. The script for the tubers only accept files with a name in the format &lt;number&gt;,&lt;number&gt;.png</w:t>
      </w:r>
      <w:r w:rsidR="00895FCC" w:rsidRPr="0020749A">
        <w:rPr>
          <w:lang w:val="en-GB"/>
        </w:rPr>
        <w:t>, while the other script accepts files with a name that contains at leas</w:t>
      </w:r>
      <w:r w:rsidR="00471668">
        <w:rPr>
          <w:lang w:val="en-GB"/>
        </w:rPr>
        <w:t>t</w:t>
      </w:r>
      <w:r w:rsidR="00895FCC" w:rsidRPr="0020749A">
        <w:rPr>
          <w:lang w:val="en-GB"/>
        </w:rPr>
        <w:t xml:space="preserve"> one number.</w:t>
      </w:r>
      <w:r w:rsidR="00471668">
        <w:rPr>
          <w:lang w:val="en-GB"/>
        </w:rPr>
        <w:t xml:space="preserve"> </w:t>
      </w:r>
      <w:r w:rsidR="00FC36A3" w:rsidRPr="0020749A">
        <w:rPr>
          <w:lang w:val="en-GB"/>
        </w:rPr>
        <w:t>T</w:t>
      </w:r>
      <w:r w:rsidR="0002508A" w:rsidRPr="0020749A">
        <w:rPr>
          <w:lang w:val="en-GB"/>
        </w:rPr>
        <w:t>hese scripts create tsv (tab separated value) files for every directory. So after running create_traindata.sh there is a tsv file for every species of the flower pictures and a tsv file for every shape of the tuber.</w:t>
      </w:r>
      <w:r w:rsidR="00141448">
        <w:rPr>
          <w:lang w:val="en-GB"/>
        </w:rPr>
        <w:t xml:space="preserve"> These tsv files contain the intensities of Red, Blue and Green (RBG) of 50 vertical points and 25 horizontal points. This means that the classification is based on </w:t>
      </w:r>
      <w:r w:rsidR="0045660F">
        <w:rPr>
          <w:lang w:val="en-GB"/>
        </w:rPr>
        <w:t>colour</w:t>
      </w:r>
      <w:r w:rsidR="00141448">
        <w:rPr>
          <w:lang w:val="en-GB"/>
        </w:rPr>
        <w:t>.</w:t>
      </w:r>
    </w:p>
    <w:p w14:paraId="343D1D9D" w14:textId="4936461D" w:rsidR="00E36B0D" w:rsidRPr="0020749A" w:rsidRDefault="0002508A" w:rsidP="00895FCC">
      <w:pPr>
        <w:ind w:firstLine="709"/>
        <w:rPr>
          <w:lang w:val="en-GB"/>
        </w:rPr>
      </w:pPr>
      <w:commentRangeStart w:id="26"/>
      <w:r w:rsidRPr="0020749A">
        <w:rPr>
          <w:lang w:val="en-GB"/>
        </w:rPr>
        <w:t>The tsv files of the tuber can be used for training the neural network</w:t>
      </w:r>
      <w:commentRangeEnd w:id="26"/>
      <w:r w:rsidR="0045660F">
        <w:rPr>
          <w:rStyle w:val="Verwijzingopmerking"/>
        </w:rPr>
        <w:commentReference w:id="26"/>
      </w:r>
      <w:r w:rsidRPr="0020749A">
        <w:rPr>
          <w:lang w:val="en-GB"/>
        </w:rPr>
        <w:t>. The tsv files of the flowers need to be modified before using them for training the neural network. To automate this modification process a bash script is devel</w:t>
      </w:r>
      <w:r w:rsidR="00895FCC" w:rsidRPr="0020749A">
        <w:rPr>
          <w:lang w:val="en-GB"/>
        </w:rPr>
        <w:t>oped that will run two</w:t>
      </w:r>
      <w:r w:rsidR="0004332E" w:rsidRPr="0020749A">
        <w:rPr>
          <w:lang w:val="en-GB"/>
        </w:rPr>
        <w:t xml:space="preserve"> python scripts (</w:t>
      </w:r>
      <w:r w:rsidR="0004332E" w:rsidRPr="00141448">
        <w:rPr>
          <w:highlight w:val="green"/>
          <w:lang w:val="en-GB"/>
        </w:rPr>
        <w:t>see appendix 3.1.2</w:t>
      </w:r>
      <w:r w:rsidR="00895FCC" w:rsidRPr="0020749A">
        <w:rPr>
          <w:lang w:val="en-GB"/>
        </w:rPr>
        <w:t xml:space="preserve">, the second script </w:t>
      </w:r>
      <w:r w:rsidR="00895FCC" w:rsidRPr="00141448">
        <w:rPr>
          <w:highlight w:val="green"/>
          <w:lang w:val="en-GB"/>
        </w:rPr>
        <w:t>in figure 3</w:t>
      </w:r>
      <w:r w:rsidR="0004332E" w:rsidRPr="0020749A">
        <w:rPr>
          <w:lang w:val="en-GB"/>
        </w:rPr>
        <w:t xml:space="preserve"> and appendices </w:t>
      </w:r>
      <w:r w:rsidR="0004332E" w:rsidRPr="0020749A">
        <w:rPr>
          <w:highlight w:val="green"/>
          <w:lang w:val="en-GB"/>
        </w:rPr>
        <w:t>3.5.3-3.5.5</w:t>
      </w:r>
      <w:r w:rsidR="00895FCC" w:rsidRPr="0020749A">
        <w:rPr>
          <w:lang w:val="en-GB"/>
        </w:rPr>
        <w:t>). The first python script creates tsv files per section by combining the tsv files in that specific section. When all sections have a tsv file the second python script will be running. This script create</w:t>
      </w:r>
      <w:r w:rsidR="0045660F">
        <w:rPr>
          <w:lang w:val="en-GB"/>
        </w:rPr>
        <w:t>s</w:t>
      </w:r>
      <w:r w:rsidR="00895FCC" w:rsidRPr="0020749A">
        <w:rPr>
          <w:lang w:val="en-GB"/>
        </w:rPr>
        <w:t xml:space="preserve"> extra columns, one column per section. </w:t>
      </w:r>
      <w:r w:rsidRPr="0020749A">
        <w:rPr>
          <w:lang w:val="en-GB"/>
        </w:rPr>
        <w:t xml:space="preserve">After creating the columns they </w:t>
      </w:r>
      <w:r w:rsidR="00E36B0D" w:rsidRPr="0020749A">
        <w:rPr>
          <w:lang w:val="en-GB"/>
        </w:rPr>
        <w:t>will be filled in. The guideline for</w:t>
      </w:r>
      <w:r w:rsidR="00895FCC" w:rsidRPr="0020749A">
        <w:rPr>
          <w:lang w:val="en-GB"/>
        </w:rPr>
        <w:t xml:space="preserve"> this step is: the first section</w:t>
      </w:r>
      <w:r w:rsidR="00E36B0D" w:rsidRPr="0020749A">
        <w:rPr>
          <w:lang w:val="en-GB"/>
        </w:rPr>
        <w:t xml:space="preserve"> ge</w:t>
      </w:r>
      <w:r w:rsidR="00895FCC" w:rsidRPr="0020749A">
        <w:rPr>
          <w:lang w:val="en-GB"/>
        </w:rPr>
        <w:t>ts 1’s in the first column and -1</w:t>
      </w:r>
      <w:r w:rsidR="00E36B0D" w:rsidRPr="0020749A">
        <w:rPr>
          <w:lang w:val="en-GB"/>
        </w:rPr>
        <w:t>’s in all other columns. The second s</w:t>
      </w:r>
      <w:r w:rsidR="00895FCC" w:rsidRPr="0020749A">
        <w:rPr>
          <w:lang w:val="en-GB"/>
        </w:rPr>
        <w:t xml:space="preserve">ection </w:t>
      </w:r>
      <w:r w:rsidR="00E36B0D" w:rsidRPr="0020749A">
        <w:rPr>
          <w:lang w:val="en-GB"/>
        </w:rPr>
        <w:t>ge</w:t>
      </w:r>
      <w:r w:rsidR="00895FCC" w:rsidRPr="0020749A">
        <w:rPr>
          <w:lang w:val="en-GB"/>
        </w:rPr>
        <w:t>ts 1’ in the second column and -1</w:t>
      </w:r>
      <w:r w:rsidR="00E36B0D" w:rsidRPr="0020749A">
        <w:rPr>
          <w:lang w:val="en-GB"/>
        </w:rPr>
        <w:t>’ in all other columns etc.</w:t>
      </w:r>
      <w:r w:rsidR="00895FCC" w:rsidRPr="0020749A">
        <w:rPr>
          <w:lang w:val="en-GB"/>
        </w:rPr>
        <w:t xml:space="preserve"> After this step the data can be used to train the neural networks.</w:t>
      </w:r>
    </w:p>
    <w:p w14:paraId="640AAA03" w14:textId="77777777" w:rsidR="00415CA5" w:rsidRPr="0020749A" w:rsidRDefault="00415CA5" w:rsidP="000F5B2C">
      <w:pPr>
        <w:pStyle w:val="Kop2"/>
        <w:rPr>
          <w:lang w:val="en-GB"/>
        </w:rPr>
      </w:pPr>
      <w:bookmarkStart w:id="27" w:name="_Toc260914227"/>
      <w:r w:rsidRPr="0020749A">
        <w:rPr>
          <w:lang w:val="en-GB"/>
        </w:rPr>
        <w:t>Neural networks</w:t>
      </w:r>
      <w:bookmarkEnd w:id="27"/>
    </w:p>
    <w:p w14:paraId="38070686" w14:textId="77777777" w:rsidR="0045660F" w:rsidRDefault="00415CA5" w:rsidP="000F5B2C">
      <w:pPr>
        <w:rPr>
          <w:lang w:val="en-GB"/>
        </w:rPr>
      </w:pPr>
      <w:r w:rsidRPr="0020749A">
        <w:rPr>
          <w:lang w:val="en-GB"/>
        </w:rPr>
        <w:t>After completing all these preparation steps a neural ne</w:t>
      </w:r>
      <w:r w:rsidR="00895FCC" w:rsidRPr="0020749A">
        <w:rPr>
          <w:lang w:val="en-GB"/>
        </w:rPr>
        <w:t>twork can be</w:t>
      </w:r>
      <w:r w:rsidRPr="0020749A">
        <w:rPr>
          <w:lang w:val="en-GB"/>
        </w:rPr>
        <w:t xml:space="preserve"> trained. To train the network a Perl script, trainai</w:t>
      </w:r>
      <w:r w:rsidR="00141448">
        <w:rPr>
          <w:lang w:val="en-GB"/>
        </w:rPr>
        <w:t>.pl, is used (</w:t>
      </w:r>
      <w:r w:rsidR="00141448" w:rsidRPr="00141448">
        <w:rPr>
          <w:highlight w:val="green"/>
          <w:lang w:val="en-GB"/>
        </w:rPr>
        <w:t>see appendix 3.4.x</w:t>
      </w:r>
      <w:r w:rsidRPr="0020749A">
        <w:rPr>
          <w:lang w:val="en-GB"/>
        </w:rPr>
        <w:t xml:space="preserve">). </w:t>
      </w:r>
      <w:r w:rsidR="0045660F">
        <w:rPr>
          <w:lang w:val="en-GB"/>
        </w:rPr>
        <w:t>This script accepts a directory with tsv files, the number of categories (is number of extra columns), the output file, a Desired Error and the maximal number of epochs. The last one is the number of rounds the network will be trained. When this number is reached, the training process will stop.</w:t>
      </w:r>
    </w:p>
    <w:p w14:paraId="7F3D78EB" w14:textId="25B914A9" w:rsidR="0045660F" w:rsidRDefault="0045660F" w:rsidP="0045660F">
      <w:pPr>
        <w:ind w:firstLine="709"/>
        <w:rPr>
          <w:lang w:val="en-GB"/>
        </w:rPr>
      </w:pPr>
      <w:r>
        <w:rPr>
          <w:lang w:val="en-GB"/>
        </w:rPr>
        <w:t>Because the network is trained with the tsv files, it is trained to see patterns in the colour intensities of RBG. Now the network acts lik</w:t>
      </w:r>
      <w:r w:rsidR="00412576">
        <w:rPr>
          <w:lang w:val="en-GB"/>
        </w:rPr>
        <w:t>e it can see different colours.</w:t>
      </w:r>
    </w:p>
    <w:p w14:paraId="64C887E4" w14:textId="00921508" w:rsidR="000C4125" w:rsidRPr="0020749A" w:rsidRDefault="0045660F" w:rsidP="0045660F">
      <w:pPr>
        <w:ind w:firstLine="709"/>
        <w:rPr>
          <w:lang w:val="en-GB"/>
        </w:rPr>
      </w:pPr>
      <w:r>
        <w:rPr>
          <w:lang w:val="en-GB"/>
        </w:rPr>
        <w:t>During this project</w:t>
      </w:r>
      <w:r w:rsidR="00415CA5" w:rsidRPr="0020749A">
        <w:rPr>
          <w:lang w:val="en-GB"/>
        </w:rPr>
        <w:t xml:space="preserve"> </w:t>
      </w:r>
      <w:r w:rsidR="000C4125" w:rsidRPr="0020749A">
        <w:rPr>
          <w:lang w:val="en-GB"/>
        </w:rPr>
        <w:t xml:space="preserve">14 </w:t>
      </w:r>
      <w:r>
        <w:rPr>
          <w:lang w:val="en-GB"/>
        </w:rPr>
        <w:t>ANNs were</w:t>
      </w:r>
      <w:r w:rsidR="000C4125" w:rsidRPr="0020749A">
        <w:rPr>
          <w:lang w:val="en-GB"/>
        </w:rPr>
        <w:t xml:space="preserve"> created for identifying flowers. Seven for the first test run and seven for the second test run. </w:t>
      </w:r>
      <w:r>
        <w:rPr>
          <w:lang w:val="en-GB"/>
        </w:rPr>
        <w:t>As mentions earlier t</w:t>
      </w:r>
      <w:r w:rsidR="000C4125" w:rsidRPr="0020749A">
        <w:rPr>
          <w:lang w:val="en-GB"/>
        </w:rPr>
        <w:t>he Desired Error is</w:t>
      </w:r>
      <w:r>
        <w:rPr>
          <w:lang w:val="en-GB"/>
        </w:rPr>
        <w:t xml:space="preserve"> lowered ten times per network.</w:t>
      </w:r>
    </w:p>
    <w:p w14:paraId="455FEEBD" w14:textId="77777777" w:rsidR="0045660F" w:rsidRDefault="000C4125" w:rsidP="000F5B2C">
      <w:pPr>
        <w:rPr>
          <w:lang w:val="en-GB"/>
        </w:rPr>
      </w:pPr>
      <w:r w:rsidRPr="0020749A">
        <w:rPr>
          <w:lang w:val="en-GB"/>
        </w:rPr>
        <w:t>The networks can be found on:</w:t>
      </w:r>
    </w:p>
    <w:p w14:paraId="6F55831C" w14:textId="0C569564" w:rsidR="000C4125" w:rsidRPr="0020749A" w:rsidRDefault="00045084" w:rsidP="000F5B2C">
      <w:pPr>
        <w:rPr>
          <w:lang w:val="en-GB"/>
        </w:rPr>
      </w:pPr>
      <w:hyperlink r:id="rId17" w:history="1">
        <w:r w:rsidR="000C4125" w:rsidRPr="0020749A">
          <w:rPr>
            <w:rStyle w:val="Hyperlink"/>
            <w:lang w:val="en-GB"/>
          </w:rPr>
          <w:t>https://github.com/naturalis/img-classify/tree/master/webapp/ann</w:t>
        </w:r>
      </w:hyperlink>
      <w:r w:rsidR="000C4125" w:rsidRPr="0020749A">
        <w:rPr>
          <w:lang w:val="en-GB"/>
        </w:rPr>
        <w:t xml:space="preserve"> </w:t>
      </w:r>
    </w:p>
    <w:p w14:paraId="1658B281" w14:textId="77777777" w:rsidR="008E3C18" w:rsidRDefault="000C4125" w:rsidP="000F5B2C">
      <w:pPr>
        <w:rPr>
          <w:lang w:val="en-GB"/>
        </w:rPr>
      </w:pPr>
      <w:r w:rsidRPr="0020749A">
        <w:rPr>
          <w:lang w:val="en-GB"/>
        </w:rPr>
        <w:t>All</w:t>
      </w:r>
      <w:r w:rsidR="001420E3">
        <w:rPr>
          <w:lang w:val="en-GB"/>
        </w:rPr>
        <w:t xml:space="preserve"> </w:t>
      </w:r>
      <w:r w:rsidR="00471668">
        <w:rPr>
          <w:lang w:val="en-GB"/>
        </w:rPr>
        <w:t>ANNs</w:t>
      </w:r>
      <w:r w:rsidRPr="0020749A">
        <w:rPr>
          <w:lang w:val="en-GB"/>
        </w:rPr>
        <w:t xml:space="preserve"> with a name ending with a </w:t>
      </w:r>
      <w:r w:rsidR="00471668">
        <w:rPr>
          <w:lang w:val="en-GB"/>
        </w:rPr>
        <w:t>‘</w:t>
      </w:r>
      <w:r w:rsidRPr="0020749A">
        <w:rPr>
          <w:lang w:val="en-GB"/>
        </w:rPr>
        <w:t>4</w:t>
      </w:r>
      <w:r w:rsidR="00471668">
        <w:rPr>
          <w:lang w:val="en-GB"/>
        </w:rPr>
        <w:t>’</w:t>
      </w:r>
      <w:r w:rsidRPr="0020749A">
        <w:rPr>
          <w:lang w:val="en-GB"/>
        </w:rPr>
        <w:t xml:space="preserve"> </w:t>
      </w:r>
      <w:r w:rsidR="00471668">
        <w:rPr>
          <w:lang w:val="en-GB"/>
        </w:rPr>
        <w:t>were</w:t>
      </w:r>
      <w:r w:rsidR="00471668" w:rsidRPr="0020749A">
        <w:rPr>
          <w:lang w:val="en-GB"/>
        </w:rPr>
        <w:t xml:space="preserve"> </w:t>
      </w:r>
      <w:r w:rsidRPr="0020749A">
        <w:rPr>
          <w:lang w:val="en-GB"/>
        </w:rPr>
        <w:t xml:space="preserve">used for the first test run and all </w:t>
      </w:r>
      <w:r w:rsidR="001420E3">
        <w:rPr>
          <w:lang w:val="en-GB"/>
        </w:rPr>
        <w:t>ANN</w:t>
      </w:r>
      <w:r w:rsidRPr="0020749A">
        <w:rPr>
          <w:lang w:val="en-GB"/>
        </w:rPr>
        <w:t xml:space="preserve">’s with a </w:t>
      </w:r>
      <w:r w:rsidR="00471668">
        <w:rPr>
          <w:lang w:val="en-GB"/>
        </w:rPr>
        <w:t>‘</w:t>
      </w:r>
      <w:r w:rsidR="00471668" w:rsidRPr="0020749A">
        <w:rPr>
          <w:lang w:val="en-GB"/>
        </w:rPr>
        <w:t>5</w:t>
      </w:r>
      <w:r w:rsidR="00471668">
        <w:rPr>
          <w:lang w:val="en-GB"/>
        </w:rPr>
        <w:t xml:space="preserve">’ </w:t>
      </w:r>
      <w:r w:rsidRPr="0020749A">
        <w:rPr>
          <w:lang w:val="en-GB"/>
        </w:rPr>
        <w:t>ar</w:t>
      </w:r>
      <w:r w:rsidR="005C0CFF" w:rsidRPr="0020749A">
        <w:rPr>
          <w:lang w:val="en-GB"/>
        </w:rPr>
        <w:t>e used for the second test run.</w:t>
      </w:r>
    </w:p>
    <w:p w14:paraId="06A1036D" w14:textId="77777777" w:rsidR="008E3C18" w:rsidRDefault="008E3C18" w:rsidP="008E3C18">
      <w:pPr>
        <w:pStyle w:val="Kop2"/>
        <w:rPr>
          <w:lang w:val="en-GB"/>
        </w:rPr>
      </w:pPr>
      <w:bookmarkStart w:id="28" w:name="_Toc260914228"/>
      <w:r>
        <w:rPr>
          <w:lang w:val="en-GB"/>
        </w:rPr>
        <w:t>First test run</w:t>
      </w:r>
      <w:bookmarkEnd w:id="28"/>
    </w:p>
    <w:p w14:paraId="484AB96C" w14:textId="179B7D7D" w:rsidR="005C3013" w:rsidRDefault="008E3C18" w:rsidP="008E3C18">
      <w:pPr>
        <w:rPr>
          <w:lang w:val="en-GB"/>
        </w:rPr>
      </w:pPr>
      <w:r>
        <w:rPr>
          <w:lang w:val="en-GB"/>
        </w:rPr>
        <w:t>During the first test run four of the seven sections</w:t>
      </w:r>
      <w:r w:rsidR="004E312A">
        <w:rPr>
          <w:lang w:val="en-GB"/>
        </w:rPr>
        <w:t xml:space="preserve">, </w:t>
      </w:r>
      <w:r w:rsidR="004E312A">
        <w:rPr>
          <w:i/>
          <w:lang w:val="en-GB"/>
        </w:rPr>
        <w:t xml:space="preserve">Barbata, Brachypetalum, Coryopedilum </w:t>
      </w:r>
      <w:r w:rsidR="004E312A">
        <w:rPr>
          <w:lang w:val="en-GB"/>
        </w:rPr>
        <w:t xml:space="preserve">and </w:t>
      </w:r>
      <w:r w:rsidR="004E312A">
        <w:rPr>
          <w:i/>
          <w:lang w:val="en-GB"/>
        </w:rPr>
        <w:t>Parvisepalum</w:t>
      </w:r>
      <w:r w:rsidR="004E312A">
        <w:rPr>
          <w:lang w:val="en-GB"/>
        </w:rPr>
        <w:t xml:space="preserve"> were</w:t>
      </w:r>
      <w:r>
        <w:rPr>
          <w:lang w:val="en-GB"/>
        </w:rPr>
        <w:t xml:space="preserve"> tested.</w:t>
      </w:r>
      <w:r w:rsidR="004E312A">
        <w:rPr>
          <w:lang w:val="en-GB"/>
        </w:rPr>
        <w:t xml:space="preserve"> The ANNs were also tested with a few pictures of the </w:t>
      </w:r>
      <w:r w:rsidR="006B5238">
        <w:rPr>
          <w:lang w:val="en-GB"/>
        </w:rPr>
        <w:t>hybrids</w:t>
      </w:r>
      <w:r w:rsidR="004E312A">
        <w:rPr>
          <w:lang w:val="en-GB"/>
        </w:rPr>
        <w:t xml:space="preserve"> </w:t>
      </w:r>
      <w:r w:rsidR="004E312A">
        <w:rPr>
          <w:lang w:val="en-GB"/>
        </w:rPr>
        <w:lastRenderedPageBreak/>
        <w:t xml:space="preserve">of </w:t>
      </w:r>
      <w:r w:rsidR="004E312A">
        <w:rPr>
          <w:i/>
          <w:lang w:val="en-GB"/>
        </w:rPr>
        <w:t>Parvisepalum</w:t>
      </w:r>
      <w:r w:rsidR="004E312A">
        <w:rPr>
          <w:lang w:val="en-GB"/>
        </w:rPr>
        <w:t xml:space="preserve"> and </w:t>
      </w:r>
      <w:r w:rsidR="004E312A">
        <w:rPr>
          <w:i/>
          <w:lang w:val="en-GB"/>
        </w:rPr>
        <w:t>Brachypetalum</w:t>
      </w:r>
      <w:r w:rsidR="004E312A">
        <w:rPr>
          <w:lang w:val="en-GB"/>
        </w:rPr>
        <w:t xml:space="preserve">. The results of these tests can be found in supplementary 1. </w:t>
      </w:r>
      <w:r w:rsidR="00F670E4">
        <w:rPr>
          <w:lang w:val="en-GB"/>
        </w:rPr>
        <w:t xml:space="preserve">The different networks are shown horizontally and the different pictures vertically. A green cell with the text correct means the network has classified the picture to the correct section. A yellow cell with the text Unknown means the network was unable to classify the picture. A yellow cell with the text Unkwnon &lt;number&gt;/&lt;number&gt; means the network was unable to </w:t>
      </w:r>
      <w:r w:rsidR="005C3013">
        <w:rPr>
          <w:lang w:val="en-GB"/>
        </w:rPr>
        <w:t>pick one section. When this text is green, one of the options is the correct section. A red cell with the text Incorrect &lt;number&gt; means the network classified the picture to a wrong section. The number indicates to which section the network classified the picture.</w:t>
      </w:r>
    </w:p>
    <w:p w14:paraId="39E15D2D" w14:textId="77777777" w:rsidR="005C3013" w:rsidRPr="00CA7080" w:rsidRDefault="005C3013" w:rsidP="005C3013">
      <w:pPr>
        <w:pStyle w:val="Kop3"/>
        <w:rPr>
          <w:i/>
          <w:lang w:val="en-GB"/>
        </w:rPr>
      </w:pPr>
      <w:bookmarkStart w:id="29" w:name="_Toc260914229"/>
      <w:r w:rsidRPr="00CA7080">
        <w:rPr>
          <w:i/>
          <w:lang w:val="en-GB"/>
        </w:rPr>
        <w:t>Barbata</w:t>
      </w:r>
      <w:bookmarkEnd w:id="29"/>
    </w:p>
    <w:p w14:paraId="387369F7" w14:textId="77777777" w:rsidR="00976CB1" w:rsidRDefault="00CA7080" w:rsidP="005C3013">
      <w:pPr>
        <w:rPr>
          <w:lang w:val="en-GB"/>
        </w:rPr>
      </w:pPr>
      <w:r>
        <w:rPr>
          <w:lang w:val="en-GB"/>
        </w:rPr>
        <w:t xml:space="preserve">Most of the species of the section </w:t>
      </w:r>
      <w:r>
        <w:rPr>
          <w:i/>
          <w:lang w:val="en-GB"/>
        </w:rPr>
        <w:t>Barbata</w:t>
      </w:r>
      <w:r>
        <w:rPr>
          <w:lang w:val="en-GB"/>
        </w:rPr>
        <w:t xml:space="preserve"> are classified incorrectly. As seen in the table, most of the incorrect classified pictures are classified as </w:t>
      </w:r>
      <w:r>
        <w:rPr>
          <w:i/>
          <w:lang w:val="en-GB"/>
        </w:rPr>
        <w:t>Paphiopedilum</w:t>
      </w:r>
      <w:r>
        <w:rPr>
          <w:lang w:val="en-GB"/>
        </w:rPr>
        <w:t xml:space="preserve">. </w:t>
      </w:r>
      <w:r w:rsidR="00BA6F47">
        <w:rPr>
          <w:lang w:val="en-GB"/>
        </w:rPr>
        <w:t xml:space="preserve">One explanation for this mistake could be that the species in both sections have some similar characteristics. The petals for instance have mostly the same shape. </w:t>
      </w:r>
      <w:r w:rsidR="00976CB1">
        <w:rPr>
          <w:lang w:val="en-GB"/>
        </w:rPr>
        <w:t>Although the colour is not always the same in both sections, some species from different sections have the same petal colour.</w:t>
      </w:r>
    </w:p>
    <w:p w14:paraId="24916F66" w14:textId="77777777" w:rsidR="00976CB1" w:rsidRDefault="00976CB1" w:rsidP="00976CB1">
      <w:pPr>
        <w:pStyle w:val="Kop3"/>
        <w:rPr>
          <w:lang w:val="en-GB"/>
        </w:rPr>
      </w:pPr>
      <w:bookmarkStart w:id="30" w:name="_Toc260914230"/>
      <w:r w:rsidRPr="00976CB1">
        <w:rPr>
          <w:i/>
          <w:lang w:val="en-GB"/>
        </w:rPr>
        <w:t>Brachypetalum</w:t>
      </w:r>
      <w:bookmarkEnd w:id="30"/>
    </w:p>
    <w:p w14:paraId="089A1EAF" w14:textId="77777777" w:rsidR="00976CB1" w:rsidRDefault="00976CB1" w:rsidP="00976CB1">
      <w:pPr>
        <w:rPr>
          <w:lang w:val="en-GB"/>
        </w:rPr>
      </w:pPr>
      <w:r>
        <w:rPr>
          <w:lang w:val="en-GB"/>
        </w:rPr>
        <w:t>This section is doing very well. None of the pictures is classified incorrectly and only a few are classified unknown. But even then most of the time the correct section is one of the options.</w:t>
      </w:r>
    </w:p>
    <w:p w14:paraId="2BA4FE98" w14:textId="77777777" w:rsidR="00976CB1" w:rsidRDefault="00976CB1" w:rsidP="00976CB1">
      <w:pPr>
        <w:pStyle w:val="Kop3"/>
        <w:rPr>
          <w:i/>
          <w:lang w:val="en-GB"/>
        </w:rPr>
      </w:pPr>
      <w:bookmarkStart w:id="31" w:name="_Toc260914231"/>
      <w:r>
        <w:rPr>
          <w:i/>
          <w:lang w:val="en-GB"/>
        </w:rPr>
        <w:t>Coryopedilum</w:t>
      </w:r>
      <w:bookmarkEnd w:id="31"/>
    </w:p>
    <w:p w14:paraId="63EDB794" w14:textId="77777777" w:rsidR="0084274C" w:rsidRDefault="00976CB1" w:rsidP="00976CB1">
      <w:pPr>
        <w:rPr>
          <w:lang w:val="en-GB"/>
        </w:rPr>
      </w:pPr>
      <w:r>
        <w:rPr>
          <w:lang w:val="en-GB"/>
        </w:rPr>
        <w:t>In this section one picture stands out, rothschildianium1. This picture is classified correctly with all</w:t>
      </w:r>
      <w:r w:rsidR="0084274C">
        <w:rPr>
          <w:lang w:val="en-GB"/>
        </w:rPr>
        <w:t xml:space="preserve"> networks. So this is a good picture for classifying. Further, it is shown that the other two pictures of this section are much harder to identify.</w:t>
      </w:r>
    </w:p>
    <w:p w14:paraId="57FECB9A" w14:textId="77777777" w:rsidR="0084274C" w:rsidRDefault="0084274C" w:rsidP="0084274C">
      <w:pPr>
        <w:pStyle w:val="Kop3"/>
        <w:rPr>
          <w:i/>
          <w:lang w:val="en-GB"/>
        </w:rPr>
      </w:pPr>
      <w:bookmarkStart w:id="32" w:name="_Toc260914232"/>
      <w:r>
        <w:rPr>
          <w:lang w:val="en-GB"/>
        </w:rPr>
        <w:t xml:space="preserve">Extra </w:t>
      </w:r>
      <w:r>
        <w:rPr>
          <w:i/>
          <w:lang w:val="en-GB"/>
        </w:rPr>
        <w:t>Barbata</w:t>
      </w:r>
      <w:bookmarkEnd w:id="32"/>
    </w:p>
    <w:p w14:paraId="4CA1F739" w14:textId="77777777" w:rsidR="00894D0B" w:rsidRDefault="0084274C" w:rsidP="0084274C">
      <w:pPr>
        <w:rPr>
          <w:lang w:val="en-GB"/>
        </w:rPr>
      </w:pPr>
      <w:r>
        <w:rPr>
          <w:lang w:val="en-GB"/>
        </w:rPr>
        <w:t xml:space="preserve">After the characteristic research pictures of three species of the section </w:t>
      </w:r>
      <w:r>
        <w:rPr>
          <w:i/>
          <w:lang w:val="en-GB"/>
        </w:rPr>
        <w:t>Barbata</w:t>
      </w:r>
      <w:r>
        <w:rPr>
          <w:lang w:val="en-GB"/>
        </w:rPr>
        <w:t xml:space="preserve"> are added to the test set. These pictures are from the species </w:t>
      </w:r>
      <w:r>
        <w:rPr>
          <w:i/>
          <w:lang w:val="en-GB"/>
        </w:rPr>
        <w:t>argus, tonsum</w:t>
      </w:r>
      <w:r>
        <w:rPr>
          <w:lang w:val="en-GB"/>
        </w:rPr>
        <w:t xml:space="preserve"> and </w:t>
      </w:r>
      <w:r>
        <w:rPr>
          <w:i/>
          <w:lang w:val="en-GB"/>
        </w:rPr>
        <w:t>wardii</w:t>
      </w:r>
      <w:r>
        <w:rPr>
          <w:lang w:val="en-GB"/>
        </w:rPr>
        <w:t>.</w:t>
      </w:r>
      <w:r w:rsidR="00894D0B">
        <w:rPr>
          <w:lang w:val="en-GB"/>
        </w:rPr>
        <w:t xml:space="preserve"> The results of this test show that even pictures with all characteristics visible are hard to classify.</w:t>
      </w:r>
    </w:p>
    <w:p w14:paraId="5C1567CF" w14:textId="77777777" w:rsidR="00894D0B" w:rsidRDefault="00894D0B" w:rsidP="00894D0B">
      <w:pPr>
        <w:pStyle w:val="Kop3"/>
        <w:rPr>
          <w:i/>
          <w:lang w:val="en-GB"/>
        </w:rPr>
      </w:pPr>
      <w:bookmarkStart w:id="33" w:name="_Toc260914233"/>
      <w:r>
        <w:rPr>
          <w:i/>
          <w:lang w:val="en-GB"/>
        </w:rPr>
        <w:t>Parvisepalum</w:t>
      </w:r>
      <w:bookmarkEnd w:id="33"/>
    </w:p>
    <w:p w14:paraId="1B84F32B" w14:textId="77777777" w:rsidR="0063226B" w:rsidRDefault="00894D0B" w:rsidP="00894D0B">
      <w:pPr>
        <w:rPr>
          <w:lang w:val="en-GB"/>
        </w:rPr>
      </w:pPr>
      <w:r>
        <w:rPr>
          <w:lang w:val="en-GB"/>
        </w:rPr>
        <w:t xml:space="preserve">This section also has a striking picture, emersonii2_1. This picture is always incorrectly classified. Research on this picture shows the petals are darker than the petals on the other pictures. </w:t>
      </w:r>
      <w:r w:rsidR="0063226B">
        <w:rPr>
          <w:lang w:val="en-GB"/>
        </w:rPr>
        <w:t xml:space="preserve">In addition, the table shows that </w:t>
      </w:r>
      <w:r w:rsidR="0063226B" w:rsidRPr="0063226B">
        <w:rPr>
          <w:i/>
          <w:lang w:val="en-GB"/>
        </w:rPr>
        <w:t>armeniacum</w:t>
      </w:r>
      <w:r w:rsidR="0063226B">
        <w:rPr>
          <w:lang w:val="en-GB"/>
        </w:rPr>
        <w:t xml:space="preserve"> is the best species. All test pictures of this species are classified correct by all networks.</w:t>
      </w:r>
    </w:p>
    <w:p w14:paraId="3A872417" w14:textId="77777777" w:rsidR="0063226B" w:rsidRDefault="0063226B" w:rsidP="0063226B">
      <w:pPr>
        <w:pStyle w:val="Kop3"/>
        <w:rPr>
          <w:lang w:val="en-GB"/>
        </w:rPr>
      </w:pPr>
      <w:bookmarkStart w:id="34" w:name="_Toc260914234"/>
      <w:r>
        <w:rPr>
          <w:lang w:val="en-GB"/>
        </w:rPr>
        <w:t xml:space="preserve">Hybrids of </w:t>
      </w:r>
      <w:r>
        <w:rPr>
          <w:i/>
          <w:lang w:val="en-GB"/>
        </w:rPr>
        <w:t>Parvisepalum</w:t>
      </w:r>
      <w:r>
        <w:rPr>
          <w:lang w:val="en-GB"/>
        </w:rPr>
        <w:t xml:space="preserve"> and </w:t>
      </w:r>
      <w:r>
        <w:rPr>
          <w:i/>
          <w:lang w:val="en-GB"/>
        </w:rPr>
        <w:t>Brachypetalum</w:t>
      </w:r>
      <w:bookmarkEnd w:id="34"/>
    </w:p>
    <w:p w14:paraId="7A206865" w14:textId="77777777" w:rsidR="008D6819" w:rsidRDefault="0063226B" w:rsidP="0063226B">
      <w:pPr>
        <w:rPr>
          <w:lang w:val="en-GB"/>
        </w:rPr>
      </w:pPr>
      <w:r>
        <w:rPr>
          <w:lang w:val="en-GB"/>
        </w:rPr>
        <w:t>Beside testing the ANNs with pictures of the sections, the networks are also tested with pictures of hybrids.</w:t>
      </w:r>
      <w:r w:rsidR="008D6819">
        <w:rPr>
          <w:lang w:val="en-GB"/>
        </w:rPr>
        <w:t xml:space="preserve"> The table shows that most of the time the pictures are classified as one of the parental sections. In just one case, </w:t>
      </w:r>
      <w:r w:rsidR="008D6819">
        <w:rPr>
          <w:i/>
          <w:lang w:val="en-GB"/>
        </w:rPr>
        <w:t>armeniacum</w:t>
      </w:r>
      <w:r w:rsidR="008D6819">
        <w:rPr>
          <w:lang w:val="en-GB"/>
        </w:rPr>
        <w:t>X</w:t>
      </w:r>
      <w:r w:rsidR="008D6819">
        <w:rPr>
          <w:i/>
          <w:lang w:val="en-GB"/>
        </w:rPr>
        <w:t>concolor</w:t>
      </w:r>
      <w:r w:rsidR="008D6819">
        <w:rPr>
          <w:lang w:val="en-GB"/>
        </w:rPr>
        <w:t xml:space="preserve"> using the network with Desired Error 0,00001, both parental sections are found.</w:t>
      </w:r>
    </w:p>
    <w:p w14:paraId="72F2CB69" w14:textId="5536AF8C" w:rsidR="008D6819" w:rsidRDefault="00E81FD9" w:rsidP="008D6819">
      <w:pPr>
        <w:pStyle w:val="Kop2"/>
        <w:rPr>
          <w:lang w:val="en-GB"/>
        </w:rPr>
      </w:pPr>
      <w:bookmarkStart w:id="35" w:name="_Toc260914235"/>
      <w:r>
        <w:rPr>
          <w:lang w:val="en-GB"/>
        </w:rPr>
        <w:t>Characteristic research</w:t>
      </w:r>
      <w:bookmarkEnd w:id="35"/>
    </w:p>
    <w:p w14:paraId="5DB37112" w14:textId="0F49DC23" w:rsidR="00E81FD9" w:rsidRDefault="00E81FD9" w:rsidP="008D6819">
      <w:pPr>
        <w:rPr>
          <w:lang w:val="en-GB"/>
        </w:rPr>
      </w:pPr>
      <w:r>
        <w:rPr>
          <w:lang w:val="en-GB"/>
        </w:rPr>
        <w:t>Following the results of the first run, research on the characteristics of some species has been done. The results of this research can be found in supplementary 3. These results explain in large part why some species are classified very badly. During this research it was also been found that some species</w:t>
      </w:r>
      <w:r w:rsidR="006B5238">
        <w:rPr>
          <w:lang w:val="en-GB"/>
        </w:rPr>
        <w:t xml:space="preserve"> of the sections </w:t>
      </w:r>
      <w:r w:rsidR="006B5238">
        <w:rPr>
          <w:i/>
          <w:lang w:val="en-GB"/>
        </w:rPr>
        <w:t>Barbata</w:t>
      </w:r>
      <w:r w:rsidR="006B5238">
        <w:rPr>
          <w:lang w:val="en-GB"/>
        </w:rPr>
        <w:t xml:space="preserve"> and </w:t>
      </w:r>
      <w:r w:rsidR="006B5238">
        <w:rPr>
          <w:i/>
          <w:lang w:val="en-GB"/>
        </w:rPr>
        <w:t>Coryopedilum</w:t>
      </w:r>
      <w:r>
        <w:rPr>
          <w:lang w:val="en-GB"/>
        </w:rPr>
        <w:t xml:space="preserve"> had only one </w:t>
      </w:r>
      <w:r>
        <w:rPr>
          <w:lang w:val="en-GB"/>
        </w:rPr>
        <w:lastRenderedPageBreak/>
        <w:t>picture in the train data. This could also be a reason why these species are classified badly. So some extra pictures of these species were added to the train data. This expanded train set is used to train the ANNs again. These new networks were tested again with the same test sets.</w:t>
      </w:r>
    </w:p>
    <w:p w14:paraId="2BCF000D" w14:textId="77777777" w:rsidR="00E81FD9" w:rsidRDefault="00E81FD9" w:rsidP="00E81FD9">
      <w:pPr>
        <w:pStyle w:val="Kop2"/>
        <w:rPr>
          <w:lang w:val="en-GB"/>
        </w:rPr>
      </w:pPr>
      <w:bookmarkStart w:id="36" w:name="_Toc260914236"/>
      <w:r>
        <w:rPr>
          <w:lang w:val="en-GB"/>
        </w:rPr>
        <w:t>Second test run</w:t>
      </w:r>
      <w:bookmarkEnd w:id="36"/>
    </w:p>
    <w:p w14:paraId="548098D1" w14:textId="77777777" w:rsidR="00E21980" w:rsidRDefault="006B5238" w:rsidP="00E81FD9">
      <w:pPr>
        <w:rPr>
          <w:lang w:val="en-GB"/>
        </w:rPr>
      </w:pPr>
      <w:r>
        <w:rPr>
          <w:lang w:val="en-GB"/>
        </w:rPr>
        <w:t>To proof that more pictures in the train data improves the ability of the ANN’s to classify pictures a second test run has been done. The results of this run can be found in supplementary 2. The structure of these tables is the same as in supplementary 1. Although most of the pictures are classified better indeed, some pictures are classified worse than in the first test run. This can have several causes. The first cause could be the coincidence during training. When you train to networks with the same settings and the same train set, both networks will be different. A second possible cause could be that the added pictures make it clear the test pictures doesn’t belong to a certain section, but it makes not clear in which section the picture</w:t>
      </w:r>
      <w:r w:rsidR="00E21980">
        <w:rPr>
          <w:lang w:val="en-GB"/>
        </w:rPr>
        <w:t xml:space="preserve"> belongs.</w:t>
      </w:r>
    </w:p>
    <w:p w14:paraId="4E14F704" w14:textId="77777777" w:rsidR="00E21980" w:rsidRDefault="00E21980" w:rsidP="00E21980">
      <w:pPr>
        <w:ind w:firstLine="709"/>
        <w:rPr>
          <w:lang w:val="en-GB"/>
        </w:rPr>
      </w:pPr>
      <w:r>
        <w:rPr>
          <w:lang w:val="en-GB"/>
        </w:rPr>
        <w:t>The results further show that adding some pictures of two sections has also effect on the other sections. These effects can be positive or negative. Again these effects can be caused by the coincidence during training, or making it easier to exclude some sections.</w:t>
      </w:r>
    </w:p>
    <w:p w14:paraId="0175F28F" w14:textId="77777777" w:rsidR="00E21980" w:rsidRDefault="00E21980" w:rsidP="00E21980">
      <w:pPr>
        <w:pStyle w:val="Kop3"/>
        <w:rPr>
          <w:i/>
          <w:lang w:val="en-GB"/>
        </w:rPr>
      </w:pPr>
      <w:bookmarkStart w:id="37" w:name="_Toc260914237"/>
      <w:r>
        <w:rPr>
          <w:i/>
          <w:lang w:val="en-GB"/>
        </w:rPr>
        <w:t>Barbata</w:t>
      </w:r>
      <w:bookmarkEnd w:id="37"/>
    </w:p>
    <w:p w14:paraId="31E7FCCD" w14:textId="77777777" w:rsidR="00FF722D" w:rsidRDefault="00E21980" w:rsidP="00E21980">
      <w:pPr>
        <w:rPr>
          <w:lang w:val="en-GB"/>
        </w:rPr>
      </w:pPr>
      <w:r>
        <w:rPr>
          <w:lang w:val="en-GB"/>
        </w:rPr>
        <w:t xml:space="preserve">After the second test run </w:t>
      </w:r>
      <w:r>
        <w:rPr>
          <w:i/>
          <w:lang w:val="en-GB"/>
        </w:rPr>
        <w:t>Barbata</w:t>
      </w:r>
      <w:r>
        <w:rPr>
          <w:b/>
          <w:i/>
          <w:lang w:val="en-GB"/>
        </w:rPr>
        <w:t xml:space="preserve"> </w:t>
      </w:r>
      <w:r>
        <w:rPr>
          <w:lang w:val="en-GB"/>
        </w:rPr>
        <w:t xml:space="preserve">is still a very hard section to classify. The results do show that most of the pictures of this section are classified better. It is striking that some pictures of species with </w:t>
      </w:r>
      <w:r w:rsidR="00FF722D">
        <w:rPr>
          <w:lang w:val="en-GB"/>
        </w:rPr>
        <w:t>additional pictures in the train set, were classified worse.</w:t>
      </w:r>
    </w:p>
    <w:p w14:paraId="67CCEB9F" w14:textId="77777777" w:rsidR="00FF722D" w:rsidRDefault="00FF722D" w:rsidP="00FF722D">
      <w:pPr>
        <w:pStyle w:val="Kop3"/>
        <w:rPr>
          <w:i/>
          <w:lang w:val="en-GB"/>
        </w:rPr>
      </w:pPr>
      <w:bookmarkStart w:id="38" w:name="_Toc260914238"/>
      <w:r>
        <w:rPr>
          <w:i/>
          <w:lang w:val="en-GB"/>
        </w:rPr>
        <w:t>Brachypetalum</w:t>
      </w:r>
      <w:bookmarkEnd w:id="38"/>
    </w:p>
    <w:p w14:paraId="6DA2B991" w14:textId="77777777" w:rsidR="00FF722D" w:rsidRDefault="00FF722D" w:rsidP="00FF722D">
      <w:pPr>
        <w:rPr>
          <w:lang w:val="en-GB"/>
        </w:rPr>
      </w:pPr>
      <w:r>
        <w:rPr>
          <w:i/>
          <w:lang w:val="en-GB"/>
        </w:rPr>
        <w:t>Brachypetalum</w:t>
      </w:r>
      <w:r>
        <w:rPr>
          <w:lang w:val="en-GB"/>
        </w:rPr>
        <w:t xml:space="preserve"> is one of the sections that didn’t get additional pictures in the train set. Nevertheless, there are some pictures that were better classified than before. But also in this section there are some pictures that were classified worse.</w:t>
      </w:r>
    </w:p>
    <w:p w14:paraId="5CF41A28" w14:textId="77777777" w:rsidR="00FF722D" w:rsidRDefault="00FF722D" w:rsidP="00FF722D">
      <w:pPr>
        <w:pStyle w:val="Kop3"/>
        <w:rPr>
          <w:i/>
          <w:lang w:val="en-GB"/>
        </w:rPr>
      </w:pPr>
      <w:bookmarkStart w:id="39" w:name="_Toc260914239"/>
      <w:r>
        <w:rPr>
          <w:i/>
          <w:lang w:val="en-GB"/>
        </w:rPr>
        <w:t>Coryopedilum</w:t>
      </w:r>
      <w:bookmarkEnd w:id="39"/>
    </w:p>
    <w:p w14:paraId="40C172C3" w14:textId="77777777" w:rsidR="00FF722D" w:rsidRDefault="00FF722D" w:rsidP="00FF722D">
      <w:pPr>
        <w:rPr>
          <w:lang w:val="en-GB"/>
        </w:rPr>
      </w:pPr>
      <w:r>
        <w:rPr>
          <w:lang w:val="en-GB"/>
        </w:rPr>
        <w:t>This is a notably section. This section has got additional pictures in the train data, but not of the sections in the test data. Nevertheless, the pictures were much better classified than in the first run. This is also the only section that has no longer incorrectly classified pictures. Still some pictures are classified unknown.</w:t>
      </w:r>
    </w:p>
    <w:p w14:paraId="3F80653B" w14:textId="77777777" w:rsidR="00FF722D" w:rsidRDefault="00FF722D" w:rsidP="00FF722D">
      <w:pPr>
        <w:pStyle w:val="Kop3"/>
        <w:rPr>
          <w:i/>
          <w:lang w:val="en-GB"/>
        </w:rPr>
      </w:pPr>
      <w:bookmarkStart w:id="40" w:name="_Toc260914240"/>
      <w:r>
        <w:rPr>
          <w:lang w:val="en-GB"/>
        </w:rPr>
        <w:t xml:space="preserve">Extra </w:t>
      </w:r>
      <w:r>
        <w:rPr>
          <w:i/>
          <w:lang w:val="en-GB"/>
        </w:rPr>
        <w:t>Barbata</w:t>
      </w:r>
      <w:bookmarkEnd w:id="40"/>
    </w:p>
    <w:p w14:paraId="07D17F15" w14:textId="77777777" w:rsidR="001C773B" w:rsidRDefault="00DD046E" w:rsidP="00FF722D">
      <w:pPr>
        <w:rPr>
          <w:lang w:val="en-GB"/>
        </w:rPr>
      </w:pPr>
      <w:r>
        <w:rPr>
          <w:lang w:val="en-GB"/>
        </w:rPr>
        <w:t xml:space="preserve">This part of the section </w:t>
      </w:r>
      <w:r>
        <w:rPr>
          <w:i/>
          <w:lang w:val="en-GB"/>
        </w:rPr>
        <w:t>Barbata</w:t>
      </w:r>
      <w:r w:rsidR="001C773B">
        <w:rPr>
          <w:lang w:val="en-GB"/>
        </w:rPr>
        <w:t xml:space="preserve"> is a little bit odd. The pictures in this part of the section were sheared on the visibility of the characteristics. Yet two of the four pictures were classified well, one is classified worse and the last one didn’t show any changes.</w:t>
      </w:r>
    </w:p>
    <w:p w14:paraId="0503F8B4" w14:textId="77777777" w:rsidR="001C773B" w:rsidRDefault="001C773B" w:rsidP="001C773B">
      <w:pPr>
        <w:pStyle w:val="Kop3"/>
        <w:rPr>
          <w:i/>
          <w:lang w:val="en-GB"/>
        </w:rPr>
      </w:pPr>
      <w:bookmarkStart w:id="41" w:name="_Toc260914241"/>
      <w:r>
        <w:rPr>
          <w:i/>
          <w:lang w:val="en-GB"/>
        </w:rPr>
        <w:t>Parvisepalum</w:t>
      </w:r>
      <w:bookmarkEnd w:id="41"/>
    </w:p>
    <w:p w14:paraId="4929B7BC" w14:textId="77777777" w:rsidR="001C773B" w:rsidRDefault="001C773B" w:rsidP="001C773B">
      <w:pPr>
        <w:rPr>
          <w:lang w:val="en-GB"/>
        </w:rPr>
      </w:pPr>
      <w:r>
        <w:rPr>
          <w:lang w:val="en-GB"/>
        </w:rPr>
        <w:t>After the first test run this section was one of the best-classified sections. Although there were no additional pictures of this section, some pictures were classified well during the second test run.</w:t>
      </w:r>
    </w:p>
    <w:p w14:paraId="76447F83" w14:textId="77777777" w:rsidR="001C773B" w:rsidRDefault="001C773B" w:rsidP="001C773B">
      <w:pPr>
        <w:pStyle w:val="Kop3"/>
        <w:rPr>
          <w:lang w:val="en-GB"/>
        </w:rPr>
      </w:pPr>
      <w:bookmarkStart w:id="42" w:name="_Toc260914242"/>
      <w:r>
        <w:rPr>
          <w:lang w:val="en-GB"/>
        </w:rPr>
        <w:t xml:space="preserve">Hybrids of </w:t>
      </w:r>
      <w:r>
        <w:rPr>
          <w:i/>
          <w:lang w:val="en-GB"/>
        </w:rPr>
        <w:t>Parvisepalum</w:t>
      </w:r>
      <w:r>
        <w:rPr>
          <w:lang w:val="en-GB"/>
        </w:rPr>
        <w:t xml:space="preserve"> and </w:t>
      </w:r>
      <w:r>
        <w:rPr>
          <w:i/>
          <w:lang w:val="en-GB"/>
        </w:rPr>
        <w:t>Brachypetalum</w:t>
      </w:r>
      <w:bookmarkEnd w:id="42"/>
    </w:p>
    <w:p w14:paraId="02275C5B" w14:textId="55B4250D" w:rsidR="0069039C" w:rsidRPr="0020749A" w:rsidRDefault="001C773B" w:rsidP="001C773B">
      <w:pPr>
        <w:rPr>
          <w:lang w:val="en-GB"/>
        </w:rPr>
      </w:pPr>
      <w:r>
        <w:rPr>
          <w:lang w:val="en-GB"/>
        </w:rPr>
        <w:t xml:space="preserve">Most of the hybrids were classified correct in the first test run. </w:t>
      </w:r>
      <w:r w:rsidR="00E85A97">
        <w:rPr>
          <w:lang w:val="en-GB"/>
        </w:rPr>
        <w:t xml:space="preserve">During the second test run it was seen that some pictures were classified better to one of the parental sections. The </w:t>
      </w:r>
      <w:r w:rsidR="00E85A97">
        <w:rPr>
          <w:lang w:val="en-GB"/>
        </w:rPr>
        <w:lastRenderedPageBreak/>
        <w:t>picture that was classified to both parental sections in the first run, is classified to only one parental section in this run.</w:t>
      </w:r>
      <w:r w:rsidR="0069039C" w:rsidRPr="0020749A">
        <w:rPr>
          <w:lang w:val="en-GB"/>
        </w:rPr>
        <w:br w:type="page"/>
      </w:r>
    </w:p>
    <w:p w14:paraId="3B0EBF2A" w14:textId="3E431554" w:rsidR="0069039C" w:rsidRDefault="0069039C" w:rsidP="0069039C">
      <w:pPr>
        <w:pStyle w:val="Kop1"/>
        <w:rPr>
          <w:lang w:val="en-GB"/>
        </w:rPr>
      </w:pPr>
      <w:bookmarkStart w:id="43" w:name="_Toc260914243"/>
      <w:r w:rsidRPr="0020749A">
        <w:rPr>
          <w:lang w:val="en-GB"/>
        </w:rPr>
        <w:lastRenderedPageBreak/>
        <w:t>Discussion</w:t>
      </w:r>
      <w:bookmarkEnd w:id="43"/>
    </w:p>
    <w:p w14:paraId="00540629" w14:textId="327D01F3" w:rsidR="00471668" w:rsidRPr="001420E3" w:rsidRDefault="00471668" w:rsidP="00412576">
      <w:pPr>
        <w:pStyle w:val="Kop2"/>
        <w:rPr>
          <w:lang w:val="en-GB"/>
        </w:rPr>
      </w:pPr>
      <w:bookmarkStart w:id="44" w:name="_Toc260914244"/>
      <w:r>
        <w:rPr>
          <w:lang w:val="en-GB"/>
        </w:rPr>
        <w:t>Tubers</w:t>
      </w:r>
      <w:bookmarkEnd w:id="44"/>
    </w:p>
    <w:p w14:paraId="34558C4C" w14:textId="1B7A0A27" w:rsidR="00471668" w:rsidRPr="00412576" w:rsidRDefault="009D4894" w:rsidP="00E354BC">
      <w:pPr>
        <w:rPr>
          <w:lang w:val="en-GB"/>
        </w:rPr>
      </w:pPr>
      <w:commentRangeStart w:id="45"/>
      <w:r w:rsidRPr="0020749A">
        <w:rPr>
          <w:lang w:val="en-GB"/>
        </w:rPr>
        <w:t xml:space="preserve">Because it is hard to extract DNA from </w:t>
      </w:r>
      <w:r w:rsidR="005647FB" w:rsidRPr="0020749A">
        <w:rPr>
          <w:lang w:val="en-GB"/>
        </w:rPr>
        <w:t xml:space="preserve">a </w:t>
      </w:r>
      <w:r w:rsidRPr="0020749A">
        <w:rPr>
          <w:lang w:val="en-GB"/>
        </w:rPr>
        <w:t>dried tuber, m</w:t>
      </w:r>
      <w:r w:rsidR="0069039C" w:rsidRPr="0020749A">
        <w:rPr>
          <w:lang w:val="en-GB"/>
        </w:rPr>
        <w:t>ost of the tubers of</w:t>
      </w:r>
      <w:r w:rsidR="005647FB" w:rsidRPr="0020749A">
        <w:rPr>
          <w:lang w:val="en-GB"/>
        </w:rPr>
        <w:t xml:space="preserve"> confiscated</w:t>
      </w:r>
      <w:r w:rsidR="0069039C" w:rsidRPr="0020749A">
        <w:rPr>
          <w:lang w:val="en-GB"/>
        </w:rPr>
        <w:t xml:space="preserve"> orchids </w:t>
      </w:r>
      <w:r w:rsidR="005647FB" w:rsidRPr="0020749A">
        <w:rPr>
          <w:lang w:val="en-GB"/>
        </w:rPr>
        <w:t>could not yet be</w:t>
      </w:r>
      <w:r w:rsidR="0069039C" w:rsidRPr="0020749A">
        <w:rPr>
          <w:lang w:val="en-GB"/>
        </w:rPr>
        <w:t xml:space="preserve"> identified</w:t>
      </w:r>
      <w:r w:rsidR="002C02EE" w:rsidRPr="0020749A">
        <w:rPr>
          <w:lang w:val="en-GB"/>
        </w:rPr>
        <w:t xml:space="preserve"> to </w:t>
      </w:r>
      <w:r w:rsidR="005647FB" w:rsidRPr="0020749A">
        <w:rPr>
          <w:lang w:val="en-GB"/>
        </w:rPr>
        <w:t>species level</w:t>
      </w:r>
      <w:r w:rsidR="0069039C" w:rsidRPr="0020749A">
        <w:rPr>
          <w:lang w:val="en-GB"/>
        </w:rPr>
        <w:t xml:space="preserve">. </w:t>
      </w:r>
      <w:r w:rsidR="00197246" w:rsidRPr="0020749A">
        <w:rPr>
          <w:lang w:val="en-GB"/>
        </w:rPr>
        <w:t>D</w:t>
      </w:r>
      <w:r w:rsidR="0069039C" w:rsidRPr="0020749A">
        <w:rPr>
          <w:lang w:val="en-GB"/>
        </w:rPr>
        <w:t>uring this project they c</w:t>
      </w:r>
      <w:r w:rsidR="002C02EE" w:rsidRPr="0020749A">
        <w:rPr>
          <w:lang w:val="en-GB"/>
        </w:rPr>
        <w:t>ould therefore only</w:t>
      </w:r>
      <w:r w:rsidR="0069039C" w:rsidRPr="0020749A">
        <w:rPr>
          <w:lang w:val="en-GB"/>
        </w:rPr>
        <w:t xml:space="preserve"> be used to train the neural network to see differences between orchid tubers and Look-a-Like tubers</w:t>
      </w:r>
      <w:r w:rsidR="002C02EE" w:rsidRPr="0020749A">
        <w:rPr>
          <w:lang w:val="en-GB"/>
        </w:rPr>
        <w:t xml:space="preserve"> up to the generic level</w:t>
      </w:r>
      <w:r w:rsidR="0069039C" w:rsidRPr="0020749A">
        <w:rPr>
          <w:lang w:val="en-GB"/>
        </w:rPr>
        <w:t>. When more of the tubers are identified correctly</w:t>
      </w:r>
      <w:r w:rsidR="00197246" w:rsidRPr="0020749A">
        <w:rPr>
          <w:lang w:val="en-GB"/>
        </w:rPr>
        <w:t>,</w:t>
      </w:r>
      <w:r w:rsidR="0069039C" w:rsidRPr="0020749A">
        <w:rPr>
          <w:lang w:val="en-GB"/>
        </w:rPr>
        <w:t xml:space="preserve"> it </w:t>
      </w:r>
      <w:r w:rsidR="002C02EE" w:rsidRPr="0020749A">
        <w:rPr>
          <w:lang w:val="en-GB"/>
        </w:rPr>
        <w:t xml:space="preserve">will be </w:t>
      </w:r>
      <w:r w:rsidR="0069039C" w:rsidRPr="0020749A">
        <w:rPr>
          <w:lang w:val="en-GB"/>
        </w:rPr>
        <w:t xml:space="preserve">possible to use the pictures to </w:t>
      </w:r>
      <w:r w:rsidR="002C02EE" w:rsidRPr="0020749A">
        <w:rPr>
          <w:lang w:val="en-GB"/>
        </w:rPr>
        <w:t xml:space="preserve">further </w:t>
      </w:r>
      <w:r w:rsidR="0069039C" w:rsidRPr="0020749A">
        <w:rPr>
          <w:lang w:val="en-GB"/>
        </w:rPr>
        <w:t xml:space="preserve">train the neural network to </w:t>
      </w:r>
      <w:r w:rsidR="002C02EE" w:rsidRPr="0020749A">
        <w:rPr>
          <w:lang w:val="en-GB"/>
        </w:rPr>
        <w:t>identify them to species level</w:t>
      </w:r>
      <w:r w:rsidR="0069039C" w:rsidRPr="0020749A">
        <w:rPr>
          <w:lang w:val="en-GB"/>
        </w:rPr>
        <w:t>.</w:t>
      </w:r>
      <w:commentRangeEnd w:id="45"/>
      <w:r w:rsidR="00412576">
        <w:rPr>
          <w:rStyle w:val="Verwijzingopmerking"/>
        </w:rPr>
        <w:commentReference w:id="45"/>
      </w:r>
    </w:p>
    <w:p w14:paraId="5E75F02F" w14:textId="6D8C2432" w:rsidR="00471668" w:rsidRPr="00412576" w:rsidRDefault="00471668" w:rsidP="00E354BC">
      <w:pPr>
        <w:pStyle w:val="Kop2"/>
        <w:rPr>
          <w:lang w:val="en-GB"/>
        </w:rPr>
      </w:pPr>
      <w:bookmarkStart w:id="46" w:name="_Toc260914245"/>
      <w:r w:rsidRPr="00412576">
        <w:rPr>
          <w:lang w:val="en-GB"/>
        </w:rPr>
        <w:t>Training networks</w:t>
      </w:r>
      <w:bookmarkEnd w:id="46"/>
    </w:p>
    <w:p w14:paraId="504198D1" w14:textId="39E30044" w:rsidR="00BD3420" w:rsidRDefault="00C16C5C" w:rsidP="00C16C5C">
      <w:pPr>
        <w:rPr>
          <w:ins w:id="47" w:author="Mirna" w:date="2014-05-02T11:12:00Z"/>
          <w:lang w:val="en-GB"/>
        </w:rPr>
      </w:pPr>
      <w:r>
        <w:rPr>
          <w:lang w:val="en-GB"/>
        </w:rPr>
        <w:t>While</w:t>
      </w:r>
      <w:r w:rsidR="00BD3420">
        <w:rPr>
          <w:lang w:val="en-GB"/>
        </w:rPr>
        <w:t xml:space="preserve"> training the networks it was found that it is very hard to fi</w:t>
      </w:r>
      <w:r w:rsidR="00BB73AC">
        <w:rPr>
          <w:lang w:val="en-GB"/>
        </w:rPr>
        <w:t>nd good pictures of flowers of</w:t>
      </w:r>
      <w:r w:rsidR="00BD3420">
        <w:rPr>
          <w:lang w:val="en-GB"/>
        </w:rPr>
        <w:t xml:space="preserve"> some species. </w:t>
      </w:r>
      <w:r w:rsidR="00BB73AC">
        <w:rPr>
          <w:lang w:val="en-GB"/>
        </w:rPr>
        <w:t>When this fact is combined with the fact that some species had a few number of pictures in the train set, this could be a reason why these species are badly classified.</w:t>
      </w:r>
    </w:p>
    <w:p w14:paraId="4D4F993D" w14:textId="55462C41" w:rsidR="00C7359C" w:rsidRDefault="00C7359C" w:rsidP="00E354BC">
      <w:pPr>
        <w:rPr>
          <w:ins w:id="48" w:author="Mirna" w:date="2014-05-02T11:15:00Z"/>
          <w:lang w:val="en-GB"/>
        </w:rPr>
      </w:pPr>
      <w:ins w:id="49" w:author="Mirna" w:date="2014-05-02T11:15:00Z">
        <w:r>
          <w:rPr>
            <w:lang w:val="en-GB"/>
          </w:rPr>
          <w:t>Website</w:t>
        </w:r>
      </w:ins>
    </w:p>
    <w:p w14:paraId="01B69A32" w14:textId="72A54265" w:rsidR="00C7359C" w:rsidRDefault="00C7359C" w:rsidP="00E354BC">
      <w:pPr>
        <w:rPr>
          <w:ins w:id="50" w:author="Mirna" w:date="2014-05-02T11:15:00Z"/>
          <w:lang w:val="en-GB"/>
        </w:rPr>
      </w:pPr>
      <w:ins w:id="51" w:author="Mirna" w:date="2014-05-02T11:15:00Z">
        <w:r>
          <w:rPr>
            <w:lang w:val="en-GB"/>
          </w:rPr>
          <w:t>ook nog iets over de website? optioneel</w:t>
        </w:r>
      </w:ins>
    </w:p>
    <w:p w14:paraId="001CAD62" w14:textId="77777777" w:rsidR="00C7359C" w:rsidRDefault="00C7359C" w:rsidP="00E354BC">
      <w:pPr>
        <w:rPr>
          <w:ins w:id="52" w:author="Mirna" w:date="2014-05-02T11:12:00Z"/>
          <w:lang w:val="en-GB"/>
        </w:rPr>
      </w:pPr>
    </w:p>
    <w:p w14:paraId="5FB0447B" w14:textId="1AECA52A" w:rsidR="00C7359C" w:rsidRDefault="00C7359C" w:rsidP="00E354BC">
      <w:pPr>
        <w:jc w:val="both"/>
        <w:rPr>
          <w:ins w:id="53" w:author="Mirna" w:date="2014-05-02T11:12:00Z"/>
          <w:b/>
          <w:lang w:val="en-GB"/>
        </w:rPr>
      </w:pPr>
      <w:ins w:id="54" w:author="Mirna" w:date="2014-05-02T11:12:00Z">
        <w:r>
          <w:rPr>
            <w:b/>
            <w:lang w:val="en-GB"/>
          </w:rPr>
          <w:t>Testruns</w:t>
        </w:r>
      </w:ins>
    </w:p>
    <w:p w14:paraId="0840042B" w14:textId="67323852" w:rsidR="00C7359C" w:rsidRDefault="00C7359C" w:rsidP="00E354BC">
      <w:pPr>
        <w:jc w:val="both"/>
        <w:rPr>
          <w:ins w:id="55" w:author="Mirna" w:date="2014-05-02T11:14:00Z"/>
        </w:rPr>
      </w:pPr>
      <w:ins w:id="56" w:author="Mirna" w:date="2014-05-02T11:12:00Z">
        <w:r w:rsidRPr="00E354BC">
          <w:t xml:space="preserve">Ik mis </w:t>
        </w:r>
        <w:r w:rsidRPr="00C7359C">
          <w:t>informati</w:t>
        </w:r>
      </w:ins>
      <w:ins w:id="57" w:author="Mirna" w:date="2014-05-02T11:13:00Z">
        <w:r>
          <w:t>e</w:t>
        </w:r>
      </w:ins>
      <w:ins w:id="58" w:author="Mirna" w:date="2014-05-02T11:12:00Z">
        <w:r w:rsidRPr="00E354BC">
          <w:t xml:space="preserve"> over je mooie tabe</w:t>
        </w:r>
      </w:ins>
      <w:ins w:id="59" w:author="Mirna" w:date="2014-05-02T11:13:00Z">
        <w:r>
          <w:t>l</w:t>
        </w:r>
      </w:ins>
      <w:ins w:id="60" w:author="Mirna" w:date="2014-05-02T11:12:00Z">
        <w:r w:rsidRPr="00E354BC">
          <w:t xml:space="preserve">len. </w:t>
        </w:r>
      </w:ins>
      <w:ins w:id="61" w:author="Mirna" w:date="2014-05-02T11:13:00Z">
        <w:r>
          <w:t xml:space="preserve">Wat kan je er in aflezen, </w:t>
        </w:r>
      </w:ins>
    </w:p>
    <w:p w14:paraId="0CA79A34" w14:textId="5E9C46E2" w:rsidR="00C7359C" w:rsidRDefault="00C7359C" w:rsidP="00E354BC">
      <w:pPr>
        <w:jc w:val="both"/>
        <w:rPr>
          <w:ins w:id="62" w:author="Mirna" w:date="2014-05-02T11:14:00Z"/>
        </w:rPr>
      </w:pPr>
      <w:ins w:id="63" w:author="Mirna" w:date="2014-05-02T11:14:00Z">
        <w:r>
          <w:t>Wat is het verschil tussen unknown en incorrect.</w:t>
        </w:r>
      </w:ins>
    </w:p>
    <w:p w14:paraId="44C542B1" w14:textId="7A6A5C33" w:rsidR="00C7359C" w:rsidRPr="00E354BC" w:rsidRDefault="00C7359C" w:rsidP="00E354BC">
      <w:pPr>
        <w:jc w:val="both"/>
      </w:pPr>
      <w:ins w:id="64" w:author="Mirna" w:date="2014-05-02T11:14:00Z">
        <w:r>
          <w:t>Welke soort werkt wel goed, en waarom</w:t>
        </w:r>
      </w:ins>
      <w:ins w:id="65" w:author="Mirna" w:date="2014-05-02T11:16:00Z">
        <w:r>
          <w:t xml:space="preserve"> ligt het aan de kleuren</w:t>
        </w:r>
      </w:ins>
      <w:ins w:id="66" w:author="Mirna" w:date="2014-05-02T11:19:00Z">
        <w:r>
          <w:t>/ patronen,</w:t>
        </w:r>
      </w:ins>
      <w:ins w:id="67" w:author="Mirna" w:date="2014-05-02T11:14:00Z">
        <w:r>
          <w:t xml:space="preserve"> heb ik er overheen gelezen of staat het er niet in?</w:t>
        </w:r>
      </w:ins>
    </w:p>
    <w:p w14:paraId="2D5AA310" w14:textId="535D3AF0" w:rsidR="0020749A" w:rsidRDefault="0020749A" w:rsidP="0020749A">
      <w:pPr>
        <w:pStyle w:val="Kop1"/>
        <w:rPr>
          <w:ins w:id="68" w:author="Mirna" w:date="2014-05-02T11:18:00Z"/>
          <w:lang w:val="en-GB"/>
        </w:rPr>
      </w:pPr>
      <w:bookmarkStart w:id="69" w:name="_Toc260914246"/>
      <w:r w:rsidRPr="0020749A">
        <w:rPr>
          <w:lang w:val="en-GB"/>
        </w:rPr>
        <w:t>Conclusion</w:t>
      </w:r>
      <w:bookmarkEnd w:id="69"/>
    </w:p>
    <w:p w14:paraId="5488514C" w14:textId="2D9B45A8" w:rsidR="00C7359C" w:rsidRPr="00C7359C" w:rsidRDefault="00E354BC" w:rsidP="00E354BC">
      <w:pPr>
        <w:pStyle w:val="Kop2"/>
        <w:rPr>
          <w:lang w:val="en-GB"/>
        </w:rPr>
      </w:pPr>
      <w:bookmarkStart w:id="70" w:name="_Toc260914247"/>
      <w:r>
        <w:rPr>
          <w:lang w:val="en-GB"/>
        </w:rPr>
        <w:t>Classifying from pictures is posible</w:t>
      </w:r>
      <w:bookmarkEnd w:id="70"/>
    </w:p>
    <w:p w14:paraId="092E6173" w14:textId="264783FC" w:rsidR="0020749A" w:rsidRPr="0020749A" w:rsidRDefault="00BD3420" w:rsidP="0020749A">
      <w:pPr>
        <w:rPr>
          <w:lang w:val="en-GB"/>
        </w:rPr>
      </w:pPr>
      <w:r>
        <w:rPr>
          <w:lang w:val="en-GB"/>
        </w:rPr>
        <w:t>Although some species are very hard to classify, the results show that it is possible for some species to be classified to section level using a picture</w:t>
      </w:r>
      <w:r w:rsidR="00C7359C">
        <w:rPr>
          <w:lang w:val="en-GB"/>
        </w:rPr>
        <w:t>.</w:t>
      </w:r>
      <w:r w:rsidR="001420E3">
        <w:rPr>
          <w:lang w:val="en-GB"/>
        </w:rPr>
        <w:t xml:space="preserve"> </w:t>
      </w:r>
      <w:r w:rsidR="00BB73AC">
        <w:rPr>
          <w:lang w:val="en-GB"/>
        </w:rPr>
        <w:t>Some species need more and/or better pictures in the train set, but the concept of classifying orchids from a picture has been proven during this project.</w:t>
      </w:r>
    </w:p>
    <w:p w14:paraId="08E0E95E" w14:textId="77777777" w:rsidR="00257D2C" w:rsidRPr="0020749A" w:rsidRDefault="00257D2C" w:rsidP="00257D2C">
      <w:pPr>
        <w:rPr>
          <w:lang w:val="en-GB"/>
        </w:rPr>
      </w:pPr>
      <w:r w:rsidRPr="0020749A">
        <w:rPr>
          <w:lang w:val="en-GB"/>
        </w:rPr>
        <w:br w:type="page"/>
      </w:r>
    </w:p>
    <w:p w14:paraId="37656F73" w14:textId="1B7C9BCF" w:rsidR="004B6D6D" w:rsidRPr="0020749A" w:rsidRDefault="004B6D6D" w:rsidP="00B056D7">
      <w:pPr>
        <w:pStyle w:val="Kop1"/>
        <w:rPr>
          <w:lang w:val="en-GB"/>
        </w:rPr>
      </w:pPr>
      <w:bookmarkStart w:id="71" w:name="_Toc243966302"/>
      <w:bookmarkStart w:id="72" w:name="_Toc243966303"/>
      <w:bookmarkStart w:id="73" w:name="_Toc260914248"/>
      <w:r w:rsidRPr="0020749A">
        <w:rPr>
          <w:lang w:val="en-GB"/>
        </w:rPr>
        <w:lastRenderedPageBreak/>
        <w:t>References</w:t>
      </w:r>
      <w:bookmarkEnd w:id="71"/>
      <w:bookmarkEnd w:id="73"/>
    </w:p>
    <w:p w14:paraId="49716060" w14:textId="77777777" w:rsidR="004B6D6D" w:rsidRPr="0020749A" w:rsidRDefault="004B6D6D" w:rsidP="00B056D7">
      <w:pPr>
        <w:rPr>
          <w:lang w:val="en-GB"/>
        </w:rPr>
      </w:pPr>
    </w:p>
    <w:p w14:paraId="24A83893" w14:textId="024BB3E8" w:rsidR="0054453A" w:rsidRPr="0020749A" w:rsidRDefault="004B6D6D" w:rsidP="00B056D7">
      <w:pPr>
        <w:rPr>
          <w:color w:val="0000FF" w:themeColor="hyperlink"/>
          <w:u w:val="single"/>
          <w:lang w:val="en-GB"/>
        </w:rPr>
      </w:pPr>
      <w:r w:rsidRPr="0020749A">
        <w:rPr>
          <w:lang w:val="en-GB"/>
        </w:rPr>
        <w:t xml:space="preserve">[1] Royal Treatment for the Lady’s slipper, 2013, </w:t>
      </w:r>
      <w:hyperlink r:id="rId18" w:history="1">
        <w:r w:rsidR="0054453A" w:rsidRPr="0020749A">
          <w:rPr>
            <w:rStyle w:val="Hyperlink"/>
            <w:lang w:val="en-GB"/>
          </w:rPr>
          <w:t>http://www.empowernetwork.com/justiniskandar/blog/royal-treatment-for-the-ladys-slipper/</w:t>
        </w:r>
      </w:hyperlink>
    </w:p>
    <w:p w14:paraId="7BBCD6F4" w14:textId="77777777" w:rsidR="004B6D6D" w:rsidRPr="0020749A" w:rsidRDefault="004B6D6D" w:rsidP="00B056D7">
      <w:pPr>
        <w:rPr>
          <w:lang w:val="en-GB"/>
        </w:rPr>
      </w:pPr>
    </w:p>
    <w:p w14:paraId="168F4062" w14:textId="77777777" w:rsidR="004B6D6D" w:rsidRPr="0020749A" w:rsidRDefault="004B6D6D" w:rsidP="00B056D7">
      <w:pPr>
        <w:rPr>
          <w:lang w:val="en-GB"/>
        </w:rPr>
      </w:pPr>
      <w:r w:rsidRPr="0020749A">
        <w:rPr>
          <w:lang w:val="en-GB"/>
        </w:rPr>
        <w:t xml:space="preserve">[2] The Plant List, 2010, </w:t>
      </w:r>
      <w:hyperlink r:id="rId19" w:history="1">
        <w:r w:rsidRPr="0020749A">
          <w:rPr>
            <w:rStyle w:val="Hyperlink"/>
            <w:lang w:val="en-GB"/>
          </w:rPr>
          <w:t>http://www.theplantlist.org/browse/A/Orchidaceae/</w:t>
        </w:r>
      </w:hyperlink>
    </w:p>
    <w:p w14:paraId="10A5BF41" w14:textId="77777777" w:rsidR="004B6D6D" w:rsidRPr="0020749A" w:rsidRDefault="004B6D6D" w:rsidP="00B056D7">
      <w:pPr>
        <w:rPr>
          <w:lang w:val="en-GB"/>
        </w:rPr>
      </w:pPr>
    </w:p>
    <w:p w14:paraId="41A6D750" w14:textId="77777777" w:rsidR="004B6D6D" w:rsidRPr="0020749A" w:rsidRDefault="004B6D6D" w:rsidP="00B056D7">
      <w:pPr>
        <w:rPr>
          <w:lang w:val="en-GB"/>
        </w:rPr>
      </w:pPr>
      <w:r w:rsidRPr="0020749A">
        <w:rPr>
          <w:lang w:val="en-GB"/>
        </w:rPr>
        <w:t xml:space="preserve">[3] Orchid Smuggling and Conservation (ORCHID), </w:t>
      </w:r>
      <w:hyperlink r:id="rId20" w:history="1">
        <w:r w:rsidRPr="0020749A">
          <w:rPr>
            <w:rStyle w:val="Hyperlink"/>
            <w:lang w:val="en-GB"/>
          </w:rPr>
          <w:t>http://www1.american.edu/ted/orchid.htm</w:t>
        </w:r>
      </w:hyperlink>
    </w:p>
    <w:p w14:paraId="389EE278" w14:textId="77777777" w:rsidR="004B6D6D" w:rsidRPr="0020749A" w:rsidRDefault="004B6D6D" w:rsidP="00B056D7">
      <w:pPr>
        <w:rPr>
          <w:lang w:val="en-GB"/>
        </w:rPr>
      </w:pPr>
    </w:p>
    <w:p w14:paraId="4262D73B" w14:textId="77777777" w:rsidR="004B6D6D" w:rsidRPr="0020749A" w:rsidRDefault="004B6D6D" w:rsidP="00B056D7">
      <w:pPr>
        <w:rPr>
          <w:lang w:val="en-GB"/>
        </w:rPr>
      </w:pPr>
      <w:r w:rsidRPr="0020749A">
        <w:rPr>
          <w:lang w:val="en-GB"/>
        </w:rPr>
        <w:t xml:space="preserve">[4] Royal Botanic Gardens Kew, 2001, </w:t>
      </w:r>
      <w:hyperlink r:id="rId21" w:history="1">
        <w:r w:rsidRPr="0020749A">
          <w:rPr>
            <w:rStyle w:val="Hyperlink"/>
            <w:lang w:val="en-GB"/>
          </w:rPr>
          <w:t>http://www.kew.org/plants-fungi/Cypripedium-calceolus.htm</w:t>
        </w:r>
      </w:hyperlink>
    </w:p>
    <w:p w14:paraId="64E7D0C4" w14:textId="77777777" w:rsidR="004B6D6D" w:rsidRPr="0020749A" w:rsidRDefault="004B6D6D" w:rsidP="00B056D7">
      <w:pPr>
        <w:rPr>
          <w:lang w:val="en-GB"/>
        </w:rPr>
      </w:pPr>
    </w:p>
    <w:p w14:paraId="2C40E358" w14:textId="77777777" w:rsidR="004B6D6D" w:rsidRPr="0020749A" w:rsidRDefault="004B6D6D" w:rsidP="00B056D7">
      <w:pPr>
        <w:rPr>
          <w:lang w:val="en-GB"/>
        </w:rPr>
      </w:pPr>
      <w:r w:rsidRPr="0020749A">
        <w:rPr>
          <w:lang w:val="en-GB"/>
        </w:rPr>
        <w:t>[5] Kasparek M and Grimm U, 1999, European trade in Turkish Salep with Special Reference to Germany. Economic Botany 53(4): 396-406</w:t>
      </w:r>
    </w:p>
    <w:p w14:paraId="0E34B7FD" w14:textId="77777777" w:rsidR="004B6D6D" w:rsidRPr="0020749A" w:rsidRDefault="004B6D6D" w:rsidP="00B056D7">
      <w:pPr>
        <w:rPr>
          <w:lang w:val="en-GB"/>
        </w:rPr>
      </w:pPr>
    </w:p>
    <w:p w14:paraId="17832833" w14:textId="3564F955" w:rsidR="004B6D6D" w:rsidRPr="0020749A" w:rsidRDefault="004B6D6D" w:rsidP="00B056D7">
      <w:pPr>
        <w:rPr>
          <w:lang w:val="en-GB"/>
        </w:rPr>
      </w:pPr>
      <w:r w:rsidRPr="0020749A">
        <w:rPr>
          <w:lang w:val="en-GB"/>
        </w:rPr>
        <w:t>[</w:t>
      </w:r>
      <w:r w:rsidR="009F6D98" w:rsidRPr="0020749A">
        <w:rPr>
          <w:lang w:val="en-GB"/>
        </w:rPr>
        <w:t>6</w:t>
      </w:r>
      <w:r w:rsidRPr="0020749A">
        <w:rPr>
          <w:lang w:val="en-GB"/>
        </w:rPr>
        <w:t>] Camera: gsmnationblog, 2013, </w:t>
      </w:r>
      <w:hyperlink r:id="rId22" w:history="1">
        <w:r w:rsidRPr="0020749A">
          <w:rPr>
            <w:color w:val="0000E9"/>
            <w:u w:val="single" w:color="0000E9"/>
            <w:lang w:val="en-GB"/>
          </w:rPr>
          <w:t>http://www.gsmnation.com/blog/2013/02/19/snap-away-5-best-smartphone-cameras-available/</w:t>
        </w:r>
      </w:hyperlink>
    </w:p>
    <w:p w14:paraId="1DA9E45A" w14:textId="77777777" w:rsidR="004B6D6D" w:rsidRPr="0020749A" w:rsidRDefault="004B6D6D" w:rsidP="00B056D7">
      <w:pPr>
        <w:rPr>
          <w:lang w:val="en-GB"/>
        </w:rPr>
      </w:pPr>
    </w:p>
    <w:p w14:paraId="19AA1089" w14:textId="7DBDF96F" w:rsidR="004B6D6D" w:rsidRPr="0020749A" w:rsidRDefault="004B6D6D" w:rsidP="00B056D7">
      <w:pPr>
        <w:rPr>
          <w:lang w:val="en-GB"/>
        </w:rPr>
      </w:pPr>
      <w:r w:rsidRPr="0020749A">
        <w:rPr>
          <w:lang w:val="en-GB"/>
        </w:rPr>
        <w:t>[</w:t>
      </w:r>
      <w:r w:rsidR="009F6D98" w:rsidRPr="0020749A">
        <w:rPr>
          <w:lang w:val="en-GB"/>
        </w:rPr>
        <w:t>7</w:t>
      </w:r>
      <w:r w:rsidRPr="0020749A">
        <w:rPr>
          <w:lang w:val="en-GB"/>
        </w:rPr>
        <w:t>] Envelop: Tuxx, 2004 - 2013, </w:t>
      </w:r>
      <w:hyperlink r:id="rId23" w:history="1">
        <w:r w:rsidRPr="0020749A">
          <w:rPr>
            <w:color w:val="0000E9"/>
            <w:u w:val="single" w:color="0000E9"/>
            <w:lang w:val="en-GB"/>
          </w:rPr>
          <w:t>http://www.tuxx.nl/post/adressering/</w:t>
        </w:r>
      </w:hyperlink>
    </w:p>
    <w:p w14:paraId="2C492852" w14:textId="77777777" w:rsidR="004B6D6D" w:rsidRPr="0020749A" w:rsidRDefault="004B6D6D" w:rsidP="00B056D7">
      <w:pPr>
        <w:rPr>
          <w:lang w:val="en-GB"/>
        </w:rPr>
      </w:pPr>
    </w:p>
    <w:p w14:paraId="0D9C8F62" w14:textId="7C170311" w:rsidR="004B6D6D" w:rsidRPr="0020749A" w:rsidRDefault="004B6D6D" w:rsidP="00B056D7">
      <w:pPr>
        <w:rPr>
          <w:lang w:val="en-GB"/>
        </w:rPr>
      </w:pPr>
      <w:r w:rsidRPr="0020749A">
        <w:rPr>
          <w:lang w:val="en-GB"/>
        </w:rPr>
        <w:t>[</w:t>
      </w:r>
      <w:r w:rsidR="009F6D98" w:rsidRPr="0020749A">
        <w:rPr>
          <w:lang w:val="en-GB"/>
        </w:rPr>
        <w:t>8</w:t>
      </w:r>
      <w:r w:rsidRPr="0020749A">
        <w:rPr>
          <w:lang w:val="en-GB"/>
        </w:rPr>
        <w:t>] Naturalis tower: unityfm, 2013, </w:t>
      </w:r>
      <w:hyperlink r:id="rId24" w:history="1">
        <w:r w:rsidRPr="0020749A">
          <w:rPr>
            <w:color w:val="0000E9"/>
            <w:u w:val="single" w:color="0000E9"/>
            <w:lang w:val="en-GB"/>
          </w:rPr>
          <w:t>http://www.unityfm.nl/nieuws.php?id=26906</w:t>
        </w:r>
      </w:hyperlink>
    </w:p>
    <w:p w14:paraId="4A3561EA" w14:textId="77777777" w:rsidR="004B6D6D" w:rsidRPr="0020749A" w:rsidRDefault="004B6D6D" w:rsidP="00B056D7">
      <w:pPr>
        <w:rPr>
          <w:lang w:val="en-GB"/>
        </w:rPr>
      </w:pPr>
    </w:p>
    <w:p w14:paraId="7CFA3A80" w14:textId="19DDAB2C" w:rsidR="004B6D6D" w:rsidRPr="0020749A" w:rsidRDefault="004B6D6D" w:rsidP="00B056D7">
      <w:pPr>
        <w:rPr>
          <w:lang w:val="en-GB"/>
        </w:rPr>
      </w:pPr>
      <w:r w:rsidRPr="0020749A">
        <w:rPr>
          <w:lang w:val="en-GB"/>
        </w:rPr>
        <w:t>[</w:t>
      </w:r>
      <w:r w:rsidR="009F6D98" w:rsidRPr="0020749A">
        <w:rPr>
          <w:lang w:val="en-GB"/>
        </w:rPr>
        <w:t>9</w:t>
      </w:r>
      <w:r w:rsidRPr="0020749A">
        <w:rPr>
          <w:lang w:val="en-GB"/>
        </w:rPr>
        <w:t>] Database: introduction to query optimizer, 2013, </w:t>
      </w:r>
      <w:hyperlink r:id="rId25" w:history="1">
        <w:r w:rsidRPr="0020749A">
          <w:rPr>
            <w:color w:val="0000E9"/>
            <w:u w:val="single" w:color="0000E9"/>
            <w:lang w:val="en-GB"/>
          </w:rPr>
          <w:t>http://prabathsql.blogspot.nl/2013/01/introdiuction-to-query-optimizer.html</w:t>
        </w:r>
      </w:hyperlink>
    </w:p>
    <w:p w14:paraId="26A3414E" w14:textId="77777777" w:rsidR="004B6D6D" w:rsidRPr="0020749A" w:rsidRDefault="004B6D6D" w:rsidP="00B056D7">
      <w:pPr>
        <w:rPr>
          <w:lang w:val="en-GB"/>
        </w:rPr>
      </w:pPr>
    </w:p>
    <w:p w14:paraId="600D0A1A" w14:textId="67FC8488" w:rsidR="004B6D6D" w:rsidRPr="0020749A" w:rsidRDefault="004B6D6D" w:rsidP="00B056D7">
      <w:pPr>
        <w:rPr>
          <w:lang w:val="en-GB"/>
        </w:rPr>
      </w:pPr>
      <w:r w:rsidRPr="0020749A">
        <w:rPr>
          <w:lang w:val="en-GB"/>
        </w:rPr>
        <w:t>[</w:t>
      </w:r>
      <w:r w:rsidR="009F6D98" w:rsidRPr="0020749A">
        <w:rPr>
          <w:lang w:val="en-GB"/>
        </w:rPr>
        <w:t>10</w:t>
      </w:r>
      <w:r w:rsidRPr="0020749A">
        <w:rPr>
          <w:lang w:val="en-GB"/>
        </w:rPr>
        <w:t>] Wheelwork: op eigen kracht praktijk voor ergotherapie, 2013, </w:t>
      </w:r>
      <w:hyperlink r:id="rId26" w:history="1">
        <w:r w:rsidRPr="0020749A">
          <w:rPr>
            <w:color w:val="0000E9"/>
            <w:u w:val="single" w:color="0000E9"/>
            <w:lang w:val="en-GB"/>
          </w:rPr>
          <w:t>http://www.ergotherapieopeigenkracht.nl/vergoeding-ergotherapie/</w:t>
        </w:r>
      </w:hyperlink>
    </w:p>
    <w:p w14:paraId="6F496D32" w14:textId="77777777" w:rsidR="004B6D6D" w:rsidRPr="0020749A" w:rsidRDefault="004B6D6D" w:rsidP="00B056D7">
      <w:pPr>
        <w:rPr>
          <w:lang w:val="en-GB"/>
        </w:rPr>
      </w:pPr>
    </w:p>
    <w:p w14:paraId="6EEF0AA0" w14:textId="5D755588" w:rsidR="004B6D6D" w:rsidRPr="0020749A" w:rsidRDefault="004B6D6D" w:rsidP="00B056D7">
      <w:pPr>
        <w:rPr>
          <w:lang w:val="en-GB"/>
        </w:rPr>
      </w:pPr>
      <w:r w:rsidRPr="0020749A">
        <w:rPr>
          <w:lang w:val="en-GB"/>
        </w:rPr>
        <w:t>[1</w:t>
      </w:r>
      <w:r w:rsidR="009F6D98" w:rsidRPr="0020749A">
        <w:rPr>
          <w:lang w:val="en-GB"/>
        </w:rPr>
        <w:t>1</w:t>
      </w:r>
      <w:r w:rsidRPr="0020749A">
        <w:rPr>
          <w:lang w:val="en-GB"/>
        </w:rPr>
        <w:t>] Lamp: ledweeklampen, </w:t>
      </w:r>
      <w:hyperlink r:id="rId27" w:history="1">
        <w:r w:rsidRPr="0020749A">
          <w:rPr>
            <w:color w:val="0000E9"/>
            <w:u w:val="single" w:color="0000E9"/>
            <w:lang w:val="en-GB"/>
          </w:rPr>
          <w:t>http://www.ledkweeklampen.nl</w:t>
        </w:r>
      </w:hyperlink>
    </w:p>
    <w:p w14:paraId="637798E1" w14:textId="77777777" w:rsidR="004B6D6D" w:rsidRPr="0020749A" w:rsidRDefault="004B6D6D" w:rsidP="00B056D7">
      <w:pPr>
        <w:rPr>
          <w:lang w:val="en-GB"/>
        </w:rPr>
      </w:pPr>
    </w:p>
    <w:p w14:paraId="7E30DA35" w14:textId="795F3378" w:rsidR="004B6D6D" w:rsidRPr="0020749A" w:rsidRDefault="004B6D6D" w:rsidP="00B056D7">
      <w:pPr>
        <w:rPr>
          <w:lang w:val="en-GB"/>
        </w:rPr>
      </w:pPr>
      <w:r w:rsidRPr="0020749A">
        <w:rPr>
          <w:lang w:val="en-GB"/>
        </w:rPr>
        <w:t>[1</w:t>
      </w:r>
      <w:r w:rsidR="009F6D98" w:rsidRPr="0020749A">
        <w:rPr>
          <w:lang w:val="en-GB"/>
        </w:rPr>
        <w:t>2</w:t>
      </w:r>
      <w:r w:rsidRPr="0020749A">
        <w:rPr>
          <w:lang w:val="en-GB"/>
        </w:rPr>
        <w:t>] iPhone: T-Mobile, </w:t>
      </w:r>
      <w:hyperlink r:id="rId28" w:history="1">
        <w:r w:rsidRPr="0020749A">
          <w:rPr>
            <w:color w:val="0000E9"/>
            <w:u w:val="single" w:color="0000E9"/>
            <w:lang w:val="en-GB"/>
          </w:rPr>
          <w:t>http://shop.t-mobile.nl/eca/RAPRD/Apple-iPhone-4-8GB-wit/map48gbpwi.html?ab_agid=1021</w:t>
        </w:r>
      </w:hyperlink>
    </w:p>
    <w:p w14:paraId="333027BA" w14:textId="77777777" w:rsidR="004B6D6D" w:rsidRPr="0020749A" w:rsidRDefault="004B6D6D" w:rsidP="00B056D7">
      <w:pPr>
        <w:rPr>
          <w:lang w:val="en-GB"/>
        </w:rPr>
      </w:pPr>
    </w:p>
    <w:p w14:paraId="5970E9CE" w14:textId="54468677" w:rsidR="004B6D6D" w:rsidRPr="0020749A" w:rsidRDefault="004B6D6D" w:rsidP="00B056D7">
      <w:pPr>
        <w:rPr>
          <w:color w:val="0000E9"/>
          <w:u w:val="single" w:color="0000E9"/>
          <w:lang w:val="en-GB"/>
        </w:rPr>
      </w:pPr>
      <w:r w:rsidRPr="0020749A">
        <w:rPr>
          <w:lang w:val="en-GB"/>
        </w:rPr>
        <w:t>[1</w:t>
      </w:r>
      <w:r w:rsidR="009F6D98" w:rsidRPr="0020749A">
        <w:rPr>
          <w:lang w:val="en-GB"/>
        </w:rPr>
        <w:t>3</w:t>
      </w:r>
      <w:r w:rsidRPr="0020749A">
        <w:rPr>
          <w:lang w:val="en-GB"/>
        </w:rPr>
        <w:t>] Slipper orchid: Wikimedia commons, 2009, </w:t>
      </w:r>
      <w:hyperlink r:id="rId29" w:history="1">
        <w:r w:rsidRPr="0020749A">
          <w:rPr>
            <w:color w:val="0000E9"/>
            <w:u w:val="single" w:color="0000E9"/>
            <w:lang w:val="en-GB"/>
          </w:rPr>
          <w:t>http://commons.wikimedia.org/wiki/File:Slipper_orchid_wyn1.jpg</w:t>
        </w:r>
      </w:hyperlink>
    </w:p>
    <w:p w14:paraId="5BC65881" w14:textId="77777777" w:rsidR="004B6D6D" w:rsidRPr="0020749A" w:rsidRDefault="004B6D6D" w:rsidP="00B056D7">
      <w:pPr>
        <w:rPr>
          <w:lang w:val="en-GB"/>
        </w:rPr>
      </w:pPr>
    </w:p>
    <w:p w14:paraId="633E3071" w14:textId="30A17772" w:rsidR="004B6D6D" w:rsidRPr="0020749A" w:rsidRDefault="004B6D6D" w:rsidP="00B056D7">
      <w:pPr>
        <w:rPr>
          <w:color w:val="0000E9"/>
          <w:u w:val="single" w:color="0000E9"/>
          <w:lang w:val="en-GB"/>
        </w:rPr>
      </w:pPr>
      <w:r w:rsidRPr="0020749A">
        <w:rPr>
          <w:lang w:val="en-GB"/>
        </w:rPr>
        <w:t>[1</w:t>
      </w:r>
      <w:r w:rsidR="009F6D98" w:rsidRPr="0020749A">
        <w:rPr>
          <w:lang w:val="en-GB"/>
        </w:rPr>
        <w:t>4</w:t>
      </w:r>
      <w:r w:rsidRPr="0020749A">
        <w:rPr>
          <w:lang w:val="en-GB"/>
        </w:rPr>
        <w:t>] Orchid leaf: A Close-up View of a Lady's Slipper Orchid, Brian Johnston, 2012, </w:t>
      </w:r>
      <w:hyperlink r:id="rId30" w:history="1">
        <w:r w:rsidRPr="0020749A">
          <w:rPr>
            <w:color w:val="0000E9"/>
            <w:u w:val="single" w:color="0000E9"/>
            <w:lang w:val="en-GB"/>
          </w:rPr>
          <w:t>http://www.microscopy-uk.org.uk/mag/artjan12/bj-slipper3.html</w:t>
        </w:r>
      </w:hyperlink>
    </w:p>
    <w:p w14:paraId="63D54840" w14:textId="77777777" w:rsidR="004B6D6D" w:rsidRPr="0020749A" w:rsidRDefault="004B6D6D" w:rsidP="00B056D7">
      <w:pPr>
        <w:rPr>
          <w:lang w:val="en-GB"/>
        </w:rPr>
      </w:pPr>
    </w:p>
    <w:p w14:paraId="084199FE" w14:textId="3D701FB0" w:rsidR="004B6D6D" w:rsidRPr="0020749A" w:rsidRDefault="004B6D6D" w:rsidP="00B056D7">
      <w:pPr>
        <w:rPr>
          <w:lang w:val="en-GB"/>
        </w:rPr>
      </w:pPr>
      <w:r w:rsidRPr="0020749A">
        <w:rPr>
          <w:lang w:val="en-GB"/>
        </w:rPr>
        <w:t>[1</w:t>
      </w:r>
      <w:r w:rsidR="009F6D98" w:rsidRPr="0020749A">
        <w:rPr>
          <w:lang w:val="en-GB"/>
        </w:rPr>
        <w:t>5</w:t>
      </w:r>
      <w:r w:rsidRPr="0020749A">
        <w:rPr>
          <w:lang w:val="en-GB"/>
        </w:rPr>
        <w:t>] Photographs by Patrick Wijntjes</w:t>
      </w:r>
    </w:p>
    <w:p w14:paraId="2897F37C" w14:textId="77777777" w:rsidR="004B6D6D" w:rsidRPr="0020749A" w:rsidRDefault="004B6D6D" w:rsidP="00B056D7">
      <w:pPr>
        <w:rPr>
          <w:lang w:val="en-GB"/>
        </w:rPr>
      </w:pPr>
    </w:p>
    <w:p w14:paraId="403F7B25" w14:textId="77777777" w:rsidR="009F6D98" w:rsidRPr="0020749A" w:rsidRDefault="009F6D98" w:rsidP="009F6D98">
      <w:pPr>
        <w:rPr>
          <w:rStyle w:val="Hyperlink"/>
          <w:lang w:val="en-GB"/>
        </w:rPr>
      </w:pPr>
      <w:r w:rsidRPr="0020749A">
        <w:rPr>
          <w:lang w:val="en-GB"/>
        </w:rPr>
        <w:t xml:space="preserve">[16] KeyLemon, 2013, </w:t>
      </w:r>
      <w:hyperlink r:id="rId31" w:history="1">
        <w:r w:rsidRPr="0020749A">
          <w:rPr>
            <w:rStyle w:val="Hyperlink"/>
            <w:lang w:val="en-GB"/>
          </w:rPr>
          <w:t>https://www.keylemon.com/product/</w:t>
        </w:r>
      </w:hyperlink>
    </w:p>
    <w:p w14:paraId="254FF66B" w14:textId="77777777" w:rsidR="009F6D98" w:rsidRPr="0020749A" w:rsidRDefault="009F6D98" w:rsidP="00B056D7">
      <w:pPr>
        <w:rPr>
          <w:lang w:val="en-GB"/>
        </w:rPr>
      </w:pPr>
    </w:p>
    <w:p w14:paraId="04CBF073" w14:textId="604E550C" w:rsidR="004B6D6D" w:rsidRPr="0020749A" w:rsidRDefault="004B6D6D" w:rsidP="00B056D7">
      <w:pPr>
        <w:rPr>
          <w:lang w:val="en-GB"/>
        </w:rPr>
      </w:pPr>
      <w:r w:rsidRPr="0020749A">
        <w:rPr>
          <w:lang w:val="en-GB"/>
        </w:rPr>
        <w:t>[1</w:t>
      </w:r>
      <w:r w:rsidR="009F6D98" w:rsidRPr="0020749A">
        <w:rPr>
          <w:lang w:val="en-GB"/>
        </w:rPr>
        <w:t>7</w:t>
      </w:r>
      <w:r w:rsidRPr="0020749A">
        <w:rPr>
          <w:lang w:val="en-GB"/>
        </w:rPr>
        <w:t>] Lawler LJ, 1984, Ethnobotany of the Orchidaceae, In: Arditti J (ed.), Orchid biology: reviews and perspectives: 27-149. Cornell University Press, Ithaca, New York, USA</w:t>
      </w:r>
    </w:p>
    <w:p w14:paraId="296AF906" w14:textId="77777777" w:rsidR="006D61D3" w:rsidRPr="0020749A" w:rsidRDefault="006D61D3" w:rsidP="00B056D7">
      <w:pPr>
        <w:rPr>
          <w:lang w:val="en-GB"/>
        </w:rPr>
      </w:pPr>
    </w:p>
    <w:p w14:paraId="07E01E2B" w14:textId="3A94DE90" w:rsidR="006D61D3" w:rsidRPr="0020749A" w:rsidRDefault="006D61D3" w:rsidP="00B056D7">
      <w:pPr>
        <w:rPr>
          <w:lang w:val="en-GB"/>
        </w:rPr>
      </w:pPr>
      <w:r w:rsidRPr="0020749A">
        <w:rPr>
          <w:lang w:val="en-GB"/>
        </w:rPr>
        <w:t>[</w:t>
      </w:r>
      <w:r w:rsidR="009F6D98" w:rsidRPr="0020749A">
        <w:rPr>
          <w:lang w:val="en-GB"/>
        </w:rPr>
        <w:t>18</w:t>
      </w:r>
      <w:r w:rsidRPr="0020749A">
        <w:rPr>
          <w:lang w:val="en-GB"/>
        </w:rPr>
        <w:t xml:space="preserve">] </w:t>
      </w:r>
      <w:r w:rsidR="003E2255" w:rsidRPr="0020749A">
        <w:rPr>
          <w:lang w:val="en-GB"/>
        </w:rPr>
        <w:t xml:space="preserve">Offlickr, </w:t>
      </w:r>
      <w:r w:rsidRPr="0020749A">
        <w:rPr>
          <w:lang w:val="en-GB"/>
        </w:rPr>
        <w:t>Hugo Haas</w:t>
      </w:r>
      <w:r w:rsidR="003E2255" w:rsidRPr="0020749A">
        <w:rPr>
          <w:lang w:val="en-GB"/>
        </w:rPr>
        <w:t xml:space="preserve">, </w:t>
      </w:r>
      <w:hyperlink r:id="rId32" w:history="1">
        <w:r w:rsidR="000C70AF" w:rsidRPr="0020749A">
          <w:rPr>
            <w:rStyle w:val="Hyperlink"/>
            <w:lang w:val="en-GB"/>
          </w:rPr>
          <w:t>http://code.google.com/p/offlickr</w:t>
        </w:r>
      </w:hyperlink>
    </w:p>
    <w:p w14:paraId="51D9B626" w14:textId="77777777" w:rsidR="00FD6B4C" w:rsidRPr="0020749A" w:rsidRDefault="00FD6B4C" w:rsidP="00B056D7">
      <w:pPr>
        <w:rPr>
          <w:lang w:val="en-GB"/>
        </w:rPr>
      </w:pPr>
    </w:p>
    <w:p w14:paraId="319ACF97" w14:textId="77777777" w:rsidR="00A52C21" w:rsidRPr="0020749A" w:rsidRDefault="00FD6B4C" w:rsidP="00B056D7">
      <w:pPr>
        <w:rPr>
          <w:lang w:val="en-GB"/>
        </w:rPr>
        <w:sectPr w:rsidR="00A52C21" w:rsidRPr="0020749A">
          <w:footerReference w:type="even" r:id="rId33"/>
          <w:footerReference w:type="default" r:id="rId34"/>
          <w:pgSz w:w="11900" w:h="16840"/>
          <w:pgMar w:top="1417" w:right="1417" w:bottom="1417" w:left="1417" w:header="708" w:footer="708" w:gutter="0"/>
          <w:cols w:space="708"/>
          <w:titlePg/>
          <w:docGrid w:linePitch="360"/>
        </w:sectPr>
      </w:pPr>
      <w:r w:rsidRPr="0020749A">
        <w:rPr>
          <w:lang w:val="en-GB"/>
        </w:rPr>
        <w:t>[</w:t>
      </w:r>
      <w:r w:rsidR="009F6D98" w:rsidRPr="0020749A">
        <w:rPr>
          <w:lang w:val="en-GB"/>
        </w:rPr>
        <w:t>19</w:t>
      </w:r>
      <w:r w:rsidRPr="0020749A">
        <w:rPr>
          <w:lang w:val="en-GB"/>
        </w:rPr>
        <w:t>] Rutger Vos, Bio-informatican at Naturalis Biodiversity Center</w:t>
      </w:r>
    </w:p>
    <w:p w14:paraId="282D9EDB" w14:textId="271E51FE" w:rsidR="00FD6B4C" w:rsidRPr="0020749A" w:rsidRDefault="00796656" w:rsidP="00F7449E">
      <w:pPr>
        <w:pStyle w:val="Kop1"/>
        <w:rPr>
          <w:lang w:val="en-GB"/>
        </w:rPr>
      </w:pPr>
      <w:bookmarkStart w:id="74" w:name="_Toc260914249"/>
      <w:r w:rsidRPr="0020749A">
        <w:rPr>
          <w:lang w:val="en-GB"/>
        </w:rPr>
        <w:lastRenderedPageBreak/>
        <w:t>Supplementaries</w:t>
      </w:r>
      <w:bookmarkEnd w:id="74"/>
    </w:p>
    <w:p w14:paraId="513C4CFF" w14:textId="68C03EF3" w:rsidR="00796656" w:rsidRPr="0020749A" w:rsidRDefault="00E67269" w:rsidP="00796656">
      <w:pPr>
        <w:pStyle w:val="Kop2"/>
        <w:numPr>
          <w:ilvl w:val="0"/>
          <w:numId w:val="10"/>
        </w:numPr>
        <w:rPr>
          <w:lang w:val="en-GB"/>
        </w:rPr>
      </w:pPr>
      <w:bookmarkStart w:id="75" w:name="_Toc260914250"/>
      <w:r w:rsidRPr="0020749A">
        <w:rPr>
          <w:lang w:val="en-GB"/>
        </w:rPr>
        <w:t>R</w:t>
      </w:r>
      <w:r w:rsidR="00796656" w:rsidRPr="0020749A">
        <w:rPr>
          <w:lang w:val="en-GB"/>
        </w:rPr>
        <w:t>esults of first test run</w:t>
      </w:r>
      <w:bookmarkEnd w:id="75"/>
    </w:p>
    <w:p w14:paraId="3E912BAE" w14:textId="3EE1F942" w:rsidR="0098386A" w:rsidRPr="0020749A" w:rsidRDefault="0098386A" w:rsidP="0098386A">
      <w:pPr>
        <w:pStyle w:val="Bijschrift"/>
        <w:keepNext/>
        <w:rPr>
          <w:lang w:val="en-GB"/>
        </w:rPr>
      </w:pPr>
      <w:r w:rsidRPr="0020749A">
        <w:rPr>
          <w:lang w:val="en-GB"/>
        </w:rPr>
        <w:t xml:space="preserve">Table </w:t>
      </w:r>
      <w:r w:rsidR="000A64B8" w:rsidRPr="0020749A">
        <w:rPr>
          <w:lang w:val="en-GB"/>
        </w:rPr>
        <w:fldChar w:fldCharType="begin"/>
      </w:r>
      <w:r w:rsidR="000A64B8" w:rsidRPr="0020749A">
        <w:rPr>
          <w:lang w:val="en-GB"/>
        </w:rPr>
        <w:instrText xml:space="preserve"> SEQ Table \* ARABIC </w:instrText>
      </w:r>
      <w:r w:rsidR="000A64B8" w:rsidRPr="0020749A">
        <w:rPr>
          <w:lang w:val="en-GB"/>
        </w:rPr>
        <w:fldChar w:fldCharType="separate"/>
      </w:r>
      <w:r w:rsidR="00E73313" w:rsidRPr="0020749A">
        <w:rPr>
          <w:noProof/>
          <w:lang w:val="en-GB"/>
        </w:rPr>
        <w:t>1</w:t>
      </w:r>
      <w:r w:rsidR="000A64B8" w:rsidRPr="0020749A">
        <w:rPr>
          <w:lang w:val="en-GB"/>
        </w:rPr>
        <w:fldChar w:fldCharType="end"/>
      </w:r>
      <w:r w:rsidRPr="0020749A">
        <w:rPr>
          <w:lang w:val="en-GB"/>
        </w:rPr>
        <w:t xml:space="preserve"> Results of first test of </w:t>
      </w:r>
      <w:r w:rsidR="00C525AF" w:rsidRPr="0020749A">
        <w:rPr>
          <w:lang w:val="en-GB"/>
        </w:rPr>
        <w:t xml:space="preserve">the </w:t>
      </w:r>
      <w:r w:rsidRPr="0020749A">
        <w:rPr>
          <w:lang w:val="en-GB"/>
        </w:rPr>
        <w:t xml:space="preserve">section </w:t>
      </w:r>
      <w:r w:rsidRPr="0020749A">
        <w:rPr>
          <w:i/>
          <w:lang w:val="en-GB"/>
        </w:rPr>
        <w:t>Barbata</w:t>
      </w:r>
      <w:r w:rsidRPr="0020749A">
        <w:rPr>
          <w:lang w:val="en-GB"/>
        </w:rPr>
        <w:t xml:space="preserve">. Red: incorrect classified. Green: Correct classified. Yellow </w:t>
      </w:r>
      <w:r w:rsidR="00637E9B" w:rsidRPr="0020749A">
        <w:rPr>
          <w:lang w:val="en-GB"/>
        </w:rPr>
        <w:t>background</w:t>
      </w:r>
      <w:r w:rsidR="00392632" w:rsidRPr="0020749A">
        <w:rPr>
          <w:lang w:val="en-GB"/>
        </w:rPr>
        <w:t xml:space="preserve"> and brown</w:t>
      </w:r>
      <w:r w:rsidRPr="0020749A">
        <w:rPr>
          <w:lang w:val="en-GB"/>
        </w:rPr>
        <w:t xml:space="preserve"> text: Unable to classify</w:t>
      </w:r>
      <w:r w:rsidR="00637E9B" w:rsidRPr="0020749A">
        <w:rPr>
          <w:lang w:val="en-GB"/>
        </w:rPr>
        <w:t xml:space="preserve"> (to one section)</w:t>
      </w:r>
      <w:r w:rsidRPr="0020749A">
        <w:rPr>
          <w:lang w:val="en-GB"/>
        </w:rPr>
        <w:t>. Yellow background and green text: Unable to classify to one section, but t</w:t>
      </w:r>
      <w:r w:rsidR="00C52EE6" w:rsidRPr="0020749A">
        <w:rPr>
          <w:lang w:val="en-GB"/>
        </w:rPr>
        <w:t>he correct one is in the options.</w:t>
      </w:r>
    </w:p>
    <w:tbl>
      <w:tblPr>
        <w:tblW w:w="0" w:type="auto"/>
        <w:tblInd w:w="-781" w:type="dxa"/>
        <w:tblCellMar>
          <w:left w:w="70" w:type="dxa"/>
          <w:right w:w="70" w:type="dxa"/>
        </w:tblCellMar>
        <w:tblLook w:val="04A0" w:firstRow="1" w:lastRow="0" w:firstColumn="1" w:lastColumn="0" w:noHBand="0" w:noVBand="1"/>
      </w:tblPr>
      <w:tblGrid>
        <w:gridCol w:w="1956"/>
        <w:gridCol w:w="1893"/>
        <w:gridCol w:w="1893"/>
        <w:gridCol w:w="1817"/>
        <w:gridCol w:w="2013"/>
        <w:gridCol w:w="1647"/>
        <w:gridCol w:w="1569"/>
        <w:gridCol w:w="1699"/>
      </w:tblGrid>
      <w:tr w:rsidR="00F7449E" w:rsidRPr="0020749A" w14:paraId="038ECD02" w14:textId="77777777" w:rsidTr="007A6E37">
        <w:trPr>
          <w:trHeight w:val="500"/>
        </w:trPr>
        <w:tc>
          <w:tcPr>
            <w:tcW w:w="0" w:type="auto"/>
            <w:tcBorders>
              <w:top w:val="nil"/>
              <w:left w:val="nil"/>
              <w:bottom w:val="nil"/>
              <w:right w:val="nil"/>
            </w:tcBorders>
            <w:shd w:val="clear" w:color="auto" w:fill="auto"/>
            <w:noWrap/>
            <w:vAlign w:val="bottom"/>
            <w:hideMark/>
          </w:tcPr>
          <w:p w14:paraId="772F42D0" w14:textId="77777777" w:rsidR="00F7449E" w:rsidRPr="0020749A" w:rsidRDefault="00F7449E" w:rsidP="0098386A">
            <w:pPr>
              <w:rPr>
                <w:rFonts w:ascii="Calibri" w:eastAsia="Times New Roman" w:hAnsi="Calibri" w:cs="Times New Roman"/>
                <w:sz w:val="20"/>
                <w:szCs w:val="20"/>
                <w:lang w:val="en-GB"/>
              </w:rPr>
            </w:pPr>
          </w:p>
        </w:tc>
        <w:tc>
          <w:tcPr>
            <w:tcW w:w="0" w:type="auto"/>
            <w:tcBorders>
              <w:top w:val="nil"/>
              <w:left w:val="single" w:sz="4" w:space="0" w:color="auto"/>
              <w:bottom w:val="nil"/>
              <w:right w:val="nil"/>
            </w:tcBorders>
            <w:shd w:val="clear" w:color="auto" w:fill="auto"/>
            <w:noWrap/>
            <w:vAlign w:val="bottom"/>
            <w:hideMark/>
          </w:tcPr>
          <w:p w14:paraId="6B232337" w14:textId="77777777" w:rsidR="00F7449E" w:rsidRPr="0020749A" w:rsidRDefault="00F7449E" w:rsidP="0098386A">
            <w:pPr>
              <w:rPr>
                <w:rFonts w:ascii="Calibri" w:eastAsia="Times New Roman" w:hAnsi="Calibri" w:cs="Times New Roman"/>
                <w:b/>
                <w:bCs/>
                <w:sz w:val="20"/>
                <w:szCs w:val="20"/>
                <w:lang w:val="en-GB"/>
              </w:rPr>
            </w:pPr>
            <w:r w:rsidRPr="0020749A">
              <w:rPr>
                <w:rFonts w:ascii="Calibri" w:eastAsia="Times New Roman" w:hAnsi="Calibri" w:cs="Times New Roman"/>
                <w:b/>
                <w:bCs/>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3E0AF1E3" w14:textId="77777777" w:rsidR="00F7449E" w:rsidRPr="0020749A" w:rsidRDefault="00F7449E" w:rsidP="0098386A">
            <w:pPr>
              <w:rPr>
                <w:rFonts w:ascii="Calibri" w:eastAsia="Times New Roman" w:hAnsi="Calibri" w:cs="Times New Roman"/>
                <w:b/>
                <w:bCs/>
                <w:sz w:val="20"/>
                <w:szCs w:val="20"/>
                <w:lang w:val="en-GB"/>
              </w:rPr>
            </w:pPr>
            <w:r w:rsidRPr="0020749A">
              <w:rPr>
                <w:rFonts w:ascii="Calibri" w:eastAsia="Times New Roman" w:hAnsi="Calibri" w:cs="Times New Roman"/>
                <w:b/>
                <w:bCs/>
                <w:sz w:val="20"/>
                <w:szCs w:val="20"/>
                <w:lang w:val="en-GB"/>
              </w:rPr>
              <w:t> </w:t>
            </w:r>
          </w:p>
        </w:tc>
        <w:tc>
          <w:tcPr>
            <w:tcW w:w="0" w:type="auto"/>
            <w:gridSpan w:val="2"/>
            <w:tcBorders>
              <w:top w:val="nil"/>
              <w:left w:val="single" w:sz="4" w:space="0" w:color="auto"/>
              <w:bottom w:val="nil"/>
              <w:right w:val="nil"/>
            </w:tcBorders>
            <w:shd w:val="clear" w:color="auto" w:fill="auto"/>
            <w:noWrap/>
            <w:vAlign w:val="bottom"/>
            <w:hideMark/>
          </w:tcPr>
          <w:p w14:paraId="44EE6383" w14:textId="050F941F" w:rsidR="00F7449E" w:rsidRPr="0020749A" w:rsidRDefault="00F7449E" w:rsidP="0098386A">
            <w:pPr>
              <w:jc w:val="center"/>
              <w:rPr>
                <w:rFonts w:ascii="Calibri" w:eastAsia="Times New Roman" w:hAnsi="Calibri" w:cs="Times New Roman"/>
                <w:b/>
                <w:bCs/>
                <w:sz w:val="32"/>
                <w:szCs w:val="20"/>
                <w:lang w:val="en-GB"/>
              </w:rPr>
            </w:pPr>
            <w:r w:rsidRPr="0020749A">
              <w:rPr>
                <w:rFonts w:ascii="Calibri" w:eastAsia="Times New Roman" w:hAnsi="Calibri" w:cs="Times New Roman"/>
                <w:b/>
                <w:bCs/>
                <w:i/>
                <w:sz w:val="32"/>
                <w:szCs w:val="20"/>
                <w:lang w:val="en-GB"/>
              </w:rPr>
              <w:t>Barbata</w:t>
            </w:r>
            <w:r w:rsidRPr="0020749A">
              <w:rPr>
                <w:rFonts w:ascii="Calibri" w:eastAsia="Times New Roman" w:hAnsi="Calibri" w:cs="Times New Roman"/>
                <w:b/>
                <w:bCs/>
                <w:sz w:val="32"/>
                <w:szCs w:val="20"/>
                <w:lang w:val="en-GB"/>
              </w:rPr>
              <w:t xml:space="preserve"> </w:t>
            </w:r>
            <w:r w:rsidR="00B2228F" w:rsidRPr="0020749A">
              <w:rPr>
                <w:rFonts w:ascii="Calibri" w:eastAsia="Times New Roman" w:hAnsi="Calibri" w:cs="Times New Roman"/>
                <w:b/>
                <w:bCs/>
                <w:sz w:val="32"/>
                <w:szCs w:val="20"/>
                <w:lang w:val="en-GB"/>
              </w:rPr>
              <w:t>run</w:t>
            </w:r>
            <w:r w:rsidR="00DB3CF8" w:rsidRPr="0020749A">
              <w:rPr>
                <w:rFonts w:ascii="Calibri" w:eastAsia="Times New Roman" w:hAnsi="Calibri" w:cs="Times New Roman"/>
                <w:b/>
                <w:bCs/>
                <w:sz w:val="32"/>
                <w:szCs w:val="20"/>
                <w:lang w:val="en-GB"/>
              </w:rPr>
              <w:t>1</w:t>
            </w:r>
          </w:p>
        </w:tc>
        <w:tc>
          <w:tcPr>
            <w:tcW w:w="0" w:type="auto"/>
            <w:tcBorders>
              <w:top w:val="nil"/>
              <w:left w:val="single" w:sz="4" w:space="0" w:color="auto"/>
              <w:bottom w:val="nil"/>
              <w:right w:val="nil"/>
            </w:tcBorders>
            <w:shd w:val="clear" w:color="auto" w:fill="auto"/>
            <w:noWrap/>
            <w:vAlign w:val="bottom"/>
            <w:hideMark/>
          </w:tcPr>
          <w:p w14:paraId="086C6E76" w14:textId="77777777" w:rsidR="00F7449E" w:rsidRPr="0020749A" w:rsidRDefault="00F7449E" w:rsidP="0098386A">
            <w:pPr>
              <w:rPr>
                <w:rFonts w:ascii="Calibri" w:eastAsia="Times New Roman" w:hAnsi="Calibri" w:cs="Times New Roman"/>
                <w:b/>
                <w:bCs/>
                <w:sz w:val="20"/>
                <w:szCs w:val="20"/>
                <w:lang w:val="en-GB"/>
              </w:rPr>
            </w:pPr>
            <w:r w:rsidRPr="0020749A">
              <w:rPr>
                <w:rFonts w:ascii="Calibri" w:eastAsia="Times New Roman" w:hAnsi="Calibri" w:cs="Times New Roman"/>
                <w:b/>
                <w:bCs/>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42D65E7D" w14:textId="77777777" w:rsidR="00F7449E" w:rsidRPr="0020749A" w:rsidRDefault="00F7449E" w:rsidP="0098386A">
            <w:pPr>
              <w:rPr>
                <w:rFonts w:ascii="Calibri" w:eastAsia="Times New Roman" w:hAnsi="Calibri" w:cs="Times New Roman"/>
                <w:b/>
                <w:bCs/>
                <w:sz w:val="20"/>
                <w:szCs w:val="20"/>
                <w:lang w:val="en-GB"/>
              </w:rPr>
            </w:pPr>
            <w:r w:rsidRPr="0020749A">
              <w:rPr>
                <w:rFonts w:ascii="Calibri" w:eastAsia="Times New Roman" w:hAnsi="Calibri" w:cs="Times New Roman"/>
                <w:b/>
                <w:bCs/>
                <w:sz w:val="20"/>
                <w:szCs w:val="2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34F3AF09" w14:textId="77777777" w:rsidR="00F7449E" w:rsidRPr="0020749A" w:rsidRDefault="00F7449E" w:rsidP="0098386A">
            <w:pPr>
              <w:rPr>
                <w:rFonts w:ascii="Calibri" w:eastAsia="Times New Roman" w:hAnsi="Calibri" w:cs="Times New Roman"/>
                <w:b/>
                <w:bCs/>
                <w:sz w:val="20"/>
                <w:szCs w:val="20"/>
                <w:lang w:val="en-GB"/>
              </w:rPr>
            </w:pPr>
            <w:r w:rsidRPr="0020749A">
              <w:rPr>
                <w:rFonts w:ascii="Calibri" w:eastAsia="Times New Roman" w:hAnsi="Calibri" w:cs="Times New Roman"/>
                <w:b/>
                <w:bCs/>
                <w:sz w:val="20"/>
                <w:szCs w:val="20"/>
                <w:lang w:val="en-GB"/>
              </w:rPr>
              <w:t> </w:t>
            </w:r>
          </w:p>
        </w:tc>
      </w:tr>
      <w:tr w:rsidR="00F7449E" w:rsidRPr="0020749A" w14:paraId="67A72C15" w14:textId="77777777" w:rsidTr="007A6E37">
        <w:trPr>
          <w:trHeight w:val="300"/>
        </w:trPr>
        <w:tc>
          <w:tcPr>
            <w:tcW w:w="0" w:type="auto"/>
            <w:tcBorders>
              <w:top w:val="nil"/>
              <w:left w:val="nil"/>
              <w:bottom w:val="nil"/>
              <w:right w:val="nil"/>
            </w:tcBorders>
            <w:shd w:val="clear" w:color="auto" w:fill="auto"/>
            <w:noWrap/>
            <w:vAlign w:val="bottom"/>
            <w:hideMark/>
          </w:tcPr>
          <w:p w14:paraId="185B65F3" w14:textId="77777777" w:rsidR="00F7449E" w:rsidRPr="0020749A" w:rsidRDefault="00F7449E" w:rsidP="0098386A">
            <w:pPr>
              <w:rPr>
                <w:rFonts w:ascii="Calibri" w:eastAsia="Times New Roman" w:hAnsi="Calibri" w:cs="Times New Roman"/>
                <w:sz w:val="20"/>
                <w:szCs w:val="20"/>
                <w:lang w:val="en-GB"/>
              </w:rPr>
            </w:pPr>
          </w:p>
        </w:tc>
        <w:tc>
          <w:tcPr>
            <w:tcW w:w="0" w:type="auto"/>
            <w:tcBorders>
              <w:top w:val="nil"/>
              <w:left w:val="single" w:sz="4" w:space="0" w:color="auto"/>
              <w:bottom w:val="nil"/>
              <w:right w:val="nil"/>
            </w:tcBorders>
            <w:shd w:val="clear" w:color="auto" w:fill="auto"/>
            <w:noWrap/>
            <w:vAlign w:val="bottom"/>
            <w:hideMark/>
          </w:tcPr>
          <w:p w14:paraId="0562D2CE" w14:textId="77777777" w:rsidR="00F7449E" w:rsidRPr="0020749A" w:rsidRDefault="00F7449E" w:rsidP="0098386A">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3B3DCCCD" w14:textId="77777777" w:rsidR="00F7449E" w:rsidRPr="0020749A" w:rsidRDefault="00F7449E" w:rsidP="0098386A">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4CE6B581" w14:textId="77777777" w:rsidR="00F7449E" w:rsidRPr="0020749A" w:rsidRDefault="00F7449E" w:rsidP="0098386A">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49CDF852" w14:textId="77777777" w:rsidR="00F7449E" w:rsidRPr="0020749A" w:rsidRDefault="00F7449E" w:rsidP="0098386A">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7DBC2F30" w14:textId="77777777" w:rsidR="00F7449E" w:rsidRPr="0020749A" w:rsidRDefault="00F7449E" w:rsidP="0098386A">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376B36A1" w14:textId="77777777" w:rsidR="00F7449E" w:rsidRPr="0020749A" w:rsidRDefault="00F7449E" w:rsidP="0098386A">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271B9170" w14:textId="77777777" w:rsidR="00F7449E" w:rsidRPr="0020749A" w:rsidRDefault="00F7449E" w:rsidP="0098386A">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 </w:t>
            </w:r>
          </w:p>
        </w:tc>
      </w:tr>
      <w:tr w:rsidR="00F7449E" w:rsidRPr="0020749A" w14:paraId="485EC7A2" w14:textId="77777777" w:rsidTr="007A6E37">
        <w:trPr>
          <w:trHeight w:val="300"/>
        </w:trPr>
        <w:tc>
          <w:tcPr>
            <w:tcW w:w="0" w:type="auto"/>
            <w:tcBorders>
              <w:top w:val="nil"/>
              <w:left w:val="nil"/>
              <w:bottom w:val="single" w:sz="4" w:space="0" w:color="auto"/>
              <w:right w:val="nil"/>
            </w:tcBorders>
            <w:shd w:val="clear" w:color="auto" w:fill="auto"/>
            <w:noWrap/>
            <w:vAlign w:val="bottom"/>
            <w:hideMark/>
          </w:tcPr>
          <w:p w14:paraId="13531CE4" w14:textId="77777777" w:rsidR="00F7449E" w:rsidRPr="0020749A" w:rsidRDefault="00F7449E" w:rsidP="0098386A">
            <w:pPr>
              <w:rPr>
                <w:rFonts w:ascii="Calibri" w:eastAsia="Times New Roman" w:hAnsi="Calibri" w:cs="Times New Roman"/>
                <w:b/>
                <w:bCs/>
                <w:sz w:val="22"/>
                <w:szCs w:val="20"/>
                <w:lang w:val="en-GB"/>
              </w:rPr>
            </w:pPr>
            <w:r w:rsidRPr="0020749A">
              <w:rPr>
                <w:rFonts w:ascii="Calibri" w:eastAsia="Times New Roman" w:hAnsi="Calibri" w:cs="Times New Roman"/>
                <w:b/>
                <w:bCs/>
                <w:sz w:val="22"/>
                <w:szCs w:val="20"/>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76880295" w14:textId="77777777" w:rsidR="00F7449E" w:rsidRPr="0020749A" w:rsidRDefault="00F7449E" w:rsidP="0098386A">
            <w:pPr>
              <w:jc w:val="right"/>
              <w:rPr>
                <w:rFonts w:ascii="Calibri" w:eastAsia="Times New Roman" w:hAnsi="Calibri" w:cs="Times New Roman"/>
                <w:b/>
                <w:bCs/>
                <w:sz w:val="22"/>
                <w:szCs w:val="20"/>
                <w:lang w:val="en-GB"/>
              </w:rPr>
            </w:pPr>
            <w:r w:rsidRPr="0020749A">
              <w:rPr>
                <w:rFonts w:ascii="Calibri" w:eastAsia="Times New Roman" w:hAnsi="Calibri" w:cs="Times New Roman"/>
                <w:b/>
                <w:bCs/>
                <w:sz w:val="22"/>
                <w:szCs w:val="20"/>
                <w:lang w:val="en-GB"/>
              </w:rPr>
              <w:t>41</w:t>
            </w:r>
          </w:p>
        </w:tc>
        <w:tc>
          <w:tcPr>
            <w:tcW w:w="0" w:type="auto"/>
            <w:tcBorders>
              <w:top w:val="nil"/>
              <w:left w:val="single" w:sz="4" w:space="0" w:color="auto"/>
              <w:bottom w:val="single" w:sz="4" w:space="0" w:color="auto"/>
              <w:right w:val="nil"/>
            </w:tcBorders>
            <w:shd w:val="clear" w:color="auto" w:fill="auto"/>
            <w:noWrap/>
            <w:vAlign w:val="bottom"/>
            <w:hideMark/>
          </w:tcPr>
          <w:p w14:paraId="5AD81154" w14:textId="77777777" w:rsidR="00F7449E" w:rsidRPr="0020749A" w:rsidRDefault="00F7449E" w:rsidP="0098386A">
            <w:pPr>
              <w:jc w:val="right"/>
              <w:rPr>
                <w:rFonts w:ascii="Calibri" w:eastAsia="Times New Roman" w:hAnsi="Calibri" w:cs="Times New Roman"/>
                <w:b/>
                <w:bCs/>
                <w:sz w:val="22"/>
                <w:szCs w:val="20"/>
                <w:lang w:val="en-GB"/>
              </w:rPr>
            </w:pPr>
            <w:r w:rsidRPr="0020749A">
              <w:rPr>
                <w:rFonts w:ascii="Calibri" w:eastAsia="Times New Roman" w:hAnsi="Calibri" w:cs="Times New Roman"/>
                <w:b/>
                <w:bCs/>
                <w:sz w:val="22"/>
                <w:szCs w:val="20"/>
                <w:lang w:val="en-GB"/>
              </w:rPr>
              <w:t>42</w:t>
            </w:r>
          </w:p>
        </w:tc>
        <w:tc>
          <w:tcPr>
            <w:tcW w:w="0" w:type="auto"/>
            <w:tcBorders>
              <w:top w:val="nil"/>
              <w:left w:val="single" w:sz="4" w:space="0" w:color="auto"/>
              <w:bottom w:val="single" w:sz="4" w:space="0" w:color="auto"/>
              <w:right w:val="nil"/>
            </w:tcBorders>
            <w:shd w:val="clear" w:color="auto" w:fill="auto"/>
            <w:noWrap/>
            <w:vAlign w:val="bottom"/>
            <w:hideMark/>
          </w:tcPr>
          <w:p w14:paraId="2E1D9F74" w14:textId="77777777" w:rsidR="00F7449E" w:rsidRPr="0020749A" w:rsidRDefault="00F7449E" w:rsidP="0098386A">
            <w:pPr>
              <w:jc w:val="right"/>
              <w:rPr>
                <w:rFonts w:ascii="Calibri" w:eastAsia="Times New Roman" w:hAnsi="Calibri" w:cs="Times New Roman"/>
                <w:b/>
                <w:bCs/>
                <w:sz w:val="22"/>
                <w:szCs w:val="20"/>
                <w:lang w:val="en-GB"/>
              </w:rPr>
            </w:pPr>
            <w:r w:rsidRPr="0020749A">
              <w:rPr>
                <w:rFonts w:ascii="Calibri" w:eastAsia="Times New Roman" w:hAnsi="Calibri" w:cs="Times New Roman"/>
                <w:b/>
                <w:bCs/>
                <w:sz w:val="22"/>
                <w:szCs w:val="20"/>
                <w:lang w:val="en-GB"/>
              </w:rPr>
              <w:t>43</w:t>
            </w:r>
          </w:p>
        </w:tc>
        <w:tc>
          <w:tcPr>
            <w:tcW w:w="0" w:type="auto"/>
            <w:tcBorders>
              <w:top w:val="nil"/>
              <w:left w:val="single" w:sz="4" w:space="0" w:color="auto"/>
              <w:bottom w:val="single" w:sz="4" w:space="0" w:color="auto"/>
              <w:right w:val="nil"/>
            </w:tcBorders>
            <w:shd w:val="clear" w:color="auto" w:fill="auto"/>
            <w:noWrap/>
            <w:vAlign w:val="bottom"/>
            <w:hideMark/>
          </w:tcPr>
          <w:p w14:paraId="417AFA1C" w14:textId="77777777" w:rsidR="00F7449E" w:rsidRPr="0020749A" w:rsidRDefault="00F7449E" w:rsidP="0098386A">
            <w:pPr>
              <w:jc w:val="right"/>
              <w:rPr>
                <w:rFonts w:ascii="Calibri" w:eastAsia="Times New Roman" w:hAnsi="Calibri" w:cs="Times New Roman"/>
                <w:b/>
                <w:bCs/>
                <w:sz w:val="22"/>
                <w:szCs w:val="20"/>
                <w:lang w:val="en-GB"/>
              </w:rPr>
            </w:pPr>
            <w:r w:rsidRPr="0020749A">
              <w:rPr>
                <w:rFonts w:ascii="Calibri" w:eastAsia="Times New Roman" w:hAnsi="Calibri" w:cs="Times New Roman"/>
                <w:b/>
                <w:bCs/>
                <w:sz w:val="22"/>
                <w:szCs w:val="20"/>
                <w:lang w:val="en-GB"/>
              </w:rPr>
              <w:t>44</w:t>
            </w:r>
          </w:p>
        </w:tc>
        <w:tc>
          <w:tcPr>
            <w:tcW w:w="0" w:type="auto"/>
            <w:tcBorders>
              <w:top w:val="nil"/>
              <w:left w:val="single" w:sz="4" w:space="0" w:color="auto"/>
              <w:bottom w:val="single" w:sz="4" w:space="0" w:color="auto"/>
              <w:right w:val="nil"/>
            </w:tcBorders>
            <w:shd w:val="clear" w:color="auto" w:fill="auto"/>
            <w:noWrap/>
            <w:vAlign w:val="bottom"/>
            <w:hideMark/>
          </w:tcPr>
          <w:p w14:paraId="25D9DD43" w14:textId="77777777" w:rsidR="00F7449E" w:rsidRPr="0020749A" w:rsidRDefault="00F7449E" w:rsidP="0098386A">
            <w:pPr>
              <w:jc w:val="right"/>
              <w:rPr>
                <w:rFonts w:ascii="Calibri" w:eastAsia="Times New Roman" w:hAnsi="Calibri" w:cs="Times New Roman"/>
                <w:b/>
                <w:bCs/>
                <w:sz w:val="22"/>
                <w:szCs w:val="20"/>
                <w:lang w:val="en-GB"/>
              </w:rPr>
            </w:pPr>
            <w:r w:rsidRPr="0020749A">
              <w:rPr>
                <w:rFonts w:ascii="Calibri" w:eastAsia="Times New Roman" w:hAnsi="Calibri" w:cs="Times New Roman"/>
                <w:b/>
                <w:bCs/>
                <w:sz w:val="22"/>
                <w:szCs w:val="20"/>
                <w:lang w:val="en-GB"/>
              </w:rPr>
              <w:t>45</w:t>
            </w:r>
          </w:p>
        </w:tc>
        <w:tc>
          <w:tcPr>
            <w:tcW w:w="0" w:type="auto"/>
            <w:tcBorders>
              <w:top w:val="nil"/>
              <w:left w:val="single" w:sz="4" w:space="0" w:color="auto"/>
              <w:bottom w:val="single" w:sz="4" w:space="0" w:color="auto"/>
              <w:right w:val="nil"/>
            </w:tcBorders>
            <w:shd w:val="clear" w:color="auto" w:fill="auto"/>
            <w:noWrap/>
            <w:vAlign w:val="bottom"/>
            <w:hideMark/>
          </w:tcPr>
          <w:p w14:paraId="320A2C0E" w14:textId="77777777" w:rsidR="00F7449E" w:rsidRPr="0020749A" w:rsidRDefault="00F7449E" w:rsidP="0098386A">
            <w:pPr>
              <w:jc w:val="right"/>
              <w:rPr>
                <w:rFonts w:ascii="Calibri" w:eastAsia="Times New Roman" w:hAnsi="Calibri" w:cs="Times New Roman"/>
                <w:b/>
                <w:bCs/>
                <w:sz w:val="22"/>
                <w:szCs w:val="20"/>
                <w:lang w:val="en-GB"/>
              </w:rPr>
            </w:pPr>
            <w:r w:rsidRPr="0020749A">
              <w:rPr>
                <w:rFonts w:ascii="Calibri" w:eastAsia="Times New Roman" w:hAnsi="Calibri" w:cs="Times New Roman"/>
                <w:b/>
                <w:bCs/>
                <w:sz w:val="22"/>
                <w:szCs w:val="20"/>
                <w:lang w:val="en-GB"/>
              </w:rPr>
              <w:t>46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B48F153" w14:textId="77777777" w:rsidR="00F7449E" w:rsidRPr="0020749A" w:rsidRDefault="00F7449E" w:rsidP="0098386A">
            <w:pPr>
              <w:jc w:val="right"/>
              <w:rPr>
                <w:rFonts w:ascii="Calibri" w:eastAsia="Times New Roman" w:hAnsi="Calibri" w:cs="Times New Roman"/>
                <w:b/>
                <w:bCs/>
                <w:sz w:val="22"/>
                <w:szCs w:val="20"/>
                <w:lang w:val="en-GB"/>
              </w:rPr>
            </w:pPr>
            <w:r w:rsidRPr="0020749A">
              <w:rPr>
                <w:rFonts w:ascii="Calibri" w:eastAsia="Times New Roman" w:hAnsi="Calibri" w:cs="Times New Roman"/>
                <w:b/>
                <w:bCs/>
                <w:sz w:val="22"/>
                <w:szCs w:val="20"/>
                <w:lang w:val="en-GB"/>
              </w:rPr>
              <w:t>47</w:t>
            </w:r>
          </w:p>
        </w:tc>
      </w:tr>
      <w:tr w:rsidR="00F7449E" w:rsidRPr="0020749A" w14:paraId="267B613E" w14:textId="77777777" w:rsidTr="007A6E37">
        <w:trPr>
          <w:trHeight w:val="300"/>
        </w:trPr>
        <w:tc>
          <w:tcPr>
            <w:tcW w:w="0" w:type="auto"/>
            <w:tcBorders>
              <w:top w:val="nil"/>
              <w:left w:val="single" w:sz="4" w:space="0" w:color="auto"/>
              <w:bottom w:val="nil"/>
              <w:right w:val="nil"/>
            </w:tcBorders>
            <w:shd w:val="clear" w:color="auto" w:fill="auto"/>
            <w:noWrap/>
            <w:vAlign w:val="bottom"/>
            <w:hideMark/>
          </w:tcPr>
          <w:p w14:paraId="771D5A74" w14:textId="77777777" w:rsidR="00F7449E" w:rsidRPr="0020749A" w:rsidRDefault="00F7449E" w:rsidP="0098386A">
            <w:pPr>
              <w:rPr>
                <w:rFonts w:ascii="Calibri" w:eastAsia="Times New Roman" w:hAnsi="Calibri" w:cs="Times New Roman"/>
                <w:b/>
                <w:bCs/>
                <w:sz w:val="22"/>
                <w:szCs w:val="20"/>
                <w:lang w:val="en-GB"/>
              </w:rPr>
            </w:pPr>
            <w:r w:rsidRPr="0020749A">
              <w:rPr>
                <w:rFonts w:ascii="Calibri" w:eastAsia="Times New Roman" w:hAnsi="Calibri" w:cs="Times New Roman"/>
                <w:b/>
                <w:bCs/>
                <w:sz w:val="22"/>
                <w:szCs w:val="20"/>
                <w:lang w:val="en-GB"/>
              </w:rPr>
              <w:t>Desired Error</w:t>
            </w:r>
          </w:p>
        </w:tc>
        <w:tc>
          <w:tcPr>
            <w:tcW w:w="0" w:type="auto"/>
            <w:tcBorders>
              <w:top w:val="nil"/>
              <w:left w:val="single" w:sz="4" w:space="0" w:color="auto"/>
              <w:bottom w:val="nil"/>
              <w:right w:val="nil"/>
            </w:tcBorders>
            <w:shd w:val="clear" w:color="auto" w:fill="auto"/>
            <w:noWrap/>
            <w:vAlign w:val="bottom"/>
            <w:hideMark/>
          </w:tcPr>
          <w:p w14:paraId="3C2414B8" w14:textId="77777777" w:rsidR="00F7449E" w:rsidRPr="0020749A" w:rsidRDefault="00F7449E" w:rsidP="0098386A">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1,00E-04</w:t>
            </w:r>
          </w:p>
        </w:tc>
        <w:tc>
          <w:tcPr>
            <w:tcW w:w="0" w:type="auto"/>
            <w:tcBorders>
              <w:top w:val="nil"/>
              <w:left w:val="single" w:sz="4" w:space="0" w:color="auto"/>
              <w:bottom w:val="nil"/>
              <w:right w:val="nil"/>
            </w:tcBorders>
            <w:shd w:val="clear" w:color="auto" w:fill="auto"/>
            <w:noWrap/>
            <w:vAlign w:val="bottom"/>
            <w:hideMark/>
          </w:tcPr>
          <w:p w14:paraId="4F3BA4FE" w14:textId="77777777" w:rsidR="00F7449E" w:rsidRPr="0020749A" w:rsidRDefault="00F7449E" w:rsidP="0098386A">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1,00E-05</w:t>
            </w:r>
          </w:p>
        </w:tc>
        <w:tc>
          <w:tcPr>
            <w:tcW w:w="0" w:type="auto"/>
            <w:tcBorders>
              <w:top w:val="nil"/>
              <w:left w:val="single" w:sz="4" w:space="0" w:color="auto"/>
              <w:bottom w:val="nil"/>
              <w:right w:val="nil"/>
            </w:tcBorders>
            <w:shd w:val="clear" w:color="auto" w:fill="auto"/>
            <w:noWrap/>
            <w:vAlign w:val="bottom"/>
            <w:hideMark/>
          </w:tcPr>
          <w:p w14:paraId="3E358F6C" w14:textId="77777777" w:rsidR="00F7449E" w:rsidRPr="0020749A" w:rsidRDefault="00F7449E" w:rsidP="0098386A">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1,00E-06</w:t>
            </w:r>
          </w:p>
        </w:tc>
        <w:tc>
          <w:tcPr>
            <w:tcW w:w="0" w:type="auto"/>
            <w:tcBorders>
              <w:top w:val="nil"/>
              <w:left w:val="single" w:sz="4" w:space="0" w:color="auto"/>
              <w:bottom w:val="nil"/>
              <w:right w:val="nil"/>
            </w:tcBorders>
            <w:shd w:val="clear" w:color="auto" w:fill="auto"/>
            <w:noWrap/>
            <w:vAlign w:val="bottom"/>
            <w:hideMark/>
          </w:tcPr>
          <w:p w14:paraId="27CBF256" w14:textId="77777777" w:rsidR="00F7449E" w:rsidRPr="0020749A" w:rsidRDefault="00F7449E" w:rsidP="0098386A">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1,00E-07</w:t>
            </w:r>
          </w:p>
        </w:tc>
        <w:tc>
          <w:tcPr>
            <w:tcW w:w="0" w:type="auto"/>
            <w:tcBorders>
              <w:top w:val="nil"/>
              <w:left w:val="single" w:sz="4" w:space="0" w:color="auto"/>
              <w:bottom w:val="nil"/>
              <w:right w:val="nil"/>
            </w:tcBorders>
            <w:shd w:val="clear" w:color="auto" w:fill="auto"/>
            <w:noWrap/>
            <w:vAlign w:val="bottom"/>
            <w:hideMark/>
          </w:tcPr>
          <w:p w14:paraId="561C8763" w14:textId="77777777" w:rsidR="00F7449E" w:rsidRPr="0020749A" w:rsidRDefault="00F7449E" w:rsidP="0098386A">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1,00E-08</w:t>
            </w:r>
          </w:p>
        </w:tc>
        <w:tc>
          <w:tcPr>
            <w:tcW w:w="0" w:type="auto"/>
            <w:tcBorders>
              <w:top w:val="nil"/>
              <w:left w:val="single" w:sz="4" w:space="0" w:color="auto"/>
              <w:bottom w:val="nil"/>
              <w:right w:val="nil"/>
            </w:tcBorders>
            <w:shd w:val="clear" w:color="auto" w:fill="auto"/>
            <w:noWrap/>
            <w:vAlign w:val="bottom"/>
            <w:hideMark/>
          </w:tcPr>
          <w:p w14:paraId="1F82B902" w14:textId="77777777" w:rsidR="00F7449E" w:rsidRPr="0020749A" w:rsidRDefault="00F7449E" w:rsidP="0098386A">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1,00E-09</w:t>
            </w:r>
          </w:p>
        </w:tc>
        <w:tc>
          <w:tcPr>
            <w:tcW w:w="0" w:type="auto"/>
            <w:tcBorders>
              <w:top w:val="nil"/>
              <w:left w:val="single" w:sz="4" w:space="0" w:color="auto"/>
              <w:bottom w:val="nil"/>
              <w:right w:val="single" w:sz="4" w:space="0" w:color="auto"/>
            </w:tcBorders>
            <w:shd w:val="clear" w:color="auto" w:fill="auto"/>
            <w:noWrap/>
            <w:vAlign w:val="bottom"/>
            <w:hideMark/>
          </w:tcPr>
          <w:p w14:paraId="7500459C" w14:textId="77777777" w:rsidR="00F7449E" w:rsidRPr="0020749A" w:rsidRDefault="00F7449E" w:rsidP="0098386A">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1,00E-10</w:t>
            </w:r>
          </w:p>
        </w:tc>
      </w:tr>
      <w:tr w:rsidR="00F7449E" w:rsidRPr="0020749A" w14:paraId="7DA811EA" w14:textId="77777777" w:rsidTr="007A6E3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64E4CD5" w14:textId="77777777" w:rsidR="00F7449E" w:rsidRPr="0020749A" w:rsidRDefault="00F7449E" w:rsidP="0098386A">
            <w:pPr>
              <w:rPr>
                <w:rFonts w:ascii="Calibri" w:eastAsia="Times New Roman" w:hAnsi="Calibri" w:cs="Times New Roman"/>
                <w:b/>
                <w:bCs/>
                <w:color w:val="000000"/>
                <w:sz w:val="22"/>
                <w:szCs w:val="20"/>
                <w:lang w:val="en-GB"/>
              </w:rPr>
            </w:pPr>
            <w:r w:rsidRPr="0020749A">
              <w:rPr>
                <w:rFonts w:ascii="Calibri" w:eastAsia="Times New Roman" w:hAnsi="Calibri" w:cs="Times New Roman"/>
                <w:b/>
                <w:bCs/>
                <w:color w:val="000000"/>
                <w:sz w:val="22"/>
                <w:szCs w:val="20"/>
                <w:lang w:val="en-GB"/>
              </w:rPr>
              <w:t>Time to classify (s)</w:t>
            </w:r>
          </w:p>
        </w:tc>
        <w:tc>
          <w:tcPr>
            <w:tcW w:w="0" w:type="auto"/>
            <w:tcBorders>
              <w:top w:val="nil"/>
              <w:left w:val="nil"/>
              <w:bottom w:val="single" w:sz="4" w:space="0" w:color="auto"/>
              <w:right w:val="nil"/>
            </w:tcBorders>
            <w:shd w:val="clear" w:color="auto" w:fill="auto"/>
            <w:noWrap/>
            <w:vAlign w:val="bottom"/>
            <w:hideMark/>
          </w:tcPr>
          <w:p w14:paraId="64E661E4" w14:textId="77777777" w:rsidR="00F7449E" w:rsidRPr="0020749A" w:rsidRDefault="00F7449E" w:rsidP="0098386A">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16</w:t>
            </w:r>
          </w:p>
        </w:tc>
        <w:tc>
          <w:tcPr>
            <w:tcW w:w="0" w:type="auto"/>
            <w:tcBorders>
              <w:top w:val="nil"/>
              <w:left w:val="single" w:sz="4" w:space="0" w:color="auto"/>
              <w:bottom w:val="single" w:sz="4" w:space="0" w:color="auto"/>
              <w:right w:val="nil"/>
            </w:tcBorders>
            <w:shd w:val="clear" w:color="auto" w:fill="auto"/>
            <w:noWrap/>
            <w:vAlign w:val="bottom"/>
            <w:hideMark/>
          </w:tcPr>
          <w:p w14:paraId="754651D9" w14:textId="77777777" w:rsidR="00F7449E" w:rsidRPr="0020749A" w:rsidRDefault="00F7449E" w:rsidP="0098386A">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25BEF2DC" w14:textId="77777777" w:rsidR="00F7449E" w:rsidRPr="0020749A" w:rsidRDefault="00F7449E" w:rsidP="0098386A">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2977B3AC" w14:textId="77777777" w:rsidR="00F7449E" w:rsidRPr="0020749A" w:rsidRDefault="00F7449E" w:rsidP="0098386A">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7034877A" w14:textId="77777777" w:rsidR="00F7449E" w:rsidRPr="0020749A" w:rsidRDefault="00F7449E" w:rsidP="0098386A">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14</w:t>
            </w:r>
          </w:p>
        </w:tc>
        <w:tc>
          <w:tcPr>
            <w:tcW w:w="0" w:type="auto"/>
            <w:tcBorders>
              <w:top w:val="nil"/>
              <w:left w:val="single" w:sz="4" w:space="0" w:color="auto"/>
              <w:bottom w:val="single" w:sz="4" w:space="0" w:color="auto"/>
              <w:right w:val="nil"/>
            </w:tcBorders>
            <w:shd w:val="clear" w:color="auto" w:fill="auto"/>
            <w:noWrap/>
            <w:vAlign w:val="bottom"/>
            <w:hideMark/>
          </w:tcPr>
          <w:p w14:paraId="2A3E43CA" w14:textId="77777777" w:rsidR="00F7449E" w:rsidRPr="0020749A" w:rsidRDefault="00F7449E" w:rsidP="0098386A">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1BB6896" w14:textId="77777777" w:rsidR="00F7449E" w:rsidRPr="0020749A" w:rsidRDefault="00F7449E" w:rsidP="0098386A">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14</w:t>
            </w:r>
          </w:p>
        </w:tc>
      </w:tr>
      <w:tr w:rsidR="00F7449E" w:rsidRPr="0020749A" w14:paraId="11254906" w14:textId="77777777" w:rsidTr="007A6E37">
        <w:trPr>
          <w:trHeight w:val="300"/>
        </w:trPr>
        <w:tc>
          <w:tcPr>
            <w:tcW w:w="0" w:type="auto"/>
            <w:tcBorders>
              <w:top w:val="nil"/>
              <w:left w:val="nil"/>
              <w:bottom w:val="nil"/>
              <w:right w:val="nil"/>
            </w:tcBorders>
            <w:shd w:val="clear" w:color="auto" w:fill="auto"/>
            <w:noWrap/>
            <w:vAlign w:val="bottom"/>
            <w:hideMark/>
          </w:tcPr>
          <w:p w14:paraId="33C42C87" w14:textId="16B41C55" w:rsidR="00F7449E" w:rsidRPr="0020749A" w:rsidRDefault="00B2228F" w:rsidP="0098386A">
            <w:pPr>
              <w:rPr>
                <w:rFonts w:ascii="Calibri" w:eastAsia="Times New Roman" w:hAnsi="Calibri" w:cs="Times New Roman"/>
                <w:b/>
                <w:sz w:val="22"/>
                <w:szCs w:val="20"/>
                <w:lang w:val="en-GB"/>
              </w:rPr>
            </w:pPr>
            <w:r w:rsidRPr="0020749A">
              <w:rPr>
                <w:rFonts w:ascii="Calibri" w:eastAsia="Times New Roman" w:hAnsi="Calibri" w:cs="Times New Roman"/>
                <w:b/>
                <w:sz w:val="22"/>
                <w:szCs w:val="20"/>
                <w:lang w:val="en-GB"/>
              </w:rPr>
              <w:t>Pictures</w:t>
            </w:r>
          </w:p>
        </w:tc>
        <w:tc>
          <w:tcPr>
            <w:tcW w:w="0" w:type="auto"/>
            <w:tcBorders>
              <w:top w:val="nil"/>
              <w:left w:val="single" w:sz="4" w:space="0" w:color="auto"/>
              <w:bottom w:val="nil"/>
              <w:right w:val="nil"/>
            </w:tcBorders>
            <w:shd w:val="clear" w:color="auto" w:fill="auto"/>
            <w:noWrap/>
            <w:vAlign w:val="bottom"/>
            <w:hideMark/>
          </w:tcPr>
          <w:p w14:paraId="07ED0DE3"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2C3A84F3"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5C0B1CB1"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315897E8"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2EC85E72"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57DC19F9"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31DD4824"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 </w:t>
            </w:r>
          </w:p>
        </w:tc>
      </w:tr>
      <w:tr w:rsidR="00F7449E" w:rsidRPr="0020749A" w14:paraId="2ACF3F84" w14:textId="77777777" w:rsidTr="007A6E37">
        <w:trPr>
          <w:trHeight w:val="300"/>
        </w:trPr>
        <w:tc>
          <w:tcPr>
            <w:tcW w:w="0" w:type="auto"/>
            <w:tcBorders>
              <w:top w:val="nil"/>
              <w:left w:val="nil"/>
              <w:bottom w:val="nil"/>
              <w:right w:val="nil"/>
            </w:tcBorders>
            <w:shd w:val="clear" w:color="auto" w:fill="auto"/>
            <w:noWrap/>
            <w:vAlign w:val="bottom"/>
            <w:hideMark/>
          </w:tcPr>
          <w:p w14:paraId="5E6F2AA4"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acmodontum1</w:t>
            </w:r>
          </w:p>
        </w:tc>
        <w:tc>
          <w:tcPr>
            <w:tcW w:w="0" w:type="auto"/>
            <w:tcBorders>
              <w:top w:val="nil"/>
              <w:left w:val="single" w:sz="4" w:space="0" w:color="auto"/>
              <w:bottom w:val="nil"/>
              <w:right w:val="nil"/>
            </w:tcBorders>
            <w:shd w:val="clear" w:color="000000" w:fill="FFC7CE"/>
            <w:noWrap/>
            <w:vAlign w:val="bottom"/>
            <w:hideMark/>
          </w:tcPr>
          <w:p w14:paraId="69C3D002"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180FD54A"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32763553"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FFC7CE"/>
            <w:noWrap/>
            <w:vAlign w:val="bottom"/>
            <w:hideMark/>
          </w:tcPr>
          <w:p w14:paraId="7BE888E4"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22D88792"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67D59F83"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single" w:sz="4" w:space="0" w:color="auto"/>
            </w:tcBorders>
            <w:shd w:val="clear" w:color="000000" w:fill="FFC7CE"/>
            <w:noWrap/>
            <w:vAlign w:val="bottom"/>
            <w:hideMark/>
          </w:tcPr>
          <w:p w14:paraId="09555CA1"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r>
      <w:tr w:rsidR="00F7449E" w:rsidRPr="0020749A" w14:paraId="4E1510E5" w14:textId="77777777" w:rsidTr="007A6E37">
        <w:trPr>
          <w:trHeight w:val="300"/>
        </w:trPr>
        <w:tc>
          <w:tcPr>
            <w:tcW w:w="0" w:type="auto"/>
            <w:tcBorders>
              <w:top w:val="nil"/>
              <w:left w:val="nil"/>
              <w:bottom w:val="nil"/>
              <w:right w:val="nil"/>
            </w:tcBorders>
            <w:shd w:val="clear" w:color="auto" w:fill="auto"/>
            <w:noWrap/>
            <w:vAlign w:val="bottom"/>
            <w:hideMark/>
          </w:tcPr>
          <w:p w14:paraId="6BC4792D"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appletonianum1</w:t>
            </w:r>
          </w:p>
        </w:tc>
        <w:tc>
          <w:tcPr>
            <w:tcW w:w="0" w:type="auto"/>
            <w:tcBorders>
              <w:top w:val="nil"/>
              <w:left w:val="single" w:sz="4" w:space="0" w:color="auto"/>
              <w:bottom w:val="nil"/>
              <w:right w:val="nil"/>
            </w:tcBorders>
            <w:shd w:val="clear" w:color="000000" w:fill="FFC7CE"/>
            <w:noWrap/>
            <w:vAlign w:val="bottom"/>
            <w:hideMark/>
          </w:tcPr>
          <w:p w14:paraId="6B69A576"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4EFD9248"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70E1BC14"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1EF948FF"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5C7230AF"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23C27F72"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6</w:t>
            </w:r>
          </w:p>
        </w:tc>
        <w:tc>
          <w:tcPr>
            <w:tcW w:w="0" w:type="auto"/>
            <w:tcBorders>
              <w:top w:val="nil"/>
              <w:left w:val="single" w:sz="4" w:space="0" w:color="auto"/>
              <w:bottom w:val="nil"/>
              <w:right w:val="single" w:sz="4" w:space="0" w:color="auto"/>
            </w:tcBorders>
            <w:shd w:val="clear" w:color="000000" w:fill="FFC7CE"/>
            <w:noWrap/>
            <w:vAlign w:val="bottom"/>
            <w:hideMark/>
          </w:tcPr>
          <w:p w14:paraId="779FF208"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6</w:t>
            </w:r>
          </w:p>
        </w:tc>
      </w:tr>
      <w:tr w:rsidR="00F7449E" w:rsidRPr="0020749A" w14:paraId="4589B3F3" w14:textId="77777777" w:rsidTr="007A6E37">
        <w:trPr>
          <w:trHeight w:val="300"/>
        </w:trPr>
        <w:tc>
          <w:tcPr>
            <w:tcW w:w="0" w:type="auto"/>
            <w:tcBorders>
              <w:top w:val="nil"/>
              <w:left w:val="nil"/>
              <w:bottom w:val="nil"/>
              <w:right w:val="nil"/>
            </w:tcBorders>
            <w:shd w:val="clear" w:color="auto" w:fill="auto"/>
            <w:noWrap/>
            <w:vAlign w:val="bottom"/>
            <w:hideMark/>
          </w:tcPr>
          <w:p w14:paraId="193601ED"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argus1</w:t>
            </w:r>
          </w:p>
        </w:tc>
        <w:tc>
          <w:tcPr>
            <w:tcW w:w="0" w:type="auto"/>
            <w:tcBorders>
              <w:top w:val="nil"/>
              <w:left w:val="single" w:sz="4" w:space="0" w:color="auto"/>
              <w:bottom w:val="nil"/>
              <w:right w:val="nil"/>
            </w:tcBorders>
            <w:shd w:val="clear" w:color="000000" w:fill="FFEB9C"/>
            <w:noWrap/>
            <w:vAlign w:val="bottom"/>
            <w:hideMark/>
          </w:tcPr>
          <w:p w14:paraId="47F4A7AE"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FFEB9C"/>
            <w:noWrap/>
            <w:vAlign w:val="bottom"/>
            <w:hideMark/>
          </w:tcPr>
          <w:p w14:paraId="0FD19C19"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775E3568"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7433DE2C"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FFEB9C"/>
            <w:noWrap/>
            <w:vAlign w:val="bottom"/>
            <w:hideMark/>
          </w:tcPr>
          <w:p w14:paraId="04DF46E2"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C6EFCE"/>
            <w:noWrap/>
            <w:vAlign w:val="bottom"/>
            <w:hideMark/>
          </w:tcPr>
          <w:p w14:paraId="04AEFA30"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47C0ABC0"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3/7</w:t>
            </w:r>
          </w:p>
        </w:tc>
      </w:tr>
      <w:tr w:rsidR="00F7449E" w:rsidRPr="0020749A" w14:paraId="486160A4" w14:textId="77777777" w:rsidTr="007A6E37">
        <w:trPr>
          <w:trHeight w:val="300"/>
        </w:trPr>
        <w:tc>
          <w:tcPr>
            <w:tcW w:w="0" w:type="auto"/>
            <w:tcBorders>
              <w:top w:val="nil"/>
              <w:left w:val="nil"/>
              <w:bottom w:val="nil"/>
              <w:right w:val="nil"/>
            </w:tcBorders>
            <w:shd w:val="clear" w:color="auto" w:fill="auto"/>
            <w:noWrap/>
            <w:vAlign w:val="bottom"/>
            <w:hideMark/>
          </w:tcPr>
          <w:p w14:paraId="4EC94AE4"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argus2_2</w:t>
            </w:r>
          </w:p>
        </w:tc>
        <w:tc>
          <w:tcPr>
            <w:tcW w:w="0" w:type="auto"/>
            <w:tcBorders>
              <w:top w:val="nil"/>
              <w:left w:val="single" w:sz="4" w:space="0" w:color="auto"/>
              <w:bottom w:val="nil"/>
              <w:right w:val="nil"/>
            </w:tcBorders>
            <w:shd w:val="clear" w:color="000000" w:fill="C6EFCE"/>
            <w:noWrap/>
            <w:vAlign w:val="bottom"/>
            <w:hideMark/>
          </w:tcPr>
          <w:p w14:paraId="1B4AEFF6"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4E46FC2"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AA03293"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EC12E16"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411BF0E"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7DB7DB6"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6A72923F"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F7449E" w:rsidRPr="0020749A" w14:paraId="2EF52E97" w14:textId="77777777" w:rsidTr="007A6E37">
        <w:trPr>
          <w:trHeight w:val="300"/>
        </w:trPr>
        <w:tc>
          <w:tcPr>
            <w:tcW w:w="0" w:type="auto"/>
            <w:tcBorders>
              <w:top w:val="nil"/>
              <w:left w:val="nil"/>
              <w:bottom w:val="nil"/>
              <w:right w:val="nil"/>
            </w:tcBorders>
            <w:shd w:val="clear" w:color="auto" w:fill="auto"/>
            <w:noWrap/>
            <w:vAlign w:val="bottom"/>
            <w:hideMark/>
          </w:tcPr>
          <w:p w14:paraId="5AC540AE"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barbatum1</w:t>
            </w:r>
          </w:p>
        </w:tc>
        <w:tc>
          <w:tcPr>
            <w:tcW w:w="0" w:type="auto"/>
            <w:tcBorders>
              <w:top w:val="nil"/>
              <w:left w:val="single" w:sz="4" w:space="0" w:color="auto"/>
              <w:bottom w:val="nil"/>
              <w:right w:val="nil"/>
            </w:tcBorders>
            <w:shd w:val="clear" w:color="000000" w:fill="FFC7CE"/>
            <w:noWrap/>
            <w:vAlign w:val="bottom"/>
            <w:hideMark/>
          </w:tcPr>
          <w:p w14:paraId="5C4F2987"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 (low)</w:t>
            </w:r>
          </w:p>
        </w:tc>
        <w:tc>
          <w:tcPr>
            <w:tcW w:w="0" w:type="auto"/>
            <w:tcBorders>
              <w:top w:val="nil"/>
              <w:left w:val="single" w:sz="4" w:space="0" w:color="auto"/>
              <w:bottom w:val="nil"/>
              <w:right w:val="nil"/>
            </w:tcBorders>
            <w:shd w:val="clear" w:color="000000" w:fill="FFEB9C"/>
            <w:noWrap/>
            <w:vAlign w:val="bottom"/>
            <w:hideMark/>
          </w:tcPr>
          <w:p w14:paraId="63F90379"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FFEB9C"/>
            <w:noWrap/>
            <w:vAlign w:val="bottom"/>
            <w:hideMark/>
          </w:tcPr>
          <w:p w14:paraId="63071438"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 3/1(low)</w:t>
            </w:r>
          </w:p>
        </w:tc>
        <w:tc>
          <w:tcPr>
            <w:tcW w:w="0" w:type="auto"/>
            <w:tcBorders>
              <w:top w:val="nil"/>
              <w:left w:val="single" w:sz="4" w:space="0" w:color="auto"/>
              <w:bottom w:val="nil"/>
              <w:right w:val="nil"/>
            </w:tcBorders>
            <w:shd w:val="clear" w:color="000000" w:fill="FFC7CE"/>
            <w:noWrap/>
            <w:vAlign w:val="bottom"/>
            <w:hideMark/>
          </w:tcPr>
          <w:p w14:paraId="219F8B54"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00B0C6F9"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FFC7CE"/>
            <w:noWrap/>
            <w:vAlign w:val="bottom"/>
            <w:hideMark/>
          </w:tcPr>
          <w:p w14:paraId="18CDED71"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EB9C"/>
            <w:noWrap/>
            <w:vAlign w:val="bottom"/>
            <w:hideMark/>
          </w:tcPr>
          <w:p w14:paraId="2F1AB742"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r>
      <w:tr w:rsidR="00F7449E" w:rsidRPr="0020749A" w14:paraId="1A2CD8CE" w14:textId="77777777" w:rsidTr="007A6E37">
        <w:trPr>
          <w:trHeight w:val="300"/>
        </w:trPr>
        <w:tc>
          <w:tcPr>
            <w:tcW w:w="0" w:type="auto"/>
            <w:tcBorders>
              <w:top w:val="nil"/>
              <w:left w:val="nil"/>
              <w:bottom w:val="nil"/>
              <w:right w:val="nil"/>
            </w:tcBorders>
            <w:shd w:val="clear" w:color="auto" w:fill="auto"/>
            <w:noWrap/>
            <w:vAlign w:val="bottom"/>
            <w:hideMark/>
          </w:tcPr>
          <w:p w14:paraId="0F091D41"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barbatum2_2</w:t>
            </w:r>
          </w:p>
        </w:tc>
        <w:tc>
          <w:tcPr>
            <w:tcW w:w="0" w:type="auto"/>
            <w:tcBorders>
              <w:top w:val="nil"/>
              <w:left w:val="single" w:sz="4" w:space="0" w:color="auto"/>
              <w:bottom w:val="nil"/>
              <w:right w:val="nil"/>
            </w:tcBorders>
            <w:shd w:val="clear" w:color="000000" w:fill="FFC7CE"/>
            <w:noWrap/>
            <w:vAlign w:val="bottom"/>
            <w:hideMark/>
          </w:tcPr>
          <w:p w14:paraId="6BB3FFE5"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736CDC00"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3(low)</w:t>
            </w:r>
          </w:p>
        </w:tc>
        <w:tc>
          <w:tcPr>
            <w:tcW w:w="0" w:type="auto"/>
            <w:tcBorders>
              <w:top w:val="nil"/>
              <w:left w:val="single" w:sz="4" w:space="0" w:color="auto"/>
              <w:bottom w:val="nil"/>
              <w:right w:val="nil"/>
            </w:tcBorders>
            <w:shd w:val="clear" w:color="000000" w:fill="FFEB9C"/>
            <w:noWrap/>
            <w:vAlign w:val="bottom"/>
            <w:hideMark/>
          </w:tcPr>
          <w:p w14:paraId="3240F27F"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0A3CDC7"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271A0464"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2C27338B"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76F117D9"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r>
      <w:tr w:rsidR="00F7449E" w:rsidRPr="0020749A" w14:paraId="2360D60B" w14:textId="77777777" w:rsidTr="007A6E37">
        <w:trPr>
          <w:trHeight w:val="300"/>
        </w:trPr>
        <w:tc>
          <w:tcPr>
            <w:tcW w:w="0" w:type="auto"/>
            <w:tcBorders>
              <w:top w:val="nil"/>
              <w:left w:val="nil"/>
              <w:bottom w:val="nil"/>
              <w:right w:val="nil"/>
            </w:tcBorders>
            <w:shd w:val="clear" w:color="auto" w:fill="auto"/>
            <w:noWrap/>
            <w:vAlign w:val="bottom"/>
            <w:hideMark/>
          </w:tcPr>
          <w:p w14:paraId="45862789"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bougainvilleanum1*</w:t>
            </w:r>
          </w:p>
        </w:tc>
        <w:tc>
          <w:tcPr>
            <w:tcW w:w="0" w:type="auto"/>
            <w:tcBorders>
              <w:top w:val="nil"/>
              <w:left w:val="single" w:sz="4" w:space="0" w:color="auto"/>
              <w:bottom w:val="nil"/>
              <w:right w:val="nil"/>
            </w:tcBorders>
            <w:shd w:val="clear" w:color="000000" w:fill="FFEB9C"/>
            <w:noWrap/>
            <w:vAlign w:val="bottom"/>
            <w:hideMark/>
          </w:tcPr>
          <w:p w14:paraId="46A77E4C"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7/1(low)</w:t>
            </w:r>
          </w:p>
        </w:tc>
        <w:tc>
          <w:tcPr>
            <w:tcW w:w="0" w:type="auto"/>
            <w:tcBorders>
              <w:top w:val="nil"/>
              <w:left w:val="single" w:sz="4" w:space="0" w:color="auto"/>
              <w:bottom w:val="nil"/>
              <w:right w:val="nil"/>
            </w:tcBorders>
            <w:shd w:val="clear" w:color="000000" w:fill="FFC7CE"/>
            <w:noWrap/>
            <w:vAlign w:val="bottom"/>
            <w:hideMark/>
          </w:tcPr>
          <w:p w14:paraId="22A5070C"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300C1E3E"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5BF103EB"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8302E94"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7B77C64B"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C7CE"/>
            <w:noWrap/>
            <w:vAlign w:val="bottom"/>
            <w:hideMark/>
          </w:tcPr>
          <w:p w14:paraId="3CFF25FB"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r>
      <w:tr w:rsidR="00F7449E" w:rsidRPr="0020749A" w14:paraId="6AB0788B" w14:textId="77777777" w:rsidTr="007A6E37">
        <w:trPr>
          <w:trHeight w:val="300"/>
        </w:trPr>
        <w:tc>
          <w:tcPr>
            <w:tcW w:w="0" w:type="auto"/>
            <w:tcBorders>
              <w:top w:val="nil"/>
              <w:left w:val="nil"/>
              <w:bottom w:val="nil"/>
              <w:right w:val="nil"/>
            </w:tcBorders>
            <w:shd w:val="clear" w:color="auto" w:fill="auto"/>
            <w:noWrap/>
            <w:vAlign w:val="bottom"/>
            <w:hideMark/>
          </w:tcPr>
          <w:p w14:paraId="55001EE4"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bullenianum1</w:t>
            </w:r>
          </w:p>
        </w:tc>
        <w:tc>
          <w:tcPr>
            <w:tcW w:w="0" w:type="auto"/>
            <w:tcBorders>
              <w:top w:val="nil"/>
              <w:left w:val="single" w:sz="4" w:space="0" w:color="auto"/>
              <w:bottom w:val="nil"/>
              <w:right w:val="nil"/>
            </w:tcBorders>
            <w:shd w:val="clear" w:color="000000" w:fill="FFEB9C"/>
            <w:noWrap/>
            <w:vAlign w:val="bottom"/>
            <w:hideMark/>
          </w:tcPr>
          <w:p w14:paraId="00ADE1D4"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 3/1(low)</w:t>
            </w:r>
          </w:p>
        </w:tc>
        <w:tc>
          <w:tcPr>
            <w:tcW w:w="0" w:type="auto"/>
            <w:tcBorders>
              <w:top w:val="nil"/>
              <w:left w:val="single" w:sz="4" w:space="0" w:color="auto"/>
              <w:bottom w:val="nil"/>
              <w:right w:val="nil"/>
            </w:tcBorders>
            <w:shd w:val="clear" w:color="000000" w:fill="FFC7CE"/>
            <w:noWrap/>
            <w:vAlign w:val="bottom"/>
            <w:hideMark/>
          </w:tcPr>
          <w:p w14:paraId="29BD430E"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5CC23D09"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22AC7C84"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 1/3</w:t>
            </w:r>
          </w:p>
        </w:tc>
        <w:tc>
          <w:tcPr>
            <w:tcW w:w="0" w:type="auto"/>
            <w:tcBorders>
              <w:top w:val="nil"/>
              <w:left w:val="single" w:sz="4" w:space="0" w:color="auto"/>
              <w:bottom w:val="nil"/>
              <w:right w:val="nil"/>
            </w:tcBorders>
            <w:shd w:val="clear" w:color="000000" w:fill="FFC7CE"/>
            <w:noWrap/>
            <w:vAlign w:val="bottom"/>
            <w:hideMark/>
          </w:tcPr>
          <w:p w14:paraId="4E31A7DF"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620200A2"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single" w:sz="4" w:space="0" w:color="auto"/>
            </w:tcBorders>
            <w:shd w:val="clear" w:color="000000" w:fill="FFEB9C"/>
            <w:noWrap/>
            <w:vAlign w:val="bottom"/>
            <w:hideMark/>
          </w:tcPr>
          <w:p w14:paraId="01DF32E7"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r>
      <w:tr w:rsidR="00F7449E" w:rsidRPr="0020749A" w14:paraId="735E6619" w14:textId="77777777" w:rsidTr="007A6E37">
        <w:trPr>
          <w:trHeight w:val="300"/>
        </w:trPr>
        <w:tc>
          <w:tcPr>
            <w:tcW w:w="0" w:type="auto"/>
            <w:tcBorders>
              <w:top w:val="nil"/>
              <w:left w:val="nil"/>
              <w:bottom w:val="nil"/>
              <w:right w:val="nil"/>
            </w:tcBorders>
            <w:shd w:val="clear" w:color="auto" w:fill="auto"/>
            <w:noWrap/>
            <w:vAlign w:val="bottom"/>
            <w:hideMark/>
          </w:tcPr>
          <w:p w14:paraId="0F0D6849"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callosum1</w:t>
            </w:r>
          </w:p>
        </w:tc>
        <w:tc>
          <w:tcPr>
            <w:tcW w:w="0" w:type="auto"/>
            <w:tcBorders>
              <w:top w:val="nil"/>
              <w:left w:val="single" w:sz="4" w:space="0" w:color="auto"/>
              <w:bottom w:val="nil"/>
              <w:right w:val="nil"/>
            </w:tcBorders>
            <w:shd w:val="clear" w:color="000000" w:fill="FFC7CE"/>
            <w:noWrap/>
            <w:vAlign w:val="bottom"/>
            <w:hideMark/>
          </w:tcPr>
          <w:p w14:paraId="10665F56"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6</w:t>
            </w:r>
          </w:p>
        </w:tc>
        <w:tc>
          <w:tcPr>
            <w:tcW w:w="0" w:type="auto"/>
            <w:tcBorders>
              <w:top w:val="nil"/>
              <w:left w:val="single" w:sz="4" w:space="0" w:color="auto"/>
              <w:bottom w:val="nil"/>
              <w:right w:val="nil"/>
            </w:tcBorders>
            <w:shd w:val="clear" w:color="000000" w:fill="FFEB9C"/>
            <w:noWrap/>
            <w:vAlign w:val="bottom"/>
            <w:hideMark/>
          </w:tcPr>
          <w:p w14:paraId="42641D2A"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 6/3(low)</w:t>
            </w:r>
          </w:p>
        </w:tc>
        <w:tc>
          <w:tcPr>
            <w:tcW w:w="0" w:type="auto"/>
            <w:tcBorders>
              <w:top w:val="nil"/>
              <w:left w:val="single" w:sz="4" w:space="0" w:color="auto"/>
              <w:bottom w:val="nil"/>
              <w:right w:val="nil"/>
            </w:tcBorders>
            <w:shd w:val="clear" w:color="000000" w:fill="FFEB9C"/>
            <w:noWrap/>
            <w:vAlign w:val="bottom"/>
            <w:hideMark/>
          </w:tcPr>
          <w:p w14:paraId="15BFB392"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76589D4F"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1(low)</w:t>
            </w:r>
          </w:p>
        </w:tc>
        <w:tc>
          <w:tcPr>
            <w:tcW w:w="0" w:type="auto"/>
            <w:tcBorders>
              <w:top w:val="nil"/>
              <w:left w:val="single" w:sz="4" w:space="0" w:color="auto"/>
              <w:bottom w:val="nil"/>
              <w:right w:val="nil"/>
            </w:tcBorders>
            <w:shd w:val="clear" w:color="000000" w:fill="FFC7CE"/>
            <w:noWrap/>
            <w:vAlign w:val="bottom"/>
            <w:hideMark/>
          </w:tcPr>
          <w:p w14:paraId="4097E585"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1E4D090B"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6</w:t>
            </w:r>
          </w:p>
        </w:tc>
        <w:tc>
          <w:tcPr>
            <w:tcW w:w="0" w:type="auto"/>
            <w:tcBorders>
              <w:top w:val="nil"/>
              <w:left w:val="single" w:sz="4" w:space="0" w:color="auto"/>
              <w:bottom w:val="nil"/>
              <w:right w:val="single" w:sz="4" w:space="0" w:color="auto"/>
            </w:tcBorders>
            <w:shd w:val="clear" w:color="000000" w:fill="FFC7CE"/>
            <w:noWrap/>
            <w:vAlign w:val="bottom"/>
            <w:hideMark/>
          </w:tcPr>
          <w:p w14:paraId="0C60A9CA"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6</w:t>
            </w:r>
          </w:p>
        </w:tc>
      </w:tr>
      <w:tr w:rsidR="00F7449E" w:rsidRPr="0020749A" w14:paraId="5CD2A564" w14:textId="77777777" w:rsidTr="007A6E37">
        <w:trPr>
          <w:trHeight w:val="300"/>
        </w:trPr>
        <w:tc>
          <w:tcPr>
            <w:tcW w:w="0" w:type="auto"/>
            <w:tcBorders>
              <w:top w:val="nil"/>
              <w:left w:val="nil"/>
              <w:bottom w:val="nil"/>
              <w:right w:val="nil"/>
            </w:tcBorders>
            <w:shd w:val="clear" w:color="auto" w:fill="auto"/>
            <w:noWrap/>
            <w:vAlign w:val="bottom"/>
            <w:hideMark/>
          </w:tcPr>
          <w:p w14:paraId="077FC45F"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callosum2</w:t>
            </w:r>
          </w:p>
        </w:tc>
        <w:tc>
          <w:tcPr>
            <w:tcW w:w="0" w:type="auto"/>
            <w:tcBorders>
              <w:top w:val="nil"/>
              <w:left w:val="single" w:sz="4" w:space="0" w:color="auto"/>
              <w:bottom w:val="nil"/>
              <w:right w:val="nil"/>
            </w:tcBorders>
            <w:shd w:val="clear" w:color="000000" w:fill="FFC7CE"/>
            <w:noWrap/>
            <w:vAlign w:val="bottom"/>
            <w:hideMark/>
          </w:tcPr>
          <w:p w14:paraId="4B9D2A95"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67776733"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6ABEFDE5"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3C1F2963"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128383B9"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5A6111FE"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58FC298B"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r>
      <w:tr w:rsidR="00F7449E" w:rsidRPr="0020749A" w14:paraId="4588D43E" w14:textId="77777777" w:rsidTr="007A6E37">
        <w:trPr>
          <w:trHeight w:val="300"/>
        </w:trPr>
        <w:tc>
          <w:tcPr>
            <w:tcW w:w="0" w:type="auto"/>
            <w:tcBorders>
              <w:top w:val="nil"/>
              <w:left w:val="nil"/>
              <w:bottom w:val="nil"/>
              <w:right w:val="nil"/>
            </w:tcBorders>
            <w:shd w:val="clear" w:color="auto" w:fill="auto"/>
            <w:noWrap/>
            <w:vAlign w:val="bottom"/>
            <w:hideMark/>
          </w:tcPr>
          <w:p w14:paraId="181FDCC0"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callosum3</w:t>
            </w:r>
          </w:p>
        </w:tc>
        <w:tc>
          <w:tcPr>
            <w:tcW w:w="0" w:type="auto"/>
            <w:tcBorders>
              <w:top w:val="nil"/>
              <w:left w:val="single" w:sz="4" w:space="0" w:color="auto"/>
              <w:bottom w:val="nil"/>
              <w:right w:val="nil"/>
            </w:tcBorders>
            <w:shd w:val="clear" w:color="000000" w:fill="FFEB9C"/>
            <w:noWrap/>
            <w:vAlign w:val="bottom"/>
            <w:hideMark/>
          </w:tcPr>
          <w:p w14:paraId="1964690D"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3C1ECD26"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4B0F1D7"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2</w:t>
            </w:r>
          </w:p>
        </w:tc>
        <w:tc>
          <w:tcPr>
            <w:tcW w:w="0" w:type="auto"/>
            <w:tcBorders>
              <w:top w:val="nil"/>
              <w:left w:val="single" w:sz="4" w:space="0" w:color="auto"/>
              <w:bottom w:val="nil"/>
              <w:right w:val="nil"/>
            </w:tcBorders>
            <w:shd w:val="clear" w:color="000000" w:fill="FFEB9C"/>
            <w:noWrap/>
            <w:vAlign w:val="bottom"/>
            <w:hideMark/>
          </w:tcPr>
          <w:p w14:paraId="133A8014"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465030DE"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0D6F97EF"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0D2452CA"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F7449E" w:rsidRPr="0020749A" w14:paraId="5BDE3FC3" w14:textId="77777777" w:rsidTr="007A6E37">
        <w:trPr>
          <w:trHeight w:val="300"/>
        </w:trPr>
        <w:tc>
          <w:tcPr>
            <w:tcW w:w="0" w:type="auto"/>
            <w:tcBorders>
              <w:top w:val="nil"/>
              <w:left w:val="nil"/>
              <w:bottom w:val="nil"/>
              <w:right w:val="nil"/>
            </w:tcBorders>
            <w:shd w:val="clear" w:color="auto" w:fill="auto"/>
            <w:noWrap/>
            <w:vAlign w:val="bottom"/>
            <w:hideMark/>
          </w:tcPr>
          <w:p w14:paraId="2D432597"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dayanum1</w:t>
            </w:r>
          </w:p>
        </w:tc>
        <w:tc>
          <w:tcPr>
            <w:tcW w:w="0" w:type="auto"/>
            <w:tcBorders>
              <w:top w:val="nil"/>
              <w:left w:val="single" w:sz="4" w:space="0" w:color="auto"/>
              <w:bottom w:val="nil"/>
              <w:right w:val="nil"/>
            </w:tcBorders>
            <w:shd w:val="clear" w:color="000000" w:fill="FFEB9C"/>
            <w:noWrap/>
            <w:vAlign w:val="bottom"/>
            <w:hideMark/>
          </w:tcPr>
          <w:p w14:paraId="0405EE3F"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729198F0"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56A515EA"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16468D0C"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2B9DD370"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60C52D80"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6</w:t>
            </w:r>
          </w:p>
        </w:tc>
        <w:tc>
          <w:tcPr>
            <w:tcW w:w="0" w:type="auto"/>
            <w:tcBorders>
              <w:top w:val="nil"/>
              <w:left w:val="single" w:sz="4" w:space="0" w:color="auto"/>
              <w:bottom w:val="nil"/>
              <w:right w:val="single" w:sz="4" w:space="0" w:color="auto"/>
            </w:tcBorders>
            <w:shd w:val="clear" w:color="000000" w:fill="FFEB9C"/>
            <w:noWrap/>
            <w:vAlign w:val="bottom"/>
            <w:hideMark/>
          </w:tcPr>
          <w:p w14:paraId="076F8216"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r>
      <w:tr w:rsidR="00F7449E" w:rsidRPr="0020749A" w14:paraId="4D81D644" w14:textId="77777777" w:rsidTr="007A6E37">
        <w:trPr>
          <w:trHeight w:val="300"/>
        </w:trPr>
        <w:tc>
          <w:tcPr>
            <w:tcW w:w="0" w:type="auto"/>
            <w:tcBorders>
              <w:top w:val="nil"/>
              <w:left w:val="nil"/>
              <w:bottom w:val="nil"/>
              <w:right w:val="nil"/>
            </w:tcBorders>
            <w:shd w:val="clear" w:color="auto" w:fill="auto"/>
            <w:noWrap/>
            <w:vAlign w:val="bottom"/>
            <w:hideMark/>
          </w:tcPr>
          <w:p w14:paraId="7840F766"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dayanum2_3</w:t>
            </w:r>
          </w:p>
        </w:tc>
        <w:tc>
          <w:tcPr>
            <w:tcW w:w="0" w:type="auto"/>
            <w:tcBorders>
              <w:top w:val="nil"/>
              <w:left w:val="single" w:sz="4" w:space="0" w:color="auto"/>
              <w:bottom w:val="nil"/>
              <w:right w:val="nil"/>
            </w:tcBorders>
            <w:shd w:val="clear" w:color="000000" w:fill="FFEB9C"/>
            <w:noWrap/>
            <w:vAlign w:val="bottom"/>
            <w:hideMark/>
          </w:tcPr>
          <w:p w14:paraId="6F6002E8"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7/2</w:t>
            </w:r>
          </w:p>
        </w:tc>
        <w:tc>
          <w:tcPr>
            <w:tcW w:w="0" w:type="auto"/>
            <w:tcBorders>
              <w:top w:val="nil"/>
              <w:left w:val="single" w:sz="4" w:space="0" w:color="auto"/>
              <w:bottom w:val="nil"/>
              <w:right w:val="nil"/>
            </w:tcBorders>
            <w:shd w:val="clear" w:color="000000" w:fill="C6EFCE"/>
            <w:noWrap/>
            <w:vAlign w:val="bottom"/>
            <w:hideMark/>
          </w:tcPr>
          <w:p w14:paraId="515C6C0D"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1AA0C9B"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FFEB9C"/>
            <w:noWrap/>
            <w:vAlign w:val="bottom"/>
            <w:hideMark/>
          </w:tcPr>
          <w:p w14:paraId="53B28700"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02F1EC09"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6</w:t>
            </w:r>
          </w:p>
        </w:tc>
        <w:tc>
          <w:tcPr>
            <w:tcW w:w="0" w:type="auto"/>
            <w:tcBorders>
              <w:top w:val="nil"/>
              <w:left w:val="single" w:sz="4" w:space="0" w:color="auto"/>
              <w:bottom w:val="nil"/>
              <w:right w:val="nil"/>
            </w:tcBorders>
            <w:shd w:val="clear" w:color="000000" w:fill="C6EFCE"/>
            <w:noWrap/>
            <w:vAlign w:val="bottom"/>
            <w:hideMark/>
          </w:tcPr>
          <w:p w14:paraId="15F8D15D"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0584AA31"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r>
      <w:tr w:rsidR="00F7449E" w:rsidRPr="0020749A" w14:paraId="6BFCFB48" w14:textId="77777777" w:rsidTr="007A6E37">
        <w:trPr>
          <w:trHeight w:val="300"/>
        </w:trPr>
        <w:tc>
          <w:tcPr>
            <w:tcW w:w="0" w:type="auto"/>
            <w:tcBorders>
              <w:top w:val="nil"/>
              <w:left w:val="nil"/>
              <w:bottom w:val="nil"/>
              <w:right w:val="nil"/>
            </w:tcBorders>
            <w:shd w:val="clear" w:color="auto" w:fill="auto"/>
            <w:noWrap/>
            <w:vAlign w:val="bottom"/>
            <w:hideMark/>
          </w:tcPr>
          <w:p w14:paraId="0905DEF3"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dayanum2</w:t>
            </w:r>
          </w:p>
        </w:tc>
        <w:tc>
          <w:tcPr>
            <w:tcW w:w="0" w:type="auto"/>
            <w:tcBorders>
              <w:top w:val="nil"/>
              <w:left w:val="single" w:sz="4" w:space="0" w:color="auto"/>
              <w:bottom w:val="nil"/>
              <w:right w:val="nil"/>
            </w:tcBorders>
            <w:shd w:val="clear" w:color="000000" w:fill="FFC7CE"/>
            <w:noWrap/>
            <w:vAlign w:val="bottom"/>
            <w:hideMark/>
          </w:tcPr>
          <w:p w14:paraId="4146C780"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53604E51"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30A96AF2"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6E788081"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 3/1(low)</w:t>
            </w:r>
          </w:p>
        </w:tc>
        <w:tc>
          <w:tcPr>
            <w:tcW w:w="0" w:type="auto"/>
            <w:tcBorders>
              <w:top w:val="nil"/>
              <w:left w:val="single" w:sz="4" w:space="0" w:color="auto"/>
              <w:bottom w:val="nil"/>
              <w:right w:val="nil"/>
            </w:tcBorders>
            <w:shd w:val="clear" w:color="000000" w:fill="FFEB9C"/>
            <w:noWrap/>
            <w:vAlign w:val="bottom"/>
            <w:hideMark/>
          </w:tcPr>
          <w:p w14:paraId="1FE6D6B7"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75C7FC13"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single" w:sz="4" w:space="0" w:color="auto"/>
            </w:tcBorders>
            <w:shd w:val="clear" w:color="000000" w:fill="FFEB9C"/>
            <w:noWrap/>
            <w:vAlign w:val="bottom"/>
            <w:hideMark/>
          </w:tcPr>
          <w:p w14:paraId="141E5DB1"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r>
      <w:tr w:rsidR="00F7449E" w:rsidRPr="0020749A" w14:paraId="40002985" w14:textId="77777777" w:rsidTr="007A6E37">
        <w:trPr>
          <w:trHeight w:val="300"/>
        </w:trPr>
        <w:tc>
          <w:tcPr>
            <w:tcW w:w="0" w:type="auto"/>
            <w:tcBorders>
              <w:top w:val="nil"/>
              <w:left w:val="nil"/>
              <w:bottom w:val="nil"/>
              <w:right w:val="nil"/>
            </w:tcBorders>
            <w:shd w:val="clear" w:color="auto" w:fill="auto"/>
            <w:noWrap/>
            <w:vAlign w:val="bottom"/>
            <w:hideMark/>
          </w:tcPr>
          <w:p w14:paraId="6340EAE5"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fowliei1*</w:t>
            </w:r>
          </w:p>
        </w:tc>
        <w:tc>
          <w:tcPr>
            <w:tcW w:w="0" w:type="auto"/>
            <w:tcBorders>
              <w:top w:val="nil"/>
              <w:left w:val="single" w:sz="4" w:space="0" w:color="auto"/>
              <w:bottom w:val="nil"/>
              <w:right w:val="nil"/>
            </w:tcBorders>
            <w:shd w:val="clear" w:color="000000" w:fill="FFC7CE"/>
            <w:noWrap/>
            <w:vAlign w:val="bottom"/>
            <w:hideMark/>
          </w:tcPr>
          <w:p w14:paraId="4C804934"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70852CF3"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01A570B"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D8A2912"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48567CD8"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39003420"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7DC784E"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F7449E" w:rsidRPr="0020749A" w14:paraId="5B4D033D" w14:textId="77777777" w:rsidTr="007A6E37">
        <w:trPr>
          <w:trHeight w:val="300"/>
        </w:trPr>
        <w:tc>
          <w:tcPr>
            <w:tcW w:w="0" w:type="auto"/>
            <w:tcBorders>
              <w:top w:val="nil"/>
              <w:left w:val="nil"/>
              <w:bottom w:val="nil"/>
              <w:right w:val="nil"/>
            </w:tcBorders>
            <w:shd w:val="clear" w:color="auto" w:fill="auto"/>
            <w:noWrap/>
            <w:vAlign w:val="bottom"/>
            <w:hideMark/>
          </w:tcPr>
          <w:p w14:paraId="61459D58"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fowliei2*</w:t>
            </w:r>
          </w:p>
        </w:tc>
        <w:tc>
          <w:tcPr>
            <w:tcW w:w="0" w:type="auto"/>
            <w:tcBorders>
              <w:top w:val="nil"/>
              <w:left w:val="single" w:sz="4" w:space="0" w:color="auto"/>
              <w:bottom w:val="nil"/>
              <w:right w:val="nil"/>
            </w:tcBorders>
            <w:shd w:val="clear" w:color="000000" w:fill="FFEB9C"/>
            <w:noWrap/>
            <w:vAlign w:val="bottom"/>
            <w:hideMark/>
          </w:tcPr>
          <w:p w14:paraId="46B2247E"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3B2EC25A"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BE2C29A"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15504180"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2ED7DC7"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2BFF1090"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C7CE"/>
            <w:noWrap/>
            <w:vAlign w:val="bottom"/>
            <w:hideMark/>
          </w:tcPr>
          <w:p w14:paraId="732B32E9"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r>
      <w:tr w:rsidR="00F7449E" w:rsidRPr="0020749A" w14:paraId="3DD6E9D1" w14:textId="77777777" w:rsidTr="007A6E37">
        <w:trPr>
          <w:trHeight w:val="300"/>
        </w:trPr>
        <w:tc>
          <w:tcPr>
            <w:tcW w:w="0" w:type="auto"/>
            <w:tcBorders>
              <w:top w:val="nil"/>
              <w:left w:val="nil"/>
              <w:bottom w:val="nil"/>
              <w:right w:val="nil"/>
            </w:tcBorders>
            <w:shd w:val="clear" w:color="auto" w:fill="auto"/>
            <w:noWrap/>
            <w:vAlign w:val="bottom"/>
            <w:hideMark/>
          </w:tcPr>
          <w:p w14:paraId="348218E5"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hennisianum1</w:t>
            </w:r>
          </w:p>
        </w:tc>
        <w:tc>
          <w:tcPr>
            <w:tcW w:w="0" w:type="auto"/>
            <w:tcBorders>
              <w:top w:val="nil"/>
              <w:left w:val="single" w:sz="4" w:space="0" w:color="auto"/>
              <w:bottom w:val="nil"/>
              <w:right w:val="nil"/>
            </w:tcBorders>
            <w:shd w:val="clear" w:color="000000" w:fill="FFEB9C"/>
            <w:noWrap/>
            <w:vAlign w:val="bottom"/>
            <w:hideMark/>
          </w:tcPr>
          <w:p w14:paraId="7E01EBF2"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 3/1</w:t>
            </w:r>
          </w:p>
        </w:tc>
        <w:tc>
          <w:tcPr>
            <w:tcW w:w="0" w:type="auto"/>
            <w:tcBorders>
              <w:top w:val="nil"/>
              <w:left w:val="single" w:sz="4" w:space="0" w:color="auto"/>
              <w:bottom w:val="nil"/>
              <w:right w:val="nil"/>
            </w:tcBorders>
            <w:shd w:val="clear" w:color="000000" w:fill="FFC7CE"/>
            <w:noWrap/>
            <w:vAlign w:val="bottom"/>
            <w:hideMark/>
          </w:tcPr>
          <w:p w14:paraId="2AC58C31"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779FEF37"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DA912C1"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6A416707"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6A1A6D7A"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EB9C"/>
            <w:noWrap/>
            <w:vAlign w:val="bottom"/>
            <w:hideMark/>
          </w:tcPr>
          <w:p w14:paraId="12E6DDC7"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1/7</w:t>
            </w:r>
          </w:p>
        </w:tc>
      </w:tr>
      <w:tr w:rsidR="00F7449E" w:rsidRPr="0020749A" w14:paraId="451A1ACD" w14:textId="77777777" w:rsidTr="007A6E37">
        <w:trPr>
          <w:trHeight w:val="300"/>
        </w:trPr>
        <w:tc>
          <w:tcPr>
            <w:tcW w:w="0" w:type="auto"/>
            <w:tcBorders>
              <w:top w:val="nil"/>
              <w:left w:val="nil"/>
              <w:bottom w:val="nil"/>
              <w:right w:val="nil"/>
            </w:tcBorders>
            <w:shd w:val="clear" w:color="auto" w:fill="auto"/>
            <w:noWrap/>
            <w:vAlign w:val="bottom"/>
            <w:hideMark/>
          </w:tcPr>
          <w:p w14:paraId="78D4DE8C"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hennisianum2_1</w:t>
            </w:r>
          </w:p>
        </w:tc>
        <w:tc>
          <w:tcPr>
            <w:tcW w:w="0" w:type="auto"/>
            <w:tcBorders>
              <w:top w:val="nil"/>
              <w:left w:val="single" w:sz="4" w:space="0" w:color="auto"/>
              <w:bottom w:val="nil"/>
              <w:right w:val="nil"/>
            </w:tcBorders>
            <w:shd w:val="clear" w:color="000000" w:fill="FFEB9C"/>
            <w:noWrap/>
            <w:vAlign w:val="bottom"/>
            <w:hideMark/>
          </w:tcPr>
          <w:p w14:paraId="196AA915"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3/7(low)</w:t>
            </w:r>
          </w:p>
        </w:tc>
        <w:tc>
          <w:tcPr>
            <w:tcW w:w="0" w:type="auto"/>
            <w:tcBorders>
              <w:top w:val="nil"/>
              <w:left w:val="single" w:sz="4" w:space="0" w:color="auto"/>
              <w:bottom w:val="nil"/>
              <w:right w:val="nil"/>
            </w:tcBorders>
            <w:shd w:val="clear" w:color="000000" w:fill="FFC7CE"/>
            <w:noWrap/>
            <w:vAlign w:val="bottom"/>
            <w:hideMark/>
          </w:tcPr>
          <w:p w14:paraId="2BE546CC"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15D9D47B"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0B93A63"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7/3(low)</w:t>
            </w:r>
          </w:p>
        </w:tc>
        <w:tc>
          <w:tcPr>
            <w:tcW w:w="0" w:type="auto"/>
            <w:tcBorders>
              <w:top w:val="nil"/>
              <w:left w:val="single" w:sz="4" w:space="0" w:color="auto"/>
              <w:bottom w:val="nil"/>
              <w:right w:val="nil"/>
            </w:tcBorders>
            <w:shd w:val="clear" w:color="000000" w:fill="FFEB9C"/>
            <w:noWrap/>
            <w:vAlign w:val="bottom"/>
            <w:hideMark/>
          </w:tcPr>
          <w:p w14:paraId="3D01E1A6"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C6EFCE"/>
            <w:noWrap/>
            <w:vAlign w:val="bottom"/>
            <w:hideMark/>
          </w:tcPr>
          <w:p w14:paraId="0C3A768C"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39E29926"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r>
      <w:tr w:rsidR="00F7449E" w:rsidRPr="0020749A" w14:paraId="2220F03D" w14:textId="77777777" w:rsidTr="007A6E37">
        <w:trPr>
          <w:trHeight w:val="300"/>
        </w:trPr>
        <w:tc>
          <w:tcPr>
            <w:tcW w:w="0" w:type="auto"/>
            <w:tcBorders>
              <w:top w:val="nil"/>
              <w:left w:val="nil"/>
              <w:bottom w:val="nil"/>
              <w:right w:val="nil"/>
            </w:tcBorders>
            <w:shd w:val="clear" w:color="auto" w:fill="auto"/>
            <w:noWrap/>
            <w:vAlign w:val="bottom"/>
            <w:hideMark/>
          </w:tcPr>
          <w:p w14:paraId="1582F5B4"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hennisianum2</w:t>
            </w:r>
          </w:p>
        </w:tc>
        <w:tc>
          <w:tcPr>
            <w:tcW w:w="0" w:type="auto"/>
            <w:tcBorders>
              <w:top w:val="nil"/>
              <w:left w:val="single" w:sz="4" w:space="0" w:color="auto"/>
              <w:bottom w:val="nil"/>
              <w:right w:val="nil"/>
            </w:tcBorders>
            <w:shd w:val="clear" w:color="000000" w:fill="FFC7CE"/>
            <w:noWrap/>
            <w:vAlign w:val="bottom"/>
            <w:hideMark/>
          </w:tcPr>
          <w:p w14:paraId="5C18BBF4"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3BEF5702"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Correct(low)</w:t>
            </w:r>
          </w:p>
        </w:tc>
        <w:tc>
          <w:tcPr>
            <w:tcW w:w="0" w:type="auto"/>
            <w:tcBorders>
              <w:top w:val="nil"/>
              <w:left w:val="single" w:sz="4" w:space="0" w:color="auto"/>
              <w:bottom w:val="nil"/>
              <w:right w:val="nil"/>
            </w:tcBorders>
            <w:shd w:val="clear" w:color="000000" w:fill="FFC7CE"/>
            <w:noWrap/>
            <w:vAlign w:val="bottom"/>
            <w:hideMark/>
          </w:tcPr>
          <w:p w14:paraId="67E9B99F"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0C82F70F"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174CBC50"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75E115F0"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5</w:t>
            </w:r>
          </w:p>
        </w:tc>
        <w:tc>
          <w:tcPr>
            <w:tcW w:w="0" w:type="auto"/>
            <w:tcBorders>
              <w:top w:val="nil"/>
              <w:left w:val="single" w:sz="4" w:space="0" w:color="auto"/>
              <w:bottom w:val="nil"/>
              <w:right w:val="single" w:sz="4" w:space="0" w:color="auto"/>
            </w:tcBorders>
            <w:shd w:val="clear" w:color="000000" w:fill="FFEB9C"/>
            <w:noWrap/>
            <w:vAlign w:val="bottom"/>
            <w:hideMark/>
          </w:tcPr>
          <w:p w14:paraId="57137FF6"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r>
      <w:tr w:rsidR="00F7449E" w:rsidRPr="0020749A" w14:paraId="5EE56879" w14:textId="77777777" w:rsidTr="007A6E37">
        <w:trPr>
          <w:trHeight w:val="300"/>
        </w:trPr>
        <w:tc>
          <w:tcPr>
            <w:tcW w:w="0" w:type="auto"/>
            <w:tcBorders>
              <w:top w:val="nil"/>
              <w:left w:val="nil"/>
              <w:bottom w:val="nil"/>
              <w:right w:val="nil"/>
            </w:tcBorders>
            <w:shd w:val="clear" w:color="auto" w:fill="auto"/>
            <w:noWrap/>
            <w:vAlign w:val="bottom"/>
            <w:hideMark/>
          </w:tcPr>
          <w:p w14:paraId="64AD0EE7"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lastRenderedPageBreak/>
              <w:t>hookerae1</w:t>
            </w:r>
          </w:p>
        </w:tc>
        <w:tc>
          <w:tcPr>
            <w:tcW w:w="0" w:type="auto"/>
            <w:tcBorders>
              <w:top w:val="nil"/>
              <w:left w:val="single" w:sz="4" w:space="0" w:color="auto"/>
              <w:bottom w:val="nil"/>
              <w:right w:val="nil"/>
            </w:tcBorders>
            <w:shd w:val="clear" w:color="000000" w:fill="FFC7CE"/>
            <w:noWrap/>
            <w:vAlign w:val="bottom"/>
            <w:hideMark/>
          </w:tcPr>
          <w:p w14:paraId="5E219D57"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A9E0240"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2AC91D74"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07BBA92"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25B114D5"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3(low)</w:t>
            </w:r>
          </w:p>
        </w:tc>
        <w:tc>
          <w:tcPr>
            <w:tcW w:w="0" w:type="auto"/>
            <w:tcBorders>
              <w:top w:val="nil"/>
              <w:left w:val="single" w:sz="4" w:space="0" w:color="auto"/>
              <w:bottom w:val="nil"/>
              <w:right w:val="nil"/>
            </w:tcBorders>
            <w:shd w:val="clear" w:color="000000" w:fill="FFC7CE"/>
            <w:noWrap/>
            <w:vAlign w:val="bottom"/>
            <w:hideMark/>
          </w:tcPr>
          <w:p w14:paraId="15790626"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C7CE"/>
            <w:noWrap/>
            <w:vAlign w:val="bottom"/>
            <w:hideMark/>
          </w:tcPr>
          <w:p w14:paraId="5EEDABD1"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r>
      <w:tr w:rsidR="00F7449E" w:rsidRPr="0020749A" w14:paraId="53A3F60E" w14:textId="77777777" w:rsidTr="007A6E37">
        <w:trPr>
          <w:trHeight w:val="300"/>
        </w:trPr>
        <w:tc>
          <w:tcPr>
            <w:tcW w:w="0" w:type="auto"/>
            <w:tcBorders>
              <w:top w:val="nil"/>
              <w:left w:val="nil"/>
              <w:bottom w:val="nil"/>
              <w:right w:val="nil"/>
            </w:tcBorders>
            <w:shd w:val="clear" w:color="auto" w:fill="auto"/>
            <w:noWrap/>
            <w:vAlign w:val="bottom"/>
            <w:hideMark/>
          </w:tcPr>
          <w:p w14:paraId="21E5CF90"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hookerae2_4</w:t>
            </w:r>
          </w:p>
        </w:tc>
        <w:tc>
          <w:tcPr>
            <w:tcW w:w="0" w:type="auto"/>
            <w:tcBorders>
              <w:top w:val="nil"/>
              <w:left w:val="single" w:sz="4" w:space="0" w:color="auto"/>
              <w:bottom w:val="nil"/>
              <w:right w:val="nil"/>
            </w:tcBorders>
            <w:shd w:val="clear" w:color="000000" w:fill="C6EFCE"/>
            <w:noWrap/>
            <w:vAlign w:val="bottom"/>
            <w:hideMark/>
          </w:tcPr>
          <w:p w14:paraId="0858867B"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72BD4E1"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77929E6A"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4ED4512D"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23B112D"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F0EBF6A"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3D23E12"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F7449E" w:rsidRPr="0020749A" w14:paraId="33974A00" w14:textId="77777777" w:rsidTr="007A6E37">
        <w:trPr>
          <w:trHeight w:val="300"/>
        </w:trPr>
        <w:tc>
          <w:tcPr>
            <w:tcW w:w="0" w:type="auto"/>
            <w:tcBorders>
              <w:top w:val="nil"/>
              <w:left w:val="nil"/>
              <w:bottom w:val="nil"/>
              <w:right w:val="nil"/>
            </w:tcBorders>
            <w:shd w:val="clear" w:color="auto" w:fill="auto"/>
            <w:noWrap/>
            <w:vAlign w:val="bottom"/>
            <w:hideMark/>
          </w:tcPr>
          <w:p w14:paraId="542355CB"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javanicum1*</w:t>
            </w:r>
          </w:p>
        </w:tc>
        <w:tc>
          <w:tcPr>
            <w:tcW w:w="0" w:type="auto"/>
            <w:tcBorders>
              <w:top w:val="nil"/>
              <w:left w:val="single" w:sz="4" w:space="0" w:color="auto"/>
              <w:bottom w:val="nil"/>
              <w:right w:val="nil"/>
            </w:tcBorders>
            <w:shd w:val="clear" w:color="000000" w:fill="C6EFCE"/>
            <w:noWrap/>
            <w:vAlign w:val="bottom"/>
            <w:hideMark/>
          </w:tcPr>
          <w:p w14:paraId="6A9F3D5C"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A01F2D9"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7CE5569"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01AF6A40"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1/2/7(low)</w:t>
            </w:r>
          </w:p>
        </w:tc>
        <w:tc>
          <w:tcPr>
            <w:tcW w:w="0" w:type="auto"/>
            <w:tcBorders>
              <w:top w:val="nil"/>
              <w:left w:val="single" w:sz="4" w:space="0" w:color="auto"/>
              <w:bottom w:val="nil"/>
              <w:right w:val="nil"/>
            </w:tcBorders>
            <w:shd w:val="clear" w:color="000000" w:fill="C6EFCE"/>
            <w:noWrap/>
            <w:vAlign w:val="bottom"/>
            <w:hideMark/>
          </w:tcPr>
          <w:p w14:paraId="418BC934"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AB2B353"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496430F"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F7449E" w:rsidRPr="0020749A" w14:paraId="1739C5CF" w14:textId="77777777" w:rsidTr="007A6E37">
        <w:trPr>
          <w:trHeight w:val="300"/>
        </w:trPr>
        <w:tc>
          <w:tcPr>
            <w:tcW w:w="0" w:type="auto"/>
            <w:tcBorders>
              <w:top w:val="nil"/>
              <w:left w:val="nil"/>
              <w:bottom w:val="nil"/>
              <w:right w:val="nil"/>
            </w:tcBorders>
            <w:shd w:val="clear" w:color="auto" w:fill="auto"/>
            <w:noWrap/>
            <w:vAlign w:val="bottom"/>
            <w:hideMark/>
          </w:tcPr>
          <w:p w14:paraId="4DFEBAA4"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javanicum2*</w:t>
            </w:r>
          </w:p>
        </w:tc>
        <w:tc>
          <w:tcPr>
            <w:tcW w:w="0" w:type="auto"/>
            <w:tcBorders>
              <w:top w:val="nil"/>
              <w:left w:val="single" w:sz="4" w:space="0" w:color="auto"/>
              <w:bottom w:val="nil"/>
              <w:right w:val="nil"/>
            </w:tcBorders>
            <w:shd w:val="clear" w:color="000000" w:fill="FFEB9C"/>
            <w:noWrap/>
            <w:vAlign w:val="bottom"/>
            <w:hideMark/>
          </w:tcPr>
          <w:p w14:paraId="404AFAD9"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FFEB9C"/>
            <w:noWrap/>
            <w:vAlign w:val="bottom"/>
            <w:hideMark/>
          </w:tcPr>
          <w:p w14:paraId="1786256F"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1056DB8F"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FFC7CE"/>
            <w:noWrap/>
            <w:vAlign w:val="bottom"/>
            <w:hideMark/>
          </w:tcPr>
          <w:p w14:paraId="6F31B452"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60DF908B"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7BB90DEB"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0557E005"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r>
      <w:tr w:rsidR="00F7449E" w:rsidRPr="0020749A" w14:paraId="63BC42CC" w14:textId="77777777" w:rsidTr="007A6E37">
        <w:trPr>
          <w:trHeight w:val="300"/>
        </w:trPr>
        <w:tc>
          <w:tcPr>
            <w:tcW w:w="0" w:type="auto"/>
            <w:tcBorders>
              <w:top w:val="nil"/>
              <w:left w:val="nil"/>
              <w:bottom w:val="nil"/>
              <w:right w:val="nil"/>
            </w:tcBorders>
            <w:shd w:val="clear" w:color="auto" w:fill="auto"/>
            <w:noWrap/>
            <w:vAlign w:val="bottom"/>
            <w:hideMark/>
          </w:tcPr>
          <w:p w14:paraId="1E664D33"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lawrenceanum1</w:t>
            </w:r>
          </w:p>
        </w:tc>
        <w:tc>
          <w:tcPr>
            <w:tcW w:w="0" w:type="auto"/>
            <w:tcBorders>
              <w:top w:val="nil"/>
              <w:left w:val="single" w:sz="4" w:space="0" w:color="auto"/>
              <w:bottom w:val="nil"/>
              <w:right w:val="nil"/>
            </w:tcBorders>
            <w:shd w:val="clear" w:color="000000" w:fill="C6EFCE"/>
            <w:noWrap/>
            <w:vAlign w:val="bottom"/>
            <w:hideMark/>
          </w:tcPr>
          <w:p w14:paraId="55AC5D71"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50898F91"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8558D82"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15229A48"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5</w:t>
            </w:r>
          </w:p>
        </w:tc>
        <w:tc>
          <w:tcPr>
            <w:tcW w:w="0" w:type="auto"/>
            <w:tcBorders>
              <w:top w:val="nil"/>
              <w:left w:val="single" w:sz="4" w:space="0" w:color="auto"/>
              <w:bottom w:val="nil"/>
              <w:right w:val="nil"/>
            </w:tcBorders>
            <w:shd w:val="clear" w:color="000000" w:fill="FFEB9C"/>
            <w:noWrap/>
            <w:vAlign w:val="bottom"/>
            <w:hideMark/>
          </w:tcPr>
          <w:p w14:paraId="6B857EC4"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7B5D1165"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FFEB9C"/>
            <w:noWrap/>
            <w:vAlign w:val="bottom"/>
            <w:hideMark/>
          </w:tcPr>
          <w:p w14:paraId="3C715AFC"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r>
      <w:tr w:rsidR="00F7449E" w:rsidRPr="0020749A" w14:paraId="2676B039" w14:textId="77777777" w:rsidTr="007A6E37">
        <w:trPr>
          <w:trHeight w:val="300"/>
        </w:trPr>
        <w:tc>
          <w:tcPr>
            <w:tcW w:w="0" w:type="auto"/>
            <w:tcBorders>
              <w:top w:val="nil"/>
              <w:left w:val="nil"/>
              <w:bottom w:val="nil"/>
              <w:right w:val="nil"/>
            </w:tcBorders>
            <w:shd w:val="clear" w:color="auto" w:fill="auto"/>
            <w:noWrap/>
            <w:vAlign w:val="bottom"/>
            <w:hideMark/>
          </w:tcPr>
          <w:p w14:paraId="485B705D"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mastersianum1</w:t>
            </w:r>
          </w:p>
        </w:tc>
        <w:tc>
          <w:tcPr>
            <w:tcW w:w="0" w:type="auto"/>
            <w:tcBorders>
              <w:top w:val="nil"/>
              <w:left w:val="single" w:sz="4" w:space="0" w:color="auto"/>
              <w:bottom w:val="nil"/>
              <w:right w:val="nil"/>
            </w:tcBorders>
            <w:shd w:val="clear" w:color="000000" w:fill="FFC7CE"/>
            <w:noWrap/>
            <w:vAlign w:val="bottom"/>
            <w:hideMark/>
          </w:tcPr>
          <w:p w14:paraId="76F27AF8"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F647E78"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5D549D88"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 3/1(low)</w:t>
            </w:r>
          </w:p>
        </w:tc>
        <w:tc>
          <w:tcPr>
            <w:tcW w:w="0" w:type="auto"/>
            <w:tcBorders>
              <w:top w:val="nil"/>
              <w:left w:val="single" w:sz="4" w:space="0" w:color="auto"/>
              <w:bottom w:val="nil"/>
              <w:right w:val="nil"/>
            </w:tcBorders>
            <w:shd w:val="clear" w:color="000000" w:fill="FFC7CE"/>
            <w:noWrap/>
            <w:vAlign w:val="bottom"/>
            <w:hideMark/>
          </w:tcPr>
          <w:p w14:paraId="122C3F61"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6881EF7"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6F18C271"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3/7</w:t>
            </w:r>
          </w:p>
        </w:tc>
        <w:tc>
          <w:tcPr>
            <w:tcW w:w="0" w:type="auto"/>
            <w:tcBorders>
              <w:top w:val="nil"/>
              <w:left w:val="single" w:sz="4" w:space="0" w:color="auto"/>
              <w:bottom w:val="nil"/>
              <w:right w:val="single" w:sz="4" w:space="0" w:color="auto"/>
            </w:tcBorders>
            <w:shd w:val="clear" w:color="000000" w:fill="C6EFCE"/>
            <w:noWrap/>
            <w:vAlign w:val="bottom"/>
            <w:hideMark/>
          </w:tcPr>
          <w:p w14:paraId="23E86BA7"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F7449E" w:rsidRPr="0020749A" w14:paraId="32BE162B" w14:textId="77777777" w:rsidTr="007A6E37">
        <w:trPr>
          <w:trHeight w:val="300"/>
        </w:trPr>
        <w:tc>
          <w:tcPr>
            <w:tcW w:w="0" w:type="auto"/>
            <w:tcBorders>
              <w:top w:val="nil"/>
              <w:left w:val="nil"/>
              <w:bottom w:val="nil"/>
              <w:right w:val="nil"/>
            </w:tcBorders>
            <w:shd w:val="clear" w:color="auto" w:fill="auto"/>
            <w:noWrap/>
            <w:vAlign w:val="bottom"/>
            <w:hideMark/>
          </w:tcPr>
          <w:p w14:paraId="32534A48"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mastersianum2_5</w:t>
            </w:r>
          </w:p>
        </w:tc>
        <w:tc>
          <w:tcPr>
            <w:tcW w:w="0" w:type="auto"/>
            <w:tcBorders>
              <w:top w:val="nil"/>
              <w:left w:val="single" w:sz="4" w:space="0" w:color="auto"/>
              <w:bottom w:val="nil"/>
              <w:right w:val="nil"/>
            </w:tcBorders>
            <w:shd w:val="clear" w:color="000000" w:fill="C6EFCE"/>
            <w:noWrap/>
            <w:vAlign w:val="bottom"/>
            <w:hideMark/>
          </w:tcPr>
          <w:p w14:paraId="40558240"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B729FC7"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768568E"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8CD6772"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B063C6E"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94934C1"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C7CE"/>
            <w:noWrap/>
            <w:vAlign w:val="bottom"/>
            <w:hideMark/>
          </w:tcPr>
          <w:p w14:paraId="3879C66D"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5</w:t>
            </w:r>
          </w:p>
        </w:tc>
      </w:tr>
      <w:tr w:rsidR="00F7449E" w:rsidRPr="0020749A" w14:paraId="79877FCE" w14:textId="77777777" w:rsidTr="007A6E37">
        <w:trPr>
          <w:trHeight w:val="300"/>
        </w:trPr>
        <w:tc>
          <w:tcPr>
            <w:tcW w:w="0" w:type="auto"/>
            <w:tcBorders>
              <w:top w:val="nil"/>
              <w:left w:val="nil"/>
              <w:bottom w:val="nil"/>
              <w:right w:val="nil"/>
            </w:tcBorders>
            <w:shd w:val="clear" w:color="auto" w:fill="auto"/>
            <w:noWrap/>
            <w:vAlign w:val="bottom"/>
            <w:hideMark/>
          </w:tcPr>
          <w:p w14:paraId="41654FE7"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papuanum1*</w:t>
            </w:r>
          </w:p>
        </w:tc>
        <w:tc>
          <w:tcPr>
            <w:tcW w:w="0" w:type="auto"/>
            <w:tcBorders>
              <w:top w:val="nil"/>
              <w:left w:val="single" w:sz="4" w:space="0" w:color="auto"/>
              <w:bottom w:val="nil"/>
              <w:right w:val="nil"/>
            </w:tcBorders>
            <w:shd w:val="clear" w:color="000000" w:fill="C6EFCE"/>
            <w:noWrap/>
            <w:vAlign w:val="bottom"/>
            <w:hideMark/>
          </w:tcPr>
          <w:p w14:paraId="66B73A6A"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1E48EB1F"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6E70CC57"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785C1BC4"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C6EFCE"/>
            <w:noWrap/>
            <w:vAlign w:val="bottom"/>
            <w:hideMark/>
          </w:tcPr>
          <w:p w14:paraId="00A21948"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5B081FF"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3F77FF3C"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F7449E" w:rsidRPr="0020749A" w14:paraId="75AA87BB" w14:textId="77777777" w:rsidTr="007A6E37">
        <w:trPr>
          <w:trHeight w:val="300"/>
        </w:trPr>
        <w:tc>
          <w:tcPr>
            <w:tcW w:w="0" w:type="auto"/>
            <w:tcBorders>
              <w:top w:val="nil"/>
              <w:left w:val="nil"/>
              <w:bottom w:val="nil"/>
              <w:right w:val="nil"/>
            </w:tcBorders>
            <w:shd w:val="clear" w:color="auto" w:fill="auto"/>
            <w:noWrap/>
            <w:vAlign w:val="bottom"/>
            <w:hideMark/>
          </w:tcPr>
          <w:p w14:paraId="5E3EE7F6"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purpuratum1</w:t>
            </w:r>
          </w:p>
        </w:tc>
        <w:tc>
          <w:tcPr>
            <w:tcW w:w="0" w:type="auto"/>
            <w:tcBorders>
              <w:top w:val="nil"/>
              <w:left w:val="single" w:sz="4" w:space="0" w:color="auto"/>
              <w:bottom w:val="nil"/>
              <w:right w:val="nil"/>
            </w:tcBorders>
            <w:shd w:val="clear" w:color="000000" w:fill="FFC7CE"/>
            <w:noWrap/>
            <w:vAlign w:val="bottom"/>
            <w:hideMark/>
          </w:tcPr>
          <w:p w14:paraId="2E55B863"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298F76A6"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7FC7791F"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6</w:t>
            </w:r>
          </w:p>
        </w:tc>
        <w:tc>
          <w:tcPr>
            <w:tcW w:w="0" w:type="auto"/>
            <w:tcBorders>
              <w:top w:val="nil"/>
              <w:left w:val="single" w:sz="4" w:space="0" w:color="auto"/>
              <w:bottom w:val="nil"/>
              <w:right w:val="nil"/>
            </w:tcBorders>
            <w:shd w:val="clear" w:color="000000" w:fill="FFC7CE"/>
            <w:noWrap/>
            <w:vAlign w:val="bottom"/>
            <w:hideMark/>
          </w:tcPr>
          <w:p w14:paraId="227E8AA8"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6B9A1430"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 1/3</w:t>
            </w:r>
          </w:p>
        </w:tc>
        <w:tc>
          <w:tcPr>
            <w:tcW w:w="0" w:type="auto"/>
            <w:tcBorders>
              <w:top w:val="nil"/>
              <w:left w:val="single" w:sz="4" w:space="0" w:color="auto"/>
              <w:bottom w:val="nil"/>
              <w:right w:val="nil"/>
            </w:tcBorders>
            <w:shd w:val="clear" w:color="000000" w:fill="FFC7CE"/>
            <w:noWrap/>
            <w:vAlign w:val="bottom"/>
            <w:hideMark/>
          </w:tcPr>
          <w:p w14:paraId="11056861"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1(low)</w:t>
            </w:r>
          </w:p>
        </w:tc>
        <w:tc>
          <w:tcPr>
            <w:tcW w:w="0" w:type="auto"/>
            <w:tcBorders>
              <w:top w:val="nil"/>
              <w:left w:val="single" w:sz="4" w:space="0" w:color="auto"/>
              <w:bottom w:val="nil"/>
              <w:right w:val="single" w:sz="4" w:space="0" w:color="auto"/>
            </w:tcBorders>
            <w:shd w:val="clear" w:color="000000" w:fill="FFEB9C"/>
            <w:noWrap/>
            <w:vAlign w:val="bottom"/>
            <w:hideMark/>
          </w:tcPr>
          <w:p w14:paraId="17821D4B"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 1/3</w:t>
            </w:r>
          </w:p>
        </w:tc>
      </w:tr>
      <w:tr w:rsidR="00F7449E" w:rsidRPr="0020749A" w14:paraId="148B463E" w14:textId="77777777" w:rsidTr="007A6E37">
        <w:trPr>
          <w:trHeight w:val="300"/>
        </w:trPr>
        <w:tc>
          <w:tcPr>
            <w:tcW w:w="0" w:type="auto"/>
            <w:tcBorders>
              <w:top w:val="nil"/>
              <w:left w:val="nil"/>
              <w:bottom w:val="nil"/>
              <w:right w:val="nil"/>
            </w:tcBorders>
            <w:shd w:val="clear" w:color="auto" w:fill="auto"/>
            <w:noWrap/>
            <w:vAlign w:val="bottom"/>
            <w:hideMark/>
          </w:tcPr>
          <w:p w14:paraId="2A2607B2"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purpuratum2_1</w:t>
            </w:r>
          </w:p>
        </w:tc>
        <w:tc>
          <w:tcPr>
            <w:tcW w:w="0" w:type="auto"/>
            <w:tcBorders>
              <w:top w:val="nil"/>
              <w:left w:val="single" w:sz="4" w:space="0" w:color="auto"/>
              <w:bottom w:val="nil"/>
              <w:right w:val="nil"/>
            </w:tcBorders>
            <w:shd w:val="clear" w:color="000000" w:fill="FFEB9C"/>
            <w:noWrap/>
            <w:vAlign w:val="bottom"/>
            <w:hideMark/>
          </w:tcPr>
          <w:p w14:paraId="10020DC3"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C6EFCE"/>
            <w:noWrap/>
            <w:vAlign w:val="bottom"/>
            <w:hideMark/>
          </w:tcPr>
          <w:p w14:paraId="39D69A01"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78DED99F"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3/7</w:t>
            </w:r>
          </w:p>
        </w:tc>
        <w:tc>
          <w:tcPr>
            <w:tcW w:w="0" w:type="auto"/>
            <w:tcBorders>
              <w:top w:val="nil"/>
              <w:left w:val="single" w:sz="4" w:space="0" w:color="auto"/>
              <w:bottom w:val="nil"/>
              <w:right w:val="nil"/>
            </w:tcBorders>
            <w:shd w:val="clear" w:color="000000" w:fill="C6EFCE"/>
            <w:noWrap/>
            <w:vAlign w:val="bottom"/>
            <w:hideMark/>
          </w:tcPr>
          <w:p w14:paraId="184FB0FC"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4456FB7"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36DB93DA"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single" w:sz="4" w:space="0" w:color="auto"/>
            </w:tcBorders>
            <w:shd w:val="clear" w:color="000000" w:fill="C6EFCE"/>
            <w:noWrap/>
            <w:vAlign w:val="bottom"/>
            <w:hideMark/>
          </w:tcPr>
          <w:p w14:paraId="20C3D9E7"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F7449E" w:rsidRPr="0020749A" w14:paraId="4F4BC0DE" w14:textId="77777777" w:rsidTr="007A6E37">
        <w:trPr>
          <w:trHeight w:val="300"/>
        </w:trPr>
        <w:tc>
          <w:tcPr>
            <w:tcW w:w="0" w:type="auto"/>
            <w:tcBorders>
              <w:top w:val="nil"/>
              <w:left w:val="nil"/>
              <w:bottom w:val="nil"/>
              <w:right w:val="nil"/>
            </w:tcBorders>
            <w:shd w:val="clear" w:color="auto" w:fill="auto"/>
            <w:noWrap/>
            <w:vAlign w:val="bottom"/>
            <w:hideMark/>
          </w:tcPr>
          <w:p w14:paraId="3E126B66"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purpuratum2</w:t>
            </w:r>
          </w:p>
        </w:tc>
        <w:tc>
          <w:tcPr>
            <w:tcW w:w="0" w:type="auto"/>
            <w:tcBorders>
              <w:top w:val="nil"/>
              <w:left w:val="single" w:sz="4" w:space="0" w:color="auto"/>
              <w:bottom w:val="nil"/>
              <w:right w:val="nil"/>
            </w:tcBorders>
            <w:shd w:val="clear" w:color="000000" w:fill="FFC7CE"/>
            <w:noWrap/>
            <w:vAlign w:val="bottom"/>
            <w:hideMark/>
          </w:tcPr>
          <w:p w14:paraId="63AF0EB4"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4DD409BF"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5A86D5FA"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1/7</w:t>
            </w:r>
          </w:p>
        </w:tc>
        <w:tc>
          <w:tcPr>
            <w:tcW w:w="0" w:type="auto"/>
            <w:tcBorders>
              <w:top w:val="nil"/>
              <w:left w:val="single" w:sz="4" w:space="0" w:color="auto"/>
              <w:bottom w:val="nil"/>
              <w:right w:val="nil"/>
            </w:tcBorders>
            <w:shd w:val="clear" w:color="000000" w:fill="FFC7CE"/>
            <w:noWrap/>
            <w:vAlign w:val="bottom"/>
            <w:hideMark/>
          </w:tcPr>
          <w:p w14:paraId="01CBBFC0"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0087D9C2"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76B99302"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single" w:sz="4" w:space="0" w:color="auto"/>
            </w:tcBorders>
            <w:shd w:val="clear" w:color="000000" w:fill="FFEB9C"/>
            <w:noWrap/>
            <w:vAlign w:val="bottom"/>
            <w:hideMark/>
          </w:tcPr>
          <w:p w14:paraId="4849B905"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1/7</w:t>
            </w:r>
          </w:p>
        </w:tc>
      </w:tr>
      <w:tr w:rsidR="00F7449E" w:rsidRPr="0020749A" w14:paraId="215AF7EC" w14:textId="77777777" w:rsidTr="007A6E37">
        <w:trPr>
          <w:trHeight w:val="300"/>
        </w:trPr>
        <w:tc>
          <w:tcPr>
            <w:tcW w:w="0" w:type="auto"/>
            <w:tcBorders>
              <w:top w:val="nil"/>
              <w:left w:val="nil"/>
              <w:bottom w:val="nil"/>
              <w:right w:val="nil"/>
            </w:tcBorders>
            <w:shd w:val="clear" w:color="auto" w:fill="auto"/>
            <w:noWrap/>
            <w:vAlign w:val="bottom"/>
            <w:hideMark/>
          </w:tcPr>
          <w:p w14:paraId="2832EC80"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schoseri1*</w:t>
            </w:r>
          </w:p>
        </w:tc>
        <w:tc>
          <w:tcPr>
            <w:tcW w:w="0" w:type="auto"/>
            <w:tcBorders>
              <w:top w:val="nil"/>
              <w:left w:val="single" w:sz="4" w:space="0" w:color="auto"/>
              <w:bottom w:val="nil"/>
              <w:right w:val="nil"/>
            </w:tcBorders>
            <w:shd w:val="clear" w:color="000000" w:fill="FFC7CE"/>
            <w:noWrap/>
            <w:vAlign w:val="bottom"/>
            <w:hideMark/>
          </w:tcPr>
          <w:p w14:paraId="44A7BAE6"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71B9DF92"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2C2D1F7"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6FD8FD4"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8837A1B"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76F03038"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6(low)</w:t>
            </w:r>
          </w:p>
        </w:tc>
        <w:tc>
          <w:tcPr>
            <w:tcW w:w="0" w:type="auto"/>
            <w:tcBorders>
              <w:top w:val="nil"/>
              <w:left w:val="single" w:sz="4" w:space="0" w:color="auto"/>
              <w:bottom w:val="nil"/>
              <w:right w:val="single" w:sz="4" w:space="0" w:color="auto"/>
            </w:tcBorders>
            <w:shd w:val="clear" w:color="000000" w:fill="FFEB9C"/>
            <w:noWrap/>
            <w:vAlign w:val="bottom"/>
            <w:hideMark/>
          </w:tcPr>
          <w:p w14:paraId="7776BDC4"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r>
      <w:tr w:rsidR="00F7449E" w:rsidRPr="0020749A" w14:paraId="13048AEB" w14:textId="77777777" w:rsidTr="007A6E37">
        <w:trPr>
          <w:trHeight w:val="300"/>
        </w:trPr>
        <w:tc>
          <w:tcPr>
            <w:tcW w:w="0" w:type="auto"/>
            <w:tcBorders>
              <w:top w:val="nil"/>
              <w:left w:val="nil"/>
              <w:bottom w:val="nil"/>
              <w:right w:val="nil"/>
            </w:tcBorders>
            <w:shd w:val="clear" w:color="auto" w:fill="auto"/>
            <w:noWrap/>
            <w:vAlign w:val="bottom"/>
            <w:hideMark/>
          </w:tcPr>
          <w:p w14:paraId="39E5EBFB"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sukhakulii1</w:t>
            </w:r>
          </w:p>
        </w:tc>
        <w:tc>
          <w:tcPr>
            <w:tcW w:w="0" w:type="auto"/>
            <w:tcBorders>
              <w:top w:val="nil"/>
              <w:left w:val="single" w:sz="4" w:space="0" w:color="auto"/>
              <w:bottom w:val="nil"/>
              <w:right w:val="nil"/>
            </w:tcBorders>
            <w:shd w:val="clear" w:color="000000" w:fill="FFC7CE"/>
            <w:noWrap/>
            <w:vAlign w:val="bottom"/>
            <w:hideMark/>
          </w:tcPr>
          <w:p w14:paraId="449ACE74"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01EF22EB"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4E1B3EA1"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C6EFCE"/>
            <w:noWrap/>
            <w:vAlign w:val="bottom"/>
            <w:hideMark/>
          </w:tcPr>
          <w:p w14:paraId="063E753E"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25249255"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070E934F"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EB9C"/>
            <w:noWrap/>
            <w:vAlign w:val="bottom"/>
            <w:hideMark/>
          </w:tcPr>
          <w:p w14:paraId="5535FBAA"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r>
      <w:tr w:rsidR="00F7449E" w:rsidRPr="0020749A" w14:paraId="5EBF48E4" w14:textId="77777777" w:rsidTr="007A6E37">
        <w:trPr>
          <w:trHeight w:val="300"/>
        </w:trPr>
        <w:tc>
          <w:tcPr>
            <w:tcW w:w="0" w:type="auto"/>
            <w:tcBorders>
              <w:top w:val="nil"/>
              <w:left w:val="nil"/>
              <w:bottom w:val="nil"/>
              <w:right w:val="nil"/>
            </w:tcBorders>
            <w:shd w:val="clear" w:color="auto" w:fill="auto"/>
            <w:noWrap/>
            <w:vAlign w:val="bottom"/>
            <w:hideMark/>
          </w:tcPr>
          <w:p w14:paraId="30520AE6"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superbiens1§</w:t>
            </w:r>
          </w:p>
        </w:tc>
        <w:tc>
          <w:tcPr>
            <w:tcW w:w="0" w:type="auto"/>
            <w:tcBorders>
              <w:top w:val="nil"/>
              <w:left w:val="single" w:sz="4" w:space="0" w:color="auto"/>
              <w:bottom w:val="nil"/>
              <w:right w:val="nil"/>
            </w:tcBorders>
            <w:shd w:val="clear" w:color="000000" w:fill="FFEB9C"/>
            <w:noWrap/>
            <w:vAlign w:val="bottom"/>
            <w:hideMark/>
          </w:tcPr>
          <w:p w14:paraId="5678F5DE"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3/7</w:t>
            </w:r>
          </w:p>
        </w:tc>
        <w:tc>
          <w:tcPr>
            <w:tcW w:w="0" w:type="auto"/>
            <w:tcBorders>
              <w:top w:val="nil"/>
              <w:left w:val="single" w:sz="4" w:space="0" w:color="auto"/>
              <w:bottom w:val="nil"/>
              <w:right w:val="nil"/>
            </w:tcBorders>
            <w:shd w:val="clear" w:color="000000" w:fill="C6EFCE"/>
            <w:noWrap/>
            <w:vAlign w:val="bottom"/>
            <w:hideMark/>
          </w:tcPr>
          <w:p w14:paraId="797D1718"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4EEBDE91"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49C63B6A"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54E22A12"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3(low)</w:t>
            </w:r>
          </w:p>
        </w:tc>
        <w:tc>
          <w:tcPr>
            <w:tcW w:w="0" w:type="auto"/>
            <w:tcBorders>
              <w:top w:val="nil"/>
              <w:left w:val="single" w:sz="4" w:space="0" w:color="auto"/>
              <w:bottom w:val="nil"/>
              <w:right w:val="nil"/>
            </w:tcBorders>
            <w:shd w:val="clear" w:color="000000" w:fill="FFEB9C"/>
            <w:noWrap/>
            <w:vAlign w:val="bottom"/>
            <w:hideMark/>
          </w:tcPr>
          <w:p w14:paraId="0374E935"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single" w:sz="4" w:space="0" w:color="auto"/>
            </w:tcBorders>
            <w:shd w:val="clear" w:color="000000" w:fill="FFC7CE"/>
            <w:noWrap/>
            <w:vAlign w:val="bottom"/>
            <w:hideMark/>
          </w:tcPr>
          <w:p w14:paraId="3723429D"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r>
      <w:tr w:rsidR="00F7449E" w:rsidRPr="0020749A" w14:paraId="5C27C21B" w14:textId="77777777" w:rsidTr="007A6E37">
        <w:trPr>
          <w:trHeight w:val="300"/>
        </w:trPr>
        <w:tc>
          <w:tcPr>
            <w:tcW w:w="0" w:type="auto"/>
            <w:tcBorders>
              <w:top w:val="nil"/>
              <w:left w:val="nil"/>
              <w:bottom w:val="nil"/>
              <w:right w:val="nil"/>
            </w:tcBorders>
            <w:shd w:val="clear" w:color="auto" w:fill="auto"/>
            <w:noWrap/>
            <w:vAlign w:val="bottom"/>
            <w:hideMark/>
          </w:tcPr>
          <w:p w14:paraId="6B5C3415"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tonsum1</w:t>
            </w:r>
          </w:p>
        </w:tc>
        <w:tc>
          <w:tcPr>
            <w:tcW w:w="0" w:type="auto"/>
            <w:tcBorders>
              <w:top w:val="nil"/>
              <w:left w:val="single" w:sz="4" w:space="0" w:color="auto"/>
              <w:bottom w:val="nil"/>
              <w:right w:val="nil"/>
            </w:tcBorders>
            <w:shd w:val="clear" w:color="000000" w:fill="C6EFCE"/>
            <w:noWrap/>
            <w:vAlign w:val="bottom"/>
            <w:hideMark/>
          </w:tcPr>
          <w:p w14:paraId="4B4700FD"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7DFDD162"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C6EFCE"/>
            <w:noWrap/>
            <w:vAlign w:val="bottom"/>
            <w:hideMark/>
          </w:tcPr>
          <w:p w14:paraId="0D5696E3"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DE746B9"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3C911341"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C6EFCE"/>
            <w:noWrap/>
            <w:vAlign w:val="bottom"/>
            <w:hideMark/>
          </w:tcPr>
          <w:p w14:paraId="249C7B9B"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23EBEBB"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F7449E" w:rsidRPr="0020749A" w14:paraId="766DA436" w14:textId="77777777" w:rsidTr="007A6E37">
        <w:trPr>
          <w:trHeight w:val="300"/>
        </w:trPr>
        <w:tc>
          <w:tcPr>
            <w:tcW w:w="0" w:type="auto"/>
            <w:tcBorders>
              <w:top w:val="nil"/>
              <w:left w:val="nil"/>
              <w:bottom w:val="nil"/>
              <w:right w:val="nil"/>
            </w:tcBorders>
            <w:shd w:val="clear" w:color="auto" w:fill="auto"/>
            <w:noWrap/>
            <w:vAlign w:val="bottom"/>
            <w:hideMark/>
          </w:tcPr>
          <w:p w14:paraId="7C4E6C28"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tonsum2_2</w:t>
            </w:r>
          </w:p>
        </w:tc>
        <w:tc>
          <w:tcPr>
            <w:tcW w:w="0" w:type="auto"/>
            <w:tcBorders>
              <w:top w:val="nil"/>
              <w:left w:val="single" w:sz="4" w:space="0" w:color="auto"/>
              <w:bottom w:val="nil"/>
              <w:right w:val="nil"/>
            </w:tcBorders>
            <w:shd w:val="clear" w:color="000000" w:fill="C6EFCE"/>
            <w:noWrap/>
            <w:vAlign w:val="bottom"/>
            <w:hideMark/>
          </w:tcPr>
          <w:p w14:paraId="67983F61"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6C44806"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30BFB93"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DBF17BC"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6FE5F43"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4799709F"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C7CE"/>
            <w:noWrap/>
            <w:vAlign w:val="bottom"/>
            <w:hideMark/>
          </w:tcPr>
          <w:p w14:paraId="64825116"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r>
      <w:tr w:rsidR="00F7449E" w:rsidRPr="0020749A" w14:paraId="46A743E0" w14:textId="77777777" w:rsidTr="007A6E37">
        <w:trPr>
          <w:trHeight w:val="300"/>
        </w:trPr>
        <w:tc>
          <w:tcPr>
            <w:tcW w:w="0" w:type="auto"/>
            <w:tcBorders>
              <w:top w:val="nil"/>
              <w:left w:val="nil"/>
              <w:bottom w:val="nil"/>
              <w:right w:val="nil"/>
            </w:tcBorders>
            <w:shd w:val="clear" w:color="auto" w:fill="auto"/>
            <w:noWrap/>
            <w:vAlign w:val="bottom"/>
            <w:hideMark/>
          </w:tcPr>
          <w:p w14:paraId="6741A90C"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tonsum2</w:t>
            </w:r>
          </w:p>
        </w:tc>
        <w:tc>
          <w:tcPr>
            <w:tcW w:w="0" w:type="auto"/>
            <w:tcBorders>
              <w:top w:val="nil"/>
              <w:left w:val="single" w:sz="4" w:space="0" w:color="auto"/>
              <w:bottom w:val="nil"/>
              <w:right w:val="nil"/>
            </w:tcBorders>
            <w:shd w:val="clear" w:color="000000" w:fill="C6EFCE"/>
            <w:noWrap/>
            <w:vAlign w:val="bottom"/>
            <w:hideMark/>
          </w:tcPr>
          <w:p w14:paraId="5CFF0DE5"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FC4F08B"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014CE2FC"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3/7</w:t>
            </w:r>
          </w:p>
        </w:tc>
        <w:tc>
          <w:tcPr>
            <w:tcW w:w="0" w:type="auto"/>
            <w:tcBorders>
              <w:top w:val="nil"/>
              <w:left w:val="single" w:sz="4" w:space="0" w:color="auto"/>
              <w:bottom w:val="nil"/>
              <w:right w:val="nil"/>
            </w:tcBorders>
            <w:shd w:val="clear" w:color="000000" w:fill="C6EFCE"/>
            <w:noWrap/>
            <w:vAlign w:val="bottom"/>
            <w:hideMark/>
          </w:tcPr>
          <w:p w14:paraId="7DAC92E4"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08C419E"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7FBE3B76"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C7CE"/>
            <w:noWrap/>
            <w:vAlign w:val="bottom"/>
            <w:hideMark/>
          </w:tcPr>
          <w:p w14:paraId="3FFC21BE"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r>
      <w:tr w:rsidR="00F7449E" w:rsidRPr="0020749A" w14:paraId="251ABF86" w14:textId="77777777" w:rsidTr="007A6E37">
        <w:trPr>
          <w:trHeight w:val="300"/>
        </w:trPr>
        <w:tc>
          <w:tcPr>
            <w:tcW w:w="0" w:type="auto"/>
            <w:tcBorders>
              <w:top w:val="nil"/>
              <w:left w:val="nil"/>
              <w:bottom w:val="nil"/>
              <w:right w:val="nil"/>
            </w:tcBorders>
            <w:shd w:val="clear" w:color="auto" w:fill="auto"/>
            <w:noWrap/>
            <w:vAlign w:val="bottom"/>
            <w:hideMark/>
          </w:tcPr>
          <w:p w14:paraId="19E3B7A7"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tonsum3</w:t>
            </w:r>
          </w:p>
        </w:tc>
        <w:tc>
          <w:tcPr>
            <w:tcW w:w="0" w:type="auto"/>
            <w:tcBorders>
              <w:top w:val="nil"/>
              <w:left w:val="single" w:sz="4" w:space="0" w:color="auto"/>
              <w:bottom w:val="nil"/>
              <w:right w:val="nil"/>
            </w:tcBorders>
            <w:shd w:val="clear" w:color="000000" w:fill="C6EFCE"/>
            <w:noWrap/>
            <w:vAlign w:val="bottom"/>
            <w:hideMark/>
          </w:tcPr>
          <w:p w14:paraId="50093BE3"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D4B527A"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1DA7D216"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A335F92"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2FE64C1E"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3102D9D7"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556BD6C2"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r>
      <w:tr w:rsidR="00F7449E" w:rsidRPr="0020749A" w14:paraId="5C79A0C4" w14:textId="77777777" w:rsidTr="007A6E37">
        <w:trPr>
          <w:trHeight w:val="300"/>
        </w:trPr>
        <w:tc>
          <w:tcPr>
            <w:tcW w:w="0" w:type="auto"/>
            <w:tcBorders>
              <w:top w:val="nil"/>
              <w:left w:val="nil"/>
              <w:bottom w:val="nil"/>
              <w:right w:val="nil"/>
            </w:tcBorders>
            <w:shd w:val="clear" w:color="auto" w:fill="auto"/>
            <w:noWrap/>
            <w:vAlign w:val="bottom"/>
            <w:hideMark/>
          </w:tcPr>
          <w:p w14:paraId="0E323280"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urbanianum1</w:t>
            </w:r>
          </w:p>
        </w:tc>
        <w:tc>
          <w:tcPr>
            <w:tcW w:w="0" w:type="auto"/>
            <w:tcBorders>
              <w:top w:val="nil"/>
              <w:left w:val="single" w:sz="4" w:space="0" w:color="auto"/>
              <w:bottom w:val="nil"/>
              <w:right w:val="nil"/>
            </w:tcBorders>
            <w:shd w:val="clear" w:color="000000" w:fill="FFC7CE"/>
            <w:noWrap/>
            <w:vAlign w:val="bottom"/>
            <w:hideMark/>
          </w:tcPr>
          <w:p w14:paraId="36C82288"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36E18091"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40E0742"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29391484"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3(low)</w:t>
            </w:r>
          </w:p>
        </w:tc>
        <w:tc>
          <w:tcPr>
            <w:tcW w:w="0" w:type="auto"/>
            <w:tcBorders>
              <w:top w:val="nil"/>
              <w:left w:val="single" w:sz="4" w:space="0" w:color="auto"/>
              <w:bottom w:val="nil"/>
              <w:right w:val="nil"/>
            </w:tcBorders>
            <w:shd w:val="clear" w:color="000000" w:fill="FFEB9C"/>
            <w:noWrap/>
            <w:vAlign w:val="bottom"/>
            <w:hideMark/>
          </w:tcPr>
          <w:p w14:paraId="0DD4E5DF"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1/7</w:t>
            </w:r>
          </w:p>
        </w:tc>
        <w:tc>
          <w:tcPr>
            <w:tcW w:w="0" w:type="auto"/>
            <w:tcBorders>
              <w:top w:val="nil"/>
              <w:left w:val="single" w:sz="4" w:space="0" w:color="auto"/>
              <w:bottom w:val="nil"/>
              <w:right w:val="nil"/>
            </w:tcBorders>
            <w:shd w:val="clear" w:color="000000" w:fill="C6EFCE"/>
            <w:noWrap/>
            <w:vAlign w:val="bottom"/>
            <w:hideMark/>
          </w:tcPr>
          <w:p w14:paraId="3B834E4A"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375F4227"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3/7</w:t>
            </w:r>
          </w:p>
        </w:tc>
      </w:tr>
      <w:tr w:rsidR="00F7449E" w:rsidRPr="0020749A" w14:paraId="6874B257" w14:textId="77777777" w:rsidTr="007A6E37">
        <w:trPr>
          <w:trHeight w:val="300"/>
        </w:trPr>
        <w:tc>
          <w:tcPr>
            <w:tcW w:w="0" w:type="auto"/>
            <w:tcBorders>
              <w:top w:val="nil"/>
              <w:left w:val="nil"/>
              <w:bottom w:val="nil"/>
              <w:right w:val="nil"/>
            </w:tcBorders>
            <w:shd w:val="clear" w:color="auto" w:fill="auto"/>
            <w:noWrap/>
            <w:vAlign w:val="bottom"/>
            <w:hideMark/>
          </w:tcPr>
          <w:p w14:paraId="41196DCC"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urbanianum2_3</w:t>
            </w:r>
          </w:p>
        </w:tc>
        <w:tc>
          <w:tcPr>
            <w:tcW w:w="0" w:type="auto"/>
            <w:tcBorders>
              <w:top w:val="nil"/>
              <w:left w:val="single" w:sz="4" w:space="0" w:color="auto"/>
              <w:bottom w:val="nil"/>
              <w:right w:val="nil"/>
            </w:tcBorders>
            <w:shd w:val="clear" w:color="000000" w:fill="FFEB9C"/>
            <w:noWrap/>
            <w:vAlign w:val="bottom"/>
            <w:hideMark/>
          </w:tcPr>
          <w:p w14:paraId="079608D9"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21DE293A"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2E058FB"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53C276E4"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6657DD45"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3D0951A"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03F4FC03"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r>
      <w:tr w:rsidR="00F7449E" w:rsidRPr="0020749A" w14:paraId="72D38840" w14:textId="77777777" w:rsidTr="007A6E37">
        <w:trPr>
          <w:trHeight w:val="300"/>
        </w:trPr>
        <w:tc>
          <w:tcPr>
            <w:tcW w:w="0" w:type="auto"/>
            <w:tcBorders>
              <w:top w:val="nil"/>
              <w:left w:val="nil"/>
              <w:bottom w:val="nil"/>
              <w:right w:val="nil"/>
            </w:tcBorders>
            <w:shd w:val="clear" w:color="auto" w:fill="auto"/>
            <w:noWrap/>
            <w:vAlign w:val="bottom"/>
            <w:hideMark/>
          </w:tcPr>
          <w:p w14:paraId="5FEA96BC"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violascens1</w:t>
            </w:r>
          </w:p>
        </w:tc>
        <w:tc>
          <w:tcPr>
            <w:tcW w:w="0" w:type="auto"/>
            <w:tcBorders>
              <w:top w:val="nil"/>
              <w:left w:val="single" w:sz="4" w:space="0" w:color="auto"/>
              <w:bottom w:val="nil"/>
              <w:right w:val="nil"/>
            </w:tcBorders>
            <w:shd w:val="clear" w:color="000000" w:fill="FFC7CE"/>
            <w:noWrap/>
            <w:vAlign w:val="bottom"/>
            <w:hideMark/>
          </w:tcPr>
          <w:p w14:paraId="45A5900D"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7B940FD2"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FFC7CE"/>
            <w:noWrap/>
            <w:vAlign w:val="bottom"/>
            <w:hideMark/>
          </w:tcPr>
          <w:p w14:paraId="7A2FE7F7"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1AE2F887"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10650805"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EF16B68"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EB9C"/>
            <w:noWrap/>
            <w:vAlign w:val="bottom"/>
            <w:hideMark/>
          </w:tcPr>
          <w:p w14:paraId="5EB2221C"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 3/1</w:t>
            </w:r>
          </w:p>
        </w:tc>
      </w:tr>
      <w:tr w:rsidR="00F7449E" w:rsidRPr="0020749A" w14:paraId="21B99E54" w14:textId="77777777" w:rsidTr="007A6E37">
        <w:trPr>
          <w:trHeight w:val="300"/>
        </w:trPr>
        <w:tc>
          <w:tcPr>
            <w:tcW w:w="0" w:type="auto"/>
            <w:tcBorders>
              <w:top w:val="nil"/>
              <w:left w:val="nil"/>
              <w:bottom w:val="nil"/>
              <w:right w:val="nil"/>
            </w:tcBorders>
            <w:shd w:val="clear" w:color="auto" w:fill="auto"/>
            <w:noWrap/>
            <w:vAlign w:val="bottom"/>
            <w:hideMark/>
          </w:tcPr>
          <w:p w14:paraId="381EF7A9"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violascens2</w:t>
            </w:r>
          </w:p>
        </w:tc>
        <w:tc>
          <w:tcPr>
            <w:tcW w:w="0" w:type="auto"/>
            <w:tcBorders>
              <w:top w:val="nil"/>
              <w:left w:val="single" w:sz="4" w:space="0" w:color="auto"/>
              <w:bottom w:val="nil"/>
              <w:right w:val="nil"/>
            </w:tcBorders>
            <w:shd w:val="clear" w:color="000000" w:fill="FFEB9C"/>
            <w:noWrap/>
            <w:vAlign w:val="bottom"/>
            <w:hideMark/>
          </w:tcPr>
          <w:p w14:paraId="170FE457"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57B79E31"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3A3CADAB"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4DF5A3A"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7954C7F"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45A46D6B"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3/7</w:t>
            </w:r>
          </w:p>
        </w:tc>
        <w:tc>
          <w:tcPr>
            <w:tcW w:w="0" w:type="auto"/>
            <w:tcBorders>
              <w:top w:val="nil"/>
              <w:left w:val="single" w:sz="4" w:space="0" w:color="auto"/>
              <w:bottom w:val="nil"/>
              <w:right w:val="single" w:sz="4" w:space="0" w:color="auto"/>
            </w:tcBorders>
            <w:shd w:val="clear" w:color="000000" w:fill="FFC7CE"/>
            <w:noWrap/>
            <w:vAlign w:val="bottom"/>
            <w:hideMark/>
          </w:tcPr>
          <w:p w14:paraId="50066E13"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r>
      <w:tr w:rsidR="00F7449E" w:rsidRPr="0020749A" w14:paraId="0648835F" w14:textId="77777777" w:rsidTr="007A6E37">
        <w:trPr>
          <w:trHeight w:val="300"/>
        </w:trPr>
        <w:tc>
          <w:tcPr>
            <w:tcW w:w="0" w:type="auto"/>
            <w:tcBorders>
              <w:top w:val="nil"/>
              <w:left w:val="nil"/>
              <w:bottom w:val="nil"/>
              <w:right w:val="nil"/>
            </w:tcBorders>
            <w:shd w:val="clear" w:color="auto" w:fill="auto"/>
            <w:noWrap/>
            <w:vAlign w:val="bottom"/>
            <w:hideMark/>
          </w:tcPr>
          <w:p w14:paraId="68FBC4AB"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wardii1</w:t>
            </w:r>
          </w:p>
        </w:tc>
        <w:tc>
          <w:tcPr>
            <w:tcW w:w="0" w:type="auto"/>
            <w:tcBorders>
              <w:top w:val="nil"/>
              <w:left w:val="single" w:sz="4" w:space="0" w:color="auto"/>
              <w:bottom w:val="nil"/>
              <w:right w:val="nil"/>
            </w:tcBorders>
            <w:shd w:val="clear" w:color="000000" w:fill="FFC7CE"/>
            <w:noWrap/>
            <w:vAlign w:val="bottom"/>
            <w:hideMark/>
          </w:tcPr>
          <w:p w14:paraId="1DB4D141"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 (low)</w:t>
            </w:r>
          </w:p>
        </w:tc>
        <w:tc>
          <w:tcPr>
            <w:tcW w:w="0" w:type="auto"/>
            <w:tcBorders>
              <w:top w:val="nil"/>
              <w:left w:val="single" w:sz="4" w:space="0" w:color="auto"/>
              <w:bottom w:val="nil"/>
              <w:right w:val="nil"/>
            </w:tcBorders>
            <w:shd w:val="clear" w:color="000000" w:fill="FFEB9C"/>
            <w:noWrap/>
            <w:vAlign w:val="bottom"/>
            <w:hideMark/>
          </w:tcPr>
          <w:p w14:paraId="3CCC6B21"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 3/1</w:t>
            </w:r>
          </w:p>
        </w:tc>
        <w:tc>
          <w:tcPr>
            <w:tcW w:w="0" w:type="auto"/>
            <w:tcBorders>
              <w:top w:val="nil"/>
              <w:left w:val="single" w:sz="4" w:space="0" w:color="auto"/>
              <w:bottom w:val="nil"/>
              <w:right w:val="nil"/>
            </w:tcBorders>
            <w:shd w:val="clear" w:color="000000" w:fill="FFEB9C"/>
            <w:noWrap/>
            <w:vAlign w:val="bottom"/>
            <w:hideMark/>
          </w:tcPr>
          <w:p w14:paraId="09369387"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FFC7CE"/>
            <w:noWrap/>
            <w:vAlign w:val="bottom"/>
            <w:hideMark/>
          </w:tcPr>
          <w:p w14:paraId="0DC660E9"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0E808D56"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74BAC2AD"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single" w:sz="4" w:space="0" w:color="auto"/>
            </w:tcBorders>
            <w:shd w:val="clear" w:color="000000" w:fill="FFEB9C"/>
            <w:noWrap/>
            <w:vAlign w:val="bottom"/>
            <w:hideMark/>
          </w:tcPr>
          <w:p w14:paraId="3BCB6E05"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r>
      <w:tr w:rsidR="00F7449E" w:rsidRPr="0020749A" w14:paraId="2E413BBE" w14:textId="77777777" w:rsidTr="007A6E37">
        <w:trPr>
          <w:trHeight w:val="300"/>
        </w:trPr>
        <w:tc>
          <w:tcPr>
            <w:tcW w:w="0" w:type="auto"/>
            <w:tcBorders>
              <w:top w:val="nil"/>
              <w:left w:val="nil"/>
              <w:bottom w:val="nil"/>
              <w:right w:val="nil"/>
            </w:tcBorders>
            <w:shd w:val="clear" w:color="auto" w:fill="auto"/>
            <w:noWrap/>
            <w:vAlign w:val="bottom"/>
            <w:hideMark/>
          </w:tcPr>
          <w:p w14:paraId="26E486EA"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wardii2_1</w:t>
            </w:r>
          </w:p>
        </w:tc>
        <w:tc>
          <w:tcPr>
            <w:tcW w:w="0" w:type="auto"/>
            <w:tcBorders>
              <w:top w:val="nil"/>
              <w:left w:val="single" w:sz="4" w:space="0" w:color="auto"/>
              <w:bottom w:val="nil"/>
              <w:right w:val="nil"/>
            </w:tcBorders>
            <w:shd w:val="clear" w:color="000000" w:fill="C6EFCE"/>
            <w:noWrap/>
            <w:vAlign w:val="bottom"/>
            <w:hideMark/>
          </w:tcPr>
          <w:p w14:paraId="281889B7"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067E8A1"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3D543657"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C6EFCE"/>
            <w:noWrap/>
            <w:vAlign w:val="bottom"/>
            <w:hideMark/>
          </w:tcPr>
          <w:p w14:paraId="62B576E1" w14:textId="77777777" w:rsidR="00F7449E" w:rsidRPr="0020749A" w:rsidRDefault="00F7449E" w:rsidP="0098386A">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69E7652"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 5/1</w:t>
            </w:r>
          </w:p>
        </w:tc>
        <w:tc>
          <w:tcPr>
            <w:tcW w:w="0" w:type="auto"/>
            <w:tcBorders>
              <w:top w:val="nil"/>
              <w:left w:val="single" w:sz="4" w:space="0" w:color="auto"/>
              <w:bottom w:val="nil"/>
              <w:right w:val="nil"/>
            </w:tcBorders>
            <w:shd w:val="clear" w:color="000000" w:fill="FFEB9C"/>
            <w:noWrap/>
            <w:vAlign w:val="bottom"/>
            <w:hideMark/>
          </w:tcPr>
          <w:p w14:paraId="682E06CC" w14:textId="77777777" w:rsidR="00F7449E" w:rsidRPr="0020749A" w:rsidRDefault="00F7449E" w:rsidP="0098386A">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7/5</w:t>
            </w:r>
          </w:p>
        </w:tc>
        <w:tc>
          <w:tcPr>
            <w:tcW w:w="0" w:type="auto"/>
            <w:tcBorders>
              <w:top w:val="nil"/>
              <w:left w:val="single" w:sz="4" w:space="0" w:color="auto"/>
              <w:bottom w:val="nil"/>
              <w:right w:val="single" w:sz="4" w:space="0" w:color="auto"/>
            </w:tcBorders>
            <w:shd w:val="clear" w:color="000000" w:fill="FFC7CE"/>
            <w:noWrap/>
            <w:vAlign w:val="bottom"/>
            <w:hideMark/>
          </w:tcPr>
          <w:p w14:paraId="48C7A63D"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5</w:t>
            </w:r>
          </w:p>
        </w:tc>
      </w:tr>
      <w:tr w:rsidR="00F7449E" w:rsidRPr="0020749A" w14:paraId="67D01D82" w14:textId="77777777" w:rsidTr="007A6E37">
        <w:trPr>
          <w:trHeight w:val="300"/>
        </w:trPr>
        <w:tc>
          <w:tcPr>
            <w:tcW w:w="0" w:type="auto"/>
            <w:tcBorders>
              <w:top w:val="nil"/>
              <w:left w:val="nil"/>
              <w:bottom w:val="nil"/>
              <w:right w:val="nil"/>
            </w:tcBorders>
            <w:shd w:val="clear" w:color="auto" w:fill="auto"/>
            <w:noWrap/>
            <w:vAlign w:val="bottom"/>
            <w:hideMark/>
          </w:tcPr>
          <w:p w14:paraId="179DA9BD"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wentworthianum1*</w:t>
            </w:r>
          </w:p>
        </w:tc>
        <w:tc>
          <w:tcPr>
            <w:tcW w:w="0" w:type="auto"/>
            <w:tcBorders>
              <w:top w:val="nil"/>
              <w:left w:val="single" w:sz="4" w:space="0" w:color="auto"/>
              <w:bottom w:val="nil"/>
              <w:right w:val="nil"/>
            </w:tcBorders>
            <w:shd w:val="clear" w:color="000000" w:fill="FFC7CE"/>
            <w:noWrap/>
            <w:vAlign w:val="bottom"/>
            <w:hideMark/>
          </w:tcPr>
          <w:p w14:paraId="1685769A"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1923BB9A"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0AE0CBA1"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4</w:t>
            </w:r>
          </w:p>
        </w:tc>
        <w:tc>
          <w:tcPr>
            <w:tcW w:w="0" w:type="auto"/>
            <w:tcBorders>
              <w:top w:val="nil"/>
              <w:left w:val="single" w:sz="4" w:space="0" w:color="auto"/>
              <w:bottom w:val="nil"/>
              <w:right w:val="nil"/>
            </w:tcBorders>
            <w:shd w:val="clear" w:color="000000" w:fill="FFC7CE"/>
            <w:noWrap/>
            <w:vAlign w:val="bottom"/>
            <w:hideMark/>
          </w:tcPr>
          <w:p w14:paraId="6CF09A4E"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655C92BA"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2B75D518"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1(low)</w:t>
            </w:r>
          </w:p>
        </w:tc>
        <w:tc>
          <w:tcPr>
            <w:tcW w:w="0" w:type="auto"/>
            <w:tcBorders>
              <w:top w:val="nil"/>
              <w:left w:val="single" w:sz="4" w:space="0" w:color="auto"/>
              <w:bottom w:val="nil"/>
              <w:right w:val="single" w:sz="4" w:space="0" w:color="auto"/>
            </w:tcBorders>
            <w:shd w:val="clear" w:color="000000" w:fill="FFEB9C"/>
            <w:noWrap/>
            <w:vAlign w:val="bottom"/>
            <w:hideMark/>
          </w:tcPr>
          <w:p w14:paraId="627CC64B"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r>
      <w:tr w:rsidR="00F7449E" w:rsidRPr="0020749A" w14:paraId="6854AD4A" w14:textId="77777777" w:rsidTr="007A6E37">
        <w:trPr>
          <w:trHeight w:val="300"/>
        </w:trPr>
        <w:tc>
          <w:tcPr>
            <w:tcW w:w="0" w:type="auto"/>
            <w:tcBorders>
              <w:top w:val="nil"/>
              <w:left w:val="nil"/>
              <w:bottom w:val="nil"/>
              <w:right w:val="nil"/>
            </w:tcBorders>
            <w:shd w:val="clear" w:color="auto" w:fill="auto"/>
            <w:noWrap/>
            <w:vAlign w:val="bottom"/>
            <w:hideMark/>
          </w:tcPr>
          <w:p w14:paraId="36090481" w14:textId="77777777" w:rsidR="00F7449E" w:rsidRPr="0020749A" w:rsidRDefault="00F7449E"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wentworthianum2*</w:t>
            </w:r>
          </w:p>
        </w:tc>
        <w:tc>
          <w:tcPr>
            <w:tcW w:w="0" w:type="auto"/>
            <w:tcBorders>
              <w:top w:val="nil"/>
              <w:left w:val="single" w:sz="4" w:space="0" w:color="auto"/>
              <w:bottom w:val="single" w:sz="4" w:space="0" w:color="auto"/>
              <w:right w:val="nil"/>
            </w:tcBorders>
            <w:shd w:val="clear" w:color="000000" w:fill="FFEB9C"/>
            <w:noWrap/>
            <w:vAlign w:val="bottom"/>
            <w:hideMark/>
          </w:tcPr>
          <w:p w14:paraId="12FEA182"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single" w:sz="4" w:space="0" w:color="auto"/>
              <w:right w:val="nil"/>
            </w:tcBorders>
            <w:shd w:val="clear" w:color="000000" w:fill="FFC7CE"/>
            <w:noWrap/>
            <w:vAlign w:val="bottom"/>
            <w:hideMark/>
          </w:tcPr>
          <w:p w14:paraId="4D86A722"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single" w:sz="4" w:space="0" w:color="auto"/>
              <w:right w:val="nil"/>
            </w:tcBorders>
            <w:shd w:val="clear" w:color="000000" w:fill="FFC7CE"/>
            <w:noWrap/>
            <w:vAlign w:val="bottom"/>
            <w:hideMark/>
          </w:tcPr>
          <w:p w14:paraId="41C691F4" w14:textId="77777777" w:rsidR="00F7449E" w:rsidRPr="0020749A" w:rsidRDefault="00F7449E" w:rsidP="0098386A">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4</w:t>
            </w:r>
          </w:p>
        </w:tc>
        <w:tc>
          <w:tcPr>
            <w:tcW w:w="0" w:type="auto"/>
            <w:tcBorders>
              <w:top w:val="nil"/>
              <w:left w:val="single" w:sz="4" w:space="0" w:color="auto"/>
              <w:bottom w:val="single" w:sz="4" w:space="0" w:color="auto"/>
              <w:right w:val="nil"/>
            </w:tcBorders>
            <w:shd w:val="clear" w:color="000000" w:fill="FFEB9C"/>
            <w:noWrap/>
            <w:vAlign w:val="bottom"/>
            <w:hideMark/>
          </w:tcPr>
          <w:p w14:paraId="79DA05DE"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single" w:sz="4" w:space="0" w:color="auto"/>
              <w:right w:val="nil"/>
            </w:tcBorders>
            <w:shd w:val="clear" w:color="000000" w:fill="FFEB9C"/>
            <w:noWrap/>
            <w:vAlign w:val="bottom"/>
            <w:hideMark/>
          </w:tcPr>
          <w:p w14:paraId="3C2019BF"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single" w:sz="4" w:space="0" w:color="auto"/>
              <w:right w:val="nil"/>
            </w:tcBorders>
            <w:shd w:val="clear" w:color="000000" w:fill="FFEB9C"/>
            <w:noWrap/>
            <w:vAlign w:val="bottom"/>
            <w:hideMark/>
          </w:tcPr>
          <w:p w14:paraId="36889738"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single" w:sz="4" w:space="0" w:color="auto"/>
              <w:right w:val="single" w:sz="4" w:space="0" w:color="auto"/>
            </w:tcBorders>
            <w:shd w:val="clear" w:color="000000" w:fill="FFEB9C"/>
            <w:noWrap/>
            <w:vAlign w:val="bottom"/>
            <w:hideMark/>
          </w:tcPr>
          <w:p w14:paraId="311E0939" w14:textId="77777777" w:rsidR="00F7449E" w:rsidRPr="0020749A" w:rsidRDefault="00F7449E" w:rsidP="0098386A">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r>
      <w:tr w:rsidR="0098386A" w:rsidRPr="0020749A" w14:paraId="72BF3216" w14:textId="77777777" w:rsidTr="007A6E37">
        <w:trPr>
          <w:trHeight w:val="300"/>
        </w:trPr>
        <w:tc>
          <w:tcPr>
            <w:tcW w:w="0" w:type="auto"/>
            <w:tcBorders>
              <w:top w:val="nil"/>
              <w:left w:val="nil"/>
              <w:bottom w:val="nil"/>
              <w:right w:val="nil"/>
            </w:tcBorders>
            <w:shd w:val="clear" w:color="auto" w:fill="auto"/>
            <w:noWrap/>
            <w:vAlign w:val="bottom"/>
          </w:tcPr>
          <w:p w14:paraId="6EB2024F" w14:textId="66AF6B3B" w:rsidR="0098386A" w:rsidRPr="0020749A" w:rsidRDefault="00DB3CF8" w:rsidP="0098386A">
            <w:pPr>
              <w:rPr>
                <w:rFonts w:ascii="Calibri" w:eastAsia="Times New Roman" w:hAnsi="Calibri" w:cs="Times New Roman"/>
                <w:b/>
                <w:sz w:val="22"/>
                <w:szCs w:val="20"/>
                <w:lang w:val="en-GB"/>
              </w:rPr>
            </w:pPr>
            <w:r w:rsidRPr="0020749A">
              <w:rPr>
                <w:rFonts w:ascii="Calibri" w:eastAsia="Times New Roman" w:hAnsi="Calibri" w:cs="Times New Roman"/>
                <w:b/>
                <w:sz w:val="22"/>
                <w:szCs w:val="20"/>
                <w:lang w:val="en-GB"/>
              </w:rPr>
              <w:t>Pictures</w:t>
            </w:r>
          </w:p>
        </w:tc>
        <w:tc>
          <w:tcPr>
            <w:tcW w:w="0" w:type="auto"/>
            <w:tcBorders>
              <w:top w:val="nil"/>
              <w:left w:val="single" w:sz="4" w:space="0" w:color="auto"/>
              <w:bottom w:val="nil"/>
              <w:right w:val="nil"/>
            </w:tcBorders>
            <w:shd w:val="clear" w:color="auto" w:fill="auto"/>
            <w:noWrap/>
            <w:vAlign w:val="bottom"/>
          </w:tcPr>
          <w:p w14:paraId="3E0F836A" w14:textId="2BF16CD5" w:rsidR="0098386A" w:rsidRPr="0020749A" w:rsidRDefault="0098386A" w:rsidP="0098386A">
            <w:pPr>
              <w:rPr>
                <w:rFonts w:ascii="Calibri" w:eastAsia="Times New Roman" w:hAnsi="Calibri" w:cs="Times New Roman"/>
                <w:b/>
                <w:sz w:val="22"/>
                <w:szCs w:val="20"/>
                <w:lang w:val="en-GB"/>
              </w:rPr>
            </w:pPr>
            <w:r w:rsidRPr="0020749A">
              <w:rPr>
                <w:rFonts w:ascii="Calibri" w:eastAsia="Times New Roman" w:hAnsi="Calibri" w:cs="Times New Roman"/>
                <w:b/>
                <w:sz w:val="22"/>
                <w:szCs w:val="20"/>
                <w:lang w:val="en-GB"/>
              </w:rPr>
              <w:t>41</w:t>
            </w:r>
          </w:p>
        </w:tc>
        <w:tc>
          <w:tcPr>
            <w:tcW w:w="0" w:type="auto"/>
            <w:tcBorders>
              <w:top w:val="nil"/>
              <w:left w:val="single" w:sz="4" w:space="0" w:color="auto"/>
              <w:bottom w:val="nil"/>
              <w:right w:val="nil"/>
            </w:tcBorders>
            <w:shd w:val="clear" w:color="auto" w:fill="auto"/>
            <w:noWrap/>
            <w:vAlign w:val="bottom"/>
          </w:tcPr>
          <w:p w14:paraId="743156F1" w14:textId="67E8E98A" w:rsidR="0098386A" w:rsidRPr="0020749A" w:rsidRDefault="0098386A" w:rsidP="0098386A">
            <w:pPr>
              <w:rPr>
                <w:rFonts w:ascii="Calibri" w:eastAsia="Times New Roman" w:hAnsi="Calibri" w:cs="Times New Roman"/>
                <w:b/>
                <w:sz w:val="22"/>
                <w:szCs w:val="20"/>
                <w:lang w:val="en-GB"/>
              </w:rPr>
            </w:pPr>
            <w:r w:rsidRPr="0020749A">
              <w:rPr>
                <w:rFonts w:ascii="Calibri" w:eastAsia="Times New Roman" w:hAnsi="Calibri" w:cs="Times New Roman"/>
                <w:b/>
                <w:sz w:val="22"/>
                <w:szCs w:val="20"/>
                <w:lang w:val="en-GB"/>
              </w:rPr>
              <w:t>42</w:t>
            </w:r>
          </w:p>
        </w:tc>
        <w:tc>
          <w:tcPr>
            <w:tcW w:w="0" w:type="auto"/>
            <w:tcBorders>
              <w:top w:val="nil"/>
              <w:left w:val="single" w:sz="4" w:space="0" w:color="auto"/>
              <w:bottom w:val="nil"/>
              <w:right w:val="nil"/>
            </w:tcBorders>
            <w:shd w:val="clear" w:color="auto" w:fill="auto"/>
            <w:noWrap/>
            <w:vAlign w:val="bottom"/>
          </w:tcPr>
          <w:p w14:paraId="23E148CC" w14:textId="6D543BE1" w:rsidR="0098386A" w:rsidRPr="0020749A" w:rsidRDefault="0098386A" w:rsidP="0098386A">
            <w:pPr>
              <w:rPr>
                <w:rFonts w:ascii="Calibri" w:eastAsia="Times New Roman" w:hAnsi="Calibri" w:cs="Times New Roman"/>
                <w:b/>
                <w:sz w:val="22"/>
                <w:szCs w:val="20"/>
                <w:lang w:val="en-GB"/>
              </w:rPr>
            </w:pPr>
            <w:r w:rsidRPr="0020749A">
              <w:rPr>
                <w:rFonts w:ascii="Calibri" w:eastAsia="Times New Roman" w:hAnsi="Calibri" w:cs="Times New Roman"/>
                <w:b/>
                <w:sz w:val="22"/>
                <w:szCs w:val="20"/>
                <w:lang w:val="en-GB"/>
              </w:rPr>
              <w:t>43</w:t>
            </w:r>
          </w:p>
        </w:tc>
        <w:tc>
          <w:tcPr>
            <w:tcW w:w="0" w:type="auto"/>
            <w:tcBorders>
              <w:top w:val="nil"/>
              <w:left w:val="single" w:sz="4" w:space="0" w:color="auto"/>
              <w:bottom w:val="nil"/>
              <w:right w:val="nil"/>
            </w:tcBorders>
            <w:shd w:val="clear" w:color="auto" w:fill="auto"/>
            <w:noWrap/>
            <w:vAlign w:val="bottom"/>
          </w:tcPr>
          <w:p w14:paraId="14B28DA8" w14:textId="538A2464" w:rsidR="0098386A" w:rsidRPr="0020749A" w:rsidRDefault="0098386A" w:rsidP="0098386A">
            <w:pPr>
              <w:rPr>
                <w:rFonts w:ascii="Calibri" w:eastAsia="Times New Roman" w:hAnsi="Calibri" w:cs="Times New Roman"/>
                <w:b/>
                <w:sz w:val="22"/>
                <w:szCs w:val="20"/>
                <w:lang w:val="en-GB"/>
              </w:rPr>
            </w:pPr>
            <w:r w:rsidRPr="0020749A">
              <w:rPr>
                <w:rFonts w:ascii="Calibri" w:eastAsia="Times New Roman" w:hAnsi="Calibri" w:cs="Times New Roman"/>
                <w:b/>
                <w:sz w:val="22"/>
                <w:szCs w:val="20"/>
                <w:lang w:val="en-GB"/>
              </w:rPr>
              <w:t>44</w:t>
            </w:r>
          </w:p>
        </w:tc>
        <w:tc>
          <w:tcPr>
            <w:tcW w:w="0" w:type="auto"/>
            <w:tcBorders>
              <w:top w:val="nil"/>
              <w:left w:val="single" w:sz="4" w:space="0" w:color="auto"/>
              <w:bottom w:val="nil"/>
              <w:right w:val="nil"/>
            </w:tcBorders>
            <w:shd w:val="clear" w:color="auto" w:fill="auto"/>
            <w:noWrap/>
            <w:vAlign w:val="bottom"/>
          </w:tcPr>
          <w:p w14:paraId="20F12DD1" w14:textId="75A301B1" w:rsidR="0098386A" w:rsidRPr="0020749A" w:rsidRDefault="0098386A" w:rsidP="0098386A">
            <w:pPr>
              <w:rPr>
                <w:rFonts w:ascii="Calibri" w:eastAsia="Times New Roman" w:hAnsi="Calibri" w:cs="Times New Roman"/>
                <w:b/>
                <w:sz w:val="22"/>
                <w:szCs w:val="20"/>
                <w:lang w:val="en-GB"/>
              </w:rPr>
            </w:pPr>
            <w:r w:rsidRPr="0020749A">
              <w:rPr>
                <w:rFonts w:ascii="Calibri" w:eastAsia="Times New Roman" w:hAnsi="Calibri" w:cs="Times New Roman"/>
                <w:b/>
                <w:sz w:val="22"/>
                <w:szCs w:val="20"/>
                <w:lang w:val="en-GB"/>
              </w:rPr>
              <w:t>45</w:t>
            </w:r>
          </w:p>
        </w:tc>
        <w:tc>
          <w:tcPr>
            <w:tcW w:w="0" w:type="auto"/>
            <w:tcBorders>
              <w:top w:val="nil"/>
              <w:left w:val="single" w:sz="4" w:space="0" w:color="auto"/>
              <w:bottom w:val="nil"/>
              <w:right w:val="nil"/>
            </w:tcBorders>
            <w:shd w:val="clear" w:color="auto" w:fill="auto"/>
            <w:noWrap/>
            <w:vAlign w:val="bottom"/>
          </w:tcPr>
          <w:p w14:paraId="5F775ED9" w14:textId="0984DCB0" w:rsidR="0098386A" w:rsidRPr="0020749A" w:rsidRDefault="0098386A" w:rsidP="0098386A">
            <w:pPr>
              <w:rPr>
                <w:rFonts w:ascii="Calibri" w:eastAsia="Times New Roman" w:hAnsi="Calibri" w:cs="Times New Roman"/>
                <w:b/>
                <w:sz w:val="22"/>
                <w:szCs w:val="20"/>
                <w:lang w:val="en-GB"/>
              </w:rPr>
            </w:pPr>
            <w:r w:rsidRPr="0020749A">
              <w:rPr>
                <w:rFonts w:ascii="Calibri" w:eastAsia="Times New Roman" w:hAnsi="Calibri" w:cs="Times New Roman"/>
                <w:b/>
                <w:sz w:val="22"/>
                <w:szCs w:val="20"/>
                <w:lang w:val="en-GB"/>
              </w:rPr>
              <w:t>46</w:t>
            </w:r>
          </w:p>
        </w:tc>
        <w:tc>
          <w:tcPr>
            <w:tcW w:w="0" w:type="auto"/>
            <w:tcBorders>
              <w:top w:val="nil"/>
              <w:left w:val="single" w:sz="4" w:space="0" w:color="auto"/>
              <w:bottom w:val="nil"/>
              <w:right w:val="single" w:sz="4" w:space="0" w:color="auto"/>
            </w:tcBorders>
            <w:shd w:val="clear" w:color="auto" w:fill="auto"/>
            <w:noWrap/>
            <w:vAlign w:val="bottom"/>
          </w:tcPr>
          <w:p w14:paraId="017EA651" w14:textId="4913094E" w:rsidR="0098386A" w:rsidRPr="0020749A" w:rsidRDefault="0098386A" w:rsidP="0098386A">
            <w:pPr>
              <w:rPr>
                <w:rFonts w:ascii="Calibri" w:eastAsia="Times New Roman" w:hAnsi="Calibri" w:cs="Times New Roman"/>
                <w:b/>
                <w:sz w:val="22"/>
                <w:szCs w:val="20"/>
                <w:lang w:val="en-GB"/>
              </w:rPr>
            </w:pPr>
            <w:r w:rsidRPr="0020749A">
              <w:rPr>
                <w:rFonts w:ascii="Calibri" w:eastAsia="Times New Roman" w:hAnsi="Calibri" w:cs="Times New Roman"/>
                <w:b/>
                <w:sz w:val="22"/>
                <w:szCs w:val="20"/>
                <w:lang w:val="en-GB"/>
              </w:rPr>
              <w:t>47</w:t>
            </w:r>
          </w:p>
        </w:tc>
      </w:tr>
      <w:tr w:rsidR="00F7449E" w:rsidRPr="0020749A" w14:paraId="09B3052E" w14:textId="77777777" w:rsidTr="009D4077">
        <w:trPr>
          <w:trHeight w:val="300"/>
        </w:trPr>
        <w:tc>
          <w:tcPr>
            <w:tcW w:w="0" w:type="auto"/>
            <w:tcBorders>
              <w:top w:val="nil"/>
              <w:left w:val="nil"/>
              <w:bottom w:val="nil"/>
              <w:right w:val="nil"/>
            </w:tcBorders>
            <w:shd w:val="clear" w:color="auto" w:fill="auto"/>
            <w:noWrap/>
            <w:vAlign w:val="bottom"/>
          </w:tcPr>
          <w:p w14:paraId="1388EB11" w14:textId="77777777" w:rsidR="00F7449E" w:rsidRPr="0020749A" w:rsidRDefault="00F7449E" w:rsidP="0098386A">
            <w:pPr>
              <w:rPr>
                <w:rFonts w:ascii="Calibri" w:eastAsia="Times New Roman" w:hAnsi="Calibri" w:cs="Times New Roman"/>
                <w:sz w:val="22"/>
                <w:szCs w:val="20"/>
                <w:lang w:val="en-GB"/>
              </w:rPr>
            </w:pPr>
          </w:p>
        </w:tc>
        <w:tc>
          <w:tcPr>
            <w:tcW w:w="0" w:type="auto"/>
            <w:tcBorders>
              <w:top w:val="nil"/>
              <w:left w:val="single" w:sz="4" w:space="0" w:color="auto"/>
              <w:bottom w:val="nil"/>
              <w:right w:val="nil"/>
            </w:tcBorders>
            <w:shd w:val="clear" w:color="auto" w:fill="auto"/>
            <w:noWrap/>
            <w:vAlign w:val="bottom"/>
          </w:tcPr>
          <w:p w14:paraId="06AEB655" w14:textId="77777777" w:rsidR="00F7449E" w:rsidRPr="0020749A" w:rsidRDefault="00F7449E" w:rsidP="0098386A">
            <w:pPr>
              <w:rPr>
                <w:rFonts w:ascii="Calibri" w:eastAsia="Times New Roman" w:hAnsi="Calibri" w:cs="Times New Roman"/>
                <w:sz w:val="22"/>
                <w:szCs w:val="20"/>
                <w:lang w:val="en-GB"/>
              </w:rPr>
            </w:pPr>
          </w:p>
        </w:tc>
        <w:tc>
          <w:tcPr>
            <w:tcW w:w="0" w:type="auto"/>
            <w:tcBorders>
              <w:top w:val="nil"/>
              <w:left w:val="single" w:sz="4" w:space="0" w:color="auto"/>
              <w:bottom w:val="nil"/>
              <w:right w:val="nil"/>
            </w:tcBorders>
            <w:shd w:val="clear" w:color="auto" w:fill="auto"/>
            <w:noWrap/>
            <w:vAlign w:val="bottom"/>
          </w:tcPr>
          <w:p w14:paraId="77959578" w14:textId="77777777" w:rsidR="00F7449E" w:rsidRPr="0020749A" w:rsidRDefault="00F7449E" w:rsidP="0098386A">
            <w:pPr>
              <w:rPr>
                <w:rFonts w:ascii="Calibri" w:eastAsia="Times New Roman" w:hAnsi="Calibri" w:cs="Times New Roman"/>
                <w:sz w:val="22"/>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40941E72" w14:textId="77777777" w:rsidR="00F7449E" w:rsidRPr="0020749A" w:rsidRDefault="00F7449E" w:rsidP="0098386A">
            <w:pPr>
              <w:rPr>
                <w:rFonts w:ascii="Calibri" w:eastAsia="Times New Roman" w:hAnsi="Calibri" w:cs="Times New Roman"/>
                <w:sz w:val="22"/>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0D60CD04" w14:textId="77777777" w:rsidR="00F7449E" w:rsidRPr="0020749A" w:rsidRDefault="00F7449E" w:rsidP="0098386A">
            <w:pPr>
              <w:rPr>
                <w:rFonts w:ascii="Calibri" w:eastAsia="Times New Roman" w:hAnsi="Calibri" w:cs="Times New Roman"/>
                <w:sz w:val="22"/>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55A5BE83" w14:textId="77777777" w:rsidR="00F7449E" w:rsidRPr="0020749A" w:rsidRDefault="00F7449E" w:rsidP="0098386A">
            <w:pPr>
              <w:rPr>
                <w:rFonts w:ascii="Calibri" w:eastAsia="Times New Roman" w:hAnsi="Calibri" w:cs="Times New Roman"/>
                <w:sz w:val="22"/>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528A79EF" w14:textId="77777777" w:rsidR="00F7449E" w:rsidRPr="0020749A" w:rsidRDefault="00F7449E" w:rsidP="0098386A">
            <w:pPr>
              <w:rPr>
                <w:rFonts w:ascii="Calibri" w:eastAsia="Times New Roman" w:hAnsi="Calibri" w:cs="Times New Roman"/>
                <w:sz w:val="22"/>
                <w:szCs w:val="20"/>
                <w:lang w:val="en-GB"/>
              </w:rPr>
            </w:pPr>
          </w:p>
        </w:tc>
        <w:tc>
          <w:tcPr>
            <w:tcW w:w="0" w:type="auto"/>
            <w:tcBorders>
              <w:top w:val="nil"/>
              <w:left w:val="single" w:sz="4" w:space="0" w:color="auto"/>
              <w:bottom w:val="single" w:sz="4" w:space="0" w:color="auto"/>
              <w:right w:val="single" w:sz="4" w:space="0" w:color="auto"/>
            </w:tcBorders>
            <w:shd w:val="clear" w:color="auto" w:fill="auto"/>
            <w:noWrap/>
            <w:vAlign w:val="bottom"/>
          </w:tcPr>
          <w:p w14:paraId="2574B791" w14:textId="77777777" w:rsidR="00F7449E" w:rsidRPr="0020749A" w:rsidRDefault="00F7449E" w:rsidP="0098386A">
            <w:pPr>
              <w:rPr>
                <w:rFonts w:ascii="Calibri" w:eastAsia="Times New Roman" w:hAnsi="Calibri" w:cs="Times New Roman"/>
                <w:sz w:val="22"/>
                <w:szCs w:val="20"/>
                <w:lang w:val="en-GB"/>
              </w:rPr>
            </w:pPr>
          </w:p>
        </w:tc>
      </w:tr>
      <w:tr w:rsidR="009D4077" w:rsidRPr="0020749A" w14:paraId="18F319FD" w14:textId="77777777" w:rsidTr="009D4077">
        <w:trPr>
          <w:trHeight w:val="300"/>
        </w:trPr>
        <w:tc>
          <w:tcPr>
            <w:tcW w:w="0" w:type="auto"/>
            <w:tcBorders>
              <w:top w:val="nil"/>
              <w:left w:val="nil"/>
              <w:bottom w:val="nil"/>
              <w:right w:val="nil"/>
            </w:tcBorders>
            <w:shd w:val="clear" w:color="auto" w:fill="auto"/>
            <w:noWrap/>
            <w:vAlign w:val="bottom"/>
            <w:hideMark/>
          </w:tcPr>
          <w:p w14:paraId="33DA5E79" w14:textId="77777777" w:rsidR="009D4077" w:rsidRPr="0020749A" w:rsidRDefault="009D4077" w:rsidP="0098386A">
            <w:pPr>
              <w:rPr>
                <w:rFonts w:ascii="Calibri" w:eastAsia="Times New Roman" w:hAnsi="Calibri" w:cs="Times New Roman"/>
                <w:sz w:val="22"/>
                <w:szCs w:val="20"/>
                <w:lang w:val="en-GB"/>
              </w:rPr>
            </w:pPr>
          </w:p>
        </w:tc>
        <w:tc>
          <w:tcPr>
            <w:tcW w:w="0" w:type="auto"/>
            <w:tcBorders>
              <w:top w:val="nil"/>
              <w:left w:val="single" w:sz="4" w:space="0" w:color="auto"/>
              <w:bottom w:val="nil"/>
              <w:right w:val="nil"/>
            </w:tcBorders>
            <w:shd w:val="clear" w:color="auto" w:fill="auto"/>
            <w:noWrap/>
            <w:vAlign w:val="bottom"/>
            <w:hideMark/>
          </w:tcPr>
          <w:p w14:paraId="5B671A9A" w14:textId="77777777" w:rsidR="009D4077" w:rsidRPr="0020749A" w:rsidRDefault="009D4077"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1D746D33" w14:textId="77777777" w:rsidR="009D4077" w:rsidRPr="0020749A" w:rsidRDefault="009D4077"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 </w:t>
            </w:r>
          </w:p>
        </w:tc>
        <w:tc>
          <w:tcPr>
            <w:tcW w:w="0" w:type="auto"/>
            <w:tcBorders>
              <w:top w:val="single" w:sz="4" w:space="0" w:color="auto"/>
              <w:left w:val="single" w:sz="4" w:space="0" w:color="auto"/>
              <w:bottom w:val="nil"/>
            </w:tcBorders>
            <w:shd w:val="clear" w:color="auto" w:fill="auto"/>
            <w:noWrap/>
            <w:vAlign w:val="bottom"/>
            <w:hideMark/>
          </w:tcPr>
          <w:p w14:paraId="168DFC8B" w14:textId="3B488E1F" w:rsidR="009D4077" w:rsidRPr="0020749A" w:rsidRDefault="009D4077"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w:t>
            </w:r>
            <w:r w:rsidRPr="0020749A">
              <w:rPr>
                <w:rFonts w:ascii="Calibri" w:eastAsia="Times New Roman" w:hAnsi="Calibri" w:cs="Times New Roman"/>
                <w:i/>
                <w:sz w:val="22"/>
                <w:szCs w:val="20"/>
                <w:lang w:val="en-GB"/>
              </w:rPr>
              <w:t>Parvisepalum</w:t>
            </w:r>
          </w:p>
        </w:tc>
        <w:tc>
          <w:tcPr>
            <w:tcW w:w="0" w:type="auto"/>
            <w:tcBorders>
              <w:top w:val="single" w:sz="4" w:space="0" w:color="auto"/>
              <w:bottom w:val="nil"/>
            </w:tcBorders>
            <w:shd w:val="clear" w:color="auto" w:fill="auto"/>
            <w:noWrap/>
            <w:vAlign w:val="bottom"/>
          </w:tcPr>
          <w:p w14:paraId="601E311E" w14:textId="698116BF" w:rsidR="009D4077" w:rsidRPr="0020749A" w:rsidRDefault="009D4077"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2:</w:t>
            </w:r>
            <w:r w:rsidRPr="0020749A">
              <w:rPr>
                <w:rFonts w:ascii="Calibri" w:eastAsia="Times New Roman" w:hAnsi="Calibri" w:cs="Times New Roman"/>
                <w:i/>
                <w:sz w:val="22"/>
                <w:szCs w:val="20"/>
                <w:lang w:val="en-GB"/>
              </w:rPr>
              <w:t>Pardalopetalum</w:t>
            </w:r>
          </w:p>
        </w:tc>
        <w:tc>
          <w:tcPr>
            <w:tcW w:w="0" w:type="auto"/>
            <w:tcBorders>
              <w:top w:val="single" w:sz="4" w:space="0" w:color="auto"/>
              <w:left w:val="nil"/>
              <w:bottom w:val="nil"/>
            </w:tcBorders>
            <w:shd w:val="clear" w:color="auto" w:fill="auto"/>
            <w:noWrap/>
            <w:vAlign w:val="bottom"/>
          </w:tcPr>
          <w:p w14:paraId="014F36D3" w14:textId="18529546" w:rsidR="009D4077" w:rsidRPr="0020749A" w:rsidRDefault="009D4077"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3:</w:t>
            </w:r>
            <w:r w:rsidRPr="0020749A">
              <w:rPr>
                <w:rFonts w:ascii="Calibri" w:eastAsia="Times New Roman" w:hAnsi="Calibri" w:cs="Times New Roman"/>
                <w:i/>
                <w:sz w:val="22"/>
                <w:szCs w:val="20"/>
                <w:lang w:val="en-GB"/>
              </w:rPr>
              <w:t>Paphiopedilum</w:t>
            </w:r>
          </w:p>
        </w:tc>
        <w:tc>
          <w:tcPr>
            <w:tcW w:w="0" w:type="auto"/>
            <w:tcBorders>
              <w:top w:val="single" w:sz="4" w:space="0" w:color="auto"/>
              <w:bottom w:val="nil"/>
            </w:tcBorders>
            <w:shd w:val="clear" w:color="auto" w:fill="auto"/>
            <w:noWrap/>
            <w:vAlign w:val="bottom"/>
          </w:tcPr>
          <w:p w14:paraId="56F6F7D8" w14:textId="333569E2" w:rsidR="009D4077" w:rsidRPr="0020749A" w:rsidRDefault="009D4077"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4:</w:t>
            </w:r>
            <w:r w:rsidRPr="0020749A">
              <w:rPr>
                <w:rFonts w:ascii="Calibri" w:eastAsia="Times New Roman" w:hAnsi="Calibri" w:cs="Times New Roman"/>
                <w:i/>
                <w:sz w:val="22"/>
                <w:szCs w:val="20"/>
                <w:lang w:val="en-GB"/>
              </w:rPr>
              <w:t>Coryopedilum</w:t>
            </w:r>
          </w:p>
        </w:tc>
        <w:tc>
          <w:tcPr>
            <w:tcW w:w="0" w:type="auto"/>
            <w:tcBorders>
              <w:top w:val="single" w:sz="4" w:space="0" w:color="auto"/>
              <w:left w:val="nil"/>
              <w:bottom w:val="nil"/>
              <w:right w:val="single" w:sz="4" w:space="0" w:color="auto"/>
            </w:tcBorders>
            <w:shd w:val="clear" w:color="auto" w:fill="auto"/>
            <w:noWrap/>
            <w:vAlign w:val="bottom"/>
          </w:tcPr>
          <w:p w14:paraId="5B8F0657" w14:textId="4DD94EAC" w:rsidR="009D4077" w:rsidRPr="0020749A" w:rsidRDefault="009D4077"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 xml:space="preserve">5: </w:t>
            </w:r>
            <w:r w:rsidRPr="0020749A">
              <w:rPr>
                <w:rFonts w:ascii="Calibri" w:eastAsia="Times New Roman" w:hAnsi="Calibri" w:cs="Times New Roman"/>
                <w:i/>
                <w:sz w:val="22"/>
                <w:szCs w:val="20"/>
                <w:lang w:val="en-GB"/>
              </w:rPr>
              <w:t>Cochlopetalum</w:t>
            </w:r>
          </w:p>
        </w:tc>
      </w:tr>
      <w:tr w:rsidR="009D4077" w:rsidRPr="0020749A" w14:paraId="61E30FD5" w14:textId="77777777" w:rsidTr="009D4077">
        <w:trPr>
          <w:trHeight w:val="214"/>
        </w:trPr>
        <w:tc>
          <w:tcPr>
            <w:tcW w:w="0" w:type="auto"/>
            <w:tcBorders>
              <w:top w:val="nil"/>
              <w:left w:val="nil"/>
              <w:bottom w:val="nil"/>
              <w:right w:val="nil"/>
            </w:tcBorders>
            <w:shd w:val="clear" w:color="auto" w:fill="auto"/>
            <w:noWrap/>
            <w:vAlign w:val="bottom"/>
            <w:hideMark/>
          </w:tcPr>
          <w:p w14:paraId="4138C558" w14:textId="77777777" w:rsidR="009D4077" w:rsidRPr="0020749A" w:rsidRDefault="009D4077" w:rsidP="0098386A">
            <w:pPr>
              <w:rPr>
                <w:rFonts w:ascii="Calibri" w:eastAsia="Times New Roman" w:hAnsi="Calibri" w:cs="Times New Roman"/>
                <w:sz w:val="22"/>
                <w:szCs w:val="20"/>
                <w:lang w:val="en-GB"/>
              </w:rPr>
            </w:pPr>
          </w:p>
        </w:tc>
        <w:tc>
          <w:tcPr>
            <w:tcW w:w="0" w:type="auto"/>
            <w:gridSpan w:val="2"/>
            <w:tcBorders>
              <w:top w:val="nil"/>
              <w:left w:val="single" w:sz="4" w:space="0" w:color="auto"/>
              <w:bottom w:val="nil"/>
              <w:right w:val="nil"/>
            </w:tcBorders>
            <w:shd w:val="clear" w:color="auto" w:fill="auto"/>
            <w:noWrap/>
            <w:vAlign w:val="bottom"/>
            <w:hideMark/>
          </w:tcPr>
          <w:p w14:paraId="697F59F1" w14:textId="27649294" w:rsidR="009D4077" w:rsidRPr="0020749A" w:rsidRDefault="009D4077"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 not in trainset / on dear.smartweb.tw</w:t>
            </w:r>
          </w:p>
        </w:tc>
        <w:tc>
          <w:tcPr>
            <w:tcW w:w="0" w:type="auto"/>
            <w:tcBorders>
              <w:top w:val="nil"/>
              <w:left w:val="single" w:sz="4" w:space="0" w:color="auto"/>
            </w:tcBorders>
            <w:shd w:val="clear" w:color="auto" w:fill="auto"/>
            <w:noWrap/>
            <w:vAlign w:val="bottom"/>
            <w:hideMark/>
          </w:tcPr>
          <w:p w14:paraId="55AA52D5" w14:textId="36F6479E" w:rsidR="009D4077" w:rsidRPr="0020749A" w:rsidRDefault="009D4077"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6:</w:t>
            </w:r>
            <w:r w:rsidRPr="0020749A">
              <w:rPr>
                <w:rFonts w:ascii="Calibri" w:eastAsia="Times New Roman" w:hAnsi="Calibri" w:cs="Times New Roman"/>
                <w:i/>
                <w:sz w:val="22"/>
                <w:szCs w:val="20"/>
                <w:lang w:val="en-GB"/>
              </w:rPr>
              <w:t>Brachypetalum</w:t>
            </w:r>
          </w:p>
        </w:tc>
        <w:tc>
          <w:tcPr>
            <w:tcW w:w="0" w:type="auto"/>
            <w:tcBorders>
              <w:top w:val="nil"/>
            </w:tcBorders>
            <w:shd w:val="clear" w:color="auto" w:fill="auto"/>
            <w:noWrap/>
            <w:vAlign w:val="bottom"/>
          </w:tcPr>
          <w:p w14:paraId="02389EE2" w14:textId="212653BD" w:rsidR="009D4077" w:rsidRPr="0020749A" w:rsidRDefault="009D4077"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7:</w:t>
            </w:r>
            <w:r w:rsidRPr="0020749A">
              <w:rPr>
                <w:rFonts w:ascii="Calibri" w:eastAsia="Times New Roman" w:hAnsi="Calibri" w:cs="Times New Roman"/>
                <w:i/>
                <w:sz w:val="22"/>
                <w:szCs w:val="20"/>
                <w:lang w:val="en-GB"/>
              </w:rPr>
              <w:t>Barbata</w:t>
            </w:r>
          </w:p>
        </w:tc>
        <w:tc>
          <w:tcPr>
            <w:tcW w:w="0" w:type="auto"/>
            <w:tcBorders>
              <w:top w:val="nil"/>
              <w:left w:val="nil"/>
            </w:tcBorders>
            <w:shd w:val="clear" w:color="auto" w:fill="auto"/>
            <w:noWrap/>
            <w:vAlign w:val="bottom"/>
          </w:tcPr>
          <w:p w14:paraId="5133EDFC" w14:textId="40D65E34" w:rsidR="009D4077" w:rsidRPr="0020749A" w:rsidRDefault="009D4077" w:rsidP="0098386A">
            <w:pPr>
              <w:rPr>
                <w:rFonts w:ascii="Calibri" w:eastAsia="Times New Roman" w:hAnsi="Calibri" w:cs="Times New Roman"/>
                <w:sz w:val="22"/>
                <w:szCs w:val="20"/>
                <w:lang w:val="en-GB"/>
              </w:rPr>
            </w:pPr>
          </w:p>
        </w:tc>
        <w:tc>
          <w:tcPr>
            <w:tcW w:w="0" w:type="auto"/>
            <w:tcBorders>
              <w:top w:val="nil"/>
            </w:tcBorders>
            <w:shd w:val="clear" w:color="auto" w:fill="auto"/>
            <w:noWrap/>
            <w:vAlign w:val="bottom"/>
          </w:tcPr>
          <w:p w14:paraId="503DCAFE" w14:textId="6E229C62" w:rsidR="009D4077" w:rsidRPr="0020749A" w:rsidRDefault="009D4077" w:rsidP="0098386A">
            <w:pPr>
              <w:rPr>
                <w:rFonts w:ascii="Calibri" w:eastAsia="Times New Roman" w:hAnsi="Calibri" w:cs="Times New Roman"/>
                <w:sz w:val="22"/>
                <w:szCs w:val="20"/>
                <w:lang w:val="en-GB"/>
              </w:rPr>
            </w:pPr>
          </w:p>
        </w:tc>
        <w:tc>
          <w:tcPr>
            <w:tcW w:w="0" w:type="auto"/>
            <w:tcBorders>
              <w:top w:val="nil"/>
              <w:left w:val="nil"/>
              <w:right w:val="single" w:sz="4" w:space="0" w:color="auto"/>
            </w:tcBorders>
            <w:shd w:val="clear" w:color="auto" w:fill="auto"/>
            <w:noWrap/>
            <w:vAlign w:val="bottom"/>
            <w:hideMark/>
          </w:tcPr>
          <w:p w14:paraId="6DA15913" w14:textId="77777777" w:rsidR="009D4077" w:rsidRPr="0020749A" w:rsidRDefault="009D4077"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 </w:t>
            </w:r>
          </w:p>
        </w:tc>
      </w:tr>
      <w:tr w:rsidR="009D4077" w:rsidRPr="0020749A" w14:paraId="4BF1EC55" w14:textId="77777777" w:rsidTr="009D4077">
        <w:trPr>
          <w:trHeight w:val="214"/>
        </w:trPr>
        <w:tc>
          <w:tcPr>
            <w:tcW w:w="0" w:type="auto"/>
            <w:tcBorders>
              <w:top w:val="nil"/>
              <w:left w:val="nil"/>
              <w:bottom w:val="nil"/>
              <w:right w:val="nil"/>
            </w:tcBorders>
            <w:shd w:val="clear" w:color="auto" w:fill="auto"/>
            <w:noWrap/>
            <w:vAlign w:val="bottom"/>
          </w:tcPr>
          <w:p w14:paraId="772284BD" w14:textId="77777777" w:rsidR="009D4077" w:rsidRPr="0020749A" w:rsidRDefault="009D4077" w:rsidP="0098386A">
            <w:pPr>
              <w:rPr>
                <w:rFonts w:ascii="Calibri" w:eastAsia="Times New Roman" w:hAnsi="Calibri" w:cs="Times New Roman"/>
                <w:sz w:val="22"/>
                <w:szCs w:val="20"/>
                <w:lang w:val="en-GB"/>
              </w:rPr>
            </w:pPr>
          </w:p>
        </w:tc>
        <w:tc>
          <w:tcPr>
            <w:tcW w:w="0" w:type="auto"/>
            <w:gridSpan w:val="2"/>
            <w:tcBorders>
              <w:top w:val="nil"/>
              <w:left w:val="single" w:sz="4" w:space="0" w:color="auto"/>
              <w:bottom w:val="nil"/>
              <w:right w:val="nil"/>
            </w:tcBorders>
            <w:shd w:val="clear" w:color="auto" w:fill="auto"/>
            <w:noWrap/>
            <w:vAlign w:val="bottom"/>
          </w:tcPr>
          <w:p w14:paraId="024B42AC" w14:textId="67B82635" w:rsidR="009D4077" w:rsidRPr="0020749A" w:rsidRDefault="009D4077" w:rsidP="0098386A">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§=only var. Curtisii in trainset</w:t>
            </w:r>
          </w:p>
        </w:tc>
        <w:tc>
          <w:tcPr>
            <w:tcW w:w="0" w:type="auto"/>
            <w:gridSpan w:val="5"/>
            <w:tcBorders>
              <w:top w:val="nil"/>
              <w:left w:val="single" w:sz="4" w:space="0" w:color="auto"/>
              <w:bottom w:val="single" w:sz="4" w:space="0" w:color="auto"/>
              <w:right w:val="single" w:sz="4" w:space="0" w:color="auto"/>
            </w:tcBorders>
            <w:shd w:val="clear" w:color="auto" w:fill="auto"/>
            <w:noWrap/>
            <w:vAlign w:val="bottom"/>
          </w:tcPr>
          <w:p w14:paraId="7B000CA4" w14:textId="73661287" w:rsidR="009D4077" w:rsidRPr="0020749A" w:rsidRDefault="009D4077" w:rsidP="0098386A">
            <w:pPr>
              <w:rPr>
                <w:rFonts w:ascii="Calibri" w:eastAsia="Times New Roman" w:hAnsi="Calibri" w:cs="Times New Roman"/>
                <w:sz w:val="22"/>
                <w:szCs w:val="20"/>
                <w:lang w:val="en-GB"/>
              </w:rPr>
            </w:pPr>
            <w:r w:rsidRPr="0020749A">
              <w:rPr>
                <w:rFonts w:ascii="Calibri" w:eastAsia="Times New Roman" w:hAnsi="Calibri" w:cs="Times New Roman"/>
                <w:sz w:val="20"/>
                <w:szCs w:val="20"/>
                <w:lang w:val="en-GB"/>
              </w:rPr>
              <w:t>The order in Unknown x/y is &lt;best_sore&gt;/&lt;lower_score&gt;. No numbers? All scores are negative</w:t>
            </w:r>
          </w:p>
        </w:tc>
      </w:tr>
    </w:tbl>
    <w:p w14:paraId="4C9087FA" w14:textId="77777777" w:rsidR="000808EB" w:rsidRPr="0020749A" w:rsidRDefault="000808EB" w:rsidP="00F7449E">
      <w:pPr>
        <w:rPr>
          <w:lang w:val="en-GB"/>
        </w:rPr>
        <w:sectPr w:rsidR="000808EB" w:rsidRPr="0020749A" w:rsidSect="00587937">
          <w:pgSz w:w="16840" w:h="11900" w:orient="landscape"/>
          <w:pgMar w:top="709" w:right="1417" w:bottom="851" w:left="1417" w:header="708" w:footer="708" w:gutter="0"/>
          <w:cols w:space="708"/>
          <w:docGrid w:linePitch="360"/>
        </w:sectPr>
      </w:pPr>
    </w:p>
    <w:p w14:paraId="39CF61A4" w14:textId="1D65110B" w:rsidR="00372313" w:rsidRPr="0020749A" w:rsidRDefault="00372313" w:rsidP="00372313">
      <w:pPr>
        <w:pStyle w:val="Bijschrift"/>
        <w:keepNext/>
        <w:rPr>
          <w:lang w:val="en-GB"/>
        </w:rPr>
      </w:pPr>
      <w:r w:rsidRPr="0020749A">
        <w:rPr>
          <w:lang w:val="en-GB"/>
        </w:rPr>
        <w:lastRenderedPageBreak/>
        <w:t xml:space="preserve">Table </w:t>
      </w:r>
      <w:r w:rsidR="000A64B8" w:rsidRPr="0020749A">
        <w:rPr>
          <w:lang w:val="en-GB"/>
        </w:rPr>
        <w:fldChar w:fldCharType="begin"/>
      </w:r>
      <w:r w:rsidR="000A64B8" w:rsidRPr="0020749A">
        <w:rPr>
          <w:lang w:val="en-GB"/>
        </w:rPr>
        <w:instrText xml:space="preserve"> SEQ Table \* ARABIC </w:instrText>
      </w:r>
      <w:r w:rsidR="000A64B8" w:rsidRPr="0020749A">
        <w:rPr>
          <w:lang w:val="en-GB"/>
        </w:rPr>
        <w:fldChar w:fldCharType="separate"/>
      </w:r>
      <w:r w:rsidR="00E73313" w:rsidRPr="0020749A">
        <w:rPr>
          <w:noProof/>
          <w:lang w:val="en-GB"/>
        </w:rPr>
        <w:t>2</w:t>
      </w:r>
      <w:r w:rsidR="000A64B8" w:rsidRPr="0020749A">
        <w:rPr>
          <w:lang w:val="en-GB"/>
        </w:rPr>
        <w:fldChar w:fldCharType="end"/>
      </w:r>
      <w:r w:rsidRPr="0020749A">
        <w:rPr>
          <w:lang w:val="en-GB"/>
        </w:rPr>
        <w:t xml:space="preserve"> Results of first test of extra pictures of the section </w:t>
      </w:r>
      <w:r w:rsidRPr="0020749A">
        <w:rPr>
          <w:i/>
          <w:lang w:val="en-GB"/>
        </w:rPr>
        <w:t>Barbata</w:t>
      </w:r>
      <w:r w:rsidRPr="0020749A">
        <w:rPr>
          <w:lang w:val="en-GB"/>
        </w:rPr>
        <w:t>.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972"/>
        <w:gridCol w:w="1200"/>
        <w:gridCol w:w="1200"/>
        <w:gridCol w:w="1593"/>
        <w:gridCol w:w="1951"/>
        <w:gridCol w:w="2125"/>
        <w:gridCol w:w="1593"/>
        <w:gridCol w:w="2263"/>
      </w:tblGrid>
      <w:tr w:rsidR="000808EB" w:rsidRPr="0020749A" w14:paraId="45CE963F" w14:textId="77777777" w:rsidTr="000808EB">
        <w:trPr>
          <w:trHeight w:val="500"/>
        </w:trPr>
        <w:tc>
          <w:tcPr>
            <w:tcW w:w="0" w:type="auto"/>
            <w:tcBorders>
              <w:top w:val="nil"/>
              <w:left w:val="nil"/>
              <w:bottom w:val="nil"/>
              <w:right w:val="nil"/>
            </w:tcBorders>
            <w:shd w:val="clear" w:color="auto" w:fill="auto"/>
            <w:noWrap/>
            <w:vAlign w:val="bottom"/>
            <w:hideMark/>
          </w:tcPr>
          <w:p w14:paraId="69897F4A" w14:textId="77777777" w:rsidR="000808EB" w:rsidRPr="0020749A"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5AE53AFC" w14:textId="77777777" w:rsidR="000808EB" w:rsidRPr="0020749A" w:rsidRDefault="000808EB" w:rsidP="000808EB">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714AE1D" w14:textId="77777777" w:rsidR="000808EB" w:rsidRPr="0020749A" w:rsidRDefault="000808EB" w:rsidP="000808EB">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 </w:t>
            </w:r>
          </w:p>
        </w:tc>
        <w:tc>
          <w:tcPr>
            <w:tcW w:w="0" w:type="auto"/>
            <w:gridSpan w:val="2"/>
            <w:tcBorders>
              <w:top w:val="nil"/>
              <w:left w:val="single" w:sz="4" w:space="0" w:color="auto"/>
              <w:bottom w:val="nil"/>
              <w:right w:val="single" w:sz="4" w:space="0" w:color="000000"/>
            </w:tcBorders>
            <w:shd w:val="clear" w:color="auto" w:fill="auto"/>
            <w:noWrap/>
            <w:vAlign w:val="bottom"/>
            <w:hideMark/>
          </w:tcPr>
          <w:p w14:paraId="5F685CD5" w14:textId="3BE42259" w:rsidR="000808EB" w:rsidRPr="0020749A" w:rsidRDefault="000808EB" w:rsidP="000808EB">
            <w:pPr>
              <w:jc w:val="center"/>
              <w:rPr>
                <w:rFonts w:ascii="Calibri" w:eastAsia="Times New Roman" w:hAnsi="Calibri" w:cs="Times New Roman"/>
                <w:b/>
                <w:bCs/>
                <w:color w:val="000000"/>
                <w:sz w:val="40"/>
                <w:szCs w:val="40"/>
                <w:lang w:val="en-GB"/>
              </w:rPr>
            </w:pPr>
            <w:r w:rsidRPr="0020749A">
              <w:rPr>
                <w:rFonts w:ascii="Calibri" w:eastAsia="Times New Roman" w:hAnsi="Calibri" w:cs="Times New Roman"/>
                <w:b/>
                <w:bCs/>
                <w:color w:val="000000"/>
                <w:sz w:val="32"/>
                <w:szCs w:val="40"/>
                <w:lang w:val="en-GB"/>
              </w:rPr>
              <w:t xml:space="preserve">Extra </w:t>
            </w:r>
            <w:r w:rsidRPr="0020749A">
              <w:rPr>
                <w:rFonts w:ascii="Calibri" w:eastAsia="Times New Roman" w:hAnsi="Calibri" w:cs="Times New Roman"/>
                <w:b/>
                <w:bCs/>
                <w:i/>
                <w:color w:val="000000"/>
                <w:sz w:val="32"/>
                <w:szCs w:val="40"/>
                <w:lang w:val="en-GB"/>
              </w:rPr>
              <w:t>Barbata</w:t>
            </w:r>
            <w:r w:rsidRPr="0020749A">
              <w:rPr>
                <w:rFonts w:ascii="Calibri" w:eastAsia="Times New Roman" w:hAnsi="Calibri" w:cs="Times New Roman"/>
                <w:b/>
                <w:bCs/>
                <w:color w:val="000000"/>
                <w:sz w:val="32"/>
                <w:szCs w:val="40"/>
                <w:lang w:val="en-GB"/>
              </w:rPr>
              <w:t xml:space="preserve"> run1</w:t>
            </w:r>
          </w:p>
        </w:tc>
        <w:tc>
          <w:tcPr>
            <w:tcW w:w="0" w:type="auto"/>
            <w:tcBorders>
              <w:top w:val="nil"/>
              <w:left w:val="nil"/>
              <w:bottom w:val="nil"/>
              <w:right w:val="nil"/>
            </w:tcBorders>
            <w:shd w:val="clear" w:color="auto" w:fill="auto"/>
            <w:noWrap/>
            <w:vAlign w:val="bottom"/>
            <w:hideMark/>
          </w:tcPr>
          <w:p w14:paraId="41BE5077" w14:textId="77777777" w:rsidR="000808EB" w:rsidRPr="0020749A" w:rsidRDefault="000808EB" w:rsidP="000808EB">
            <w:pPr>
              <w:rPr>
                <w:rFonts w:ascii="Calibri" w:eastAsia="Times New Roman" w:hAnsi="Calibri" w:cs="Times New Roman"/>
                <w:b/>
                <w:bCs/>
                <w:color w:val="000000"/>
                <w:lang w:val="en-GB"/>
              </w:rPr>
            </w:pPr>
          </w:p>
        </w:tc>
        <w:tc>
          <w:tcPr>
            <w:tcW w:w="0" w:type="auto"/>
            <w:tcBorders>
              <w:top w:val="nil"/>
              <w:left w:val="single" w:sz="4" w:space="0" w:color="auto"/>
              <w:bottom w:val="nil"/>
              <w:right w:val="nil"/>
            </w:tcBorders>
            <w:shd w:val="clear" w:color="auto" w:fill="auto"/>
            <w:noWrap/>
            <w:vAlign w:val="bottom"/>
            <w:hideMark/>
          </w:tcPr>
          <w:p w14:paraId="3D21AD16" w14:textId="77777777" w:rsidR="000808EB" w:rsidRPr="0020749A" w:rsidRDefault="000808EB" w:rsidP="000808EB">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FFA0640" w14:textId="77777777" w:rsidR="000808EB" w:rsidRPr="0020749A" w:rsidRDefault="000808EB" w:rsidP="000808EB">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 </w:t>
            </w:r>
          </w:p>
        </w:tc>
      </w:tr>
      <w:tr w:rsidR="000808EB" w:rsidRPr="0020749A" w14:paraId="27852244" w14:textId="77777777" w:rsidTr="000808EB">
        <w:trPr>
          <w:trHeight w:val="300"/>
        </w:trPr>
        <w:tc>
          <w:tcPr>
            <w:tcW w:w="0" w:type="auto"/>
            <w:tcBorders>
              <w:top w:val="nil"/>
              <w:left w:val="nil"/>
              <w:bottom w:val="nil"/>
              <w:right w:val="nil"/>
            </w:tcBorders>
            <w:shd w:val="clear" w:color="auto" w:fill="auto"/>
            <w:noWrap/>
            <w:vAlign w:val="bottom"/>
            <w:hideMark/>
          </w:tcPr>
          <w:p w14:paraId="2166D64A" w14:textId="77777777" w:rsidR="000808EB" w:rsidRPr="0020749A"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0137A1D7"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E48571F"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8432BEF"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53F955CD"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1F5D7B7B"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056E7A3"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1013CC6"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0808EB" w:rsidRPr="0020749A" w14:paraId="0813643C" w14:textId="77777777" w:rsidTr="000808EB">
        <w:trPr>
          <w:trHeight w:val="300"/>
        </w:trPr>
        <w:tc>
          <w:tcPr>
            <w:tcW w:w="0" w:type="auto"/>
            <w:tcBorders>
              <w:top w:val="nil"/>
              <w:left w:val="nil"/>
              <w:bottom w:val="single" w:sz="4" w:space="0" w:color="auto"/>
              <w:right w:val="nil"/>
            </w:tcBorders>
            <w:shd w:val="clear" w:color="auto" w:fill="auto"/>
            <w:noWrap/>
            <w:vAlign w:val="bottom"/>
            <w:hideMark/>
          </w:tcPr>
          <w:p w14:paraId="3980563C" w14:textId="77777777" w:rsidR="000808EB" w:rsidRPr="0020749A" w:rsidRDefault="000808EB" w:rsidP="000808EB">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0B78FE60" w14:textId="77777777" w:rsidR="000808EB" w:rsidRPr="0020749A" w:rsidRDefault="000808EB" w:rsidP="000808EB">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41</w:t>
            </w:r>
          </w:p>
        </w:tc>
        <w:tc>
          <w:tcPr>
            <w:tcW w:w="0" w:type="auto"/>
            <w:tcBorders>
              <w:top w:val="nil"/>
              <w:left w:val="single" w:sz="4" w:space="0" w:color="auto"/>
              <w:bottom w:val="single" w:sz="4" w:space="0" w:color="auto"/>
              <w:right w:val="nil"/>
            </w:tcBorders>
            <w:shd w:val="clear" w:color="auto" w:fill="auto"/>
            <w:noWrap/>
            <w:vAlign w:val="bottom"/>
            <w:hideMark/>
          </w:tcPr>
          <w:p w14:paraId="3BC35815" w14:textId="77777777" w:rsidR="000808EB" w:rsidRPr="0020749A" w:rsidRDefault="000808EB" w:rsidP="000808EB">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42</w:t>
            </w:r>
          </w:p>
        </w:tc>
        <w:tc>
          <w:tcPr>
            <w:tcW w:w="0" w:type="auto"/>
            <w:tcBorders>
              <w:top w:val="nil"/>
              <w:left w:val="single" w:sz="4" w:space="0" w:color="auto"/>
              <w:bottom w:val="single" w:sz="4" w:space="0" w:color="auto"/>
              <w:right w:val="nil"/>
            </w:tcBorders>
            <w:shd w:val="clear" w:color="auto" w:fill="auto"/>
            <w:noWrap/>
            <w:vAlign w:val="bottom"/>
            <w:hideMark/>
          </w:tcPr>
          <w:p w14:paraId="5016E1BD" w14:textId="77777777" w:rsidR="000808EB" w:rsidRPr="0020749A" w:rsidRDefault="000808EB" w:rsidP="000808EB">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43</w:t>
            </w:r>
          </w:p>
        </w:tc>
        <w:tc>
          <w:tcPr>
            <w:tcW w:w="0" w:type="auto"/>
            <w:tcBorders>
              <w:top w:val="nil"/>
              <w:left w:val="single" w:sz="4" w:space="0" w:color="auto"/>
              <w:bottom w:val="single" w:sz="4" w:space="0" w:color="auto"/>
              <w:right w:val="nil"/>
            </w:tcBorders>
            <w:shd w:val="clear" w:color="auto" w:fill="auto"/>
            <w:noWrap/>
            <w:vAlign w:val="bottom"/>
            <w:hideMark/>
          </w:tcPr>
          <w:p w14:paraId="18DEEDC6" w14:textId="77777777" w:rsidR="000808EB" w:rsidRPr="0020749A" w:rsidRDefault="000808EB" w:rsidP="000808EB">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44</w:t>
            </w:r>
          </w:p>
        </w:tc>
        <w:tc>
          <w:tcPr>
            <w:tcW w:w="0" w:type="auto"/>
            <w:tcBorders>
              <w:top w:val="nil"/>
              <w:left w:val="single" w:sz="4" w:space="0" w:color="auto"/>
              <w:bottom w:val="single" w:sz="4" w:space="0" w:color="auto"/>
              <w:right w:val="nil"/>
            </w:tcBorders>
            <w:shd w:val="clear" w:color="auto" w:fill="auto"/>
            <w:noWrap/>
            <w:vAlign w:val="bottom"/>
            <w:hideMark/>
          </w:tcPr>
          <w:p w14:paraId="3B547DCD" w14:textId="77777777" w:rsidR="000808EB" w:rsidRPr="0020749A" w:rsidRDefault="000808EB" w:rsidP="000808EB">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45</w:t>
            </w:r>
          </w:p>
        </w:tc>
        <w:tc>
          <w:tcPr>
            <w:tcW w:w="0" w:type="auto"/>
            <w:tcBorders>
              <w:top w:val="nil"/>
              <w:left w:val="single" w:sz="4" w:space="0" w:color="auto"/>
              <w:bottom w:val="single" w:sz="4" w:space="0" w:color="auto"/>
              <w:right w:val="nil"/>
            </w:tcBorders>
            <w:shd w:val="clear" w:color="auto" w:fill="auto"/>
            <w:noWrap/>
            <w:vAlign w:val="bottom"/>
            <w:hideMark/>
          </w:tcPr>
          <w:p w14:paraId="336AF625" w14:textId="77777777" w:rsidR="000808EB" w:rsidRPr="0020749A" w:rsidRDefault="000808EB" w:rsidP="000808EB">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46</w:t>
            </w:r>
          </w:p>
        </w:tc>
        <w:tc>
          <w:tcPr>
            <w:tcW w:w="0" w:type="auto"/>
            <w:tcBorders>
              <w:top w:val="nil"/>
              <w:left w:val="single" w:sz="4" w:space="0" w:color="auto"/>
              <w:bottom w:val="single" w:sz="4" w:space="0" w:color="auto"/>
              <w:right w:val="nil"/>
            </w:tcBorders>
            <w:shd w:val="clear" w:color="auto" w:fill="auto"/>
            <w:noWrap/>
            <w:vAlign w:val="bottom"/>
            <w:hideMark/>
          </w:tcPr>
          <w:p w14:paraId="2971A6A9" w14:textId="77777777" w:rsidR="000808EB" w:rsidRPr="0020749A" w:rsidRDefault="000808EB" w:rsidP="000808EB">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47</w:t>
            </w:r>
          </w:p>
        </w:tc>
      </w:tr>
      <w:tr w:rsidR="000808EB" w:rsidRPr="0020749A" w14:paraId="035AAE3E" w14:textId="77777777" w:rsidTr="000808EB">
        <w:trPr>
          <w:trHeight w:val="300"/>
        </w:trPr>
        <w:tc>
          <w:tcPr>
            <w:tcW w:w="0" w:type="auto"/>
            <w:tcBorders>
              <w:top w:val="nil"/>
              <w:left w:val="single" w:sz="4" w:space="0" w:color="auto"/>
              <w:bottom w:val="nil"/>
              <w:right w:val="nil"/>
            </w:tcBorders>
            <w:shd w:val="clear" w:color="auto" w:fill="auto"/>
            <w:noWrap/>
            <w:vAlign w:val="bottom"/>
            <w:hideMark/>
          </w:tcPr>
          <w:p w14:paraId="6AF9062B" w14:textId="77777777" w:rsidR="000808EB" w:rsidRPr="0020749A" w:rsidRDefault="000808EB" w:rsidP="000808EB">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Desired Error</w:t>
            </w:r>
          </w:p>
        </w:tc>
        <w:tc>
          <w:tcPr>
            <w:tcW w:w="0" w:type="auto"/>
            <w:tcBorders>
              <w:top w:val="nil"/>
              <w:left w:val="single" w:sz="4" w:space="0" w:color="auto"/>
              <w:bottom w:val="nil"/>
              <w:right w:val="nil"/>
            </w:tcBorders>
            <w:shd w:val="clear" w:color="auto" w:fill="auto"/>
            <w:noWrap/>
            <w:vAlign w:val="bottom"/>
            <w:hideMark/>
          </w:tcPr>
          <w:p w14:paraId="6E6E9E8C" w14:textId="77777777" w:rsidR="000808EB" w:rsidRPr="0020749A" w:rsidRDefault="000808EB" w:rsidP="000808EB">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1,00E-04</w:t>
            </w:r>
          </w:p>
        </w:tc>
        <w:tc>
          <w:tcPr>
            <w:tcW w:w="0" w:type="auto"/>
            <w:tcBorders>
              <w:top w:val="nil"/>
              <w:left w:val="single" w:sz="4" w:space="0" w:color="auto"/>
              <w:bottom w:val="nil"/>
              <w:right w:val="nil"/>
            </w:tcBorders>
            <w:shd w:val="clear" w:color="auto" w:fill="auto"/>
            <w:noWrap/>
            <w:vAlign w:val="bottom"/>
            <w:hideMark/>
          </w:tcPr>
          <w:p w14:paraId="24C555AD" w14:textId="77777777" w:rsidR="000808EB" w:rsidRPr="0020749A" w:rsidRDefault="000808EB" w:rsidP="000808EB">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1,00E-05</w:t>
            </w:r>
          </w:p>
        </w:tc>
        <w:tc>
          <w:tcPr>
            <w:tcW w:w="0" w:type="auto"/>
            <w:tcBorders>
              <w:top w:val="nil"/>
              <w:left w:val="single" w:sz="4" w:space="0" w:color="auto"/>
              <w:bottom w:val="nil"/>
              <w:right w:val="nil"/>
            </w:tcBorders>
            <w:shd w:val="clear" w:color="auto" w:fill="auto"/>
            <w:noWrap/>
            <w:vAlign w:val="bottom"/>
            <w:hideMark/>
          </w:tcPr>
          <w:p w14:paraId="41748838" w14:textId="77777777" w:rsidR="000808EB" w:rsidRPr="0020749A" w:rsidRDefault="000808EB" w:rsidP="000808EB">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1,00E-06</w:t>
            </w:r>
          </w:p>
        </w:tc>
        <w:tc>
          <w:tcPr>
            <w:tcW w:w="0" w:type="auto"/>
            <w:tcBorders>
              <w:top w:val="nil"/>
              <w:left w:val="single" w:sz="4" w:space="0" w:color="auto"/>
              <w:bottom w:val="nil"/>
              <w:right w:val="nil"/>
            </w:tcBorders>
            <w:shd w:val="clear" w:color="auto" w:fill="auto"/>
            <w:noWrap/>
            <w:vAlign w:val="bottom"/>
            <w:hideMark/>
          </w:tcPr>
          <w:p w14:paraId="2E9A92ED" w14:textId="77777777" w:rsidR="000808EB" w:rsidRPr="0020749A" w:rsidRDefault="000808EB" w:rsidP="000808EB">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1,00E-07</w:t>
            </w:r>
          </w:p>
        </w:tc>
        <w:tc>
          <w:tcPr>
            <w:tcW w:w="0" w:type="auto"/>
            <w:tcBorders>
              <w:top w:val="nil"/>
              <w:left w:val="single" w:sz="4" w:space="0" w:color="auto"/>
              <w:bottom w:val="nil"/>
              <w:right w:val="nil"/>
            </w:tcBorders>
            <w:shd w:val="clear" w:color="auto" w:fill="auto"/>
            <w:noWrap/>
            <w:vAlign w:val="bottom"/>
            <w:hideMark/>
          </w:tcPr>
          <w:p w14:paraId="7B036BFB" w14:textId="77777777" w:rsidR="000808EB" w:rsidRPr="0020749A" w:rsidRDefault="000808EB" w:rsidP="000808EB">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1,00E-08</w:t>
            </w:r>
          </w:p>
        </w:tc>
        <w:tc>
          <w:tcPr>
            <w:tcW w:w="0" w:type="auto"/>
            <w:tcBorders>
              <w:top w:val="nil"/>
              <w:left w:val="single" w:sz="4" w:space="0" w:color="auto"/>
              <w:bottom w:val="nil"/>
              <w:right w:val="nil"/>
            </w:tcBorders>
            <w:shd w:val="clear" w:color="auto" w:fill="auto"/>
            <w:noWrap/>
            <w:vAlign w:val="bottom"/>
            <w:hideMark/>
          </w:tcPr>
          <w:p w14:paraId="4D526CE0" w14:textId="77777777" w:rsidR="000808EB" w:rsidRPr="0020749A" w:rsidRDefault="000808EB" w:rsidP="000808EB">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1,00E-09</w:t>
            </w:r>
          </w:p>
        </w:tc>
        <w:tc>
          <w:tcPr>
            <w:tcW w:w="0" w:type="auto"/>
            <w:tcBorders>
              <w:top w:val="nil"/>
              <w:left w:val="single" w:sz="4" w:space="0" w:color="auto"/>
              <w:bottom w:val="nil"/>
              <w:right w:val="nil"/>
            </w:tcBorders>
            <w:shd w:val="clear" w:color="auto" w:fill="auto"/>
            <w:noWrap/>
            <w:vAlign w:val="bottom"/>
            <w:hideMark/>
          </w:tcPr>
          <w:p w14:paraId="6E27AE68" w14:textId="77777777" w:rsidR="000808EB" w:rsidRPr="0020749A" w:rsidRDefault="000808EB" w:rsidP="000808EB">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1,00E-10</w:t>
            </w:r>
          </w:p>
        </w:tc>
      </w:tr>
      <w:tr w:rsidR="000808EB" w:rsidRPr="0020749A" w14:paraId="2C434195" w14:textId="77777777" w:rsidTr="000808EB">
        <w:trPr>
          <w:trHeight w:val="300"/>
        </w:trPr>
        <w:tc>
          <w:tcPr>
            <w:tcW w:w="0" w:type="auto"/>
            <w:tcBorders>
              <w:top w:val="nil"/>
              <w:left w:val="single" w:sz="4" w:space="0" w:color="auto"/>
              <w:bottom w:val="single" w:sz="4" w:space="0" w:color="auto"/>
              <w:right w:val="nil"/>
            </w:tcBorders>
            <w:shd w:val="clear" w:color="auto" w:fill="auto"/>
            <w:noWrap/>
            <w:vAlign w:val="bottom"/>
            <w:hideMark/>
          </w:tcPr>
          <w:p w14:paraId="48DB27B6" w14:textId="77777777" w:rsidR="000808EB" w:rsidRPr="0020749A" w:rsidRDefault="000808EB" w:rsidP="000808EB">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Time to classify (s)</w:t>
            </w:r>
          </w:p>
        </w:tc>
        <w:tc>
          <w:tcPr>
            <w:tcW w:w="0" w:type="auto"/>
            <w:tcBorders>
              <w:top w:val="nil"/>
              <w:left w:val="single" w:sz="4" w:space="0" w:color="auto"/>
              <w:bottom w:val="single" w:sz="4" w:space="0" w:color="auto"/>
              <w:right w:val="nil"/>
            </w:tcBorders>
            <w:shd w:val="clear" w:color="auto" w:fill="auto"/>
            <w:noWrap/>
            <w:vAlign w:val="bottom"/>
            <w:hideMark/>
          </w:tcPr>
          <w:p w14:paraId="1A8F4AE2" w14:textId="77777777" w:rsidR="000808EB" w:rsidRPr="0020749A" w:rsidRDefault="000808EB" w:rsidP="000808EB">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06388ACF" w14:textId="77777777" w:rsidR="000808EB" w:rsidRPr="0020749A" w:rsidRDefault="000808EB" w:rsidP="000808EB">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4231DE59" w14:textId="77777777" w:rsidR="000808EB" w:rsidRPr="0020749A" w:rsidRDefault="000808EB" w:rsidP="000808EB">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0E2BCA30" w14:textId="77777777" w:rsidR="000808EB" w:rsidRPr="0020749A" w:rsidRDefault="000808EB" w:rsidP="000808EB">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40F83C59" w14:textId="77777777" w:rsidR="000808EB" w:rsidRPr="0020749A" w:rsidRDefault="000808EB" w:rsidP="000808EB">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0E3002EB" w14:textId="77777777" w:rsidR="000808EB" w:rsidRPr="0020749A" w:rsidRDefault="000808EB" w:rsidP="000808EB">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w:t>
            </w:r>
          </w:p>
        </w:tc>
        <w:tc>
          <w:tcPr>
            <w:tcW w:w="0" w:type="auto"/>
            <w:tcBorders>
              <w:top w:val="nil"/>
              <w:left w:val="single" w:sz="4" w:space="0" w:color="auto"/>
              <w:bottom w:val="single" w:sz="4" w:space="0" w:color="auto"/>
              <w:right w:val="nil"/>
            </w:tcBorders>
            <w:shd w:val="clear" w:color="auto" w:fill="auto"/>
            <w:noWrap/>
            <w:vAlign w:val="bottom"/>
            <w:hideMark/>
          </w:tcPr>
          <w:p w14:paraId="62ECAA04" w14:textId="77777777" w:rsidR="000808EB" w:rsidRPr="0020749A" w:rsidRDefault="000808EB" w:rsidP="000808EB">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2</w:t>
            </w:r>
          </w:p>
        </w:tc>
      </w:tr>
      <w:tr w:rsidR="000808EB" w:rsidRPr="0020749A" w14:paraId="20DBE057" w14:textId="77777777" w:rsidTr="000808EB">
        <w:trPr>
          <w:trHeight w:val="300"/>
        </w:trPr>
        <w:tc>
          <w:tcPr>
            <w:tcW w:w="0" w:type="auto"/>
            <w:tcBorders>
              <w:top w:val="nil"/>
              <w:left w:val="nil"/>
              <w:bottom w:val="nil"/>
              <w:right w:val="nil"/>
            </w:tcBorders>
            <w:shd w:val="clear" w:color="auto" w:fill="auto"/>
            <w:noWrap/>
            <w:vAlign w:val="bottom"/>
            <w:hideMark/>
          </w:tcPr>
          <w:p w14:paraId="2B37BAB6" w14:textId="1974241C" w:rsidR="000808EB" w:rsidRPr="0020749A" w:rsidRDefault="000808EB" w:rsidP="000808EB">
            <w:pPr>
              <w:rPr>
                <w:rFonts w:ascii="Calibri" w:eastAsia="Times New Roman" w:hAnsi="Calibri" w:cs="Times New Roman"/>
                <w:b/>
                <w:color w:val="000000"/>
                <w:lang w:val="en-GB"/>
              </w:rPr>
            </w:pPr>
            <w:r w:rsidRPr="0020749A">
              <w:rPr>
                <w:rFonts w:ascii="Calibri" w:eastAsia="Times New Roman" w:hAnsi="Calibri" w:cs="Times New Roman"/>
                <w:b/>
                <w:color w:val="000000"/>
                <w:lang w:val="en-GB"/>
              </w:rPr>
              <w:t>Picture</w:t>
            </w:r>
          </w:p>
        </w:tc>
        <w:tc>
          <w:tcPr>
            <w:tcW w:w="0" w:type="auto"/>
            <w:tcBorders>
              <w:top w:val="nil"/>
              <w:left w:val="single" w:sz="4" w:space="0" w:color="auto"/>
              <w:bottom w:val="nil"/>
              <w:right w:val="nil"/>
            </w:tcBorders>
            <w:shd w:val="clear" w:color="auto" w:fill="auto"/>
            <w:noWrap/>
            <w:vAlign w:val="bottom"/>
            <w:hideMark/>
          </w:tcPr>
          <w:p w14:paraId="140299D5"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2D43F52"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38DF671"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58343C18"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6F245E6"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777078F2"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30DCC770"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0808EB" w:rsidRPr="0020749A" w14:paraId="17184412" w14:textId="77777777" w:rsidTr="000808EB">
        <w:trPr>
          <w:trHeight w:val="300"/>
        </w:trPr>
        <w:tc>
          <w:tcPr>
            <w:tcW w:w="0" w:type="auto"/>
            <w:tcBorders>
              <w:top w:val="nil"/>
              <w:left w:val="nil"/>
              <w:bottom w:val="nil"/>
              <w:right w:val="nil"/>
            </w:tcBorders>
            <w:shd w:val="clear" w:color="auto" w:fill="auto"/>
            <w:noWrap/>
            <w:vAlign w:val="bottom"/>
            <w:hideMark/>
          </w:tcPr>
          <w:p w14:paraId="2E3A3C7A"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paph_argus</w:t>
            </w:r>
          </w:p>
        </w:tc>
        <w:tc>
          <w:tcPr>
            <w:tcW w:w="0" w:type="auto"/>
            <w:tcBorders>
              <w:top w:val="nil"/>
              <w:left w:val="single" w:sz="4" w:space="0" w:color="auto"/>
              <w:bottom w:val="nil"/>
              <w:right w:val="nil"/>
            </w:tcBorders>
            <w:shd w:val="clear" w:color="000000" w:fill="C6EFCE"/>
            <w:noWrap/>
            <w:vAlign w:val="bottom"/>
            <w:hideMark/>
          </w:tcPr>
          <w:p w14:paraId="0B2EEA1E" w14:textId="77777777" w:rsidR="000808EB" w:rsidRPr="0020749A" w:rsidRDefault="000808EB" w:rsidP="000808EB">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21D8338D" w14:textId="77777777" w:rsidR="000808EB" w:rsidRPr="0020749A" w:rsidRDefault="000808EB" w:rsidP="000808EB">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7E3E79F7" w14:textId="77777777" w:rsidR="000808EB" w:rsidRPr="0020749A" w:rsidRDefault="000808EB" w:rsidP="000808EB">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3DD9FF74" w14:textId="77777777" w:rsidR="000808EB" w:rsidRPr="0020749A" w:rsidRDefault="000808EB" w:rsidP="000808EB">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2/7</w:t>
            </w:r>
          </w:p>
        </w:tc>
        <w:tc>
          <w:tcPr>
            <w:tcW w:w="0" w:type="auto"/>
            <w:tcBorders>
              <w:top w:val="nil"/>
              <w:left w:val="single" w:sz="4" w:space="0" w:color="auto"/>
              <w:bottom w:val="nil"/>
              <w:right w:val="nil"/>
            </w:tcBorders>
            <w:shd w:val="clear" w:color="000000" w:fill="C6EFCE"/>
            <w:noWrap/>
            <w:vAlign w:val="bottom"/>
            <w:hideMark/>
          </w:tcPr>
          <w:p w14:paraId="6F29CF64" w14:textId="77777777" w:rsidR="000808EB" w:rsidRPr="0020749A" w:rsidRDefault="000808EB" w:rsidP="000808EB">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2062FC2" w14:textId="77777777" w:rsidR="000808EB" w:rsidRPr="0020749A" w:rsidRDefault="000808EB" w:rsidP="000808EB">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262E5D7" w14:textId="77777777" w:rsidR="000808EB" w:rsidRPr="0020749A" w:rsidRDefault="000808EB" w:rsidP="000808EB">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0808EB" w:rsidRPr="0020749A" w14:paraId="7BC23E94" w14:textId="77777777" w:rsidTr="000808EB">
        <w:trPr>
          <w:trHeight w:val="300"/>
        </w:trPr>
        <w:tc>
          <w:tcPr>
            <w:tcW w:w="0" w:type="auto"/>
            <w:tcBorders>
              <w:top w:val="nil"/>
              <w:left w:val="nil"/>
              <w:bottom w:val="nil"/>
              <w:right w:val="nil"/>
            </w:tcBorders>
            <w:shd w:val="clear" w:color="auto" w:fill="auto"/>
            <w:noWrap/>
            <w:vAlign w:val="bottom"/>
            <w:hideMark/>
          </w:tcPr>
          <w:p w14:paraId="18F82DA6"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Paptonsum_blaine</w:t>
            </w:r>
          </w:p>
        </w:tc>
        <w:tc>
          <w:tcPr>
            <w:tcW w:w="0" w:type="auto"/>
            <w:tcBorders>
              <w:top w:val="nil"/>
              <w:left w:val="single" w:sz="4" w:space="0" w:color="auto"/>
              <w:bottom w:val="nil"/>
              <w:right w:val="nil"/>
            </w:tcBorders>
            <w:shd w:val="clear" w:color="000000" w:fill="C6EFCE"/>
            <w:noWrap/>
            <w:vAlign w:val="bottom"/>
            <w:hideMark/>
          </w:tcPr>
          <w:p w14:paraId="03FBFB3F" w14:textId="77777777" w:rsidR="000808EB" w:rsidRPr="0020749A" w:rsidRDefault="000808EB" w:rsidP="000808EB">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74E24D5E" w14:textId="77777777" w:rsidR="000808EB" w:rsidRPr="0020749A" w:rsidRDefault="000808EB" w:rsidP="000808EB">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28BEF2CE" w14:textId="77777777" w:rsidR="000808EB" w:rsidRPr="0020749A" w:rsidRDefault="000808EB" w:rsidP="000808EB">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407592CA" w14:textId="77777777" w:rsidR="000808EB" w:rsidRPr="0020749A" w:rsidRDefault="000808EB" w:rsidP="000808EB">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798D33EF" w14:textId="77777777" w:rsidR="000808EB" w:rsidRPr="0020749A" w:rsidRDefault="000808EB" w:rsidP="000808EB">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390E4EE3" w14:textId="77777777" w:rsidR="000808EB" w:rsidRPr="0020749A" w:rsidRDefault="000808EB" w:rsidP="000808EB">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74F52611" w14:textId="77777777" w:rsidR="000808EB" w:rsidRPr="0020749A" w:rsidRDefault="000808EB" w:rsidP="000808EB">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r>
      <w:tr w:rsidR="000808EB" w:rsidRPr="0020749A" w14:paraId="0F401E0B" w14:textId="77777777" w:rsidTr="000808EB">
        <w:trPr>
          <w:trHeight w:val="300"/>
        </w:trPr>
        <w:tc>
          <w:tcPr>
            <w:tcW w:w="0" w:type="auto"/>
            <w:tcBorders>
              <w:top w:val="nil"/>
              <w:left w:val="nil"/>
              <w:bottom w:val="nil"/>
              <w:right w:val="nil"/>
            </w:tcBorders>
            <w:shd w:val="clear" w:color="auto" w:fill="auto"/>
            <w:noWrap/>
            <w:vAlign w:val="bottom"/>
            <w:hideMark/>
          </w:tcPr>
          <w:p w14:paraId="65E79CE3"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Paphtonsum_elle</w:t>
            </w:r>
          </w:p>
        </w:tc>
        <w:tc>
          <w:tcPr>
            <w:tcW w:w="0" w:type="auto"/>
            <w:tcBorders>
              <w:top w:val="nil"/>
              <w:left w:val="single" w:sz="4" w:space="0" w:color="auto"/>
              <w:bottom w:val="nil"/>
              <w:right w:val="nil"/>
            </w:tcBorders>
            <w:shd w:val="clear" w:color="000000" w:fill="FFEB9C"/>
            <w:noWrap/>
            <w:vAlign w:val="bottom"/>
            <w:hideMark/>
          </w:tcPr>
          <w:p w14:paraId="017AAAAD" w14:textId="77777777" w:rsidR="000808EB" w:rsidRPr="0020749A" w:rsidRDefault="000808EB" w:rsidP="000808EB">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C7CE"/>
            <w:noWrap/>
            <w:vAlign w:val="bottom"/>
            <w:hideMark/>
          </w:tcPr>
          <w:p w14:paraId="59F26C23" w14:textId="77777777" w:rsidR="000808EB" w:rsidRPr="0020749A" w:rsidRDefault="000808EB" w:rsidP="000808EB">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1</w:t>
            </w:r>
          </w:p>
        </w:tc>
        <w:tc>
          <w:tcPr>
            <w:tcW w:w="0" w:type="auto"/>
            <w:tcBorders>
              <w:top w:val="nil"/>
              <w:left w:val="single" w:sz="4" w:space="0" w:color="auto"/>
              <w:bottom w:val="nil"/>
              <w:right w:val="nil"/>
            </w:tcBorders>
            <w:shd w:val="clear" w:color="000000" w:fill="FFC7CE"/>
            <w:noWrap/>
            <w:vAlign w:val="bottom"/>
            <w:hideMark/>
          </w:tcPr>
          <w:p w14:paraId="442B6AE2" w14:textId="77777777" w:rsidR="000808EB" w:rsidRPr="0020749A" w:rsidRDefault="000808EB" w:rsidP="000808EB">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EB9C"/>
            <w:noWrap/>
            <w:vAlign w:val="bottom"/>
            <w:hideMark/>
          </w:tcPr>
          <w:p w14:paraId="50B0422F" w14:textId="77777777" w:rsidR="000808EB" w:rsidRPr="0020749A" w:rsidRDefault="000808EB" w:rsidP="000808EB">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C7CE"/>
            <w:noWrap/>
            <w:vAlign w:val="bottom"/>
            <w:hideMark/>
          </w:tcPr>
          <w:p w14:paraId="14E7D600" w14:textId="77777777" w:rsidR="000808EB" w:rsidRPr="0020749A" w:rsidRDefault="000808EB" w:rsidP="000808EB">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1D097812" w14:textId="77777777" w:rsidR="000808EB" w:rsidRPr="0020749A" w:rsidRDefault="000808EB" w:rsidP="000808EB">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1</w:t>
            </w:r>
          </w:p>
        </w:tc>
        <w:tc>
          <w:tcPr>
            <w:tcW w:w="0" w:type="auto"/>
            <w:tcBorders>
              <w:top w:val="nil"/>
              <w:left w:val="single" w:sz="4" w:space="0" w:color="auto"/>
              <w:bottom w:val="nil"/>
              <w:right w:val="nil"/>
            </w:tcBorders>
            <w:shd w:val="clear" w:color="000000" w:fill="FFEB9C"/>
            <w:noWrap/>
            <w:vAlign w:val="bottom"/>
            <w:hideMark/>
          </w:tcPr>
          <w:p w14:paraId="0F501B9D" w14:textId="77777777" w:rsidR="000808EB" w:rsidRPr="0020749A" w:rsidRDefault="000808EB" w:rsidP="000808EB">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r>
      <w:tr w:rsidR="000808EB" w:rsidRPr="0020749A" w14:paraId="3D2A9BFB" w14:textId="77777777" w:rsidTr="000808EB">
        <w:trPr>
          <w:trHeight w:val="300"/>
        </w:trPr>
        <w:tc>
          <w:tcPr>
            <w:tcW w:w="0" w:type="auto"/>
            <w:tcBorders>
              <w:top w:val="nil"/>
              <w:left w:val="nil"/>
              <w:bottom w:val="nil"/>
              <w:right w:val="nil"/>
            </w:tcBorders>
            <w:shd w:val="clear" w:color="auto" w:fill="auto"/>
            <w:noWrap/>
            <w:vAlign w:val="bottom"/>
            <w:hideMark/>
          </w:tcPr>
          <w:p w14:paraId="29CD54D4"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Paphwardii</w:t>
            </w:r>
          </w:p>
        </w:tc>
        <w:tc>
          <w:tcPr>
            <w:tcW w:w="0" w:type="auto"/>
            <w:tcBorders>
              <w:top w:val="nil"/>
              <w:left w:val="single" w:sz="4" w:space="0" w:color="auto"/>
              <w:bottom w:val="nil"/>
              <w:right w:val="nil"/>
            </w:tcBorders>
            <w:shd w:val="clear" w:color="000000" w:fill="FFC7CE"/>
            <w:noWrap/>
            <w:vAlign w:val="bottom"/>
            <w:hideMark/>
          </w:tcPr>
          <w:p w14:paraId="453C11C5" w14:textId="77777777" w:rsidR="000808EB" w:rsidRPr="0020749A" w:rsidRDefault="000808EB" w:rsidP="000808EB">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2C829AB8" w14:textId="77777777" w:rsidR="000808EB" w:rsidRPr="0020749A" w:rsidRDefault="000808EB" w:rsidP="000808EB">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C6EFCE"/>
            <w:noWrap/>
            <w:vAlign w:val="bottom"/>
            <w:hideMark/>
          </w:tcPr>
          <w:p w14:paraId="29764AC1" w14:textId="77777777" w:rsidR="000808EB" w:rsidRPr="0020749A" w:rsidRDefault="000808EB" w:rsidP="000808EB">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C7CE"/>
            <w:noWrap/>
            <w:vAlign w:val="bottom"/>
            <w:hideMark/>
          </w:tcPr>
          <w:p w14:paraId="3A1E93A6" w14:textId="77777777" w:rsidR="000808EB" w:rsidRPr="0020749A" w:rsidRDefault="000808EB" w:rsidP="000808EB">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4213105C" w14:textId="77777777" w:rsidR="000808EB" w:rsidRPr="0020749A" w:rsidRDefault="000808EB" w:rsidP="000808EB">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70677714" w14:textId="77777777" w:rsidR="000808EB" w:rsidRPr="0020749A" w:rsidRDefault="000808EB" w:rsidP="000808EB">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EB9C"/>
            <w:noWrap/>
            <w:vAlign w:val="bottom"/>
            <w:hideMark/>
          </w:tcPr>
          <w:p w14:paraId="4C503C6A" w14:textId="77777777" w:rsidR="000808EB" w:rsidRPr="0020749A" w:rsidRDefault="000808EB" w:rsidP="000808EB">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r>
      <w:tr w:rsidR="000808EB" w:rsidRPr="0020749A" w14:paraId="6F63C46E" w14:textId="77777777" w:rsidTr="000808EB">
        <w:trPr>
          <w:trHeight w:val="300"/>
        </w:trPr>
        <w:tc>
          <w:tcPr>
            <w:tcW w:w="0" w:type="auto"/>
            <w:tcBorders>
              <w:top w:val="nil"/>
              <w:left w:val="nil"/>
              <w:bottom w:val="nil"/>
              <w:right w:val="nil"/>
            </w:tcBorders>
            <w:shd w:val="clear" w:color="auto" w:fill="auto"/>
            <w:noWrap/>
            <w:vAlign w:val="bottom"/>
            <w:hideMark/>
          </w:tcPr>
          <w:p w14:paraId="26AEAE1F" w14:textId="77777777" w:rsidR="000808EB" w:rsidRPr="0020749A"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165AAF1C" w14:textId="77777777" w:rsidR="000808EB" w:rsidRPr="0020749A" w:rsidRDefault="000808EB" w:rsidP="000808EB">
            <w:pPr>
              <w:rPr>
                <w:rFonts w:ascii="Calibri" w:eastAsia="Times New Roman" w:hAnsi="Calibri" w:cs="Times New Roman"/>
                <w:color w:val="006100"/>
                <w:lang w:val="en-GB"/>
              </w:rPr>
            </w:pPr>
            <w:r w:rsidRPr="0020749A">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hideMark/>
          </w:tcPr>
          <w:p w14:paraId="2FFC8277" w14:textId="77777777" w:rsidR="000808EB" w:rsidRPr="0020749A" w:rsidRDefault="000808EB" w:rsidP="000808EB">
            <w:pPr>
              <w:rPr>
                <w:rFonts w:ascii="Calibri" w:eastAsia="Times New Roman" w:hAnsi="Calibri" w:cs="Times New Roman"/>
                <w:color w:val="006100"/>
                <w:lang w:val="en-GB"/>
              </w:rPr>
            </w:pPr>
            <w:r w:rsidRPr="0020749A">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hideMark/>
          </w:tcPr>
          <w:p w14:paraId="0525D90A" w14:textId="77777777" w:rsidR="000808EB" w:rsidRPr="0020749A" w:rsidRDefault="000808EB" w:rsidP="000808EB">
            <w:pPr>
              <w:rPr>
                <w:rFonts w:ascii="Calibri" w:eastAsia="Times New Roman" w:hAnsi="Calibri" w:cs="Times New Roman"/>
                <w:color w:val="9C6500"/>
                <w:lang w:val="en-GB"/>
              </w:rPr>
            </w:pPr>
            <w:r w:rsidRPr="0020749A">
              <w:rPr>
                <w:rFonts w:ascii="Calibri" w:eastAsia="Times New Roman" w:hAnsi="Calibri" w:cs="Times New Roman"/>
                <w:color w:val="9C6500"/>
                <w:lang w:val="en-GB"/>
              </w:rPr>
              <w:t> </w:t>
            </w:r>
          </w:p>
        </w:tc>
        <w:tc>
          <w:tcPr>
            <w:tcW w:w="0" w:type="auto"/>
            <w:tcBorders>
              <w:top w:val="nil"/>
              <w:left w:val="single" w:sz="4" w:space="0" w:color="auto"/>
              <w:bottom w:val="nil"/>
              <w:right w:val="nil"/>
            </w:tcBorders>
            <w:shd w:val="clear" w:color="auto" w:fill="auto"/>
            <w:noWrap/>
            <w:vAlign w:val="bottom"/>
            <w:hideMark/>
          </w:tcPr>
          <w:p w14:paraId="180404E4" w14:textId="77777777" w:rsidR="000808EB" w:rsidRPr="0020749A" w:rsidRDefault="000808EB" w:rsidP="000808EB">
            <w:pPr>
              <w:rPr>
                <w:rFonts w:ascii="Calibri" w:eastAsia="Times New Roman" w:hAnsi="Calibri" w:cs="Times New Roman"/>
                <w:color w:val="006100"/>
                <w:lang w:val="en-GB"/>
              </w:rPr>
            </w:pPr>
            <w:r w:rsidRPr="0020749A">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hideMark/>
          </w:tcPr>
          <w:p w14:paraId="6D3C5167" w14:textId="77777777" w:rsidR="000808EB" w:rsidRPr="0020749A" w:rsidRDefault="000808EB" w:rsidP="000808EB">
            <w:pPr>
              <w:rPr>
                <w:rFonts w:ascii="Calibri" w:eastAsia="Times New Roman" w:hAnsi="Calibri" w:cs="Times New Roman"/>
                <w:color w:val="9C6500"/>
                <w:lang w:val="en-GB"/>
              </w:rPr>
            </w:pPr>
            <w:r w:rsidRPr="0020749A">
              <w:rPr>
                <w:rFonts w:ascii="Calibri" w:eastAsia="Times New Roman" w:hAnsi="Calibri" w:cs="Times New Roman"/>
                <w:color w:val="9C6500"/>
                <w:lang w:val="en-GB"/>
              </w:rPr>
              <w:t> </w:t>
            </w:r>
          </w:p>
        </w:tc>
        <w:tc>
          <w:tcPr>
            <w:tcW w:w="0" w:type="auto"/>
            <w:tcBorders>
              <w:top w:val="nil"/>
              <w:left w:val="single" w:sz="4" w:space="0" w:color="auto"/>
              <w:bottom w:val="nil"/>
              <w:right w:val="nil"/>
            </w:tcBorders>
            <w:shd w:val="clear" w:color="auto" w:fill="auto"/>
            <w:noWrap/>
            <w:vAlign w:val="bottom"/>
            <w:hideMark/>
          </w:tcPr>
          <w:p w14:paraId="3E0BCD8F" w14:textId="77777777" w:rsidR="000808EB" w:rsidRPr="0020749A" w:rsidRDefault="000808EB" w:rsidP="000808EB">
            <w:pPr>
              <w:rPr>
                <w:rFonts w:ascii="Calibri" w:eastAsia="Times New Roman" w:hAnsi="Calibri" w:cs="Times New Roman"/>
                <w:color w:val="006100"/>
                <w:lang w:val="en-GB"/>
              </w:rPr>
            </w:pPr>
            <w:r w:rsidRPr="0020749A">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hideMark/>
          </w:tcPr>
          <w:p w14:paraId="65D9CB93" w14:textId="77777777" w:rsidR="000808EB" w:rsidRPr="0020749A" w:rsidRDefault="000808EB" w:rsidP="000808EB">
            <w:pPr>
              <w:rPr>
                <w:rFonts w:ascii="Calibri" w:eastAsia="Times New Roman" w:hAnsi="Calibri" w:cs="Times New Roman"/>
                <w:color w:val="006100"/>
                <w:lang w:val="en-GB"/>
              </w:rPr>
            </w:pPr>
            <w:r w:rsidRPr="0020749A">
              <w:rPr>
                <w:rFonts w:ascii="Calibri" w:eastAsia="Times New Roman" w:hAnsi="Calibri" w:cs="Times New Roman"/>
                <w:color w:val="006100"/>
                <w:lang w:val="en-GB"/>
              </w:rPr>
              <w:t> </w:t>
            </w:r>
          </w:p>
        </w:tc>
      </w:tr>
      <w:tr w:rsidR="000808EB" w:rsidRPr="0020749A" w14:paraId="2F88F942" w14:textId="77777777" w:rsidTr="000808EB">
        <w:trPr>
          <w:trHeight w:val="300"/>
        </w:trPr>
        <w:tc>
          <w:tcPr>
            <w:tcW w:w="0" w:type="auto"/>
            <w:tcBorders>
              <w:top w:val="nil"/>
              <w:left w:val="nil"/>
              <w:bottom w:val="nil"/>
              <w:right w:val="nil"/>
            </w:tcBorders>
            <w:shd w:val="clear" w:color="auto" w:fill="auto"/>
            <w:noWrap/>
            <w:vAlign w:val="bottom"/>
            <w:hideMark/>
          </w:tcPr>
          <w:p w14:paraId="61739DBB" w14:textId="77777777" w:rsidR="000808EB" w:rsidRPr="0020749A"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2B76ECD2" w14:textId="77777777" w:rsidR="000808EB" w:rsidRPr="0020749A" w:rsidRDefault="000808EB" w:rsidP="000808EB">
            <w:pPr>
              <w:rPr>
                <w:rFonts w:ascii="Calibri" w:eastAsia="Times New Roman" w:hAnsi="Calibri" w:cs="Times New Roman"/>
                <w:color w:val="006100"/>
                <w:lang w:val="en-GB"/>
              </w:rPr>
            </w:pPr>
            <w:r w:rsidRPr="0020749A">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hideMark/>
          </w:tcPr>
          <w:p w14:paraId="0C67FE9F" w14:textId="77777777" w:rsidR="000808EB" w:rsidRPr="0020749A" w:rsidRDefault="000808EB" w:rsidP="000808EB">
            <w:pPr>
              <w:rPr>
                <w:rFonts w:ascii="Calibri" w:eastAsia="Times New Roman" w:hAnsi="Calibri" w:cs="Times New Roman"/>
                <w:color w:val="006100"/>
                <w:lang w:val="en-GB"/>
              </w:rPr>
            </w:pPr>
            <w:r w:rsidRPr="0020749A">
              <w:rPr>
                <w:rFonts w:ascii="Calibri" w:eastAsia="Times New Roman" w:hAnsi="Calibri" w:cs="Times New Roman"/>
                <w:color w:val="006100"/>
                <w:lang w:val="en-GB"/>
              </w:rPr>
              <w:t> </w:t>
            </w:r>
          </w:p>
        </w:tc>
        <w:tc>
          <w:tcPr>
            <w:tcW w:w="0" w:type="auto"/>
            <w:gridSpan w:val="3"/>
            <w:tcBorders>
              <w:top w:val="single" w:sz="4" w:space="0" w:color="auto"/>
              <w:left w:val="single" w:sz="4" w:space="0" w:color="auto"/>
              <w:bottom w:val="nil"/>
              <w:right w:val="nil"/>
            </w:tcBorders>
            <w:shd w:val="clear" w:color="auto" w:fill="auto"/>
            <w:noWrap/>
            <w:vAlign w:val="bottom"/>
            <w:hideMark/>
          </w:tcPr>
          <w:p w14:paraId="0C9FD46F" w14:textId="74F2B495"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Legend Incorrect/Unknown</w:t>
            </w:r>
          </w:p>
        </w:tc>
        <w:tc>
          <w:tcPr>
            <w:tcW w:w="0" w:type="auto"/>
            <w:tcBorders>
              <w:top w:val="single" w:sz="4" w:space="0" w:color="auto"/>
              <w:left w:val="nil"/>
              <w:bottom w:val="nil"/>
              <w:right w:val="nil"/>
            </w:tcBorders>
            <w:shd w:val="clear" w:color="auto" w:fill="auto"/>
            <w:noWrap/>
            <w:vAlign w:val="bottom"/>
            <w:hideMark/>
          </w:tcPr>
          <w:p w14:paraId="6AA5626A"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single" w:sz="4" w:space="0" w:color="auto"/>
              <w:left w:val="nil"/>
              <w:bottom w:val="nil"/>
              <w:right w:val="single" w:sz="4" w:space="0" w:color="auto"/>
            </w:tcBorders>
            <w:shd w:val="clear" w:color="auto" w:fill="auto"/>
            <w:noWrap/>
            <w:vAlign w:val="bottom"/>
            <w:hideMark/>
          </w:tcPr>
          <w:p w14:paraId="65BD7045"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0808EB" w:rsidRPr="0020749A" w14:paraId="2F8087EE" w14:textId="77777777" w:rsidTr="000808EB">
        <w:trPr>
          <w:trHeight w:val="300"/>
        </w:trPr>
        <w:tc>
          <w:tcPr>
            <w:tcW w:w="0" w:type="auto"/>
            <w:tcBorders>
              <w:top w:val="nil"/>
              <w:left w:val="nil"/>
              <w:bottom w:val="nil"/>
              <w:right w:val="nil"/>
            </w:tcBorders>
            <w:shd w:val="clear" w:color="auto" w:fill="auto"/>
            <w:noWrap/>
            <w:vAlign w:val="bottom"/>
            <w:hideMark/>
          </w:tcPr>
          <w:p w14:paraId="34CF2BEC" w14:textId="77777777" w:rsidR="000808EB" w:rsidRPr="0020749A"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0AD4D980"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2A8B208"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3CC2AF07"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13C17C62" w14:textId="77777777" w:rsidR="000808EB" w:rsidRPr="0020749A" w:rsidRDefault="000808EB" w:rsidP="000808EB">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0CD711B" w14:textId="77777777" w:rsidR="000808EB" w:rsidRPr="0020749A" w:rsidRDefault="000808EB" w:rsidP="000808EB">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478C072" w14:textId="77777777" w:rsidR="000808EB" w:rsidRPr="0020749A" w:rsidRDefault="000808EB" w:rsidP="000808EB">
            <w:pPr>
              <w:rPr>
                <w:rFonts w:ascii="Calibri" w:eastAsia="Times New Roman" w:hAnsi="Calibri" w:cs="Times New Roman"/>
                <w:color w:val="000000"/>
                <w:lang w:val="en-GB"/>
              </w:rPr>
            </w:pPr>
          </w:p>
        </w:tc>
        <w:tc>
          <w:tcPr>
            <w:tcW w:w="0" w:type="auto"/>
            <w:tcBorders>
              <w:top w:val="nil"/>
              <w:left w:val="nil"/>
              <w:bottom w:val="nil"/>
              <w:right w:val="single" w:sz="4" w:space="0" w:color="auto"/>
            </w:tcBorders>
            <w:shd w:val="clear" w:color="auto" w:fill="auto"/>
            <w:noWrap/>
            <w:vAlign w:val="bottom"/>
            <w:hideMark/>
          </w:tcPr>
          <w:p w14:paraId="077BB2A1"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0808EB" w:rsidRPr="0020749A" w14:paraId="2A9FE244" w14:textId="77777777" w:rsidTr="000808EB">
        <w:trPr>
          <w:trHeight w:val="300"/>
        </w:trPr>
        <w:tc>
          <w:tcPr>
            <w:tcW w:w="0" w:type="auto"/>
            <w:tcBorders>
              <w:top w:val="nil"/>
              <w:left w:val="nil"/>
              <w:bottom w:val="nil"/>
              <w:right w:val="nil"/>
            </w:tcBorders>
            <w:shd w:val="clear" w:color="auto" w:fill="auto"/>
            <w:noWrap/>
            <w:vAlign w:val="bottom"/>
            <w:hideMark/>
          </w:tcPr>
          <w:p w14:paraId="70EB8D33" w14:textId="77777777" w:rsidR="000808EB" w:rsidRPr="0020749A"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1794D245"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353548B"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EDF2A2A"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02618D04" w14:textId="77777777" w:rsidR="000808EB" w:rsidRPr="0020749A" w:rsidRDefault="000808EB" w:rsidP="000808EB">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w:t>
            </w:r>
          </w:p>
        </w:tc>
        <w:tc>
          <w:tcPr>
            <w:tcW w:w="0" w:type="auto"/>
            <w:tcBorders>
              <w:top w:val="nil"/>
              <w:left w:val="nil"/>
              <w:bottom w:val="nil"/>
              <w:right w:val="nil"/>
            </w:tcBorders>
            <w:shd w:val="clear" w:color="auto" w:fill="auto"/>
            <w:noWrap/>
            <w:vAlign w:val="bottom"/>
            <w:hideMark/>
          </w:tcPr>
          <w:p w14:paraId="736B7A63" w14:textId="77777777" w:rsidR="000808EB" w:rsidRPr="0020749A" w:rsidRDefault="000808EB" w:rsidP="000808EB">
            <w:pPr>
              <w:rPr>
                <w:rFonts w:ascii="Calibri" w:eastAsia="Times New Roman" w:hAnsi="Calibri" w:cs="Times New Roman"/>
                <w:i/>
                <w:color w:val="000000"/>
                <w:lang w:val="en-GB"/>
              </w:rPr>
            </w:pPr>
            <w:r w:rsidRPr="0020749A">
              <w:rPr>
                <w:rFonts w:ascii="Calibri" w:eastAsia="Times New Roman" w:hAnsi="Calibri" w:cs="Times New Roman"/>
                <w:i/>
                <w:color w:val="000000"/>
                <w:lang w:val="en-GB"/>
              </w:rPr>
              <w:t>Parvisepalum</w:t>
            </w:r>
          </w:p>
        </w:tc>
        <w:tc>
          <w:tcPr>
            <w:tcW w:w="0" w:type="auto"/>
            <w:tcBorders>
              <w:top w:val="nil"/>
              <w:left w:val="nil"/>
              <w:bottom w:val="nil"/>
              <w:right w:val="nil"/>
            </w:tcBorders>
            <w:shd w:val="clear" w:color="auto" w:fill="auto"/>
            <w:noWrap/>
            <w:vAlign w:val="bottom"/>
            <w:hideMark/>
          </w:tcPr>
          <w:p w14:paraId="7D43210C" w14:textId="77777777" w:rsidR="000808EB" w:rsidRPr="0020749A" w:rsidRDefault="000808EB" w:rsidP="000808EB">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2</w:t>
            </w:r>
          </w:p>
        </w:tc>
        <w:tc>
          <w:tcPr>
            <w:tcW w:w="0" w:type="auto"/>
            <w:tcBorders>
              <w:top w:val="nil"/>
              <w:left w:val="nil"/>
              <w:bottom w:val="nil"/>
              <w:right w:val="single" w:sz="4" w:space="0" w:color="auto"/>
            </w:tcBorders>
            <w:shd w:val="clear" w:color="auto" w:fill="auto"/>
            <w:noWrap/>
            <w:vAlign w:val="bottom"/>
            <w:hideMark/>
          </w:tcPr>
          <w:p w14:paraId="1357CEA9" w14:textId="77777777" w:rsidR="000808EB" w:rsidRPr="0020749A" w:rsidRDefault="000808EB" w:rsidP="000808EB">
            <w:pPr>
              <w:rPr>
                <w:rFonts w:ascii="Calibri" w:eastAsia="Times New Roman" w:hAnsi="Calibri" w:cs="Times New Roman"/>
                <w:i/>
                <w:color w:val="000000"/>
                <w:lang w:val="en-GB"/>
              </w:rPr>
            </w:pPr>
            <w:r w:rsidRPr="0020749A">
              <w:rPr>
                <w:rFonts w:ascii="Calibri" w:eastAsia="Times New Roman" w:hAnsi="Calibri" w:cs="Times New Roman"/>
                <w:i/>
                <w:color w:val="000000"/>
                <w:lang w:val="en-GB"/>
              </w:rPr>
              <w:t>Pardalopetalum</w:t>
            </w:r>
          </w:p>
        </w:tc>
      </w:tr>
      <w:tr w:rsidR="000808EB" w:rsidRPr="0020749A" w14:paraId="5198EF29" w14:textId="77777777" w:rsidTr="000808EB">
        <w:trPr>
          <w:trHeight w:val="300"/>
        </w:trPr>
        <w:tc>
          <w:tcPr>
            <w:tcW w:w="0" w:type="auto"/>
            <w:tcBorders>
              <w:top w:val="nil"/>
              <w:left w:val="nil"/>
              <w:bottom w:val="nil"/>
              <w:right w:val="nil"/>
            </w:tcBorders>
            <w:shd w:val="clear" w:color="auto" w:fill="auto"/>
            <w:noWrap/>
            <w:vAlign w:val="bottom"/>
            <w:hideMark/>
          </w:tcPr>
          <w:p w14:paraId="52B81F5F" w14:textId="77777777" w:rsidR="000808EB" w:rsidRPr="0020749A"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7C986317"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7D1E528D"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F51EC54"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54E404CB" w14:textId="77777777" w:rsidR="000808EB" w:rsidRPr="0020749A" w:rsidRDefault="000808EB" w:rsidP="000808EB">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3</w:t>
            </w:r>
          </w:p>
        </w:tc>
        <w:tc>
          <w:tcPr>
            <w:tcW w:w="0" w:type="auto"/>
            <w:tcBorders>
              <w:top w:val="nil"/>
              <w:left w:val="nil"/>
              <w:bottom w:val="nil"/>
              <w:right w:val="nil"/>
            </w:tcBorders>
            <w:shd w:val="clear" w:color="auto" w:fill="auto"/>
            <w:noWrap/>
            <w:vAlign w:val="bottom"/>
            <w:hideMark/>
          </w:tcPr>
          <w:p w14:paraId="4A98B504" w14:textId="77777777" w:rsidR="000808EB" w:rsidRPr="0020749A" w:rsidRDefault="000808EB" w:rsidP="000808EB">
            <w:pPr>
              <w:rPr>
                <w:rFonts w:ascii="Calibri" w:eastAsia="Times New Roman" w:hAnsi="Calibri" w:cs="Times New Roman"/>
                <w:i/>
                <w:color w:val="000000"/>
                <w:lang w:val="en-GB"/>
              </w:rPr>
            </w:pPr>
            <w:r w:rsidRPr="0020749A">
              <w:rPr>
                <w:rFonts w:ascii="Calibri" w:eastAsia="Times New Roman" w:hAnsi="Calibri" w:cs="Times New Roman"/>
                <w:i/>
                <w:color w:val="000000"/>
                <w:lang w:val="en-GB"/>
              </w:rPr>
              <w:t>Paphiopedilum</w:t>
            </w:r>
          </w:p>
        </w:tc>
        <w:tc>
          <w:tcPr>
            <w:tcW w:w="0" w:type="auto"/>
            <w:tcBorders>
              <w:top w:val="nil"/>
              <w:left w:val="nil"/>
              <w:bottom w:val="nil"/>
              <w:right w:val="nil"/>
            </w:tcBorders>
            <w:shd w:val="clear" w:color="auto" w:fill="auto"/>
            <w:noWrap/>
            <w:vAlign w:val="bottom"/>
            <w:hideMark/>
          </w:tcPr>
          <w:p w14:paraId="5F65290D" w14:textId="77777777" w:rsidR="000808EB" w:rsidRPr="0020749A" w:rsidRDefault="000808EB" w:rsidP="000808EB">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4</w:t>
            </w:r>
          </w:p>
        </w:tc>
        <w:tc>
          <w:tcPr>
            <w:tcW w:w="0" w:type="auto"/>
            <w:tcBorders>
              <w:top w:val="nil"/>
              <w:left w:val="nil"/>
              <w:bottom w:val="nil"/>
              <w:right w:val="single" w:sz="4" w:space="0" w:color="auto"/>
            </w:tcBorders>
            <w:shd w:val="clear" w:color="auto" w:fill="auto"/>
            <w:noWrap/>
            <w:vAlign w:val="bottom"/>
            <w:hideMark/>
          </w:tcPr>
          <w:p w14:paraId="46E4C651" w14:textId="77777777" w:rsidR="000808EB" w:rsidRPr="0020749A" w:rsidRDefault="000808EB" w:rsidP="000808EB">
            <w:pPr>
              <w:rPr>
                <w:rFonts w:ascii="Calibri" w:eastAsia="Times New Roman" w:hAnsi="Calibri" w:cs="Times New Roman"/>
                <w:i/>
                <w:color w:val="000000"/>
                <w:lang w:val="en-GB"/>
              </w:rPr>
            </w:pPr>
            <w:r w:rsidRPr="0020749A">
              <w:rPr>
                <w:rFonts w:ascii="Calibri" w:eastAsia="Times New Roman" w:hAnsi="Calibri" w:cs="Times New Roman"/>
                <w:i/>
                <w:color w:val="000000"/>
                <w:lang w:val="en-GB"/>
              </w:rPr>
              <w:t>Coryopedilum</w:t>
            </w:r>
          </w:p>
        </w:tc>
      </w:tr>
      <w:tr w:rsidR="000808EB" w:rsidRPr="0020749A" w14:paraId="481FDDC1" w14:textId="77777777" w:rsidTr="000808EB">
        <w:trPr>
          <w:trHeight w:val="300"/>
        </w:trPr>
        <w:tc>
          <w:tcPr>
            <w:tcW w:w="0" w:type="auto"/>
            <w:tcBorders>
              <w:top w:val="nil"/>
              <w:left w:val="nil"/>
              <w:bottom w:val="nil"/>
              <w:right w:val="nil"/>
            </w:tcBorders>
            <w:shd w:val="clear" w:color="auto" w:fill="auto"/>
            <w:noWrap/>
            <w:vAlign w:val="bottom"/>
            <w:hideMark/>
          </w:tcPr>
          <w:p w14:paraId="731BDAA6" w14:textId="77777777" w:rsidR="000808EB" w:rsidRPr="0020749A"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0E9FFB95"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A833E8C"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8035C47"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03F7B3FD" w14:textId="77777777" w:rsidR="000808EB" w:rsidRPr="0020749A" w:rsidRDefault="000808EB" w:rsidP="000808EB">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5</w:t>
            </w:r>
          </w:p>
        </w:tc>
        <w:tc>
          <w:tcPr>
            <w:tcW w:w="0" w:type="auto"/>
            <w:tcBorders>
              <w:top w:val="nil"/>
              <w:left w:val="nil"/>
              <w:bottom w:val="nil"/>
              <w:right w:val="nil"/>
            </w:tcBorders>
            <w:shd w:val="clear" w:color="auto" w:fill="auto"/>
            <w:noWrap/>
            <w:vAlign w:val="bottom"/>
            <w:hideMark/>
          </w:tcPr>
          <w:p w14:paraId="50C09A1F" w14:textId="77777777" w:rsidR="000808EB" w:rsidRPr="0020749A" w:rsidRDefault="000808EB" w:rsidP="000808EB">
            <w:pPr>
              <w:rPr>
                <w:rFonts w:ascii="Calibri" w:eastAsia="Times New Roman" w:hAnsi="Calibri" w:cs="Times New Roman"/>
                <w:i/>
                <w:color w:val="000000"/>
                <w:lang w:val="en-GB"/>
              </w:rPr>
            </w:pPr>
            <w:r w:rsidRPr="0020749A">
              <w:rPr>
                <w:rFonts w:ascii="Calibri" w:eastAsia="Times New Roman" w:hAnsi="Calibri" w:cs="Times New Roman"/>
                <w:i/>
                <w:color w:val="000000"/>
                <w:lang w:val="en-GB"/>
              </w:rPr>
              <w:t>Cochlopetalum</w:t>
            </w:r>
          </w:p>
        </w:tc>
        <w:tc>
          <w:tcPr>
            <w:tcW w:w="0" w:type="auto"/>
            <w:tcBorders>
              <w:top w:val="nil"/>
              <w:left w:val="nil"/>
              <w:bottom w:val="nil"/>
              <w:right w:val="nil"/>
            </w:tcBorders>
            <w:shd w:val="clear" w:color="auto" w:fill="auto"/>
            <w:noWrap/>
            <w:vAlign w:val="bottom"/>
            <w:hideMark/>
          </w:tcPr>
          <w:p w14:paraId="07E56D5C" w14:textId="77777777" w:rsidR="000808EB" w:rsidRPr="0020749A" w:rsidRDefault="000808EB" w:rsidP="000808EB">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6</w:t>
            </w:r>
          </w:p>
        </w:tc>
        <w:tc>
          <w:tcPr>
            <w:tcW w:w="0" w:type="auto"/>
            <w:tcBorders>
              <w:top w:val="nil"/>
              <w:left w:val="nil"/>
              <w:bottom w:val="nil"/>
              <w:right w:val="single" w:sz="4" w:space="0" w:color="auto"/>
            </w:tcBorders>
            <w:shd w:val="clear" w:color="auto" w:fill="auto"/>
            <w:noWrap/>
            <w:vAlign w:val="bottom"/>
            <w:hideMark/>
          </w:tcPr>
          <w:p w14:paraId="07A10A96" w14:textId="77777777" w:rsidR="000808EB" w:rsidRPr="0020749A" w:rsidRDefault="000808EB" w:rsidP="000808EB">
            <w:pPr>
              <w:rPr>
                <w:rFonts w:ascii="Calibri" w:eastAsia="Times New Roman" w:hAnsi="Calibri" w:cs="Times New Roman"/>
                <w:i/>
                <w:color w:val="000000"/>
                <w:lang w:val="en-GB"/>
              </w:rPr>
            </w:pPr>
            <w:r w:rsidRPr="0020749A">
              <w:rPr>
                <w:rFonts w:ascii="Calibri" w:eastAsia="Times New Roman" w:hAnsi="Calibri" w:cs="Times New Roman"/>
                <w:i/>
                <w:color w:val="000000"/>
                <w:lang w:val="en-GB"/>
              </w:rPr>
              <w:t>Brachypetalum</w:t>
            </w:r>
          </w:p>
        </w:tc>
      </w:tr>
      <w:tr w:rsidR="000808EB" w:rsidRPr="0020749A" w14:paraId="29610745" w14:textId="77777777" w:rsidTr="000808EB">
        <w:trPr>
          <w:trHeight w:val="300"/>
        </w:trPr>
        <w:tc>
          <w:tcPr>
            <w:tcW w:w="0" w:type="auto"/>
            <w:tcBorders>
              <w:top w:val="nil"/>
              <w:left w:val="nil"/>
              <w:bottom w:val="nil"/>
              <w:right w:val="nil"/>
            </w:tcBorders>
            <w:shd w:val="clear" w:color="auto" w:fill="auto"/>
            <w:noWrap/>
            <w:vAlign w:val="bottom"/>
            <w:hideMark/>
          </w:tcPr>
          <w:p w14:paraId="098B16F9" w14:textId="77777777" w:rsidR="000808EB" w:rsidRPr="0020749A"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37FD0A7A"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187B0C2"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D94AC10"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5B99B462" w14:textId="77777777" w:rsidR="000808EB" w:rsidRPr="0020749A" w:rsidRDefault="000808EB" w:rsidP="000808EB">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7</w:t>
            </w:r>
          </w:p>
        </w:tc>
        <w:tc>
          <w:tcPr>
            <w:tcW w:w="0" w:type="auto"/>
            <w:tcBorders>
              <w:top w:val="nil"/>
              <w:left w:val="nil"/>
              <w:bottom w:val="nil"/>
              <w:right w:val="nil"/>
            </w:tcBorders>
            <w:shd w:val="clear" w:color="auto" w:fill="auto"/>
            <w:noWrap/>
            <w:vAlign w:val="bottom"/>
            <w:hideMark/>
          </w:tcPr>
          <w:p w14:paraId="32A9FF59" w14:textId="77777777" w:rsidR="000808EB" w:rsidRPr="0020749A" w:rsidRDefault="000808EB" w:rsidP="000808EB">
            <w:pPr>
              <w:rPr>
                <w:rFonts w:ascii="Calibri" w:eastAsia="Times New Roman" w:hAnsi="Calibri" w:cs="Times New Roman"/>
                <w:i/>
                <w:color w:val="000000"/>
                <w:lang w:val="en-GB"/>
              </w:rPr>
            </w:pPr>
            <w:r w:rsidRPr="0020749A">
              <w:rPr>
                <w:rFonts w:ascii="Calibri" w:eastAsia="Times New Roman" w:hAnsi="Calibri" w:cs="Times New Roman"/>
                <w:i/>
                <w:color w:val="000000"/>
                <w:lang w:val="en-GB"/>
              </w:rPr>
              <w:t>Barbata</w:t>
            </w:r>
          </w:p>
        </w:tc>
        <w:tc>
          <w:tcPr>
            <w:tcW w:w="0" w:type="auto"/>
            <w:tcBorders>
              <w:top w:val="nil"/>
              <w:left w:val="nil"/>
              <w:bottom w:val="nil"/>
              <w:right w:val="nil"/>
            </w:tcBorders>
            <w:shd w:val="clear" w:color="auto" w:fill="auto"/>
            <w:noWrap/>
            <w:vAlign w:val="bottom"/>
            <w:hideMark/>
          </w:tcPr>
          <w:p w14:paraId="3EB5DAD0"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61984377" w14:textId="77777777"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0808EB" w:rsidRPr="0020749A" w14:paraId="7FAA5CF9" w14:textId="77777777" w:rsidTr="000808EB">
        <w:trPr>
          <w:trHeight w:val="300"/>
        </w:trPr>
        <w:tc>
          <w:tcPr>
            <w:tcW w:w="0" w:type="auto"/>
            <w:tcBorders>
              <w:top w:val="nil"/>
              <w:left w:val="nil"/>
              <w:bottom w:val="nil"/>
              <w:right w:val="nil"/>
            </w:tcBorders>
            <w:shd w:val="clear" w:color="auto" w:fill="auto"/>
            <w:noWrap/>
            <w:vAlign w:val="bottom"/>
          </w:tcPr>
          <w:p w14:paraId="319D451E" w14:textId="77777777" w:rsidR="000808EB" w:rsidRPr="0020749A"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tcPr>
          <w:p w14:paraId="79716FBB" w14:textId="77777777" w:rsidR="000808EB" w:rsidRPr="0020749A"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tcPr>
          <w:p w14:paraId="0FD83EFD" w14:textId="77777777" w:rsidR="000808EB" w:rsidRPr="0020749A" w:rsidRDefault="000808EB" w:rsidP="000808EB">
            <w:pPr>
              <w:rPr>
                <w:rFonts w:ascii="Calibri" w:eastAsia="Times New Roman" w:hAnsi="Calibri" w:cs="Times New Roman"/>
                <w:color w:val="000000"/>
                <w:lang w:val="en-GB"/>
              </w:rPr>
            </w:pPr>
          </w:p>
        </w:tc>
        <w:tc>
          <w:tcPr>
            <w:tcW w:w="0" w:type="auto"/>
            <w:gridSpan w:val="5"/>
            <w:tcBorders>
              <w:top w:val="nil"/>
              <w:left w:val="single" w:sz="4" w:space="0" w:color="auto"/>
              <w:bottom w:val="single" w:sz="4" w:space="0" w:color="auto"/>
              <w:right w:val="single" w:sz="4" w:space="0" w:color="auto"/>
            </w:tcBorders>
            <w:shd w:val="clear" w:color="auto" w:fill="auto"/>
            <w:noWrap/>
            <w:vAlign w:val="bottom"/>
          </w:tcPr>
          <w:p w14:paraId="194B7A95" w14:textId="471156B4" w:rsidR="000808EB" w:rsidRPr="0020749A" w:rsidRDefault="000808EB" w:rsidP="000808EB">
            <w:pPr>
              <w:rPr>
                <w:rFonts w:ascii="Calibri" w:eastAsia="Times New Roman" w:hAnsi="Calibri" w:cs="Times New Roman"/>
                <w:color w:val="000000"/>
                <w:lang w:val="en-GB"/>
              </w:rPr>
            </w:pPr>
            <w:r w:rsidRPr="0020749A">
              <w:rPr>
                <w:rFonts w:ascii="Calibri" w:eastAsia="Times New Roman" w:hAnsi="Calibri" w:cs="Times New Roman"/>
                <w:color w:val="000000"/>
                <w:lang w:val="en-GB"/>
              </w:rPr>
              <w:t>The order in Unknown x/y is &lt;best_score&gt;/&lt;lower_score&gt;. No numbers? All scores are negative!</w:t>
            </w:r>
          </w:p>
        </w:tc>
      </w:tr>
    </w:tbl>
    <w:p w14:paraId="3A523942" w14:textId="77777777" w:rsidR="000808EB" w:rsidRPr="0020749A" w:rsidRDefault="000808EB" w:rsidP="00F7449E">
      <w:pPr>
        <w:rPr>
          <w:lang w:val="en-GB"/>
        </w:rPr>
        <w:sectPr w:rsidR="000808EB" w:rsidRPr="0020749A" w:rsidSect="00587937">
          <w:pgSz w:w="16840" w:h="11900" w:orient="landscape"/>
          <w:pgMar w:top="709" w:right="1417" w:bottom="851" w:left="1417" w:header="708" w:footer="708" w:gutter="0"/>
          <w:cols w:space="708"/>
          <w:docGrid w:linePitch="360"/>
        </w:sectPr>
      </w:pPr>
    </w:p>
    <w:p w14:paraId="64853A9E" w14:textId="0A60B025" w:rsidR="008A36FD" w:rsidRPr="0020749A" w:rsidRDefault="008A36FD" w:rsidP="00F7449E">
      <w:pPr>
        <w:rPr>
          <w:lang w:val="en-GB"/>
        </w:rPr>
        <w:sectPr w:rsidR="008A36FD" w:rsidRPr="0020749A" w:rsidSect="00587937">
          <w:pgSz w:w="16840" w:h="11900" w:orient="landscape"/>
          <w:pgMar w:top="709" w:right="1417" w:bottom="851" w:left="1417" w:header="708" w:footer="708" w:gutter="0"/>
          <w:cols w:space="708"/>
          <w:docGrid w:linePitch="360"/>
        </w:sectPr>
      </w:pPr>
    </w:p>
    <w:p w14:paraId="5BFEF624" w14:textId="7152500C" w:rsidR="00392632" w:rsidRPr="0020749A" w:rsidRDefault="00392632" w:rsidP="00392632">
      <w:pPr>
        <w:pStyle w:val="Bijschrift"/>
        <w:keepNext/>
        <w:rPr>
          <w:lang w:val="en-GB"/>
        </w:rPr>
      </w:pPr>
      <w:r w:rsidRPr="0020749A">
        <w:rPr>
          <w:lang w:val="en-GB"/>
        </w:rPr>
        <w:lastRenderedPageBreak/>
        <w:t xml:space="preserve">Table </w:t>
      </w:r>
      <w:r w:rsidR="000A64B8" w:rsidRPr="0020749A">
        <w:rPr>
          <w:lang w:val="en-GB"/>
        </w:rPr>
        <w:fldChar w:fldCharType="begin"/>
      </w:r>
      <w:r w:rsidR="000A64B8" w:rsidRPr="0020749A">
        <w:rPr>
          <w:lang w:val="en-GB"/>
        </w:rPr>
        <w:instrText xml:space="preserve"> SEQ Table \* ARABIC </w:instrText>
      </w:r>
      <w:r w:rsidR="000A64B8" w:rsidRPr="0020749A">
        <w:rPr>
          <w:lang w:val="en-GB"/>
        </w:rPr>
        <w:fldChar w:fldCharType="separate"/>
      </w:r>
      <w:r w:rsidR="00E73313" w:rsidRPr="0020749A">
        <w:rPr>
          <w:noProof/>
          <w:lang w:val="en-GB"/>
        </w:rPr>
        <w:t>3</w:t>
      </w:r>
      <w:r w:rsidR="000A64B8" w:rsidRPr="0020749A">
        <w:rPr>
          <w:lang w:val="en-GB"/>
        </w:rPr>
        <w:fldChar w:fldCharType="end"/>
      </w:r>
      <w:r w:rsidR="00C525AF" w:rsidRPr="0020749A">
        <w:rPr>
          <w:lang w:val="en-GB"/>
        </w:rPr>
        <w:t xml:space="preserve"> Results of first test</w:t>
      </w:r>
      <w:r w:rsidRPr="0020749A">
        <w:rPr>
          <w:lang w:val="en-GB"/>
        </w:rPr>
        <w:t xml:space="preserve"> of</w:t>
      </w:r>
      <w:r w:rsidR="00C525AF" w:rsidRPr="0020749A">
        <w:rPr>
          <w:lang w:val="en-GB"/>
        </w:rPr>
        <w:t xml:space="preserve"> the section</w:t>
      </w:r>
      <w:r w:rsidRPr="0020749A">
        <w:rPr>
          <w:lang w:val="en-GB"/>
        </w:rPr>
        <w:t xml:space="preserve"> </w:t>
      </w:r>
      <w:r w:rsidRPr="0020749A">
        <w:rPr>
          <w:i/>
          <w:lang w:val="en-GB"/>
        </w:rPr>
        <w:t xml:space="preserve">Brachypetalum. </w:t>
      </w:r>
      <w:r w:rsidRPr="0020749A">
        <w:rPr>
          <w:lang w:val="en-GB"/>
        </w:rPr>
        <w:t>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820"/>
        <w:gridCol w:w="1817"/>
        <w:gridCol w:w="1359"/>
        <w:gridCol w:w="1879"/>
        <w:gridCol w:w="1805"/>
        <w:gridCol w:w="1704"/>
        <w:gridCol w:w="1598"/>
        <w:gridCol w:w="1757"/>
      </w:tblGrid>
      <w:tr w:rsidR="00DB3CF8" w:rsidRPr="0020749A" w14:paraId="1766EAAD" w14:textId="77777777" w:rsidTr="007A6E37">
        <w:trPr>
          <w:trHeight w:val="500"/>
        </w:trPr>
        <w:tc>
          <w:tcPr>
            <w:tcW w:w="0" w:type="auto"/>
            <w:tcBorders>
              <w:top w:val="nil"/>
              <w:left w:val="nil"/>
              <w:bottom w:val="nil"/>
              <w:right w:val="nil"/>
            </w:tcBorders>
            <w:shd w:val="clear" w:color="auto" w:fill="auto"/>
            <w:noWrap/>
            <w:vAlign w:val="bottom"/>
            <w:hideMark/>
          </w:tcPr>
          <w:p w14:paraId="17617A8E" w14:textId="77777777" w:rsidR="008A36FD" w:rsidRPr="0020749A" w:rsidRDefault="008A36FD" w:rsidP="008A36FD">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11A7578E" w14:textId="77777777" w:rsidR="008A36FD" w:rsidRPr="0020749A" w:rsidRDefault="008A36FD" w:rsidP="008A36FD">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tcBorders>
              <w:top w:val="nil"/>
              <w:left w:val="single" w:sz="4" w:space="0" w:color="auto"/>
              <w:bottom w:val="nil"/>
              <w:right w:val="nil"/>
            </w:tcBorders>
            <w:shd w:val="clear" w:color="auto" w:fill="auto"/>
            <w:noWrap/>
            <w:vAlign w:val="bottom"/>
            <w:hideMark/>
          </w:tcPr>
          <w:p w14:paraId="5BD6A9E1" w14:textId="77777777" w:rsidR="008A36FD" w:rsidRPr="0020749A" w:rsidRDefault="008A36FD" w:rsidP="008A36FD">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gridSpan w:val="2"/>
            <w:tcBorders>
              <w:top w:val="nil"/>
              <w:left w:val="single" w:sz="4" w:space="0" w:color="auto"/>
              <w:bottom w:val="nil"/>
              <w:right w:val="nil"/>
            </w:tcBorders>
            <w:shd w:val="clear" w:color="auto" w:fill="auto"/>
            <w:noWrap/>
            <w:vAlign w:val="bottom"/>
            <w:hideMark/>
          </w:tcPr>
          <w:p w14:paraId="55400347" w14:textId="1F434AD4" w:rsidR="008A36FD" w:rsidRPr="0020749A" w:rsidRDefault="008A36FD" w:rsidP="008A36FD">
            <w:pPr>
              <w:jc w:val="center"/>
              <w:rPr>
                <w:rFonts w:ascii="Calibri" w:eastAsia="Times New Roman" w:hAnsi="Calibri" w:cs="Times New Roman"/>
                <w:b/>
                <w:bCs/>
                <w:sz w:val="32"/>
                <w:szCs w:val="32"/>
                <w:lang w:val="en-GB"/>
              </w:rPr>
            </w:pPr>
            <w:r w:rsidRPr="0020749A">
              <w:rPr>
                <w:rFonts w:ascii="Calibri" w:eastAsia="Times New Roman" w:hAnsi="Calibri" w:cs="Times New Roman"/>
                <w:b/>
                <w:bCs/>
                <w:i/>
                <w:sz w:val="32"/>
                <w:szCs w:val="32"/>
                <w:lang w:val="en-GB"/>
              </w:rPr>
              <w:t>Brachypetalum</w:t>
            </w:r>
            <w:r w:rsidR="00DB3CF8" w:rsidRPr="0020749A">
              <w:rPr>
                <w:rFonts w:ascii="Calibri" w:eastAsia="Times New Roman" w:hAnsi="Calibri" w:cs="Times New Roman"/>
                <w:b/>
                <w:bCs/>
                <w:sz w:val="32"/>
                <w:szCs w:val="32"/>
                <w:lang w:val="en-GB"/>
              </w:rPr>
              <w:t xml:space="preserve"> run1</w:t>
            </w:r>
          </w:p>
        </w:tc>
        <w:tc>
          <w:tcPr>
            <w:tcW w:w="0" w:type="auto"/>
            <w:tcBorders>
              <w:top w:val="nil"/>
              <w:left w:val="single" w:sz="4" w:space="0" w:color="auto"/>
              <w:bottom w:val="nil"/>
              <w:right w:val="nil"/>
            </w:tcBorders>
            <w:shd w:val="clear" w:color="auto" w:fill="auto"/>
            <w:noWrap/>
            <w:vAlign w:val="bottom"/>
            <w:hideMark/>
          </w:tcPr>
          <w:p w14:paraId="13CA978F" w14:textId="77777777" w:rsidR="008A36FD" w:rsidRPr="0020749A" w:rsidRDefault="008A36FD" w:rsidP="008A36FD">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tcBorders>
              <w:top w:val="nil"/>
              <w:left w:val="single" w:sz="4" w:space="0" w:color="auto"/>
              <w:bottom w:val="nil"/>
              <w:right w:val="nil"/>
            </w:tcBorders>
            <w:shd w:val="clear" w:color="auto" w:fill="auto"/>
            <w:noWrap/>
            <w:vAlign w:val="bottom"/>
            <w:hideMark/>
          </w:tcPr>
          <w:p w14:paraId="5E24F77A" w14:textId="77777777" w:rsidR="008A36FD" w:rsidRPr="0020749A" w:rsidRDefault="008A36FD" w:rsidP="008A36FD">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4B36FBCE" w14:textId="77777777" w:rsidR="008A36FD" w:rsidRPr="0020749A" w:rsidRDefault="008A36FD" w:rsidP="008A36FD">
            <w:pPr>
              <w:rPr>
                <w:rFonts w:ascii="Calibri" w:eastAsia="Times New Roman" w:hAnsi="Calibri" w:cs="Times New Roman"/>
                <w:b/>
                <w:bCs/>
                <w:lang w:val="en-GB"/>
              </w:rPr>
            </w:pPr>
            <w:r w:rsidRPr="0020749A">
              <w:rPr>
                <w:rFonts w:ascii="Calibri" w:eastAsia="Times New Roman" w:hAnsi="Calibri" w:cs="Times New Roman"/>
                <w:b/>
                <w:bCs/>
                <w:lang w:val="en-GB"/>
              </w:rPr>
              <w:t> </w:t>
            </w:r>
          </w:p>
        </w:tc>
      </w:tr>
      <w:tr w:rsidR="00DB3CF8" w:rsidRPr="0020749A" w14:paraId="0A731F2B" w14:textId="77777777" w:rsidTr="007A6E37">
        <w:trPr>
          <w:trHeight w:val="300"/>
        </w:trPr>
        <w:tc>
          <w:tcPr>
            <w:tcW w:w="0" w:type="auto"/>
            <w:tcBorders>
              <w:top w:val="nil"/>
              <w:left w:val="nil"/>
              <w:bottom w:val="nil"/>
              <w:right w:val="nil"/>
            </w:tcBorders>
            <w:shd w:val="clear" w:color="auto" w:fill="auto"/>
            <w:noWrap/>
            <w:vAlign w:val="bottom"/>
            <w:hideMark/>
          </w:tcPr>
          <w:p w14:paraId="6245A458" w14:textId="77777777" w:rsidR="008A36FD" w:rsidRPr="0020749A" w:rsidRDefault="008A36FD" w:rsidP="008A36FD">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24BEB856" w14:textId="77777777" w:rsidR="008A36FD" w:rsidRPr="0020749A" w:rsidRDefault="008A36FD" w:rsidP="008A36F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3B27217" w14:textId="77777777" w:rsidR="008A36FD" w:rsidRPr="0020749A" w:rsidRDefault="008A36FD" w:rsidP="008A36F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FCFB4B2" w14:textId="77777777" w:rsidR="008A36FD" w:rsidRPr="0020749A" w:rsidRDefault="008A36FD" w:rsidP="008A36F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E53F06C" w14:textId="77777777" w:rsidR="008A36FD" w:rsidRPr="0020749A" w:rsidRDefault="008A36FD" w:rsidP="008A36F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053B3E53" w14:textId="77777777" w:rsidR="008A36FD" w:rsidRPr="0020749A" w:rsidRDefault="008A36FD" w:rsidP="008A36F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CD29685" w14:textId="77777777" w:rsidR="008A36FD" w:rsidRPr="0020749A" w:rsidRDefault="008A36FD" w:rsidP="008A36F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45E55823" w14:textId="77777777" w:rsidR="008A36FD" w:rsidRPr="0020749A" w:rsidRDefault="008A36FD" w:rsidP="008A36FD">
            <w:pPr>
              <w:rPr>
                <w:rFonts w:ascii="Calibri" w:eastAsia="Times New Roman" w:hAnsi="Calibri" w:cs="Times New Roman"/>
                <w:lang w:val="en-GB"/>
              </w:rPr>
            </w:pPr>
            <w:r w:rsidRPr="0020749A">
              <w:rPr>
                <w:rFonts w:ascii="Calibri" w:eastAsia="Times New Roman" w:hAnsi="Calibri" w:cs="Times New Roman"/>
                <w:lang w:val="en-GB"/>
              </w:rPr>
              <w:t> </w:t>
            </w:r>
          </w:p>
        </w:tc>
      </w:tr>
      <w:tr w:rsidR="00DB3CF8" w:rsidRPr="0020749A" w14:paraId="29287AB8" w14:textId="77777777" w:rsidTr="007A6E37">
        <w:trPr>
          <w:trHeight w:val="300"/>
        </w:trPr>
        <w:tc>
          <w:tcPr>
            <w:tcW w:w="0" w:type="auto"/>
            <w:tcBorders>
              <w:top w:val="nil"/>
              <w:left w:val="nil"/>
              <w:bottom w:val="single" w:sz="4" w:space="0" w:color="auto"/>
              <w:right w:val="nil"/>
            </w:tcBorders>
            <w:shd w:val="clear" w:color="auto" w:fill="auto"/>
            <w:noWrap/>
            <w:vAlign w:val="bottom"/>
            <w:hideMark/>
          </w:tcPr>
          <w:p w14:paraId="7D7F7009" w14:textId="77777777" w:rsidR="008A36FD" w:rsidRPr="0020749A" w:rsidRDefault="008A36FD" w:rsidP="008A36FD">
            <w:pPr>
              <w:rPr>
                <w:rFonts w:ascii="Calibri" w:eastAsia="Times New Roman" w:hAnsi="Calibri" w:cs="Times New Roman"/>
                <w:b/>
                <w:bCs/>
                <w:sz w:val="22"/>
                <w:szCs w:val="18"/>
                <w:lang w:val="en-GB"/>
              </w:rPr>
            </w:pPr>
            <w:r w:rsidRPr="0020749A">
              <w:rPr>
                <w:rFonts w:ascii="Calibri" w:eastAsia="Times New Roman" w:hAnsi="Calibri" w:cs="Times New Roman"/>
                <w:b/>
                <w:bCs/>
                <w:sz w:val="22"/>
                <w:szCs w:val="18"/>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1CFA0B0C" w14:textId="77777777" w:rsidR="008A36FD" w:rsidRPr="0020749A" w:rsidRDefault="008A36FD" w:rsidP="008A36FD">
            <w:pPr>
              <w:jc w:val="right"/>
              <w:rPr>
                <w:rFonts w:ascii="Calibri" w:eastAsia="Times New Roman" w:hAnsi="Calibri" w:cs="Times New Roman"/>
                <w:b/>
                <w:bCs/>
                <w:sz w:val="22"/>
                <w:szCs w:val="18"/>
                <w:lang w:val="en-GB"/>
              </w:rPr>
            </w:pPr>
            <w:r w:rsidRPr="0020749A">
              <w:rPr>
                <w:rFonts w:ascii="Calibri" w:eastAsia="Times New Roman" w:hAnsi="Calibri" w:cs="Times New Roman"/>
                <w:b/>
                <w:bCs/>
                <w:sz w:val="22"/>
                <w:szCs w:val="18"/>
                <w:lang w:val="en-GB"/>
              </w:rPr>
              <w:t>41</w:t>
            </w:r>
          </w:p>
        </w:tc>
        <w:tc>
          <w:tcPr>
            <w:tcW w:w="0" w:type="auto"/>
            <w:tcBorders>
              <w:top w:val="nil"/>
              <w:left w:val="single" w:sz="4" w:space="0" w:color="auto"/>
              <w:bottom w:val="single" w:sz="4" w:space="0" w:color="auto"/>
              <w:right w:val="nil"/>
            </w:tcBorders>
            <w:shd w:val="clear" w:color="auto" w:fill="auto"/>
            <w:noWrap/>
            <w:vAlign w:val="bottom"/>
            <w:hideMark/>
          </w:tcPr>
          <w:p w14:paraId="3F8695EA" w14:textId="77777777" w:rsidR="008A36FD" w:rsidRPr="0020749A" w:rsidRDefault="008A36FD" w:rsidP="008A36FD">
            <w:pPr>
              <w:jc w:val="right"/>
              <w:rPr>
                <w:rFonts w:ascii="Calibri" w:eastAsia="Times New Roman" w:hAnsi="Calibri" w:cs="Times New Roman"/>
                <w:b/>
                <w:bCs/>
                <w:sz w:val="22"/>
                <w:szCs w:val="18"/>
                <w:lang w:val="en-GB"/>
              </w:rPr>
            </w:pPr>
            <w:r w:rsidRPr="0020749A">
              <w:rPr>
                <w:rFonts w:ascii="Calibri" w:eastAsia="Times New Roman" w:hAnsi="Calibri" w:cs="Times New Roman"/>
                <w:b/>
                <w:bCs/>
                <w:sz w:val="22"/>
                <w:szCs w:val="18"/>
                <w:lang w:val="en-GB"/>
              </w:rPr>
              <w:t>42</w:t>
            </w:r>
          </w:p>
        </w:tc>
        <w:tc>
          <w:tcPr>
            <w:tcW w:w="0" w:type="auto"/>
            <w:tcBorders>
              <w:top w:val="nil"/>
              <w:left w:val="single" w:sz="4" w:space="0" w:color="auto"/>
              <w:bottom w:val="single" w:sz="4" w:space="0" w:color="auto"/>
              <w:right w:val="nil"/>
            </w:tcBorders>
            <w:shd w:val="clear" w:color="auto" w:fill="auto"/>
            <w:noWrap/>
            <w:vAlign w:val="bottom"/>
            <w:hideMark/>
          </w:tcPr>
          <w:p w14:paraId="29320195" w14:textId="77777777" w:rsidR="008A36FD" w:rsidRPr="0020749A" w:rsidRDefault="008A36FD" w:rsidP="008A36FD">
            <w:pPr>
              <w:jc w:val="right"/>
              <w:rPr>
                <w:rFonts w:ascii="Calibri" w:eastAsia="Times New Roman" w:hAnsi="Calibri" w:cs="Times New Roman"/>
                <w:b/>
                <w:bCs/>
                <w:sz w:val="22"/>
                <w:szCs w:val="18"/>
                <w:lang w:val="en-GB"/>
              </w:rPr>
            </w:pPr>
            <w:r w:rsidRPr="0020749A">
              <w:rPr>
                <w:rFonts w:ascii="Calibri" w:eastAsia="Times New Roman" w:hAnsi="Calibri" w:cs="Times New Roman"/>
                <w:b/>
                <w:bCs/>
                <w:sz w:val="22"/>
                <w:szCs w:val="18"/>
                <w:lang w:val="en-GB"/>
              </w:rPr>
              <w:t>43</w:t>
            </w:r>
          </w:p>
        </w:tc>
        <w:tc>
          <w:tcPr>
            <w:tcW w:w="0" w:type="auto"/>
            <w:tcBorders>
              <w:top w:val="nil"/>
              <w:left w:val="single" w:sz="4" w:space="0" w:color="auto"/>
              <w:bottom w:val="single" w:sz="4" w:space="0" w:color="auto"/>
              <w:right w:val="nil"/>
            </w:tcBorders>
            <w:shd w:val="clear" w:color="auto" w:fill="auto"/>
            <w:noWrap/>
            <w:vAlign w:val="bottom"/>
            <w:hideMark/>
          </w:tcPr>
          <w:p w14:paraId="7E738738" w14:textId="77777777" w:rsidR="008A36FD" w:rsidRPr="0020749A" w:rsidRDefault="008A36FD" w:rsidP="008A36FD">
            <w:pPr>
              <w:jc w:val="right"/>
              <w:rPr>
                <w:rFonts w:ascii="Calibri" w:eastAsia="Times New Roman" w:hAnsi="Calibri" w:cs="Times New Roman"/>
                <w:b/>
                <w:bCs/>
                <w:sz w:val="22"/>
                <w:szCs w:val="18"/>
                <w:lang w:val="en-GB"/>
              </w:rPr>
            </w:pPr>
            <w:r w:rsidRPr="0020749A">
              <w:rPr>
                <w:rFonts w:ascii="Calibri" w:eastAsia="Times New Roman" w:hAnsi="Calibri" w:cs="Times New Roman"/>
                <w:b/>
                <w:bCs/>
                <w:sz w:val="22"/>
                <w:szCs w:val="18"/>
                <w:lang w:val="en-GB"/>
              </w:rPr>
              <w:t>44</w:t>
            </w:r>
          </w:p>
        </w:tc>
        <w:tc>
          <w:tcPr>
            <w:tcW w:w="0" w:type="auto"/>
            <w:tcBorders>
              <w:top w:val="nil"/>
              <w:left w:val="single" w:sz="4" w:space="0" w:color="auto"/>
              <w:bottom w:val="single" w:sz="4" w:space="0" w:color="auto"/>
              <w:right w:val="nil"/>
            </w:tcBorders>
            <w:shd w:val="clear" w:color="auto" w:fill="auto"/>
            <w:noWrap/>
            <w:vAlign w:val="bottom"/>
            <w:hideMark/>
          </w:tcPr>
          <w:p w14:paraId="3117643C" w14:textId="77777777" w:rsidR="008A36FD" w:rsidRPr="0020749A" w:rsidRDefault="008A36FD" w:rsidP="008A36FD">
            <w:pPr>
              <w:jc w:val="right"/>
              <w:rPr>
                <w:rFonts w:ascii="Calibri" w:eastAsia="Times New Roman" w:hAnsi="Calibri" w:cs="Times New Roman"/>
                <w:b/>
                <w:bCs/>
                <w:sz w:val="22"/>
                <w:szCs w:val="18"/>
                <w:lang w:val="en-GB"/>
              </w:rPr>
            </w:pPr>
            <w:r w:rsidRPr="0020749A">
              <w:rPr>
                <w:rFonts w:ascii="Calibri" w:eastAsia="Times New Roman" w:hAnsi="Calibri" w:cs="Times New Roman"/>
                <w:b/>
                <w:bCs/>
                <w:sz w:val="22"/>
                <w:szCs w:val="18"/>
                <w:lang w:val="en-GB"/>
              </w:rPr>
              <w:t>45</w:t>
            </w:r>
          </w:p>
        </w:tc>
        <w:tc>
          <w:tcPr>
            <w:tcW w:w="0" w:type="auto"/>
            <w:tcBorders>
              <w:top w:val="nil"/>
              <w:left w:val="single" w:sz="4" w:space="0" w:color="auto"/>
              <w:bottom w:val="single" w:sz="4" w:space="0" w:color="auto"/>
              <w:right w:val="nil"/>
            </w:tcBorders>
            <w:shd w:val="clear" w:color="auto" w:fill="auto"/>
            <w:noWrap/>
            <w:vAlign w:val="bottom"/>
            <w:hideMark/>
          </w:tcPr>
          <w:p w14:paraId="696D130F" w14:textId="77777777" w:rsidR="008A36FD" w:rsidRPr="0020749A" w:rsidRDefault="008A36FD" w:rsidP="008A36FD">
            <w:pPr>
              <w:jc w:val="right"/>
              <w:rPr>
                <w:rFonts w:ascii="Calibri" w:eastAsia="Times New Roman" w:hAnsi="Calibri" w:cs="Times New Roman"/>
                <w:b/>
                <w:bCs/>
                <w:sz w:val="22"/>
                <w:szCs w:val="18"/>
                <w:lang w:val="en-GB"/>
              </w:rPr>
            </w:pPr>
            <w:r w:rsidRPr="0020749A">
              <w:rPr>
                <w:rFonts w:ascii="Calibri" w:eastAsia="Times New Roman" w:hAnsi="Calibri" w:cs="Times New Roman"/>
                <w:b/>
                <w:bCs/>
                <w:sz w:val="22"/>
                <w:szCs w:val="18"/>
                <w:lang w:val="en-GB"/>
              </w:rPr>
              <w:t>46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881084F" w14:textId="77777777" w:rsidR="008A36FD" w:rsidRPr="0020749A" w:rsidRDefault="008A36FD" w:rsidP="008A36FD">
            <w:pPr>
              <w:jc w:val="right"/>
              <w:rPr>
                <w:rFonts w:ascii="Calibri" w:eastAsia="Times New Roman" w:hAnsi="Calibri" w:cs="Times New Roman"/>
                <w:b/>
                <w:bCs/>
                <w:sz w:val="22"/>
                <w:szCs w:val="18"/>
                <w:lang w:val="en-GB"/>
              </w:rPr>
            </w:pPr>
            <w:r w:rsidRPr="0020749A">
              <w:rPr>
                <w:rFonts w:ascii="Calibri" w:eastAsia="Times New Roman" w:hAnsi="Calibri" w:cs="Times New Roman"/>
                <w:b/>
                <w:bCs/>
                <w:sz w:val="22"/>
                <w:szCs w:val="18"/>
                <w:lang w:val="en-GB"/>
              </w:rPr>
              <w:t>47</w:t>
            </w:r>
          </w:p>
        </w:tc>
      </w:tr>
      <w:tr w:rsidR="00DB3CF8" w:rsidRPr="0020749A" w14:paraId="57D9B237" w14:textId="77777777" w:rsidTr="007A6E37">
        <w:trPr>
          <w:trHeight w:val="300"/>
        </w:trPr>
        <w:tc>
          <w:tcPr>
            <w:tcW w:w="0" w:type="auto"/>
            <w:tcBorders>
              <w:top w:val="nil"/>
              <w:left w:val="single" w:sz="4" w:space="0" w:color="auto"/>
              <w:bottom w:val="nil"/>
              <w:right w:val="nil"/>
            </w:tcBorders>
            <w:shd w:val="clear" w:color="auto" w:fill="auto"/>
            <w:noWrap/>
            <w:vAlign w:val="bottom"/>
            <w:hideMark/>
          </w:tcPr>
          <w:p w14:paraId="10F8AB48" w14:textId="77777777" w:rsidR="008A36FD" w:rsidRPr="0020749A" w:rsidRDefault="008A36FD" w:rsidP="008A36FD">
            <w:pPr>
              <w:rPr>
                <w:rFonts w:ascii="Calibri" w:eastAsia="Times New Roman" w:hAnsi="Calibri" w:cs="Times New Roman"/>
                <w:b/>
                <w:bCs/>
                <w:sz w:val="22"/>
                <w:szCs w:val="18"/>
                <w:lang w:val="en-GB"/>
              </w:rPr>
            </w:pPr>
            <w:r w:rsidRPr="0020749A">
              <w:rPr>
                <w:rFonts w:ascii="Calibri" w:eastAsia="Times New Roman" w:hAnsi="Calibri" w:cs="Times New Roman"/>
                <w:b/>
                <w:bCs/>
                <w:sz w:val="22"/>
                <w:szCs w:val="18"/>
                <w:lang w:val="en-GB"/>
              </w:rPr>
              <w:t>Desired Error</w:t>
            </w:r>
          </w:p>
        </w:tc>
        <w:tc>
          <w:tcPr>
            <w:tcW w:w="0" w:type="auto"/>
            <w:tcBorders>
              <w:top w:val="nil"/>
              <w:left w:val="single" w:sz="4" w:space="0" w:color="auto"/>
              <w:bottom w:val="nil"/>
              <w:right w:val="nil"/>
            </w:tcBorders>
            <w:shd w:val="clear" w:color="auto" w:fill="auto"/>
            <w:noWrap/>
            <w:vAlign w:val="bottom"/>
            <w:hideMark/>
          </w:tcPr>
          <w:p w14:paraId="2ECF92BE" w14:textId="77777777" w:rsidR="008A36FD" w:rsidRPr="0020749A" w:rsidRDefault="008A36FD" w:rsidP="008A36FD">
            <w:pPr>
              <w:jc w:val="right"/>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1,00E-04</w:t>
            </w:r>
          </w:p>
        </w:tc>
        <w:tc>
          <w:tcPr>
            <w:tcW w:w="0" w:type="auto"/>
            <w:tcBorders>
              <w:top w:val="nil"/>
              <w:left w:val="single" w:sz="4" w:space="0" w:color="auto"/>
              <w:bottom w:val="nil"/>
              <w:right w:val="nil"/>
            </w:tcBorders>
            <w:shd w:val="clear" w:color="auto" w:fill="auto"/>
            <w:noWrap/>
            <w:vAlign w:val="bottom"/>
            <w:hideMark/>
          </w:tcPr>
          <w:p w14:paraId="6C3D5598" w14:textId="77777777" w:rsidR="008A36FD" w:rsidRPr="0020749A" w:rsidRDefault="008A36FD" w:rsidP="008A36FD">
            <w:pPr>
              <w:jc w:val="right"/>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1,00E-05</w:t>
            </w:r>
          </w:p>
        </w:tc>
        <w:tc>
          <w:tcPr>
            <w:tcW w:w="0" w:type="auto"/>
            <w:tcBorders>
              <w:top w:val="nil"/>
              <w:left w:val="single" w:sz="4" w:space="0" w:color="auto"/>
              <w:bottom w:val="nil"/>
              <w:right w:val="nil"/>
            </w:tcBorders>
            <w:shd w:val="clear" w:color="auto" w:fill="auto"/>
            <w:noWrap/>
            <w:vAlign w:val="bottom"/>
            <w:hideMark/>
          </w:tcPr>
          <w:p w14:paraId="08098881" w14:textId="77777777" w:rsidR="008A36FD" w:rsidRPr="0020749A" w:rsidRDefault="008A36FD" w:rsidP="008A36FD">
            <w:pPr>
              <w:jc w:val="right"/>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1,00E-06</w:t>
            </w:r>
          </w:p>
        </w:tc>
        <w:tc>
          <w:tcPr>
            <w:tcW w:w="0" w:type="auto"/>
            <w:tcBorders>
              <w:top w:val="nil"/>
              <w:left w:val="single" w:sz="4" w:space="0" w:color="auto"/>
              <w:bottom w:val="nil"/>
              <w:right w:val="nil"/>
            </w:tcBorders>
            <w:shd w:val="clear" w:color="auto" w:fill="auto"/>
            <w:noWrap/>
            <w:vAlign w:val="bottom"/>
            <w:hideMark/>
          </w:tcPr>
          <w:p w14:paraId="70C68012" w14:textId="77777777" w:rsidR="008A36FD" w:rsidRPr="0020749A" w:rsidRDefault="008A36FD" w:rsidP="008A36FD">
            <w:pPr>
              <w:jc w:val="right"/>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1,00E-07</w:t>
            </w:r>
          </w:p>
        </w:tc>
        <w:tc>
          <w:tcPr>
            <w:tcW w:w="0" w:type="auto"/>
            <w:tcBorders>
              <w:top w:val="nil"/>
              <w:left w:val="single" w:sz="4" w:space="0" w:color="auto"/>
              <w:bottom w:val="nil"/>
              <w:right w:val="nil"/>
            </w:tcBorders>
            <w:shd w:val="clear" w:color="auto" w:fill="auto"/>
            <w:noWrap/>
            <w:vAlign w:val="bottom"/>
            <w:hideMark/>
          </w:tcPr>
          <w:p w14:paraId="0A2C301F" w14:textId="77777777" w:rsidR="008A36FD" w:rsidRPr="0020749A" w:rsidRDefault="008A36FD" w:rsidP="008A36FD">
            <w:pPr>
              <w:jc w:val="right"/>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1,00E-08</w:t>
            </w:r>
          </w:p>
        </w:tc>
        <w:tc>
          <w:tcPr>
            <w:tcW w:w="0" w:type="auto"/>
            <w:tcBorders>
              <w:top w:val="nil"/>
              <w:left w:val="single" w:sz="4" w:space="0" w:color="auto"/>
              <w:bottom w:val="nil"/>
              <w:right w:val="nil"/>
            </w:tcBorders>
            <w:shd w:val="clear" w:color="auto" w:fill="auto"/>
            <w:noWrap/>
            <w:vAlign w:val="bottom"/>
            <w:hideMark/>
          </w:tcPr>
          <w:p w14:paraId="5C3ED938" w14:textId="77777777" w:rsidR="008A36FD" w:rsidRPr="0020749A" w:rsidRDefault="008A36FD" w:rsidP="008A36FD">
            <w:pPr>
              <w:jc w:val="right"/>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1,00E-09</w:t>
            </w:r>
          </w:p>
        </w:tc>
        <w:tc>
          <w:tcPr>
            <w:tcW w:w="0" w:type="auto"/>
            <w:tcBorders>
              <w:top w:val="nil"/>
              <w:left w:val="single" w:sz="4" w:space="0" w:color="auto"/>
              <w:bottom w:val="nil"/>
              <w:right w:val="single" w:sz="4" w:space="0" w:color="auto"/>
            </w:tcBorders>
            <w:shd w:val="clear" w:color="auto" w:fill="auto"/>
            <w:noWrap/>
            <w:vAlign w:val="bottom"/>
            <w:hideMark/>
          </w:tcPr>
          <w:p w14:paraId="72202FE1" w14:textId="77777777" w:rsidR="008A36FD" w:rsidRPr="0020749A" w:rsidRDefault="008A36FD" w:rsidP="008A36FD">
            <w:pPr>
              <w:jc w:val="right"/>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1,00E-10</w:t>
            </w:r>
          </w:p>
        </w:tc>
      </w:tr>
      <w:tr w:rsidR="00DB3CF8" w:rsidRPr="0020749A" w14:paraId="42E657EF" w14:textId="77777777" w:rsidTr="007A6E3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596BBF9" w14:textId="77777777" w:rsidR="008A36FD" w:rsidRPr="0020749A" w:rsidRDefault="008A36FD" w:rsidP="008A36FD">
            <w:pPr>
              <w:rPr>
                <w:rFonts w:ascii="Calibri" w:eastAsia="Times New Roman" w:hAnsi="Calibri" w:cs="Times New Roman"/>
                <w:b/>
                <w:bCs/>
                <w:color w:val="000000"/>
                <w:sz w:val="22"/>
                <w:szCs w:val="18"/>
                <w:lang w:val="en-GB"/>
              </w:rPr>
            </w:pPr>
            <w:r w:rsidRPr="0020749A">
              <w:rPr>
                <w:rFonts w:ascii="Calibri" w:eastAsia="Times New Roman" w:hAnsi="Calibri" w:cs="Times New Roman"/>
                <w:b/>
                <w:bCs/>
                <w:color w:val="000000"/>
                <w:sz w:val="22"/>
                <w:szCs w:val="18"/>
                <w:lang w:val="en-GB"/>
              </w:rPr>
              <w:t>Time to classify (s)</w:t>
            </w:r>
          </w:p>
        </w:tc>
        <w:tc>
          <w:tcPr>
            <w:tcW w:w="0" w:type="auto"/>
            <w:tcBorders>
              <w:top w:val="nil"/>
              <w:left w:val="nil"/>
              <w:bottom w:val="single" w:sz="4" w:space="0" w:color="auto"/>
              <w:right w:val="nil"/>
            </w:tcBorders>
            <w:shd w:val="clear" w:color="auto" w:fill="auto"/>
            <w:noWrap/>
            <w:vAlign w:val="bottom"/>
            <w:hideMark/>
          </w:tcPr>
          <w:p w14:paraId="12B6310D" w14:textId="77777777" w:rsidR="008A36FD" w:rsidRPr="0020749A" w:rsidRDefault="008A36FD" w:rsidP="008A36FD">
            <w:pPr>
              <w:jc w:val="right"/>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8</w:t>
            </w:r>
          </w:p>
        </w:tc>
        <w:tc>
          <w:tcPr>
            <w:tcW w:w="0" w:type="auto"/>
            <w:tcBorders>
              <w:top w:val="nil"/>
              <w:left w:val="single" w:sz="4" w:space="0" w:color="auto"/>
              <w:bottom w:val="single" w:sz="4" w:space="0" w:color="auto"/>
              <w:right w:val="nil"/>
            </w:tcBorders>
            <w:shd w:val="clear" w:color="auto" w:fill="auto"/>
            <w:noWrap/>
            <w:vAlign w:val="bottom"/>
            <w:hideMark/>
          </w:tcPr>
          <w:p w14:paraId="72848148" w14:textId="77777777" w:rsidR="008A36FD" w:rsidRPr="0020749A" w:rsidRDefault="008A36FD" w:rsidP="008A36FD">
            <w:pPr>
              <w:jc w:val="right"/>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7</w:t>
            </w:r>
          </w:p>
        </w:tc>
        <w:tc>
          <w:tcPr>
            <w:tcW w:w="0" w:type="auto"/>
            <w:tcBorders>
              <w:top w:val="nil"/>
              <w:left w:val="single" w:sz="4" w:space="0" w:color="auto"/>
              <w:bottom w:val="single" w:sz="4" w:space="0" w:color="auto"/>
              <w:right w:val="nil"/>
            </w:tcBorders>
            <w:shd w:val="clear" w:color="auto" w:fill="auto"/>
            <w:noWrap/>
            <w:vAlign w:val="bottom"/>
            <w:hideMark/>
          </w:tcPr>
          <w:p w14:paraId="6060A4E2" w14:textId="77777777" w:rsidR="008A36FD" w:rsidRPr="0020749A" w:rsidRDefault="008A36FD" w:rsidP="008A36FD">
            <w:pPr>
              <w:jc w:val="right"/>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7</w:t>
            </w:r>
          </w:p>
        </w:tc>
        <w:tc>
          <w:tcPr>
            <w:tcW w:w="0" w:type="auto"/>
            <w:tcBorders>
              <w:top w:val="nil"/>
              <w:left w:val="single" w:sz="4" w:space="0" w:color="auto"/>
              <w:bottom w:val="single" w:sz="4" w:space="0" w:color="auto"/>
              <w:right w:val="nil"/>
            </w:tcBorders>
            <w:shd w:val="clear" w:color="auto" w:fill="auto"/>
            <w:noWrap/>
            <w:vAlign w:val="bottom"/>
            <w:hideMark/>
          </w:tcPr>
          <w:p w14:paraId="76A26A82" w14:textId="77777777" w:rsidR="008A36FD" w:rsidRPr="0020749A" w:rsidRDefault="008A36FD" w:rsidP="008A36FD">
            <w:pPr>
              <w:jc w:val="right"/>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7</w:t>
            </w:r>
          </w:p>
        </w:tc>
        <w:tc>
          <w:tcPr>
            <w:tcW w:w="0" w:type="auto"/>
            <w:tcBorders>
              <w:top w:val="nil"/>
              <w:left w:val="single" w:sz="4" w:space="0" w:color="auto"/>
              <w:bottom w:val="single" w:sz="4" w:space="0" w:color="auto"/>
              <w:right w:val="nil"/>
            </w:tcBorders>
            <w:shd w:val="clear" w:color="auto" w:fill="auto"/>
            <w:noWrap/>
            <w:vAlign w:val="bottom"/>
            <w:hideMark/>
          </w:tcPr>
          <w:p w14:paraId="4FDCF975" w14:textId="77777777" w:rsidR="008A36FD" w:rsidRPr="0020749A" w:rsidRDefault="008A36FD" w:rsidP="008A36FD">
            <w:pPr>
              <w:jc w:val="right"/>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7</w:t>
            </w:r>
          </w:p>
        </w:tc>
        <w:tc>
          <w:tcPr>
            <w:tcW w:w="0" w:type="auto"/>
            <w:tcBorders>
              <w:top w:val="nil"/>
              <w:left w:val="single" w:sz="4" w:space="0" w:color="auto"/>
              <w:bottom w:val="single" w:sz="4" w:space="0" w:color="auto"/>
              <w:right w:val="nil"/>
            </w:tcBorders>
            <w:shd w:val="clear" w:color="auto" w:fill="auto"/>
            <w:noWrap/>
            <w:vAlign w:val="bottom"/>
            <w:hideMark/>
          </w:tcPr>
          <w:p w14:paraId="6B5ADDA2" w14:textId="77777777" w:rsidR="008A36FD" w:rsidRPr="0020749A" w:rsidRDefault="008A36FD" w:rsidP="008A36FD">
            <w:pPr>
              <w:jc w:val="right"/>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7</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7F591C8" w14:textId="77777777" w:rsidR="008A36FD" w:rsidRPr="0020749A" w:rsidRDefault="008A36FD" w:rsidP="008A36FD">
            <w:pPr>
              <w:jc w:val="right"/>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8</w:t>
            </w:r>
          </w:p>
        </w:tc>
      </w:tr>
      <w:tr w:rsidR="00DB3CF8" w:rsidRPr="0020749A" w14:paraId="265E1A0B" w14:textId="77777777" w:rsidTr="007A6E37">
        <w:trPr>
          <w:trHeight w:val="300"/>
        </w:trPr>
        <w:tc>
          <w:tcPr>
            <w:tcW w:w="0" w:type="auto"/>
            <w:tcBorders>
              <w:top w:val="nil"/>
              <w:left w:val="nil"/>
              <w:bottom w:val="nil"/>
              <w:right w:val="nil"/>
            </w:tcBorders>
            <w:shd w:val="clear" w:color="auto" w:fill="auto"/>
            <w:noWrap/>
            <w:vAlign w:val="bottom"/>
            <w:hideMark/>
          </w:tcPr>
          <w:p w14:paraId="19C84118" w14:textId="41B20D27" w:rsidR="008A36FD" w:rsidRPr="0020749A" w:rsidRDefault="00DB3CF8" w:rsidP="008A36FD">
            <w:pPr>
              <w:rPr>
                <w:rFonts w:ascii="Calibri" w:eastAsia="Times New Roman" w:hAnsi="Calibri" w:cs="Times New Roman"/>
                <w:b/>
                <w:sz w:val="22"/>
                <w:szCs w:val="18"/>
                <w:lang w:val="en-GB"/>
              </w:rPr>
            </w:pPr>
            <w:r w:rsidRPr="0020749A">
              <w:rPr>
                <w:rFonts w:ascii="Calibri" w:eastAsia="Times New Roman" w:hAnsi="Calibri" w:cs="Times New Roman"/>
                <w:b/>
                <w:sz w:val="22"/>
                <w:szCs w:val="18"/>
                <w:lang w:val="en-GB"/>
              </w:rPr>
              <w:t>Pictures</w:t>
            </w:r>
          </w:p>
        </w:tc>
        <w:tc>
          <w:tcPr>
            <w:tcW w:w="0" w:type="auto"/>
            <w:tcBorders>
              <w:top w:val="nil"/>
              <w:left w:val="single" w:sz="4" w:space="0" w:color="auto"/>
              <w:bottom w:val="nil"/>
              <w:right w:val="nil"/>
            </w:tcBorders>
            <w:shd w:val="clear" w:color="auto" w:fill="auto"/>
            <w:noWrap/>
            <w:vAlign w:val="bottom"/>
            <w:hideMark/>
          </w:tcPr>
          <w:p w14:paraId="32760452"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 </w:t>
            </w:r>
          </w:p>
        </w:tc>
        <w:tc>
          <w:tcPr>
            <w:tcW w:w="0" w:type="auto"/>
            <w:tcBorders>
              <w:top w:val="nil"/>
              <w:left w:val="single" w:sz="4" w:space="0" w:color="auto"/>
              <w:bottom w:val="nil"/>
              <w:right w:val="nil"/>
            </w:tcBorders>
            <w:shd w:val="clear" w:color="auto" w:fill="auto"/>
            <w:noWrap/>
            <w:vAlign w:val="bottom"/>
            <w:hideMark/>
          </w:tcPr>
          <w:p w14:paraId="74908604"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 </w:t>
            </w:r>
          </w:p>
        </w:tc>
        <w:tc>
          <w:tcPr>
            <w:tcW w:w="0" w:type="auto"/>
            <w:tcBorders>
              <w:top w:val="nil"/>
              <w:left w:val="single" w:sz="4" w:space="0" w:color="auto"/>
              <w:bottom w:val="nil"/>
              <w:right w:val="nil"/>
            </w:tcBorders>
            <w:shd w:val="clear" w:color="auto" w:fill="auto"/>
            <w:noWrap/>
            <w:vAlign w:val="bottom"/>
            <w:hideMark/>
          </w:tcPr>
          <w:p w14:paraId="67724B8D"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 </w:t>
            </w:r>
          </w:p>
        </w:tc>
        <w:tc>
          <w:tcPr>
            <w:tcW w:w="0" w:type="auto"/>
            <w:tcBorders>
              <w:top w:val="nil"/>
              <w:left w:val="single" w:sz="4" w:space="0" w:color="auto"/>
              <w:bottom w:val="nil"/>
              <w:right w:val="nil"/>
            </w:tcBorders>
            <w:shd w:val="clear" w:color="auto" w:fill="auto"/>
            <w:noWrap/>
            <w:vAlign w:val="bottom"/>
            <w:hideMark/>
          </w:tcPr>
          <w:p w14:paraId="26C9430E"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 </w:t>
            </w:r>
          </w:p>
        </w:tc>
        <w:tc>
          <w:tcPr>
            <w:tcW w:w="0" w:type="auto"/>
            <w:tcBorders>
              <w:top w:val="nil"/>
              <w:left w:val="single" w:sz="4" w:space="0" w:color="auto"/>
              <w:bottom w:val="nil"/>
              <w:right w:val="nil"/>
            </w:tcBorders>
            <w:shd w:val="clear" w:color="auto" w:fill="auto"/>
            <w:noWrap/>
            <w:vAlign w:val="bottom"/>
            <w:hideMark/>
          </w:tcPr>
          <w:p w14:paraId="121E39F8"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 </w:t>
            </w:r>
          </w:p>
        </w:tc>
        <w:tc>
          <w:tcPr>
            <w:tcW w:w="0" w:type="auto"/>
            <w:tcBorders>
              <w:top w:val="nil"/>
              <w:left w:val="single" w:sz="4" w:space="0" w:color="auto"/>
              <w:bottom w:val="nil"/>
              <w:right w:val="nil"/>
            </w:tcBorders>
            <w:shd w:val="clear" w:color="auto" w:fill="auto"/>
            <w:noWrap/>
            <w:vAlign w:val="bottom"/>
            <w:hideMark/>
          </w:tcPr>
          <w:p w14:paraId="2CA29651"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746D763E"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 </w:t>
            </w:r>
          </w:p>
        </w:tc>
      </w:tr>
      <w:tr w:rsidR="00DB3CF8" w:rsidRPr="0020749A" w14:paraId="7E7B3C63" w14:textId="77777777" w:rsidTr="007A6E37">
        <w:trPr>
          <w:trHeight w:val="300"/>
        </w:trPr>
        <w:tc>
          <w:tcPr>
            <w:tcW w:w="0" w:type="auto"/>
            <w:tcBorders>
              <w:top w:val="nil"/>
              <w:left w:val="nil"/>
              <w:bottom w:val="nil"/>
              <w:right w:val="nil"/>
            </w:tcBorders>
            <w:shd w:val="clear" w:color="auto" w:fill="auto"/>
            <w:noWrap/>
            <w:vAlign w:val="bottom"/>
            <w:hideMark/>
          </w:tcPr>
          <w:p w14:paraId="0319D2AB"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bellatum1</w:t>
            </w:r>
          </w:p>
        </w:tc>
        <w:tc>
          <w:tcPr>
            <w:tcW w:w="0" w:type="auto"/>
            <w:tcBorders>
              <w:top w:val="nil"/>
              <w:left w:val="single" w:sz="4" w:space="0" w:color="auto"/>
              <w:bottom w:val="nil"/>
              <w:right w:val="nil"/>
            </w:tcBorders>
            <w:shd w:val="clear" w:color="000000" w:fill="C6EFCE"/>
            <w:noWrap/>
            <w:vAlign w:val="bottom"/>
            <w:hideMark/>
          </w:tcPr>
          <w:p w14:paraId="10B3A638"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6FC5962"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9FDE76F"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CA45735"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17B2437B"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CD37424"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71B543B"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r>
      <w:tr w:rsidR="00DB3CF8" w:rsidRPr="0020749A" w14:paraId="0CAC4D51" w14:textId="77777777" w:rsidTr="007A6E37">
        <w:trPr>
          <w:trHeight w:val="300"/>
        </w:trPr>
        <w:tc>
          <w:tcPr>
            <w:tcW w:w="0" w:type="auto"/>
            <w:tcBorders>
              <w:top w:val="nil"/>
              <w:left w:val="nil"/>
              <w:bottom w:val="nil"/>
              <w:right w:val="nil"/>
            </w:tcBorders>
            <w:shd w:val="clear" w:color="auto" w:fill="auto"/>
            <w:noWrap/>
            <w:vAlign w:val="bottom"/>
            <w:hideMark/>
          </w:tcPr>
          <w:p w14:paraId="58C8A3D0"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concolor1</w:t>
            </w:r>
          </w:p>
        </w:tc>
        <w:tc>
          <w:tcPr>
            <w:tcW w:w="0" w:type="auto"/>
            <w:tcBorders>
              <w:top w:val="nil"/>
              <w:left w:val="single" w:sz="4" w:space="0" w:color="auto"/>
              <w:bottom w:val="nil"/>
              <w:right w:val="nil"/>
            </w:tcBorders>
            <w:shd w:val="clear" w:color="000000" w:fill="C6EFCE"/>
            <w:noWrap/>
            <w:vAlign w:val="bottom"/>
            <w:hideMark/>
          </w:tcPr>
          <w:p w14:paraId="24415A86"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7A3A9919" w14:textId="77777777" w:rsidR="008A36FD" w:rsidRPr="0020749A" w:rsidRDefault="008A36FD" w:rsidP="008A36FD">
            <w:pPr>
              <w:rPr>
                <w:rFonts w:ascii="Calibri" w:eastAsia="Times New Roman" w:hAnsi="Calibri" w:cs="Times New Roman"/>
                <w:color w:val="008000"/>
                <w:sz w:val="22"/>
                <w:szCs w:val="18"/>
                <w:lang w:val="en-GB"/>
              </w:rPr>
            </w:pPr>
            <w:r w:rsidRPr="0020749A">
              <w:rPr>
                <w:rFonts w:ascii="Calibri" w:eastAsia="Times New Roman" w:hAnsi="Calibri" w:cs="Times New Roman"/>
                <w:color w:val="008000"/>
                <w:sz w:val="22"/>
                <w:szCs w:val="18"/>
                <w:lang w:val="en-GB"/>
              </w:rPr>
              <w:t>Unknown 6/1</w:t>
            </w:r>
          </w:p>
        </w:tc>
        <w:tc>
          <w:tcPr>
            <w:tcW w:w="0" w:type="auto"/>
            <w:tcBorders>
              <w:top w:val="nil"/>
              <w:left w:val="single" w:sz="4" w:space="0" w:color="auto"/>
              <w:bottom w:val="nil"/>
              <w:right w:val="nil"/>
            </w:tcBorders>
            <w:shd w:val="clear" w:color="000000" w:fill="C6EFCE"/>
            <w:noWrap/>
            <w:vAlign w:val="bottom"/>
            <w:hideMark/>
          </w:tcPr>
          <w:p w14:paraId="35104CCB"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D5ED333"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49D921FF" w14:textId="77777777" w:rsidR="008A36FD" w:rsidRPr="0020749A" w:rsidRDefault="008A36FD" w:rsidP="008A36FD">
            <w:pPr>
              <w:rPr>
                <w:rFonts w:ascii="Calibri" w:eastAsia="Times New Roman" w:hAnsi="Calibri" w:cs="Times New Roman"/>
                <w:color w:val="9C6500"/>
                <w:sz w:val="22"/>
                <w:szCs w:val="18"/>
                <w:lang w:val="en-GB"/>
              </w:rPr>
            </w:pPr>
            <w:r w:rsidRPr="0020749A">
              <w:rPr>
                <w:rFonts w:ascii="Calibri" w:eastAsia="Times New Roman" w:hAnsi="Calibri" w:cs="Times New Roman"/>
                <w:color w:val="9C6500"/>
                <w:sz w:val="22"/>
                <w:szCs w:val="18"/>
                <w:lang w:val="en-GB"/>
              </w:rPr>
              <w:t>Unknown</w:t>
            </w:r>
          </w:p>
        </w:tc>
        <w:tc>
          <w:tcPr>
            <w:tcW w:w="0" w:type="auto"/>
            <w:tcBorders>
              <w:top w:val="nil"/>
              <w:left w:val="single" w:sz="4" w:space="0" w:color="auto"/>
              <w:bottom w:val="nil"/>
              <w:right w:val="nil"/>
            </w:tcBorders>
            <w:shd w:val="clear" w:color="000000" w:fill="C6EFCE"/>
            <w:noWrap/>
            <w:vAlign w:val="bottom"/>
            <w:hideMark/>
          </w:tcPr>
          <w:p w14:paraId="29F9FEA4"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6AAAC98"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r>
      <w:tr w:rsidR="00DB3CF8" w:rsidRPr="0020749A" w14:paraId="41E6052A" w14:textId="77777777" w:rsidTr="007A6E37">
        <w:trPr>
          <w:trHeight w:val="300"/>
        </w:trPr>
        <w:tc>
          <w:tcPr>
            <w:tcW w:w="0" w:type="auto"/>
            <w:tcBorders>
              <w:top w:val="nil"/>
              <w:left w:val="nil"/>
              <w:bottom w:val="nil"/>
              <w:right w:val="nil"/>
            </w:tcBorders>
            <w:shd w:val="clear" w:color="auto" w:fill="auto"/>
            <w:noWrap/>
            <w:vAlign w:val="bottom"/>
            <w:hideMark/>
          </w:tcPr>
          <w:p w14:paraId="491EC6E9"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concolor2_2</w:t>
            </w:r>
          </w:p>
        </w:tc>
        <w:tc>
          <w:tcPr>
            <w:tcW w:w="0" w:type="auto"/>
            <w:tcBorders>
              <w:top w:val="nil"/>
              <w:left w:val="single" w:sz="4" w:space="0" w:color="auto"/>
              <w:bottom w:val="nil"/>
              <w:right w:val="nil"/>
            </w:tcBorders>
            <w:shd w:val="clear" w:color="000000" w:fill="C6EFCE"/>
            <w:noWrap/>
            <w:vAlign w:val="bottom"/>
            <w:hideMark/>
          </w:tcPr>
          <w:p w14:paraId="3CC1B21C"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DDAB15D"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79D32AC7" w14:textId="77777777" w:rsidR="008A36FD" w:rsidRPr="0020749A" w:rsidRDefault="008A36FD" w:rsidP="008A36FD">
            <w:pPr>
              <w:rPr>
                <w:rFonts w:ascii="Calibri" w:eastAsia="Times New Roman" w:hAnsi="Calibri" w:cs="Times New Roman"/>
                <w:color w:val="008000"/>
                <w:sz w:val="22"/>
                <w:szCs w:val="18"/>
                <w:lang w:val="en-GB"/>
              </w:rPr>
            </w:pPr>
            <w:r w:rsidRPr="0020749A">
              <w:rPr>
                <w:rFonts w:ascii="Calibri" w:eastAsia="Times New Roman" w:hAnsi="Calibri" w:cs="Times New Roman"/>
                <w:color w:val="008000"/>
                <w:sz w:val="22"/>
                <w:szCs w:val="18"/>
                <w:lang w:val="en-GB"/>
              </w:rPr>
              <w:t>Unknown 6/1</w:t>
            </w:r>
          </w:p>
        </w:tc>
        <w:tc>
          <w:tcPr>
            <w:tcW w:w="0" w:type="auto"/>
            <w:tcBorders>
              <w:top w:val="nil"/>
              <w:left w:val="single" w:sz="4" w:space="0" w:color="auto"/>
              <w:bottom w:val="nil"/>
              <w:right w:val="nil"/>
            </w:tcBorders>
            <w:shd w:val="clear" w:color="000000" w:fill="C6EFCE"/>
            <w:noWrap/>
            <w:vAlign w:val="bottom"/>
            <w:hideMark/>
          </w:tcPr>
          <w:p w14:paraId="351D0702"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35A2B52A" w14:textId="77777777" w:rsidR="008A36FD" w:rsidRPr="0020749A" w:rsidRDefault="008A36FD" w:rsidP="008A36FD">
            <w:pPr>
              <w:rPr>
                <w:rFonts w:ascii="Calibri" w:eastAsia="Times New Roman" w:hAnsi="Calibri" w:cs="Times New Roman"/>
                <w:color w:val="008000"/>
                <w:sz w:val="22"/>
                <w:szCs w:val="18"/>
                <w:lang w:val="en-GB"/>
              </w:rPr>
            </w:pPr>
            <w:r w:rsidRPr="0020749A">
              <w:rPr>
                <w:rFonts w:ascii="Calibri" w:eastAsia="Times New Roman" w:hAnsi="Calibri" w:cs="Times New Roman"/>
                <w:color w:val="008000"/>
                <w:sz w:val="22"/>
                <w:szCs w:val="18"/>
                <w:lang w:val="en-GB"/>
              </w:rPr>
              <w:t>Unknown 6/1</w:t>
            </w:r>
          </w:p>
        </w:tc>
        <w:tc>
          <w:tcPr>
            <w:tcW w:w="0" w:type="auto"/>
            <w:tcBorders>
              <w:top w:val="nil"/>
              <w:left w:val="single" w:sz="4" w:space="0" w:color="auto"/>
              <w:bottom w:val="nil"/>
              <w:right w:val="nil"/>
            </w:tcBorders>
            <w:shd w:val="clear" w:color="000000" w:fill="C6EFCE"/>
            <w:noWrap/>
            <w:vAlign w:val="bottom"/>
            <w:hideMark/>
          </w:tcPr>
          <w:p w14:paraId="3E0CD324"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D0CDF7A"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r>
      <w:tr w:rsidR="00DB3CF8" w:rsidRPr="0020749A" w14:paraId="4A73C2B2" w14:textId="77777777" w:rsidTr="007A6E37">
        <w:trPr>
          <w:trHeight w:val="300"/>
        </w:trPr>
        <w:tc>
          <w:tcPr>
            <w:tcW w:w="0" w:type="auto"/>
            <w:tcBorders>
              <w:top w:val="nil"/>
              <w:left w:val="nil"/>
              <w:bottom w:val="nil"/>
              <w:right w:val="nil"/>
            </w:tcBorders>
            <w:shd w:val="clear" w:color="auto" w:fill="auto"/>
            <w:noWrap/>
            <w:vAlign w:val="bottom"/>
            <w:hideMark/>
          </w:tcPr>
          <w:p w14:paraId="3060FECA"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concolor2_4</w:t>
            </w:r>
          </w:p>
        </w:tc>
        <w:tc>
          <w:tcPr>
            <w:tcW w:w="0" w:type="auto"/>
            <w:tcBorders>
              <w:top w:val="nil"/>
              <w:left w:val="single" w:sz="4" w:space="0" w:color="auto"/>
              <w:bottom w:val="nil"/>
              <w:right w:val="nil"/>
            </w:tcBorders>
            <w:shd w:val="clear" w:color="000000" w:fill="C6EFCE"/>
            <w:noWrap/>
            <w:vAlign w:val="bottom"/>
            <w:hideMark/>
          </w:tcPr>
          <w:p w14:paraId="141B5FC1"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793536D1"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984E99D"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B02DEE9"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82E774C"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39A3729B" w14:textId="77777777" w:rsidR="008A36FD" w:rsidRPr="0020749A" w:rsidRDefault="008A36FD" w:rsidP="008A36FD">
            <w:pPr>
              <w:rPr>
                <w:rFonts w:ascii="Calibri" w:eastAsia="Times New Roman" w:hAnsi="Calibri" w:cs="Times New Roman"/>
                <w:color w:val="008000"/>
                <w:sz w:val="22"/>
                <w:szCs w:val="18"/>
                <w:lang w:val="en-GB"/>
              </w:rPr>
            </w:pPr>
            <w:r w:rsidRPr="0020749A">
              <w:rPr>
                <w:rFonts w:ascii="Calibri" w:eastAsia="Times New Roman" w:hAnsi="Calibri" w:cs="Times New Roman"/>
                <w:color w:val="008000"/>
                <w:sz w:val="22"/>
                <w:szCs w:val="18"/>
                <w:lang w:val="en-GB"/>
              </w:rPr>
              <w:t>Unknown 6/3</w:t>
            </w:r>
          </w:p>
        </w:tc>
        <w:tc>
          <w:tcPr>
            <w:tcW w:w="0" w:type="auto"/>
            <w:tcBorders>
              <w:top w:val="nil"/>
              <w:left w:val="single" w:sz="4" w:space="0" w:color="auto"/>
              <w:bottom w:val="nil"/>
              <w:right w:val="single" w:sz="4" w:space="0" w:color="auto"/>
            </w:tcBorders>
            <w:shd w:val="clear" w:color="000000" w:fill="C6EFCE"/>
            <w:noWrap/>
            <w:vAlign w:val="bottom"/>
            <w:hideMark/>
          </w:tcPr>
          <w:p w14:paraId="4E706F89"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r>
      <w:tr w:rsidR="00DB3CF8" w:rsidRPr="0020749A" w14:paraId="04F84E3B" w14:textId="77777777" w:rsidTr="007A6E37">
        <w:trPr>
          <w:trHeight w:val="300"/>
        </w:trPr>
        <w:tc>
          <w:tcPr>
            <w:tcW w:w="0" w:type="auto"/>
            <w:tcBorders>
              <w:top w:val="nil"/>
              <w:left w:val="nil"/>
              <w:bottom w:val="nil"/>
              <w:right w:val="nil"/>
            </w:tcBorders>
            <w:shd w:val="clear" w:color="auto" w:fill="auto"/>
            <w:noWrap/>
            <w:vAlign w:val="bottom"/>
            <w:hideMark/>
          </w:tcPr>
          <w:p w14:paraId="5600FE08"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concolor2_6</w:t>
            </w:r>
          </w:p>
        </w:tc>
        <w:tc>
          <w:tcPr>
            <w:tcW w:w="0" w:type="auto"/>
            <w:tcBorders>
              <w:top w:val="nil"/>
              <w:left w:val="single" w:sz="4" w:space="0" w:color="auto"/>
              <w:bottom w:val="nil"/>
              <w:right w:val="nil"/>
            </w:tcBorders>
            <w:shd w:val="clear" w:color="000000" w:fill="C6EFCE"/>
            <w:noWrap/>
            <w:vAlign w:val="bottom"/>
            <w:hideMark/>
          </w:tcPr>
          <w:p w14:paraId="7F1E4ACD"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482888C4" w14:textId="77777777" w:rsidR="008A36FD" w:rsidRPr="0020749A" w:rsidRDefault="008A36FD" w:rsidP="008A36FD">
            <w:pPr>
              <w:rPr>
                <w:rFonts w:ascii="Calibri" w:eastAsia="Times New Roman" w:hAnsi="Calibri" w:cs="Times New Roman"/>
                <w:color w:val="008000"/>
                <w:sz w:val="22"/>
                <w:szCs w:val="18"/>
                <w:lang w:val="en-GB"/>
              </w:rPr>
            </w:pPr>
            <w:r w:rsidRPr="0020749A">
              <w:rPr>
                <w:rFonts w:ascii="Calibri" w:eastAsia="Times New Roman" w:hAnsi="Calibri" w:cs="Times New Roman"/>
                <w:color w:val="008000"/>
                <w:sz w:val="22"/>
                <w:szCs w:val="18"/>
                <w:lang w:val="en-GB"/>
              </w:rPr>
              <w:t>Unknown 6/1</w:t>
            </w:r>
          </w:p>
        </w:tc>
        <w:tc>
          <w:tcPr>
            <w:tcW w:w="0" w:type="auto"/>
            <w:tcBorders>
              <w:top w:val="nil"/>
              <w:left w:val="single" w:sz="4" w:space="0" w:color="auto"/>
              <w:bottom w:val="nil"/>
              <w:right w:val="nil"/>
            </w:tcBorders>
            <w:shd w:val="clear" w:color="000000" w:fill="FFEB9C"/>
            <w:noWrap/>
            <w:vAlign w:val="bottom"/>
            <w:hideMark/>
          </w:tcPr>
          <w:p w14:paraId="5613AF6D" w14:textId="77777777" w:rsidR="008A36FD" w:rsidRPr="0020749A" w:rsidRDefault="008A36FD" w:rsidP="008A36FD">
            <w:pPr>
              <w:rPr>
                <w:rFonts w:ascii="Calibri" w:eastAsia="Times New Roman" w:hAnsi="Calibri" w:cs="Times New Roman"/>
                <w:color w:val="008000"/>
                <w:sz w:val="22"/>
                <w:szCs w:val="18"/>
                <w:lang w:val="en-GB"/>
              </w:rPr>
            </w:pPr>
            <w:r w:rsidRPr="0020749A">
              <w:rPr>
                <w:rFonts w:ascii="Calibri" w:eastAsia="Times New Roman" w:hAnsi="Calibri" w:cs="Times New Roman"/>
                <w:color w:val="008000"/>
                <w:sz w:val="22"/>
                <w:szCs w:val="18"/>
                <w:lang w:val="en-GB"/>
              </w:rPr>
              <w:t>Unknown 6/1(low)</w:t>
            </w:r>
          </w:p>
        </w:tc>
        <w:tc>
          <w:tcPr>
            <w:tcW w:w="0" w:type="auto"/>
            <w:tcBorders>
              <w:top w:val="nil"/>
              <w:left w:val="single" w:sz="4" w:space="0" w:color="auto"/>
              <w:bottom w:val="nil"/>
              <w:right w:val="nil"/>
            </w:tcBorders>
            <w:shd w:val="clear" w:color="000000" w:fill="C6EFCE"/>
            <w:noWrap/>
            <w:vAlign w:val="bottom"/>
            <w:hideMark/>
          </w:tcPr>
          <w:p w14:paraId="4C3DDBD6"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7C278884" w14:textId="77777777" w:rsidR="008A36FD" w:rsidRPr="0020749A" w:rsidRDefault="008A36FD" w:rsidP="008A36FD">
            <w:pPr>
              <w:rPr>
                <w:rFonts w:ascii="Calibri" w:eastAsia="Times New Roman" w:hAnsi="Calibri" w:cs="Times New Roman"/>
                <w:color w:val="008000"/>
                <w:sz w:val="22"/>
                <w:szCs w:val="18"/>
                <w:lang w:val="en-GB"/>
              </w:rPr>
            </w:pPr>
            <w:r w:rsidRPr="0020749A">
              <w:rPr>
                <w:rFonts w:ascii="Calibri" w:eastAsia="Times New Roman" w:hAnsi="Calibri" w:cs="Times New Roman"/>
                <w:color w:val="008000"/>
                <w:sz w:val="22"/>
                <w:szCs w:val="18"/>
                <w:lang w:val="en-GB"/>
              </w:rPr>
              <w:t>Unknown 6/1</w:t>
            </w:r>
          </w:p>
        </w:tc>
        <w:tc>
          <w:tcPr>
            <w:tcW w:w="0" w:type="auto"/>
            <w:tcBorders>
              <w:top w:val="nil"/>
              <w:left w:val="single" w:sz="4" w:space="0" w:color="auto"/>
              <w:bottom w:val="nil"/>
              <w:right w:val="nil"/>
            </w:tcBorders>
            <w:shd w:val="clear" w:color="000000" w:fill="C6EFCE"/>
            <w:noWrap/>
            <w:vAlign w:val="bottom"/>
            <w:hideMark/>
          </w:tcPr>
          <w:p w14:paraId="13AD1FC0"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3A7BC86"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r>
      <w:tr w:rsidR="00DB3CF8" w:rsidRPr="0020749A" w14:paraId="0D5E0C87" w14:textId="77777777" w:rsidTr="007A6E37">
        <w:trPr>
          <w:trHeight w:val="300"/>
        </w:trPr>
        <w:tc>
          <w:tcPr>
            <w:tcW w:w="0" w:type="auto"/>
            <w:tcBorders>
              <w:top w:val="nil"/>
              <w:left w:val="nil"/>
              <w:bottom w:val="nil"/>
              <w:right w:val="nil"/>
            </w:tcBorders>
            <w:shd w:val="clear" w:color="auto" w:fill="auto"/>
            <w:noWrap/>
            <w:vAlign w:val="bottom"/>
            <w:hideMark/>
          </w:tcPr>
          <w:p w14:paraId="44DDD020"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concolor2</w:t>
            </w:r>
          </w:p>
        </w:tc>
        <w:tc>
          <w:tcPr>
            <w:tcW w:w="0" w:type="auto"/>
            <w:tcBorders>
              <w:top w:val="nil"/>
              <w:left w:val="single" w:sz="4" w:space="0" w:color="auto"/>
              <w:bottom w:val="nil"/>
              <w:right w:val="nil"/>
            </w:tcBorders>
            <w:shd w:val="clear" w:color="000000" w:fill="C6EFCE"/>
            <w:noWrap/>
            <w:vAlign w:val="bottom"/>
            <w:hideMark/>
          </w:tcPr>
          <w:p w14:paraId="0C86394A"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1450814F"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F7D7ABB"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BDA3944"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3DD3BDBF" w14:textId="77777777" w:rsidR="008A36FD" w:rsidRPr="0020749A" w:rsidRDefault="008A36FD" w:rsidP="008A36FD">
            <w:pPr>
              <w:rPr>
                <w:rFonts w:ascii="Calibri" w:eastAsia="Times New Roman" w:hAnsi="Calibri" w:cs="Times New Roman"/>
                <w:color w:val="008000"/>
                <w:sz w:val="22"/>
                <w:szCs w:val="18"/>
                <w:lang w:val="en-GB"/>
              </w:rPr>
            </w:pPr>
            <w:r w:rsidRPr="0020749A">
              <w:rPr>
                <w:rFonts w:ascii="Calibri" w:eastAsia="Times New Roman" w:hAnsi="Calibri" w:cs="Times New Roman"/>
                <w:color w:val="008000"/>
                <w:sz w:val="22"/>
                <w:szCs w:val="18"/>
                <w:lang w:val="en-GB"/>
              </w:rPr>
              <w:t>Unknown 6/3</w:t>
            </w:r>
          </w:p>
        </w:tc>
        <w:tc>
          <w:tcPr>
            <w:tcW w:w="0" w:type="auto"/>
            <w:tcBorders>
              <w:top w:val="nil"/>
              <w:left w:val="single" w:sz="4" w:space="0" w:color="auto"/>
              <w:bottom w:val="nil"/>
              <w:right w:val="nil"/>
            </w:tcBorders>
            <w:shd w:val="clear" w:color="000000" w:fill="FFEB9C"/>
            <w:noWrap/>
            <w:vAlign w:val="bottom"/>
            <w:hideMark/>
          </w:tcPr>
          <w:p w14:paraId="7F230C45" w14:textId="77777777" w:rsidR="008A36FD" w:rsidRPr="0020749A" w:rsidRDefault="008A36FD" w:rsidP="008A36FD">
            <w:pPr>
              <w:rPr>
                <w:rFonts w:ascii="Calibri" w:eastAsia="Times New Roman" w:hAnsi="Calibri" w:cs="Times New Roman"/>
                <w:color w:val="9C6500"/>
                <w:sz w:val="22"/>
                <w:szCs w:val="18"/>
                <w:lang w:val="en-GB"/>
              </w:rPr>
            </w:pPr>
            <w:r w:rsidRPr="0020749A">
              <w:rPr>
                <w:rFonts w:ascii="Calibri" w:eastAsia="Times New Roman" w:hAnsi="Calibri" w:cs="Times New Roman"/>
                <w:color w:val="9C6500"/>
                <w:sz w:val="22"/>
                <w:szCs w:val="18"/>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7E9AA2A2"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r>
      <w:tr w:rsidR="00DB3CF8" w:rsidRPr="0020749A" w14:paraId="0DB95692" w14:textId="77777777" w:rsidTr="007A6E37">
        <w:trPr>
          <w:trHeight w:val="300"/>
        </w:trPr>
        <w:tc>
          <w:tcPr>
            <w:tcW w:w="0" w:type="auto"/>
            <w:tcBorders>
              <w:top w:val="nil"/>
              <w:left w:val="nil"/>
              <w:bottom w:val="nil"/>
              <w:right w:val="nil"/>
            </w:tcBorders>
            <w:shd w:val="clear" w:color="auto" w:fill="auto"/>
            <w:noWrap/>
            <w:vAlign w:val="bottom"/>
            <w:hideMark/>
          </w:tcPr>
          <w:p w14:paraId="6C134B44"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godefroyae1</w:t>
            </w:r>
          </w:p>
        </w:tc>
        <w:tc>
          <w:tcPr>
            <w:tcW w:w="0" w:type="auto"/>
            <w:tcBorders>
              <w:top w:val="nil"/>
              <w:left w:val="single" w:sz="4" w:space="0" w:color="auto"/>
              <w:bottom w:val="nil"/>
              <w:right w:val="nil"/>
            </w:tcBorders>
            <w:shd w:val="clear" w:color="000000" w:fill="FFEB9C"/>
            <w:noWrap/>
            <w:vAlign w:val="bottom"/>
            <w:hideMark/>
          </w:tcPr>
          <w:p w14:paraId="3B3B60B2" w14:textId="77777777" w:rsidR="008A36FD" w:rsidRPr="0020749A" w:rsidRDefault="008A36FD" w:rsidP="008A36FD">
            <w:pPr>
              <w:rPr>
                <w:rFonts w:ascii="Calibri" w:eastAsia="Times New Roman" w:hAnsi="Calibri" w:cs="Times New Roman"/>
                <w:color w:val="008000"/>
                <w:sz w:val="22"/>
                <w:szCs w:val="18"/>
                <w:lang w:val="en-GB"/>
              </w:rPr>
            </w:pPr>
            <w:r w:rsidRPr="0020749A">
              <w:rPr>
                <w:rFonts w:ascii="Calibri" w:eastAsia="Times New Roman" w:hAnsi="Calibri" w:cs="Times New Roman"/>
                <w:color w:val="008000"/>
                <w:sz w:val="22"/>
                <w:szCs w:val="18"/>
                <w:lang w:val="en-GB"/>
              </w:rPr>
              <w:t>Unknown 6/1(low)</w:t>
            </w:r>
          </w:p>
        </w:tc>
        <w:tc>
          <w:tcPr>
            <w:tcW w:w="0" w:type="auto"/>
            <w:tcBorders>
              <w:top w:val="nil"/>
              <w:left w:val="single" w:sz="4" w:space="0" w:color="auto"/>
              <w:bottom w:val="nil"/>
              <w:right w:val="nil"/>
            </w:tcBorders>
            <w:shd w:val="clear" w:color="000000" w:fill="FFEB9C"/>
            <w:noWrap/>
            <w:vAlign w:val="bottom"/>
            <w:hideMark/>
          </w:tcPr>
          <w:p w14:paraId="6FF96334" w14:textId="77777777" w:rsidR="008A36FD" w:rsidRPr="0020749A" w:rsidRDefault="008A36FD" w:rsidP="008A36FD">
            <w:pPr>
              <w:rPr>
                <w:rFonts w:ascii="Calibri" w:eastAsia="Times New Roman" w:hAnsi="Calibri" w:cs="Times New Roman"/>
                <w:color w:val="9C6500"/>
                <w:sz w:val="22"/>
                <w:szCs w:val="18"/>
                <w:lang w:val="en-GB"/>
              </w:rPr>
            </w:pPr>
            <w:r w:rsidRPr="0020749A">
              <w:rPr>
                <w:rFonts w:ascii="Calibri" w:eastAsia="Times New Roman" w:hAnsi="Calibri" w:cs="Times New Roman"/>
                <w:color w:val="9C6500"/>
                <w:sz w:val="22"/>
                <w:szCs w:val="18"/>
                <w:lang w:val="en-GB"/>
              </w:rPr>
              <w:t>Unknown</w:t>
            </w:r>
          </w:p>
        </w:tc>
        <w:tc>
          <w:tcPr>
            <w:tcW w:w="0" w:type="auto"/>
            <w:tcBorders>
              <w:top w:val="nil"/>
              <w:left w:val="single" w:sz="4" w:space="0" w:color="auto"/>
              <w:bottom w:val="nil"/>
              <w:right w:val="nil"/>
            </w:tcBorders>
            <w:shd w:val="clear" w:color="000000" w:fill="FFEB9C"/>
            <w:noWrap/>
            <w:vAlign w:val="bottom"/>
            <w:hideMark/>
          </w:tcPr>
          <w:p w14:paraId="4D5FBA3A" w14:textId="77777777" w:rsidR="008A36FD" w:rsidRPr="0020749A" w:rsidRDefault="008A36FD" w:rsidP="008A36FD">
            <w:pPr>
              <w:rPr>
                <w:rFonts w:ascii="Calibri" w:eastAsia="Times New Roman" w:hAnsi="Calibri" w:cs="Times New Roman"/>
                <w:color w:val="008000"/>
                <w:sz w:val="22"/>
                <w:szCs w:val="18"/>
                <w:lang w:val="en-GB"/>
              </w:rPr>
            </w:pPr>
            <w:r w:rsidRPr="0020749A">
              <w:rPr>
                <w:rFonts w:ascii="Calibri" w:eastAsia="Times New Roman" w:hAnsi="Calibri" w:cs="Times New Roman"/>
                <w:color w:val="008000"/>
                <w:sz w:val="22"/>
                <w:szCs w:val="18"/>
                <w:lang w:val="en-GB"/>
              </w:rPr>
              <w:t>Unknown 6/7</w:t>
            </w:r>
          </w:p>
        </w:tc>
        <w:tc>
          <w:tcPr>
            <w:tcW w:w="0" w:type="auto"/>
            <w:tcBorders>
              <w:top w:val="nil"/>
              <w:left w:val="single" w:sz="4" w:space="0" w:color="auto"/>
              <w:bottom w:val="nil"/>
              <w:right w:val="nil"/>
            </w:tcBorders>
            <w:shd w:val="clear" w:color="000000" w:fill="FFEB9C"/>
            <w:noWrap/>
            <w:vAlign w:val="bottom"/>
            <w:hideMark/>
          </w:tcPr>
          <w:p w14:paraId="6C78121E" w14:textId="77777777" w:rsidR="008A36FD" w:rsidRPr="0020749A" w:rsidRDefault="008A36FD" w:rsidP="008A36FD">
            <w:pPr>
              <w:rPr>
                <w:rFonts w:ascii="Calibri" w:eastAsia="Times New Roman" w:hAnsi="Calibri" w:cs="Times New Roman"/>
                <w:color w:val="008000"/>
                <w:sz w:val="22"/>
                <w:szCs w:val="18"/>
                <w:lang w:val="en-GB"/>
              </w:rPr>
            </w:pPr>
            <w:r w:rsidRPr="0020749A">
              <w:rPr>
                <w:rFonts w:ascii="Calibri" w:eastAsia="Times New Roman" w:hAnsi="Calibri" w:cs="Times New Roman"/>
                <w:color w:val="008000"/>
                <w:sz w:val="22"/>
                <w:szCs w:val="18"/>
                <w:lang w:val="en-GB"/>
              </w:rPr>
              <w:t>Unknown 6/1</w:t>
            </w:r>
          </w:p>
        </w:tc>
        <w:tc>
          <w:tcPr>
            <w:tcW w:w="0" w:type="auto"/>
            <w:tcBorders>
              <w:top w:val="nil"/>
              <w:left w:val="single" w:sz="4" w:space="0" w:color="auto"/>
              <w:bottom w:val="nil"/>
              <w:right w:val="nil"/>
            </w:tcBorders>
            <w:shd w:val="clear" w:color="000000" w:fill="FFEB9C"/>
            <w:noWrap/>
            <w:vAlign w:val="bottom"/>
            <w:hideMark/>
          </w:tcPr>
          <w:p w14:paraId="555BFAF0" w14:textId="77777777" w:rsidR="008A36FD" w:rsidRPr="0020749A" w:rsidRDefault="008A36FD" w:rsidP="008A36FD">
            <w:pPr>
              <w:rPr>
                <w:rFonts w:ascii="Calibri" w:eastAsia="Times New Roman" w:hAnsi="Calibri" w:cs="Times New Roman"/>
                <w:color w:val="008000"/>
                <w:sz w:val="22"/>
                <w:szCs w:val="18"/>
                <w:lang w:val="en-GB"/>
              </w:rPr>
            </w:pPr>
            <w:r w:rsidRPr="0020749A">
              <w:rPr>
                <w:rFonts w:ascii="Calibri" w:eastAsia="Times New Roman" w:hAnsi="Calibri" w:cs="Times New Roman"/>
                <w:color w:val="008000"/>
                <w:sz w:val="22"/>
                <w:szCs w:val="18"/>
                <w:lang w:val="en-GB"/>
              </w:rPr>
              <w:t>Unknown 7/6</w:t>
            </w:r>
          </w:p>
        </w:tc>
        <w:tc>
          <w:tcPr>
            <w:tcW w:w="0" w:type="auto"/>
            <w:tcBorders>
              <w:top w:val="nil"/>
              <w:left w:val="single" w:sz="4" w:space="0" w:color="auto"/>
              <w:bottom w:val="nil"/>
              <w:right w:val="nil"/>
            </w:tcBorders>
            <w:shd w:val="clear" w:color="000000" w:fill="C6EFCE"/>
            <w:noWrap/>
            <w:vAlign w:val="bottom"/>
            <w:hideMark/>
          </w:tcPr>
          <w:p w14:paraId="44B6B4B6"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03F76B2"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r>
      <w:tr w:rsidR="00DB3CF8" w:rsidRPr="0020749A" w14:paraId="598A46C1" w14:textId="77777777" w:rsidTr="007A6E37">
        <w:trPr>
          <w:trHeight w:val="300"/>
        </w:trPr>
        <w:tc>
          <w:tcPr>
            <w:tcW w:w="0" w:type="auto"/>
            <w:tcBorders>
              <w:top w:val="nil"/>
              <w:left w:val="nil"/>
              <w:bottom w:val="nil"/>
              <w:right w:val="nil"/>
            </w:tcBorders>
            <w:shd w:val="clear" w:color="auto" w:fill="auto"/>
            <w:noWrap/>
            <w:vAlign w:val="bottom"/>
            <w:hideMark/>
          </w:tcPr>
          <w:p w14:paraId="1A3AD298"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godefroyae2_11</w:t>
            </w:r>
          </w:p>
        </w:tc>
        <w:tc>
          <w:tcPr>
            <w:tcW w:w="0" w:type="auto"/>
            <w:tcBorders>
              <w:top w:val="nil"/>
              <w:left w:val="single" w:sz="4" w:space="0" w:color="auto"/>
              <w:bottom w:val="nil"/>
              <w:right w:val="nil"/>
            </w:tcBorders>
            <w:shd w:val="clear" w:color="000000" w:fill="FFEB9C"/>
            <w:noWrap/>
            <w:vAlign w:val="bottom"/>
            <w:hideMark/>
          </w:tcPr>
          <w:p w14:paraId="5DADC37F" w14:textId="77777777" w:rsidR="008A36FD" w:rsidRPr="0020749A" w:rsidRDefault="008A36FD" w:rsidP="008A36FD">
            <w:pPr>
              <w:rPr>
                <w:rFonts w:ascii="Calibri" w:eastAsia="Times New Roman" w:hAnsi="Calibri" w:cs="Times New Roman"/>
                <w:color w:val="008000"/>
                <w:sz w:val="22"/>
                <w:szCs w:val="18"/>
                <w:lang w:val="en-GB"/>
              </w:rPr>
            </w:pPr>
            <w:r w:rsidRPr="0020749A">
              <w:rPr>
                <w:rFonts w:ascii="Calibri" w:eastAsia="Times New Roman" w:hAnsi="Calibri" w:cs="Times New Roman"/>
                <w:color w:val="008000"/>
                <w:sz w:val="22"/>
                <w:szCs w:val="18"/>
                <w:lang w:val="en-GB"/>
              </w:rPr>
              <w:t>Unknown 6/3</w:t>
            </w:r>
          </w:p>
        </w:tc>
        <w:tc>
          <w:tcPr>
            <w:tcW w:w="0" w:type="auto"/>
            <w:tcBorders>
              <w:top w:val="nil"/>
              <w:left w:val="single" w:sz="4" w:space="0" w:color="auto"/>
              <w:bottom w:val="nil"/>
              <w:right w:val="nil"/>
            </w:tcBorders>
            <w:shd w:val="clear" w:color="000000" w:fill="C6EFCE"/>
            <w:noWrap/>
            <w:vAlign w:val="bottom"/>
            <w:hideMark/>
          </w:tcPr>
          <w:p w14:paraId="6E31B467"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03E2C863" w14:textId="77777777" w:rsidR="008A36FD" w:rsidRPr="0020749A" w:rsidRDefault="008A36FD" w:rsidP="008A36FD">
            <w:pPr>
              <w:rPr>
                <w:rFonts w:ascii="Calibri" w:eastAsia="Times New Roman" w:hAnsi="Calibri" w:cs="Times New Roman"/>
                <w:color w:val="008000"/>
                <w:sz w:val="22"/>
                <w:szCs w:val="18"/>
                <w:lang w:val="en-GB"/>
              </w:rPr>
            </w:pPr>
            <w:r w:rsidRPr="0020749A">
              <w:rPr>
                <w:rFonts w:ascii="Calibri" w:eastAsia="Times New Roman" w:hAnsi="Calibri" w:cs="Times New Roman"/>
                <w:color w:val="008000"/>
                <w:sz w:val="22"/>
                <w:szCs w:val="18"/>
                <w:lang w:val="en-GB"/>
              </w:rPr>
              <w:t>Unknown 6/3</w:t>
            </w:r>
          </w:p>
        </w:tc>
        <w:tc>
          <w:tcPr>
            <w:tcW w:w="0" w:type="auto"/>
            <w:tcBorders>
              <w:top w:val="nil"/>
              <w:left w:val="single" w:sz="4" w:space="0" w:color="auto"/>
              <w:bottom w:val="nil"/>
              <w:right w:val="nil"/>
            </w:tcBorders>
            <w:shd w:val="clear" w:color="000000" w:fill="C6EFCE"/>
            <w:noWrap/>
            <w:vAlign w:val="bottom"/>
            <w:hideMark/>
          </w:tcPr>
          <w:p w14:paraId="2E2E1FE9"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A8AEBFC"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7E8C012E"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C162B5C"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r>
      <w:tr w:rsidR="00DB3CF8" w:rsidRPr="0020749A" w14:paraId="5B9D63EA" w14:textId="77777777" w:rsidTr="007A6E37">
        <w:trPr>
          <w:trHeight w:val="300"/>
        </w:trPr>
        <w:tc>
          <w:tcPr>
            <w:tcW w:w="0" w:type="auto"/>
            <w:tcBorders>
              <w:top w:val="nil"/>
              <w:left w:val="nil"/>
              <w:bottom w:val="nil"/>
              <w:right w:val="nil"/>
            </w:tcBorders>
            <w:shd w:val="clear" w:color="auto" w:fill="auto"/>
            <w:noWrap/>
            <w:vAlign w:val="bottom"/>
            <w:hideMark/>
          </w:tcPr>
          <w:p w14:paraId="28C94E41"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godefroyae2_13</w:t>
            </w:r>
          </w:p>
        </w:tc>
        <w:tc>
          <w:tcPr>
            <w:tcW w:w="0" w:type="auto"/>
            <w:tcBorders>
              <w:top w:val="nil"/>
              <w:left w:val="single" w:sz="4" w:space="0" w:color="auto"/>
              <w:bottom w:val="nil"/>
              <w:right w:val="nil"/>
            </w:tcBorders>
            <w:shd w:val="clear" w:color="000000" w:fill="C6EFCE"/>
            <w:noWrap/>
            <w:vAlign w:val="bottom"/>
            <w:hideMark/>
          </w:tcPr>
          <w:p w14:paraId="4DCBDBEB"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20C0AB14" w14:textId="77777777" w:rsidR="008A36FD" w:rsidRPr="0020749A" w:rsidRDefault="008A36FD" w:rsidP="008A36FD">
            <w:pPr>
              <w:rPr>
                <w:rFonts w:ascii="Calibri" w:eastAsia="Times New Roman" w:hAnsi="Calibri" w:cs="Times New Roman"/>
                <w:color w:val="9C6500"/>
                <w:sz w:val="22"/>
                <w:szCs w:val="18"/>
                <w:lang w:val="en-GB"/>
              </w:rPr>
            </w:pPr>
            <w:r w:rsidRPr="0020749A">
              <w:rPr>
                <w:rFonts w:ascii="Calibri" w:eastAsia="Times New Roman" w:hAnsi="Calibri" w:cs="Times New Roman"/>
                <w:color w:val="9C6500"/>
                <w:sz w:val="22"/>
                <w:szCs w:val="18"/>
                <w:lang w:val="en-GB"/>
              </w:rPr>
              <w:t>Unknown</w:t>
            </w:r>
          </w:p>
        </w:tc>
        <w:tc>
          <w:tcPr>
            <w:tcW w:w="0" w:type="auto"/>
            <w:tcBorders>
              <w:top w:val="nil"/>
              <w:left w:val="single" w:sz="4" w:space="0" w:color="auto"/>
              <w:bottom w:val="nil"/>
              <w:right w:val="nil"/>
            </w:tcBorders>
            <w:shd w:val="clear" w:color="000000" w:fill="FFEB9C"/>
            <w:noWrap/>
            <w:vAlign w:val="bottom"/>
            <w:hideMark/>
          </w:tcPr>
          <w:p w14:paraId="1A6FD68A" w14:textId="77777777" w:rsidR="008A36FD" w:rsidRPr="0020749A" w:rsidRDefault="008A36FD" w:rsidP="008A36FD">
            <w:pPr>
              <w:rPr>
                <w:rFonts w:ascii="Calibri" w:eastAsia="Times New Roman" w:hAnsi="Calibri" w:cs="Times New Roman"/>
                <w:color w:val="9C6500"/>
                <w:sz w:val="22"/>
                <w:szCs w:val="18"/>
                <w:lang w:val="en-GB"/>
              </w:rPr>
            </w:pPr>
            <w:r w:rsidRPr="0020749A">
              <w:rPr>
                <w:rFonts w:ascii="Calibri" w:eastAsia="Times New Roman" w:hAnsi="Calibri" w:cs="Times New Roman"/>
                <w:color w:val="9C6500"/>
                <w:sz w:val="22"/>
                <w:szCs w:val="18"/>
                <w:lang w:val="en-GB"/>
              </w:rPr>
              <w:t>Unknown 1/3</w:t>
            </w:r>
          </w:p>
        </w:tc>
        <w:tc>
          <w:tcPr>
            <w:tcW w:w="0" w:type="auto"/>
            <w:tcBorders>
              <w:top w:val="nil"/>
              <w:left w:val="single" w:sz="4" w:space="0" w:color="auto"/>
              <w:bottom w:val="nil"/>
              <w:right w:val="nil"/>
            </w:tcBorders>
            <w:shd w:val="clear" w:color="000000" w:fill="C6EFCE"/>
            <w:noWrap/>
            <w:vAlign w:val="bottom"/>
            <w:hideMark/>
          </w:tcPr>
          <w:p w14:paraId="4F862F6B"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9D5FA0E"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0E6D14A"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1F7D46E"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Correct(low)</w:t>
            </w:r>
          </w:p>
        </w:tc>
      </w:tr>
      <w:tr w:rsidR="00DB3CF8" w:rsidRPr="0020749A" w14:paraId="2A264FDD" w14:textId="77777777" w:rsidTr="007A6E37">
        <w:trPr>
          <w:trHeight w:val="300"/>
        </w:trPr>
        <w:tc>
          <w:tcPr>
            <w:tcW w:w="0" w:type="auto"/>
            <w:tcBorders>
              <w:top w:val="nil"/>
              <w:left w:val="nil"/>
              <w:bottom w:val="nil"/>
              <w:right w:val="nil"/>
            </w:tcBorders>
            <w:shd w:val="clear" w:color="auto" w:fill="auto"/>
            <w:noWrap/>
            <w:vAlign w:val="bottom"/>
            <w:hideMark/>
          </w:tcPr>
          <w:p w14:paraId="400EEDB0"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godefroyae2_15</w:t>
            </w:r>
          </w:p>
        </w:tc>
        <w:tc>
          <w:tcPr>
            <w:tcW w:w="0" w:type="auto"/>
            <w:tcBorders>
              <w:top w:val="nil"/>
              <w:left w:val="single" w:sz="4" w:space="0" w:color="auto"/>
              <w:bottom w:val="nil"/>
              <w:right w:val="nil"/>
            </w:tcBorders>
            <w:shd w:val="clear" w:color="000000" w:fill="C6EFCE"/>
            <w:noWrap/>
            <w:vAlign w:val="bottom"/>
            <w:hideMark/>
          </w:tcPr>
          <w:p w14:paraId="17C13F13"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B9D6FFA"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11DDACE1"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03DEC50"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29F71DB"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19DFD2A0"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AA013D9"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r>
      <w:tr w:rsidR="00DB3CF8" w:rsidRPr="0020749A" w14:paraId="029B8436" w14:textId="77777777" w:rsidTr="007A6E37">
        <w:trPr>
          <w:trHeight w:val="300"/>
        </w:trPr>
        <w:tc>
          <w:tcPr>
            <w:tcW w:w="0" w:type="auto"/>
            <w:tcBorders>
              <w:top w:val="nil"/>
              <w:left w:val="nil"/>
              <w:bottom w:val="nil"/>
              <w:right w:val="nil"/>
            </w:tcBorders>
            <w:shd w:val="clear" w:color="auto" w:fill="auto"/>
            <w:noWrap/>
            <w:vAlign w:val="bottom"/>
            <w:hideMark/>
          </w:tcPr>
          <w:p w14:paraId="1AD29792"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godefroyae2_1</w:t>
            </w:r>
          </w:p>
        </w:tc>
        <w:tc>
          <w:tcPr>
            <w:tcW w:w="0" w:type="auto"/>
            <w:tcBorders>
              <w:top w:val="nil"/>
              <w:left w:val="single" w:sz="4" w:space="0" w:color="auto"/>
              <w:bottom w:val="nil"/>
              <w:right w:val="nil"/>
            </w:tcBorders>
            <w:shd w:val="clear" w:color="000000" w:fill="C6EFCE"/>
            <w:noWrap/>
            <w:vAlign w:val="bottom"/>
            <w:hideMark/>
          </w:tcPr>
          <w:p w14:paraId="1C0D7E0E"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CA99389"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08DCE4E"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7B305083"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78DAB0D"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0E7D621"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90EA9F9"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r>
      <w:tr w:rsidR="00DB3CF8" w:rsidRPr="0020749A" w14:paraId="3D3CA5FE" w14:textId="77777777" w:rsidTr="007A6E37">
        <w:trPr>
          <w:trHeight w:val="300"/>
        </w:trPr>
        <w:tc>
          <w:tcPr>
            <w:tcW w:w="0" w:type="auto"/>
            <w:tcBorders>
              <w:top w:val="nil"/>
              <w:left w:val="nil"/>
              <w:bottom w:val="nil"/>
              <w:right w:val="nil"/>
            </w:tcBorders>
            <w:shd w:val="clear" w:color="auto" w:fill="auto"/>
            <w:noWrap/>
            <w:vAlign w:val="bottom"/>
            <w:hideMark/>
          </w:tcPr>
          <w:p w14:paraId="232BBB6C"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godefroyae2_3</w:t>
            </w:r>
          </w:p>
        </w:tc>
        <w:tc>
          <w:tcPr>
            <w:tcW w:w="0" w:type="auto"/>
            <w:tcBorders>
              <w:top w:val="nil"/>
              <w:left w:val="single" w:sz="4" w:space="0" w:color="auto"/>
              <w:bottom w:val="nil"/>
              <w:right w:val="nil"/>
            </w:tcBorders>
            <w:shd w:val="clear" w:color="000000" w:fill="C6EFCE"/>
            <w:noWrap/>
            <w:vAlign w:val="bottom"/>
            <w:hideMark/>
          </w:tcPr>
          <w:p w14:paraId="5FC1F3BA"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EB02114"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5F1D56E"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1995BCA6"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072DE0F"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71BDB04D"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521656C"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r>
      <w:tr w:rsidR="00DB3CF8" w:rsidRPr="0020749A" w14:paraId="575AFFDE" w14:textId="77777777" w:rsidTr="007A6E37">
        <w:trPr>
          <w:trHeight w:val="300"/>
        </w:trPr>
        <w:tc>
          <w:tcPr>
            <w:tcW w:w="0" w:type="auto"/>
            <w:tcBorders>
              <w:top w:val="nil"/>
              <w:left w:val="nil"/>
              <w:bottom w:val="nil"/>
              <w:right w:val="nil"/>
            </w:tcBorders>
            <w:shd w:val="clear" w:color="auto" w:fill="auto"/>
            <w:noWrap/>
            <w:vAlign w:val="bottom"/>
            <w:hideMark/>
          </w:tcPr>
          <w:p w14:paraId="5AB8DF3B"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godefroyae2_5</w:t>
            </w:r>
          </w:p>
        </w:tc>
        <w:tc>
          <w:tcPr>
            <w:tcW w:w="0" w:type="auto"/>
            <w:tcBorders>
              <w:top w:val="nil"/>
              <w:left w:val="single" w:sz="4" w:space="0" w:color="auto"/>
              <w:bottom w:val="nil"/>
              <w:right w:val="nil"/>
            </w:tcBorders>
            <w:shd w:val="clear" w:color="000000" w:fill="C6EFCE"/>
            <w:noWrap/>
            <w:vAlign w:val="bottom"/>
            <w:hideMark/>
          </w:tcPr>
          <w:p w14:paraId="0158D219"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780BFA1"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1446652"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8162D22"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75CE46EB"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5838FD9"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23322FA8" w14:textId="77777777" w:rsidR="008A36FD" w:rsidRPr="0020749A" w:rsidRDefault="008A36FD" w:rsidP="008A36FD">
            <w:pPr>
              <w:rPr>
                <w:rFonts w:ascii="Calibri" w:eastAsia="Times New Roman" w:hAnsi="Calibri" w:cs="Times New Roman"/>
                <w:color w:val="008000"/>
                <w:sz w:val="22"/>
                <w:szCs w:val="18"/>
                <w:lang w:val="en-GB"/>
              </w:rPr>
            </w:pPr>
            <w:r w:rsidRPr="0020749A">
              <w:rPr>
                <w:rFonts w:ascii="Calibri" w:eastAsia="Times New Roman" w:hAnsi="Calibri" w:cs="Times New Roman"/>
                <w:color w:val="008000"/>
                <w:sz w:val="22"/>
                <w:szCs w:val="18"/>
                <w:lang w:val="en-GB"/>
              </w:rPr>
              <w:t>Unknown 6/3</w:t>
            </w:r>
          </w:p>
        </w:tc>
      </w:tr>
      <w:tr w:rsidR="00DB3CF8" w:rsidRPr="0020749A" w14:paraId="7CDD3597" w14:textId="77777777" w:rsidTr="007A6E37">
        <w:trPr>
          <w:trHeight w:val="300"/>
        </w:trPr>
        <w:tc>
          <w:tcPr>
            <w:tcW w:w="0" w:type="auto"/>
            <w:tcBorders>
              <w:top w:val="nil"/>
              <w:left w:val="nil"/>
              <w:bottom w:val="nil"/>
              <w:right w:val="nil"/>
            </w:tcBorders>
            <w:shd w:val="clear" w:color="auto" w:fill="auto"/>
            <w:noWrap/>
            <w:vAlign w:val="bottom"/>
            <w:hideMark/>
          </w:tcPr>
          <w:p w14:paraId="5916DE8F"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godefroyae2_7</w:t>
            </w:r>
          </w:p>
        </w:tc>
        <w:tc>
          <w:tcPr>
            <w:tcW w:w="0" w:type="auto"/>
            <w:tcBorders>
              <w:top w:val="nil"/>
              <w:left w:val="single" w:sz="4" w:space="0" w:color="auto"/>
              <w:bottom w:val="nil"/>
              <w:right w:val="nil"/>
            </w:tcBorders>
            <w:shd w:val="clear" w:color="000000" w:fill="C6EFCE"/>
            <w:noWrap/>
            <w:vAlign w:val="bottom"/>
            <w:hideMark/>
          </w:tcPr>
          <w:p w14:paraId="5D64F7E7"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5873E99"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07939B7"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5A7FBEB"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878496E"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9A5B963"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5C5B5D3"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r>
      <w:tr w:rsidR="00DB3CF8" w:rsidRPr="0020749A" w14:paraId="72AFC810" w14:textId="77777777" w:rsidTr="007A6E37">
        <w:trPr>
          <w:trHeight w:val="300"/>
        </w:trPr>
        <w:tc>
          <w:tcPr>
            <w:tcW w:w="0" w:type="auto"/>
            <w:tcBorders>
              <w:top w:val="nil"/>
              <w:left w:val="nil"/>
              <w:bottom w:val="nil"/>
              <w:right w:val="nil"/>
            </w:tcBorders>
            <w:shd w:val="clear" w:color="auto" w:fill="auto"/>
            <w:noWrap/>
            <w:vAlign w:val="bottom"/>
            <w:hideMark/>
          </w:tcPr>
          <w:p w14:paraId="4D5DEF2B"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godefroyae2_9</w:t>
            </w:r>
          </w:p>
        </w:tc>
        <w:tc>
          <w:tcPr>
            <w:tcW w:w="0" w:type="auto"/>
            <w:tcBorders>
              <w:top w:val="nil"/>
              <w:left w:val="single" w:sz="4" w:space="0" w:color="auto"/>
              <w:bottom w:val="nil"/>
              <w:right w:val="nil"/>
            </w:tcBorders>
            <w:shd w:val="clear" w:color="000000" w:fill="C6EFCE"/>
            <w:noWrap/>
            <w:vAlign w:val="bottom"/>
            <w:hideMark/>
          </w:tcPr>
          <w:p w14:paraId="27AD34A4"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AC94042"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5B30528"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FD9BFEC"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FA4AC41"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1B712C8E"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FC70FA3"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r>
      <w:tr w:rsidR="00DB3CF8" w:rsidRPr="0020749A" w14:paraId="2A446E82" w14:textId="77777777" w:rsidTr="007A6E37">
        <w:trPr>
          <w:trHeight w:val="300"/>
        </w:trPr>
        <w:tc>
          <w:tcPr>
            <w:tcW w:w="0" w:type="auto"/>
            <w:tcBorders>
              <w:top w:val="nil"/>
              <w:left w:val="nil"/>
              <w:bottom w:val="nil"/>
              <w:right w:val="nil"/>
            </w:tcBorders>
            <w:shd w:val="clear" w:color="auto" w:fill="auto"/>
            <w:noWrap/>
            <w:vAlign w:val="bottom"/>
            <w:hideMark/>
          </w:tcPr>
          <w:p w14:paraId="5C9B0493"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godefroyae2</w:t>
            </w:r>
          </w:p>
        </w:tc>
        <w:tc>
          <w:tcPr>
            <w:tcW w:w="0" w:type="auto"/>
            <w:tcBorders>
              <w:top w:val="nil"/>
              <w:left w:val="single" w:sz="4" w:space="0" w:color="auto"/>
              <w:bottom w:val="nil"/>
              <w:right w:val="nil"/>
            </w:tcBorders>
            <w:shd w:val="clear" w:color="000000" w:fill="C6EFCE"/>
            <w:noWrap/>
            <w:vAlign w:val="bottom"/>
            <w:hideMark/>
          </w:tcPr>
          <w:p w14:paraId="420B517F"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74243A9"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42A9205"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030ABAD"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636C7DD"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E9E5615"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B5941F6"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r>
      <w:tr w:rsidR="00DB3CF8" w:rsidRPr="0020749A" w14:paraId="51991105" w14:textId="77777777" w:rsidTr="007A6E37">
        <w:trPr>
          <w:trHeight w:val="300"/>
        </w:trPr>
        <w:tc>
          <w:tcPr>
            <w:tcW w:w="0" w:type="auto"/>
            <w:tcBorders>
              <w:top w:val="nil"/>
              <w:left w:val="nil"/>
              <w:bottom w:val="nil"/>
              <w:right w:val="nil"/>
            </w:tcBorders>
            <w:shd w:val="clear" w:color="auto" w:fill="auto"/>
            <w:noWrap/>
            <w:vAlign w:val="bottom"/>
            <w:hideMark/>
          </w:tcPr>
          <w:p w14:paraId="1E5039AF"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niveum1</w:t>
            </w:r>
          </w:p>
        </w:tc>
        <w:tc>
          <w:tcPr>
            <w:tcW w:w="0" w:type="auto"/>
            <w:tcBorders>
              <w:top w:val="nil"/>
              <w:left w:val="single" w:sz="4" w:space="0" w:color="auto"/>
              <w:bottom w:val="nil"/>
              <w:right w:val="nil"/>
            </w:tcBorders>
            <w:shd w:val="clear" w:color="000000" w:fill="C6EFCE"/>
            <w:noWrap/>
            <w:vAlign w:val="bottom"/>
            <w:hideMark/>
          </w:tcPr>
          <w:p w14:paraId="06C1BADB"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12A1396"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63E4BE4"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EF240F9"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1EB34D73"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FAF0912"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8FBDEA4"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r>
      <w:tr w:rsidR="00DB3CF8" w:rsidRPr="0020749A" w14:paraId="21DB68BC" w14:textId="77777777" w:rsidTr="007A6E37">
        <w:trPr>
          <w:trHeight w:val="300"/>
        </w:trPr>
        <w:tc>
          <w:tcPr>
            <w:tcW w:w="0" w:type="auto"/>
            <w:tcBorders>
              <w:top w:val="nil"/>
              <w:left w:val="nil"/>
              <w:bottom w:val="nil"/>
              <w:right w:val="nil"/>
            </w:tcBorders>
            <w:shd w:val="clear" w:color="auto" w:fill="auto"/>
            <w:noWrap/>
            <w:vAlign w:val="bottom"/>
            <w:hideMark/>
          </w:tcPr>
          <w:p w14:paraId="782EC5AE"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niveum2_4</w:t>
            </w:r>
          </w:p>
        </w:tc>
        <w:tc>
          <w:tcPr>
            <w:tcW w:w="0" w:type="auto"/>
            <w:tcBorders>
              <w:top w:val="nil"/>
              <w:left w:val="single" w:sz="4" w:space="0" w:color="auto"/>
              <w:bottom w:val="nil"/>
              <w:right w:val="nil"/>
            </w:tcBorders>
            <w:shd w:val="clear" w:color="000000" w:fill="FFEB9C"/>
            <w:noWrap/>
            <w:vAlign w:val="bottom"/>
            <w:hideMark/>
          </w:tcPr>
          <w:p w14:paraId="35628E63" w14:textId="77777777" w:rsidR="008A36FD" w:rsidRPr="0020749A" w:rsidRDefault="008A36FD" w:rsidP="008A36FD">
            <w:pPr>
              <w:rPr>
                <w:rFonts w:ascii="Calibri" w:eastAsia="Times New Roman" w:hAnsi="Calibri" w:cs="Times New Roman"/>
                <w:color w:val="008000"/>
                <w:sz w:val="22"/>
                <w:szCs w:val="18"/>
                <w:lang w:val="en-GB"/>
              </w:rPr>
            </w:pPr>
            <w:r w:rsidRPr="0020749A">
              <w:rPr>
                <w:rFonts w:ascii="Calibri" w:eastAsia="Times New Roman" w:hAnsi="Calibri" w:cs="Times New Roman"/>
                <w:color w:val="008000"/>
                <w:sz w:val="22"/>
                <w:szCs w:val="18"/>
                <w:lang w:val="en-GB"/>
              </w:rPr>
              <w:t>Unknown 6/2(low)</w:t>
            </w:r>
          </w:p>
        </w:tc>
        <w:tc>
          <w:tcPr>
            <w:tcW w:w="0" w:type="auto"/>
            <w:tcBorders>
              <w:top w:val="nil"/>
              <w:left w:val="single" w:sz="4" w:space="0" w:color="auto"/>
              <w:bottom w:val="nil"/>
              <w:right w:val="nil"/>
            </w:tcBorders>
            <w:shd w:val="clear" w:color="000000" w:fill="C6EFCE"/>
            <w:noWrap/>
            <w:vAlign w:val="bottom"/>
            <w:hideMark/>
          </w:tcPr>
          <w:p w14:paraId="20FD2E47"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BE52A1E"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118D8FF3"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7ED828F4"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5A80403"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9AECC2B"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r>
      <w:tr w:rsidR="00DB3CF8" w:rsidRPr="0020749A" w14:paraId="3143AC6C" w14:textId="77777777" w:rsidTr="007A6E37">
        <w:trPr>
          <w:trHeight w:val="300"/>
        </w:trPr>
        <w:tc>
          <w:tcPr>
            <w:tcW w:w="0" w:type="auto"/>
            <w:tcBorders>
              <w:top w:val="nil"/>
              <w:left w:val="nil"/>
              <w:bottom w:val="nil"/>
              <w:right w:val="nil"/>
            </w:tcBorders>
            <w:shd w:val="clear" w:color="auto" w:fill="auto"/>
            <w:noWrap/>
            <w:vAlign w:val="bottom"/>
            <w:hideMark/>
          </w:tcPr>
          <w:p w14:paraId="794DC956"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niveum2_5</w:t>
            </w:r>
          </w:p>
        </w:tc>
        <w:tc>
          <w:tcPr>
            <w:tcW w:w="0" w:type="auto"/>
            <w:tcBorders>
              <w:top w:val="nil"/>
              <w:left w:val="single" w:sz="4" w:space="0" w:color="auto"/>
              <w:bottom w:val="nil"/>
              <w:right w:val="nil"/>
            </w:tcBorders>
            <w:shd w:val="clear" w:color="000000" w:fill="C6EFCE"/>
            <w:noWrap/>
            <w:vAlign w:val="bottom"/>
            <w:hideMark/>
          </w:tcPr>
          <w:p w14:paraId="3831EEAA"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E9DC480"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5884D0D"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900AA96"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99D258B"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5CB6124C" w14:textId="77777777" w:rsidR="008A36FD" w:rsidRPr="0020749A" w:rsidRDefault="008A36FD" w:rsidP="008A36FD">
            <w:pPr>
              <w:rPr>
                <w:rFonts w:ascii="Calibri" w:eastAsia="Times New Roman" w:hAnsi="Calibri" w:cs="Times New Roman"/>
                <w:color w:val="9C6500"/>
                <w:sz w:val="22"/>
                <w:szCs w:val="18"/>
                <w:lang w:val="en-GB"/>
              </w:rPr>
            </w:pPr>
            <w:r w:rsidRPr="0020749A">
              <w:rPr>
                <w:rFonts w:ascii="Calibri" w:eastAsia="Times New Roman" w:hAnsi="Calibri" w:cs="Times New Roman"/>
                <w:color w:val="9C6500"/>
                <w:sz w:val="22"/>
                <w:szCs w:val="18"/>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4FE8CE6B"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r>
      <w:tr w:rsidR="00DB3CF8" w:rsidRPr="0020749A" w14:paraId="775E9793" w14:textId="77777777" w:rsidTr="00992641">
        <w:trPr>
          <w:trHeight w:val="300"/>
        </w:trPr>
        <w:tc>
          <w:tcPr>
            <w:tcW w:w="0" w:type="auto"/>
            <w:tcBorders>
              <w:top w:val="nil"/>
              <w:left w:val="nil"/>
              <w:bottom w:val="nil"/>
              <w:right w:val="nil"/>
            </w:tcBorders>
            <w:shd w:val="clear" w:color="auto" w:fill="auto"/>
            <w:noWrap/>
            <w:vAlign w:val="bottom"/>
            <w:hideMark/>
          </w:tcPr>
          <w:p w14:paraId="0C3A8501" w14:textId="77777777" w:rsidR="008A36FD" w:rsidRPr="0020749A" w:rsidRDefault="008A36FD" w:rsidP="008A36FD">
            <w:pPr>
              <w:rPr>
                <w:rFonts w:ascii="Calibri" w:eastAsia="Times New Roman" w:hAnsi="Calibri" w:cs="Times New Roman"/>
                <w:sz w:val="22"/>
                <w:szCs w:val="18"/>
                <w:lang w:val="en-GB"/>
              </w:rPr>
            </w:pPr>
            <w:r w:rsidRPr="0020749A">
              <w:rPr>
                <w:rFonts w:ascii="Calibri" w:eastAsia="Times New Roman" w:hAnsi="Calibri" w:cs="Times New Roman"/>
                <w:sz w:val="22"/>
                <w:szCs w:val="18"/>
                <w:lang w:val="en-GB"/>
              </w:rPr>
              <w:t>niveum2_7</w:t>
            </w:r>
          </w:p>
        </w:tc>
        <w:tc>
          <w:tcPr>
            <w:tcW w:w="0" w:type="auto"/>
            <w:tcBorders>
              <w:top w:val="nil"/>
              <w:left w:val="single" w:sz="4" w:space="0" w:color="auto"/>
              <w:bottom w:val="nil"/>
              <w:right w:val="nil"/>
            </w:tcBorders>
            <w:shd w:val="clear" w:color="000000" w:fill="C6EFCE"/>
            <w:noWrap/>
            <w:vAlign w:val="bottom"/>
            <w:hideMark/>
          </w:tcPr>
          <w:p w14:paraId="3C0D1BB4"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DECA5E6"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single" w:sz="4" w:space="0" w:color="auto"/>
              <w:right w:val="nil"/>
            </w:tcBorders>
            <w:shd w:val="clear" w:color="000000" w:fill="C6EFCE"/>
            <w:noWrap/>
            <w:vAlign w:val="bottom"/>
            <w:hideMark/>
          </w:tcPr>
          <w:p w14:paraId="5AA55CC4"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single" w:sz="4" w:space="0" w:color="auto"/>
              <w:right w:val="nil"/>
            </w:tcBorders>
            <w:shd w:val="clear" w:color="000000" w:fill="C6EFCE"/>
            <w:noWrap/>
            <w:vAlign w:val="bottom"/>
            <w:hideMark/>
          </w:tcPr>
          <w:p w14:paraId="14E4C0D8"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6C6D8B1"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573B6F3"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33E480B" w14:textId="77777777" w:rsidR="008A36FD" w:rsidRPr="0020749A" w:rsidRDefault="008A36FD" w:rsidP="008A36FD">
            <w:pPr>
              <w:rPr>
                <w:rFonts w:ascii="Calibri" w:eastAsia="Times New Roman" w:hAnsi="Calibri" w:cs="Times New Roman"/>
                <w:color w:val="006100"/>
                <w:sz w:val="22"/>
                <w:szCs w:val="18"/>
                <w:lang w:val="en-GB"/>
              </w:rPr>
            </w:pPr>
            <w:r w:rsidRPr="0020749A">
              <w:rPr>
                <w:rFonts w:ascii="Calibri" w:eastAsia="Times New Roman" w:hAnsi="Calibri" w:cs="Times New Roman"/>
                <w:color w:val="006100"/>
                <w:sz w:val="22"/>
                <w:szCs w:val="18"/>
                <w:lang w:val="en-GB"/>
              </w:rPr>
              <w:t>Correct</w:t>
            </w:r>
          </w:p>
        </w:tc>
      </w:tr>
      <w:tr w:rsidR="00992641" w:rsidRPr="0020749A" w14:paraId="11A3A84D" w14:textId="77777777" w:rsidTr="00992641">
        <w:trPr>
          <w:trHeight w:val="300"/>
        </w:trPr>
        <w:tc>
          <w:tcPr>
            <w:tcW w:w="0" w:type="auto"/>
            <w:tcBorders>
              <w:top w:val="nil"/>
              <w:left w:val="nil"/>
              <w:bottom w:val="nil"/>
              <w:right w:val="nil"/>
            </w:tcBorders>
            <w:shd w:val="clear" w:color="auto" w:fill="auto"/>
            <w:noWrap/>
            <w:vAlign w:val="bottom"/>
            <w:hideMark/>
          </w:tcPr>
          <w:p w14:paraId="02E9CA7B" w14:textId="77777777" w:rsidR="00992641" w:rsidRPr="0020749A" w:rsidRDefault="00992641" w:rsidP="008A36F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5E098FB2" w14:textId="77777777" w:rsidR="00992641" w:rsidRPr="0020749A" w:rsidRDefault="00992641" w:rsidP="008A36F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2FDA96A7" w14:textId="77777777" w:rsidR="00992641" w:rsidRPr="0020749A" w:rsidRDefault="00992641" w:rsidP="008A36F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single" w:sz="4" w:space="0" w:color="auto"/>
              <w:left w:val="single" w:sz="4" w:space="0" w:color="auto"/>
              <w:bottom w:val="nil"/>
            </w:tcBorders>
            <w:shd w:val="clear" w:color="auto" w:fill="auto"/>
            <w:noWrap/>
            <w:vAlign w:val="bottom"/>
            <w:hideMark/>
          </w:tcPr>
          <w:p w14:paraId="6FD2603A" w14:textId="24969010" w:rsidR="00992641" w:rsidRPr="0020749A" w:rsidRDefault="00992641" w:rsidP="008A36FD">
            <w:pPr>
              <w:rPr>
                <w:rFonts w:ascii="Calibri" w:eastAsia="Times New Roman" w:hAnsi="Calibri" w:cs="Times New Roman"/>
                <w:sz w:val="22"/>
                <w:lang w:val="en-GB"/>
              </w:rPr>
            </w:pPr>
            <w:r w:rsidRPr="0020749A">
              <w:rPr>
                <w:rFonts w:ascii="Calibri" w:eastAsia="Times New Roman" w:hAnsi="Calibri" w:cs="Times New Roman"/>
                <w:color w:val="000000"/>
                <w:sz w:val="22"/>
                <w:szCs w:val="18"/>
                <w:lang w:val="en-GB"/>
              </w:rPr>
              <w:t>1:</w:t>
            </w:r>
            <w:r w:rsidRPr="0020749A">
              <w:rPr>
                <w:rFonts w:ascii="Calibri" w:eastAsia="Times New Roman" w:hAnsi="Calibri" w:cs="Times New Roman"/>
                <w:i/>
                <w:color w:val="000000"/>
                <w:sz w:val="22"/>
                <w:szCs w:val="18"/>
                <w:lang w:val="en-GB"/>
              </w:rPr>
              <w:t>Parvisepalum</w:t>
            </w:r>
          </w:p>
        </w:tc>
        <w:tc>
          <w:tcPr>
            <w:tcW w:w="0" w:type="auto"/>
            <w:tcBorders>
              <w:top w:val="single" w:sz="4" w:space="0" w:color="auto"/>
              <w:bottom w:val="nil"/>
              <w:right w:val="nil"/>
            </w:tcBorders>
            <w:shd w:val="clear" w:color="auto" w:fill="auto"/>
            <w:noWrap/>
            <w:vAlign w:val="bottom"/>
          </w:tcPr>
          <w:p w14:paraId="74C28FEC" w14:textId="3F216A30" w:rsidR="00992641" w:rsidRPr="0020749A" w:rsidRDefault="00992641" w:rsidP="008A36FD">
            <w:pPr>
              <w:rPr>
                <w:rFonts w:ascii="Calibri" w:eastAsia="Times New Roman" w:hAnsi="Calibri" w:cs="Times New Roman"/>
                <w:color w:val="000000"/>
                <w:sz w:val="22"/>
                <w:szCs w:val="18"/>
                <w:lang w:val="en-GB"/>
              </w:rPr>
            </w:pPr>
            <w:r w:rsidRPr="0020749A">
              <w:rPr>
                <w:rFonts w:ascii="Calibri" w:eastAsia="Times New Roman" w:hAnsi="Calibri" w:cs="Times New Roman"/>
                <w:color w:val="000000"/>
                <w:sz w:val="22"/>
                <w:szCs w:val="18"/>
                <w:lang w:val="en-GB"/>
              </w:rPr>
              <w:t>2:</w:t>
            </w:r>
            <w:r w:rsidRPr="0020749A">
              <w:rPr>
                <w:rFonts w:ascii="Calibri" w:eastAsia="Times New Roman" w:hAnsi="Calibri" w:cs="Times New Roman"/>
                <w:i/>
                <w:color w:val="000000"/>
                <w:sz w:val="22"/>
                <w:szCs w:val="18"/>
                <w:lang w:val="en-GB"/>
              </w:rPr>
              <w:t>Pardalopetalum</w:t>
            </w:r>
          </w:p>
        </w:tc>
        <w:tc>
          <w:tcPr>
            <w:tcW w:w="0" w:type="auto"/>
            <w:tcBorders>
              <w:top w:val="single" w:sz="4" w:space="0" w:color="auto"/>
              <w:left w:val="nil"/>
              <w:bottom w:val="nil"/>
              <w:right w:val="nil"/>
            </w:tcBorders>
            <w:shd w:val="clear" w:color="auto" w:fill="auto"/>
            <w:noWrap/>
            <w:vAlign w:val="bottom"/>
          </w:tcPr>
          <w:p w14:paraId="67183E81" w14:textId="7FF38C00" w:rsidR="00992641" w:rsidRPr="0020749A" w:rsidRDefault="00992641" w:rsidP="008A36FD">
            <w:pPr>
              <w:rPr>
                <w:rFonts w:ascii="Calibri" w:eastAsia="Times New Roman" w:hAnsi="Calibri" w:cs="Times New Roman"/>
                <w:color w:val="000000"/>
                <w:sz w:val="22"/>
                <w:szCs w:val="18"/>
                <w:lang w:val="en-GB"/>
              </w:rPr>
            </w:pPr>
            <w:r w:rsidRPr="0020749A">
              <w:rPr>
                <w:rFonts w:ascii="Calibri" w:eastAsia="Times New Roman" w:hAnsi="Calibri" w:cs="Times New Roman"/>
                <w:color w:val="000000"/>
                <w:sz w:val="22"/>
                <w:szCs w:val="18"/>
                <w:lang w:val="en-GB"/>
              </w:rPr>
              <w:t>3:</w:t>
            </w:r>
            <w:r w:rsidRPr="0020749A">
              <w:rPr>
                <w:rFonts w:ascii="Calibri" w:eastAsia="Times New Roman" w:hAnsi="Calibri" w:cs="Times New Roman"/>
                <w:i/>
                <w:color w:val="000000"/>
                <w:sz w:val="22"/>
                <w:szCs w:val="18"/>
                <w:lang w:val="en-GB"/>
              </w:rPr>
              <w:t>Paphiopedilum</w:t>
            </w:r>
          </w:p>
        </w:tc>
        <w:tc>
          <w:tcPr>
            <w:tcW w:w="0" w:type="auto"/>
            <w:tcBorders>
              <w:top w:val="single" w:sz="4" w:space="0" w:color="auto"/>
              <w:left w:val="nil"/>
              <w:bottom w:val="nil"/>
              <w:right w:val="nil"/>
            </w:tcBorders>
            <w:shd w:val="clear" w:color="auto" w:fill="auto"/>
            <w:noWrap/>
            <w:vAlign w:val="bottom"/>
          </w:tcPr>
          <w:p w14:paraId="2822B8C0" w14:textId="3D4ED0AA" w:rsidR="00992641" w:rsidRPr="0020749A" w:rsidRDefault="00992641" w:rsidP="008A36FD">
            <w:pPr>
              <w:rPr>
                <w:rFonts w:ascii="Calibri" w:eastAsia="Times New Roman" w:hAnsi="Calibri" w:cs="Times New Roman"/>
                <w:color w:val="000000"/>
                <w:sz w:val="22"/>
                <w:szCs w:val="18"/>
                <w:lang w:val="en-GB"/>
              </w:rPr>
            </w:pPr>
            <w:r w:rsidRPr="0020749A">
              <w:rPr>
                <w:rFonts w:ascii="Calibri" w:eastAsia="Times New Roman" w:hAnsi="Calibri" w:cs="Times New Roman"/>
                <w:color w:val="000000"/>
                <w:sz w:val="22"/>
                <w:szCs w:val="18"/>
                <w:lang w:val="en-GB"/>
              </w:rPr>
              <w:t>4:</w:t>
            </w:r>
            <w:r w:rsidRPr="0020749A">
              <w:rPr>
                <w:rFonts w:ascii="Calibri" w:eastAsia="Times New Roman" w:hAnsi="Calibri" w:cs="Times New Roman"/>
                <w:i/>
                <w:color w:val="000000"/>
                <w:sz w:val="22"/>
                <w:szCs w:val="18"/>
                <w:lang w:val="en-GB"/>
              </w:rPr>
              <w:t>Coryopedilum</w:t>
            </w:r>
          </w:p>
        </w:tc>
        <w:tc>
          <w:tcPr>
            <w:tcW w:w="0" w:type="auto"/>
            <w:tcBorders>
              <w:top w:val="single" w:sz="4" w:space="0" w:color="auto"/>
              <w:left w:val="nil"/>
              <w:bottom w:val="nil"/>
              <w:right w:val="single" w:sz="4" w:space="0" w:color="auto"/>
            </w:tcBorders>
            <w:shd w:val="clear" w:color="auto" w:fill="auto"/>
            <w:noWrap/>
            <w:vAlign w:val="bottom"/>
          </w:tcPr>
          <w:p w14:paraId="57166814" w14:textId="2B0AEEEE" w:rsidR="00992641" w:rsidRPr="0020749A" w:rsidRDefault="00992641" w:rsidP="008A36FD">
            <w:pPr>
              <w:rPr>
                <w:rFonts w:ascii="Calibri" w:eastAsia="Times New Roman" w:hAnsi="Calibri" w:cs="Times New Roman"/>
                <w:color w:val="000000"/>
                <w:sz w:val="22"/>
                <w:szCs w:val="18"/>
                <w:lang w:val="en-GB"/>
              </w:rPr>
            </w:pPr>
            <w:r w:rsidRPr="0020749A">
              <w:rPr>
                <w:rFonts w:ascii="Calibri" w:eastAsia="Times New Roman" w:hAnsi="Calibri" w:cs="Times New Roman"/>
                <w:color w:val="000000"/>
                <w:sz w:val="22"/>
                <w:szCs w:val="18"/>
                <w:lang w:val="en-GB"/>
              </w:rPr>
              <w:t xml:space="preserve">5: </w:t>
            </w:r>
            <w:r w:rsidRPr="0020749A">
              <w:rPr>
                <w:rFonts w:ascii="Calibri" w:eastAsia="Times New Roman" w:hAnsi="Calibri" w:cs="Times New Roman"/>
                <w:i/>
                <w:color w:val="000000"/>
                <w:sz w:val="22"/>
                <w:szCs w:val="18"/>
                <w:lang w:val="en-GB"/>
              </w:rPr>
              <w:t>Cochlopetalum</w:t>
            </w:r>
          </w:p>
        </w:tc>
      </w:tr>
      <w:tr w:rsidR="00992641" w:rsidRPr="0020749A" w14:paraId="2881B480" w14:textId="77777777" w:rsidTr="00992641">
        <w:trPr>
          <w:trHeight w:val="300"/>
        </w:trPr>
        <w:tc>
          <w:tcPr>
            <w:tcW w:w="0" w:type="auto"/>
            <w:tcBorders>
              <w:top w:val="nil"/>
              <w:left w:val="nil"/>
              <w:bottom w:val="nil"/>
              <w:right w:val="nil"/>
            </w:tcBorders>
            <w:shd w:val="clear" w:color="auto" w:fill="auto"/>
            <w:noWrap/>
            <w:vAlign w:val="bottom"/>
            <w:hideMark/>
          </w:tcPr>
          <w:p w14:paraId="4E7C4E11" w14:textId="77777777" w:rsidR="00992641" w:rsidRPr="0020749A" w:rsidRDefault="00992641" w:rsidP="008A36F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11CBAF94" w14:textId="77777777" w:rsidR="00992641" w:rsidRPr="0020749A" w:rsidRDefault="00992641" w:rsidP="008A36F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4E1B8C98" w14:textId="77777777" w:rsidR="00992641" w:rsidRPr="0020749A" w:rsidRDefault="00992641" w:rsidP="008A36F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tcBorders>
            <w:shd w:val="clear" w:color="auto" w:fill="auto"/>
            <w:noWrap/>
            <w:vAlign w:val="bottom"/>
            <w:hideMark/>
          </w:tcPr>
          <w:p w14:paraId="11ED762B" w14:textId="57661825" w:rsidR="00992641" w:rsidRPr="0020749A" w:rsidRDefault="00992641" w:rsidP="008A36FD">
            <w:pPr>
              <w:rPr>
                <w:rFonts w:ascii="Calibri" w:eastAsia="Times New Roman" w:hAnsi="Calibri" w:cs="Times New Roman"/>
                <w:sz w:val="22"/>
                <w:lang w:val="en-GB"/>
              </w:rPr>
            </w:pPr>
            <w:r w:rsidRPr="0020749A">
              <w:rPr>
                <w:rFonts w:ascii="Calibri" w:eastAsia="Times New Roman" w:hAnsi="Calibri" w:cs="Times New Roman"/>
                <w:color w:val="000000"/>
                <w:sz w:val="22"/>
                <w:szCs w:val="18"/>
                <w:lang w:val="en-GB"/>
              </w:rPr>
              <w:t>6:</w:t>
            </w:r>
            <w:r w:rsidRPr="0020749A">
              <w:rPr>
                <w:rFonts w:ascii="Calibri" w:eastAsia="Times New Roman" w:hAnsi="Calibri" w:cs="Times New Roman"/>
                <w:i/>
                <w:color w:val="000000"/>
                <w:sz w:val="22"/>
                <w:szCs w:val="18"/>
                <w:lang w:val="en-GB"/>
              </w:rPr>
              <w:t>Brachypetalum</w:t>
            </w:r>
          </w:p>
        </w:tc>
        <w:tc>
          <w:tcPr>
            <w:tcW w:w="0" w:type="auto"/>
            <w:tcBorders>
              <w:top w:val="nil"/>
              <w:right w:val="nil"/>
            </w:tcBorders>
            <w:shd w:val="clear" w:color="auto" w:fill="auto"/>
            <w:noWrap/>
            <w:vAlign w:val="bottom"/>
          </w:tcPr>
          <w:p w14:paraId="5DDB0604" w14:textId="76271C23" w:rsidR="00992641" w:rsidRPr="0020749A" w:rsidRDefault="00992641" w:rsidP="008A36FD">
            <w:pPr>
              <w:rPr>
                <w:rFonts w:ascii="Calibri" w:eastAsia="Times New Roman" w:hAnsi="Calibri" w:cs="Times New Roman"/>
                <w:color w:val="000000"/>
                <w:sz w:val="22"/>
                <w:szCs w:val="18"/>
                <w:lang w:val="en-GB"/>
              </w:rPr>
            </w:pPr>
            <w:r w:rsidRPr="0020749A">
              <w:rPr>
                <w:rFonts w:ascii="Calibri" w:eastAsia="Times New Roman" w:hAnsi="Calibri" w:cs="Times New Roman"/>
                <w:color w:val="000000"/>
                <w:sz w:val="22"/>
                <w:szCs w:val="18"/>
                <w:lang w:val="en-GB"/>
              </w:rPr>
              <w:t>7:</w:t>
            </w:r>
            <w:r w:rsidRPr="0020749A">
              <w:rPr>
                <w:rFonts w:ascii="Calibri" w:eastAsia="Times New Roman" w:hAnsi="Calibri" w:cs="Times New Roman"/>
                <w:i/>
                <w:color w:val="000000"/>
                <w:sz w:val="22"/>
                <w:szCs w:val="18"/>
                <w:lang w:val="en-GB"/>
              </w:rPr>
              <w:t>Barbata</w:t>
            </w:r>
          </w:p>
        </w:tc>
        <w:tc>
          <w:tcPr>
            <w:tcW w:w="0" w:type="auto"/>
            <w:tcBorders>
              <w:top w:val="nil"/>
              <w:left w:val="nil"/>
              <w:right w:val="nil"/>
            </w:tcBorders>
            <w:shd w:val="clear" w:color="auto" w:fill="auto"/>
            <w:noWrap/>
            <w:vAlign w:val="bottom"/>
          </w:tcPr>
          <w:p w14:paraId="3682C2B6" w14:textId="4DADD1E4" w:rsidR="00992641" w:rsidRPr="0020749A" w:rsidRDefault="00992641" w:rsidP="008A36FD">
            <w:pPr>
              <w:rPr>
                <w:rFonts w:ascii="Calibri" w:eastAsia="Times New Roman" w:hAnsi="Calibri" w:cs="Times New Roman"/>
                <w:color w:val="000000"/>
                <w:sz w:val="22"/>
                <w:szCs w:val="18"/>
                <w:lang w:val="en-GB"/>
              </w:rPr>
            </w:pPr>
          </w:p>
        </w:tc>
        <w:tc>
          <w:tcPr>
            <w:tcW w:w="0" w:type="auto"/>
            <w:tcBorders>
              <w:top w:val="nil"/>
              <w:left w:val="nil"/>
              <w:right w:val="nil"/>
            </w:tcBorders>
            <w:shd w:val="clear" w:color="auto" w:fill="auto"/>
            <w:noWrap/>
            <w:vAlign w:val="bottom"/>
          </w:tcPr>
          <w:p w14:paraId="5174923D" w14:textId="2E4950CF" w:rsidR="00992641" w:rsidRPr="0020749A" w:rsidRDefault="00992641" w:rsidP="00DB3CF8">
            <w:pPr>
              <w:rPr>
                <w:rFonts w:ascii="Calibri" w:eastAsia="Times New Roman" w:hAnsi="Calibri" w:cs="Times New Roman"/>
                <w:color w:val="000000"/>
                <w:sz w:val="22"/>
                <w:szCs w:val="18"/>
                <w:lang w:val="en-GB"/>
              </w:rPr>
            </w:pPr>
          </w:p>
        </w:tc>
        <w:tc>
          <w:tcPr>
            <w:tcW w:w="0" w:type="auto"/>
            <w:tcBorders>
              <w:top w:val="nil"/>
              <w:left w:val="nil"/>
              <w:right w:val="single" w:sz="4" w:space="0" w:color="auto"/>
            </w:tcBorders>
            <w:shd w:val="clear" w:color="auto" w:fill="auto"/>
            <w:noWrap/>
            <w:vAlign w:val="bottom"/>
            <w:hideMark/>
          </w:tcPr>
          <w:p w14:paraId="001B0B00" w14:textId="77777777" w:rsidR="00992641" w:rsidRPr="0020749A" w:rsidRDefault="00992641" w:rsidP="008A36FD">
            <w:pPr>
              <w:rPr>
                <w:rFonts w:ascii="Calibri" w:eastAsia="Times New Roman" w:hAnsi="Calibri" w:cs="Times New Roman"/>
                <w:color w:val="000000"/>
                <w:sz w:val="22"/>
                <w:szCs w:val="18"/>
                <w:lang w:val="en-GB"/>
              </w:rPr>
            </w:pPr>
            <w:r w:rsidRPr="0020749A">
              <w:rPr>
                <w:rFonts w:ascii="Calibri" w:eastAsia="Times New Roman" w:hAnsi="Calibri" w:cs="Times New Roman"/>
                <w:color w:val="000000"/>
                <w:sz w:val="22"/>
                <w:szCs w:val="18"/>
                <w:lang w:val="en-GB"/>
              </w:rPr>
              <w:t> </w:t>
            </w:r>
          </w:p>
        </w:tc>
      </w:tr>
      <w:tr w:rsidR="00992641" w:rsidRPr="0020749A" w14:paraId="3DD0F888" w14:textId="77777777" w:rsidTr="00992641">
        <w:trPr>
          <w:trHeight w:val="300"/>
        </w:trPr>
        <w:tc>
          <w:tcPr>
            <w:tcW w:w="0" w:type="auto"/>
            <w:tcBorders>
              <w:top w:val="nil"/>
              <w:left w:val="nil"/>
              <w:bottom w:val="nil"/>
              <w:right w:val="nil"/>
            </w:tcBorders>
            <w:shd w:val="clear" w:color="auto" w:fill="auto"/>
            <w:noWrap/>
            <w:vAlign w:val="bottom"/>
            <w:hideMark/>
          </w:tcPr>
          <w:p w14:paraId="12F66081" w14:textId="77777777" w:rsidR="00992641" w:rsidRPr="0020749A" w:rsidRDefault="00992641" w:rsidP="008A36F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10E0FA1A" w14:textId="77777777" w:rsidR="00992641" w:rsidRPr="0020749A" w:rsidRDefault="00992641" w:rsidP="008A36F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21E764A1" w14:textId="77777777" w:rsidR="00992641" w:rsidRPr="0020749A" w:rsidRDefault="00992641" w:rsidP="008A36F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gridSpan w:val="5"/>
            <w:tcBorders>
              <w:top w:val="nil"/>
              <w:left w:val="single" w:sz="4" w:space="0" w:color="auto"/>
              <w:bottom w:val="single" w:sz="4" w:space="0" w:color="auto"/>
              <w:right w:val="single" w:sz="4" w:space="0" w:color="auto"/>
            </w:tcBorders>
            <w:shd w:val="clear" w:color="auto" w:fill="auto"/>
            <w:noWrap/>
            <w:vAlign w:val="bottom"/>
            <w:hideMark/>
          </w:tcPr>
          <w:p w14:paraId="09F958D1" w14:textId="03238226" w:rsidR="00992641" w:rsidRPr="0020749A" w:rsidRDefault="00992641" w:rsidP="008A36FD">
            <w:pPr>
              <w:rPr>
                <w:rFonts w:ascii="Calibri" w:eastAsia="Times New Roman" w:hAnsi="Calibri" w:cs="Times New Roman"/>
                <w:color w:val="000000"/>
                <w:sz w:val="22"/>
                <w:szCs w:val="18"/>
                <w:lang w:val="en-GB"/>
              </w:rPr>
            </w:pPr>
            <w:r w:rsidRPr="0020749A">
              <w:rPr>
                <w:rFonts w:ascii="Calibri" w:eastAsia="Times New Roman" w:hAnsi="Calibri" w:cs="Times New Roman"/>
                <w:sz w:val="22"/>
                <w:lang w:val="en-GB"/>
              </w:rPr>
              <w:t>The order in Unknown x/y is &lt;best_score&gt;/&lt;lower_score&gt;. No numbers? All scores are negative!</w:t>
            </w:r>
          </w:p>
        </w:tc>
      </w:tr>
    </w:tbl>
    <w:p w14:paraId="22E1491E" w14:textId="77777777" w:rsidR="00DB3CF8" w:rsidRPr="0020749A" w:rsidRDefault="00DB3CF8" w:rsidP="00F7449E">
      <w:pPr>
        <w:rPr>
          <w:lang w:val="en-GB"/>
        </w:rPr>
        <w:sectPr w:rsidR="00DB3CF8" w:rsidRPr="0020749A" w:rsidSect="002A2451">
          <w:type w:val="continuous"/>
          <w:pgSz w:w="16840" w:h="11900" w:orient="landscape"/>
          <w:pgMar w:top="567" w:right="1417" w:bottom="0" w:left="1417" w:header="708" w:footer="708" w:gutter="0"/>
          <w:cols w:space="708"/>
          <w:docGrid w:linePitch="360"/>
        </w:sectPr>
      </w:pPr>
    </w:p>
    <w:p w14:paraId="45BED1A1" w14:textId="77777777" w:rsidR="002A2451" w:rsidRPr="0020749A" w:rsidRDefault="002A2451" w:rsidP="00F7449E">
      <w:pPr>
        <w:rPr>
          <w:lang w:val="en-GB"/>
        </w:rPr>
        <w:sectPr w:rsidR="002A2451" w:rsidRPr="0020749A" w:rsidSect="008A36FD">
          <w:type w:val="continuous"/>
          <w:pgSz w:w="16840" w:h="11900" w:orient="landscape"/>
          <w:pgMar w:top="1417" w:right="1417" w:bottom="851" w:left="1417" w:header="708" w:footer="708" w:gutter="0"/>
          <w:cols w:space="708"/>
          <w:titlePg/>
          <w:docGrid w:linePitch="360"/>
        </w:sectPr>
      </w:pPr>
    </w:p>
    <w:p w14:paraId="36AA0B0A" w14:textId="36071714" w:rsidR="00C525AF" w:rsidRPr="0020749A" w:rsidRDefault="00C525AF" w:rsidP="00C525AF">
      <w:pPr>
        <w:pStyle w:val="Bijschrift"/>
        <w:keepNext/>
        <w:rPr>
          <w:lang w:val="en-GB"/>
        </w:rPr>
      </w:pPr>
      <w:r w:rsidRPr="0020749A">
        <w:rPr>
          <w:lang w:val="en-GB"/>
        </w:rPr>
        <w:lastRenderedPageBreak/>
        <w:t xml:space="preserve">Table </w:t>
      </w:r>
      <w:r w:rsidR="000A64B8" w:rsidRPr="0020749A">
        <w:rPr>
          <w:lang w:val="en-GB"/>
        </w:rPr>
        <w:fldChar w:fldCharType="begin"/>
      </w:r>
      <w:r w:rsidR="000A64B8" w:rsidRPr="0020749A">
        <w:rPr>
          <w:lang w:val="en-GB"/>
        </w:rPr>
        <w:instrText xml:space="preserve"> SEQ Table \* ARABIC </w:instrText>
      </w:r>
      <w:r w:rsidR="000A64B8" w:rsidRPr="0020749A">
        <w:rPr>
          <w:lang w:val="en-GB"/>
        </w:rPr>
        <w:fldChar w:fldCharType="separate"/>
      </w:r>
      <w:r w:rsidR="00E73313" w:rsidRPr="0020749A">
        <w:rPr>
          <w:noProof/>
          <w:lang w:val="en-GB"/>
        </w:rPr>
        <w:t>4</w:t>
      </w:r>
      <w:r w:rsidR="000A64B8" w:rsidRPr="0020749A">
        <w:rPr>
          <w:lang w:val="en-GB"/>
        </w:rPr>
        <w:fldChar w:fldCharType="end"/>
      </w:r>
      <w:r w:rsidRPr="0020749A">
        <w:rPr>
          <w:lang w:val="en-GB"/>
        </w:rPr>
        <w:t xml:space="preserve"> Results of first test of the section </w:t>
      </w:r>
      <w:r w:rsidRPr="0020749A">
        <w:rPr>
          <w:i/>
          <w:lang w:val="en-GB"/>
        </w:rPr>
        <w:t>Coryopedilum</w:t>
      </w:r>
      <w:r w:rsidRPr="0020749A">
        <w:rPr>
          <w:lang w:val="en-GB"/>
        </w:rPr>
        <w:t>.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972"/>
        <w:gridCol w:w="1470"/>
        <w:gridCol w:w="1470"/>
        <w:gridCol w:w="1698"/>
        <w:gridCol w:w="1698"/>
        <w:gridCol w:w="1601"/>
        <w:gridCol w:w="1470"/>
        <w:gridCol w:w="1705"/>
      </w:tblGrid>
      <w:tr w:rsidR="002A2451" w:rsidRPr="0020749A" w14:paraId="5CDC2429" w14:textId="77777777" w:rsidTr="007A6E37">
        <w:trPr>
          <w:trHeight w:val="500"/>
        </w:trPr>
        <w:tc>
          <w:tcPr>
            <w:tcW w:w="0" w:type="auto"/>
            <w:tcBorders>
              <w:top w:val="nil"/>
              <w:left w:val="nil"/>
              <w:bottom w:val="nil"/>
              <w:right w:val="nil"/>
            </w:tcBorders>
            <w:shd w:val="clear" w:color="auto" w:fill="auto"/>
            <w:noWrap/>
            <w:vAlign w:val="bottom"/>
            <w:hideMark/>
          </w:tcPr>
          <w:p w14:paraId="1798491A" w14:textId="77777777" w:rsidR="002A2451" w:rsidRPr="0020749A" w:rsidRDefault="002A2451" w:rsidP="002A2451">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483933F3" w14:textId="77777777" w:rsidR="002A2451" w:rsidRPr="0020749A" w:rsidRDefault="002A2451" w:rsidP="002A2451">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tcBorders>
              <w:top w:val="nil"/>
              <w:left w:val="single" w:sz="4" w:space="0" w:color="auto"/>
              <w:bottom w:val="nil"/>
              <w:right w:val="nil"/>
            </w:tcBorders>
            <w:shd w:val="clear" w:color="auto" w:fill="auto"/>
            <w:noWrap/>
            <w:vAlign w:val="bottom"/>
            <w:hideMark/>
          </w:tcPr>
          <w:p w14:paraId="558AD262" w14:textId="77777777" w:rsidR="002A2451" w:rsidRPr="0020749A" w:rsidRDefault="002A2451" w:rsidP="002A2451">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gridSpan w:val="2"/>
            <w:tcBorders>
              <w:top w:val="nil"/>
              <w:left w:val="single" w:sz="4" w:space="0" w:color="auto"/>
              <w:bottom w:val="nil"/>
              <w:right w:val="single" w:sz="4" w:space="0" w:color="000000"/>
            </w:tcBorders>
            <w:shd w:val="clear" w:color="auto" w:fill="auto"/>
            <w:noWrap/>
            <w:vAlign w:val="bottom"/>
            <w:hideMark/>
          </w:tcPr>
          <w:p w14:paraId="49B5E307" w14:textId="1C00273B" w:rsidR="002A2451" w:rsidRPr="0020749A" w:rsidRDefault="002A2451" w:rsidP="002A2451">
            <w:pPr>
              <w:jc w:val="center"/>
              <w:rPr>
                <w:rFonts w:ascii="Calibri" w:eastAsia="Times New Roman" w:hAnsi="Calibri" w:cs="Times New Roman"/>
                <w:b/>
                <w:bCs/>
                <w:sz w:val="32"/>
                <w:szCs w:val="40"/>
                <w:lang w:val="en-GB"/>
              </w:rPr>
            </w:pPr>
            <w:r w:rsidRPr="0020749A">
              <w:rPr>
                <w:rFonts w:ascii="Calibri" w:eastAsia="Times New Roman" w:hAnsi="Calibri" w:cs="Times New Roman"/>
                <w:b/>
                <w:bCs/>
                <w:i/>
                <w:sz w:val="32"/>
                <w:szCs w:val="40"/>
                <w:lang w:val="en-GB"/>
              </w:rPr>
              <w:t>Coryopedilum</w:t>
            </w:r>
            <w:r w:rsidR="00C525AF" w:rsidRPr="0020749A">
              <w:rPr>
                <w:rFonts w:ascii="Calibri" w:eastAsia="Times New Roman" w:hAnsi="Calibri" w:cs="Times New Roman"/>
                <w:b/>
                <w:bCs/>
                <w:sz w:val="32"/>
                <w:szCs w:val="40"/>
                <w:lang w:val="en-GB"/>
              </w:rPr>
              <w:t xml:space="preserve"> run1</w:t>
            </w:r>
          </w:p>
        </w:tc>
        <w:tc>
          <w:tcPr>
            <w:tcW w:w="0" w:type="auto"/>
            <w:tcBorders>
              <w:top w:val="nil"/>
              <w:left w:val="nil"/>
              <w:bottom w:val="nil"/>
              <w:right w:val="nil"/>
            </w:tcBorders>
            <w:shd w:val="clear" w:color="auto" w:fill="auto"/>
            <w:noWrap/>
            <w:vAlign w:val="bottom"/>
            <w:hideMark/>
          </w:tcPr>
          <w:p w14:paraId="61D34CD2" w14:textId="77777777" w:rsidR="002A2451" w:rsidRPr="0020749A" w:rsidRDefault="002A2451" w:rsidP="002A2451">
            <w:pPr>
              <w:rPr>
                <w:rFonts w:ascii="Calibri" w:eastAsia="Times New Roman" w:hAnsi="Calibri" w:cs="Times New Roman"/>
                <w:b/>
                <w:bCs/>
                <w:lang w:val="en-GB"/>
              </w:rPr>
            </w:pPr>
          </w:p>
        </w:tc>
        <w:tc>
          <w:tcPr>
            <w:tcW w:w="0" w:type="auto"/>
            <w:tcBorders>
              <w:top w:val="nil"/>
              <w:left w:val="single" w:sz="4" w:space="0" w:color="auto"/>
              <w:bottom w:val="nil"/>
              <w:right w:val="nil"/>
            </w:tcBorders>
            <w:shd w:val="clear" w:color="auto" w:fill="auto"/>
            <w:noWrap/>
            <w:vAlign w:val="bottom"/>
            <w:hideMark/>
          </w:tcPr>
          <w:p w14:paraId="023706DC" w14:textId="77777777" w:rsidR="002A2451" w:rsidRPr="0020749A" w:rsidRDefault="002A2451" w:rsidP="002A2451">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tcBorders>
              <w:top w:val="nil"/>
              <w:left w:val="single" w:sz="4" w:space="0" w:color="auto"/>
              <w:bottom w:val="nil"/>
              <w:right w:val="nil"/>
            </w:tcBorders>
            <w:shd w:val="clear" w:color="auto" w:fill="auto"/>
            <w:noWrap/>
            <w:vAlign w:val="bottom"/>
            <w:hideMark/>
          </w:tcPr>
          <w:p w14:paraId="140ECEFC" w14:textId="77777777" w:rsidR="002A2451" w:rsidRPr="0020749A" w:rsidRDefault="002A2451" w:rsidP="002A2451">
            <w:pPr>
              <w:rPr>
                <w:rFonts w:ascii="Calibri" w:eastAsia="Times New Roman" w:hAnsi="Calibri" w:cs="Times New Roman"/>
                <w:b/>
                <w:bCs/>
                <w:lang w:val="en-GB"/>
              </w:rPr>
            </w:pPr>
            <w:r w:rsidRPr="0020749A">
              <w:rPr>
                <w:rFonts w:ascii="Calibri" w:eastAsia="Times New Roman" w:hAnsi="Calibri" w:cs="Times New Roman"/>
                <w:b/>
                <w:bCs/>
                <w:lang w:val="en-GB"/>
              </w:rPr>
              <w:t> </w:t>
            </w:r>
          </w:p>
        </w:tc>
      </w:tr>
      <w:tr w:rsidR="002A2451" w:rsidRPr="0020749A" w14:paraId="61B34F8A" w14:textId="77777777" w:rsidTr="007A6E37">
        <w:trPr>
          <w:trHeight w:val="300"/>
        </w:trPr>
        <w:tc>
          <w:tcPr>
            <w:tcW w:w="0" w:type="auto"/>
            <w:tcBorders>
              <w:top w:val="nil"/>
              <w:left w:val="nil"/>
              <w:bottom w:val="nil"/>
              <w:right w:val="nil"/>
            </w:tcBorders>
            <w:shd w:val="clear" w:color="auto" w:fill="auto"/>
            <w:noWrap/>
            <w:vAlign w:val="bottom"/>
            <w:hideMark/>
          </w:tcPr>
          <w:p w14:paraId="046416B5" w14:textId="77777777" w:rsidR="002A2451" w:rsidRPr="0020749A" w:rsidRDefault="002A2451" w:rsidP="002A2451">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0EC7E11E" w14:textId="77777777" w:rsidR="002A2451" w:rsidRPr="0020749A" w:rsidRDefault="002A2451" w:rsidP="002A2451">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513FAB1" w14:textId="77777777" w:rsidR="002A2451" w:rsidRPr="0020749A" w:rsidRDefault="002A2451" w:rsidP="002A2451">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0A851406" w14:textId="77777777" w:rsidR="002A2451" w:rsidRPr="0020749A" w:rsidRDefault="002A2451" w:rsidP="002A2451">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E5DD4BE" w14:textId="77777777" w:rsidR="002A2451" w:rsidRPr="0020749A" w:rsidRDefault="002A2451" w:rsidP="002A2451">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60B73717" w14:textId="77777777" w:rsidR="002A2451" w:rsidRPr="0020749A" w:rsidRDefault="002A2451" w:rsidP="002A2451">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6FC964CA" w14:textId="77777777" w:rsidR="002A2451" w:rsidRPr="0020749A" w:rsidRDefault="002A2451" w:rsidP="002A2451">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C2C87C1" w14:textId="77777777" w:rsidR="002A2451" w:rsidRPr="0020749A" w:rsidRDefault="002A2451" w:rsidP="002A2451">
            <w:pPr>
              <w:rPr>
                <w:rFonts w:ascii="Calibri" w:eastAsia="Times New Roman" w:hAnsi="Calibri" w:cs="Times New Roman"/>
                <w:lang w:val="en-GB"/>
              </w:rPr>
            </w:pPr>
            <w:r w:rsidRPr="0020749A">
              <w:rPr>
                <w:rFonts w:ascii="Calibri" w:eastAsia="Times New Roman" w:hAnsi="Calibri" w:cs="Times New Roman"/>
                <w:lang w:val="en-GB"/>
              </w:rPr>
              <w:t> </w:t>
            </w:r>
          </w:p>
        </w:tc>
      </w:tr>
      <w:tr w:rsidR="002A2451" w:rsidRPr="0020749A" w14:paraId="535AA945" w14:textId="77777777" w:rsidTr="007A6E37">
        <w:trPr>
          <w:trHeight w:val="300"/>
        </w:trPr>
        <w:tc>
          <w:tcPr>
            <w:tcW w:w="0" w:type="auto"/>
            <w:tcBorders>
              <w:top w:val="nil"/>
              <w:left w:val="nil"/>
              <w:bottom w:val="single" w:sz="4" w:space="0" w:color="auto"/>
              <w:right w:val="nil"/>
            </w:tcBorders>
            <w:shd w:val="clear" w:color="auto" w:fill="auto"/>
            <w:noWrap/>
            <w:vAlign w:val="bottom"/>
            <w:hideMark/>
          </w:tcPr>
          <w:p w14:paraId="36FF452A" w14:textId="77777777" w:rsidR="002A2451" w:rsidRPr="0020749A" w:rsidRDefault="002A2451" w:rsidP="002A2451">
            <w:pPr>
              <w:rPr>
                <w:rFonts w:ascii="Calibri" w:eastAsia="Times New Roman" w:hAnsi="Calibri" w:cs="Times New Roman"/>
                <w:b/>
                <w:bCs/>
                <w:szCs w:val="20"/>
                <w:lang w:val="en-GB"/>
              </w:rPr>
            </w:pPr>
            <w:r w:rsidRPr="0020749A">
              <w:rPr>
                <w:rFonts w:ascii="Calibri" w:eastAsia="Times New Roman" w:hAnsi="Calibri" w:cs="Times New Roman"/>
                <w:b/>
                <w:bCs/>
                <w:szCs w:val="20"/>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7A0D228A" w14:textId="77777777" w:rsidR="002A2451" w:rsidRPr="0020749A" w:rsidRDefault="002A2451" w:rsidP="002A2451">
            <w:pPr>
              <w:jc w:val="right"/>
              <w:rPr>
                <w:rFonts w:ascii="Calibri" w:eastAsia="Times New Roman" w:hAnsi="Calibri" w:cs="Times New Roman"/>
                <w:b/>
                <w:bCs/>
                <w:szCs w:val="20"/>
                <w:lang w:val="en-GB"/>
              </w:rPr>
            </w:pPr>
            <w:r w:rsidRPr="0020749A">
              <w:rPr>
                <w:rFonts w:ascii="Calibri" w:eastAsia="Times New Roman" w:hAnsi="Calibri" w:cs="Times New Roman"/>
                <w:b/>
                <w:bCs/>
                <w:szCs w:val="20"/>
                <w:lang w:val="en-GB"/>
              </w:rPr>
              <w:t>41</w:t>
            </w:r>
          </w:p>
        </w:tc>
        <w:tc>
          <w:tcPr>
            <w:tcW w:w="0" w:type="auto"/>
            <w:tcBorders>
              <w:top w:val="nil"/>
              <w:left w:val="single" w:sz="4" w:space="0" w:color="auto"/>
              <w:bottom w:val="single" w:sz="4" w:space="0" w:color="auto"/>
              <w:right w:val="nil"/>
            </w:tcBorders>
            <w:shd w:val="clear" w:color="auto" w:fill="auto"/>
            <w:noWrap/>
            <w:vAlign w:val="bottom"/>
            <w:hideMark/>
          </w:tcPr>
          <w:p w14:paraId="64F2F082" w14:textId="77777777" w:rsidR="002A2451" w:rsidRPr="0020749A" w:rsidRDefault="002A2451" w:rsidP="002A2451">
            <w:pPr>
              <w:jc w:val="right"/>
              <w:rPr>
                <w:rFonts w:ascii="Calibri" w:eastAsia="Times New Roman" w:hAnsi="Calibri" w:cs="Times New Roman"/>
                <w:b/>
                <w:bCs/>
                <w:szCs w:val="20"/>
                <w:lang w:val="en-GB"/>
              </w:rPr>
            </w:pPr>
            <w:r w:rsidRPr="0020749A">
              <w:rPr>
                <w:rFonts w:ascii="Calibri" w:eastAsia="Times New Roman" w:hAnsi="Calibri" w:cs="Times New Roman"/>
                <w:b/>
                <w:bCs/>
                <w:szCs w:val="20"/>
                <w:lang w:val="en-GB"/>
              </w:rPr>
              <w:t>42</w:t>
            </w:r>
          </w:p>
        </w:tc>
        <w:tc>
          <w:tcPr>
            <w:tcW w:w="0" w:type="auto"/>
            <w:tcBorders>
              <w:top w:val="nil"/>
              <w:left w:val="single" w:sz="4" w:space="0" w:color="auto"/>
              <w:bottom w:val="single" w:sz="4" w:space="0" w:color="auto"/>
              <w:right w:val="nil"/>
            </w:tcBorders>
            <w:shd w:val="clear" w:color="auto" w:fill="auto"/>
            <w:noWrap/>
            <w:vAlign w:val="bottom"/>
            <w:hideMark/>
          </w:tcPr>
          <w:p w14:paraId="5701861D" w14:textId="77777777" w:rsidR="002A2451" w:rsidRPr="0020749A" w:rsidRDefault="002A2451" w:rsidP="002A2451">
            <w:pPr>
              <w:jc w:val="right"/>
              <w:rPr>
                <w:rFonts w:ascii="Calibri" w:eastAsia="Times New Roman" w:hAnsi="Calibri" w:cs="Times New Roman"/>
                <w:b/>
                <w:bCs/>
                <w:szCs w:val="20"/>
                <w:lang w:val="en-GB"/>
              </w:rPr>
            </w:pPr>
            <w:r w:rsidRPr="0020749A">
              <w:rPr>
                <w:rFonts w:ascii="Calibri" w:eastAsia="Times New Roman" w:hAnsi="Calibri" w:cs="Times New Roman"/>
                <w:b/>
                <w:bCs/>
                <w:szCs w:val="20"/>
                <w:lang w:val="en-GB"/>
              </w:rPr>
              <w:t>43</w:t>
            </w:r>
          </w:p>
        </w:tc>
        <w:tc>
          <w:tcPr>
            <w:tcW w:w="0" w:type="auto"/>
            <w:tcBorders>
              <w:top w:val="nil"/>
              <w:left w:val="single" w:sz="4" w:space="0" w:color="auto"/>
              <w:bottom w:val="single" w:sz="4" w:space="0" w:color="auto"/>
              <w:right w:val="nil"/>
            </w:tcBorders>
            <w:shd w:val="clear" w:color="auto" w:fill="auto"/>
            <w:noWrap/>
            <w:vAlign w:val="bottom"/>
            <w:hideMark/>
          </w:tcPr>
          <w:p w14:paraId="7082ED09" w14:textId="77777777" w:rsidR="002A2451" w:rsidRPr="0020749A" w:rsidRDefault="002A2451" w:rsidP="002A2451">
            <w:pPr>
              <w:jc w:val="right"/>
              <w:rPr>
                <w:rFonts w:ascii="Calibri" w:eastAsia="Times New Roman" w:hAnsi="Calibri" w:cs="Times New Roman"/>
                <w:b/>
                <w:bCs/>
                <w:szCs w:val="20"/>
                <w:lang w:val="en-GB"/>
              </w:rPr>
            </w:pPr>
            <w:r w:rsidRPr="0020749A">
              <w:rPr>
                <w:rFonts w:ascii="Calibri" w:eastAsia="Times New Roman" w:hAnsi="Calibri" w:cs="Times New Roman"/>
                <w:b/>
                <w:bCs/>
                <w:szCs w:val="20"/>
                <w:lang w:val="en-GB"/>
              </w:rPr>
              <w:t>44</w:t>
            </w:r>
          </w:p>
        </w:tc>
        <w:tc>
          <w:tcPr>
            <w:tcW w:w="0" w:type="auto"/>
            <w:tcBorders>
              <w:top w:val="nil"/>
              <w:left w:val="single" w:sz="4" w:space="0" w:color="auto"/>
              <w:bottom w:val="single" w:sz="4" w:space="0" w:color="auto"/>
              <w:right w:val="nil"/>
            </w:tcBorders>
            <w:shd w:val="clear" w:color="auto" w:fill="auto"/>
            <w:noWrap/>
            <w:vAlign w:val="bottom"/>
            <w:hideMark/>
          </w:tcPr>
          <w:p w14:paraId="69CC5EB0" w14:textId="77777777" w:rsidR="002A2451" w:rsidRPr="0020749A" w:rsidRDefault="002A2451" w:rsidP="002A2451">
            <w:pPr>
              <w:jc w:val="right"/>
              <w:rPr>
                <w:rFonts w:ascii="Calibri" w:eastAsia="Times New Roman" w:hAnsi="Calibri" w:cs="Times New Roman"/>
                <w:b/>
                <w:bCs/>
                <w:szCs w:val="20"/>
                <w:lang w:val="en-GB"/>
              </w:rPr>
            </w:pPr>
            <w:r w:rsidRPr="0020749A">
              <w:rPr>
                <w:rFonts w:ascii="Calibri" w:eastAsia="Times New Roman" w:hAnsi="Calibri" w:cs="Times New Roman"/>
                <w:b/>
                <w:bCs/>
                <w:szCs w:val="20"/>
                <w:lang w:val="en-GB"/>
              </w:rPr>
              <w:t>45</w:t>
            </w:r>
          </w:p>
        </w:tc>
        <w:tc>
          <w:tcPr>
            <w:tcW w:w="0" w:type="auto"/>
            <w:tcBorders>
              <w:top w:val="nil"/>
              <w:left w:val="single" w:sz="4" w:space="0" w:color="auto"/>
              <w:bottom w:val="single" w:sz="4" w:space="0" w:color="auto"/>
              <w:right w:val="nil"/>
            </w:tcBorders>
            <w:shd w:val="clear" w:color="auto" w:fill="auto"/>
            <w:noWrap/>
            <w:vAlign w:val="bottom"/>
            <w:hideMark/>
          </w:tcPr>
          <w:p w14:paraId="60597FD8" w14:textId="77777777" w:rsidR="002A2451" w:rsidRPr="0020749A" w:rsidRDefault="002A2451" w:rsidP="002A2451">
            <w:pPr>
              <w:jc w:val="right"/>
              <w:rPr>
                <w:rFonts w:ascii="Calibri" w:eastAsia="Times New Roman" w:hAnsi="Calibri" w:cs="Times New Roman"/>
                <w:b/>
                <w:bCs/>
                <w:szCs w:val="20"/>
                <w:lang w:val="en-GB"/>
              </w:rPr>
            </w:pPr>
            <w:r w:rsidRPr="0020749A">
              <w:rPr>
                <w:rFonts w:ascii="Calibri" w:eastAsia="Times New Roman" w:hAnsi="Calibri" w:cs="Times New Roman"/>
                <w:b/>
                <w:bCs/>
                <w:szCs w:val="20"/>
                <w:lang w:val="en-GB"/>
              </w:rPr>
              <w:t>46</w:t>
            </w:r>
          </w:p>
        </w:tc>
        <w:tc>
          <w:tcPr>
            <w:tcW w:w="0" w:type="auto"/>
            <w:tcBorders>
              <w:top w:val="nil"/>
              <w:left w:val="single" w:sz="4" w:space="0" w:color="auto"/>
              <w:bottom w:val="single" w:sz="4" w:space="0" w:color="auto"/>
              <w:right w:val="nil"/>
            </w:tcBorders>
            <w:shd w:val="clear" w:color="auto" w:fill="auto"/>
            <w:noWrap/>
            <w:vAlign w:val="bottom"/>
            <w:hideMark/>
          </w:tcPr>
          <w:p w14:paraId="648A6F9D" w14:textId="77777777" w:rsidR="002A2451" w:rsidRPr="0020749A" w:rsidRDefault="002A2451" w:rsidP="002A2451">
            <w:pPr>
              <w:jc w:val="right"/>
              <w:rPr>
                <w:rFonts w:ascii="Calibri" w:eastAsia="Times New Roman" w:hAnsi="Calibri" w:cs="Times New Roman"/>
                <w:b/>
                <w:bCs/>
                <w:szCs w:val="20"/>
                <w:lang w:val="en-GB"/>
              </w:rPr>
            </w:pPr>
            <w:r w:rsidRPr="0020749A">
              <w:rPr>
                <w:rFonts w:ascii="Calibri" w:eastAsia="Times New Roman" w:hAnsi="Calibri" w:cs="Times New Roman"/>
                <w:b/>
                <w:bCs/>
                <w:szCs w:val="20"/>
                <w:lang w:val="en-GB"/>
              </w:rPr>
              <w:t>47</w:t>
            </w:r>
          </w:p>
        </w:tc>
      </w:tr>
      <w:tr w:rsidR="002A2451" w:rsidRPr="0020749A" w14:paraId="49704485" w14:textId="77777777" w:rsidTr="007A6E37">
        <w:trPr>
          <w:trHeight w:val="300"/>
        </w:trPr>
        <w:tc>
          <w:tcPr>
            <w:tcW w:w="0" w:type="auto"/>
            <w:tcBorders>
              <w:top w:val="nil"/>
              <w:left w:val="single" w:sz="4" w:space="0" w:color="auto"/>
              <w:bottom w:val="nil"/>
              <w:right w:val="nil"/>
            </w:tcBorders>
            <w:shd w:val="clear" w:color="auto" w:fill="auto"/>
            <w:noWrap/>
            <w:vAlign w:val="bottom"/>
            <w:hideMark/>
          </w:tcPr>
          <w:p w14:paraId="581CA317" w14:textId="77777777" w:rsidR="002A2451" w:rsidRPr="0020749A" w:rsidRDefault="002A2451" w:rsidP="002A2451">
            <w:pPr>
              <w:rPr>
                <w:rFonts w:ascii="Calibri" w:eastAsia="Times New Roman" w:hAnsi="Calibri" w:cs="Times New Roman"/>
                <w:b/>
                <w:bCs/>
                <w:szCs w:val="20"/>
                <w:lang w:val="en-GB"/>
              </w:rPr>
            </w:pPr>
            <w:r w:rsidRPr="0020749A">
              <w:rPr>
                <w:rFonts w:ascii="Calibri" w:eastAsia="Times New Roman" w:hAnsi="Calibri" w:cs="Times New Roman"/>
                <w:b/>
                <w:bCs/>
                <w:szCs w:val="20"/>
                <w:lang w:val="en-GB"/>
              </w:rPr>
              <w:t>Desired Error</w:t>
            </w:r>
          </w:p>
        </w:tc>
        <w:tc>
          <w:tcPr>
            <w:tcW w:w="0" w:type="auto"/>
            <w:tcBorders>
              <w:top w:val="nil"/>
              <w:left w:val="single" w:sz="4" w:space="0" w:color="auto"/>
              <w:bottom w:val="nil"/>
              <w:right w:val="nil"/>
            </w:tcBorders>
            <w:shd w:val="clear" w:color="auto" w:fill="auto"/>
            <w:noWrap/>
            <w:vAlign w:val="bottom"/>
            <w:hideMark/>
          </w:tcPr>
          <w:p w14:paraId="5DA9A031" w14:textId="77777777" w:rsidR="002A2451" w:rsidRPr="0020749A" w:rsidRDefault="002A2451" w:rsidP="002A2451">
            <w:pPr>
              <w:jc w:val="right"/>
              <w:rPr>
                <w:rFonts w:ascii="Calibri" w:eastAsia="Times New Roman" w:hAnsi="Calibri" w:cs="Times New Roman"/>
                <w:szCs w:val="20"/>
                <w:lang w:val="en-GB"/>
              </w:rPr>
            </w:pPr>
            <w:r w:rsidRPr="0020749A">
              <w:rPr>
                <w:rFonts w:ascii="Calibri" w:eastAsia="Times New Roman" w:hAnsi="Calibri" w:cs="Times New Roman"/>
                <w:szCs w:val="20"/>
                <w:lang w:val="en-GB"/>
              </w:rPr>
              <w:t>1,00E-04</w:t>
            </w:r>
          </w:p>
        </w:tc>
        <w:tc>
          <w:tcPr>
            <w:tcW w:w="0" w:type="auto"/>
            <w:tcBorders>
              <w:top w:val="nil"/>
              <w:left w:val="single" w:sz="4" w:space="0" w:color="auto"/>
              <w:bottom w:val="nil"/>
              <w:right w:val="nil"/>
            </w:tcBorders>
            <w:shd w:val="clear" w:color="auto" w:fill="auto"/>
            <w:noWrap/>
            <w:vAlign w:val="bottom"/>
            <w:hideMark/>
          </w:tcPr>
          <w:p w14:paraId="4F7354C9" w14:textId="77777777" w:rsidR="002A2451" w:rsidRPr="0020749A" w:rsidRDefault="002A2451" w:rsidP="002A2451">
            <w:pPr>
              <w:jc w:val="right"/>
              <w:rPr>
                <w:rFonts w:ascii="Calibri" w:eastAsia="Times New Roman" w:hAnsi="Calibri" w:cs="Times New Roman"/>
                <w:szCs w:val="20"/>
                <w:lang w:val="en-GB"/>
              </w:rPr>
            </w:pPr>
            <w:r w:rsidRPr="0020749A">
              <w:rPr>
                <w:rFonts w:ascii="Calibri" w:eastAsia="Times New Roman" w:hAnsi="Calibri" w:cs="Times New Roman"/>
                <w:szCs w:val="20"/>
                <w:lang w:val="en-GB"/>
              </w:rPr>
              <w:t>1,00E-05</w:t>
            </w:r>
          </w:p>
        </w:tc>
        <w:tc>
          <w:tcPr>
            <w:tcW w:w="0" w:type="auto"/>
            <w:tcBorders>
              <w:top w:val="nil"/>
              <w:left w:val="single" w:sz="4" w:space="0" w:color="auto"/>
              <w:bottom w:val="nil"/>
              <w:right w:val="nil"/>
            </w:tcBorders>
            <w:shd w:val="clear" w:color="auto" w:fill="auto"/>
            <w:noWrap/>
            <w:vAlign w:val="bottom"/>
            <w:hideMark/>
          </w:tcPr>
          <w:p w14:paraId="16888CD2" w14:textId="77777777" w:rsidR="002A2451" w:rsidRPr="0020749A" w:rsidRDefault="002A2451" w:rsidP="002A2451">
            <w:pPr>
              <w:jc w:val="right"/>
              <w:rPr>
                <w:rFonts w:ascii="Calibri" w:eastAsia="Times New Roman" w:hAnsi="Calibri" w:cs="Times New Roman"/>
                <w:szCs w:val="20"/>
                <w:lang w:val="en-GB"/>
              </w:rPr>
            </w:pPr>
            <w:r w:rsidRPr="0020749A">
              <w:rPr>
                <w:rFonts w:ascii="Calibri" w:eastAsia="Times New Roman" w:hAnsi="Calibri" w:cs="Times New Roman"/>
                <w:szCs w:val="20"/>
                <w:lang w:val="en-GB"/>
              </w:rPr>
              <w:t>1,00E-06</w:t>
            </w:r>
          </w:p>
        </w:tc>
        <w:tc>
          <w:tcPr>
            <w:tcW w:w="0" w:type="auto"/>
            <w:tcBorders>
              <w:top w:val="nil"/>
              <w:left w:val="single" w:sz="4" w:space="0" w:color="auto"/>
              <w:bottom w:val="nil"/>
              <w:right w:val="nil"/>
            </w:tcBorders>
            <w:shd w:val="clear" w:color="auto" w:fill="auto"/>
            <w:noWrap/>
            <w:vAlign w:val="bottom"/>
            <w:hideMark/>
          </w:tcPr>
          <w:p w14:paraId="0F8F1A0D" w14:textId="77777777" w:rsidR="002A2451" w:rsidRPr="0020749A" w:rsidRDefault="002A2451" w:rsidP="002A2451">
            <w:pPr>
              <w:jc w:val="right"/>
              <w:rPr>
                <w:rFonts w:ascii="Calibri" w:eastAsia="Times New Roman" w:hAnsi="Calibri" w:cs="Times New Roman"/>
                <w:szCs w:val="20"/>
                <w:lang w:val="en-GB"/>
              </w:rPr>
            </w:pPr>
            <w:r w:rsidRPr="0020749A">
              <w:rPr>
                <w:rFonts w:ascii="Calibri" w:eastAsia="Times New Roman" w:hAnsi="Calibri" w:cs="Times New Roman"/>
                <w:szCs w:val="20"/>
                <w:lang w:val="en-GB"/>
              </w:rPr>
              <w:t>1,00E-07</w:t>
            </w:r>
          </w:p>
        </w:tc>
        <w:tc>
          <w:tcPr>
            <w:tcW w:w="0" w:type="auto"/>
            <w:tcBorders>
              <w:top w:val="nil"/>
              <w:left w:val="single" w:sz="4" w:space="0" w:color="auto"/>
              <w:bottom w:val="nil"/>
              <w:right w:val="nil"/>
            </w:tcBorders>
            <w:shd w:val="clear" w:color="auto" w:fill="auto"/>
            <w:noWrap/>
            <w:vAlign w:val="bottom"/>
            <w:hideMark/>
          </w:tcPr>
          <w:p w14:paraId="7FE71C51" w14:textId="77777777" w:rsidR="002A2451" w:rsidRPr="0020749A" w:rsidRDefault="002A2451" w:rsidP="002A2451">
            <w:pPr>
              <w:jc w:val="right"/>
              <w:rPr>
                <w:rFonts w:ascii="Calibri" w:eastAsia="Times New Roman" w:hAnsi="Calibri" w:cs="Times New Roman"/>
                <w:szCs w:val="20"/>
                <w:lang w:val="en-GB"/>
              </w:rPr>
            </w:pPr>
            <w:r w:rsidRPr="0020749A">
              <w:rPr>
                <w:rFonts w:ascii="Calibri" w:eastAsia="Times New Roman" w:hAnsi="Calibri" w:cs="Times New Roman"/>
                <w:szCs w:val="20"/>
                <w:lang w:val="en-GB"/>
              </w:rPr>
              <w:t>1,00E-08</w:t>
            </w:r>
          </w:p>
        </w:tc>
        <w:tc>
          <w:tcPr>
            <w:tcW w:w="0" w:type="auto"/>
            <w:tcBorders>
              <w:top w:val="nil"/>
              <w:left w:val="single" w:sz="4" w:space="0" w:color="auto"/>
              <w:bottom w:val="nil"/>
              <w:right w:val="nil"/>
            </w:tcBorders>
            <w:shd w:val="clear" w:color="auto" w:fill="auto"/>
            <w:noWrap/>
            <w:vAlign w:val="bottom"/>
            <w:hideMark/>
          </w:tcPr>
          <w:p w14:paraId="60364716" w14:textId="77777777" w:rsidR="002A2451" w:rsidRPr="0020749A" w:rsidRDefault="002A2451" w:rsidP="002A2451">
            <w:pPr>
              <w:jc w:val="right"/>
              <w:rPr>
                <w:rFonts w:ascii="Calibri" w:eastAsia="Times New Roman" w:hAnsi="Calibri" w:cs="Times New Roman"/>
                <w:szCs w:val="20"/>
                <w:lang w:val="en-GB"/>
              </w:rPr>
            </w:pPr>
            <w:r w:rsidRPr="0020749A">
              <w:rPr>
                <w:rFonts w:ascii="Calibri" w:eastAsia="Times New Roman" w:hAnsi="Calibri" w:cs="Times New Roman"/>
                <w:szCs w:val="20"/>
                <w:lang w:val="en-GB"/>
              </w:rPr>
              <w:t>1,00E-09</w:t>
            </w:r>
          </w:p>
        </w:tc>
        <w:tc>
          <w:tcPr>
            <w:tcW w:w="0" w:type="auto"/>
            <w:tcBorders>
              <w:top w:val="nil"/>
              <w:left w:val="single" w:sz="4" w:space="0" w:color="auto"/>
              <w:bottom w:val="nil"/>
              <w:right w:val="nil"/>
            </w:tcBorders>
            <w:shd w:val="clear" w:color="auto" w:fill="auto"/>
            <w:noWrap/>
            <w:vAlign w:val="bottom"/>
            <w:hideMark/>
          </w:tcPr>
          <w:p w14:paraId="1D51F3FB" w14:textId="77777777" w:rsidR="002A2451" w:rsidRPr="0020749A" w:rsidRDefault="002A2451" w:rsidP="002A2451">
            <w:pPr>
              <w:jc w:val="right"/>
              <w:rPr>
                <w:rFonts w:ascii="Calibri" w:eastAsia="Times New Roman" w:hAnsi="Calibri" w:cs="Times New Roman"/>
                <w:szCs w:val="20"/>
                <w:lang w:val="en-GB"/>
              </w:rPr>
            </w:pPr>
            <w:r w:rsidRPr="0020749A">
              <w:rPr>
                <w:rFonts w:ascii="Calibri" w:eastAsia="Times New Roman" w:hAnsi="Calibri" w:cs="Times New Roman"/>
                <w:szCs w:val="20"/>
                <w:lang w:val="en-GB"/>
              </w:rPr>
              <w:t>1,00E-10</w:t>
            </w:r>
          </w:p>
        </w:tc>
      </w:tr>
      <w:tr w:rsidR="002A2451" w:rsidRPr="0020749A" w14:paraId="0181886C" w14:textId="77777777" w:rsidTr="007A6E3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3018059" w14:textId="77777777" w:rsidR="002A2451" w:rsidRPr="0020749A" w:rsidRDefault="002A2451" w:rsidP="002A2451">
            <w:pPr>
              <w:rPr>
                <w:rFonts w:ascii="Calibri" w:eastAsia="Times New Roman" w:hAnsi="Calibri" w:cs="Times New Roman"/>
                <w:b/>
                <w:bCs/>
                <w:color w:val="000000"/>
                <w:szCs w:val="20"/>
                <w:lang w:val="en-GB"/>
              </w:rPr>
            </w:pPr>
            <w:r w:rsidRPr="0020749A">
              <w:rPr>
                <w:rFonts w:ascii="Calibri" w:eastAsia="Times New Roman" w:hAnsi="Calibri" w:cs="Times New Roman"/>
                <w:b/>
                <w:bCs/>
                <w:color w:val="000000"/>
                <w:szCs w:val="20"/>
                <w:lang w:val="en-GB"/>
              </w:rPr>
              <w:t>Time to classify (s)</w:t>
            </w:r>
          </w:p>
        </w:tc>
        <w:tc>
          <w:tcPr>
            <w:tcW w:w="0" w:type="auto"/>
            <w:tcBorders>
              <w:top w:val="nil"/>
              <w:left w:val="nil"/>
              <w:bottom w:val="single" w:sz="4" w:space="0" w:color="auto"/>
              <w:right w:val="nil"/>
            </w:tcBorders>
            <w:shd w:val="clear" w:color="auto" w:fill="auto"/>
            <w:noWrap/>
            <w:vAlign w:val="bottom"/>
            <w:hideMark/>
          </w:tcPr>
          <w:p w14:paraId="1BA5D4F7" w14:textId="77777777" w:rsidR="002A2451" w:rsidRPr="0020749A" w:rsidRDefault="002A2451" w:rsidP="002A2451">
            <w:pPr>
              <w:jc w:val="right"/>
              <w:rPr>
                <w:rFonts w:ascii="Calibri" w:eastAsia="Times New Roman" w:hAnsi="Calibri" w:cs="Times New Roman"/>
                <w:szCs w:val="20"/>
                <w:lang w:val="en-GB"/>
              </w:rPr>
            </w:pPr>
            <w:r w:rsidRPr="0020749A">
              <w:rPr>
                <w:rFonts w:ascii="Calibri" w:eastAsia="Times New Roman" w:hAnsi="Calibri" w:cs="Times New Roman"/>
                <w:szCs w:val="20"/>
                <w:lang w:val="en-GB"/>
              </w:rPr>
              <w:t>4</w:t>
            </w:r>
          </w:p>
        </w:tc>
        <w:tc>
          <w:tcPr>
            <w:tcW w:w="0" w:type="auto"/>
            <w:tcBorders>
              <w:top w:val="nil"/>
              <w:left w:val="single" w:sz="4" w:space="0" w:color="auto"/>
              <w:bottom w:val="single" w:sz="4" w:space="0" w:color="auto"/>
              <w:right w:val="nil"/>
            </w:tcBorders>
            <w:shd w:val="clear" w:color="auto" w:fill="auto"/>
            <w:noWrap/>
            <w:vAlign w:val="bottom"/>
            <w:hideMark/>
          </w:tcPr>
          <w:p w14:paraId="43E7BA4F" w14:textId="77777777" w:rsidR="002A2451" w:rsidRPr="0020749A" w:rsidRDefault="002A2451" w:rsidP="002A2451">
            <w:pPr>
              <w:jc w:val="right"/>
              <w:rPr>
                <w:rFonts w:ascii="Calibri" w:eastAsia="Times New Roman" w:hAnsi="Calibri" w:cs="Times New Roman"/>
                <w:szCs w:val="20"/>
                <w:lang w:val="en-GB"/>
              </w:rPr>
            </w:pPr>
            <w:r w:rsidRPr="0020749A">
              <w:rPr>
                <w:rFonts w:ascii="Calibri" w:eastAsia="Times New Roman" w:hAnsi="Calibri" w:cs="Times New Roman"/>
                <w:szCs w:val="20"/>
                <w:lang w:val="en-GB"/>
              </w:rPr>
              <w:t>3</w:t>
            </w:r>
          </w:p>
        </w:tc>
        <w:tc>
          <w:tcPr>
            <w:tcW w:w="0" w:type="auto"/>
            <w:tcBorders>
              <w:top w:val="nil"/>
              <w:left w:val="single" w:sz="4" w:space="0" w:color="auto"/>
              <w:bottom w:val="single" w:sz="4" w:space="0" w:color="auto"/>
              <w:right w:val="nil"/>
            </w:tcBorders>
            <w:shd w:val="clear" w:color="auto" w:fill="auto"/>
            <w:noWrap/>
            <w:vAlign w:val="bottom"/>
            <w:hideMark/>
          </w:tcPr>
          <w:p w14:paraId="2BE3337B" w14:textId="77777777" w:rsidR="002A2451" w:rsidRPr="0020749A" w:rsidRDefault="002A2451" w:rsidP="002A2451">
            <w:pPr>
              <w:jc w:val="right"/>
              <w:rPr>
                <w:rFonts w:ascii="Calibri" w:eastAsia="Times New Roman" w:hAnsi="Calibri" w:cs="Times New Roman"/>
                <w:szCs w:val="20"/>
                <w:lang w:val="en-GB"/>
              </w:rPr>
            </w:pPr>
            <w:r w:rsidRPr="0020749A">
              <w:rPr>
                <w:rFonts w:ascii="Calibri" w:eastAsia="Times New Roman" w:hAnsi="Calibri" w:cs="Times New Roman"/>
                <w:szCs w:val="20"/>
                <w:lang w:val="en-GB"/>
              </w:rPr>
              <w:t>3</w:t>
            </w:r>
          </w:p>
        </w:tc>
        <w:tc>
          <w:tcPr>
            <w:tcW w:w="0" w:type="auto"/>
            <w:tcBorders>
              <w:top w:val="nil"/>
              <w:left w:val="single" w:sz="4" w:space="0" w:color="auto"/>
              <w:bottom w:val="single" w:sz="4" w:space="0" w:color="auto"/>
              <w:right w:val="nil"/>
            </w:tcBorders>
            <w:shd w:val="clear" w:color="auto" w:fill="auto"/>
            <w:noWrap/>
            <w:vAlign w:val="bottom"/>
            <w:hideMark/>
          </w:tcPr>
          <w:p w14:paraId="463AB3CD" w14:textId="77777777" w:rsidR="002A2451" w:rsidRPr="0020749A" w:rsidRDefault="002A2451" w:rsidP="002A2451">
            <w:pPr>
              <w:jc w:val="right"/>
              <w:rPr>
                <w:rFonts w:ascii="Calibri" w:eastAsia="Times New Roman" w:hAnsi="Calibri" w:cs="Times New Roman"/>
                <w:szCs w:val="20"/>
                <w:lang w:val="en-GB"/>
              </w:rPr>
            </w:pPr>
            <w:r w:rsidRPr="0020749A">
              <w:rPr>
                <w:rFonts w:ascii="Calibri" w:eastAsia="Times New Roman" w:hAnsi="Calibri" w:cs="Times New Roman"/>
                <w:szCs w:val="20"/>
                <w:lang w:val="en-GB"/>
              </w:rPr>
              <w:t>3</w:t>
            </w:r>
          </w:p>
        </w:tc>
        <w:tc>
          <w:tcPr>
            <w:tcW w:w="0" w:type="auto"/>
            <w:tcBorders>
              <w:top w:val="nil"/>
              <w:left w:val="single" w:sz="4" w:space="0" w:color="auto"/>
              <w:bottom w:val="single" w:sz="4" w:space="0" w:color="auto"/>
              <w:right w:val="nil"/>
            </w:tcBorders>
            <w:shd w:val="clear" w:color="auto" w:fill="auto"/>
            <w:noWrap/>
            <w:vAlign w:val="bottom"/>
            <w:hideMark/>
          </w:tcPr>
          <w:p w14:paraId="55108933" w14:textId="77777777" w:rsidR="002A2451" w:rsidRPr="0020749A" w:rsidRDefault="002A2451" w:rsidP="002A2451">
            <w:pPr>
              <w:jc w:val="right"/>
              <w:rPr>
                <w:rFonts w:ascii="Calibri" w:eastAsia="Times New Roman" w:hAnsi="Calibri" w:cs="Times New Roman"/>
                <w:szCs w:val="20"/>
                <w:lang w:val="en-GB"/>
              </w:rPr>
            </w:pPr>
            <w:r w:rsidRPr="0020749A">
              <w:rPr>
                <w:rFonts w:ascii="Calibri" w:eastAsia="Times New Roman" w:hAnsi="Calibri" w:cs="Times New Roman"/>
                <w:szCs w:val="20"/>
                <w:lang w:val="en-GB"/>
              </w:rPr>
              <w:t>3</w:t>
            </w:r>
          </w:p>
        </w:tc>
        <w:tc>
          <w:tcPr>
            <w:tcW w:w="0" w:type="auto"/>
            <w:tcBorders>
              <w:top w:val="nil"/>
              <w:left w:val="single" w:sz="4" w:space="0" w:color="auto"/>
              <w:bottom w:val="single" w:sz="4" w:space="0" w:color="auto"/>
              <w:right w:val="nil"/>
            </w:tcBorders>
            <w:shd w:val="clear" w:color="auto" w:fill="auto"/>
            <w:noWrap/>
            <w:vAlign w:val="bottom"/>
            <w:hideMark/>
          </w:tcPr>
          <w:p w14:paraId="766C5F89" w14:textId="77777777" w:rsidR="002A2451" w:rsidRPr="0020749A" w:rsidRDefault="002A2451" w:rsidP="002A2451">
            <w:pPr>
              <w:jc w:val="right"/>
              <w:rPr>
                <w:rFonts w:ascii="Calibri" w:eastAsia="Times New Roman" w:hAnsi="Calibri" w:cs="Times New Roman"/>
                <w:szCs w:val="20"/>
                <w:lang w:val="en-GB"/>
              </w:rPr>
            </w:pPr>
            <w:r w:rsidRPr="0020749A">
              <w:rPr>
                <w:rFonts w:ascii="Calibri" w:eastAsia="Times New Roman" w:hAnsi="Calibri" w:cs="Times New Roman"/>
                <w:szCs w:val="20"/>
                <w:lang w:val="en-GB"/>
              </w:rPr>
              <w:t>3</w:t>
            </w:r>
          </w:p>
        </w:tc>
        <w:tc>
          <w:tcPr>
            <w:tcW w:w="0" w:type="auto"/>
            <w:tcBorders>
              <w:top w:val="nil"/>
              <w:left w:val="single" w:sz="4" w:space="0" w:color="auto"/>
              <w:bottom w:val="single" w:sz="4" w:space="0" w:color="auto"/>
              <w:right w:val="nil"/>
            </w:tcBorders>
            <w:shd w:val="clear" w:color="auto" w:fill="auto"/>
            <w:noWrap/>
            <w:vAlign w:val="bottom"/>
            <w:hideMark/>
          </w:tcPr>
          <w:p w14:paraId="369A0E32" w14:textId="77777777" w:rsidR="002A2451" w:rsidRPr="0020749A" w:rsidRDefault="002A2451" w:rsidP="002A2451">
            <w:pPr>
              <w:jc w:val="right"/>
              <w:rPr>
                <w:rFonts w:ascii="Calibri" w:eastAsia="Times New Roman" w:hAnsi="Calibri" w:cs="Times New Roman"/>
                <w:szCs w:val="20"/>
                <w:lang w:val="en-GB"/>
              </w:rPr>
            </w:pPr>
            <w:r w:rsidRPr="0020749A">
              <w:rPr>
                <w:rFonts w:ascii="Calibri" w:eastAsia="Times New Roman" w:hAnsi="Calibri" w:cs="Times New Roman"/>
                <w:szCs w:val="20"/>
                <w:lang w:val="en-GB"/>
              </w:rPr>
              <w:t>3</w:t>
            </w:r>
          </w:p>
        </w:tc>
      </w:tr>
      <w:tr w:rsidR="002A2451" w:rsidRPr="0020749A" w14:paraId="54368BEA" w14:textId="77777777" w:rsidTr="007A6E37">
        <w:trPr>
          <w:trHeight w:val="300"/>
        </w:trPr>
        <w:tc>
          <w:tcPr>
            <w:tcW w:w="0" w:type="auto"/>
            <w:tcBorders>
              <w:top w:val="nil"/>
              <w:left w:val="nil"/>
              <w:bottom w:val="nil"/>
              <w:right w:val="nil"/>
            </w:tcBorders>
            <w:shd w:val="clear" w:color="auto" w:fill="auto"/>
            <w:noWrap/>
            <w:vAlign w:val="bottom"/>
            <w:hideMark/>
          </w:tcPr>
          <w:p w14:paraId="615B46F6" w14:textId="50AB88A5" w:rsidR="002A2451" w:rsidRPr="0020749A" w:rsidRDefault="002A2451" w:rsidP="002A2451">
            <w:pPr>
              <w:rPr>
                <w:rFonts w:ascii="Calibri" w:eastAsia="Times New Roman" w:hAnsi="Calibri" w:cs="Times New Roman"/>
                <w:b/>
                <w:szCs w:val="20"/>
                <w:lang w:val="en-GB"/>
              </w:rPr>
            </w:pPr>
            <w:r w:rsidRPr="0020749A">
              <w:rPr>
                <w:rFonts w:ascii="Calibri" w:eastAsia="Times New Roman" w:hAnsi="Calibri" w:cs="Times New Roman"/>
                <w:b/>
                <w:szCs w:val="20"/>
                <w:lang w:val="en-GB"/>
              </w:rPr>
              <w:t>Pictures</w:t>
            </w:r>
          </w:p>
        </w:tc>
        <w:tc>
          <w:tcPr>
            <w:tcW w:w="0" w:type="auto"/>
            <w:tcBorders>
              <w:top w:val="nil"/>
              <w:left w:val="single" w:sz="4" w:space="0" w:color="auto"/>
              <w:bottom w:val="nil"/>
              <w:right w:val="nil"/>
            </w:tcBorders>
            <w:shd w:val="clear" w:color="auto" w:fill="auto"/>
            <w:noWrap/>
            <w:vAlign w:val="bottom"/>
            <w:hideMark/>
          </w:tcPr>
          <w:p w14:paraId="05BE4043" w14:textId="77777777" w:rsidR="002A2451" w:rsidRPr="0020749A" w:rsidRDefault="002A2451" w:rsidP="002A2451">
            <w:pPr>
              <w:rPr>
                <w:rFonts w:ascii="Calibri" w:eastAsia="Times New Roman" w:hAnsi="Calibri" w:cs="Times New Roman"/>
                <w:szCs w:val="20"/>
                <w:lang w:val="en-GB"/>
              </w:rPr>
            </w:pPr>
            <w:r w:rsidRPr="0020749A">
              <w:rPr>
                <w:rFonts w:ascii="Calibri" w:eastAsia="Times New Roman" w:hAnsi="Calibri" w:cs="Times New Roman"/>
                <w:szCs w:val="20"/>
                <w:lang w:val="en-GB"/>
              </w:rPr>
              <w:t> </w:t>
            </w:r>
          </w:p>
        </w:tc>
        <w:tc>
          <w:tcPr>
            <w:tcW w:w="0" w:type="auto"/>
            <w:tcBorders>
              <w:top w:val="nil"/>
              <w:left w:val="single" w:sz="4" w:space="0" w:color="auto"/>
              <w:bottom w:val="nil"/>
              <w:right w:val="nil"/>
            </w:tcBorders>
            <w:shd w:val="clear" w:color="auto" w:fill="auto"/>
            <w:noWrap/>
            <w:vAlign w:val="bottom"/>
            <w:hideMark/>
          </w:tcPr>
          <w:p w14:paraId="6EB3F0B3" w14:textId="77777777" w:rsidR="002A2451" w:rsidRPr="0020749A" w:rsidRDefault="002A2451" w:rsidP="002A2451">
            <w:pPr>
              <w:rPr>
                <w:rFonts w:ascii="Calibri" w:eastAsia="Times New Roman" w:hAnsi="Calibri" w:cs="Times New Roman"/>
                <w:szCs w:val="20"/>
                <w:lang w:val="en-GB"/>
              </w:rPr>
            </w:pPr>
            <w:r w:rsidRPr="0020749A">
              <w:rPr>
                <w:rFonts w:ascii="Calibri" w:eastAsia="Times New Roman" w:hAnsi="Calibri" w:cs="Times New Roman"/>
                <w:szCs w:val="20"/>
                <w:lang w:val="en-GB"/>
              </w:rPr>
              <w:t> </w:t>
            </w:r>
          </w:p>
        </w:tc>
        <w:tc>
          <w:tcPr>
            <w:tcW w:w="0" w:type="auto"/>
            <w:tcBorders>
              <w:top w:val="nil"/>
              <w:left w:val="single" w:sz="4" w:space="0" w:color="auto"/>
              <w:bottom w:val="nil"/>
              <w:right w:val="nil"/>
            </w:tcBorders>
            <w:shd w:val="clear" w:color="auto" w:fill="auto"/>
            <w:noWrap/>
            <w:vAlign w:val="bottom"/>
            <w:hideMark/>
          </w:tcPr>
          <w:p w14:paraId="0826033C" w14:textId="77777777" w:rsidR="002A2451" w:rsidRPr="0020749A" w:rsidRDefault="002A2451" w:rsidP="002A2451">
            <w:pPr>
              <w:rPr>
                <w:rFonts w:ascii="Calibri" w:eastAsia="Times New Roman" w:hAnsi="Calibri" w:cs="Times New Roman"/>
                <w:szCs w:val="20"/>
                <w:lang w:val="en-GB"/>
              </w:rPr>
            </w:pPr>
            <w:r w:rsidRPr="0020749A">
              <w:rPr>
                <w:rFonts w:ascii="Calibri" w:eastAsia="Times New Roman" w:hAnsi="Calibri" w:cs="Times New Roman"/>
                <w:szCs w:val="20"/>
                <w:lang w:val="en-GB"/>
              </w:rPr>
              <w:t> </w:t>
            </w:r>
          </w:p>
        </w:tc>
        <w:tc>
          <w:tcPr>
            <w:tcW w:w="0" w:type="auto"/>
            <w:tcBorders>
              <w:top w:val="nil"/>
              <w:left w:val="single" w:sz="4" w:space="0" w:color="auto"/>
              <w:bottom w:val="nil"/>
              <w:right w:val="nil"/>
            </w:tcBorders>
            <w:shd w:val="clear" w:color="auto" w:fill="auto"/>
            <w:noWrap/>
            <w:vAlign w:val="bottom"/>
            <w:hideMark/>
          </w:tcPr>
          <w:p w14:paraId="3556C02E" w14:textId="77777777" w:rsidR="002A2451" w:rsidRPr="0020749A" w:rsidRDefault="002A2451" w:rsidP="002A2451">
            <w:pPr>
              <w:rPr>
                <w:rFonts w:ascii="Calibri" w:eastAsia="Times New Roman" w:hAnsi="Calibri" w:cs="Times New Roman"/>
                <w:szCs w:val="20"/>
                <w:lang w:val="en-GB"/>
              </w:rPr>
            </w:pPr>
            <w:r w:rsidRPr="0020749A">
              <w:rPr>
                <w:rFonts w:ascii="Calibri" w:eastAsia="Times New Roman" w:hAnsi="Calibri" w:cs="Times New Roman"/>
                <w:szCs w:val="20"/>
                <w:lang w:val="en-GB"/>
              </w:rPr>
              <w:t> </w:t>
            </w:r>
          </w:p>
        </w:tc>
        <w:tc>
          <w:tcPr>
            <w:tcW w:w="0" w:type="auto"/>
            <w:tcBorders>
              <w:top w:val="nil"/>
              <w:left w:val="single" w:sz="4" w:space="0" w:color="auto"/>
              <w:bottom w:val="nil"/>
              <w:right w:val="nil"/>
            </w:tcBorders>
            <w:shd w:val="clear" w:color="auto" w:fill="auto"/>
            <w:noWrap/>
            <w:vAlign w:val="bottom"/>
            <w:hideMark/>
          </w:tcPr>
          <w:p w14:paraId="5C178511" w14:textId="77777777" w:rsidR="002A2451" w:rsidRPr="0020749A" w:rsidRDefault="002A2451" w:rsidP="002A2451">
            <w:pPr>
              <w:rPr>
                <w:rFonts w:ascii="Calibri" w:eastAsia="Times New Roman" w:hAnsi="Calibri" w:cs="Times New Roman"/>
                <w:szCs w:val="20"/>
                <w:lang w:val="en-GB"/>
              </w:rPr>
            </w:pPr>
            <w:r w:rsidRPr="0020749A">
              <w:rPr>
                <w:rFonts w:ascii="Calibri" w:eastAsia="Times New Roman" w:hAnsi="Calibri" w:cs="Times New Roman"/>
                <w:szCs w:val="20"/>
                <w:lang w:val="en-GB"/>
              </w:rPr>
              <w:t> </w:t>
            </w:r>
          </w:p>
        </w:tc>
        <w:tc>
          <w:tcPr>
            <w:tcW w:w="0" w:type="auto"/>
            <w:tcBorders>
              <w:top w:val="nil"/>
              <w:left w:val="single" w:sz="4" w:space="0" w:color="auto"/>
              <w:bottom w:val="nil"/>
              <w:right w:val="nil"/>
            </w:tcBorders>
            <w:shd w:val="clear" w:color="auto" w:fill="auto"/>
            <w:noWrap/>
            <w:vAlign w:val="bottom"/>
            <w:hideMark/>
          </w:tcPr>
          <w:p w14:paraId="0D58CDA6" w14:textId="77777777" w:rsidR="002A2451" w:rsidRPr="0020749A" w:rsidRDefault="002A2451" w:rsidP="002A2451">
            <w:pPr>
              <w:rPr>
                <w:rFonts w:ascii="Calibri" w:eastAsia="Times New Roman" w:hAnsi="Calibri" w:cs="Times New Roman"/>
                <w:szCs w:val="20"/>
                <w:lang w:val="en-GB"/>
              </w:rPr>
            </w:pPr>
            <w:r w:rsidRPr="0020749A">
              <w:rPr>
                <w:rFonts w:ascii="Calibri" w:eastAsia="Times New Roman" w:hAnsi="Calibri" w:cs="Times New Roman"/>
                <w:szCs w:val="20"/>
                <w:lang w:val="en-GB"/>
              </w:rPr>
              <w:t> </w:t>
            </w:r>
          </w:p>
        </w:tc>
        <w:tc>
          <w:tcPr>
            <w:tcW w:w="0" w:type="auto"/>
            <w:tcBorders>
              <w:top w:val="nil"/>
              <w:left w:val="single" w:sz="4" w:space="0" w:color="auto"/>
              <w:bottom w:val="nil"/>
              <w:right w:val="nil"/>
            </w:tcBorders>
            <w:shd w:val="clear" w:color="auto" w:fill="auto"/>
            <w:noWrap/>
            <w:vAlign w:val="bottom"/>
            <w:hideMark/>
          </w:tcPr>
          <w:p w14:paraId="22D5FF12" w14:textId="77777777" w:rsidR="002A2451" w:rsidRPr="0020749A" w:rsidRDefault="002A2451" w:rsidP="002A2451">
            <w:pPr>
              <w:rPr>
                <w:rFonts w:ascii="Calibri" w:eastAsia="Times New Roman" w:hAnsi="Calibri" w:cs="Times New Roman"/>
                <w:szCs w:val="20"/>
                <w:lang w:val="en-GB"/>
              </w:rPr>
            </w:pPr>
            <w:r w:rsidRPr="0020749A">
              <w:rPr>
                <w:rFonts w:ascii="Calibri" w:eastAsia="Times New Roman" w:hAnsi="Calibri" w:cs="Times New Roman"/>
                <w:szCs w:val="20"/>
                <w:lang w:val="en-GB"/>
              </w:rPr>
              <w:t> </w:t>
            </w:r>
          </w:p>
        </w:tc>
      </w:tr>
      <w:tr w:rsidR="002A2451" w:rsidRPr="0020749A" w14:paraId="59D91DC3" w14:textId="77777777" w:rsidTr="007A6E37">
        <w:trPr>
          <w:trHeight w:val="300"/>
        </w:trPr>
        <w:tc>
          <w:tcPr>
            <w:tcW w:w="0" w:type="auto"/>
            <w:tcBorders>
              <w:top w:val="nil"/>
              <w:left w:val="nil"/>
              <w:bottom w:val="nil"/>
              <w:right w:val="nil"/>
            </w:tcBorders>
            <w:shd w:val="clear" w:color="auto" w:fill="auto"/>
            <w:noWrap/>
            <w:vAlign w:val="bottom"/>
            <w:hideMark/>
          </w:tcPr>
          <w:p w14:paraId="4BA26666" w14:textId="77777777" w:rsidR="002A2451" w:rsidRPr="0020749A" w:rsidRDefault="002A2451" w:rsidP="002A2451">
            <w:pPr>
              <w:rPr>
                <w:rFonts w:ascii="Calibri" w:eastAsia="Times New Roman" w:hAnsi="Calibri" w:cs="Times New Roman"/>
                <w:szCs w:val="20"/>
                <w:lang w:val="en-GB"/>
              </w:rPr>
            </w:pPr>
            <w:r w:rsidRPr="0020749A">
              <w:rPr>
                <w:rFonts w:ascii="Calibri" w:eastAsia="Times New Roman" w:hAnsi="Calibri" w:cs="Times New Roman"/>
                <w:szCs w:val="20"/>
                <w:lang w:val="en-GB"/>
              </w:rPr>
              <w:t>glanduliferum3</w:t>
            </w:r>
          </w:p>
        </w:tc>
        <w:tc>
          <w:tcPr>
            <w:tcW w:w="0" w:type="auto"/>
            <w:tcBorders>
              <w:top w:val="nil"/>
              <w:left w:val="single" w:sz="4" w:space="0" w:color="auto"/>
              <w:bottom w:val="nil"/>
              <w:right w:val="nil"/>
            </w:tcBorders>
            <w:shd w:val="clear" w:color="000000" w:fill="FFC7CE"/>
            <w:noWrap/>
            <w:vAlign w:val="bottom"/>
            <w:hideMark/>
          </w:tcPr>
          <w:p w14:paraId="303F4174" w14:textId="77777777" w:rsidR="002A2451" w:rsidRPr="0020749A" w:rsidRDefault="002A2451" w:rsidP="002A2451">
            <w:pPr>
              <w:rPr>
                <w:rFonts w:ascii="Calibri" w:eastAsia="Times New Roman" w:hAnsi="Calibri" w:cs="Times New Roman"/>
                <w:color w:val="9C0006"/>
                <w:szCs w:val="20"/>
                <w:lang w:val="en-GB"/>
              </w:rPr>
            </w:pPr>
            <w:r w:rsidRPr="0020749A">
              <w:rPr>
                <w:rFonts w:ascii="Calibri" w:eastAsia="Times New Roman" w:hAnsi="Calibri" w:cs="Times New Roman"/>
                <w:color w:val="9C0006"/>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05BED649" w14:textId="77777777" w:rsidR="002A2451" w:rsidRPr="0020749A" w:rsidRDefault="002A2451" w:rsidP="002A2451">
            <w:pPr>
              <w:rPr>
                <w:rFonts w:ascii="Calibri" w:eastAsia="Times New Roman" w:hAnsi="Calibri" w:cs="Times New Roman"/>
                <w:color w:val="9C6500"/>
                <w:szCs w:val="20"/>
                <w:lang w:val="en-GB"/>
              </w:rPr>
            </w:pPr>
            <w:r w:rsidRPr="0020749A">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52F6B84" w14:textId="77777777" w:rsidR="002A2451" w:rsidRPr="0020749A" w:rsidRDefault="002A2451" w:rsidP="002A2451">
            <w:pPr>
              <w:rPr>
                <w:rFonts w:ascii="Calibri" w:eastAsia="Times New Roman" w:hAnsi="Calibri" w:cs="Times New Roman"/>
                <w:color w:val="9C6500"/>
                <w:szCs w:val="20"/>
                <w:lang w:val="en-GB"/>
              </w:rPr>
            </w:pPr>
            <w:r w:rsidRPr="0020749A">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073C54E3" w14:textId="77777777" w:rsidR="002A2451" w:rsidRPr="0020749A" w:rsidRDefault="002A2451" w:rsidP="002A2451">
            <w:pPr>
              <w:rPr>
                <w:rFonts w:ascii="Calibri" w:eastAsia="Times New Roman" w:hAnsi="Calibri" w:cs="Times New Roman"/>
                <w:color w:val="9C0006"/>
                <w:szCs w:val="20"/>
                <w:lang w:val="en-GB"/>
              </w:rPr>
            </w:pPr>
            <w:r w:rsidRPr="0020749A">
              <w:rPr>
                <w:rFonts w:ascii="Calibri" w:eastAsia="Times New Roman" w:hAnsi="Calibri" w:cs="Times New Roman"/>
                <w:color w:val="9C0006"/>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30914934" w14:textId="77777777" w:rsidR="002A2451" w:rsidRPr="0020749A" w:rsidRDefault="002A2451" w:rsidP="002A2451">
            <w:pPr>
              <w:rPr>
                <w:rFonts w:ascii="Calibri" w:eastAsia="Times New Roman" w:hAnsi="Calibri" w:cs="Times New Roman"/>
                <w:color w:val="9C0006"/>
                <w:szCs w:val="20"/>
                <w:lang w:val="en-GB"/>
              </w:rPr>
            </w:pPr>
            <w:r w:rsidRPr="0020749A">
              <w:rPr>
                <w:rFonts w:ascii="Calibri" w:eastAsia="Times New Roman" w:hAnsi="Calibri" w:cs="Times New Roman"/>
                <w:color w:val="9C0006"/>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50B22755" w14:textId="77777777" w:rsidR="002A2451" w:rsidRPr="0020749A" w:rsidRDefault="002A2451" w:rsidP="002A2451">
            <w:pPr>
              <w:rPr>
                <w:rFonts w:ascii="Calibri" w:eastAsia="Times New Roman" w:hAnsi="Calibri" w:cs="Times New Roman"/>
                <w:color w:val="9C6500"/>
                <w:szCs w:val="20"/>
                <w:lang w:val="en-GB"/>
              </w:rPr>
            </w:pPr>
            <w:r w:rsidRPr="0020749A">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5D9BC0BE" w14:textId="77777777" w:rsidR="002A2451" w:rsidRPr="0020749A" w:rsidRDefault="002A2451" w:rsidP="002A2451">
            <w:pPr>
              <w:rPr>
                <w:rFonts w:ascii="Calibri" w:eastAsia="Times New Roman" w:hAnsi="Calibri" w:cs="Times New Roman"/>
                <w:color w:val="9C6500"/>
                <w:szCs w:val="20"/>
                <w:lang w:val="en-GB"/>
              </w:rPr>
            </w:pPr>
            <w:r w:rsidRPr="0020749A">
              <w:rPr>
                <w:rFonts w:ascii="Calibri" w:eastAsia="Times New Roman" w:hAnsi="Calibri" w:cs="Times New Roman"/>
                <w:color w:val="9C6500"/>
                <w:szCs w:val="20"/>
                <w:lang w:val="en-GB"/>
              </w:rPr>
              <w:t>Unknown</w:t>
            </w:r>
          </w:p>
        </w:tc>
      </w:tr>
      <w:tr w:rsidR="002A2451" w:rsidRPr="0020749A" w14:paraId="20233D4E" w14:textId="77777777" w:rsidTr="007A6E37">
        <w:trPr>
          <w:trHeight w:val="300"/>
        </w:trPr>
        <w:tc>
          <w:tcPr>
            <w:tcW w:w="0" w:type="auto"/>
            <w:tcBorders>
              <w:top w:val="nil"/>
              <w:left w:val="nil"/>
              <w:bottom w:val="nil"/>
              <w:right w:val="nil"/>
            </w:tcBorders>
            <w:shd w:val="clear" w:color="auto" w:fill="auto"/>
            <w:noWrap/>
            <w:vAlign w:val="bottom"/>
            <w:hideMark/>
          </w:tcPr>
          <w:p w14:paraId="7957B18E" w14:textId="77777777" w:rsidR="002A2451" w:rsidRPr="0020749A" w:rsidRDefault="002A2451" w:rsidP="002A2451">
            <w:pPr>
              <w:rPr>
                <w:rFonts w:ascii="Calibri" w:eastAsia="Times New Roman" w:hAnsi="Calibri" w:cs="Times New Roman"/>
                <w:szCs w:val="20"/>
                <w:lang w:val="en-GB"/>
              </w:rPr>
            </w:pPr>
            <w:r w:rsidRPr="0020749A">
              <w:rPr>
                <w:rFonts w:ascii="Calibri" w:eastAsia="Times New Roman" w:hAnsi="Calibri" w:cs="Times New Roman"/>
                <w:szCs w:val="20"/>
                <w:lang w:val="en-GB"/>
              </w:rPr>
              <w:t>rothschildianium1</w:t>
            </w:r>
          </w:p>
        </w:tc>
        <w:tc>
          <w:tcPr>
            <w:tcW w:w="0" w:type="auto"/>
            <w:tcBorders>
              <w:top w:val="nil"/>
              <w:left w:val="single" w:sz="4" w:space="0" w:color="auto"/>
              <w:bottom w:val="nil"/>
              <w:right w:val="nil"/>
            </w:tcBorders>
            <w:shd w:val="clear" w:color="000000" w:fill="C6EFCE"/>
            <w:noWrap/>
            <w:vAlign w:val="bottom"/>
            <w:hideMark/>
          </w:tcPr>
          <w:p w14:paraId="34438E1F" w14:textId="77777777" w:rsidR="002A2451" w:rsidRPr="0020749A" w:rsidRDefault="002A2451" w:rsidP="002A2451">
            <w:pPr>
              <w:rPr>
                <w:rFonts w:ascii="Calibri" w:eastAsia="Times New Roman" w:hAnsi="Calibri" w:cs="Times New Roman"/>
                <w:color w:val="006100"/>
                <w:szCs w:val="20"/>
                <w:lang w:val="en-GB"/>
              </w:rPr>
            </w:pPr>
            <w:r w:rsidRPr="0020749A">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EB006B8" w14:textId="77777777" w:rsidR="002A2451" w:rsidRPr="0020749A" w:rsidRDefault="002A2451" w:rsidP="002A2451">
            <w:pPr>
              <w:rPr>
                <w:rFonts w:ascii="Calibri" w:eastAsia="Times New Roman" w:hAnsi="Calibri" w:cs="Times New Roman"/>
                <w:color w:val="006100"/>
                <w:szCs w:val="20"/>
                <w:lang w:val="en-GB"/>
              </w:rPr>
            </w:pPr>
            <w:r w:rsidRPr="0020749A">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1FE70F2" w14:textId="77777777" w:rsidR="002A2451" w:rsidRPr="0020749A" w:rsidRDefault="002A2451" w:rsidP="002A2451">
            <w:pPr>
              <w:rPr>
                <w:rFonts w:ascii="Calibri" w:eastAsia="Times New Roman" w:hAnsi="Calibri" w:cs="Times New Roman"/>
                <w:color w:val="006100"/>
                <w:szCs w:val="20"/>
                <w:lang w:val="en-GB"/>
              </w:rPr>
            </w:pPr>
            <w:r w:rsidRPr="0020749A">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93FE547" w14:textId="77777777" w:rsidR="002A2451" w:rsidRPr="0020749A" w:rsidRDefault="002A2451" w:rsidP="002A2451">
            <w:pPr>
              <w:rPr>
                <w:rFonts w:ascii="Calibri" w:eastAsia="Times New Roman" w:hAnsi="Calibri" w:cs="Times New Roman"/>
                <w:color w:val="006100"/>
                <w:szCs w:val="20"/>
                <w:lang w:val="en-GB"/>
              </w:rPr>
            </w:pPr>
            <w:r w:rsidRPr="0020749A">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34BCE2E" w14:textId="77777777" w:rsidR="002A2451" w:rsidRPr="0020749A" w:rsidRDefault="002A2451" w:rsidP="002A2451">
            <w:pPr>
              <w:rPr>
                <w:rFonts w:ascii="Calibri" w:eastAsia="Times New Roman" w:hAnsi="Calibri" w:cs="Times New Roman"/>
                <w:color w:val="006100"/>
                <w:szCs w:val="20"/>
                <w:lang w:val="en-GB"/>
              </w:rPr>
            </w:pPr>
            <w:r w:rsidRPr="0020749A">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E317814" w14:textId="77777777" w:rsidR="002A2451" w:rsidRPr="0020749A" w:rsidRDefault="002A2451" w:rsidP="002A2451">
            <w:pPr>
              <w:rPr>
                <w:rFonts w:ascii="Calibri" w:eastAsia="Times New Roman" w:hAnsi="Calibri" w:cs="Times New Roman"/>
                <w:color w:val="006100"/>
                <w:szCs w:val="20"/>
                <w:lang w:val="en-GB"/>
              </w:rPr>
            </w:pPr>
            <w:r w:rsidRPr="0020749A">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AD8680A" w14:textId="77777777" w:rsidR="002A2451" w:rsidRPr="0020749A" w:rsidRDefault="002A2451" w:rsidP="002A2451">
            <w:pPr>
              <w:rPr>
                <w:rFonts w:ascii="Calibri" w:eastAsia="Times New Roman" w:hAnsi="Calibri" w:cs="Times New Roman"/>
                <w:color w:val="006100"/>
                <w:szCs w:val="20"/>
                <w:lang w:val="en-GB"/>
              </w:rPr>
            </w:pPr>
            <w:r w:rsidRPr="0020749A">
              <w:rPr>
                <w:rFonts w:ascii="Calibri" w:eastAsia="Times New Roman" w:hAnsi="Calibri" w:cs="Times New Roman"/>
                <w:color w:val="006100"/>
                <w:szCs w:val="20"/>
                <w:lang w:val="en-GB"/>
              </w:rPr>
              <w:t>Correct</w:t>
            </w:r>
          </w:p>
        </w:tc>
      </w:tr>
      <w:tr w:rsidR="002A2451" w:rsidRPr="0020749A" w14:paraId="4822E32A" w14:textId="77777777" w:rsidTr="007A6E37">
        <w:trPr>
          <w:trHeight w:val="300"/>
        </w:trPr>
        <w:tc>
          <w:tcPr>
            <w:tcW w:w="0" w:type="auto"/>
            <w:tcBorders>
              <w:top w:val="nil"/>
              <w:left w:val="nil"/>
              <w:bottom w:val="nil"/>
              <w:right w:val="nil"/>
            </w:tcBorders>
            <w:shd w:val="clear" w:color="auto" w:fill="auto"/>
            <w:noWrap/>
            <w:vAlign w:val="bottom"/>
            <w:hideMark/>
          </w:tcPr>
          <w:p w14:paraId="02F3A099" w14:textId="77777777" w:rsidR="002A2451" w:rsidRPr="0020749A" w:rsidRDefault="002A2451" w:rsidP="002A2451">
            <w:pPr>
              <w:rPr>
                <w:rFonts w:ascii="Calibri" w:eastAsia="Times New Roman" w:hAnsi="Calibri" w:cs="Times New Roman"/>
                <w:szCs w:val="20"/>
                <w:lang w:val="en-GB"/>
              </w:rPr>
            </w:pPr>
            <w:r w:rsidRPr="0020749A">
              <w:rPr>
                <w:rFonts w:ascii="Calibri" w:eastAsia="Times New Roman" w:hAnsi="Calibri" w:cs="Times New Roman"/>
                <w:szCs w:val="20"/>
                <w:lang w:val="en-GB"/>
              </w:rPr>
              <w:t>wilhelminiae1</w:t>
            </w:r>
          </w:p>
        </w:tc>
        <w:tc>
          <w:tcPr>
            <w:tcW w:w="0" w:type="auto"/>
            <w:tcBorders>
              <w:top w:val="nil"/>
              <w:left w:val="single" w:sz="4" w:space="0" w:color="auto"/>
              <w:bottom w:val="nil"/>
              <w:right w:val="nil"/>
            </w:tcBorders>
            <w:shd w:val="clear" w:color="000000" w:fill="FFEB9C"/>
            <w:noWrap/>
            <w:vAlign w:val="bottom"/>
            <w:hideMark/>
          </w:tcPr>
          <w:p w14:paraId="5764B717" w14:textId="77777777" w:rsidR="002A2451" w:rsidRPr="0020749A" w:rsidRDefault="002A2451" w:rsidP="002A2451">
            <w:pPr>
              <w:rPr>
                <w:rFonts w:ascii="Calibri" w:eastAsia="Times New Roman" w:hAnsi="Calibri" w:cs="Times New Roman"/>
                <w:color w:val="9C6500"/>
                <w:szCs w:val="20"/>
                <w:lang w:val="en-GB"/>
              </w:rPr>
            </w:pPr>
            <w:r w:rsidRPr="0020749A">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DD0DF53" w14:textId="77777777" w:rsidR="002A2451" w:rsidRPr="0020749A" w:rsidRDefault="002A2451" w:rsidP="002A2451">
            <w:pPr>
              <w:rPr>
                <w:rFonts w:ascii="Calibri" w:eastAsia="Times New Roman" w:hAnsi="Calibri" w:cs="Times New Roman"/>
                <w:color w:val="008000"/>
                <w:szCs w:val="20"/>
                <w:lang w:val="en-GB"/>
              </w:rPr>
            </w:pPr>
            <w:r w:rsidRPr="0020749A">
              <w:rPr>
                <w:rFonts w:ascii="Calibri" w:eastAsia="Times New Roman" w:hAnsi="Calibri" w:cs="Times New Roman"/>
                <w:color w:val="008000"/>
                <w:szCs w:val="20"/>
                <w:lang w:val="en-GB"/>
              </w:rPr>
              <w:t>Unknown 4/3</w:t>
            </w:r>
          </w:p>
        </w:tc>
        <w:tc>
          <w:tcPr>
            <w:tcW w:w="0" w:type="auto"/>
            <w:tcBorders>
              <w:top w:val="nil"/>
              <w:left w:val="single" w:sz="4" w:space="0" w:color="auto"/>
              <w:bottom w:val="nil"/>
              <w:right w:val="nil"/>
            </w:tcBorders>
            <w:shd w:val="clear" w:color="000000" w:fill="FFEB9C"/>
            <w:noWrap/>
            <w:vAlign w:val="bottom"/>
            <w:hideMark/>
          </w:tcPr>
          <w:p w14:paraId="61144832" w14:textId="77777777" w:rsidR="002A2451" w:rsidRPr="0020749A" w:rsidRDefault="002A2451" w:rsidP="002A2451">
            <w:pPr>
              <w:rPr>
                <w:rFonts w:ascii="Calibri" w:eastAsia="Times New Roman" w:hAnsi="Calibri" w:cs="Times New Roman"/>
                <w:color w:val="9C6500"/>
                <w:szCs w:val="20"/>
                <w:lang w:val="en-GB"/>
              </w:rPr>
            </w:pPr>
            <w:r w:rsidRPr="0020749A">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62228638" w14:textId="77777777" w:rsidR="002A2451" w:rsidRPr="0020749A" w:rsidRDefault="002A2451" w:rsidP="002A2451">
            <w:pPr>
              <w:rPr>
                <w:rFonts w:ascii="Calibri" w:eastAsia="Times New Roman" w:hAnsi="Calibri" w:cs="Times New Roman"/>
                <w:color w:val="9C6500"/>
                <w:szCs w:val="20"/>
                <w:lang w:val="en-GB"/>
              </w:rPr>
            </w:pPr>
            <w:r w:rsidRPr="0020749A">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61840D4D" w14:textId="77777777" w:rsidR="002A2451" w:rsidRPr="0020749A" w:rsidRDefault="002A2451" w:rsidP="002A2451">
            <w:pPr>
              <w:rPr>
                <w:rFonts w:ascii="Calibri" w:eastAsia="Times New Roman" w:hAnsi="Calibri" w:cs="Times New Roman"/>
                <w:color w:val="006100"/>
                <w:szCs w:val="20"/>
                <w:lang w:val="en-GB"/>
              </w:rPr>
            </w:pPr>
            <w:r w:rsidRPr="0020749A">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1FF1F96" w14:textId="77777777" w:rsidR="002A2451" w:rsidRPr="0020749A" w:rsidRDefault="002A2451" w:rsidP="002A2451">
            <w:pPr>
              <w:rPr>
                <w:rFonts w:ascii="Calibri" w:eastAsia="Times New Roman" w:hAnsi="Calibri" w:cs="Times New Roman"/>
                <w:color w:val="006100"/>
                <w:szCs w:val="20"/>
                <w:lang w:val="en-GB"/>
              </w:rPr>
            </w:pPr>
            <w:r w:rsidRPr="0020749A">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36B8473" w14:textId="77777777" w:rsidR="002A2451" w:rsidRPr="0020749A" w:rsidRDefault="002A2451" w:rsidP="002A2451">
            <w:pPr>
              <w:rPr>
                <w:rFonts w:ascii="Calibri" w:eastAsia="Times New Roman" w:hAnsi="Calibri" w:cs="Times New Roman"/>
                <w:color w:val="006100"/>
                <w:szCs w:val="20"/>
                <w:lang w:val="en-GB"/>
              </w:rPr>
            </w:pPr>
            <w:r w:rsidRPr="0020749A">
              <w:rPr>
                <w:rFonts w:ascii="Calibri" w:eastAsia="Times New Roman" w:hAnsi="Calibri" w:cs="Times New Roman"/>
                <w:color w:val="006100"/>
                <w:szCs w:val="20"/>
                <w:lang w:val="en-GB"/>
              </w:rPr>
              <w:t>Correct</w:t>
            </w:r>
          </w:p>
        </w:tc>
      </w:tr>
      <w:tr w:rsidR="002A2451" w:rsidRPr="0020749A" w14:paraId="00B06EA6" w14:textId="77777777" w:rsidTr="007A6E37">
        <w:trPr>
          <w:trHeight w:val="300"/>
        </w:trPr>
        <w:tc>
          <w:tcPr>
            <w:tcW w:w="0" w:type="auto"/>
            <w:tcBorders>
              <w:top w:val="nil"/>
              <w:left w:val="nil"/>
              <w:bottom w:val="nil"/>
              <w:right w:val="nil"/>
            </w:tcBorders>
            <w:shd w:val="clear" w:color="auto" w:fill="auto"/>
            <w:noWrap/>
            <w:vAlign w:val="bottom"/>
            <w:hideMark/>
          </w:tcPr>
          <w:p w14:paraId="7D71A529" w14:textId="77777777" w:rsidR="002A2451" w:rsidRPr="0020749A" w:rsidRDefault="002A2451" w:rsidP="002A2451">
            <w:pPr>
              <w:rPr>
                <w:rFonts w:ascii="Calibri" w:eastAsia="Times New Roman" w:hAnsi="Calibri" w:cs="Times New Roman"/>
                <w:szCs w:val="20"/>
                <w:lang w:val="en-GB"/>
              </w:rPr>
            </w:pPr>
            <w:r w:rsidRPr="0020749A">
              <w:rPr>
                <w:rFonts w:ascii="Calibri" w:eastAsia="Times New Roman" w:hAnsi="Calibri" w:cs="Times New Roman"/>
                <w:szCs w:val="20"/>
                <w:lang w:val="en-GB"/>
              </w:rPr>
              <w:t>philippinense1</w:t>
            </w:r>
          </w:p>
        </w:tc>
        <w:tc>
          <w:tcPr>
            <w:tcW w:w="0" w:type="auto"/>
            <w:tcBorders>
              <w:top w:val="nil"/>
              <w:left w:val="single" w:sz="4" w:space="0" w:color="auto"/>
              <w:bottom w:val="nil"/>
              <w:right w:val="nil"/>
            </w:tcBorders>
            <w:shd w:val="clear" w:color="000000" w:fill="C6EFCE"/>
            <w:noWrap/>
            <w:vAlign w:val="bottom"/>
            <w:hideMark/>
          </w:tcPr>
          <w:p w14:paraId="0BDA0D1C" w14:textId="77777777" w:rsidR="002A2451" w:rsidRPr="0020749A" w:rsidRDefault="002A2451" w:rsidP="002A2451">
            <w:pPr>
              <w:rPr>
                <w:rFonts w:ascii="Calibri" w:eastAsia="Times New Roman" w:hAnsi="Calibri" w:cs="Times New Roman"/>
                <w:color w:val="006100"/>
                <w:szCs w:val="20"/>
                <w:lang w:val="en-GB"/>
              </w:rPr>
            </w:pPr>
            <w:r w:rsidRPr="0020749A">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7359E59" w14:textId="77777777" w:rsidR="002A2451" w:rsidRPr="0020749A" w:rsidRDefault="002A2451" w:rsidP="002A2451">
            <w:pPr>
              <w:rPr>
                <w:rFonts w:ascii="Calibri" w:eastAsia="Times New Roman" w:hAnsi="Calibri" w:cs="Times New Roman"/>
                <w:color w:val="006100"/>
                <w:szCs w:val="20"/>
                <w:lang w:val="en-GB"/>
              </w:rPr>
            </w:pPr>
            <w:r w:rsidRPr="0020749A">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F08987E" w14:textId="77777777" w:rsidR="002A2451" w:rsidRPr="0020749A" w:rsidRDefault="002A2451" w:rsidP="002A2451">
            <w:pPr>
              <w:rPr>
                <w:rFonts w:ascii="Calibri" w:eastAsia="Times New Roman" w:hAnsi="Calibri" w:cs="Times New Roman"/>
                <w:color w:val="9C6500"/>
                <w:szCs w:val="20"/>
                <w:lang w:val="en-GB"/>
              </w:rPr>
            </w:pPr>
            <w:r w:rsidRPr="0020749A">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37CF03A6" w14:textId="77777777" w:rsidR="002A2451" w:rsidRPr="0020749A" w:rsidRDefault="002A2451" w:rsidP="002A2451">
            <w:pPr>
              <w:rPr>
                <w:rFonts w:ascii="Calibri" w:eastAsia="Times New Roman" w:hAnsi="Calibri" w:cs="Times New Roman"/>
                <w:color w:val="9C0006"/>
                <w:szCs w:val="20"/>
                <w:lang w:val="en-GB"/>
              </w:rPr>
            </w:pPr>
            <w:r w:rsidRPr="0020749A">
              <w:rPr>
                <w:rFonts w:ascii="Calibri" w:eastAsia="Times New Roman" w:hAnsi="Calibri" w:cs="Times New Roman"/>
                <w:color w:val="9C0006"/>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1BCBC41C" w14:textId="77777777" w:rsidR="002A2451" w:rsidRPr="0020749A" w:rsidRDefault="002A2451" w:rsidP="002A2451">
            <w:pPr>
              <w:rPr>
                <w:rFonts w:ascii="Calibri" w:eastAsia="Times New Roman" w:hAnsi="Calibri" w:cs="Times New Roman"/>
                <w:color w:val="9C6500"/>
                <w:szCs w:val="20"/>
                <w:lang w:val="en-GB"/>
              </w:rPr>
            </w:pPr>
            <w:r w:rsidRPr="0020749A">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732F209D" w14:textId="77777777" w:rsidR="002A2451" w:rsidRPr="0020749A" w:rsidRDefault="002A2451" w:rsidP="002A2451">
            <w:pPr>
              <w:rPr>
                <w:rFonts w:ascii="Calibri" w:eastAsia="Times New Roman" w:hAnsi="Calibri" w:cs="Times New Roman"/>
                <w:color w:val="9C6500"/>
                <w:szCs w:val="20"/>
                <w:lang w:val="en-GB"/>
              </w:rPr>
            </w:pPr>
            <w:r w:rsidRPr="0020749A">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72031AF2" w14:textId="77777777" w:rsidR="002A2451" w:rsidRPr="0020749A" w:rsidRDefault="002A2451" w:rsidP="002A2451">
            <w:pPr>
              <w:rPr>
                <w:rFonts w:ascii="Calibri" w:eastAsia="Times New Roman" w:hAnsi="Calibri" w:cs="Times New Roman"/>
                <w:color w:val="9C6500"/>
                <w:szCs w:val="20"/>
                <w:lang w:val="en-GB"/>
              </w:rPr>
            </w:pPr>
            <w:r w:rsidRPr="0020749A">
              <w:rPr>
                <w:rFonts w:ascii="Calibri" w:eastAsia="Times New Roman" w:hAnsi="Calibri" w:cs="Times New Roman"/>
                <w:color w:val="9C6500"/>
                <w:szCs w:val="20"/>
                <w:lang w:val="en-GB"/>
              </w:rPr>
              <w:t>Unknown</w:t>
            </w:r>
          </w:p>
        </w:tc>
      </w:tr>
      <w:tr w:rsidR="002A2451" w:rsidRPr="0020749A" w14:paraId="5A9434F1" w14:textId="77777777" w:rsidTr="007A6E37">
        <w:trPr>
          <w:trHeight w:val="300"/>
        </w:trPr>
        <w:tc>
          <w:tcPr>
            <w:tcW w:w="0" w:type="auto"/>
            <w:tcBorders>
              <w:top w:val="nil"/>
              <w:left w:val="nil"/>
              <w:bottom w:val="nil"/>
              <w:right w:val="nil"/>
            </w:tcBorders>
            <w:shd w:val="clear" w:color="auto" w:fill="auto"/>
            <w:noWrap/>
            <w:vAlign w:val="bottom"/>
            <w:hideMark/>
          </w:tcPr>
          <w:p w14:paraId="0B919061" w14:textId="77777777" w:rsidR="002A2451" w:rsidRPr="0020749A" w:rsidRDefault="002A2451" w:rsidP="002A2451">
            <w:pPr>
              <w:rPr>
                <w:rFonts w:ascii="Calibri" w:eastAsia="Times New Roman" w:hAnsi="Calibri" w:cs="Times New Roman"/>
                <w:szCs w:val="20"/>
                <w:lang w:val="en-GB"/>
              </w:rPr>
            </w:pPr>
            <w:r w:rsidRPr="0020749A">
              <w:rPr>
                <w:rFonts w:ascii="Calibri" w:eastAsia="Times New Roman" w:hAnsi="Calibri" w:cs="Times New Roman"/>
                <w:szCs w:val="20"/>
                <w:lang w:val="en-GB"/>
              </w:rPr>
              <w:t>rothschildianium2</w:t>
            </w:r>
          </w:p>
        </w:tc>
        <w:tc>
          <w:tcPr>
            <w:tcW w:w="0" w:type="auto"/>
            <w:tcBorders>
              <w:top w:val="nil"/>
              <w:left w:val="single" w:sz="4" w:space="0" w:color="auto"/>
              <w:bottom w:val="nil"/>
              <w:right w:val="nil"/>
            </w:tcBorders>
            <w:shd w:val="clear" w:color="000000" w:fill="FFEB9C"/>
            <w:noWrap/>
            <w:vAlign w:val="bottom"/>
            <w:hideMark/>
          </w:tcPr>
          <w:p w14:paraId="6A5C83F2" w14:textId="77777777" w:rsidR="002A2451" w:rsidRPr="0020749A" w:rsidRDefault="002A2451" w:rsidP="002A2451">
            <w:pPr>
              <w:rPr>
                <w:rFonts w:ascii="Calibri" w:eastAsia="Times New Roman" w:hAnsi="Calibri" w:cs="Times New Roman"/>
                <w:color w:val="008000"/>
                <w:szCs w:val="20"/>
                <w:lang w:val="en-GB"/>
              </w:rPr>
            </w:pPr>
            <w:r w:rsidRPr="0020749A">
              <w:rPr>
                <w:rFonts w:ascii="Calibri" w:eastAsia="Times New Roman" w:hAnsi="Calibri" w:cs="Times New Roman"/>
                <w:color w:val="008000"/>
                <w:szCs w:val="20"/>
                <w:lang w:val="en-GB"/>
              </w:rPr>
              <w:t>Unknown 4/5</w:t>
            </w:r>
          </w:p>
        </w:tc>
        <w:tc>
          <w:tcPr>
            <w:tcW w:w="0" w:type="auto"/>
            <w:tcBorders>
              <w:top w:val="nil"/>
              <w:left w:val="single" w:sz="4" w:space="0" w:color="auto"/>
              <w:bottom w:val="nil"/>
              <w:right w:val="nil"/>
            </w:tcBorders>
            <w:shd w:val="clear" w:color="000000" w:fill="FFEB9C"/>
            <w:noWrap/>
            <w:vAlign w:val="bottom"/>
            <w:hideMark/>
          </w:tcPr>
          <w:p w14:paraId="7A3ED4C8" w14:textId="77777777" w:rsidR="002A2451" w:rsidRPr="0020749A" w:rsidRDefault="002A2451" w:rsidP="002A2451">
            <w:pPr>
              <w:rPr>
                <w:rFonts w:ascii="Calibri" w:eastAsia="Times New Roman" w:hAnsi="Calibri" w:cs="Times New Roman"/>
                <w:color w:val="9C6500"/>
                <w:szCs w:val="20"/>
                <w:lang w:val="en-GB"/>
              </w:rPr>
            </w:pPr>
            <w:r w:rsidRPr="0020749A">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5775FA89" w14:textId="77777777" w:rsidR="002A2451" w:rsidRPr="0020749A" w:rsidRDefault="002A2451" w:rsidP="002A2451">
            <w:pPr>
              <w:rPr>
                <w:rFonts w:ascii="Calibri" w:eastAsia="Times New Roman" w:hAnsi="Calibri" w:cs="Times New Roman"/>
                <w:color w:val="9C0006"/>
                <w:szCs w:val="20"/>
                <w:lang w:val="en-GB"/>
              </w:rPr>
            </w:pPr>
            <w:r w:rsidRPr="0020749A">
              <w:rPr>
                <w:rFonts w:ascii="Calibri" w:eastAsia="Times New Roman" w:hAnsi="Calibri" w:cs="Times New Roman"/>
                <w:color w:val="9C0006"/>
                <w:szCs w:val="20"/>
                <w:lang w:val="en-GB"/>
              </w:rPr>
              <w:t>Incorrect 1</w:t>
            </w:r>
          </w:p>
        </w:tc>
        <w:tc>
          <w:tcPr>
            <w:tcW w:w="0" w:type="auto"/>
            <w:tcBorders>
              <w:top w:val="nil"/>
              <w:left w:val="single" w:sz="4" w:space="0" w:color="auto"/>
              <w:bottom w:val="nil"/>
              <w:right w:val="nil"/>
            </w:tcBorders>
            <w:shd w:val="clear" w:color="000000" w:fill="C6EFCE"/>
            <w:noWrap/>
            <w:vAlign w:val="bottom"/>
            <w:hideMark/>
          </w:tcPr>
          <w:p w14:paraId="6419399A" w14:textId="77777777" w:rsidR="002A2451" w:rsidRPr="0020749A" w:rsidRDefault="002A2451" w:rsidP="002A2451">
            <w:pPr>
              <w:rPr>
                <w:rFonts w:ascii="Calibri" w:eastAsia="Times New Roman" w:hAnsi="Calibri" w:cs="Times New Roman"/>
                <w:color w:val="006100"/>
                <w:szCs w:val="20"/>
                <w:lang w:val="en-GB"/>
              </w:rPr>
            </w:pPr>
            <w:r w:rsidRPr="0020749A">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6C3AF00" w14:textId="77777777" w:rsidR="002A2451" w:rsidRPr="0020749A" w:rsidRDefault="002A2451" w:rsidP="002A2451">
            <w:pPr>
              <w:rPr>
                <w:rFonts w:ascii="Calibri" w:eastAsia="Times New Roman" w:hAnsi="Calibri" w:cs="Times New Roman"/>
                <w:color w:val="006100"/>
                <w:szCs w:val="20"/>
                <w:lang w:val="en-GB"/>
              </w:rPr>
            </w:pPr>
            <w:r w:rsidRPr="0020749A">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C1D559D" w14:textId="77777777" w:rsidR="002A2451" w:rsidRPr="0020749A" w:rsidRDefault="002A2451" w:rsidP="002A2451">
            <w:pPr>
              <w:rPr>
                <w:rFonts w:ascii="Calibri" w:eastAsia="Times New Roman" w:hAnsi="Calibri" w:cs="Times New Roman"/>
                <w:color w:val="006100"/>
                <w:szCs w:val="20"/>
                <w:lang w:val="en-GB"/>
              </w:rPr>
            </w:pPr>
            <w:r w:rsidRPr="0020749A">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C6A2DDE" w14:textId="77777777" w:rsidR="002A2451" w:rsidRPr="0020749A" w:rsidRDefault="002A2451" w:rsidP="002A2451">
            <w:pPr>
              <w:rPr>
                <w:rFonts w:ascii="Calibri" w:eastAsia="Times New Roman" w:hAnsi="Calibri" w:cs="Times New Roman"/>
                <w:color w:val="006100"/>
                <w:szCs w:val="20"/>
                <w:lang w:val="en-GB"/>
              </w:rPr>
            </w:pPr>
            <w:r w:rsidRPr="0020749A">
              <w:rPr>
                <w:rFonts w:ascii="Calibri" w:eastAsia="Times New Roman" w:hAnsi="Calibri" w:cs="Times New Roman"/>
                <w:color w:val="006100"/>
                <w:szCs w:val="20"/>
                <w:lang w:val="en-GB"/>
              </w:rPr>
              <w:t>Correct</w:t>
            </w:r>
          </w:p>
        </w:tc>
      </w:tr>
      <w:tr w:rsidR="002A2451" w:rsidRPr="0020749A" w14:paraId="47DADDA6" w14:textId="77777777" w:rsidTr="007A6E37">
        <w:trPr>
          <w:trHeight w:val="300"/>
        </w:trPr>
        <w:tc>
          <w:tcPr>
            <w:tcW w:w="0" w:type="auto"/>
            <w:tcBorders>
              <w:top w:val="nil"/>
              <w:left w:val="nil"/>
              <w:bottom w:val="nil"/>
              <w:right w:val="nil"/>
            </w:tcBorders>
            <w:shd w:val="clear" w:color="auto" w:fill="auto"/>
            <w:noWrap/>
            <w:vAlign w:val="bottom"/>
            <w:hideMark/>
          </w:tcPr>
          <w:p w14:paraId="02BFDEFE" w14:textId="77777777" w:rsidR="002A2451" w:rsidRPr="0020749A" w:rsidRDefault="002A2451" w:rsidP="002A2451">
            <w:pPr>
              <w:rPr>
                <w:rFonts w:ascii="Calibri" w:eastAsia="Times New Roman" w:hAnsi="Calibri" w:cs="Times New Roman"/>
                <w:szCs w:val="20"/>
                <w:lang w:val="en-GB"/>
              </w:rPr>
            </w:pPr>
            <w:r w:rsidRPr="0020749A">
              <w:rPr>
                <w:rFonts w:ascii="Calibri" w:eastAsia="Times New Roman" w:hAnsi="Calibri" w:cs="Times New Roman"/>
                <w:szCs w:val="20"/>
                <w:lang w:val="en-GB"/>
              </w:rPr>
              <w:t>rothschildianium3</w:t>
            </w:r>
          </w:p>
        </w:tc>
        <w:tc>
          <w:tcPr>
            <w:tcW w:w="0" w:type="auto"/>
            <w:tcBorders>
              <w:top w:val="nil"/>
              <w:left w:val="single" w:sz="4" w:space="0" w:color="auto"/>
              <w:bottom w:val="nil"/>
              <w:right w:val="nil"/>
            </w:tcBorders>
            <w:shd w:val="clear" w:color="000000" w:fill="C6EFCE"/>
            <w:noWrap/>
            <w:vAlign w:val="bottom"/>
            <w:hideMark/>
          </w:tcPr>
          <w:p w14:paraId="15DA56CC" w14:textId="77777777" w:rsidR="002A2451" w:rsidRPr="0020749A" w:rsidRDefault="002A2451" w:rsidP="002A2451">
            <w:pPr>
              <w:rPr>
                <w:rFonts w:ascii="Calibri" w:eastAsia="Times New Roman" w:hAnsi="Calibri" w:cs="Times New Roman"/>
                <w:color w:val="006100"/>
                <w:szCs w:val="20"/>
                <w:lang w:val="en-GB"/>
              </w:rPr>
            </w:pPr>
            <w:r w:rsidRPr="0020749A">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4407D24" w14:textId="77777777" w:rsidR="002A2451" w:rsidRPr="0020749A" w:rsidRDefault="002A2451" w:rsidP="002A2451">
            <w:pPr>
              <w:rPr>
                <w:rFonts w:ascii="Calibri" w:eastAsia="Times New Roman" w:hAnsi="Calibri" w:cs="Times New Roman"/>
                <w:color w:val="006100"/>
                <w:szCs w:val="20"/>
                <w:lang w:val="en-GB"/>
              </w:rPr>
            </w:pPr>
            <w:r w:rsidRPr="0020749A">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690DC549" w14:textId="77777777" w:rsidR="002A2451" w:rsidRPr="0020749A" w:rsidRDefault="002A2451" w:rsidP="002A2451">
            <w:pPr>
              <w:rPr>
                <w:rFonts w:ascii="Calibri" w:eastAsia="Times New Roman" w:hAnsi="Calibri" w:cs="Times New Roman"/>
                <w:color w:val="9C0006"/>
                <w:szCs w:val="20"/>
                <w:lang w:val="en-GB"/>
              </w:rPr>
            </w:pPr>
            <w:r w:rsidRPr="0020749A">
              <w:rPr>
                <w:rFonts w:ascii="Calibri" w:eastAsia="Times New Roman" w:hAnsi="Calibri" w:cs="Times New Roman"/>
                <w:color w:val="9C0006"/>
                <w:szCs w:val="20"/>
                <w:lang w:val="en-GB"/>
              </w:rPr>
              <w:t>Incorrect 1(low)</w:t>
            </w:r>
          </w:p>
        </w:tc>
        <w:tc>
          <w:tcPr>
            <w:tcW w:w="0" w:type="auto"/>
            <w:tcBorders>
              <w:top w:val="nil"/>
              <w:left w:val="single" w:sz="4" w:space="0" w:color="auto"/>
              <w:bottom w:val="nil"/>
              <w:right w:val="nil"/>
            </w:tcBorders>
            <w:shd w:val="clear" w:color="000000" w:fill="FFC7CE"/>
            <w:noWrap/>
            <w:vAlign w:val="bottom"/>
            <w:hideMark/>
          </w:tcPr>
          <w:p w14:paraId="5056816C" w14:textId="77777777" w:rsidR="002A2451" w:rsidRPr="0020749A" w:rsidRDefault="002A2451" w:rsidP="002A2451">
            <w:pPr>
              <w:rPr>
                <w:rFonts w:ascii="Calibri" w:eastAsia="Times New Roman" w:hAnsi="Calibri" w:cs="Times New Roman"/>
                <w:color w:val="9C0006"/>
                <w:szCs w:val="20"/>
                <w:lang w:val="en-GB"/>
              </w:rPr>
            </w:pPr>
            <w:r w:rsidRPr="0020749A">
              <w:rPr>
                <w:rFonts w:ascii="Calibri" w:eastAsia="Times New Roman" w:hAnsi="Calibri" w:cs="Times New Roman"/>
                <w:color w:val="9C0006"/>
                <w:szCs w:val="20"/>
                <w:lang w:val="en-GB"/>
              </w:rPr>
              <w:t>Incorrect 1(low)</w:t>
            </w:r>
          </w:p>
        </w:tc>
        <w:tc>
          <w:tcPr>
            <w:tcW w:w="0" w:type="auto"/>
            <w:tcBorders>
              <w:top w:val="nil"/>
              <w:left w:val="single" w:sz="4" w:space="0" w:color="auto"/>
              <w:bottom w:val="nil"/>
              <w:right w:val="nil"/>
            </w:tcBorders>
            <w:shd w:val="clear" w:color="000000" w:fill="FFEB9C"/>
            <w:noWrap/>
            <w:vAlign w:val="bottom"/>
            <w:hideMark/>
          </w:tcPr>
          <w:p w14:paraId="21AFE866" w14:textId="77777777" w:rsidR="002A2451" w:rsidRPr="0020749A" w:rsidRDefault="002A2451" w:rsidP="002A2451">
            <w:pPr>
              <w:rPr>
                <w:rFonts w:ascii="Calibri" w:eastAsia="Times New Roman" w:hAnsi="Calibri" w:cs="Times New Roman"/>
                <w:color w:val="9C6500"/>
                <w:szCs w:val="20"/>
                <w:lang w:val="en-GB"/>
              </w:rPr>
            </w:pPr>
            <w:r w:rsidRPr="0020749A">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74735490" w14:textId="77777777" w:rsidR="002A2451" w:rsidRPr="0020749A" w:rsidRDefault="002A2451" w:rsidP="002A2451">
            <w:pPr>
              <w:rPr>
                <w:rFonts w:ascii="Calibri" w:eastAsia="Times New Roman" w:hAnsi="Calibri" w:cs="Times New Roman"/>
                <w:color w:val="008000"/>
                <w:szCs w:val="20"/>
                <w:lang w:val="en-GB"/>
              </w:rPr>
            </w:pPr>
            <w:r w:rsidRPr="0020749A">
              <w:rPr>
                <w:rFonts w:ascii="Calibri" w:eastAsia="Times New Roman" w:hAnsi="Calibri" w:cs="Times New Roman"/>
                <w:color w:val="008000"/>
                <w:szCs w:val="20"/>
                <w:lang w:val="en-GB"/>
              </w:rPr>
              <w:t>Unknown 3/4</w:t>
            </w:r>
          </w:p>
        </w:tc>
        <w:tc>
          <w:tcPr>
            <w:tcW w:w="0" w:type="auto"/>
            <w:tcBorders>
              <w:top w:val="nil"/>
              <w:left w:val="single" w:sz="4" w:space="0" w:color="auto"/>
              <w:bottom w:val="nil"/>
              <w:right w:val="nil"/>
            </w:tcBorders>
            <w:shd w:val="clear" w:color="000000" w:fill="C6EFCE"/>
            <w:noWrap/>
            <w:vAlign w:val="bottom"/>
            <w:hideMark/>
          </w:tcPr>
          <w:p w14:paraId="07800B68" w14:textId="77777777" w:rsidR="002A2451" w:rsidRPr="0020749A" w:rsidRDefault="002A2451" w:rsidP="002A2451">
            <w:pPr>
              <w:rPr>
                <w:rFonts w:ascii="Calibri" w:eastAsia="Times New Roman" w:hAnsi="Calibri" w:cs="Times New Roman"/>
                <w:color w:val="006100"/>
                <w:szCs w:val="20"/>
                <w:lang w:val="en-GB"/>
              </w:rPr>
            </w:pPr>
            <w:r w:rsidRPr="0020749A">
              <w:rPr>
                <w:rFonts w:ascii="Calibri" w:eastAsia="Times New Roman" w:hAnsi="Calibri" w:cs="Times New Roman"/>
                <w:color w:val="006100"/>
                <w:szCs w:val="20"/>
                <w:lang w:val="en-GB"/>
              </w:rPr>
              <w:t>Correct</w:t>
            </w:r>
          </w:p>
        </w:tc>
      </w:tr>
      <w:tr w:rsidR="002A2451" w:rsidRPr="0020749A" w14:paraId="46534357" w14:textId="77777777" w:rsidTr="007A6E37">
        <w:trPr>
          <w:trHeight w:val="300"/>
        </w:trPr>
        <w:tc>
          <w:tcPr>
            <w:tcW w:w="0" w:type="auto"/>
            <w:tcBorders>
              <w:top w:val="nil"/>
              <w:left w:val="nil"/>
              <w:bottom w:val="nil"/>
              <w:right w:val="nil"/>
            </w:tcBorders>
            <w:shd w:val="clear" w:color="auto" w:fill="auto"/>
            <w:noWrap/>
            <w:vAlign w:val="bottom"/>
            <w:hideMark/>
          </w:tcPr>
          <w:p w14:paraId="327602B2" w14:textId="77777777" w:rsidR="002A2451" w:rsidRPr="0020749A"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hideMark/>
          </w:tcPr>
          <w:p w14:paraId="745234E3"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10C3DA95"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44A5522E"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154E9691"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02F2E2B7"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3AF03623"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2C59A446"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r>
      <w:tr w:rsidR="002A2451" w:rsidRPr="0020749A" w14:paraId="60863F66" w14:textId="77777777" w:rsidTr="007A6E37">
        <w:trPr>
          <w:trHeight w:val="300"/>
        </w:trPr>
        <w:tc>
          <w:tcPr>
            <w:tcW w:w="0" w:type="auto"/>
            <w:tcBorders>
              <w:top w:val="nil"/>
              <w:left w:val="nil"/>
              <w:bottom w:val="nil"/>
              <w:right w:val="nil"/>
            </w:tcBorders>
            <w:shd w:val="clear" w:color="auto" w:fill="auto"/>
            <w:noWrap/>
            <w:vAlign w:val="bottom"/>
            <w:hideMark/>
          </w:tcPr>
          <w:p w14:paraId="034B4756" w14:textId="77777777" w:rsidR="002A2451" w:rsidRPr="0020749A"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hideMark/>
          </w:tcPr>
          <w:p w14:paraId="79FC62D7"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6268BF94"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678A69B4"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44060F88"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378EB8E3"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7957A631"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328F9BD0"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r>
      <w:tr w:rsidR="002A2451" w:rsidRPr="0020749A" w14:paraId="215FFA5B" w14:textId="77777777" w:rsidTr="007A6E37">
        <w:trPr>
          <w:trHeight w:val="300"/>
        </w:trPr>
        <w:tc>
          <w:tcPr>
            <w:tcW w:w="0" w:type="auto"/>
            <w:tcBorders>
              <w:top w:val="nil"/>
              <w:left w:val="nil"/>
              <w:bottom w:val="nil"/>
              <w:right w:val="nil"/>
            </w:tcBorders>
            <w:shd w:val="clear" w:color="auto" w:fill="auto"/>
            <w:noWrap/>
            <w:vAlign w:val="bottom"/>
            <w:hideMark/>
          </w:tcPr>
          <w:p w14:paraId="193B0FF0" w14:textId="77777777" w:rsidR="002A2451" w:rsidRPr="0020749A"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hideMark/>
          </w:tcPr>
          <w:p w14:paraId="09DF228A"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503CAC06"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gridSpan w:val="2"/>
            <w:tcBorders>
              <w:top w:val="single" w:sz="4" w:space="0" w:color="auto"/>
              <w:left w:val="single" w:sz="4" w:space="0" w:color="auto"/>
              <w:bottom w:val="nil"/>
              <w:right w:val="nil"/>
            </w:tcBorders>
            <w:shd w:val="clear" w:color="auto" w:fill="auto"/>
            <w:noWrap/>
            <w:vAlign w:val="bottom"/>
            <w:hideMark/>
          </w:tcPr>
          <w:p w14:paraId="42A03C3E" w14:textId="7CFB6FD5"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Legend Incorrect/Unknown</w:t>
            </w:r>
          </w:p>
        </w:tc>
        <w:tc>
          <w:tcPr>
            <w:tcW w:w="0" w:type="auto"/>
            <w:tcBorders>
              <w:top w:val="single" w:sz="4" w:space="0" w:color="auto"/>
              <w:left w:val="nil"/>
              <w:bottom w:val="nil"/>
              <w:right w:val="nil"/>
            </w:tcBorders>
            <w:shd w:val="clear" w:color="auto" w:fill="auto"/>
            <w:noWrap/>
            <w:vAlign w:val="bottom"/>
            <w:hideMark/>
          </w:tcPr>
          <w:p w14:paraId="1833FD1A"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single" w:sz="4" w:space="0" w:color="auto"/>
              <w:left w:val="nil"/>
              <w:bottom w:val="nil"/>
              <w:right w:val="nil"/>
            </w:tcBorders>
            <w:shd w:val="clear" w:color="auto" w:fill="auto"/>
            <w:noWrap/>
            <w:vAlign w:val="bottom"/>
            <w:hideMark/>
          </w:tcPr>
          <w:p w14:paraId="1D819B79"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single" w:sz="4" w:space="0" w:color="auto"/>
              <w:left w:val="nil"/>
              <w:bottom w:val="nil"/>
              <w:right w:val="single" w:sz="4" w:space="0" w:color="auto"/>
            </w:tcBorders>
            <w:shd w:val="clear" w:color="auto" w:fill="auto"/>
            <w:noWrap/>
            <w:vAlign w:val="bottom"/>
            <w:hideMark/>
          </w:tcPr>
          <w:p w14:paraId="1036404F"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r>
      <w:tr w:rsidR="002A2451" w:rsidRPr="0020749A" w14:paraId="672D6F99" w14:textId="77777777" w:rsidTr="007A6E37">
        <w:trPr>
          <w:trHeight w:val="300"/>
        </w:trPr>
        <w:tc>
          <w:tcPr>
            <w:tcW w:w="0" w:type="auto"/>
            <w:tcBorders>
              <w:top w:val="nil"/>
              <w:left w:val="nil"/>
              <w:bottom w:val="nil"/>
              <w:right w:val="nil"/>
            </w:tcBorders>
            <w:shd w:val="clear" w:color="auto" w:fill="auto"/>
            <w:noWrap/>
            <w:vAlign w:val="bottom"/>
            <w:hideMark/>
          </w:tcPr>
          <w:p w14:paraId="7A143532" w14:textId="77777777" w:rsidR="002A2451" w:rsidRPr="0020749A"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hideMark/>
          </w:tcPr>
          <w:p w14:paraId="7449AB95"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49486D09"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7A8BE07C"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nil"/>
              <w:bottom w:val="nil"/>
              <w:right w:val="nil"/>
            </w:tcBorders>
            <w:shd w:val="clear" w:color="auto" w:fill="auto"/>
            <w:noWrap/>
            <w:vAlign w:val="bottom"/>
            <w:hideMark/>
          </w:tcPr>
          <w:p w14:paraId="632FFCAA" w14:textId="77777777" w:rsidR="002A2451" w:rsidRPr="0020749A" w:rsidRDefault="002A2451" w:rsidP="002A2451">
            <w:pPr>
              <w:rPr>
                <w:rFonts w:ascii="Calibri" w:eastAsia="Times New Roman" w:hAnsi="Calibri" w:cs="Times New Roman"/>
                <w:szCs w:val="18"/>
                <w:lang w:val="en-GB"/>
              </w:rPr>
            </w:pPr>
          </w:p>
        </w:tc>
        <w:tc>
          <w:tcPr>
            <w:tcW w:w="0" w:type="auto"/>
            <w:tcBorders>
              <w:top w:val="nil"/>
              <w:left w:val="nil"/>
              <w:bottom w:val="nil"/>
              <w:right w:val="nil"/>
            </w:tcBorders>
            <w:shd w:val="clear" w:color="auto" w:fill="auto"/>
            <w:noWrap/>
            <w:vAlign w:val="bottom"/>
            <w:hideMark/>
          </w:tcPr>
          <w:p w14:paraId="42FCFD45" w14:textId="77777777" w:rsidR="002A2451" w:rsidRPr="0020749A" w:rsidRDefault="002A2451" w:rsidP="002A2451">
            <w:pPr>
              <w:rPr>
                <w:rFonts w:ascii="Calibri" w:eastAsia="Times New Roman" w:hAnsi="Calibri" w:cs="Times New Roman"/>
                <w:szCs w:val="18"/>
                <w:lang w:val="en-GB"/>
              </w:rPr>
            </w:pPr>
          </w:p>
        </w:tc>
        <w:tc>
          <w:tcPr>
            <w:tcW w:w="0" w:type="auto"/>
            <w:tcBorders>
              <w:top w:val="nil"/>
              <w:left w:val="nil"/>
              <w:bottom w:val="nil"/>
              <w:right w:val="nil"/>
            </w:tcBorders>
            <w:shd w:val="clear" w:color="auto" w:fill="auto"/>
            <w:noWrap/>
            <w:vAlign w:val="bottom"/>
            <w:hideMark/>
          </w:tcPr>
          <w:p w14:paraId="7E8D0F0A" w14:textId="77777777" w:rsidR="002A2451" w:rsidRPr="0020749A" w:rsidRDefault="002A2451" w:rsidP="002A2451">
            <w:pPr>
              <w:rPr>
                <w:rFonts w:ascii="Calibri" w:eastAsia="Times New Roman" w:hAnsi="Calibri" w:cs="Times New Roman"/>
                <w:szCs w:val="18"/>
                <w:lang w:val="en-GB"/>
              </w:rPr>
            </w:pPr>
          </w:p>
        </w:tc>
        <w:tc>
          <w:tcPr>
            <w:tcW w:w="0" w:type="auto"/>
            <w:tcBorders>
              <w:top w:val="nil"/>
              <w:left w:val="nil"/>
              <w:bottom w:val="nil"/>
              <w:right w:val="single" w:sz="4" w:space="0" w:color="auto"/>
            </w:tcBorders>
            <w:shd w:val="clear" w:color="auto" w:fill="auto"/>
            <w:noWrap/>
            <w:vAlign w:val="bottom"/>
            <w:hideMark/>
          </w:tcPr>
          <w:p w14:paraId="0486DDB6" w14:textId="77777777" w:rsidR="002A2451" w:rsidRPr="0020749A" w:rsidRDefault="002A2451" w:rsidP="002A2451">
            <w:pPr>
              <w:rPr>
                <w:rFonts w:ascii="Calibri" w:eastAsia="Times New Roman" w:hAnsi="Calibri" w:cs="Times New Roman"/>
                <w:szCs w:val="18"/>
                <w:lang w:val="en-GB"/>
              </w:rPr>
            </w:pPr>
          </w:p>
        </w:tc>
      </w:tr>
      <w:tr w:rsidR="002A2451" w:rsidRPr="0020749A" w14:paraId="1762A0C8" w14:textId="77777777" w:rsidTr="007A6E37">
        <w:trPr>
          <w:trHeight w:val="300"/>
        </w:trPr>
        <w:tc>
          <w:tcPr>
            <w:tcW w:w="0" w:type="auto"/>
            <w:tcBorders>
              <w:top w:val="nil"/>
              <w:left w:val="nil"/>
              <w:bottom w:val="nil"/>
              <w:right w:val="nil"/>
            </w:tcBorders>
            <w:shd w:val="clear" w:color="auto" w:fill="auto"/>
            <w:noWrap/>
            <w:vAlign w:val="bottom"/>
            <w:hideMark/>
          </w:tcPr>
          <w:p w14:paraId="551F3A7D" w14:textId="77777777" w:rsidR="002A2451" w:rsidRPr="0020749A"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hideMark/>
          </w:tcPr>
          <w:p w14:paraId="2A13BB8E"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520F10E0"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2707367F"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nil"/>
              <w:bottom w:val="nil"/>
              <w:right w:val="nil"/>
            </w:tcBorders>
            <w:shd w:val="clear" w:color="auto" w:fill="auto"/>
            <w:noWrap/>
            <w:vAlign w:val="bottom"/>
            <w:hideMark/>
          </w:tcPr>
          <w:p w14:paraId="5AC266CC" w14:textId="77777777" w:rsidR="002A2451" w:rsidRPr="0020749A" w:rsidRDefault="002A2451" w:rsidP="002A2451">
            <w:pPr>
              <w:jc w:val="right"/>
              <w:rPr>
                <w:rFonts w:ascii="Calibri" w:eastAsia="Times New Roman" w:hAnsi="Calibri" w:cs="Times New Roman"/>
                <w:szCs w:val="18"/>
                <w:lang w:val="en-GB"/>
              </w:rPr>
            </w:pPr>
            <w:r w:rsidRPr="0020749A">
              <w:rPr>
                <w:rFonts w:ascii="Calibri" w:eastAsia="Times New Roman" w:hAnsi="Calibri" w:cs="Times New Roman"/>
                <w:szCs w:val="18"/>
                <w:lang w:val="en-GB"/>
              </w:rPr>
              <w:t>1</w:t>
            </w:r>
          </w:p>
        </w:tc>
        <w:tc>
          <w:tcPr>
            <w:tcW w:w="0" w:type="auto"/>
            <w:tcBorders>
              <w:top w:val="nil"/>
              <w:left w:val="nil"/>
              <w:bottom w:val="nil"/>
              <w:right w:val="nil"/>
            </w:tcBorders>
            <w:shd w:val="clear" w:color="auto" w:fill="auto"/>
            <w:noWrap/>
            <w:vAlign w:val="bottom"/>
            <w:hideMark/>
          </w:tcPr>
          <w:p w14:paraId="6EEE96F1" w14:textId="77777777" w:rsidR="002A2451" w:rsidRPr="0020749A" w:rsidRDefault="002A2451" w:rsidP="002A2451">
            <w:pPr>
              <w:rPr>
                <w:rFonts w:ascii="Calibri" w:eastAsia="Times New Roman" w:hAnsi="Calibri" w:cs="Times New Roman"/>
                <w:i/>
                <w:szCs w:val="18"/>
                <w:lang w:val="en-GB"/>
              </w:rPr>
            </w:pPr>
            <w:r w:rsidRPr="0020749A">
              <w:rPr>
                <w:rFonts w:ascii="Calibri" w:eastAsia="Times New Roman" w:hAnsi="Calibri" w:cs="Times New Roman"/>
                <w:i/>
                <w:szCs w:val="18"/>
                <w:lang w:val="en-GB"/>
              </w:rPr>
              <w:t>Parvisepalum</w:t>
            </w:r>
          </w:p>
        </w:tc>
        <w:tc>
          <w:tcPr>
            <w:tcW w:w="0" w:type="auto"/>
            <w:tcBorders>
              <w:top w:val="nil"/>
              <w:left w:val="nil"/>
              <w:bottom w:val="nil"/>
              <w:right w:val="nil"/>
            </w:tcBorders>
            <w:shd w:val="clear" w:color="auto" w:fill="auto"/>
            <w:noWrap/>
            <w:vAlign w:val="bottom"/>
            <w:hideMark/>
          </w:tcPr>
          <w:p w14:paraId="52219EE6" w14:textId="77777777" w:rsidR="002A2451" w:rsidRPr="0020749A" w:rsidRDefault="002A2451" w:rsidP="002A2451">
            <w:pPr>
              <w:jc w:val="right"/>
              <w:rPr>
                <w:rFonts w:ascii="Calibri" w:eastAsia="Times New Roman" w:hAnsi="Calibri" w:cs="Times New Roman"/>
                <w:szCs w:val="18"/>
                <w:lang w:val="en-GB"/>
              </w:rPr>
            </w:pPr>
            <w:r w:rsidRPr="0020749A">
              <w:rPr>
                <w:rFonts w:ascii="Calibri" w:eastAsia="Times New Roman" w:hAnsi="Calibri" w:cs="Times New Roman"/>
                <w:szCs w:val="18"/>
                <w:lang w:val="en-GB"/>
              </w:rPr>
              <w:t>2</w:t>
            </w:r>
          </w:p>
        </w:tc>
        <w:tc>
          <w:tcPr>
            <w:tcW w:w="0" w:type="auto"/>
            <w:tcBorders>
              <w:top w:val="nil"/>
              <w:left w:val="nil"/>
              <w:bottom w:val="nil"/>
              <w:right w:val="single" w:sz="4" w:space="0" w:color="auto"/>
            </w:tcBorders>
            <w:shd w:val="clear" w:color="auto" w:fill="auto"/>
            <w:noWrap/>
            <w:vAlign w:val="bottom"/>
            <w:hideMark/>
          </w:tcPr>
          <w:p w14:paraId="6ED9C76D" w14:textId="77777777" w:rsidR="002A2451" w:rsidRPr="0020749A" w:rsidRDefault="002A2451" w:rsidP="002A2451">
            <w:pPr>
              <w:rPr>
                <w:rFonts w:ascii="Calibri" w:eastAsia="Times New Roman" w:hAnsi="Calibri" w:cs="Times New Roman"/>
                <w:i/>
                <w:szCs w:val="18"/>
                <w:lang w:val="en-GB"/>
              </w:rPr>
            </w:pPr>
            <w:r w:rsidRPr="0020749A">
              <w:rPr>
                <w:rFonts w:ascii="Calibri" w:eastAsia="Times New Roman" w:hAnsi="Calibri" w:cs="Times New Roman"/>
                <w:i/>
                <w:szCs w:val="18"/>
                <w:lang w:val="en-GB"/>
              </w:rPr>
              <w:t>Pardalopetalum</w:t>
            </w:r>
          </w:p>
        </w:tc>
      </w:tr>
      <w:tr w:rsidR="002A2451" w:rsidRPr="0020749A" w14:paraId="49DF0154" w14:textId="77777777" w:rsidTr="007A6E37">
        <w:trPr>
          <w:trHeight w:val="300"/>
        </w:trPr>
        <w:tc>
          <w:tcPr>
            <w:tcW w:w="0" w:type="auto"/>
            <w:tcBorders>
              <w:top w:val="nil"/>
              <w:left w:val="nil"/>
              <w:bottom w:val="nil"/>
              <w:right w:val="nil"/>
            </w:tcBorders>
            <w:shd w:val="clear" w:color="auto" w:fill="auto"/>
            <w:noWrap/>
            <w:vAlign w:val="bottom"/>
            <w:hideMark/>
          </w:tcPr>
          <w:p w14:paraId="3DBEC3F7" w14:textId="77777777" w:rsidR="002A2451" w:rsidRPr="0020749A"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hideMark/>
          </w:tcPr>
          <w:p w14:paraId="5A70B41E"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30BAD77D"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0AE9A22B"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nil"/>
              <w:bottom w:val="nil"/>
              <w:right w:val="nil"/>
            </w:tcBorders>
            <w:shd w:val="clear" w:color="auto" w:fill="auto"/>
            <w:noWrap/>
            <w:vAlign w:val="bottom"/>
            <w:hideMark/>
          </w:tcPr>
          <w:p w14:paraId="3FFEF13C" w14:textId="77777777" w:rsidR="002A2451" w:rsidRPr="0020749A" w:rsidRDefault="002A2451" w:rsidP="002A2451">
            <w:pPr>
              <w:jc w:val="right"/>
              <w:rPr>
                <w:rFonts w:ascii="Calibri" w:eastAsia="Times New Roman" w:hAnsi="Calibri" w:cs="Times New Roman"/>
                <w:szCs w:val="18"/>
                <w:lang w:val="en-GB"/>
              </w:rPr>
            </w:pPr>
            <w:r w:rsidRPr="0020749A">
              <w:rPr>
                <w:rFonts w:ascii="Calibri" w:eastAsia="Times New Roman" w:hAnsi="Calibri" w:cs="Times New Roman"/>
                <w:szCs w:val="18"/>
                <w:lang w:val="en-GB"/>
              </w:rPr>
              <w:t>3</w:t>
            </w:r>
          </w:p>
        </w:tc>
        <w:tc>
          <w:tcPr>
            <w:tcW w:w="0" w:type="auto"/>
            <w:tcBorders>
              <w:top w:val="nil"/>
              <w:left w:val="nil"/>
              <w:bottom w:val="nil"/>
              <w:right w:val="nil"/>
            </w:tcBorders>
            <w:shd w:val="clear" w:color="auto" w:fill="auto"/>
            <w:noWrap/>
            <w:vAlign w:val="bottom"/>
            <w:hideMark/>
          </w:tcPr>
          <w:p w14:paraId="32796BAE" w14:textId="77777777" w:rsidR="002A2451" w:rsidRPr="0020749A" w:rsidRDefault="002A2451" w:rsidP="002A2451">
            <w:pPr>
              <w:rPr>
                <w:rFonts w:ascii="Calibri" w:eastAsia="Times New Roman" w:hAnsi="Calibri" w:cs="Times New Roman"/>
                <w:i/>
                <w:szCs w:val="18"/>
                <w:lang w:val="en-GB"/>
              </w:rPr>
            </w:pPr>
            <w:r w:rsidRPr="0020749A">
              <w:rPr>
                <w:rFonts w:ascii="Calibri" w:eastAsia="Times New Roman" w:hAnsi="Calibri" w:cs="Times New Roman"/>
                <w:i/>
                <w:szCs w:val="18"/>
                <w:lang w:val="en-GB"/>
              </w:rPr>
              <w:t>Paphiopedilum</w:t>
            </w:r>
          </w:p>
        </w:tc>
        <w:tc>
          <w:tcPr>
            <w:tcW w:w="0" w:type="auto"/>
            <w:tcBorders>
              <w:top w:val="nil"/>
              <w:left w:val="nil"/>
              <w:bottom w:val="nil"/>
              <w:right w:val="nil"/>
            </w:tcBorders>
            <w:shd w:val="clear" w:color="auto" w:fill="auto"/>
            <w:noWrap/>
            <w:vAlign w:val="bottom"/>
            <w:hideMark/>
          </w:tcPr>
          <w:p w14:paraId="7724C6BA" w14:textId="77777777" w:rsidR="002A2451" w:rsidRPr="0020749A" w:rsidRDefault="002A2451" w:rsidP="002A2451">
            <w:pPr>
              <w:jc w:val="right"/>
              <w:rPr>
                <w:rFonts w:ascii="Calibri" w:eastAsia="Times New Roman" w:hAnsi="Calibri" w:cs="Times New Roman"/>
                <w:szCs w:val="18"/>
                <w:lang w:val="en-GB"/>
              </w:rPr>
            </w:pPr>
            <w:r w:rsidRPr="0020749A">
              <w:rPr>
                <w:rFonts w:ascii="Calibri" w:eastAsia="Times New Roman" w:hAnsi="Calibri" w:cs="Times New Roman"/>
                <w:szCs w:val="18"/>
                <w:lang w:val="en-GB"/>
              </w:rPr>
              <w:t>4</w:t>
            </w:r>
          </w:p>
        </w:tc>
        <w:tc>
          <w:tcPr>
            <w:tcW w:w="0" w:type="auto"/>
            <w:tcBorders>
              <w:top w:val="nil"/>
              <w:left w:val="nil"/>
              <w:bottom w:val="nil"/>
              <w:right w:val="single" w:sz="4" w:space="0" w:color="auto"/>
            </w:tcBorders>
            <w:shd w:val="clear" w:color="auto" w:fill="auto"/>
            <w:noWrap/>
            <w:vAlign w:val="bottom"/>
            <w:hideMark/>
          </w:tcPr>
          <w:p w14:paraId="58E8C993" w14:textId="77777777" w:rsidR="002A2451" w:rsidRPr="0020749A" w:rsidRDefault="002A2451" w:rsidP="002A2451">
            <w:pPr>
              <w:rPr>
                <w:rFonts w:ascii="Calibri" w:eastAsia="Times New Roman" w:hAnsi="Calibri" w:cs="Times New Roman"/>
                <w:i/>
                <w:szCs w:val="18"/>
                <w:lang w:val="en-GB"/>
              </w:rPr>
            </w:pPr>
            <w:r w:rsidRPr="0020749A">
              <w:rPr>
                <w:rFonts w:ascii="Calibri" w:eastAsia="Times New Roman" w:hAnsi="Calibri" w:cs="Times New Roman"/>
                <w:i/>
                <w:szCs w:val="18"/>
                <w:lang w:val="en-GB"/>
              </w:rPr>
              <w:t>Coryopedilum</w:t>
            </w:r>
          </w:p>
        </w:tc>
      </w:tr>
      <w:tr w:rsidR="002A2451" w:rsidRPr="0020749A" w14:paraId="4E6ECD85" w14:textId="77777777" w:rsidTr="007A6E37">
        <w:trPr>
          <w:trHeight w:val="300"/>
        </w:trPr>
        <w:tc>
          <w:tcPr>
            <w:tcW w:w="0" w:type="auto"/>
            <w:tcBorders>
              <w:top w:val="nil"/>
              <w:left w:val="nil"/>
              <w:bottom w:val="nil"/>
              <w:right w:val="nil"/>
            </w:tcBorders>
            <w:shd w:val="clear" w:color="auto" w:fill="auto"/>
            <w:noWrap/>
            <w:vAlign w:val="bottom"/>
            <w:hideMark/>
          </w:tcPr>
          <w:p w14:paraId="0B42CF28" w14:textId="77777777" w:rsidR="002A2451" w:rsidRPr="0020749A"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hideMark/>
          </w:tcPr>
          <w:p w14:paraId="1D11EAA1"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5362E5B3"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single" w:sz="4" w:space="0" w:color="auto"/>
              <w:right w:val="nil"/>
            </w:tcBorders>
            <w:shd w:val="clear" w:color="auto" w:fill="auto"/>
            <w:noWrap/>
            <w:vAlign w:val="bottom"/>
            <w:hideMark/>
          </w:tcPr>
          <w:p w14:paraId="1412DB3F"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nil"/>
              <w:right w:val="nil"/>
            </w:tcBorders>
            <w:shd w:val="clear" w:color="auto" w:fill="auto"/>
            <w:noWrap/>
            <w:vAlign w:val="bottom"/>
            <w:hideMark/>
          </w:tcPr>
          <w:p w14:paraId="3271C3D9" w14:textId="77777777" w:rsidR="002A2451" w:rsidRPr="0020749A" w:rsidRDefault="002A2451" w:rsidP="002A2451">
            <w:pPr>
              <w:jc w:val="right"/>
              <w:rPr>
                <w:rFonts w:ascii="Calibri" w:eastAsia="Times New Roman" w:hAnsi="Calibri" w:cs="Times New Roman"/>
                <w:szCs w:val="18"/>
                <w:lang w:val="en-GB"/>
              </w:rPr>
            </w:pPr>
            <w:r w:rsidRPr="0020749A">
              <w:rPr>
                <w:rFonts w:ascii="Calibri" w:eastAsia="Times New Roman" w:hAnsi="Calibri" w:cs="Times New Roman"/>
                <w:szCs w:val="18"/>
                <w:lang w:val="en-GB"/>
              </w:rPr>
              <w:t>5</w:t>
            </w:r>
          </w:p>
        </w:tc>
        <w:tc>
          <w:tcPr>
            <w:tcW w:w="0" w:type="auto"/>
            <w:tcBorders>
              <w:top w:val="nil"/>
              <w:left w:val="nil"/>
              <w:right w:val="nil"/>
            </w:tcBorders>
            <w:shd w:val="clear" w:color="auto" w:fill="auto"/>
            <w:noWrap/>
            <w:vAlign w:val="bottom"/>
            <w:hideMark/>
          </w:tcPr>
          <w:p w14:paraId="51732C01" w14:textId="77777777" w:rsidR="002A2451" w:rsidRPr="0020749A" w:rsidRDefault="002A2451" w:rsidP="002A2451">
            <w:pPr>
              <w:rPr>
                <w:rFonts w:ascii="Calibri" w:eastAsia="Times New Roman" w:hAnsi="Calibri" w:cs="Times New Roman"/>
                <w:i/>
                <w:szCs w:val="18"/>
                <w:lang w:val="en-GB"/>
              </w:rPr>
            </w:pPr>
            <w:r w:rsidRPr="0020749A">
              <w:rPr>
                <w:rFonts w:ascii="Calibri" w:eastAsia="Times New Roman" w:hAnsi="Calibri" w:cs="Times New Roman"/>
                <w:i/>
                <w:szCs w:val="18"/>
                <w:lang w:val="en-GB"/>
              </w:rPr>
              <w:t>Cochlopetalum</w:t>
            </w:r>
          </w:p>
        </w:tc>
        <w:tc>
          <w:tcPr>
            <w:tcW w:w="0" w:type="auto"/>
            <w:tcBorders>
              <w:top w:val="nil"/>
              <w:left w:val="nil"/>
              <w:right w:val="nil"/>
            </w:tcBorders>
            <w:shd w:val="clear" w:color="auto" w:fill="auto"/>
            <w:noWrap/>
            <w:vAlign w:val="bottom"/>
            <w:hideMark/>
          </w:tcPr>
          <w:p w14:paraId="4A6C09D7" w14:textId="77777777" w:rsidR="002A2451" w:rsidRPr="0020749A" w:rsidRDefault="002A2451" w:rsidP="002A2451">
            <w:pPr>
              <w:jc w:val="right"/>
              <w:rPr>
                <w:rFonts w:ascii="Calibri" w:eastAsia="Times New Roman" w:hAnsi="Calibri" w:cs="Times New Roman"/>
                <w:szCs w:val="18"/>
                <w:lang w:val="en-GB"/>
              </w:rPr>
            </w:pPr>
            <w:r w:rsidRPr="0020749A">
              <w:rPr>
                <w:rFonts w:ascii="Calibri" w:eastAsia="Times New Roman" w:hAnsi="Calibri" w:cs="Times New Roman"/>
                <w:szCs w:val="18"/>
                <w:lang w:val="en-GB"/>
              </w:rPr>
              <w:t>6</w:t>
            </w:r>
          </w:p>
        </w:tc>
        <w:tc>
          <w:tcPr>
            <w:tcW w:w="0" w:type="auto"/>
            <w:tcBorders>
              <w:top w:val="nil"/>
              <w:left w:val="nil"/>
              <w:right w:val="single" w:sz="4" w:space="0" w:color="auto"/>
            </w:tcBorders>
            <w:shd w:val="clear" w:color="auto" w:fill="auto"/>
            <w:noWrap/>
            <w:vAlign w:val="bottom"/>
            <w:hideMark/>
          </w:tcPr>
          <w:p w14:paraId="2DC25107" w14:textId="77777777" w:rsidR="002A2451" w:rsidRPr="0020749A" w:rsidRDefault="002A2451" w:rsidP="002A2451">
            <w:pPr>
              <w:rPr>
                <w:rFonts w:ascii="Calibri" w:eastAsia="Times New Roman" w:hAnsi="Calibri" w:cs="Times New Roman"/>
                <w:i/>
                <w:szCs w:val="18"/>
                <w:lang w:val="en-GB"/>
              </w:rPr>
            </w:pPr>
            <w:r w:rsidRPr="0020749A">
              <w:rPr>
                <w:rFonts w:ascii="Calibri" w:eastAsia="Times New Roman" w:hAnsi="Calibri" w:cs="Times New Roman"/>
                <w:i/>
                <w:szCs w:val="18"/>
                <w:lang w:val="en-GB"/>
              </w:rPr>
              <w:t>Brachypetalum</w:t>
            </w:r>
          </w:p>
        </w:tc>
      </w:tr>
      <w:tr w:rsidR="002A2451" w:rsidRPr="0020749A" w14:paraId="41188B24" w14:textId="77777777" w:rsidTr="007A6E37">
        <w:trPr>
          <w:trHeight w:val="300"/>
        </w:trPr>
        <w:tc>
          <w:tcPr>
            <w:tcW w:w="0" w:type="auto"/>
            <w:tcBorders>
              <w:top w:val="nil"/>
              <w:left w:val="nil"/>
              <w:bottom w:val="nil"/>
              <w:right w:val="nil"/>
            </w:tcBorders>
            <w:shd w:val="clear" w:color="auto" w:fill="auto"/>
            <w:noWrap/>
            <w:vAlign w:val="bottom"/>
            <w:hideMark/>
          </w:tcPr>
          <w:p w14:paraId="0BCF3E50" w14:textId="77777777" w:rsidR="002A2451" w:rsidRPr="0020749A"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hideMark/>
          </w:tcPr>
          <w:p w14:paraId="2896321F"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250D8570"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12C4D9AE" w14:textId="77777777" w:rsidR="002A2451" w:rsidRPr="0020749A" w:rsidRDefault="002A2451" w:rsidP="002A2451">
            <w:pPr>
              <w:rPr>
                <w:rFonts w:ascii="Calibri" w:eastAsia="Times New Roman" w:hAnsi="Calibri" w:cs="Times New Roman"/>
                <w:szCs w:val="18"/>
                <w:lang w:val="en-GB"/>
              </w:rPr>
            </w:pPr>
            <w:r w:rsidRPr="0020749A">
              <w:rPr>
                <w:rFonts w:ascii="Calibri" w:eastAsia="Times New Roman" w:hAnsi="Calibri" w:cs="Times New Roman"/>
                <w:szCs w:val="18"/>
                <w:lang w:val="en-GB"/>
              </w:rPr>
              <w:t> </w:t>
            </w:r>
          </w:p>
        </w:tc>
        <w:tc>
          <w:tcPr>
            <w:tcW w:w="0" w:type="auto"/>
            <w:tcBorders>
              <w:top w:val="nil"/>
              <w:left w:val="nil"/>
              <w:bottom w:val="single" w:sz="4" w:space="0" w:color="auto"/>
              <w:right w:val="nil"/>
            </w:tcBorders>
            <w:shd w:val="clear" w:color="auto" w:fill="auto"/>
            <w:noWrap/>
            <w:vAlign w:val="bottom"/>
            <w:hideMark/>
          </w:tcPr>
          <w:p w14:paraId="24DFA056" w14:textId="77777777" w:rsidR="002A2451" w:rsidRPr="0020749A" w:rsidRDefault="002A2451" w:rsidP="002A2451">
            <w:pPr>
              <w:jc w:val="right"/>
              <w:rPr>
                <w:rFonts w:ascii="Calibri" w:eastAsia="Times New Roman" w:hAnsi="Calibri" w:cs="Times New Roman"/>
                <w:szCs w:val="18"/>
                <w:lang w:val="en-GB"/>
              </w:rPr>
            </w:pPr>
            <w:r w:rsidRPr="0020749A">
              <w:rPr>
                <w:rFonts w:ascii="Calibri" w:eastAsia="Times New Roman" w:hAnsi="Calibri" w:cs="Times New Roman"/>
                <w:szCs w:val="18"/>
                <w:lang w:val="en-GB"/>
              </w:rPr>
              <w:t>7</w:t>
            </w:r>
          </w:p>
        </w:tc>
        <w:tc>
          <w:tcPr>
            <w:tcW w:w="0" w:type="auto"/>
            <w:tcBorders>
              <w:top w:val="nil"/>
              <w:left w:val="nil"/>
              <w:bottom w:val="single" w:sz="4" w:space="0" w:color="auto"/>
              <w:right w:val="nil"/>
            </w:tcBorders>
            <w:shd w:val="clear" w:color="auto" w:fill="auto"/>
            <w:noWrap/>
            <w:vAlign w:val="bottom"/>
            <w:hideMark/>
          </w:tcPr>
          <w:p w14:paraId="3216B898" w14:textId="77777777" w:rsidR="002A2451" w:rsidRPr="0020749A" w:rsidRDefault="002A2451" w:rsidP="002A2451">
            <w:pPr>
              <w:rPr>
                <w:rFonts w:ascii="Calibri" w:eastAsia="Times New Roman" w:hAnsi="Calibri" w:cs="Times New Roman"/>
                <w:i/>
                <w:szCs w:val="18"/>
                <w:lang w:val="en-GB"/>
              </w:rPr>
            </w:pPr>
            <w:r w:rsidRPr="0020749A">
              <w:rPr>
                <w:rFonts w:ascii="Calibri" w:eastAsia="Times New Roman" w:hAnsi="Calibri" w:cs="Times New Roman"/>
                <w:i/>
                <w:szCs w:val="18"/>
                <w:lang w:val="en-GB"/>
              </w:rPr>
              <w:t>Barbata</w:t>
            </w:r>
          </w:p>
        </w:tc>
        <w:tc>
          <w:tcPr>
            <w:tcW w:w="0" w:type="auto"/>
            <w:tcBorders>
              <w:top w:val="nil"/>
              <w:left w:val="nil"/>
              <w:bottom w:val="single" w:sz="4" w:space="0" w:color="auto"/>
              <w:right w:val="nil"/>
            </w:tcBorders>
            <w:shd w:val="clear" w:color="auto" w:fill="auto"/>
            <w:noWrap/>
            <w:vAlign w:val="bottom"/>
            <w:hideMark/>
          </w:tcPr>
          <w:p w14:paraId="2CB45F49" w14:textId="77777777" w:rsidR="002A2451" w:rsidRPr="0020749A" w:rsidRDefault="002A2451" w:rsidP="002A2451">
            <w:pPr>
              <w:rPr>
                <w:rFonts w:ascii="Calibri" w:eastAsia="Times New Roman" w:hAnsi="Calibri" w:cs="Times New Roman"/>
                <w:szCs w:val="18"/>
                <w:lang w:val="en-GB"/>
              </w:rPr>
            </w:pPr>
          </w:p>
        </w:tc>
        <w:tc>
          <w:tcPr>
            <w:tcW w:w="0" w:type="auto"/>
            <w:tcBorders>
              <w:top w:val="nil"/>
              <w:left w:val="nil"/>
              <w:bottom w:val="single" w:sz="4" w:space="0" w:color="auto"/>
              <w:right w:val="single" w:sz="4" w:space="0" w:color="auto"/>
            </w:tcBorders>
            <w:shd w:val="clear" w:color="auto" w:fill="auto"/>
            <w:noWrap/>
            <w:vAlign w:val="bottom"/>
            <w:hideMark/>
          </w:tcPr>
          <w:p w14:paraId="1EB8329D" w14:textId="77777777" w:rsidR="002A2451" w:rsidRPr="0020749A" w:rsidRDefault="002A2451" w:rsidP="002A2451">
            <w:pPr>
              <w:rPr>
                <w:rFonts w:ascii="Calibri" w:eastAsia="Times New Roman" w:hAnsi="Calibri" w:cs="Times New Roman"/>
                <w:szCs w:val="18"/>
                <w:lang w:val="en-GB"/>
              </w:rPr>
            </w:pPr>
          </w:p>
        </w:tc>
      </w:tr>
    </w:tbl>
    <w:p w14:paraId="31BCD68B" w14:textId="77777777" w:rsidR="00C525AF" w:rsidRPr="0020749A" w:rsidRDefault="00C525AF" w:rsidP="00F7449E">
      <w:pPr>
        <w:rPr>
          <w:lang w:val="en-GB"/>
        </w:rPr>
        <w:sectPr w:rsidR="00C525AF" w:rsidRPr="0020749A" w:rsidSect="002A2451">
          <w:type w:val="continuous"/>
          <w:pgSz w:w="16840" w:h="11900" w:orient="landscape"/>
          <w:pgMar w:top="1417" w:right="1417" w:bottom="851" w:left="1417" w:header="708" w:footer="708" w:gutter="0"/>
          <w:cols w:space="708"/>
          <w:docGrid w:linePitch="360"/>
        </w:sectPr>
      </w:pPr>
    </w:p>
    <w:p w14:paraId="1A2884EE" w14:textId="7F6B5A75" w:rsidR="00796656" w:rsidRPr="0020749A" w:rsidRDefault="00796656" w:rsidP="00796656">
      <w:pPr>
        <w:pStyle w:val="Bijschrift"/>
        <w:keepNext/>
        <w:rPr>
          <w:lang w:val="en-GB"/>
        </w:rPr>
      </w:pPr>
      <w:r w:rsidRPr="0020749A">
        <w:rPr>
          <w:lang w:val="en-GB"/>
        </w:rPr>
        <w:lastRenderedPageBreak/>
        <w:t xml:space="preserve">Table </w:t>
      </w:r>
      <w:r w:rsidR="000A64B8" w:rsidRPr="0020749A">
        <w:rPr>
          <w:lang w:val="en-GB"/>
        </w:rPr>
        <w:fldChar w:fldCharType="begin"/>
      </w:r>
      <w:r w:rsidR="000A64B8" w:rsidRPr="0020749A">
        <w:rPr>
          <w:lang w:val="en-GB"/>
        </w:rPr>
        <w:instrText xml:space="preserve"> SEQ Table \* ARABIC </w:instrText>
      </w:r>
      <w:r w:rsidR="000A64B8" w:rsidRPr="0020749A">
        <w:rPr>
          <w:lang w:val="en-GB"/>
        </w:rPr>
        <w:fldChar w:fldCharType="separate"/>
      </w:r>
      <w:r w:rsidR="00E73313" w:rsidRPr="0020749A">
        <w:rPr>
          <w:noProof/>
          <w:lang w:val="en-GB"/>
        </w:rPr>
        <w:t>5</w:t>
      </w:r>
      <w:r w:rsidR="000A64B8" w:rsidRPr="0020749A">
        <w:rPr>
          <w:lang w:val="en-GB"/>
        </w:rPr>
        <w:fldChar w:fldCharType="end"/>
      </w:r>
      <w:r w:rsidRPr="0020749A">
        <w:rPr>
          <w:lang w:val="en-GB"/>
        </w:rPr>
        <w:t xml:space="preserve"> Results of first test of section </w:t>
      </w:r>
      <w:r w:rsidRPr="0020749A">
        <w:rPr>
          <w:i/>
          <w:lang w:val="en-GB"/>
        </w:rPr>
        <w:t>Parvisepalum</w:t>
      </w:r>
      <w:r w:rsidRPr="0020749A">
        <w:rPr>
          <w:lang w:val="en-GB"/>
        </w:rPr>
        <w:t>.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820"/>
        <w:gridCol w:w="1745"/>
        <w:gridCol w:w="1359"/>
        <w:gridCol w:w="1858"/>
        <w:gridCol w:w="1785"/>
        <w:gridCol w:w="1685"/>
        <w:gridCol w:w="1580"/>
        <w:gridCol w:w="1738"/>
      </w:tblGrid>
      <w:tr w:rsidR="00C525AF" w:rsidRPr="0020749A" w14:paraId="3FF9E301" w14:textId="77777777" w:rsidTr="00C525AF">
        <w:trPr>
          <w:trHeight w:val="500"/>
        </w:trPr>
        <w:tc>
          <w:tcPr>
            <w:tcW w:w="0" w:type="auto"/>
            <w:tcBorders>
              <w:top w:val="nil"/>
              <w:left w:val="nil"/>
              <w:bottom w:val="nil"/>
              <w:right w:val="nil"/>
            </w:tcBorders>
            <w:shd w:val="clear" w:color="auto" w:fill="auto"/>
            <w:noWrap/>
            <w:vAlign w:val="bottom"/>
            <w:hideMark/>
          </w:tcPr>
          <w:p w14:paraId="1A43FC15" w14:textId="77777777" w:rsidR="00C525AF" w:rsidRPr="0020749A" w:rsidRDefault="00C525AF" w:rsidP="00C525AF">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3D2A6A80" w14:textId="77777777" w:rsidR="00C525AF" w:rsidRPr="0020749A" w:rsidRDefault="00C525AF" w:rsidP="00C525AF">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tcBorders>
              <w:top w:val="nil"/>
              <w:left w:val="single" w:sz="4" w:space="0" w:color="auto"/>
              <w:bottom w:val="nil"/>
              <w:right w:val="nil"/>
            </w:tcBorders>
            <w:shd w:val="clear" w:color="auto" w:fill="auto"/>
            <w:noWrap/>
            <w:vAlign w:val="bottom"/>
            <w:hideMark/>
          </w:tcPr>
          <w:p w14:paraId="1F44852C" w14:textId="77777777" w:rsidR="00C525AF" w:rsidRPr="0020749A" w:rsidRDefault="00C525AF" w:rsidP="00C525AF">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gridSpan w:val="2"/>
            <w:tcBorders>
              <w:top w:val="nil"/>
              <w:left w:val="single" w:sz="4" w:space="0" w:color="auto"/>
              <w:bottom w:val="nil"/>
              <w:right w:val="single" w:sz="4" w:space="0" w:color="000000"/>
            </w:tcBorders>
            <w:shd w:val="clear" w:color="auto" w:fill="auto"/>
            <w:noWrap/>
            <w:vAlign w:val="bottom"/>
            <w:hideMark/>
          </w:tcPr>
          <w:p w14:paraId="22B5A634" w14:textId="40975C0F" w:rsidR="00C525AF" w:rsidRPr="0020749A" w:rsidRDefault="00C525AF" w:rsidP="00C525AF">
            <w:pPr>
              <w:jc w:val="center"/>
              <w:rPr>
                <w:rFonts w:ascii="Calibri" w:eastAsia="Times New Roman" w:hAnsi="Calibri" w:cs="Times New Roman"/>
                <w:b/>
                <w:bCs/>
                <w:sz w:val="32"/>
                <w:szCs w:val="40"/>
                <w:lang w:val="en-GB"/>
              </w:rPr>
            </w:pPr>
            <w:r w:rsidRPr="0020749A">
              <w:rPr>
                <w:rFonts w:ascii="Calibri" w:eastAsia="Times New Roman" w:hAnsi="Calibri" w:cs="Times New Roman"/>
                <w:b/>
                <w:bCs/>
                <w:i/>
                <w:sz w:val="32"/>
                <w:szCs w:val="40"/>
                <w:lang w:val="en-GB"/>
              </w:rPr>
              <w:t>Parvisepalum</w:t>
            </w:r>
            <w:r w:rsidR="00CF1611" w:rsidRPr="0020749A">
              <w:rPr>
                <w:rFonts w:ascii="Calibri" w:eastAsia="Times New Roman" w:hAnsi="Calibri" w:cs="Times New Roman"/>
                <w:b/>
                <w:bCs/>
                <w:sz w:val="32"/>
                <w:szCs w:val="40"/>
                <w:lang w:val="en-GB"/>
              </w:rPr>
              <w:t xml:space="preserve"> run1</w:t>
            </w:r>
          </w:p>
        </w:tc>
        <w:tc>
          <w:tcPr>
            <w:tcW w:w="0" w:type="auto"/>
            <w:tcBorders>
              <w:top w:val="nil"/>
              <w:left w:val="nil"/>
              <w:bottom w:val="nil"/>
              <w:right w:val="nil"/>
            </w:tcBorders>
            <w:shd w:val="clear" w:color="auto" w:fill="auto"/>
            <w:noWrap/>
            <w:vAlign w:val="bottom"/>
            <w:hideMark/>
          </w:tcPr>
          <w:p w14:paraId="2DB5DBBA" w14:textId="77777777" w:rsidR="00C525AF" w:rsidRPr="0020749A" w:rsidRDefault="00C525AF" w:rsidP="00C525AF">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tcBorders>
              <w:top w:val="nil"/>
              <w:left w:val="single" w:sz="4" w:space="0" w:color="auto"/>
              <w:bottom w:val="nil"/>
              <w:right w:val="nil"/>
            </w:tcBorders>
            <w:shd w:val="clear" w:color="auto" w:fill="auto"/>
            <w:noWrap/>
            <w:vAlign w:val="bottom"/>
            <w:hideMark/>
          </w:tcPr>
          <w:p w14:paraId="34BB494F" w14:textId="77777777" w:rsidR="00C525AF" w:rsidRPr="0020749A" w:rsidRDefault="00C525AF" w:rsidP="00C525AF">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0FF83445" w14:textId="77777777" w:rsidR="00C525AF" w:rsidRPr="0020749A" w:rsidRDefault="00C525AF" w:rsidP="00C525AF">
            <w:pPr>
              <w:rPr>
                <w:rFonts w:ascii="Calibri" w:eastAsia="Times New Roman" w:hAnsi="Calibri" w:cs="Times New Roman"/>
                <w:b/>
                <w:bCs/>
                <w:lang w:val="en-GB"/>
              </w:rPr>
            </w:pPr>
            <w:r w:rsidRPr="0020749A">
              <w:rPr>
                <w:rFonts w:ascii="Calibri" w:eastAsia="Times New Roman" w:hAnsi="Calibri" w:cs="Times New Roman"/>
                <w:b/>
                <w:bCs/>
                <w:lang w:val="en-GB"/>
              </w:rPr>
              <w:t> </w:t>
            </w:r>
          </w:p>
        </w:tc>
      </w:tr>
      <w:tr w:rsidR="00C525AF" w:rsidRPr="0020749A" w14:paraId="0073038D" w14:textId="77777777" w:rsidTr="00C525AF">
        <w:trPr>
          <w:trHeight w:val="300"/>
        </w:trPr>
        <w:tc>
          <w:tcPr>
            <w:tcW w:w="0" w:type="auto"/>
            <w:tcBorders>
              <w:top w:val="nil"/>
              <w:left w:val="nil"/>
              <w:bottom w:val="nil"/>
              <w:right w:val="nil"/>
            </w:tcBorders>
            <w:shd w:val="clear" w:color="auto" w:fill="auto"/>
            <w:noWrap/>
            <w:vAlign w:val="bottom"/>
            <w:hideMark/>
          </w:tcPr>
          <w:p w14:paraId="70867015" w14:textId="77777777" w:rsidR="00C525AF" w:rsidRPr="0020749A" w:rsidRDefault="00C525AF" w:rsidP="00C525AF">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7086C3D9" w14:textId="77777777" w:rsidR="00C525AF" w:rsidRPr="0020749A" w:rsidRDefault="00C525AF" w:rsidP="00C525AF">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7D143D29" w14:textId="77777777" w:rsidR="00C525AF" w:rsidRPr="0020749A" w:rsidRDefault="00C525AF" w:rsidP="00C525AF">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0C7B4C4D" w14:textId="77777777" w:rsidR="00C525AF" w:rsidRPr="0020749A" w:rsidRDefault="00C525AF" w:rsidP="00C525AF">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712AE9EE" w14:textId="77777777" w:rsidR="00C525AF" w:rsidRPr="0020749A" w:rsidRDefault="00C525AF" w:rsidP="00C525AF">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65D4600" w14:textId="77777777" w:rsidR="00C525AF" w:rsidRPr="0020749A" w:rsidRDefault="00C525AF" w:rsidP="00C525AF">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3532F44" w14:textId="77777777" w:rsidR="00C525AF" w:rsidRPr="0020749A" w:rsidRDefault="00C525AF" w:rsidP="00C525AF">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7948FF31" w14:textId="77777777" w:rsidR="00C525AF" w:rsidRPr="0020749A" w:rsidRDefault="00C525AF" w:rsidP="00C525AF">
            <w:pPr>
              <w:rPr>
                <w:rFonts w:ascii="Calibri" w:eastAsia="Times New Roman" w:hAnsi="Calibri" w:cs="Times New Roman"/>
                <w:lang w:val="en-GB"/>
              </w:rPr>
            </w:pPr>
            <w:r w:rsidRPr="0020749A">
              <w:rPr>
                <w:rFonts w:ascii="Calibri" w:eastAsia="Times New Roman" w:hAnsi="Calibri" w:cs="Times New Roman"/>
                <w:lang w:val="en-GB"/>
              </w:rPr>
              <w:t> </w:t>
            </w:r>
          </w:p>
        </w:tc>
      </w:tr>
      <w:tr w:rsidR="00C525AF" w:rsidRPr="0020749A" w14:paraId="7F2093DB" w14:textId="77777777" w:rsidTr="00C525AF">
        <w:trPr>
          <w:trHeight w:val="300"/>
        </w:trPr>
        <w:tc>
          <w:tcPr>
            <w:tcW w:w="0" w:type="auto"/>
            <w:tcBorders>
              <w:top w:val="nil"/>
              <w:left w:val="nil"/>
              <w:bottom w:val="single" w:sz="4" w:space="0" w:color="auto"/>
              <w:right w:val="nil"/>
            </w:tcBorders>
            <w:shd w:val="clear" w:color="auto" w:fill="auto"/>
            <w:noWrap/>
            <w:vAlign w:val="bottom"/>
            <w:hideMark/>
          </w:tcPr>
          <w:p w14:paraId="575BD85E" w14:textId="77777777" w:rsidR="00C525AF" w:rsidRPr="0020749A" w:rsidRDefault="00C525AF" w:rsidP="00C525AF">
            <w:pPr>
              <w:rPr>
                <w:rFonts w:ascii="Calibri" w:eastAsia="Times New Roman" w:hAnsi="Calibri" w:cs="Times New Roman"/>
                <w:b/>
                <w:bCs/>
                <w:sz w:val="22"/>
                <w:szCs w:val="20"/>
                <w:lang w:val="en-GB"/>
              </w:rPr>
            </w:pPr>
            <w:r w:rsidRPr="0020749A">
              <w:rPr>
                <w:rFonts w:ascii="Calibri" w:eastAsia="Times New Roman" w:hAnsi="Calibri" w:cs="Times New Roman"/>
                <w:b/>
                <w:bCs/>
                <w:sz w:val="22"/>
                <w:szCs w:val="20"/>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79886510" w14:textId="77777777" w:rsidR="00C525AF" w:rsidRPr="0020749A" w:rsidRDefault="00C525AF" w:rsidP="00C525AF">
            <w:pPr>
              <w:jc w:val="right"/>
              <w:rPr>
                <w:rFonts w:ascii="Calibri" w:eastAsia="Times New Roman" w:hAnsi="Calibri" w:cs="Times New Roman"/>
                <w:b/>
                <w:bCs/>
                <w:sz w:val="22"/>
                <w:szCs w:val="20"/>
                <w:lang w:val="en-GB"/>
              </w:rPr>
            </w:pPr>
            <w:r w:rsidRPr="0020749A">
              <w:rPr>
                <w:rFonts w:ascii="Calibri" w:eastAsia="Times New Roman" w:hAnsi="Calibri" w:cs="Times New Roman"/>
                <w:b/>
                <w:bCs/>
                <w:sz w:val="22"/>
                <w:szCs w:val="20"/>
                <w:lang w:val="en-GB"/>
              </w:rPr>
              <w:t>41</w:t>
            </w:r>
          </w:p>
        </w:tc>
        <w:tc>
          <w:tcPr>
            <w:tcW w:w="0" w:type="auto"/>
            <w:tcBorders>
              <w:top w:val="nil"/>
              <w:left w:val="single" w:sz="4" w:space="0" w:color="auto"/>
              <w:bottom w:val="single" w:sz="4" w:space="0" w:color="auto"/>
              <w:right w:val="nil"/>
            </w:tcBorders>
            <w:shd w:val="clear" w:color="auto" w:fill="auto"/>
            <w:noWrap/>
            <w:vAlign w:val="bottom"/>
            <w:hideMark/>
          </w:tcPr>
          <w:p w14:paraId="009A1718" w14:textId="77777777" w:rsidR="00C525AF" w:rsidRPr="0020749A" w:rsidRDefault="00C525AF" w:rsidP="00C525AF">
            <w:pPr>
              <w:jc w:val="right"/>
              <w:rPr>
                <w:rFonts w:ascii="Calibri" w:eastAsia="Times New Roman" w:hAnsi="Calibri" w:cs="Times New Roman"/>
                <w:b/>
                <w:bCs/>
                <w:sz w:val="22"/>
                <w:szCs w:val="20"/>
                <w:lang w:val="en-GB"/>
              </w:rPr>
            </w:pPr>
            <w:r w:rsidRPr="0020749A">
              <w:rPr>
                <w:rFonts w:ascii="Calibri" w:eastAsia="Times New Roman" w:hAnsi="Calibri" w:cs="Times New Roman"/>
                <w:b/>
                <w:bCs/>
                <w:sz w:val="22"/>
                <w:szCs w:val="20"/>
                <w:lang w:val="en-GB"/>
              </w:rPr>
              <w:t>42</w:t>
            </w:r>
          </w:p>
        </w:tc>
        <w:tc>
          <w:tcPr>
            <w:tcW w:w="0" w:type="auto"/>
            <w:tcBorders>
              <w:top w:val="nil"/>
              <w:left w:val="single" w:sz="4" w:space="0" w:color="auto"/>
              <w:bottom w:val="single" w:sz="4" w:space="0" w:color="auto"/>
              <w:right w:val="nil"/>
            </w:tcBorders>
            <w:shd w:val="clear" w:color="auto" w:fill="auto"/>
            <w:noWrap/>
            <w:vAlign w:val="bottom"/>
            <w:hideMark/>
          </w:tcPr>
          <w:p w14:paraId="3274A5FF" w14:textId="77777777" w:rsidR="00C525AF" w:rsidRPr="0020749A" w:rsidRDefault="00C525AF" w:rsidP="00C525AF">
            <w:pPr>
              <w:jc w:val="right"/>
              <w:rPr>
                <w:rFonts w:ascii="Calibri" w:eastAsia="Times New Roman" w:hAnsi="Calibri" w:cs="Times New Roman"/>
                <w:b/>
                <w:bCs/>
                <w:sz w:val="22"/>
                <w:szCs w:val="20"/>
                <w:lang w:val="en-GB"/>
              </w:rPr>
            </w:pPr>
            <w:r w:rsidRPr="0020749A">
              <w:rPr>
                <w:rFonts w:ascii="Calibri" w:eastAsia="Times New Roman" w:hAnsi="Calibri" w:cs="Times New Roman"/>
                <w:b/>
                <w:bCs/>
                <w:sz w:val="22"/>
                <w:szCs w:val="20"/>
                <w:lang w:val="en-GB"/>
              </w:rPr>
              <w:t>43</w:t>
            </w:r>
          </w:p>
        </w:tc>
        <w:tc>
          <w:tcPr>
            <w:tcW w:w="0" w:type="auto"/>
            <w:tcBorders>
              <w:top w:val="nil"/>
              <w:left w:val="single" w:sz="4" w:space="0" w:color="auto"/>
              <w:bottom w:val="single" w:sz="4" w:space="0" w:color="auto"/>
              <w:right w:val="nil"/>
            </w:tcBorders>
            <w:shd w:val="clear" w:color="auto" w:fill="auto"/>
            <w:noWrap/>
            <w:vAlign w:val="bottom"/>
            <w:hideMark/>
          </w:tcPr>
          <w:p w14:paraId="4010FCE8" w14:textId="77777777" w:rsidR="00C525AF" w:rsidRPr="0020749A" w:rsidRDefault="00C525AF" w:rsidP="00C525AF">
            <w:pPr>
              <w:jc w:val="right"/>
              <w:rPr>
                <w:rFonts w:ascii="Calibri" w:eastAsia="Times New Roman" w:hAnsi="Calibri" w:cs="Times New Roman"/>
                <w:b/>
                <w:bCs/>
                <w:sz w:val="22"/>
                <w:szCs w:val="20"/>
                <w:lang w:val="en-GB"/>
              </w:rPr>
            </w:pPr>
            <w:r w:rsidRPr="0020749A">
              <w:rPr>
                <w:rFonts w:ascii="Calibri" w:eastAsia="Times New Roman" w:hAnsi="Calibri" w:cs="Times New Roman"/>
                <w:b/>
                <w:bCs/>
                <w:sz w:val="22"/>
                <w:szCs w:val="20"/>
                <w:lang w:val="en-GB"/>
              </w:rPr>
              <w:t>44</w:t>
            </w:r>
          </w:p>
        </w:tc>
        <w:tc>
          <w:tcPr>
            <w:tcW w:w="0" w:type="auto"/>
            <w:tcBorders>
              <w:top w:val="nil"/>
              <w:left w:val="single" w:sz="4" w:space="0" w:color="auto"/>
              <w:bottom w:val="single" w:sz="4" w:space="0" w:color="auto"/>
              <w:right w:val="nil"/>
            </w:tcBorders>
            <w:shd w:val="clear" w:color="auto" w:fill="auto"/>
            <w:noWrap/>
            <w:vAlign w:val="bottom"/>
            <w:hideMark/>
          </w:tcPr>
          <w:p w14:paraId="66C32A61" w14:textId="77777777" w:rsidR="00C525AF" w:rsidRPr="0020749A" w:rsidRDefault="00C525AF" w:rsidP="00C525AF">
            <w:pPr>
              <w:jc w:val="right"/>
              <w:rPr>
                <w:rFonts w:ascii="Calibri" w:eastAsia="Times New Roman" w:hAnsi="Calibri" w:cs="Times New Roman"/>
                <w:b/>
                <w:bCs/>
                <w:sz w:val="22"/>
                <w:szCs w:val="20"/>
                <w:lang w:val="en-GB"/>
              </w:rPr>
            </w:pPr>
            <w:r w:rsidRPr="0020749A">
              <w:rPr>
                <w:rFonts w:ascii="Calibri" w:eastAsia="Times New Roman" w:hAnsi="Calibri" w:cs="Times New Roman"/>
                <w:b/>
                <w:bCs/>
                <w:sz w:val="22"/>
                <w:szCs w:val="20"/>
                <w:lang w:val="en-GB"/>
              </w:rPr>
              <w:t>45</w:t>
            </w:r>
          </w:p>
        </w:tc>
        <w:tc>
          <w:tcPr>
            <w:tcW w:w="0" w:type="auto"/>
            <w:tcBorders>
              <w:top w:val="nil"/>
              <w:left w:val="single" w:sz="4" w:space="0" w:color="auto"/>
              <w:bottom w:val="single" w:sz="4" w:space="0" w:color="auto"/>
              <w:right w:val="nil"/>
            </w:tcBorders>
            <w:shd w:val="clear" w:color="auto" w:fill="auto"/>
            <w:noWrap/>
            <w:vAlign w:val="bottom"/>
            <w:hideMark/>
          </w:tcPr>
          <w:p w14:paraId="683DC884" w14:textId="77777777" w:rsidR="00C525AF" w:rsidRPr="0020749A" w:rsidRDefault="00C525AF" w:rsidP="00C525AF">
            <w:pPr>
              <w:jc w:val="right"/>
              <w:rPr>
                <w:rFonts w:ascii="Calibri" w:eastAsia="Times New Roman" w:hAnsi="Calibri" w:cs="Times New Roman"/>
                <w:b/>
                <w:bCs/>
                <w:sz w:val="22"/>
                <w:szCs w:val="20"/>
                <w:lang w:val="en-GB"/>
              </w:rPr>
            </w:pPr>
            <w:r w:rsidRPr="0020749A">
              <w:rPr>
                <w:rFonts w:ascii="Calibri" w:eastAsia="Times New Roman" w:hAnsi="Calibri" w:cs="Times New Roman"/>
                <w:b/>
                <w:bCs/>
                <w:sz w:val="22"/>
                <w:szCs w:val="20"/>
                <w:lang w:val="en-GB"/>
              </w:rPr>
              <w:t>46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54264C5" w14:textId="77777777" w:rsidR="00C525AF" w:rsidRPr="0020749A" w:rsidRDefault="00C525AF" w:rsidP="00C525AF">
            <w:pPr>
              <w:jc w:val="right"/>
              <w:rPr>
                <w:rFonts w:ascii="Calibri" w:eastAsia="Times New Roman" w:hAnsi="Calibri" w:cs="Times New Roman"/>
                <w:b/>
                <w:bCs/>
                <w:sz w:val="22"/>
                <w:szCs w:val="20"/>
                <w:lang w:val="en-GB"/>
              </w:rPr>
            </w:pPr>
            <w:r w:rsidRPr="0020749A">
              <w:rPr>
                <w:rFonts w:ascii="Calibri" w:eastAsia="Times New Roman" w:hAnsi="Calibri" w:cs="Times New Roman"/>
                <w:b/>
                <w:bCs/>
                <w:sz w:val="22"/>
                <w:szCs w:val="20"/>
                <w:lang w:val="en-GB"/>
              </w:rPr>
              <w:t>47</w:t>
            </w:r>
          </w:p>
        </w:tc>
      </w:tr>
      <w:tr w:rsidR="00C525AF" w:rsidRPr="0020749A" w14:paraId="7044B7A3" w14:textId="77777777" w:rsidTr="00C525AF">
        <w:trPr>
          <w:trHeight w:val="300"/>
        </w:trPr>
        <w:tc>
          <w:tcPr>
            <w:tcW w:w="0" w:type="auto"/>
            <w:tcBorders>
              <w:top w:val="nil"/>
              <w:left w:val="single" w:sz="4" w:space="0" w:color="auto"/>
              <w:bottom w:val="nil"/>
              <w:right w:val="nil"/>
            </w:tcBorders>
            <w:shd w:val="clear" w:color="auto" w:fill="auto"/>
            <w:noWrap/>
            <w:vAlign w:val="bottom"/>
            <w:hideMark/>
          </w:tcPr>
          <w:p w14:paraId="1FD544E7" w14:textId="77777777" w:rsidR="00C525AF" w:rsidRPr="0020749A" w:rsidRDefault="00C525AF" w:rsidP="00C525AF">
            <w:pPr>
              <w:rPr>
                <w:rFonts w:ascii="Calibri" w:eastAsia="Times New Roman" w:hAnsi="Calibri" w:cs="Times New Roman"/>
                <w:b/>
                <w:bCs/>
                <w:sz w:val="22"/>
                <w:szCs w:val="20"/>
                <w:lang w:val="en-GB"/>
              </w:rPr>
            </w:pPr>
            <w:r w:rsidRPr="0020749A">
              <w:rPr>
                <w:rFonts w:ascii="Calibri" w:eastAsia="Times New Roman" w:hAnsi="Calibri" w:cs="Times New Roman"/>
                <w:b/>
                <w:bCs/>
                <w:sz w:val="22"/>
                <w:szCs w:val="20"/>
                <w:lang w:val="en-GB"/>
              </w:rPr>
              <w:t>Desired Error</w:t>
            </w:r>
          </w:p>
        </w:tc>
        <w:tc>
          <w:tcPr>
            <w:tcW w:w="0" w:type="auto"/>
            <w:tcBorders>
              <w:top w:val="nil"/>
              <w:left w:val="single" w:sz="4" w:space="0" w:color="auto"/>
              <w:bottom w:val="nil"/>
              <w:right w:val="nil"/>
            </w:tcBorders>
            <w:shd w:val="clear" w:color="auto" w:fill="auto"/>
            <w:noWrap/>
            <w:vAlign w:val="bottom"/>
            <w:hideMark/>
          </w:tcPr>
          <w:p w14:paraId="53C10DA3" w14:textId="77777777" w:rsidR="00C525AF" w:rsidRPr="0020749A" w:rsidRDefault="00C525AF" w:rsidP="00C525AF">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1,00E-04</w:t>
            </w:r>
          </w:p>
        </w:tc>
        <w:tc>
          <w:tcPr>
            <w:tcW w:w="0" w:type="auto"/>
            <w:tcBorders>
              <w:top w:val="nil"/>
              <w:left w:val="single" w:sz="4" w:space="0" w:color="auto"/>
              <w:bottom w:val="nil"/>
              <w:right w:val="nil"/>
            </w:tcBorders>
            <w:shd w:val="clear" w:color="auto" w:fill="auto"/>
            <w:noWrap/>
            <w:vAlign w:val="bottom"/>
            <w:hideMark/>
          </w:tcPr>
          <w:p w14:paraId="3034F724" w14:textId="77777777" w:rsidR="00C525AF" w:rsidRPr="0020749A" w:rsidRDefault="00C525AF" w:rsidP="00C525AF">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1,00E-05</w:t>
            </w:r>
          </w:p>
        </w:tc>
        <w:tc>
          <w:tcPr>
            <w:tcW w:w="0" w:type="auto"/>
            <w:tcBorders>
              <w:top w:val="nil"/>
              <w:left w:val="single" w:sz="4" w:space="0" w:color="auto"/>
              <w:bottom w:val="nil"/>
              <w:right w:val="nil"/>
            </w:tcBorders>
            <w:shd w:val="clear" w:color="auto" w:fill="auto"/>
            <w:noWrap/>
            <w:vAlign w:val="bottom"/>
            <w:hideMark/>
          </w:tcPr>
          <w:p w14:paraId="7AF9DA25" w14:textId="77777777" w:rsidR="00C525AF" w:rsidRPr="0020749A" w:rsidRDefault="00C525AF" w:rsidP="00C525AF">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1,00E-06</w:t>
            </w:r>
          </w:p>
        </w:tc>
        <w:tc>
          <w:tcPr>
            <w:tcW w:w="0" w:type="auto"/>
            <w:tcBorders>
              <w:top w:val="nil"/>
              <w:left w:val="single" w:sz="4" w:space="0" w:color="auto"/>
              <w:bottom w:val="nil"/>
              <w:right w:val="nil"/>
            </w:tcBorders>
            <w:shd w:val="clear" w:color="auto" w:fill="auto"/>
            <w:noWrap/>
            <w:vAlign w:val="bottom"/>
            <w:hideMark/>
          </w:tcPr>
          <w:p w14:paraId="5E32B4E0" w14:textId="77777777" w:rsidR="00C525AF" w:rsidRPr="0020749A" w:rsidRDefault="00C525AF" w:rsidP="00C525AF">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1,00E-07</w:t>
            </w:r>
          </w:p>
        </w:tc>
        <w:tc>
          <w:tcPr>
            <w:tcW w:w="0" w:type="auto"/>
            <w:tcBorders>
              <w:top w:val="nil"/>
              <w:left w:val="single" w:sz="4" w:space="0" w:color="auto"/>
              <w:bottom w:val="nil"/>
              <w:right w:val="nil"/>
            </w:tcBorders>
            <w:shd w:val="clear" w:color="auto" w:fill="auto"/>
            <w:noWrap/>
            <w:vAlign w:val="bottom"/>
            <w:hideMark/>
          </w:tcPr>
          <w:p w14:paraId="5A51E3E5" w14:textId="77777777" w:rsidR="00C525AF" w:rsidRPr="0020749A" w:rsidRDefault="00C525AF" w:rsidP="00C525AF">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1,00E-08</w:t>
            </w:r>
          </w:p>
        </w:tc>
        <w:tc>
          <w:tcPr>
            <w:tcW w:w="0" w:type="auto"/>
            <w:tcBorders>
              <w:top w:val="nil"/>
              <w:left w:val="single" w:sz="4" w:space="0" w:color="auto"/>
              <w:bottom w:val="nil"/>
              <w:right w:val="nil"/>
            </w:tcBorders>
            <w:shd w:val="clear" w:color="auto" w:fill="auto"/>
            <w:noWrap/>
            <w:vAlign w:val="bottom"/>
            <w:hideMark/>
          </w:tcPr>
          <w:p w14:paraId="12A09EF6" w14:textId="77777777" w:rsidR="00C525AF" w:rsidRPr="0020749A" w:rsidRDefault="00C525AF" w:rsidP="00C525AF">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1,00E-09</w:t>
            </w:r>
          </w:p>
        </w:tc>
        <w:tc>
          <w:tcPr>
            <w:tcW w:w="0" w:type="auto"/>
            <w:tcBorders>
              <w:top w:val="nil"/>
              <w:left w:val="single" w:sz="4" w:space="0" w:color="auto"/>
              <w:bottom w:val="nil"/>
              <w:right w:val="single" w:sz="4" w:space="0" w:color="auto"/>
            </w:tcBorders>
            <w:shd w:val="clear" w:color="auto" w:fill="auto"/>
            <w:noWrap/>
            <w:vAlign w:val="bottom"/>
            <w:hideMark/>
          </w:tcPr>
          <w:p w14:paraId="36FF03E2" w14:textId="77777777" w:rsidR="00C525AF" w:rsidRPr="0020749A" w:rsidRDefault="00C525AF" w:rsidP="00C525AF">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1,00E-10</w:t>
            </w:r>
          </w:p>
        </w:tc>
      </w:tr>
      <w:tr w:rsidR="00C525AF" w:rsidRPr="0020749A" w14:paraId="6888434F" w14:textId="77777777" w:rsidTr="00C525AF">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745CD72" w14:textId="77777777" w:rsidR="00C525AF" w:rsidRPr="0020749A" w:rsidRDefault="00C525AF" w:rsidP="00C525AF">
            <w:pPr>
              <w:rPr>
                <w:rFonts w:ascii="Calibri" w:eastAsia="Times New Roman" w:hAnsi="Calibri" w:cs="Times New Roman"/>
                <w:b/>
                <w:bCs/>
                <w:color w:val="000000"/>
                <w:sz w:val="22"/>
                <w:szCs w:val="20"/>
                <w:lang w:val="en-GB"/>
              </w:rPr>
            </w:pPr>
            <w:r w:rsidRPr="0020749A">
              <w:rPr>
                <w:rFonts w:ascii="Calibri" w:eastAsia="Times New Roman" w:hAnsi="Calibri" w:cs="Times New Roman"/>
                <w:b/>
                <w:bCs/>
                <w:color w:val="000000"/>
                <w:sz w:val="22"/>
                <w:szCs w:val="20"/>
                <w:lang w:val="en-GB"/>
              </w:rPr>
              <w:t>Time to classify (s)</w:t>
            </w:r>
          </w:p>
        </w:tc>
        <w:tc>
          <w:tcPr>
            <w:tcW w:w="0" w:type="auto"/>
            <w:tcBorders>
              <w:top w:val="nil"/>
              <w:left w:val="nil"/>
              <w:bottom w:val="single" w:sz="4" w:space="0" w:color="auto"/>
              <w:right w:val="nil"/>
            </w:tcBorders>
            <w:shd w:val="clear" w:color="auto" w:fill="auto"/>
            <w:noWrap/>
            <w:vAlign w:val="bottom"/>
            <w:hideMark/>
          </w:tcPr>
          <w:p w14:paraId="6BE7512C" w14:textId="77777777" w:rsidR="00C525AF" w:rsidRPr="0020749A" w:rsidRDefault="00C525AF" w:rsidP="00C525AF">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2421FF1F" w14:textId="77777777" w:rsidR="00C525AF" w:rsidRPr="0020749A" w:rsidRDefault="00C525AF" w:rsidP="00C525AF">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4744FEBC" w14:textId="77777777" w:rsidR="00C525AF" w:rsidRPr="0020749A" w:rsidRDefault="00C525AF" w:rsidP="00C525AF">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3CED4E29" w14:textId="77777777" w:rsidR="00C525AF" w:rsidRPr="0020749A" w:rsidRDefault="00C525AF" w:rsidP="00C525AF">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76DC48E4" w14:textId="77777777" w:rsidR="00C525AF" w:rsidRPr="0020749A" w:rsidRDefault="00C525AF" w:rsidP="00C525AF">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14</w:t>
            </w:r>
          </w:p>
        </w:tc>
        <w:tc>
          <w:tcPr>
            <w:tcW w:w="0" w:type="auto"/>
            <w:tcBorders>
              <w:top w:val="nil"/>
              <w:left w:val="single" w:sz="4" w:space="0" w:color="auto"/>
              <w:bottom w:val="single" w:sz="4" w:space="0" w:color="auto"/>
              <w:right w:val="nil"/>
            </w:tcBorders>
            <w:shd w:val="clear" w:color="auto" w:fill="auto"/>
            <w:noWrap/>
            <w:vAlign w:val="bottom"/>
            <w:hideMark/>
          </w:tcPr>
          <w:p w14:paraId="7BE55666" w14:textId="77777777" w:rsidR="00C525AF" w:rsidRPr="0020749A" w:rsidRDefault="00C525AF" w:rsidP="00C525AF">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83085C3" w14:textId="77777777" w:rsidR="00C525AF" w:rsidRPr="0020749A" w:rsidRDefault="00C525AF" w:rsidP="00C525AF">
            <w:pPr>
              <w:jc w:val="right"/>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15</w:t>
            </w:r>
          </w:p>
        </w:tc>
      </w:tr>
      <w:tr w:rsidR="00C525AF" w:rsidRPr="0020749A" w14:paraId="79F74342" w14:textId="77777777" w:rsidTr="00C525AF">
        <w:trPr>
          <w:trHeight w:val="300"/>
        </w:trPr>
        <w:tc>
          <w:tcPr>
            <w:tcW w:w="0" w:type="auto"/>
            <w:tcBorders>
              <w:top w:val="nil"/>
              <w:left w:val="nil"/>
              <w:bottom w:val="nil"/>
              <w:right w:val="nil"/>
            </w:tcBorders>
            <w:shd w:val="clear" w:color="auto" w:fill="auto"/>
            <w:noWrap/>
            <w:vAlign w:val="bottom"/>
            <w:hideMark/>
          </w:tcPr>
          <w:p w14:paraId="4E8B13C0" w14:textId="73DF8056" w:rsidR="00C525AF" w:rsidRPr="0020749A" w:rsidRDefault="007A6E37" w:rsidP="00C525AF">
            <w:pPr>
              <w:rPr>
                <w:rFonts w:ascii="Calibri" w:eastAsia="Times New Roman" w:hAnsi="Calibri" w:cs="Times New Roman"/>
                <w:b/>
                <w:sz w:val="22"/>
                <w:szCs w:val="20"/>
                <w:lang w:val="en-GB"/>
              </w:rPr>
            </w:pPr>
            <w:r w:rsidRPr="0020749A">
              <w:rPr>
                <w:rFonts w:ascii="Calibri" w:eastAsia="Times New Roman" w:hAnsi="Calibri" w:cs="Times New Roman"/>
                <w:b/>
                <w:sz w:val="22"/>
                <w:szCs w:val="20"/>
                <w:lang w:val="en-GB"/>
              </w:rPr>
              <w:t>Pictures</w:t>
            </w:r>
          </w:p>
        </w:tc>
        <w:tc>
          <w:tcPr>
            <w:tcW w:w="0" w:type="auto"/>
            <w:tcBorders>
              <w:top w:val="nil"/>
              <w:left w:val="single" w:sz="4" w:space="0" w:color="auto"/>
              <w:bottom w:val="nil"/>
              <w:right w:val="nil"/>
            </w:tcBorders>
            <w:shd w:val="clear" w:color="auto" w:fill="auto"/>
            <w:noWrap/>
            <w:vAlign w:val="bottom"/>
            <w:hideMark/>
          </w:tcPr>
          <w:p w14:paraId="488195B9"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2E59C668"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451D4259"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0E871D83"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7083E182"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0E6F3DE7"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5CA67C31"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 </w:t>
            </w:r>
          </w:p>
        </w:tc>
      </w:tr>
      <w:tr w:rsidR="00C525AF" w:rsidRPr="0020749A" w14:paraId="408A02BE" w14:textId="77777777" w:rsidTr="00C525AF">
        <w:trPr>
          <w:trHeight w:val="300"/>
        </w:trPr>
        <w:tc>
          <w:tcPr>
            <w:tcW w:w="0" w:type="auto"/>
            <w:tcBorders>
              <w:top w:val="nil"/>
              <w:left w:val="nil"/>
              <w:bottom w:val="nil"/>
              <w:right w:val="nil"/>
            </w:tcBorders>
            <w:shd w:val="clear" w:color="auto" w:fill="auto"/>
            <w:noWrap/>
            <w:vAlign w:val="bottom"/>
            <w:hideMark/>
          </w:tcPr>
          <w:p w14:paraId="1DDC248E"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armeniacum1</w:t>
            </w:r>
          </w:p>
        </w:tc>
        <w:tc>
          <w:tcPr>
            <w:tcW w:w="0" w:type="auto"/>
            <w:tcBorders>
              <w:top w:val="nil"/>
              <w:left w:val="single" w:sz="4" w:space="0" w:color="auto"/>
              <w:bottom w:val="nil"/>
              <w:right w:val="nil"/>
            </w:tcBorders>
            <w:shd w:val="clear" w:color="000000" w:fill="C6EFCE"/>
            <w:noWrap/>
            <w:vAlign w:val="bottom"/>
            <w:hideMark/>
          </w:tcPr>
          <w:p w14:paraId="21730C84"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5B3EEE1"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2E02027"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B3E6005"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2F6705D"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34183BE"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367CF58"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1CF26990" w14:textId="77777777" w:rsidTr="00C525AF">
        <w:trPr>
          <w:trHeight w:val="300"/>
        </w:trPr>
        <w:tc>
          <w:tcPr>
            <w:tcW w:w="0" w:type="auto"/>
            <w:tcBorders>
              <w:top w:val="nil"/>
              <w:left w:val="nil"/>
              <w:bottom w:val="nil"/>
              <w:right w:val="nil"/>
            </w:tcBorders>
            <w:shd w:val="clear" w:color="auto" w:fill="auto"/>
            <w:noWrap/>
            <w:vAlign w:val="bottom"/>
            <w:hideMark/>
          </w:tcPr>
          <w:p w14:paraId="0997FE19"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armeniacum2_4</w:t>
            </w:r>
          </w:p>
        </w:tc>
        <w:tc>
          <w:tcPr>
            <w:tcW w:w="0" w:type="auto"/>
            <w:tcBorders>
              <w:top w:val="nil"/>
              <w:left w:val="single" w:sz="4" w:space="0" w:color="auto"/>
              <w:bottom w:val="nil"/>
              <w:right w:val="nil"/>
            </w:tcBorders>
            <w:shd w:val="clear" w:color="000000" w:fill="C6EFCE"/>
            <w:noWrap/>
            <w:vAlign w:val="bottom"/>
            <w:hideMark/>
          </w:tcPr>
          <w:p w14:paraId="26FBA96D"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F9F71BF"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2DB7A3D"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8ED456E"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18D93E8"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F700A5D"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84A7EE2"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3F7F8169" w14:textId="77777777" w:rsidTr="00C525AF">
        <w:trPr>
          <w:trHeight w:val="300"/>
        </w:trPr>
        <w:tc>
          <w:tcPr>
            <w:tcW w:w="0" w:type="auto"/>
            <w:tcBorders>
              <w:top w:val="nil"/>
              <w:left w:val="nil"/>
              <w:bottom w:val="nil"/>
              <w:right w:val="nil"/>
            </w:tcBorders>
            <w:shd w:val="clear" w:color="auto" w:fill="auto"/>
            <w:noWrap/>
            <w:vAlign w:val="bottom"/>
            <w:hideMark/>
          </w:tcPr>
          <w:p w14:paraId="1AC87B67"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armeniacum2_5</w:t>
            </w:r>
          </w:p>
        </w:tc>
        <w:tc>
          <w:tcPr>
            <w:tcW w:w="0" w:type="auto"/>
            <w:tcBorders>
              <w:top w:val="nil"/>
              <w:left w:val="single" w:sz="4" w:space="0" w:color="auto"/>
              <w:bottom w:val="nil"/>
              <w:right w:val="nil"/>
            </w:tcBorders>
            <w:shd w:val="clear" w:color="000000" w:fill="C6EFCE"/>
            <w:noWrap/>
            <w:vAlign w:val="bottom"/>
            <w:hideMark/>
          </w:tcPr>
          <w:p w14:paraId="1832D9D7"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1DBC227"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6B44316"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C7E72A5"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A00DAA4"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DD08FFB"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530782F"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709B2F88" w14:textId="77777777" w:rsidTr="00C525AF">
        <w:trPr>
          <w:trHeight w:val="300"/>
        </w:trPr>
        <w:tc>
          <w:tcPr>
            <w:tcW w:w="0" w:type="auto"/>
            <w:tcBorders>
              <w:top w:val="nil"/>
              <w:left w:val="nil"/>
              <w:bottom w:val="nil"/>
              <w:right w:val="nil"/>
            </w:tcBorders>
            <w:shd w:val="clear" w:color="auto" w:fill="auto"/>
            <w:noWrap/>
            <w:vAlign w:val="bottom"/>
            <w:hideMark/>
          </w:tcPr>
          <w:p w14:paraId="199466EC"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armeniacum2_6</w:t>
            </w:r>
          </w:p>
        </w:tc>
        <w:tc>
          <w:tcPr>
            <w:tcW w:w="0" w:type="auto"/>
            <w:tcBorders>
              <w:top w:val="nil"/>
              <w:left w:val="single" w:sz="4" w:space="0" w:color="auto"/>
              <w:bottom w:val="nil"/>
              <w:right w:val="nil"/>
            </w:tcBorders>
            <w:shd w:val="clear" w:color="000000" w:fill="C6EFCE"/>
            <w:noWrap/>
            <w:vAlign w:val="bottom"/>
            <w:hideMark/>
          </w:tcPr>
          <w:p w14:paraId="6D3D340A"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0024856"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29DE9E0"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F222007"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B33645E"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D9E29FC"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67BD9F75"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371CF15E" w14:textId="77777777" w:rsidTr="00C525AF">
        <w:trPr>
          <w:trHeight w:val="300"/>
        </w:trPr>
        <w:tc>
          <w:tcPr>
            <w:tcW w:w="0" w:type="auto"/>
            <w:tcBorders>
              <w:top w:val="nil"/>
              <w:left w:val="nil"/>
              <w:bottom w:val="nil"/>
              <w:right w:val="nil"/>
            </w:tcBorders>
            <w:shd w:val="clear" w:color="auto" w:fill="auto"/>
            <w:noWrap/>
            <w:vAlign w:val="bottom"/>
            <w:hideMark/>
          </w:tcPr>
          <w:p w14:paraId="0C7B610E"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armeniacum2_7</w:t>
            </w:r>
          </w:p>
        </w:tc>
        <w:tc>
          <w:tcPr>
            <w:tcW w:w="0" w:type="auto"/>
            <w:tcBorders>
              <w:top w:val="nil"/>
              <w:left w:val="single" w:sz="4" w:space="0" w:color="auto"/>
              <w:bottom w:val="nil"/>
              <w:right w:val="nil"/>
            </w:tcBorders>
            <w:shd w:val="clear" w:color="000000" w:fill="C6EFCE"/>
            <w:noWrap/>
            <w:vAlign w:val="bottom"/>
            <w:hideMark/>
          </w:tcPr>
          <w:p w14:paraId="7447183F"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67A11A2"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40371A7"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32C12E5"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CDDC585"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2EF2921"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C09981A"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074ED213" w14:textId="77777777" w:rsidTr="00C525AF">
        <w:trPr>
          <w:trHeight w:val="300"/>
        </w:trPr>
        <w:tc>
          <w:tcPr>
            <w:tcW w:w="0" w:type="auto"/>
            <w:tcBorders>
              <w:top w:val="nil"/>
              <w:left w:val="nil"/>
              <w:bottom w:val="nil"/>
              <w:right w:val="nil"/>
            </w:tcBorders>
            <w:shd w:val="clear" w:color="auto" w:fill="auto"/>
            <w:noWrap/>
            <w:vAlign w:val="bottom"/>
            <w:hideMark/>
          </w:tcPr>
          <w:p w14:paraId="6C646768"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armeniacum2_8</w:t>
            </w:r>
          </w:p>
        </w:tc>
        <w:tc>
          <w:tcPr>
            <w:tcW w:w="0" w:type="auto"/>
            <w:tcBorders>
              <w:top w:val="nil"/>
              <w:left w:val="single" w:sz="4" w:space="0" w:color="auto"/>
              <w:bottom w:val="nil"/>
              <w:right w:val="nil"/>
            </w:tcBorders>
            <w:shd w:val="clear" w:color="000000" w:fill="C6EFCE"/>
            <w:noWrap/>
            <w:vAlign w:val="bottom"/>
            <w:hideMark/>
          </w:tcPr>
          <w:p w14:paraId="62DFECD3"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38D5828"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07BD9E3"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A62ADC2"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6B0D294"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88B4F36"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636A7D1E"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3CBDE5A0" w14:textId="77777777" w:rsidTr="00C525AF">
        <w:trPr>
          <w:trHeight w:val="300"/>
        </w:trPr>
        <w:tc>
          <w:tcPr>
            <w:tcW w:w="0" w:type="auto"/>
            <w:tcBorders>
              <w:top w:val="nil"/>
              <w:left w:val="nil"/>
              <w:bottom w:val="nil"/>
              <w:right w:val="nil"/>
            </w:tcBorders>
            <w:shd w:val="clear" w:color="auto" w:fill="auto"/>
            <w:noWrap/>
            <w:vAlign w:val="bottom"/>
            <w:hideMark/>
          </w:tcPr>
          <w:p w14:paraId="75DDE523"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delenatii1</w:t>
            </w:r>
          </w:p>
        </w:tc>
        <w:tc>
          <w:tcPr>
            <w:tcW w:w="0" w:type="auto"/>
            <w:tcBorders>
              <w:top w:val="nil"/>
              <w:left w:val="single" w:sz="4" w:space="0" w:color="auto"/>
              <w:bottom w:val="nil"/>
              <w:right w:val="nil"/>
            </w:tcBorders>
            <w:shd w:val="clear" w:color="000000" w:fill="C6EFCE"/>
            <w:noWrap/>
            <w:vAlign w:val="bottom"/>
            <w:hideMark/>
          </w:tcPr>
          <w:p w14:paraId="5CAC5F6E"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5BD5F891" w14:textId="77777777" w:rsidR="00C525AF" w:rsidRPr="0020749A" w:rsidRDefault="00C525AF" w:rsidP="00C525AF">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3AADCB50" w14:textId="77777777" w:rsidR="00C525AF" w:rsidRPr="0020749A" w:rsidRDefault="00C525AF" w:rsidP="00C525AF">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385D8079" w14:textId="77777777" w:rsidR="00C525AF" w:rsidRPr="0020749A" w:rsidRDefault="00C525AF" w:rsidP="00C525AF">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76167593"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6A97D84"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F410732"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Correct(low)</w:t>
            </w:r>
          </w:p>
        </w:tc>
      </w:tr>
      <w:tr w:rsidR="00C525AF" w:rsidRPr="0020749A" w14:paraId="364E0182" w14:textId="77777777" w:rsidTr="00C525AF">
        <w:trPr>
          <w:trHeight w:val="300"/>
        </w:trPr>
        <w:tc>
          <w:tcPr>
            <w:tcW w:w="0" w:type="auto"/>
            <w:tcBorders>
              <w:top w:val="nil"/>
              <w:left w:val="nil"/>
              <w:bottom w:val="nil"/>
              <w:right w:val="nil"/>
            </w:tcBorders>
            <w:shd w:val="clear" w:color="auto" w:fill="auto"/>
            <w:noWrap/>
            <w:vAlign w:val="bottom"/>
            <w:hideMark/>
          </w:tcPr>
          <w:p w14:paraId="5C1F0A82"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delenatii2_2</w:t>
            </w:r>
          </w:p>
        </w:tc>
        <w:tc>
          <w:tcPr>
            <w:tcW w:w="0" w:type="auto"/>
            <w:tcBorders>
              <w:top w:val="nil"/>
              <w:left w:val="single" w:sz="4" w:space="0" w:color="auto"/>
              <w:bottom w:val="nil"/>
              <w:right w:val="nil"/>
            </w:tcBorders>
            <w:shd w:val="clear" w:color="000000" w:fill="C6EFCE"/>
            <w:noWrap/>
            <w:vAlign w:val="bottom"/>
            <w:hideMark/>
          </w:tcPr>
          <w:p w14:paraId="2DE2FFD5"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87D69B7"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Correct(low)</w:t>
            </w:r>
          </w:p>
        </w:tc>
        <w:tc>
          <w:tcPr>
            <w:tcW w:w="0" w:type="auto"/>
            <w:tcBorders>
              <w:top w:val="nil"/>
              <w:left w:val="single" w:sz="4" w:space="0" w:color="auto"/>
              <w:bottom w:val="nil"/>
              <w:right w:val="nil"/>
            </w:tcBorders>
            <w:shd w:val="clear" w:color="000000" w:fill="C6EFCE"/>
            <w:noWrap/>
            <w:vAlign w:val="bottom"/>
            <w:hideMark/>
          </w:tcPr>
          <w:p w14:paraId="7E4D7B6D"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D84FECD"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2300890"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7C57386"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2CEDB538" w14:textId="77777777" w:rsidR="00C525AF" w:rsidRPr="0020749A" w:rsidRDefault="00C525AF" w:rsidP="00C525AF">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1/7</w:t>
            </w:r>
          </w:p>
        </w:tc>
      </w:tr>
      <w:tr w:rsidR="00C525AF" w:rsidRPr="0020749A" w14:paraId="2A9A995D" w14:textId="77777777" w:rsidTr="00C525AF">
        <w:trPr>
          <w:trHeight w:val="300"/>
        </w:trPr>
        <w:tc>
          <w:tcPr>
            <w:tcW w:w="0" w:type="auto"/>
            <w:tcBorders>
              <w:top w:val="nil"/>
              <w:left w:val="nil"/>
              <w:bottom w:val="nil"/>
              <w:right w:val="nil"/>
            </w:tcBorders>
            <w:shd w:val="clear" w:color="auto" w:fill="auto"/>
            <w:noWrap/>
            <w:vAlign w:val="bottom"/>
            <w:hideMark/>
          </w:tcPr>
          <w:p w14:paraId="699C9BBC"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delenatii2_4</w:t>
            </w:r>
          </w:p>
        </w:tc>
        <w:tc>
          <w:tcPr>
            <w:tcW w:w="0" w:type="auto"/>
            <w:tcBorders>
              <w:top w:val="nil"/>
              <w:left w:val="single" w:sz="4" w:space="0" w:color="auto"/>
              <w:bottom w:val="nil"/>
              <w:right w:val="nil"/>
            </w:tcBorders>
            <w:shd w:val="clear" w:color="000000" w:fill="C6EFCE"/>
            <w:noWrap/>
            <w:vAlign w:val="bottom"/>
            <w:hideMark/>
          </w:tcPr>
          <w:p w14:paraId="380F6E63"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30AA5CE"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A87A183"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04BD19F"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7B568A0"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57B8DE1"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FFEBCB7"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36394B25" w14:textId="77777777" w:rsidTr="00C525AF">
        <w:trPr>
          <w:trHeight w:val="300"/>
        </w:trPr>
        <w:tc>
          <w:tcPr>
            <w:tcW w:w="0" w:type="auto"/>
            <w:tcBorders>
              <w:top w:val="nil"/>
              <w:left w:val="nil"/>
              <w:bottom w:val="nil"/>
              <w:right w:val="nil"/>
            </w:tcBorders>
            <w:shd w:val="clear" w:color="auto" w:fill="auto"/>
            <w:noWrap/>
            <w:vAlign w:val="bottom"/>
            <w:hideMark/>
          </w:tcPr>
          <w:p w14:paraId="07FA594F"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delenatii2_6</w:t>
            </w:r>
          </w:p>
        </w:tc>
        <w:tc>
          <w:tcPr>
            <w:tcW w:w="0" w:type="auto"/>
            <w:tcBorders>
              <w:top w:val="nil"/>
              <w:left w:val="single" w:sz="4" w:space="0" w:color="auto"/>
              <w:bottom w:val="nil"/>
              <w:right w:val="nil"/>
            </w:tcBorders>
            <w:shd w:val="clear" w:color="000000" w:fill="C6EFCE"/>
            <w:noWrap/>
            <w:vAlign w:val="bottom"/>
            <w:hideMark/>
          </w:tcPr>
          <w:p w14:paraId="2A40DAFB"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51D9A44"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BB3D655"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D323420"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A0680C5"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686FAE7"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63545B23"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18B5C988" w14:textId="77777777" w:rsidTr="00C525AF">
        <w:trPr>
          <w:trHeight w:val="300"/>
        </w:trPr>
        <w:tc>
          <w:tcPr>
            <w:tcW w:w="0" w:type="auto"/>
            <w:tcBorders>
              <w:top w:val="nil"/>
              <w:left w:val="nil"/>
              <w:bottom w:val="nil"/>
              <w:right w:val="nil"/>
            </w:tcBorders>
            <w:shd w:val="clear" w:color="auto" w:fill="auto"/>
            <w:noWrap/>
            <w:vAlign w:val="bottom"/>
            <w:hideMark/>
          </w:tcPr>
          <w:p w14:paraId="4F04A6D4"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delenatii2</w:t>
            </w:r>
          </w:p>
        </w:tc>
        <w:tc>
          <w:tcPr>
            <w:tcW w:w="0" w:type="auto"/>
            <w:tcBorders>
              <w:top w:val="nil"/>
              <w:left w:val="single" w:sz="4" w:space="0" w:color="auto"/>
              <w:bottom w:val="nil"/>
              <w:right w:val="nil"/>
            </w:tcBorders>
            <w:shd w:val="clear" w:color="000000" w:fill="C6EFCE"/>
            <w:noWrap/>
            <w:vAlign w:val="bottom"/>
            <w:hideMark/>
          </w:tcPr>
          <w:p w14:paraId="0080EB6F"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CD4C1AF"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91757E7"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F940B90"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7D8C7A8F" w14:textId="77777777" w:rsidR="00C525AF" w:rsidRPr="0020749A" w:rsidRDefault="00C525AF" w:rsidP="00C525AF">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C6EFCE"/>
            <w:noWrap/>
            <w:vAlign w:val="bottom"/>
            <w:hideMark/>
          </w:tcPr>
          <w:p w14:paraId="1146CBB2"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640115FF"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44F614C2" w14:textId="77777777" w:rsidTr="00C525AF">
        <w:trPr>
          <w:trHeight w:val="300"/>
        </w:trPr>
        <w:tc>
          <w:tcPr>
            <w:tcW w:w="0" w:type="auto"/>
            <w:tcBorders>
              <w:top w:val="nil"/>
              <w:left w:val="nil"/>
              <w:bottom w:val="nil"/>
              <w:right w:val="nil"/>
            </w:tcBorders>
            <w:shd w:val="clear" w:color="auto" w:fill="auto"/>
            <w:noWrap/>
            <w:vAlign w:val="bottom"/>
            <w:hideMark/>
          </w:tcPr>
          <w:p w14:paraId="11011D7B"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emersonii1</w:t>
            </w:r>
          </w:p>
        </w:tc>
        <w:tc>
          <w:tcPr>
            <w:tcW w:w="0" w:type="auto"/>
            <w:tcBorders>
              <w:top w:val="nil"/>
              <w:left w:val="single" w:sz="4" w:space="0" w:color="auto"/>
              <w:bottom w:val="nil"/>
              <w:right w:val="nil"/>
            </w:tcBorders>
            <w:shd w:val="clear" w:color="000000" w:fill="FFEB9C"/>
            <w:noWrap/>
            <w:vAlign w:val="bottom"/>
            <w:hideMark/>
          </w:tcPr>
          <w:p w14:paraId="72D4BE90" w14:textId="77777777" w:rsidR="00C525AF" w:rsidRPr="0020749A" w:rsidRDefault="00C525AF" w:rsidP="00C525AF">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3/1</w:t>
            </w:r>
          </w:p>
        </w:tc>
        <w:tc>
          <w:tcPr>
            <w:tcW w:w="0" w:type="auto"/>
            <w:tcBorders>
              <w:top w:val="nil"/>
              <w:left w:val="single" w:sz="4" w:space="0" w:color="auto"/>
              <w:bottom w:val="nil"/>
              <w:right w:val="nil"/>
            </w:tcBorders>
            <w:shd w:val="clear" w:color="000000" w:fill="FFEB9C"/>
            <w:noWrap/>
            <w:vAlign w:val="bottom"/>
            <w:hideMark/>
          </w:tcPr>
          <w:p w14:paraId="669F9412" w14:textId="77777777" w:rsidR="00C525AF" w:rsidRPr="0020749A" w:rsidRDefault="00C525AF" w:rsidP="00C525AF">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130056D3"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0F0F9FCB" w14:textId="77777777" w:rsidR="00C525AF" w:rsidRPr="0020749A" w:rsidRDefault="00C525AF" w:rsidP="00C525AF">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3(low)</w:t>
            </w:r>
          </w:p>
        </w:tc>
        <w:tc>
          <w:tcPr>
            <w:tcW w:w="0" w:type="auto"/>
            <w:tcBorders>
              <w:top w:val="nil"/>
              <w:left w:val="single" w:sz="4" w:space="0" w:color="auto"/>
              <w:bottom w:val="nil"/>
              <w:right w:val="nil"/>
            </w:tcBorders>
            <w:shd w:val="clear" w:color="000000" w:fill="C6EFCE"/>
            <w:noWrap/>
            <w:vAlign w:val="bottom"/>
            <w:hideMark/>
          </w:tcPr>
          <w:p w14:paraId="6571D8A1"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B9086EE"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52954E9F" w14:textId="77777777" w:rsidR="00C525AF" w:rsidRPr="0020749A" w:rsidRDefault="00C525AF" w:rsidP="00C525AF">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r>
      <w:tr w:rsidR="00C525AF" w:rsidRPr="0020749A" w14:paraId="6D83B2A5" w14:textId="77777777" w:rsidTr="00C525AF">
        <w:trPr>
          <w:trHeight w:val="300"/>
        </w:trPr>
        <w:tc>
          <w:tcPr>
            <w:tcW w:w="0" w:type="auto"/>
            <w:tcBorders>
              <w:top w:val="nil"/>
              <w:left w:val="nil"/>
              <w:bottom w:val="nil"/>
              <w:right w:val="nil"/>
            </w:tcBorders>
            <w:shd w:val="clear" w:color="auto" w:fill="auto"/>
            <w:noWrap/>
            <w:vAlign w:val="bottom"/>
            <w:hideMark/>
          </w:tcPr>
          <w:p w14:paraId="2F873F01"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emersonii2_1</w:t>
            </w:r>
          </w:p>
        </w:tc>
        <w:tc>
          <w:tcPr>
            <w:tcW w:w="0" w:type="auto"/>
            <w:tcBorders>
              <w:top w:val="nil"/>
              <w:left w:val="single" w:sz="4" w:space="0" w:color="auto"/>
              <w:bottom w:val="nil"/>
              <w:right w:val="nil"/>
            </w:tcBorders>
            <w:shd w:val="clear" w:color="000000" w:fill="FFC7CE"/>
            <w:noWrap/>
            <w:vAlign w:val="bottom"/>
            <w:hideMark/>
          </w:tcPr>
          <w:p w14:paraId="7288CBBF" w14:textId="77777777" w:rsidR="00C525AF" w:rsidRPr="0020749A" w:rsidRDefault="00C525AF" w:rsidP="00C525AF">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4FD5C0C" w14:textId="77777777" w:rsidR="00C525AF" w:rsidRPr="0020749A" w:rsidRDefault="00C525AF" w:rsidP="00C525AF">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6C0DD01" w14:textId="77777777" w:rsidR="00C525AF" w:rsidRPr="0020749A" w:rsidRDefault="00C525AF" w:rsidP="00C525AF">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2FEB1C06" w14:textId="77777777" w:rsidR="00C525AF" w:rsidRPr="0020749A" w:rsidRDefault="00C525AF" w:rsidP="00C525AF">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699ECF8B" w14:textId="77777777" w:rsidR="00C525AF" w:rsidRPr="0020749A" w:rsidRDefault="00C525AF" w:rsidP="00C525AF">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0C8CFEA3" w14:textId="77777777" w:rsidR="00C525AF" w:rsidRPr="0020749A" w:rsidRDefault="00C525AF" w:rsidP="00C525AF">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18115F5A" w14:textId="77777777" w:rsidR="00C525AF" w:rsidRPr="0020749A" w:rsidRDefault="00C525AF" w:rsidP="00C525AF">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r>
      <w:tr w:rsidR="00C525AF" w:rsidRPr="0020749A" w14:paraId="04D4C6EA" w14:textId="77777777" w:rsidTr="00C525AF">
        <w:trPr>
          <w:trHeight w:val="300"/>
        </w:trPr>
        <w:tc>
          <w:tcPr>
            <w:tcW w:w="0" w:type="auto"/>
            <w:tcBorders>
              <w:top w:val="nil"/>
              <w:left w:val="nil"/>
              <w:bottom w:val="nil"/>
              <w:right w:val="nil"/>
            </w:tcBorders>
            <w:shd w:val="clear" w:color="auto" w:fill="auto"/>
            <w:noWrap/>
            <w:vAlign w:val="bottom"/>
            <w:hideMark/>
          </w:tcPr>
          <w:p w14:paraId="7069518F"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emersonii2_3</w:t>
            </w:r>
          </w:p>
        </w:tc>
        <w:tc>
          <w:tcPr>
            <w:tcW w:w="0" w:type="auto"/>
            <w:tcBorders>
              <w:top w:val="nil"/>
              <w:left w:val="single" w:sz="4" w:space="0" w:color="auto"/>
              <w:bottom w:val="nil"/>
              <w:right w:val="nil"/>
            </w:tcBorders>
            <w:shd w:val="clear" w:color="000000" w:fill="C6EFCE"/>
            <w:noWrap/>
            <w:vAlign w:val="bottom"/>
            <w:hideMark/>
          </w:tcPr>
          <w:p w14:paraId="136AD144"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3EAC9FD"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153AFCC"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28C0A7C"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17B2E09"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DA1D3D4"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4484D93"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205C6273" w14:textId="77777777" w:rsidTr="00C525AF">
        <w:trPr>
          <w:trHeight w:val="300"/>
        </w:trPr>
        <w:tc>
          <w:tcPr>
            <w:tcW w:w="0" w:type="auto"/>
            <w:tcBorders>
              <w:top w:val="nil"/>
              <w:left w:val="nil"/>
              <w:bottom w:val="nil"/>
              <w:right w:val="nil"/>
            </w:tcBorders>
            <w:shd w:val="clear" w:color="auto" w:fill="auto"/>
            <w:noWrap/>
            <w:vAlign w:val="bottom"/>
            <w:hideMark/>
          </w:tcPr>
          <w:p w14:paraId="71DFAF8F"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emersonii2_5</w:t>
            </w:r>
          </w:p>
        </w:tc>
        <w:tc>
          <w:tcPr>
            <w:tcW w:w="0" w:type="auto"/>
            <w:tcBorders>
              <w:top w:val="nil"/>
              <w:left w:val="single" w:sz="4" w:space="0" w:color="auto"/>
              <w:bottom w:val="nil"/>
              <w:right w:val="nil"/>
            </w:tcBorders>
            <w:shd w:val="clear" w:color="000000" w:fill="C6EFCE"/>
            <w:noWrap/>
            <w:vAlign w:val="bottom"/>
            <w:hideMark/>
          </w:tcPr>
          <w:p w14:paraId="2D5EF5C4"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F071A93"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3E933FFC" w14:textId="77777777" w:rsidR="00C525AF" w:rsidRPr="0020749A" w:rsidRDefault="00C525AF" w:rsidP="00C525AF">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1/3</w:t>
            </w:r>
          </w:p>
        </w:tc>
        <w:tc>
          <w:tcPr>
            <w:tcW w:w="0" w:type="auto"/>
            <w:tcBorders>
              <w:top w:val="nil"/>
              <w:left w:val="single" w:sz="4" w:space="0" w:color="auto"/>
              <w:bottom w:val="nil"/>
              <w:right w:val="nil"/>
            </w:tcBorders>
            <w:shd w:val="clear" w:color="000000" w:fill="C6EFCE"/>
            <w:noWrap/>
            <w:vAlign w:val="bottom"/>
            <w:hideMark/>
          </w:tcPr>
          <w:p w14:paraId="320A846F"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Correct(low)</w:t>
            </w:r>
          </w:p>
        </w:tc>
        <w:tc>
          <w:tcPr>
            <w:tcW w:w="0" w:type="auto"/>
            <w:tcBorders>
              <w:top w:val="nil"/>
              <w:left w:val="single" w:sz="4" w:space="0" w:color="auto"/>
              <w:bottom w:val="nil"/>
              <w:right w:val="nil"/>
            </w:tcBorders>
            <w:shd w:val="clear" w:color="000000" w:fill="C6EFCE"/>
            <w:noWrap/>
            <w:vAlign w:val="bottom"/>
            <w:hideMark/>
          </w:tcPr>
          <w:p w14:paraId="588760A7"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C93C7B3"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C61007C"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1591AA9A" w14:textId="77777777" w:rsidTr="00C525AF">
        <w:trPr>
          <w:trHeight w:val="300"/>
        </w:trPr>
        <w:tc>
          <w:tcPr>
            <w:tcW w:w="0" w:type="auto"/>
            <w:tcBorders>
              <w:top w:val="nil"/>
              <w:left w:val="nil"/>
              <w:bottom w:val="nil"/>
              <w:right w:val="nil"/>
            </w:tcBorders>
            <w:shd w:val="clear" w:color="auto" w:fill="auto"/>
            <w:noWrap/>
            <w:vAlign w:val="bottom"/>
            <w:hideMark/>
          </w:tcPr>
          <w:p w14:paraId="1339A19C"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malipoense1</w:t>
            </w:r>
          </w:p>
        </w:tc>
        <w:tc>
          <w:tcPr>
            <w:tcW w:w="0" w:type="auto"/>
            <w:tcBorders>
              <w:top w:val="nil"/>
              <w:left w:val="single" w:sz="4" w:space="0" w:color="auto"/>
              <w:bottom w:val="nil"/>
              <w:right w:val="nil"/>
            </w:tcBorders>
            <w:shd w:val="clear" w:color="000000" w:fill="C6EFCE"/>
            <w:noWrap/>
            <w:vAlign w:val="bottom"/>
            <w:hideMark/>
          </w:tcPr>
          <w:p w14:paraId="24F98A42"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439BC61"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05FC83C6" w14:textId="77777777" w:rsidR="00C525AF" w:rsidRPr="0020749A" w:rsidRDefault="00C525AF" w:rsidP="00C525AF">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3/1</w:t>
            </w:r>
          </w:p>
        </w:tc>
        <w:tc>
          <w:tcPr>
            <w:tcW w:w="0" w:type="auto"/>
            <w:tcBorders>
              <w:top w:val="nil"/>
              <w:left w:val="single" w:sz="4" w:space="0" w:color="auto"/>
              <w:bottom w:val="nil"/>
              <w:right w:val="nil"/>
            </w:tcBorders>
            <w:shd w:val="clear" w:color="000000" w:fill="FFEB9C"/>
            <w:noWrap/>
            <w:vAlign w:val="bottom"/>
            <w:hideMark/>
          </w:tcPr>
          <w:p w14:paraId="4357EEB0" w14:textId="77777777" w:rsidR="00C525AF" w:rsidRPr="0020749A" w:rsidRDefault="00C525AF" w:rsidP="00C525AF">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1F6CB2C7" w14:textId="77777777" w:rsidR="00C525AF" w:rsidRPr="0020749A" w:rsidRDefault="00C525AF" w:rsidP="00C525AF">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3(low)</w:t>
            </w:r>
          </w:p>
        </w:tc>
        <w:tc>
          <w:tcPr>
            <w:tcW w:w="0" w:type="auto"/>
            <w:tcBorders>
              <w:top w:val="nil"/>
              <w:left w:val="single" w:sz="4" w:space="0" w:color="auto"/>
              <w:bottom w:val="nil"/>
              <w:right w:val="nil"/>
            </w:tcBorders>
            <w:shd w:val="clear" w:color="000000" w:fill="C6EFCE"/>
            <w:noWrap/>
            <w:vAlign w:val="bottom"/>
            <w:hideMark/>
          </w:tcPr>
          <w:p w14:paraId="281331CB"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C7CE"/>
            <w:noWrap/>
            <w:vAlign w:val="bottom"/>
            <w:hideMark/>
          </w:tcPr>
          <w:p w14:paraId="036A06C0" w14:textId="77777777" w:rsidR="00C525AF" w:rsidRPr="0020749A" w:rsidRDefault="00C525AF" w:rsidP="00C525AF">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r>
      <w:tr w:rsidR="00C525AF" w:rsidRPr="0020749A" w14:paraId="0774AD99" w14:textId="77777777" w:rsidTr="00C525AF">
        <w:trPr>
          <w:trHeight w:val="300"/>
        </w:trPr>
        <w:tc>
          <w:tcPr>
            <w:tcW w:w="0" w:type="auto"/>
            <w:tcBorders>
              <w:top w:val="nil"/>
              <w:left w:val="nil"/>
              <w:bottom w:val="nil"/>
              <w:right w:val="nil"/>
            </w:tcBorders>
            <w:shd w:val="clear" w:color="auto" w:fill="auto"/>
            <w:noWrap/>
            <w:vAlign w:val="bottom"/>
            <w:hideMark/>
          </w:tcPr>
          <w:p w14:paraId="104A87ED"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malipoense2_10</w:t>
            </w:r>
          </w:p>
        </w:tc>
        <w:tc>
          <w:tcPr>
            <w:tcW w:w="0" w:type="auto"/>
            <w:tcBorders>
              <w:top w:val="nil"/>
              <w:left w:val="single" w:sz="4" w:space="0" w:color="auto"/>
              <w:bottom w:val="nil"/>
              <w:right w:val="nil"/>
            </w:tcBorders>
            <w:shd w:val="clear" w:color="000000" w:fill="C6EFCE"/>
            <w:noWrap/>
            <w:vAlign w:val="bottom"/>
            <w:hideMark/>
          </w:tcPr>
          <w:p w14:paraId="164D487F"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DE2E8DC"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50C06A7"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968207D"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5AB343EF" w14:textId="77777777" w:rsidR="00C525AF" w:rsidRPr="0020749A" w:rsidRDefault="00C525AF" w:rsidP="00C525AF">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1/7</w:t>
            </w:r>
          </w:p>
        </w:tc>
        <w:tc>
          <w:tcPr>
            <w:tcW w:w="0" w:type="auto"/>
            <w:tcBorders>
              <w:top w:val="nil"/>
              <w:left w:val="single" w:sz="4" w:space="0" w:color="auto"/>
              <w:bottom w:val="nil"/>
              <w:right w:val="nil"/>
            </w:tcBorders>
            <w:shd w:val="clear" w:color="000000" w:fill="C6EFCE"/>
            <w:noWrap/>
            <w:vAlign w:val="bottom"/>
            <w:hideMark/>
          </w:tcPr>
          <w:p w14:paraId="2A421093"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382AEB2"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78C65542" w14:textId="77777777" w:rsidTr="00C525AF">
        <w:trPr>
          <w:trHeight w:val="300"/>
        </w:trPr>
        <w:tc>
          <w:tcPr>
            <w:tcW w:w="0" w:type="auto"/>
            <w:tcBorders>
              <w:top w:val="nil"/>
              <w:left w:val="nil"/>
              <w:bottom w:val="nil"/>
              <w:right w:val="nil"/>
            </w:tcBorders>
            <w:shd w:val="clear" w:color="auto" w:fill="auto"/>
            <w:noWrap/>
            <w:vAlign w:val="bottom"/>
            <w:hideMark/>
          </w:tcPr>
          <w:p w14:paraId="22346C46"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malipoense2_12</w:t>
            </w:r>
          </w:p>
        </w:tc>
        <w:tc>
          <w:tcPr>
            <w:tcW w:w="0" w:type="auto"/>
            <w:tcBorders>
              <w:top w:val="nil"/>
              <w:left w:val="single" w:sz="4" w:space="0" w:color="auto"/>
              <w:bottom w:val="nil"/>
              <w:right w:val="nil"/>
            </w:tcBorders>
            <w:shd w:val="clear" w:color="000000" w:fill="C6EFCE"/>
            <w:noWrap/>
            <w:vAlign w:val="bottom"/>
            <w:hideMark/>
          </w:tcPr>
          <w:p w14:paraId="502A7AEB"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8BA59C6"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7012B095" w14:textId="77777777" w:rsidR="00C525AF" w:rsidRPr="0020749A" w:rsidRDefault="00C525AF" w:rsidP="00C525AF">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3/1</w:t>
            </w:r>
          </w:p>
        </w:tc>
        <w:tc>
          <w:tcPr>
            <w:tcW w:w="0" w:type="auto"/>
            <w:tcBorders>
              <w:top w:val="nil"/>
              <w:left w:val="single" w:sz="4" w:space="0" w:color="auto"/>
              <w:bottom w:val="nil"/>
              <w:right w:val="nil"/>
            </w:tcBorders>
            <w:shd w:val="clear" w:color="000000" w:fill="C6EFCE"/>
            <w:noWrap/>
            <w:vAlign w:val="bottom"/>
            <w:hideMark/>
          </w:tcPr>
          <w:p w14:paraId="180D320D"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D45E22E"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D02E72A"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36AF1AD"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677C0FC9" w14:textId="77777777" w:rsidTr="00C525AF">
        <w:trPr>
          <w:trHeight w:val="300"/>
        </w:trPr>
        <w:tc>
          <w:tcPr>
            <w:tcW w:w="0" w:type="auto"/>
            <w:tcBorders>
              <w:top w:val="nil"/>
              <w:left w:val="nil"/>
              <w:bottom w:val="nil"/>
              <w:right w:val="nil"/>
            </w:tcBorders>
            <w:shd w:val="clear" w:color="auto" w:fill="auto"/>
            <w:noWrap/>
            <w:vAlign w:val="bottom"/>
            <w:hideMark/>
          </w:tcPr>
          <w:p w14:paraId="6BC1B5E4"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malipoense2_14</w:t>
            </w:r>
          </w:p>
        </w:tc>
        <w:tc>
          <w:tcPr>
            <w:tcW w:w="0" w:type="auto"/>
            <w:tcBorders>
              <w:top w:val="nil"/>
              <w:left w:val="single" w:sz="4" w:space="0" w:color="auto"/>
              <w:bottom w:val="nil"/>
              <w:right w:val="nil"/>
            </w:tcBorders>
            <w:shd w:val="clear" w:color="000000" w:fill="C6EFCE"/>
            <w:noWrap/>
            <w:vAlign w:val="bottom"/>
            <w:hideMark/>
          </w:tcPr>
          <w:p w14:paraId="016BE1D8"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2C3D23E"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D6565E5"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602F193"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9FA5B6E"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49292A9"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6110F12"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1D3E8B28" w14:textId="77777777" w:rsidTr="00C525AF">
        <w:trPr>
          <w:trHeight w:val="300"/>
        </w:trPr>
        <w:tc>
          <w:tcPr>
            <w:tcW w:w="0" w:type="auto"/>
            <w:tcBorders>
              <w:top w:val="nil"/>
              <w:left w:val="nil"/>
              <w:bottom w:val="nil"/>
              <w:right w:val="nil"/>
            </w:tcBorders>
            <w:shd w:val="clear" w:color="auto" w:fill="auto"/>
            <w:noWrap/>
            <w:vAlign w:val="bottom"/>
            <w:hideMark/>
          </w:tcPr>
          <w:p w14:paraId="1D768197"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malipoense2_16</w:t>
            </w:r>
          </w:p>
        </w:tc>
        <w:tc>
          <w:tcPr>
            <w:tcW w:w="0" w:type="auto"/>
            <w:tcBorders>
              <w:top w:val="nil"/>
              <w:left w:val="single" w:sz="4" w:space="0" w:color="auto"/>
              <w:bottom w:val="nil"/>
              <w:right w:val="nil"/>
            </w:tcBorders>
            <w:shd w:val="clear" w:color="000000" w:fill="C6EFCE"/>
            <w:noWrap/>
            <w:vAlign w:val="bottom"/>
            <w:hideMark/>
          </w:tcPr>
          <w:p w14:paraId="66564316"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6589CE7"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08811B3"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F1BDA50"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A932A8B"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AD3FD87"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1B1CE28"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3C5E0743" w14:textId="77777777" w:rsidTr="00C525AF">
        <w:trPr>
          <w:trHeight w:val="300"/>
        </w:trPr>
        <w:tc>
          <w:tcPr>
            <w:tcW w:w="0" w:type="auto"/>
            <w:tcBorders>
              <w:top w:val="nil"/>
              <w:left w:val="nil"/>
              <w:bottom w:val="nil"/>
              <w:right w:val="nil"/>
            </w:tcBorders>
            <w:shd w:val="clear" w:color="auto" w:fill="auto"/>
            <w:noWrap/>
            <w:vAlign w:val="bottom"/>
            <w:hideMark/>
          </w:tcPr>
          <w:p w14:paraId="036D40F9"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malipoense2_18</w:t>
            </w:r>
          </w:p>
        </w:tc>
        <w:tc>
          <w:tcPr>
            <w:tcW w:w="0" w:type="auto"/>
            <w:tcBorders>
              <w:top w:val="nil"/>
              <w:left w:val="single" w:sz="4" w:space="0" w:color="auto"/>
              <w:bottom w:val="nil"/>
              <w:right w:val="nil"/>
            </w:tcBorders>
            <w:shd w:val="clear" w:color="000000" w:fill="C6EFCE"/>
            <w:noWrap/>
            <w:vAlign w:val="bottom"/>
            <w:hideMark/>
          </w:tcPr>
          <w:p w14:paraId="116246DC"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2451475"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F2E7843"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4C87F2E"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AC3D437"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5B106EB"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3631D0A"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5AD53B16" w14:textId="77777777" w:rsidTr="00C525AF">
        <w:trPr>
          <w:trHeight w:val="300"/>
        </w:trPr>
        <w:tc>
          <w:tcPr>
            <w:tcW w:w="0" w:type="auto"/>
            <w:tcBorders>
              <w:top w:val="nil"/>
              <w:left w:val="nil"/>
              <w:bottom w:val="nil"/>
              <w:right w:val="nil"/>
            </w:tcBorders>
            <w:shd w:val="clear" w:color="auto" w:fill="auto"/>
            <w:noWrap/>
            <w:vAlign w:val="bottom"/>
            <w:hideMark/>
          </w:tcPr>
          <w:p w14:paraId="7E496E47"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lastRenderedPageBreak/>
              <w:t>malipoense2_2</w:t>
            </w:r>
          </w:p>
        </w:tc>
        <w:tc>
          <w:tcPr>
            <w:tcW w:w="0" w:type="auto"/>
            <w:tcBorders>
              <w:top w:val="nil"/>
              <w:left w:val="single" w:sz="4" w:space="0" w:color="auto"/>
              <w:bottom w:val="nil"/>
              <w:right w:val="nil"/>
            </w:tcBorders>
            <w:shd w:val="clear" w:color="000000" w:fill="C6EFCE"/>
            <w:noWrap/>
            <w:vAlign w:val="bottom"/>
            <w:hideMark/>
          </w:tcPr>
          <w:p w14:paraId="62188AEF"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296D773"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FD454CE"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FC6509C"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60F281F"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5E82F09F" w14:textId="77777777" w:rsidR="00C525AF" w:rsidRPr="0020749A" w:rsidRDefault="00C525AF" w:rsidP="00C525AF">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1/3</w:t>
            </w:r>
          </w:p>
        </w:tc>
        <w:tc>
          <w:tcPr>
            <w:tcW w:w="0" w:type="auto"/>
            <w:tcBorders>
              <w:top w:val="nil"/>
              <w:left w:val="single" w:sz="4" w:space="0" w:color="auto"/>
              <w:bottom w:val="nil"/>
              <w:right w:val="single" w:sz="4" w:space="0" w:color="auto"/>
            </w:tcBorders>
            <w:shd w:val="clear" w:color="000000" w:fill="C6EFCE"/>
            <w:noWrap/>
            <w:vAlign w:val="bottom"/>
            <w:hideMark/>
          </w:tcPr>
          <w:p w14:paraId="6055E8EA"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29F39CAC" w14:textId="77777777" w:rsidTr="00C525AF">
        <w:trPr>
          <w:trHeight w:val="300"/>
        </w:trPr>
        <w:tc>
          <w:tcPr>
            <w:tcW w:w="0" w:type="auto"/>
            <w:tcBorders>
              <w:top w:val="nil"/>
              <w:left w:val="nil"/>
              <w:bottom w:val="nil"/>
              <w:right w:val="nil"/>
            </w:tcBorders>
            <w:shd w:val="clear" w:color="auto" w:fill="auto"/>
            <w:noWrap/>
            <w:vAlign w:val="bottom"/>
            <w:hideMark/>
          </w:tcPr>
          <w:p w14:paraId="4148B247"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malipoense2_4</w:t>
            </w:r>
          </w:p>
        </w:tc>
        <w:tc>
          <w:tcPr>
            <w:tcW w:w="0" w:type="auto"/>
            <w:tcBorders>
              <w:top w:val="nil"/>
              <w:left w:val="single" w:sz="4" w:space="0" w:color="auto"/>
              <w:bottom w:val="nil"/>
              <w:right w:val="nil"/>
            </w:tcBorders>
            <w:shd w:val="clear" w:color="000000" w:fill="FFEB9C"/>
            <w:noWrap/>
            <w:vAlign w:val="bottom"/>
            <w:hideMark/>
          </w:tcPr>
          <w:p w14:paraId="1CEC2E3A" w14:textId="77777777" w:rsidR="00C525AF" w:rsidRPr="0020749A" w:rsidRDefault="00C525AF" w:rsidP="00C525AF">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1/7</w:t>
            </w:r>
          </w:p>
        </w:tc>
        <w:tc>
          <w:tcPr>
            <w:tcW w:w="0" w:type="auto"/>
            <w:tcBorders>
              <w:top w:val="nil"/>
              <w:left w:val="single" w:sz="4" w:space="0" w:color="auto"/>
              <w:bottom w:val="nil"/>
              <w:right w:val="nil"/>
            </w:tcBorders>
            <w:shd w:val="clear" w:color="000000" w:fill="C6EFCE"/>
            <w:noWrap/>
            <w:vAlign w:val="bottom"/>
            <w:hideMark/>
          </w:tcPr>
          <w:p w14:paraId="2BB63825"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894AB74"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A82239B"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D9CE06C"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65A9DC0"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D6294CE"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2EBEA251" w14:textId="77777777" w:rsidTr="00C525AF">
        <w:trPr>
          <w:trHeight w:val="300"/>
        </w:trPr>
        <w:tc>
          <w:tcPr>
            <w:tcW w:w="0" w:type="auto"/>
            <w:tcBorders>
              <w:top w:val="nil"/>
              <w:left w:val="nil"/>
              <w:bottom w:val="nil"/>
              <w:right w:val="nil"/>
            </w:tcBorders>
            <w:shd w:val="clear" w:color="auto" w:fill="auto"/>
            <w:noWrap/>
            <w:vAlign w:val="bottom"/>
            <w:hideMark/>
          </w:tcPr>
          <w:p w14:paraId="01CE334D"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malipoense2_6</w:t>
            </w:r>
          </w:p>
        </w:tc>
        <w:tc>
          <w:tcPr>
            <w:tcW w:w="0" w:type="auto"/>
            <w:tcBorders>
              <w:top w:val="nil"/>
              <w:left w:val="single" w:sz="4" w:space="0" w:color="auto"/>
              <w:bottom w:val="nil"/>
              <w:right w:val="nil"/>
            </w:tcBorders>
            <w:shd w:val="clear" w:color="000000" w:fill="C6EFCE"/>
            <w:noWrap/>
            <w:vAlign w:val="bottom"/>
            <w:hideMark/>
          </w:tcPr>
          <w:p w14:paraId="5E92C904"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0369990"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9AE0481"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3EF7E82"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5D54387"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18C6717"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25B970D"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66964285" w14:textId="77777777" w:rsidTr="00C525AF">
        <w:trPr>
          <w:trHeight w:val="300"/>
        </w:trPr>
        <w:tc>
          <w:tcPr>
            <w:tcW w:w="0" w:type="auto"/>
            <w:tcBorders>
              <w:top w:val="nil"/>
              <w:left w:val="nil"/>
              <w:bottom w:val="nil"/>
              <w:right w:val="nil"/>
            </w:tcBorders>
            <w:shd w:val="clear" w:color="auto" w:fill="auto"/>
            <w:noWrap/>
            <w:vAlign w:val="bottom"/>
            <w:hideMark/>
          </w:tcPr>
          <w:p w14:paraId="6265DA09"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malipoense2_8</w:t>
            </w:r>
          </w:p>
        </w:tc>
        <w:tc>
          <w:tcPr>
            <w:tcW w:w="0" w:type="auto"/>
            <w:tcBorders>
              <w:top w:val="nil"/>
              <w:left w:val="single" w:sz="4" w:space="0" w:color="auto"/>
              <w:bottom w:val="nil"/>
              <w:right w:val="nil"/>
            </w:tcBorders>
            <w:shd w:val="clear" w:color="000000" w:fill="C6EFCE"/>
            <w:noWrap/>
            <w:vAlign w:val="bottom"/>
            <w:hideMark/>
          </w:tcPr>
          <w:p w14:paraId="786A7896"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7A11339"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96B2794"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EDA499B"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746AE47"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D98B401"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63E7EE0"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139F865B" w14:textId="77777777" w:rsidTr="00C525AF">
        <w:trPr>
          <w:trHeight w:val="300"/>
        </w:trPr>
        <w:tc>
          <w:tcPr>
            <w:tcW w:w="0" w:type="auto"/>
            <w:tcBorders>
              <w:top w:val="nil"/>
              <w:left w:val="nil"/>
              <w:bottom w:val="nil"/>
              <w:right w:val="nil"/>
            </w:tcBorders>
            <w:shd w:val="clear" w:color="auto" w:fill="auto"/>
            <w:noWrap/>
            <w:vAlign w:val="bottom"/>
            <w:hideMark/>
          </w:tcPr>
          <w:p w14:paraId="2D82DEC8"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malipoense2</w:t>
            </w:r>
          </w:p>
        </w:tc>
        <w:tc>
          <w:tcPr>
            <w:tcW w:w="0" w:type="auto"/>
            <w:tcBorders>
              <w:top w:val="nil"/>
              <w:left w:val="single" w:sz="4" w:space="0" w:color="auto"/>
              <w:bottom w:val="nil"/>
              <w:right w:val="nil"/>
            </w:tcBorders>
            <w:shd w:val="clear" w:color="000000" w:fill="FFEB9C"/>
            <w:noWrap/>
            <w:vAlign w:val="bottom"/>
            <w:hideMark/>
          </w:tcPr>
          <w:p w14:paraId="10A958CE" w14:textId="77777777" w:rsidR="00C525AF" w:rsidRPr="0020749A" w:rsidRDefault="00C525AF" w:rsidP="00C525AF">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BC08883" w14:textId="77777777" w:rsidR="00C525AF" w:rsidRPr="0020749A" w:rsidRDefault="00C525AF" w:rsidP="00C525AF">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3441F3D7" w14:textId="77777777" w:rsidR="00C525AF" w:rsidRPr="0020749A" w:rsidRDefault="00C525AF" w:rsidP="00C525AF">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6134484F"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DC6EA4C"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43173928" w14:textId="77777777" w:rsidR="00C525AF" w:rsidRPr="0020749A" w:rsidRDefault="00C525AF" w:rsidP="00C525AF">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6CF87B4F"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0734A620" w14:textId="77777777" w:rsidTr="00C525AF">
        <w:trPr>
          <w:trHeight w:val="300"/>
        </w:trPr>
        <w:tc>
          <w:tcPr>
            <w:tcW w:w="0" w:type="auto"/>
            <w:tcBorders>
              <w:top w:val="nil"/>
              <w:left w:val="nil"/>
              <w:bottom w:val="nil"/>
              <w:right w:val="nil"/>
            </w:tcBorders>
            <w:shd w:val="clear" w:color="auto" w:fill="auto"/>
            <w:noWrap/>
            <w:vAlign w:val="bottom"/>
            <w:hideMark/>
          </w:tcPr>
          <w:p w14:paraId="69F1FFE3"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malipoense3</w:t>
            </w:r>
          </w:p>
        </w:tc>
        <w:tc>
          <w:tcPr>
            <w:tcW w:w="0" w:type="auto"/>
            <w:tcBorders>
              <w:top w:val="nil"/>
              <w:left w:val="single" w:sz="4" w:space="0" w:color="auto"/>
              <w:bottom w:val="nil"/>
              <w:right w:val="nil"/>
            </w:tcBorders>
            <w:shd w:val="clear" w:color="000000" w:fill="C6EFCE"/>
            <w:noWrap/>
            <w:vAlign w:val="bottom"/>
            <w:hideMark/>
          </w:tcPr>
          <w:p w14:paraId="03F29577"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0C5C9C39" w14:textId="77777777" w:rsidR="00C525AF" w:rsidRPr="0020749A" w:rsidRDefault="00C525AF" w:rsidP="00C525AF">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57E1EDB4" w14:textId="77777777" w:rsidR="00C525AF" w:rsidRPr="0020749A" w:rsidRDefault="00C525AF" w:rsidP="00C525AF">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7</w:t>
            </w:r>
          </w:p>
        </w:tc>
        <w:tc>
          <w:tcPr>
            <w:tcW w:w="0" w:type="auto"/>
            <w:tcBorders>
              <w:top w:val="nil"/>
              <w:left w:val="single" w:sz="4" w:space="0" w:color="auto"/>
              <w:bottom w:val="nil"/>
              <w:right w:val="nil"/>
            </w:tcBorders>
            <w:shd w:val="clear" w:color="000000" w:fill="FFEB9C"/>
            <w:noWrap/>
            <w:vAlign w:val="bottom"/>
            <w:hideMark/>
          </w:tcPr>
          <w:p w14:paraId="1168F8AC" w14:textId="77777777" w:rsidR="00C525AF" w:rsidRPr="0020749A" w:rsidRDefault="00C525AF" w:rsidP="00C525AF">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03188FA4"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04B400C" w14:textId="77777777" w:rsidR="00C525AF" w:rsidRPr="0020749A" w:rsidRDefault="00C525AF" w:rsidP="00C525AF">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41E4F26A"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0C04035C" w14:textId="77777777" w:rsidTr="00C525AF">
        <w:trPr>
          <w:trHeight w:val="300"/>
        </w:trPr>
        <w:tc>
          <w:tcPr>
            <w:tcW w:w="0" w:type="auto"/>
            <w:tcBorders>
              <w:top w:val="nil"/>
              <w:left w:val="nil"/>
              <w:bottom w:val="nil"/>
              <w:right w:val="nil"/>
            </w:tcBorders>
            <w:shd w:val="clear" w:color="auto" w:fill="auto"/>
            <w:noWrap/>
            <w:vAlign w:val="bottom"/>
            <w:hideMark/>
          </w:tcPr>
          <w:p w14:paraId="09D5D665"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micranthum1</w:t>
            </w:r>
          </w:p>
        </w:tc>
        <w:tc>
          <w:tcPr>
            <w:tcW w:w="0" w:type="auto"/>
            <w:tcBorders>
              <w:top w:val="nil"/>
              <w:left w:val="single" w:sz="4" w:space="0" w:color="auto"/>
              <w:bottom w:val="nil"/>
              <w:right w:val="nil"/>
            </w:tcBorders>
            <w:shd w:val="clear" w:color="000000" w:fill="C6EFCE"/>
            <w:noWrap/>
            <w:vAlign w:val="bottom"/>
            <w:hideMark/>
          </w:tcPr>
          <w:p w14:paraId="6B8EA014"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9A012BB"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CFB6653"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391688E"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C64C05C"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0349324"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BFDA086"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455957F5" w14:textId="77777777" w:rsidTr="00C525AF">
        <w:trPr>
          <w:trHeight w:val="300"/>
        </w:trPr>
        <w:tc>
          <w:tcPr>
            <w:tcW w:w="0" w:type="auto"/>
            <w:tcBorders>
              <w:top w:val="nil"/>
              <w:left w:val="nil"/>
              <w:bottom w:val="nil"/>
              <w:right w:val="nil"/>
            </w:tcBorders>
            <w:shd w:val="clear" w:color="auto" w:fill="auto"/>
            <w:noWrap/>
            <w:vAlign w:val="bottom"/>
            <w:hideMark/>
          </w:tcPr>
          <w:p w14:paraId="11018943"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micranthum2_11</w:t>
            </w:r>
          </w:p>
        </w:tc>
        <w:tc>
          <w:tcPr>
            <w:tcW w:w="0" w:type="auto"/>
            <w:tcBorders>
              <w:top w:val="nil"/>
              <w:left w:val="single" w:sz="4" w:space="0" w:color="auto"/>
              <w:bottom w:val="nil"/>
              <w:right w:val="nil"/>
            </w:tcBorders>
            <w:shd w:val="clear" w:color="000000" w:fill="C6EFCE"/>
            <w:noWrap/>
            <w:vAlign w:val="bottom"/>
            <w:hideMark/>
          </w:tcPr>
          <w:p w14:paraId="02FB8298"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5CDBDFD"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0FE524D"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7A83810"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B7BC882"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6C7DF19"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CC67A94"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13F88AE7" w14:textId="77777777" w:rsidTr="00C525AF">
        <w:trPr>
          <w:trHeight w:val="300"/>
        </w:trPr>
        <w:tc>
          <w:tcPr>
            <w:tcW w:w="0" w:type="auto"/>
            <w:tcBorders>
              <w:top w:val="nil"/>
              <w:left w:val="nil"/>
              <w:bottom w:val="nil"/>
              <w:right w:val="nil"/>
            </w:tcBorders>
            <w:shd w:val="clear" w:color="auto" w:fill="auto"/>
            <w:noWrap/>
            <w:vAlign w:val="bottom"/>
            <w:hideMark/>
          </w:tcPr>
          <w:p w14:paraId="0F9023D4"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micranthum2_13</w:t>
            </w:r>
          </w:p>
        </w:tc>
        <w:tc>
          <w:tcPr>
            <w:tcW w:w="0" w:type="auto"/>
            <w:tcBorders>
              <w:top w:val="nil"/>
              <w:left w:val="single" w:sz="4" w:space="0" w:color="auto"/>
              <w:bottom w:val="nil"/>
              <w:right w:val="nil"/>
            </w:tcBorders>
            <w:shd w:val="clear" w:color="000000" w:fill="C6EFCE"/>
            <w:noWrap/>
            <w:vAlign w:val="bottom"/>
            <w:hideMark/>
          </w:tcPr>
          <w:p w14:paraId="27BB3CFB"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51F2F2A"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28615120" w14:textId="77777777" w:rsidR="00C525AF" w:rsidRPr="0020749A" w:rsidRDefault="00C525AF" w:rsidP="00C525AF">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3871FD8F"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81934FD"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4A127FD0" w14:textId="77777777" w:rsidR="00C525AF" w:rsidRPr="0020749A" w:rsidRDefault="00C525AF" w:rsidP="00C525AF">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42BE275A"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39A11433" w14:textId="77777777" w:rsidTr="00C525AF">
        <w:trPr>
          <w:trHeight w:val="300"/>
        </w:trPr>
        <w:tc>
          <w:tcPr>
            <w:tcW w:w="0" w:type="auto"/>
            <w:tcBorders>
              <w:top w:val="nil"/>
              <w:left w:val="nil"/>
              <w:bottom w:val="nil"/>
              <w:right w:val="nil"/>
            </w:tcBorders>
            <w:shd w:val="clear" w:color="auto" w:fill="auto"/>
            <w:noWrap/>
            <w:vAlign w:val="bottom"/>
            <w:hideMark/>
          </w:tcPr>
          <w:p w14:paraId="40F58647"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micranthum2_15</w:t>
            </w:r>
          </w:p>
        </w:tc>
        <w:tc>
          <w:tcPr>
            <w:tcW w:w="0" w:type="auto"/>
            <w:tcBorders>
              <w:top w:val="nil"/>
              <w:left w:val="single" w:sz="4" w:space="0" w:color="auto"/>
              <w:bottom w:val="nil"/>
              <w:right w:val="nil"/>
            </w:tcBorders>
            <w:shd w:val="clear" w:color="000000" w:fill="C6EFCE"/>
            <w:noWrap/>
            <w:vAlign w:val="bottom"/>
            <w:hideMark/>
          </w:tcPr>
          <w:p w14:paraId="262D1AC6"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B68F4A0"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47D57AB"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7992825"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9A5D202"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97663E8"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DE37235"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73A43CDE" w14:textId="77777777" w:rsidTr="00C525AF">
        <w:trPr>
          <w:trHeight w:val="300"/>
        </w:trPr>
        <w:tc>
          <w:tcPr>
            <w:tcW w:w="0" w:type="auto"/>
            <w:tcBorders>
              <w:top w:val="nil"/>
              <w:left w:val="nil"/>
              <w:bottom w:val="nil"/>
              <w:right w:val="nil"/>
            </w:tcBorders>
            <w:shd w:val="clear" w:color="auto" w:fill="auto"/>
            <w:noWrap/>
            <w:vAlign w:val="bottom"/>
            <w:hideMark/>
          </w:tcPr>
          <w:p w14:paraId="7390C429"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micranthum2_17</w:t>
            </w:r>
          </w:p>
        </w:tc>
        <w:tc>
          <w:tcPr>
            <w:tcW w:w="0" w:type="auto"/>
            <w:tcBorders>
              <w:top w:val="nil"/>
              <w:left w:val="single" w:sz="4" w:space="0" w:color="auto"/>
              <w:bottom w:val="nil"/>
              <w:right w:val="nil"/>
            </w:tcBorders>
            <w:shd w:val="clear" w:color="000000" w:fill="C6EFCE"/>
            <w:noWrap/>
            <w:vAlign w:val="bottom"/>
            <w:hideMark/>
          </w:tcPr>
          <w:p w14:paraId="13C25EB8"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2B87C35"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A81BC0C"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E17D413"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32FD42F"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CEC15E0"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80FDD28"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47712FC1" w14:textId="77777777" w:rsidTr="00C525AF">
        <w:trPr>
          <w:trHeight w:val="300"/>
        </w:trPr>
        <w:tc>
          <w:tcPr>
            <w:tcW w:w="0" w:type="auto"/>
            <w:tcBorders>
              <w:top w:val="nil"/>
              <w:left w:val="nil"/>
              <w:bottom w:val="nil"/>
              <w:right w:val="nil"/>
            </w:tcBorders>
            <w:shd w:val="clear" w:color="auto" w:fill="auto"/>
            <w:noWrap/>
            <w:vAlign w:val="bottom"/>
            <w:hideMark/>
          </w:tcPr>
          <w:p w14:paraId="7EBFFBB8"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micranthum2_19</w:t>
            </w:r>
          </w:p>
        </w:tc>
        <w:tc>
          <w:tcPr>
            <w:tcW w:w="0" w:type="auto"/>
            <w:tcBorders>
              <w:top w:val="nil"/>
              <w:left w:val="single" w:sz="4" w:space="0" w:color="auto"/>
              <w:bottom w:val="nil"/>
              <w:right w:val="nil"/>
            </w:tcBorders>
            <w:shd w:val="clear" w:color="000000" w:fill="C6EFCE"/>
            <w:noWrap/>
            <w:vAlign w:val="bottom"/>
            <w:hideMark/>
          </w:tcPr>
          <w:p w14:paraId="2628B16A"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22AF4D2"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4FED070"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E8F42B6"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8FF31C8"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125B4A0"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E8F3857"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7729712C" w14:textId="77777777" w:rsidTr="00C525AF">
        <w:trPr>
          <w:trHeight w:val="300"/>
        </w:trPr>
        <w:tc>
          <w:tcPr>
            <w:tcW w:w="0" w:type="auto"/>
            <w:tcBorders>
              <w:top w:val="nil"/>
              <w:left w:val="nil"/>
              <w:bottom w:val="nil"/>
              <w:right w:val="nil"/>
            </w:tcBorders>
            <w:shd w:val="clear" w:color="auto" w:fill="auto"/>
            <w:noWrap/>
            <w:vAlign w:val="bottom"/>
            <w:hideMark/>
          </w:tcPr>
          <w:p w14:paraId="5C41EA42"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micranthum2_1</w:t>
            </w:r>
          </w:p>
        </w:tc>
        <w:tc>
          <w:tcPr>
            <w:tcW w:w="0" w:type="auto"/>
            <w:tcBorders>
              <w:top w:val="nil"/>
              <w:left w:val="single" w:sz="4" w:space="0" w:color="auto"/>
              <w:bottom w:val="nil"/>
              <w:right w:val="nil"/>
            </w:tcBorders>
            <w:shd w:val="clear" w:color="000000" w:fill="C6EFCE"/>
            <w:noWrap/>
            <w:vAlign w:val="bottom"/>
            <w:hideMark/>
          </w:tcPr>
          <w:p w14:paraId="67C4DC70"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6499533"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FED7734"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402F023"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FC35E48"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504DBC0"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66F4EAA"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Correct(low)</w:t>
            </w:r>
          </w:p>
        </w:tc>
      </w:tr>
      <w:tr w:rsidR="00C525AF" w:rsidRPr="0020749A" w14:paraId="713AC8C8" w14:textId="77777777" w:rsidTr="00C525AF">
        <w:trPr>
          <w:trHeight w:val="300"/>
        </w:trPr>
        <w:tc>
          <w:tcPr>
            <w:tcW w:w="0" w:type="auto"/>
            <w:tcBorders>
              <w:top w:val="nil"/>
              <w:left w:val="nil"/>
              <w:bottom w:val="nil"/>
              <w:right w:val="nil"/>
            </w:tcBorders>
            <w:shd w:val="clear" w:color="auto" w:fill="auto"/>
            <w:noWrap/>
            <w:vAlign w:val="bottom"/>
            <w:hideMark/>
          </w:tcPr>
          <w:p w14:paraId="0BE7A5A4"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micranthum2_21</w:t>
            </w:r>
          </w:p>
        </w:tc>
        <w:tc>
          <w:tcPr>
            <w:tcW w:w="0" w:type="auto"/>
            <w:tcBorders>
              <w:top w:val="nil"/>
              <w:left w:val="single" w:sz="4" w:space="0" w:color="auto"/>
              <w:bottom w:val="nil"/>
              <w:right w:val="nil"/>
            </w:tcBorders>
            <w:shd w:val="clear" w:color="000000" w:fill="C6EFCE"/>
            <w:noWrap/>
            <w:vAlign w:val="bottom"/>
            <w:hideMark/>
          </w:tcPr>
          <w:p w14:paraId="50CA3368"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8230AC6"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36140A4"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4F9D760"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FC86B32"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6C5379A"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6F2F200"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43A06464" w14:textId="77777777" w:rsidTr="00C525AF">
        <w:trPr>
          <w:trHeight w:val="300"/>
        </w:trPr>
        <w:tc>
          <w:tcPr>
            <w:tcW w:w="0" w:type="auto"/>
            <w:tcBorders>
              <w:top w:val="nil"/>
              <w:left w:val="nil"/>
              <w:bottom w:val="nil"/>
              <w:right w:val="nil"/>
            </w:tcBorders>
            <w:shd w:val="clear" w:color="auto" w:fill="auto"/>
            <w:noWrap/>
            <w:vAlign w:val="bottom"/>
            <w:hideMark/>
          </w:tcPr>
          <w:p w14:paraId="7735983D"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micranthum2_3</w:t>
            </w:r>
          </w:p>
        </w:tc>
        <w:tc>
          <w:tcPr>
            <w:tcW w:w="0" w:type="auto"/>
            <w:tcBorders>
              <w:top w:val="nil"/>
              <w:left w:val="single" w:sz="4" w:space="0" w:color="auto"/>
              <w:bottom w:val="nil"/>
              <w:right w:val="nil"/>
            </w:tcBorders>
            <w:shd w:val="clear" w:color="000000" w:fill="C6EFCE"/>
            <w:noWrap/>
            <w:vAlign w:val="bottom"/>
            <w:hideMark/>
          </w:tcPr>
          <w:p w14:paraId="5E1E5877"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D34B442"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9F41872"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45AD0C4"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B07B2B7"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15FE336"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69C4218"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02DE19B0" w14:textId="77777777" w:rsidTr="00C525AF">
        <w:trPr>
          <w:trHeight w:val="300"/>
        </w:trPr>
        <w:tc>
          <w:tcPr>
            <w:tcW w:w="0" w:type="auto"/>
            <w:tcBorders>
              <w:top w:val="nil"/>
              <w:left w:val="nil"/>
              <w:bottom w:val="nil"/>
              <w:right w:val="nil"/>
            </w:tcBorders>
            <w:shd w:val="clear" w:color="auto" w:fill="auto"/>
            <w:noWrap/>
            <w:vAlign w:val="bottom"/>
            <w:hideMark/>
          </w:tcPr>
          <w:p w14:paraId="7B38352E"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micranthum2_5</w:t>
            </w:r>
          </w:p>
        </w:tc>
        <w:tc>
          <w:tcPr>
            <w:tcW w:w="0" w:type="auto"/>
            <w:tcBorders>
              <w:top w:val="nil"/>
              <w:left w:val="single" w:sz="4" w:space="0" w:color="auto"/>
              <w:bottom w:val="nil"/>
              <w:right w:val="nil"/>
            </w:tcBorders>
            <w:shd w:val="clear" w:color="000000" w:fill="C6EFCE"/>
            <w:noWrap/>
            <w:vAlign w:val="bottom"/>
            <w:hideMark/>
          </w:tcPr>
          <w:p w14:paraId="365D1248"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B9335A4"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497D941E" w14:textId="77777777" w:rsidR="00C525AF" w:rsidRPr="0020749A" w:rsidRDefault="00C525AF" w:rsidP="00C525AF">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71A81DEF"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59914E43" w14:textId="77777777" w:rsidR="00C525AF" w:rsidRPr="0020749A" w:rsidRDefault="00C525AF" w:rsidP="00C525AF">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367444AB" w14:textId="77777777" w:rsidR="00C525AF" w:rsidRPr="0020749A" w:rsidRDefault="00C525AF" w:rsidP="00C525AF">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FFEB9C"/>
            <w:noWrap/>
            <w:vAlign w:val="bottom"/>
            <w:hideMark/>
          </w:tcPr>
          <w:p w14:paraId="257B3647" w14:textId="77777777" w:rsidR="00C525AF" w:rsidRPr="0020749A" w:rsidRDefault="00C525AF" w:rsidP="00C525AF">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r>
      <w:tr w:rsidR="00C525AF" w:rsidRPr="0020749A" w14:paraId="428C819E" w14:textId="77777777" w:rsidTr="00C525AF">
        <w:trPr>
          <w:trHeight w:val="300"/>
        </w:trPr>
        <w:tc>
          <w:tcPr>
            <w:tcW w:w="0" w:type="auto"/>
            <w:tcBorders>
              <w:top w:val="nil"/>
              <w:left w:val="nil"/>
              <w:bottom w:val="nil"/>
              <w:right w:val="nil"/>
            </w:tcBorders>
            <w:shd w:val="clear" w:color="auto" w:fill="auto"/>
            <w:noWrap/>
            <w:vAlign w:val="bottom"/>
            <w:hideMark/>
          </w:tcPr>
          <w:p w14:paraId="1D8C2AE3"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micranthum2_7</w:t>
            </w:r>
          </w:p>
        </w:tc>
        <w:tc>
          <w:tcPr>
            <w:tcW w:w="0" w:type="auto"/>
            <w:tcBorders>
              <w:top w:val="nil"/>
              <w:left w:val="single" w:sz="4" w:space="0" w:color="auto"/>
              <w:bottom w:val="nil"/>
              <w:right w:val="nil"/>
            </w:tcBorders>
            <w:shd w:val="clear" w:color="000000" w:fill="C6EFCE"/>
            <w:noWrap/>
            <w:vAlign w:val="bottom"/>
            <w:hideMark/>
          </w:tcPr>
          <w:p w14:paraId="255617EB"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 (very low)</w:t>
            </w:r>
          </w:p>
        </w:tc>
        <w:tc>
          <w:tcPr>
            <w:tcW w:w="0" w:type="auto"/>
            <w:tcBorders>
              <w:top w:val="nil"/>
              <w:left w:val="single" w:sz="4" w:space="0" w:color="auto"/>
              <w:bottom w:val="nil"/>
              <w:right w:val="nil"/>
            </w:tcBorders>
            <w:shd w:val="clear" w:color="000000" w:fill="C6EFCE"/>
            <w:noWrap/>
            <w:vAlign w:val="bottom"/>
            <w:hideMark/>
          </w:tcPr>
          <w:p w14:paraId="72E0477E"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2123A4A9" w14:textId="77777777" w:rsidR="00C525AF" w:rsidRPr="0020749A" w:rsidRDefault="00C525AF" w:rsidP="00C525AF">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7/1(low)</w:t>
            </w:r>
          </w:p>
        </w:tc>
        <w:tc>
          <w:tcPr>
            <w:tcW w:w="0" w:type="auto"/>
            <w:tcBorders>
              <w:top w:val="nil"/>
              <w:left w:val="single" w:sz="4" w:space="0" w:color="auto"/>
              <w:bottom w:val="nil"/>
              <w:right w:val="nil"/>
            </w:tcBorders>
            <w:shd w:val="clear" w:color="000000" w:fill="C6EFCE"/>
            <w:noWrap/>
            <w:vAlign w:val="bottom"/>
            <w:hideMark/>
          </w:tcPr>
          <w:p w14:paraId="6F70B2D8"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518A054C" w14:textId="77777777" w:rsidR="00C525AF" w:rsidRPr="0020749A" w:rsidRDefault="00C525AF" w:rsidP="00C525AF">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7</w:t>
            </w:r>
          </w:p>
        </w:tc>
        <w:tc>
          <w:tcPr>
            <w:tcW w:w="0" w:type="auto"/>
            <w:tcBorders>
              <w:top w:val="nil"/>
              <w:left w:val="single" w:sz="4" w:space="0" w:color="auto"/>
              <w:bottom w:val="nil"/>
              <w:right w:val="nil"/>
            </w:tcBorders>
            <w:shd w:val="clear" w:color="000000" w:fill="FFC7CE"/>
            <w:noWrap/>
            <w:vAlign w:val="bottom"/>
            <w:hideMark/>
          </w:tcPr>
          <w:p w14:paraId="36FA2620" w14:textId="77777777" w:rsidR="00C525AF" w:rsidRPr="0020749A" w:rsidRDefault="00C525AF" w:rsidP="00C525AF">
            <w:pPr>
              <w:rPr>
                <w:rFonts w:ascii="Calibri" w:eastAsia="Times New Roman" w:hAnsi="Calibri" w:cs="Times New Roman"/>
                <w:color w:val="9C0006"/>
                <w:sz w:val="22"/>
                <w:szCs w:val="20"/>
                <w:lang w:val="en-GB"/>
              </w:rPr>
            </w:pPr>
            <w:r w:rsidRPr="0020749A">
              <w:rPr>
                <w:rFonts w:ascii="Calibri" w:eastAsia="Times New Roman" w:hAnsi="Calibri" w:cs="Times New Roman"/>
                <w:color w:val="9C0006"/>
                <w:sz w:val="22"/>
                <w:szCs w:val="20"/>
                <w:lang w:val="en-GB"/>
              </w:rPr>
              <w:t>Incorrect 5</w:t>
            </w:r>
          </w:p>
        </w:tc>
        <w:tc>
          <w:tcPr>
            <w:tcW w:w="0" w:type="auto"/>
            <w:tcBorders>
              <w:top w:val="nil"/>
              <w:left w:val="single" w:sz="4" w:space="0" w:color="auto"/>
              <w:bottom w:val="nil"/>
              <w:right w:val="single" w:sz="4" w:space="0" w:color="auto"/>
            </w:tcBorders>
            <w:shd w:val="clear" w:color="000000" w:fill="FFEB9C"/>
            <w:noWrap/>
            <w:vAlign w:val="bottom"/>
            <w:hideMark/>
          </w:tcPr>
          <w:p w14:paraId="35957A95" w14:textId="77777777" w:rsidR="00C525AF" w:rsidRPr="0020749A" w:rsidRDefault="00C525AF" w:rsidP="00C525AF">
            <w:pPr>
              <w:rPr>
                <w:rFonts w:ascii="Calibri" w:eastAsia="Times New Roman" w:hAnsi="Calibri" w:cs="Times New Roman"/>
                <w:color w:val="9C6500"/>
                <w:sz w:val="22"/>
                <w:szCs w:val="20"/>
                <w:lang w:val="en-GB"/>
              </w:rPr>
            </w:pPr>
            <w:r w:rsidRPr="0020749A">
              <w:rPr>
                <w:rFonts w:ascii="Calibri" w:eastAsia="Times New Roman" w:hAnsi="Calibri" w:cs="Times New Roman"/>
                <w:color w:val="9C6500"/>
                <w:sz w:val="22"/>
                <w:szCs w:val="20"/>
                <w:lang w:val="en-GB"/>
              </w:rPr>
              <w:t>Unknown</w:t>
            </w:r>
          </w:p>
        </w:tc>
      </w:tr>
      <w:tr w:rsidR="00C525AF" w:rsidRPr="0020749A" w14:paraId="5F3FBA3B" w14:textId="77777777" w:rsidTr="00C525AF">
        <w:trPr>
          <w:trHeight w:val="300"/>
        </w:trPr>
        <w:tc>
          <w:tcPr>
            <w:tcW w:w="0" w:type="auto"/>
            <w:tcBorders>
              <w:top w:val="nil"/>
              <w:left w:val="nil"/>
              <w:bottom w:val="nil"/>
              <w:right w:val="nil"/>
            </w:tcBorders>
            <w:shd w:val="clear" w:color="auto" w:fill="auto"/>
            <w:noWrap/>
            <w:vAlign w:val="bottom"/>
            <w:hideMark/>
          </w:tcPr>
          <w:p w14:paraId="23555BEC"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micranthum2_9</w:t>
            </w:r>
          </w:p>
        </w:tc>
        <w:tc>
          <w:tcPr>
            <w:tcW w:w="0" w:type="auto"/>
            <w:tcBorders>
              <w:top w:val="nil"/>
              <w:left w:val="single" w:sz="4" w:space="0" w:color="auto"/>
              <w:bottom w:val="nil"/>
              <w:right w:val="nil"/>
            </w:tcBorders>
            <w:shd w:val="clear" w:color="000000" w:fill="C6EFCE"/>
            <w:noWrap/>
            <w:vAlign w:val="bottom"/>
            <w:hideMark/>
          </w:tcPr>
          <w:p w14:paraId="1CB43831"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8DC5FE8"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9581249"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2C24D8A"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3258ADE"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24D110F"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1943EF2"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46F43A1E" w14:textId="77777777" w:rsidTr="00C525AF">
        <w:trPr>
          <w:trHeight w:val="300"/>
        </w:trPr>
        <w:tc>
          <w:tcPr>
            <w:tcW w:w="0" w:type="auto"/>
            <w:tcBorders>
              <w:top w:val="nil"/>
              <w:left w:val="nil"/>
              <w:bottom w:val="nil"/>
              <w:right w:val="nil"/>
            </w:tcBorders>
            <w:shd w:val="clear" w:color="auto" w:fill="auto"/>
            <w:noWrap/>
            <w:vAlign w:val="bottom"/>
            <w:hideMark/>
          </w:tcPr>
          <w:p w14:paraId="2AD84E10"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micranthum2</w:t>
            </w:r>
          </w:p>
        </w:tc>
        <w:tc>
          <w:tcPr>
            <w:tcW w:w="0" w:type="auto"/>
            <w:tcBorders>
              <w:top w:val="nil"/>
              <w:left w:val="single" w:sz="4" w:space="0" w:color="auto"/>
              <w:bottom w:val="nil"/>
              <w:right w:val="nil"/>
            </w:tcBorders>
            <w:shd w:val="clear" w:color="000000" w:fill="C6EFCE"/>
            <w:noWrap/>
            <w:vAlign w:val="bottom"/>
            <w:hideMark/>
          </w:tcPr>
          <w:p w14:paraId="4737937A"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3A219D17" w14:textId="77777777" w:rsidR="00C525AF" w:rsidRPr="0020749A" w:rsidRDefault="00C525AF" w:rsidP="00C525AF">
            <w:pPr>
              <w:rPr>
                <w:rFonts w:ascii="Calibri" w:eastAsia="Times New Roman" w:hAnsi="Calibri" w:cs="Times New Roman"/>
                <w:color w:val="008000"/>
                <w:sz w:val="22"/>
                <w:szCs w:val="20"/>
                <w:lang w:val="en-GB"/>
              </w:rPr>
            </w:pPr>
            <w:r w:rsidRPr="0020749A">
              <w:rPr>
                <w:rFonts w:ascii="Calibri" w:eastAsia="Times New Roman" w:hAnsi="Calibri" w:cs="Times New Roman"/>
                <w:color w:val="008000"/>
                <w:sz w:val="22"/>
                <w:szCs w:val="20"/>
                <w:lang w:val="en-GB"/>
              </w:rPr>
              <w:t>Unknown 1/6</w:t>
            </w:r>
          </w:p>
        </w:tc>
        <w:tc>
          <w:tcPr>
            <w:tcW w:w="0" w:type="auto"/>
            <w:tcBorders>
              <w:top w:val="nil"/>
              <w:left w:val="single" w:sz="4" w:space="0" w:color="auto"/>
              <w:bottom w:val="nil"/>
              <w:right w:val="nil"/>
            </w:tcBorders>
            <w:shd w:val="clear" w:color="000000" w:fill="C6EFCE"/>
            <w:noWrap/>
            <w:vAlign w:val="bottom"/>
            <w:hideMark/>
          </w:tcPr>
          <w:p w14:paraId="3694592B"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42D89FB"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2134757"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8A4907A"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C4750D1"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4A6450EB" w14:textId="77777777" w:rsidTr="00C525AF">
        <w:trPr>
          <w:trHeight w:val="300"/>
        </w:trPr>
        <w:tc>
          <w:tcPr>
            <w:tcW w:w="0" w:type="auto"/>
            <w:tcBorders>
              <w:top w:val="nil"/>
              <w:left w:val="nil"/>
              <w:bottom w:val="nil"/>
              <w:right w:val="nil"/>
            </w:tcBorders>
            <w:shd w:val="clear" w:color="auto" w:fill="auto"/>
            <w:noWrap/>
            <w:vAlign w:val="bottom"/>
            <w:hideMark/>
          </w:tcPr>
          <w:p w14:paraId="226662B9"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micranthum3</w:t>
            </w:r>
          </w:p>
        </w:tc>
        <w:tc>
          <w:tcPr>
            <w:tcW w:w="0" w:type="auto"/>
            <w:tcBorders>
              <w:top w:val="nil"/>
              <w:left w:val="single" w:sz="4" w:space="0" w:color="auto"/>
              <w:bottom w:val="nil"/>
              <w:right w:val="nil"/>
            </w:tcBorders>
            <w:shd w:val="clear" w:color="000000" w:fill="C6EFCE"/>
            <w:noWrap/>
            <w:vAlign w:val="bottom"/>
            <w:hideMark/>
          </w:tcPr>
          <w:p w14:paraId="4CE6142B"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1A0A1F8"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A727398"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3C97985"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3479AFD"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D11B42D"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B39FB24" w14:textId="77777777" w:rsidR="00C525AF" w:rsidRPr="0020749A" w:rsidRDefault="00C525AF" w:rsidP="00C525AF">
            <w:pPr>
              <w:rPr>
                <w:rFonts w:ascii="Calibri" w:eastAsia="Times New Roman" w:hAnsi="Calibri" w:cs="Times New Roman"/>
                <w:color w:val="006100"/>
                <w:sz w:val="22"/>
                <w:szCs w:val="20"/>
                <w:lang w:val="en-GB"/>
              </w:rPr>
            </w:pPr>
            <w:r w:rsidRPr="0020749A">
              <w:rPr>
                <w:rFonts w:ascii="Calibri" w:eastAsia="Times New Roman" w:hAnsi="Calibri" w:cs="Times New Roman"/>
                <w:color w:val="006100"/>
                <w:sz w:val="22"/>
                <w:szCs w:val="20"/>
                <w:lang w:val="en-GB"/>
              </w:rPr>
              <w:t>Correct</w:t>
            </w:r>
          </w:p>
        </w:tc>
      </w:tr>
      <w:tr w:rsidR="00C525AF" w:rsidRPr="0020749A" w14:paraId="5B112688" w14:textId="77777777" w:rsidTr="00C525AF">
        <w:trPr>
          <w:trHeight w:val="300"/>
        </w:trPr>
        <w:tc>
          <w:tcPr>
            <w:tcW w:w="0" w:type="auto"/>
            <w:tcBorders>
              <w:top w:val="nil"/>
              <w:left w:val="nil"/>
              <w:bottom w:val="nil"/>
              <w:right w:val="nil"/>
            </w:tcBorders>
            <w:shd w:val="clear" w:color="auto" w:fill="auto"/>
            <w:noWrap/>
            <w:vAlign w:val="bottom"/>
            <w:hideMark/>
          </w:tcPr>
          <w:p w14:paraId="05813419" w14:textId="2CDE1556" w:rsidR="00C525AF" w:rsidRPr="0020749A" w:rsidRDefault="007A6E37" w:rsidP="00C525AF">
            <w:pPr>
              <w:rPr>
                <w:rFonts w:ascii="Calibri" w:eastAsia="Times New Roman" w:hAnsi="Calibri" w:cs="Times New Roman"/>
                <w:b/>
                <w:sz w:val="22"/>
                <w:lang w:val="en-GB"/>
              </w:rPr>
            </w:pPr>
            <w:r w:rsidRPr="0020749A">
              <w:rPr>
                <w:rFonts w:ascii="Calibri" w:eastAsia="Times New Roman" w:hAnsi="Calibri" w:cs="Times New Roman"/>
                <w:b/>
                <w:sz w:val="22"/>
                <w:lang w:val="en-GB"/>
              </w:rPr>
              <w:t>Picture</w:t>
            </w:r>
          </w:p>
        </w:tc>
        <w:tc>
          <w:tcPr>
            <w:tcW w:w="0" w:type="auto"/>
            <w:tcBorders>
              <w:top w:val="nil"/>
              <w:left w:val="single" w:sz="4" w:space="0" w:color="auto"/>
              <w:bottom w:val="nil"/>
              <w:right w:val="nil"/>
            </w:tcBorders>
            <w:shd w:val="clear" w:color="auto" w:fill="auto"/>
            <w:noWrap/>
            <w:vAlign w:val="bottom"/>
            <w:hideMark/>
          </w:tcPr>
          <w:p w14:paraId="48B845B3" w14:textId="5D06FF19" w:rsidR="00C525AF" w:rsidRPr="0020749A" w:rsidRDefault="007A6E37" w:rsidP="00C525AF">
            <w:pPr>
              <w:rPr>
                <w:rFonts w:ascii="Calibri" w:eastAsia="Times New Roman" w:hAnsi="Calibri" w:cs="Times New Roman"/>
                <w:b/>
                <w:sz w:val="22"/>
                <w:lang w:val="en-GB"/>
              </w:rPr>
            </w:pPr>
            <w:r w:rsidRPr="0020749A">
              <w:rPr>
                <w:rFonts w:ascii="Calibri" w:eastAsia="Times New Roman" w:hAnsi="Calibri" w:cs="Times New Roman"/>
                <w:b/>
                <w:sz w:val="22"/>
                <w:lang w:val="en-GB"/>
              </w:rPr>
              <w:t>41</w:t>
            </w:r>
          </w:p>
        </w:tc>
        <w:tc>
          <w:tcPr>
            <w:tcW w:w="0" w:type="auto"/>
            <w:tcBorders>
              <w:top w:val="nil"/>
              <w:left w:val="single" w:sz="4" w:space="0" w:color="auto"/>
              <w:bottom w:val="nil"/>
              <w:right w:val="nil"/>
            </w:tcBorders>
            <w:shd w:val="clear" w:color="auto" w:fill="auto"/>
            <w:noWrap/>
            <w:vAlign w:val="bottom"/>
            <w:hideMark/>
          </w:tcPr>
          <w:p w14:paraId="6056BAB8" w14:textId="70753FAA" w:rsidR="00C525AF" w:rsidRPr="0020749A" w:rsidRDefault="007A6E37" w:rsidP="00C525AF">
            <w:pPr>
              <w:rPr>
                <w:rFonts w:ascii="Calibri" w:eastAsia="Times New Roman" w:hAnsi="Calibri" w:cs="Times New Roman"/>
                <w:b/>
                <w:sz w:val="22"/>
                <w:lang w:val="en-GB"/>
              </w:rPr>
            </w:pPr>
            <w:r w:rsidRPr="0020749A">
              <w:rPr>
                <w:rFonts w:ascii="Calibri" w:eastAsia="Times New Roman" w:hAnsi="Calibri" w:cs="Times New Roman"/>
                <w:b/>
                <w:sz w:val="22"/>
                <w:lang w:val="en-GB"/>
              </w:rPr>
              <w:t>42</w:t>
            </w:r>
          </w:p>
        </w:tc>
        <w:tc>
          <w:tcPr>
            <w:tcW w:w="0" w:type="auto"/>
            <w:tcBorders>
              <w:top w:val="nil"/>
              <w:left w:val="single" w:sz="4" w:space="0" w:color="auto"/>
              <w:bottom w:val="nil"/>
              <w:right w:val="nil"/>
            </w:tcBorders>
            <w:shd w:val="clear" w:color="auto" w:fill="auto"/>
            <w:noWrap/>
            <w:vAlign w:val="bottom"/>
            <w:hideMark/>
          </w:tcPr>
          <w:p w14:paraId="7A4604C0" w14:textId="09F283B5" w:rsidR="00C525AF" w:rsidRPr="0020749A" w:rsidRDefault="007A6E37" w:rsidP="00C525AF">
            <w:pPr>
              <w:rPr>
                <w:rFonts w:ascii="Calibri" w:eastAsia="Times New Roman" w:hAnsi="Calibri" w:cs="Times New Roman"/>
                <w:b/>
                <w:sz w:val="22"/>
                <w:lang w:val="en-GB"/>
              </w:rPr>
            </w:pPr>
            <w:r w:rsidRPr="0020749A">
              <w:rPr>
                <w:rFonts w:ascii="Calibri" w:eastAsia="Times New Roman" w:hAnsi="Calibri" w:cs="Times New Roman"/>
                <w:b/>
                <w:sz w:val="22"/>
                <w:lang w:val="en-GB"/>
              </w:rPr>
              <w:t>43</w:t>
            </w:r>
          </w:p>
        </w:tc>
        <w:tc>
          <w:tcPr>
            <w:tcW w:w="0" w:type="auto"/>
            <w:tcBorders>
              <w:top w:val="nil"/>
              <w:left w:val="single" w:sz="4" w:space="0" w:color="auto"/>
              <w:bottom w:val="nil"/>
              <w:right w:val="nil"/>
            </w:tcBorders>
            <w:shd w:val="clear" w:color="auto" w:fill="auto"/>
            <w:noWrap/>
            <w:vAlign w:val="bottom"/>
            <w:hideMark/>
          </w:tcPr>
          <w:p w14:paraId="6B3126C5" w14:textId="7A103ED1" w:rsidR="00C525AF" w:rsidRPr="0020749A" w:rsidRDefault="007A6E37" w:rsidP="00C525AF">
            <w:pPr>
              <w:rPr>
                <w:rFonts w:ascii="Calibri" w:eastAsia="Times New Roman" w:hAnsi="Calibri" w:cs="Times New Roman"/>
                <w:b/>
                <w:sz w:val="22"/>
                <w:lang w:val="en-GB"/>
              </w:rPr>
            </w:pPr>
            <w:r w:rsidRPr="0020749A">
              <w:rPr>
                <w:rFonts w:ascii="Calibri" w:eastAsia="Times New Roman" w:hAnsi="Calibri" w:cs="Times New Roman"/>
                <w:b/>
                <w:sz w:val="22"/>
                <w:lang w:val="en-GB"/>
              </w:rPr>
              <w:t>44</w:t>
            </w:r>
          </w:p>
        </w:tc>
        <w:tc>
          <w:tcPr>
            <w:tcW w:w="0" w:type="auto"/>
            <w:tcBorders>
              <w:top w:val="nil"/>
              <w:left w:val="single" w:sz="4" w:space="0" w:color="auto"/>
              <w:bottom w:val="nil"/>
              <w:right w:val="nil"/>
            </w:tcBorders>
            <w:shd w:val="clear" w:color="auto" w:fill="auto"/>
            <w:noWrap/>
            <w:vAlign w:val="bottom"/>
            <w:hideMark/>
          </w:tcPr>
          <w:p w14:paraId="57A9387E" w14:textId="16261CA7" w:rsidR="00C525AF" w:rsidRPr="0020749A" w:rsidRDefault="007A6E37" w:rsidP="00C525AF">
            <w:pPr>
              <w:rPr>
                <w:rFonts w:ascii="Calibri" w:eastAsia="Times New Roman" w:hAnsi="Calibri" w:cs="Times New Roman"/>
                <w:b/>
                <w:sz w:val="22"/>
                <w:lang w:val="en-GB"/>
              </w:rPr>
            </w:pPr>
            <w:r w:rsidRPr="0020749A">
              <w:rPr>
                <w:rFonts w:ascii="Calibri" w:eastAsia="Times New Roman" w:hAnsi="Calibri" w:cs="Times New Roman"/>
                <w:b/>
                <w:sz w:val="22"/>
                <w:lang w:val="en-GB"/>
              </w:rPr>
              <w:t>45</w:t>
            </w:r>
          </w:p>
        </w:tc>
        <w:tc>
          <w:tcPr>
            <w:tcW w:w="0" w:type="auto"/>
            <w:tcBorders>
              <w:top w:val="nil"/>
              <w:left w:val="single" w:sz="4" w:space="0" w:color="auto"/>
              <w:bottom w:val="nil"/>
              <w:right w:val="nil"/>
            </w:tcBorders>
            <w:shd w:val="clear" w:color="auto" w:fill="auto"/>
            <w:noWrap/>
            <w:vAlign w:val="bottom"/>
            <w:hideMark/>
          </w:tcPr>
          <w:p w14:paraId="11E92D64" w14:textId="566CC12E" w:rsidR="00C525AF" w:rsidRPr="0020749A" w:rsidRDefault="007A6E37" w:rsidP="00C525AF">
            <w:pPr>
              <w:rPr>
                <w:rFonts w:ascii="Calibri" w:eastAsia="Times New Roman" w:hAnsi="Calibri" w:cs="Times New Roman"/>
                <w:b/>
                <w:sz w:val="22"/>
                <w:lang w:val="en-GB"/>
              </w:rPr>
            </w:pPr>
            <w:r w:rsidRPr="0020749A">
              <w:rPr>
                <w:rFonts w:ascii="Calibri" w:eastAsia="Times New Roman" w:hAnsi="Calibri" w:cs="Times New Roman"/>
                <w:b/>
                <w:sz w:val="22"/>
                <w:lang w:val="en-GB"/>
              </w:rPr>
              <w:t>46</w:t>
            </w:r>
          </w:p>
        </w:tc>
        <w:tc>
          <w:tcPr>
            <w:tcW w:w="0" w:type="auto"/>
            <w:tcBorders>
              <w:top w:val="nil"/>
              <w:left w:val="single" w:sz="4" w:space="0" w:color="auto"/>
              <w:bottom w:val="nil"/>
              <w:right w:val="single" w:sz="4" w:space="0" w:color="auto"/>
            </w:tcBorders>
            <w:shd w:val="clear" w:color="auto" w:fill="auto"/>
            <w:noWrap/>
            <w:vAlign w:val="bottom"/>
            <w:hideMark/>
          </w:tcPr>
          <w:p w14:paraId="397F1338" w14:textId="067C09B7" w:rsidR="00C525AF" w:rsidRPr="0020749A" w:rsidRDefault="007A6E37" w:rsidP="00C525AF">
            <w:pPr>
              <w:rPr>
                <w:rFonts w:ascii="Calibri" w:eastAsia="Times New Roman" w:hAnsi="Calibri" w:cs="Times New Roman"/>
                <w:b/>
                <w:sz w:val="22"/>
                <w:lang w:val="en-GB"/>
              </w:rPr>
            </w:pPr>
            <w:r w:rsidRPr="0020749A">
              <w:rPr>
                <w:rFonts w:ascii="Calibri" w:eastAsia="Times New Roman" w:hAnsi="Calibri" w:cs="Times New Roman"/>
                <w:b/>
                <w:sz w:val="22"/>
                <w:lang w:val="en-GB"/>
              </w:rPr>
              <w:t>47</w:t>
            </w:r>
          </w:p>
        </w:tc>
      </w:tr>
      <w:tr w:rsidR="00C525AF" w:rsidRPr="0020749A" w14:paraId="4C5084ED" w14:textId="77777777" w:rsidTr="00C525AF">
        <w:trPr>
          <w:trHeight w:val="300"/>
        </w:trPr>
        <w:tc>
          <w:tcPr>
            <w:tcW w:w="0" w:type="auto"/>
            <w:tcBorders>
              <w:top w:val="nil"/>
              <w:left w:val="nil"/>
              <w:bottom w:val="nil"/>
              <w:right w:val="nil"/>
            </w:tcBorders>
            <w:shd w:val="clear" w:color="auto" w:fill="auto"/>
            <w:noWrap/>
            <w:vAlign w:val="bottom"/>
            <w:hideMark/>
          </w:tcPr>
          <w:p w14:paraId="3C000B6B" w14:textId="77777777" w:rsidR="00C525AF" w:rsidRPr="0020749A" w:rsidRDefault="00C525AF" w:rsidP="00C525AF">
            <w:pPr>
              <w:rPr>
                <w:rFonts w:ascii="Calibri" w:eastAsia="Times New Roman" w:hAnsi="Calibri" w:cs="Times New Roman"/>
                <w:b/>
                <w:sz w:val="22"/>
                <w:lang w:val="en-GB"/>
              </w:rPr>
            </w:pPr>
          </w:p>
        </w:tc>
        <w:tc>
          <w:tcPr>
            <w:tcW w:w="0" w:type="auto"/>
            <w:tcBorders>
              <w:top w:val="nil"/>
              <w:left w:val="single" w:sz="4" w:space="0" w:color="auto"/>
              <w:bottom w:val="nil"/>
              <w:right w:val="nil"/>
            </w:tcBorders>
            <w:shd w:val="clear" w:color="auto" w:fill="auto"/>
            <w:noWrap/>
            <w:vAlign w:val="bottom"/>
            <w:hideMark/>
          </w:tcPr>
          <w:p w14:paraId="68C2E3CE" w14:textId="77777777" w:rsidR="00C525AF" w:rsidRPr="0020749A" w:rsidRDefault="00C525AF" w:rsidP="00C525AF">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17AA512C" w14:textId="77777777" w:rsidR="00C525AF" w:rsidRPr="0020749A" w:rsidRDefault="00C525AF" w:rsidP="00C525AF">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7BF8B7B5" w14:textId="77777777" w:rsidR="00C525AF" w:rsidRPr="0020749A" w:rsidRDefault="00C525AF" w:rsidP="00C525AF">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0FAC99D6" w14:textId="77777777" w:rsidR="00C525AF" w:rsidRPr="0020749A" w:rsidRDefault="00C525AF" w:rsidP="00C525AF">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6B965C9D" w14:textId="77777777" w:rsidR="00C525AF" w:rsidRPr="0020749A" w:rsidRDefault="00C525AF" w:rsidP="00C525AF">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026BE3E2" w14:textId="77777777" w:rsidR="00C525AF" w:rsidRPr="0020749A" w:rsidRDefault="00C525AF" w:rsidP="00C525AF">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0011F77F" w14:textId="77777777" w:rsidR="00C525AF" w:rsidRPr="0020749A" w:rsidRDefault="00C525AF" w:rsidP="00C525AF">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r>
      <w:tr w:rsidR="00C525AF" w:rsidRPr="0020749A" w14:paraId="436B5F1B" w14:textId="77777777" w:rsidTr="00C525AF">
        <w:trPr>
          <w:trHeight w:val="300"/>
        </w:trPr>
        <w:tc>
          <w:tcPr>
            <w:tcW w:w="0" w:type="auto"/>
            <w:tcBorders>
              <w:top w:val="nil"/>
              <w:left w:val="nil"/>
              <w:bottom w:val="nil"/>
              <w:right w:val="nil"/>
            </w:tcBorders>
            <w:shd w:val="clear" w:color="auto" w:fill="auto"/>
            <w:noWrap/>
            <w:vAlign w:val="bottom"/>
            <w:hideMark/>
          </w:tcPr>
          <w:p w14:paraId="48085501" w14:textId="77777777" w:rsidR="00C525AF" w:rsidRPr="0020749A" w:rsidRDefault="00C525AF" w:rsidP="00C525AF">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02B1D944" w14:textId="77777777" w:rsidR="00C525AF" w:rsidRPr="0020749A" w:rsidRDefault="00C525AF" w:rsidP="00C525AF">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7BE8A745" w14:textId="77777777" w:rsidR="00C525AF" w:rsidRPr="0020749A" w:rsidRDefault="00C525AF" w:rsidP="00C525AF">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2765EA4C" w14:textId="77777777" w:rsidR="00C525AF" w:rsidRPr="0020749A" w:rsidRDefault="00C525AF" w:rsidP="00C525AF">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0BDA2321" w14:textId="77777777" w:rsidR="00C525AF" w:rsidRPr="0020749A" w:rsidRDefault="00C525AF" w:rsidP="00C525AF">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4A826156" w14:textId="77777777" w:rsidR="00C525AF" w:rsidRPr="0020749A" w:rsidRDefault="00C525AF" w:rsidP="00C525AF">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06DCEA80" w14:textId="77777777" w:rsidR="00C525AF" w:rsidRPr="0020749A" w:rsidRDefault="00C525AF" w:rsidP="00C525AF">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641CE433" w14:textId="77777777" w:rsidR="00C525AF" w:rsidRPr="0020749A" w:rsidRDefault="00C525AF" w:rsidP="00C525AF">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r>
      <w:tr w:rsidR="00C525AF" w:rsidRPr="0020749A" w14:paraId="678DFCC3" w14:textId="77777777" w:rsidTr="00C525AF">
        <w:trPr>
          <w:trHeight w:val="300"/>
        </w:trPr>
        <w:tc>
          <w:tcPr>
            <w:tcW w:w="0" w:type="auto"/>
            <w:tcBorders>
              <w:top w:val="nil"/>
              <w:left w:val="nil"/>
              <w:bottom w:val="nil"/>
              <w:right w:val="nil"/>
            </w:tcBorders>
            <w:shd w:val="clear" w:color="auto" w:fill="auto"/>
            <w:noWrap/>
            <w:vAlign w:val="bottom"/>
            <w:hideMark/>
          </w:tcPr>
          <w:p w14:paraId="092C5BD7" w14:textId="77777777" w:rsidR="00C525AF" w:rsidRPr="0020749A" w:rsidRDefault="00C525AF" w:rsidP="00C525AF">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05CBF018" w14:textId="77777777" w:rsidR="00C525AF" w:rsidRPr="0020749A" w:rsidRDefault="00C525AF" w:rsidP="00C525AF">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7BC689E7" w14:textId="77777777" w:rsidR="00C525AF" w:rsidRPr="0020749A" w:rsidRDefault="00C525AF" w:rsidP="00C525AF">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0AA5642C" w14:textId="77777777" w:rsidR="00C525AF" w:rsidRPr="0020749A" w:rsidRDefault="00C525AF" w:rsidP="00C525AF">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0600AC34" w14:textId="77777777" w:rsidR="00C525AF" w:rsidRPr="0020749A" w:rsidRDefault="00C525AF" w:rsidP="00C525AF">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62DAED8D" w14:textId="77777777" w:rsidR="00C525AF" w:rsidRPr="0020749A" w:rsidRDefault="00C525AF" w:rsidP="00C525AF">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03D82FF0" w14:textId="77777777" w:rsidR="00C525AF" w:rsidRPr="0020749A" w:rsidRDefault="00C525AF" w:rsidP="00C525AF">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7B3CB61" w14:textId="77777777" w:rsidR="00C525AF" w:rsidRPr="0020749A" w:rsidRDefault="00C525AF" w:rsidP="00C525AF">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r>
      <w:tr w:rsidR="00C525AF" w:rsidRPr="0020749A" w14:paraId="4F9021E2" w14:textId="77777777" w:rsidTr="00C525AF">
        <w:trPr>
          <w:trHeight w:val="300"/>
        </w:trPr>
        <w:tc>
          <w:tcPr>
            <w:tcW w:w="0" w:type="auto"/>
            <w:tcBorders>
              <w:top w:val="nil"/>
              <w:left w:val="nil"/>
              <w:bottom w:val="nil"/>
              <w:right w:val="nil"/>
            </w:tcBorders>
            <w:shd w:val="clear" w:color="auto" w:fill="auto"/>
            <w:noWrap/>
            <w:vAlign w:val="bottom"/>
            <w:hideMark/>
          </w:tcPr>
          <w:p w14:paraId="4D26AB57" w14:textId="77777777" w:rsidR="00C525AF" w:rsidRPr="0020749A" w:rsidRDefault="00C525AF" w:rsidP="00C525AF">
            <w:pPr>
              <w:rPr>
                <w:rFonts w:ascii="Calibri" w:eastAsia="Times New Roman" w:hAnsi="Calibri" w:cs="Times New Roman"/>
                <w:sz w:val="22"/>
                <w:szCs w:val="20"/>
                <w:lang w:val="en-GB"/>
              </w:rPr>
            </w:pPr>
          </w:p>
        </w:tc>
        <w:tc>
          <w:tcPr>
            <w:tcW w:w="0" w:type="auto"/>
            <w:tcBorders>
              <w:top w:val="nil"/>
              <w:left w:val="nil"/>
              <w:bottom w:val="nil"/>
              <w:right w:val="nil"/>
            </w:tcBorders>
            <w:shd w:val="clear" w:color="auto" w:fill="auto"/>
            <w:noWrap/>
            <w:vAlign w:val="bottom"/>
            <w:hideMark/>
          </w:tcPr>
          <w:p w14:paraId="5F881506" w14:textId="77777777" w:rsidR="00C525AF" w:rsidRPr="0020749A" w:rsidRDefault="00C525AF" w:rsidP="00C525AF">
            <w:pPr>
              <w:rPr>
                <w:rFonts w:ascii="Calibri" w:eastAsia="Times New Roman" w:hAnsi="Calibri" w:cs="Times New Roman"/>
                <w:sz w:val="22"/>
                <w:szCs w:val="20"/>
                <w:lang w:val="en-GB"/>
              </w:rPr>
            </w:pPr>
          </w:p>
        </w:tc>
        <w:tc>
          <w:tcPr>
            <w:tcW w:w="0" w:type="auto"/>
            <w:tcBorders>
              <w:top w:val="nil"/>
              <w:left w:val="nil"/>
              <w:bottom w:val="nil"/>
              <w:right w:val="single" w:sz="4" w:space="0" w:color="auto"/>
            </w:tcBorders>
            <w:shd w:val="clear" w:color="auto" w:fill="auto"/>
            <w:noWrap/>
            <w:vAlign w:val="bottom"/>
            <w:hideMark/>
          </w:tcPr>
          <w:p w14:paraId="029B8104" w14:textId="77777777" w:rsidR="00C525AF" w:rsidRPr="0020749A" w:rsidRDefault="00C525AF" w:rsidP="00C525AF">
            <w:pPr>
              <w:rPr>
                <w:rFonts w:ascii="Calibri" w:eastAsia="Times New Roman" w:hAnsi="Calibri" w:cs="Times New Roman"/>
                <w:sz w:val="22"/>
                <w:szCs w:val="20"/>
                <w:lang w:val="en-GB"/>
              </w:rPr>
            </w:pPr>
          </w:p>
        </w:tc>
        <w:tc>
          <w:tcPr>
            <w:tcW w:w="0" w:type="auto"/>
            <w:tcBorders>
              <w:top w:val="single" w:sz="4" w:space="0" w:color="auto"/>
              <w:left w:val="single" w:sz="4" w:space="0" w:color="auto"/>
              <w:bottom w:val="nil"/>
            </w:tcBorders>
            <w:shd w:val="clear" w:color="auto" w:fill="auto"/>
            <w:noWrap/>
            <w:vAlign w:val="bottom"/>
            <w:hideMark/>
          </w:tcPr>
          <w:p w14:paraId="22B13745" w14:textId="7F80499E"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1:</w:t>
            </w:r>
            <w:r w:rsidRPr="0020749A">
              <w:rPr>
                <w:rFonts w:ascii="Calibri" w:eastAsia="Times New Roman" w:hAnsi="Calibri" w:cs="Times New Roman"/>
                <w:i/>
                <w:sz w:val="22"/>
                <w:szCs w:val="20"/>
                <w:lang w:val="en-GB"/>
              </w:rPr>
              <w:t>Parvisepalum</w:t>
            </w:r>
          </w:p>
        </w:tc>
        <w:tc>
          <w:tcPr>
            <w:tcW w:w="0" w:type="auto"/>
            <w:tcBorders>
              <w:top w:val="single" w:sz="4" w:space="0" w:color="auto"/>
              <w:bottom w:val="nil"/>
            </w:tcBorders>
            <w:shd w:val="clear" w:color="auto" w:fill="auto"/>
            <w:noWrap/>
            <w:vAlign w:val="bottom"/>
          </w:tcPr>
          <w:p w14:paraId="03A20A1E" w14:textId="77953392"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2:</w:t>
            </w:r>
            <w:r w:rsidRPr="0020749A">
              <w:rPr>
                <w:rFonts w:ascii="Calibri" w:eastAsia="Times New Roman" w:hAnsi="Calibri" w:cs="Times New Roman"/>
                <w:i/>
                <w:sz w:val="22"/>
                <w:szCs w:val="20"/>
                <w:lang w:val="en-GB"/>
              </w:rPr>
              <w:t>Pardalopetalum</w:t>
            </w:r>
          </w:p>
        </w:tc>
        <w:tc>
          <w:tcPr>
            <w:tcW w:w="0" w:type="auto"/>
            <w:tcBorders>
              <w:top w:val="nil"/>
              <w:left w:val="nil"/>
              <w:bottom w:val="nil"/>
            </w:tcBorders>
            <w:shd w:val="clear" w:color="auto" w:fill="auto"/>
            <w:noWrap/>
            <w:vAlign w:val="bottom"/>
          </w:tcPr>
          <w:p w14:paraId="7A6AE647" w14:textId="31E86DF0"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3:</w:t>
            </w:r>
            <w:r w:rsidRPr="0020749A">
              <w:rPr>
                <w:rFonts w:ascii="Calibri" w:eastAsia="Times New Roman" w:hAnsi="Calibri" w:cs="Times New Roman"/>
                <w:i/>
                <w:sz w:val="22"/>
                <w:szCs w:val="20"/>
                <w:lang w:val="en-GB"/>
              </w:rPr>
              <w:t>Paphiopedilum</w:t>
            </w:r>
          </w:p>
        </w:tc>
        <w:tc>
          <w:tcPr>
            <w:tcW w:w="0" w:type="auto"/>
            <w:tcBorders>
              <w:top w:val="single" w:sz="4" w:space="0" w:color="auto"/>
              <w:bottom w:val="nil"/>
            </w:tcBorders>
            <w:shd w:val="clear" w:color="auto" w:fill="auto"/>
            <w:noWrap/>
            <w:vAlign w:val="bottom"/>
          </w:tcPr>
          <w:p w14:paraId="721139A3" w14:textId="3CCE5A71"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4:</w:t>
            </w:r>
            <w:r w:rsidRPr="0020749A">
              <w:rPr>
                <w:rFonts w:ascii="Calibri" w:eastAsia="Times New Roman" w:hAnsi="Calibri" w:cs="Times New Roman"/>
                <w:i/>
                <w:sz w:val="22"/>
                <w:szCs w:val="20"/>
                <w:lang w:val="en-GB"/>
              </w:rPr>
              <w:t>Coryopedilum</w:t>
            </w:r>
          </w:p>
        </w:tc>
        <w:tc>
          <w:tcPr>
            <w:tcW w:w="0" w:type="auto"/>
            <w:tcBorders>
              <w:top w:val="nil"/>
              <w:left w:val="nil"/>
              <w:bottom w:val="nil"/>
              <w:right w:val="single" w:sz="4" w:space="0" w:color="auto"/>
            </w:tcBorders>
            <w:shd w:val="clear" w:color="auto" w:fill="auto"/>
            <w:noWrap/>
            <w:vAlign w:val="bottom"/>
          </w:tcPr>
          <w:p w14:paraId="19DD0832" w14:textId="6DD31F35"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 xml:space="preserve">5: </w:t>
            </w:r>
            <w:r w:rsidRPr="0020749A">
              <w:rPr>
                <w:rFonts w:ascii="Calibri" w:eastAsia="Times New Roman" w:hAnsi="Calibri" w:cs="Times New Roman"/>
                <w:i/>
                <w:sz w:val="22"/>
                <w:szCs w:val="20"/>
                <w:lang w:val="en-GB"/>
              </w:rPr>
              <w:t>Cochlopetalum</w:t>
            </w:r>
          </w:p>
        </w:tc>
      </w:tr>
      <w:tr w:rsidR="00C525AF" w:rsidRPr="0020749A" w14:paraId="5837D5CA" w14:textId="77777777" w:rsidTr="00C525AF">
        <w:trPr>
          <w:trHeight w:val="300"/>
        </w:trPr>
        <w:tc>
          <w:tcPr>
            <w:tcW w:w="0" w:type="auto"/>
            <w:tcBorders>
              <w:top w:val="nil"/>
              <w:left w:val="nil"/>
              <w:bottom w:val="nil"/>
              <w:right w:val="nil"/>
            </w:tcBorders>
            <w:shd w:val="clear" w:color="auto" w:fill="auto"/>
            <w:noWrap/>
            <w:vAlign w:val="bottom"/>
            <w:hideMark/>
          </w:tcPr>
          <w:p w14:paraId="6770AC06" w14:textId="77777777" w:rsidR="00C525AF" w:rsidRPr="0020749A" w:rsidRDefault="00C525AF" w:rsidP="00C525AF">
            <w:pPr>
              <w:rPr>
                <w:rFonts w:ascii="Calibri" w:eastAsia="Times New Roman" w:hAnsi="Calibri" w:cs="Times New Roman"/>
                <w:sz w:val="22"/>
                <w:szCs w:val="20"/>
                <w:lang w:val="en-GB"/>
              </w:rPr>
            </w:pPr>
          </w:p>
        </w:tc>
        <w:tc>
          <w:tcPr>
            <w:tcW w:w="0" w:type="auto"/>
            <w:tcBorders>
              <w:top w:val="nil"/>
              <w:left w:val="nil"/>
              <w:bottom w:val="nil"/>
              <w:right w:val="nil"/>
            </w:tcBorders>
            <w:shd w:val="clear" w:color="auto" w:fill="auto"/>
            <w:noWrap/>
            <w:vAlign w:val="bottom"/>
            <w:hideMark/>
          </w:tcPr>
          <w:p w14:paraId="6884429C" w14:textId="77777777" w:rsidR="00C525AF" w:rsidRPr="0020749A" w:rsidRDefault="00C525AF" w:rsidP="00C525AF">
            <w:pPr>
              <w:rPr>
                <w:rFonts w:ascii="Calibri" w:eastAsia="Times New Roman" w:hAnsi="Calibri" w:cs="Times New Roman"/>
                <w:sz w:val="22"/>
                <w:szCs w:val="20"/>
                <w:lang w:val="en-GB"/>
              </w:rPr>
            </w:pPr>
          </w:p>
        </w:tc>
        <w:tc>
          <w:tcPr>
            <w:tcW w:w="0" w:type="auto"/>
            <w:tcBorders>
              <w:top w:val="nil"/>
              <w:left w:val="nil"/>
              <w:bottom w:val="nil"/>
              <w:right w:val="single" w:sz="4" w:space="0" w:color="auto"/>
            </w:tcBorders>
            <w:shd w:val="clear" w:color="auto" w:fill="auto"/>
            <w:noWrap/>
            <w:vAlign w:val="bottom"/>
            <w:hideMark/>
          </w:tcPr>
          <w:p w14:paraId="34FC521C" w14:textId="77777777" w:rsidR="00C525AF" w:rsidRPr="0020749A" w:rsidRDefault="00C525AF" w:rsidP="00C525AF">
            <w:pPr>
              <w:rPr>
                <w:rFonts w:ascii="Calibri" w:eastAsia="Times New Roman" w:hAnsi="Calibri" w:cs="Times New Roman"/>
                <w:sz w:val="22"/>
                <w:szCs w:val="20"/>
                <w:lang w:val="en-GB"/>
              </w:rPr>
            </w:pPr>
          </w:p>
        </w:tc>
        <w:tc>
          <w:tcPr>
            <w:tcW w:w="0" w:type="auto"/>
            <w:tcBorders>
              <w:top w:val="nil"/>
              <w:left w:val="single" w:sz="4" w:space="0" w:color="auto"/>
              <w:bottom w:val="nil"/>
            </w:tcBorders>
            <w:shd w:val="clear" w:color="auto" w:fill="auto"/>
            <w:noWrap/>
            <w:vAlign w:val="bottom"/>
            <w:hideMark/>
          </w:tcPr>
          <w:p w14:paraId="4EE6C42D" w14:textId="6ABC5DC4"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6:</w:t>
            </w:r>
            <w:r w:rsidRPr="0020749A">
              <w:rPr>
                <w:rFonts w:ascii="Calibri" w:eastAsia="Times New Roman" w:hAnsi="Calibri" w:cs="Times New Roman"/>
                <w:i/>
                <w:sz w:val="22"/>
                <w:szCs w:val="20"/>
                <w:lang w:val="en-GB"/>
              </w:rPr>
              <w:t>Brachypetalum</w:t>
            </w:r>
          </w:p>
        </w:tc>
        <w:tc>
          <w:tcPr>
            <w:tcW w:w="0" w:type="auto"/>
            <w:tcBorders>
              <w:top w:val="nil"/>
              <w:bottom w:val="nil"/>
            </w:tcBorders>
            <w:shd w:val="clear" w:color="auto" w:fill="auto"/>
            <w:noWrap/>
            <w:vAlign w:val="bottom"/>
          </w:tcPr>
          <w:p w14:paraId="0600E18C" w14:textId="31DFBDA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7:</w:t>
            </w:r>
            <w:r w:rsidRPr="0020749A">
              <w:rPr>
                <w:rFonts w:ascii="Calibri" w:eastAsia="Times New Roman" w:hAnsi="Calibri" w:cs="Times New Roman"/>
                <w:i/>
                <w:sz w:val="22"/>
                <w:szCs w:val="20"/>
                <w:lang w:val="en-GB"/>
              </w:rPr>
              <w:t>Barbata</w:t>
            </w:r>
          </w:p>
        </w:tc>
        <w:tc>
          <w:tcPr>
            <w:tcW w:w="0" w:type="auto"/>
            <w:tcBorders>
              <w:top w:val="nil"/>
              <w:left w:val="nil"/>
              <w:bottom w:val="nil"/>
            </w:tcBorders>
            <w:shd w:val="clear" w:color="auto" w:fill="auto"/>
            <w:noWrap/>
            <w:vAlign w:val="bottom"/>
          </w:tcPr>
          <w:p w14:paraId="6AD95A40" w14:textId="129AFDF1" w:rsidR="00C525AF" w:rsidRPr="0020749A" w:rsidRDefault="00C525AF" w:rsidP="00C525AF">
            <w:pPr>
              <w:rPr>
                <w:rFonts w:ascii="Calibri" w:eastAsia="Times New Roman" w:hAnsi="Calibri" w:cs="Times New Roman"/>
                <w:sz w:val="22"/>
                <w:szCs w:val="20"/>
                <w:lang w:val="en-GB"/>
              </w:rPr>
            </w:pPr>
          </w:p>
        </w:tc>
        <w:tc>
          <w:tcPr>
            <w:tcW w:w="0" w:type="auto"/>
            <w:tcBorders>
              <w:top w:val="nil"/>
              <w:bottom w:val="nil"/>
            </w:tcBorders>
            <w:shd w:val="clear" w:color="auto" w:fill="auto"/>
            <w:noWrap/>
            <w:vAlign w:val="bottom"/>
          </w:tcPr>
          <w:p w14:paraId="2F683167" w14:textId="315E882D" w:rsidR="00C525AF" w:rsidRPr="0020749A" w:rsidRDefault="00C525AF" w:rsidP="00C525AF">
            <w:pPr>
              <w:rPr>
                <w:rFonts w:ascii="Calibri" w:eastAsia="Times New Roman" w:hAnsi="Calibri" w:cs="Times New Roman"/>
                <w:sz w:val="22"/>
                <w:szCs w:val="20"/>
                <w:lang w:val="en-GB"/>
              </w:rPr>
            </w:pPr>
          </w:p>
        </w:tc>
        <w:tc>
          <w:tcPr>
            <w:tcW w:w="0" w:type="auto"/>
            <w:tcBorders>
              <w:top w:val="nil"/>
              <w:left w:val="nil"/>
              <w:bottom w:val="nil"/>
              <w:right w:val="single" w:sz="4" w:space="0" w:color="auto"/>
            </w:tcBorders>
            <w:shd w:val="clear" w:color="auto" w:fill="auto"/>
            <w:noWrap/>
            <w:vAlign w:val="bottom"/>
            <w:hideMark/>
          </w:tcPr>
          <w:p w14:paraId="4B3C027A" w14:textId="77777777"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 </w:t>
            </w:r>
          </w:p>
        </w:tc>
      </w:tr>
      <w:tr w:rsidR="00C525AF" w:rsidRPr="0020749A" w14:paraId="46E6F706" w14:textId="77777777" w:rsidTr="00C525AF">
        <w:trPr>
          <w:trHeight w:val="300"/>
        </w:trPr>
        <w:tc>
          <w:tcPr>
            <w:tcW w:w="0" w:type="auto"/>
            <w:tcBorders>
              <w:top w:val="nil"/>
              <w:left w:val="nil"/>
              <w:bottom w:val="nil"/>
              <w:right w:val="nil"/>
            </w:tcBorders>
            <w:shd w:val="clear" w:color="auto" w:fill="auto"/>
            <w:noWrap/>
            <w:vAlign w:val="bottom"/>
            <w:hideMark/>
          </w:tcPr>
          <w:p w14:paraId="71118D8E" w14:textId="77777777" w:rsidR="00C525AF" w:rsidRPr="0020749A" w:rsidRDefault="00C525AF" w:rsidP="00C525AF">
            <w:pPr>
              <w:rPr>
                <w:rFonts w:ascii="Calibri" w:eastAsia="Times New Roman" w:hAnsi="Calibri" w:cs="Times New Roman"/>
                <w:sz w:val="22"/>
                <w:szCs w:val="20"/>
                <w:lang w:val="en-GB"/>
              </w:rPr>
            </w:pPr>
          </w:p>
        </w:tc>
        <w:tc>
          <w:tcPr>
            <w:tcW w:w="0" w:type="auto"/>
            <w:tcBorders>
              <w:top w:val="nil"/>
              <w:left w:val="nil"/>
              <w:bottom w:val="nil"/>
              <w:right w:val="nil"/>
            </w:tcBorders>
            <w:shd w:val="clear" w:color="auto" w:fill="auto"/>
            <w:noWrap/>
            <w:vAlign w:val="bottom"/>
            <w:hideMark/>
          </w:tcPr>
          <w:p w14:paraId="4970855C" w14:textId="77777777" w:rsidR="00C525AF" w:rsidRPr="0020749A" w:rsidRDefault="00C525AF" w:rsidP="00C525AF">
            <w:pPr>
              <w:rPr>
                <w:rFonts w:ascii="Calibri" w:eastAsia="Times New Roman" w:hAnsi="Calibri" w:cs="Times New Roman"/>
                <w:sz w:val="22"/>
                <w:szCs w:val="20"/>
                <w:lang w:val="en-GB"/>
              </w:rPr>
            </w:pPr>
          </w:p>
        </w:tc>
        <w:tc>
          <w:tcPr>
            <w:tcW w:w="0" w:type="auto"/>
            <w:tcBorders>
              <w:top w:val="nil"/>
              <w:left w:val="nil"/>
              <w:bottom w:val="nil"/>
              <w:right w:val="single" w:sz="4" w:space="0" w:color="auto"/>
            </w:tcBorders>
            <w:shd w:val="clear" w:color="auto" w:fill="auto"/>
            <w:noWrap/>
            <w:vAlign w:val="bottom"/>
            <w:hideMark/>
          </w:tcPr>
          <w:p w14:paraId="7CB8EF2A" w14:textId="77777777" w:rsidR="00C525AF" w:rsidRPr="0020749A" w:rsidRDefault="00C525AF" w:rsidP="00C525AF">
            <w:pPr>
              <w:rPr>
                <w:rFonts w:ascii="Calibri" w:eastAsia="Times New Roman" w:hAnsi="Calibri" w:cs="Times New Roman"/>
                <w:sz w:val="22"/>
                <w:szCs w:val="20"/>
                <w:lang w:val="en-GB"/>
              </w:rPr>
            </w:pPr>
          </w:p>
        </w:tc>
        <w:tc>
          <w:tcPr>
            <w:tcW w:w="0" w:type="auto"/>
            <w:gridSpan w:val="5"/>
            <w:tcBorders>
              <w:top w:val="nil"/>
              <w:left w:val="single" w:sz="4" w:space="0" w:color="auto"/>
              <w:bottom w:val="single" w:sz="4" w:space="0" w:color="auto"/>
              <w:right w:val="single" w:sz="4" w:space="0" w:color="auto"/>
            </w:tcBorders>
            <w:shd w:val="clear" w:color="auto" w:fill="auto"/>
            <w:noWrap/>
            <w:vAlign w:val="bottom"/>
            <w:hideMark/>
          </w:tcPr>
          <w:p w14:paraId="7BF025CC" w14:textId="3433BB44" w:rsidR="00C525AF" w:rsidRPr="0020749A" w:rsidRDefault="00C525AF" w:rsidP="00C525AF">
            <w:pPr>
              <w:rPr>
                <w:rFonts w:ascii="Calibri" w:eastAsia="Times New Roman" w:hAnsi="Calibri" w:cs="Times New Roman"/>
                <w:sz w:val="22"/>
                <w:szCs w:val="20"/>
                <w:lang w:val="en-GB"/>
              </w:rPr>
            </w:pPr>
            <w:r w:rsidRPr="0020749A">
              <w:rPr>
                <w:rFonts w:ascii="Calibri" w:eastAsia="Times New Roman" w:hAnsi="Calibri" w:cs="Times New Roman"/>
                <w:sz w:val="22"/>
                <w:szCs w:val="20"/>
                <w:lang w:val="en-GB"/>
              </w:rPr>
              <w:t>The order in Un-known x/y is &lt;best_sore&gt;/&lt;lower_score&gt;. No numbers? All scores are negative</w:t>
            </w:r>
          </w:p>
        </w:tc>
      </w:tr>
    </w:tbl>
    <w:p w14:paraId="04289965" w14:textId="77777777" w:rsidR="005C68A0" w:rsidRPr="0020749A" w:rsidRDefault="005C68A0" w:rsidP="00F7449E">
      <w:pPr>
        <w:rPr>
          <w:lang w:val="en-GB"/>
        </w:rPr>
        <w:sectPr w:rsidR="005C68A0" w:rsidRPr="0020749A" w:rsidSect="00C525AF">
          <w:pgSz w:w="16840" w:h="11900" w:orient="landscape"/>
          <w:pgMar w:top="1417" w:right="1417" w:bottom="851" w:left="1417" w:header="708" w:footer="708" w:gutter="0"/>
          <w:cols w:space="708"/>
          <w:docGrid w:linePitch="360"/>
        </w:sectPr>
      </w:pPr>
    </w:p>
    <w:p w14:paraId="782B34EA" w14:textId="77777777" w:rsidR="005C68A0" w:rsidRPr="0020749A" w:rsidRDefault="005C68A0" w:rsidP="00F7449E">
      <w:pPr>
        <w:rPr>
          <w:lang w:val="en-GB"/>
        </w:rPr>
        <w:sectPr w:rsidR="005C68A0" w:rsidRPr="0020749A" w:rsidSect="005C68A0">
          <w:type w:val="continuous"/>
          <w:pgSz w:w="16840" w:h="11900" w:orient="landscape"/>
          <w:pgMar w:top="1417" w:right="1417" w:bottom="851" w:left="1417" w:header="708" w:footer="708" w:gutter="0"/>
          <w:cols w:space="708"/>
          <w:docGrid w:linePitch="360"/>
        </w:sectPr>
      </w:pPr>
    </w:p>
    <w:p w14:paraId="16B29C59" w14:textId="234C7F4C" w:rsidR="00372313" w:rsidRPr="0020749A" w:rsidRDefault="00372313" w:rsidP="00372313">
      <w:pPr>
        <w:pStyle w:val="Bijschrift"/>
        <w:keepNext/>
        <w:rPr>
          <w:lang w:val="en-GB"/>
        </w:rPr>
      </w:pPr>
      <w:r w:rsidRPr="0020749A">
        <w:rPr>
          <w:lang w:val="en-GB"/>
        </w:rPr>
        <w:lastRenderedPageBreak/>
        <w:t xml:space="preserve">Table </w:t>
      </w:r>
      <w:r w:rsidR="000A64B8" w:rsidRPr="0020749A">
        <w:rPr>
          <w:lang w:val="en-GB"/>
        </w:rPr>
        <w:fldChar w:fldCharType="begin"/>
      </w:r>
      <w:r w:rsidR="000A64B8" w:rsidRPr="0020749A">
        <w:rPr>
          <w:lang w:val="en-GB"/>
        </w:rPr>
        <w:instrText xml:space="preserve"> SEQ Table \* ARABIC </w:instrText>
      </w:r>
      <w:r w:rsidR="000A64B8" w:rsidRPr="0020749A">
        <w:rPr>
          <w:lang w:val="en-GB"/>
        </w:rPr>
        <w:fldChar w:fldCharType="separate"/>
      </w:r>
      <w:r w:rsidR="00E73313" w:rsidRPr="0020749A">
        <w:rPr>
          <w:noProof/>
          <w:lang w:val="en-GB"/>
        </w:rPr>
        <w:t>6</w:t>
      </w:r>
      <w:r w:rsidR="000A64B8" w:rsidRPr="0020749A">
        <w:rPr>
          <w:lang w:val="en-GB"/>
        </w:rPr>
        <w:fldChar w:fldCharType="end"/>
      </w:r>
      <w:r w:rsidRPr="0020749A">
        <w:rPr>
          <w:lang w:val="en-GB"/>
        </w:rPr>
        <w:t xml:space="preserve"> Results of first test of hybrids of </w:t>
      </w:r>
      <w:r w:rsidRPr="0020749A">
        <w:rPr>
          <w:i/>
          <w:lang w:val="en-GB"/>
        </w:rPr>
        <w:t>Parvisepalum</w:t>
      </w:r>
      <w:r w:rsidRPr="0020749A">
        <w:rPr>
          <w:lang w:val="en-GB"/>
        </w:rPr>
        <w:t xml:space="preserve"> and </w:t>
      </w:r>
      <w:r w:rsidRPr="0020749A">
        <w:rPr>
          <w:i/>
          <w:lang w:val="en-GB"/>
        </w:rPr>
        <w:t>Brachypetalum</w:t>
      </w:r>
      <w:r w:rsidRPr="0020749A">
        <w:rPr>
          <w:lang w:val="en-GB"/>
        </w:rPr>
        <w:t>. Red: incorrect classified. Green: Correct classification to one of the parental sections. Green and bold: Correct classification to both parental sections. Yellow background and brown text: Unable to classify.</w:t>
      </w:r>
    </w:p>
    <w:tbl>
      <w:tblPr>
        <w:tblW w:w="0" w:type="auto"/>
        <w:tblInd w:w="55" w:type="dxa"/>
        <w:tblCellMar>
          <w:left w:w="70" w:type="dxa"/>
          <w:right w:w="70" w:type="dxa"/>
        </w:tblCellMar>
        <w:tblLook w:val="04A0" w:firstRow="1" w:lastRow="0" w:firstColumn="1" w:lastColumn="0" w:noHBand="0" w:noVBand="1"/>
      </w:tblPr>
      <w:tblGrid>
        <w:gridCol w:w="2459"/>
        <w:gridCol w:w="1080"/>
        <w:gridCol w:w="1112"/>
        <w:gridCol w:w="1111"/>
        <w:gridCol w:w="1111"/>
        <w:gridCol w:w="1648"/>
        <w:gridCol w:w="999"/>
        <w:gridCol w:w="1705"/>
      </w:tblGrid>
      <w:tr w:rsidR="00372313" w:rsidRPr="0020749A" w14:paraId="6B1323A5" w14:textId="77777777" w:rsidTr="00372313">
        <w:trPr>
          <w:trHeight w:val="500"/>
        </w:trPr>
        <w:tc>
          <w:tcPr>
            <w:tcW w:w="0" w:type="auto"/>
            <w:tcBorders>
              <w:top w:val="nil"/>
              <w:left w:val="nil"/>
              <w:bottom w:val="nil"/>
              <w:right w:val="nil"/>
            </w:tcBorders>
            <w:shd w:val="clear" w:color="auto" w:fill="auto"/>
            <w:noWrap/>
            <w:vAlign w:val="bottom"/>
            <w:hideMark/>
          </w:tcPr>
          <w:p w14:paraId="55CC178D" w14:textId="77777777" w:rsidR="00372313" w:rsidRPr="0020749A"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11B07071" w14:textId="77777777" w:rsidR="00372313" w:rsidRPr="0020749A" w:rsidRDefault="00372313" w:rsidP="00372313">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 </w:t>
            </w:r>
          </w:p>
        </w:tc>
        <w:tc>
          <w:tcPr>
            <w:tcW w:w="0" w:type="auto"/>
            <w:gridSpan w:val="4"/>
            <w:tcBorders>
              <w:top w:val="nil"/>
              <w:left w:val="single" w:sz="4" w:space="0" w:color="auto"/>
              <w:bottom w:val="nil"/>
              <w:right w:val="single" w:sz="4" w:space="0" w:color="000000"/>
            </w:tcBorders>
            <w:shd w:val="clear" w:color="auto" w:fill="auto"/>
            <w:noWrap/>
            <w:vAlign w:val="bottom"/>
            <w:hideMark/>
          </w:tcPr>
          <w:p w14:paraId="38D647F6" w14:textId="5E105B04" w:rsidR="00372313" w:rsidRPr="0020749A" w:rsidRDefault="00372313" w:rsidP="00372313">
            <w:pPr>
              <w:jc w:val="center"/>
              <w:rPr>
                <w:rFonts w:ascii="Calibri" w:eastAsia="Times New Roman" w:hAnsi="Calibri" w:cs="Times New Roman"/>
                <w:b/>
                <w:bCs/>
                <w:color w:val="000000"/>
                <w:sz w:val="40"/>
                <w:szCs w:val="40"/>
                <w:lang w:val="en-GB"/>
              </w:rPr>
            </w:pPr>
            <w:r w:rsidRPr="0020749A">
              <w:rPr>
                <w:rFonts w:ascii="Calibri" w:eastAsia="Times New Roman" w:hAnsi="Calibri" w:cs="Times New Roman"/>
                <w:b/>
                <w:bCs/>
                <w:i/>
                <w:color w:val="000000"/>
                <w:sz w:val="32"/>
                <w:szCs w:val="40"/>
                <w:lang w:val="en-GB"/>
              </w:rPr>
              <w:t>Parvisepalum</w:t>
            </w:r>
            <w:r w:rsidRPr="0020749A">
              <w:rPr>
                <w:rFonts w:ascii="Calibri" w:eastAsia="Times New Roman" w:hAnsi="Calibri" w:cs="Times New Roman"/>
                <w:b/>
                <w:bCs/>
                <w:color w:val="000000"/>
                <w:sz w:val="32"/>
                <w:szCs w:val="40"/>
                <w:lang w:val="en-GB"/>
              </w:rPr>
              <w:t xml:space="preserve"> X </w:t>
            </w:r>
            <w:r w:rsidRPr="0020749A">
              <w:rPr>
                <w:rFonts w:ascii="Calibri" w:eastAsia="Times New Roman" w:hAnsi="Calibri" w:cs="Times New Roman"/>
                <w:b/>
                <w:bCs/>
                <w:i/>
                <w:color w:val="000000"/>
                <w:sz w:val="32"/>
                <w:szCs w:val="40"/>
                <w:lang w:val="en-GB"/>
              </w:rPr>
              <w:t>Brachypetalum</w:t>
            </w:r>
            <w:r w:rsidRPr="0020749A">
              <w:rPr>
                <w:rFonts w:ascii="Calibri" w:eastAsia="Times New Roman" w:hAnsi="Calibri" w:cs="Times New Roman"/>
                <w:b/>
                <w:bCs/>
                <w:color w:val="000000"/>
                <w:sz w:val="32"/>
                <w:szCs w:val="40"/>
                <w:lang w:val="en-GB"/>
              </w:rPr>
              <w:t xml:space="preserve"> run1</w:t>
            </w:r>
          </w:p>
        </w:tc>
        <w:tc>
          <w:tcPr>
            <w:tcW w:w="0" w:type="auto"/>
            <w:tcBorders>
              <w:top w:val="nil"/>
              <w:left w:val="nil"/>
              <w:bottom w:val="nil"/>
              <w:right w:val="nil"/>
            </w:tcBorders>
            <w:shd w:val="clear" w:color="auto" w:fill="auto"/>
            <w:noWrap/>
            <w:vAlign w:val="bottom"/>
            <w:hideMark/>
          </w:tcPr>
          <w:p w14:paraId="0F9388F4" w14:textId="77777777" w:rsidR="00372313" w:rsidRPr="0020749A" w:rsidRDefault="00372313" w:rsidP="00372313">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9F9B14A" w14:textId="77777777" w:rsidR="00372313" w:rsidRPr="0020749A" w:rsidRDefault="00372313" w:rsidP="00372313">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 </w:t>
            </w:r>
          </w:p>
        </w:tc>
      </w:tr>
      <w:tr w:rsidR="00372313" w:rsidRPr="0020749A" w14:paraId="5D377427" w14:textId="77777777" w:rsidTr="00372313">
        <w:trPr>
          <w:trHeight w:val="300"/>
        </w:trPr>
        <w:tc>
          <w:tcPr>
            <w:tcW w:w="0" w:type="auto"/>
            <w:tcBorders>
              <w:top w:val="nil"/>
              <w:left w:val="nil"/>
              <w:bottom w:val="nil"/>
              <w:right w:val="nil"/>
            </w:tcBorders>
            <w:shd w:val="clear" w:color="auto" w:fill="auto"/>
            <w:noWrap/>
            <w:vAlign w:val="bottom"/>
            <w:hideMark/>
          </w:tcPr>
          <w:p w14:paraId="584B60E2" w14:textId="77777777" w:rsidR="00372313" w:rsidRPr="0020749A"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5ED0A653"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589B165"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E67311B"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7D3A23D"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7D03D84C"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178DC928"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356ACC96"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372313" w:rsidRPr="0020749A" w14:paraId="4216424C" w14:textId="77777777" w:rsidTr="00372313">
        <w:trPr>
          <w:trHeight w:val="300"/>
        </w:trPr>
        <w:tc>
          <w:tcPr>
            <w:tcW w:w="0" w:type="auto"/>
            <w:tcBorders>
              <w:top w:val="nil"/>
              <w:left w:val="nil"/>
              <w:bottom w:val="single" w:sz="4" w:space="0" w:color="auto"/>
              <w:right w:val="nil"/>
            </w:tcBorders>
            <w:shd w:val="clear" w:color="auto" w:fill="auto"/>
            <w:noWrap/>
            <w:vAlign w:val="bottom"/>
            <w:hideMark/>
          </w:tcPr>
          <w:p w14:paraId="336FD7F5" w14:textId="77777777" w:rsidR="00372313" w:rsidRPr="0020749A" w:rsidRDefault="00372313" w:rsidP="00372313">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64BC9909" w14:textId="77777777" w:rsidR="00372313" w:rsidRPr="0020749A" w:rsidRDefault="00372313" w:rsidP="00372313">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41</w:t>
            </w:r>
          </w:p>
        </w:tc>
        <w:tc>
          <w:tcPr>
            <w:tcW w:w="0" w:type="auto"/>
            <w:tcBorders>
              <w:top w:val="nil"/>
              <w:left w:val="single" w:sz="4" w:space="0" w:color="auto"/>
              <w:bottom w:val="single" w:sz="4" w:space="0" w:color="auto"/>
              <w:right w:val="nil"/>
            </w:tcBorders>
            <w:shd w:val="clear" w:color="auto" w:fill="auto"/>
            <w:noWrap/>
            <w:vAlign w:val="bottom"/>
            <w:hideMark/>
          </w:tcPr>
          <w:p w14:paraId="3247CF9A" w14:textId="77777777" w:rsidR="00372313" w:rsidRPr="0020749A" w:rsidRDefault="00372313" w:rsidP="00372313">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42</w:t>
            </w:r>
          </w:p>
        </w:tc>
        <w:tc>
          <w:tcPr>
            <w:tcW w:w="0" w:type="auto"/>
            <w:tcBorders>
              <w:top w:val="nil"/>
              <w:left w:val="single" w:sz="4" w:space="0" w:color="auto"/>
              <w:bottom w:val="single" w:sz="4" w:space="0" w:color="auto"/>
              <w:right w:val="nil"/>
            </w:tcBorders>
            <w:shd w:val="clear" w:color="auto" w:fill="auto"/>
            <w:noWrap/>
            <w:vAlign w:val="bottom"/>
            <w:hideMark/>
          </w:tcPr>
          <w:p w14:paraId="07F41EEA" w14:textId="77777777" w:rsidR="00372313" w:rsidRPr="0020749A" w:rsidRDefault="00372313" w:rsidP="00372313">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43</w:t>
            </w:r>
          </w:p>
        </w:tc>
        <w:tc>
          <w:tcPr>
            <w:tcW w:w="0" w:type="auto"/>
            <w:tcBorders>
              <w:top w:val="nil"/>
              <w:left w:val="single" w:sz="4" w:space="0" w:color="auto"/>
              <w:bottom w:val="single" w:sz="4" w:space="0" w:color="auto"/>
              <w:right w:val="nil"/>
            </w:tcBorders>
            <w:shd w:val="clear" w:color="auto" w:fill="auto"/>
            <w:noWrap/>
            <w:vAlign w:val="bottom"/>
            <w:hideMark/>
          </w:tcPr>
          <w:p w14:paraId="3B52B3ED" w14:textId="77777777" w:rsidR="00372313" w:rsidRPr="0020749A" w:rsidRDefault="00372313" w:rsidP="00372313">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44</w:t>
            </w:r>
          </w:p>
        </w:tc>
        <w:tc>
          <w:tcPr>
            <w:tcW w:w="0" w:type="auto"/>
            <w:tcBorders>
              <w:top w:val="nil"/>
              <w:left w:val="single" w:sz="4" w:space="0" w:color="auto"/>
              <w:bottom w:val="single" w:sz="4" w:space="0" w:color="auto"/>
              <w:right w:val="nil"/>
            </w:tcBorders>
            <w:shd w:val="clear" w:color="auto" w:fill="auto"/>
            <w:noWrap/>
            <w:vAlign w:val="bottom"/>
            <w:hideMark/>
          </w:tcPr>
          <w:p w14:paraId="6ECD586C" w14:textId="77777777" w:rsidR="00372313" w:rsidRPr="0020749A" w:rsidRDefault="00372313" w:rsidP="00372313">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45</w:t>
            </w:r>
          </w:p>
        </w:tc>
        <w:tc>
          <w:tcPr>
            <w:tcW w:w="0" w:type="auto"/>
            <w:tcBorders>
              <w:top w:val="nil"/>
              <w:left w:val="single" w:sz="4" w:space="0" w:color="auto"/>
              <w:bottom w:val="single" w:sz="4" w:space="0" w:color="auto"/>
              <w:right w:val="nil"/>
            </w:tcBorders>
            <w:shd w:val="clear" w:color="auto" w:fill="auto"/>
            <w:noWrap/>
            <w:vAlign w:val="bottom"/>
            <w:hideMark/>
          </w:tcPr>
          <w:p w14:paraId="56C61275" w14:textId="77777777" w:rsidR="00372313" w:rsidRPr="0020749A" w:rsidRDefault="00372313" w:rsidP="00372313">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46</w:t>
            </w:r>
          </w:p>
        </w:tc>
        <w:tc>
          <w:tcPr>
            <w:tcW w:w="0" w:type="auto"/>
            <w:tcBorders>
              <w:top w:val="nil"/>
              <w:left w:val="single" w:sz="4" w:space="0" w:color="auto"/>
              <w:bottom w:val="single" w:sz="4" w:space="0" w:color="auto"/>
              <w:right w:val="nil"/>
            </w:tcBorders>
            <w:shd w:val="clear" w:color="auto" w:fill="auto"/>
            <w:noWrap/>
            <w:vAlign w:val="bottom"/>
            <w:hideMark/>
          </w:tcPr>
          <w:p w14:paraId="07BEE9A6" w14:textId="77777777" w:rsidR="00372313" w:rsidRPr="0020749A" w:rsidRDefault="00372313" w:rsidP="00372313">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47</w:t>
            </w:r>
          </w:p>
        </w:tc>
      </w:tr>
      <w:tr w:rsidR="00372313" w:rsidRPr="0020749A" w14:paraId="7D513EB5" w14:textId="77777777" w:rsidTr="00372313">
        <w:trPr>
          <w:trHeight w:val="300"/>
        </w:trPr>
        <w:tc>
          <w:tcPr>
            <w:tcW w:w="0" w:type="auto"/>
            <w:tcBorders>
              <w:top w:val="nil"/>
              <w:left w:val="single" w:sz="4" w:space="0" w:color="auto"/>
              <w:bottom w:val="nil"/>
              <w:right w:val="nil"/>
            </w:tcBorders>
            <w:shd w:val="clear" w:color="auto" w:fill="auto"/>
            <w:noWrap/>
            <w:vAlign w:val="bottom"/>
            <w:hideMark/>
          </w:tcPr>
          <w:p w14:paraId="6AFA31E7" w14:textId="77777777" w:rsidR="00372313" w:rsidRPr="0020749A" w:rsidRDefault="00372313" w:rsidP="00372313">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Desired Error</w:t>
            </w:r>
          </w:p>
        </w:tc>
        <w:tc>
          <w:tcPr>
            <w:tcW w:w="0" w:type="auto"/>
            <w:tcBorders>
              <w:top w:val="nil"/>
              <w:left w:val="single" w:sz="4" w:space="0" w:color="auto"/>
              <w:bottom w:val="nil"/>
              <w:right w:val="nil"/>
            </w:tcBorders>
            <w:shd w:val="clear" w:color="auto" w:fill="auto"/>
            <w:noWrap/>
            <w:vAlign w:val="bottom"/>
            <w:hideMark/>
          </w:tcPr>
          <w:p w14:paraId="1B595206" w14:textId="77777777" w:rsidR="00372313" w:rsidRPr="0020749A" w:rsidRDefault="00372313" w:rsidP="00372313">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1,00E-04</w:t>
            </w:r>
          </w:p>
        </w:tc>
        <w:tc>
          <w:tcPr>
            <w:tcW w:w="0" w:type="auto"/>
            <w:tcBorders>
              <w:top w:val="nil"/>
              <w:left w:val="single" w:sz="4" w:space="0" w:color="auto"/>
              <w:bottom w:val="nil"/>
              <w:right w:val="nil"/>
            </w:tcBorders>
            <w:shd w:val="clear" w:color="auto" w:fill="auto"/>
            <w:noWrap/>
            <w:vAlign w:val="bottom"/>
            <w:hideMark/>
          </w:tcPr>
          <w:p w14:paraId="4CAC6142" w14:textId="77777777" w:rsidR="00372313" w:rsidRPr="0020749A" w:rsidRDefault="00372313" w:rsidP="00372313">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1,00E-05</w:t>
            </w:r>
          </w:p>
        </w:tc>
        <w:tc>
          <w:tcPr>
            <w:tcW w:w="0" w:type="auto"/>
            <w:tcBorders>
              <w:top w:val="nil"/>
              <w:left w:val="single" w:sz="4" w:space="0" w:color="auto"/>
              <w:bottom w:val="nil"/>
              <w:right w:val="nil"/>
            </w:tcBorders>
            <w:shd w:val="clear" w:color="auto" w:fill="auto"/>
            <w:noWrap/>
            <w:vAlign w:val="bottom"/>
            <w:hideMark/>
          </w:tcPr>
          <w:p w14:paraId="0C1BF9D8" w14:textId="77777777" w:rsidR="00372313" w:rsidRPr="0020749A" w:rsidRDefault="00372313" w:rsidP="00372313">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1,00E-06</w:t>
            </w:r>
          </w:p>
        </w:tc>
        <w:tc>
          <w:tcPr>
            <w:tcW w:w="0" w:type="auto"/>
            <w:tcBorders>
              <w:top w:val="nil"/>
              <w:left w:val="single" w:sz="4" w:space="0" w:color="auto"/>
              <w:bottom w:val="nil"/>
              <w:right w:val="nil"/>
            </w:tcBorders>
            <w:shd w:val="clear" w:color="auto" w:fill="auto"/>
            <w:noWrap/>
            <w:vAlign w:val="bottom"/>
            <w:hideMark/>
          </w:tcPr>
          <w:p w14:paraId="284C9748" w14:textId="77777777" w:rsidR="00372313" w:rsidRPr="0020749A" w:rsidRDefault="00372313" w:rsidP="00372313">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1,00E-07</w:t>
            </w:r>
          </w:p>
        </w:tc>
        <w:tc>
          <w:tcPr>
            <w:tcW w:w="0" w:type="auto"/>
            <w:tcBorders>
              <w:top w:val="nil"/>
              <w:left w:val="single" w:sz="4" w:space="0" w:color="auto"/>
              <w:bottom w:val="nil"/>
              <w:right w:val="nil"/>
            </w:tcBorders>
            <w:shd w:val="clear" w:color="auto" w:fill="auto"/>
            <w:noWrap/>
            <w:vAlign w:val="bottom"/>
            <w:hideMark/>
          </w:tcPr>
          <w:p w14:paraId="1D546765" w14:textId="77777777" w:rsidR="00372313" w:rsidRPr="0020749A" w:rsidRDefault="00372313" w:rsidP="00372313">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1,00E-08</w:t>
            </w:r>
          </w:p>
        </w:tc>
        <w:tc>
          <w:tcPr>
            <w:tcW w:w="0" w:type="auto"/>
            <w:tcBorders>
              <w:top w:val="nil"/>
              <w:left w:val="single" w:sz="4" w:space="0" w:color="auto"/>
              <w:bottom w:val="nil"/>
              <w:right w:val="nil"/>
            </w:tcBorders>
            <w:shd w:val="clear" w:color="auto" w:fill="auto"/>
            <w:noWrap/>
            <w:vAlign w:val="bottom"/>
            <w:hideMark/>
          </w:tcPr>
          <w:p w14:paraId="4A0F570C" w14:textId="77777777" w:rsidR="00372313" w:rsidRPr="0020749A" w:rsidRDefault="00372313" w:rsidP="00372313">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1,00E-09</w:t>
            </w:r>
          </w:p>
        </w:tc>
        <w:tc>
          <w:tcPr>
            <w:tcW w:w="0" w:type="auto"/>
            <w:tcBorders>
              <w:top w:val="nil"/>
              <w:left w:val="single" w:sz="4" w:space="0" w:color="auto"/>
              <w:bottom w:val="nil"/>
              <w:right w:val="nil"/>
            </w:tcBorders>
            <w:shd w:val="clear" w:color="auto" w:fill="auto"/>
            <w:noWrap/>
            <w:vAlign w:val="bottom"/>
            <w:hideMark/>
          </w:tcPr>
          <w:p w14:paraId="498B3A88" w14:textId="77777777" w:rsidR="00372313" w:rsidRPr="0020749A" w:rsidRDefault="00372313" w:rsidP="00372313">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1,00E-10</w:t>
            </w:r>
          </w:p>
        </w:tc>
      </w:tr>
      <w:tr w:rsidR="00372313" w:rsidRPr="0020749A" w14:paraId="46B357BA" w14:textId="77777777" w:rsidTr="00372313">
        <w:trPr>
          <w:trHeight w:val="300"/>
        </w:trPr>
        <w:tc>
          <w:tcPr>
            <w:tcW w:w="0" w:type="auto"/>
            <w:tcBorders>
              <w:top w:val="nil"/>
              <w:left w:val="single" w:sz="4" w:space="0" w:color="auto"/>
              <w:bottom w:val="single" w:sz="4" w:space="0" w:color="auto"/>
              <w:right w:val="nil"/>
            </w:tcBorders>
            <w:shd w:val="clear" w:color="auto" w:fill="auto"/>
            <w:noWrap/>
            <w:vAlign w:val="bottom"/>
            <w:hideMark/>
          </w:tcPr>
          <w:p w14:paraId="30DF94A6" w14:textId="77777777" w:rsidR="00372313" w:rsidRPr="0020749A" w:rsidRDefault="00372313" w:rsidP="00372313">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Time to classify (s)</w:t>
            </w:r>
          </w:p>
        </w:tc>
        <w:tc>
          <w:tcPr>
            <w:tcW w:w="0" w:type="auto"/>
            <w:tcBorders>
              <w:top w:val="nil"/>
              <w:left w:val="single" w:sz="4" w:space="0" w:color="auto"/>
              <w:bottom w:val="single" w:sz="4" w:space="0" w:color="auto"/>
              <w:right w:val="nil"/>
            </w:tcBorders>
            <w:shd w:val="clear" w:color="auto" w:fill="auto"/>
            <w:noWrap/>
            <w:vAlign w:val="bottom"/>
            <w:hideMark/>
          </w:tcPr>
          <w:p w14:paraId="0C56778E" w14:textId="77777777" w:rsidR="00372313" w:rsidRPr="0020749A" w:rsidRDefault="00372313" w:rsidP="00372313">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7</w:t>
            </w:r>
          </w:p>
        </w:tc>
        <w:tc>
          <w:tcPr>
            <w:tcW w:w="0" w:type="auto"/>
            <w:tcBorders>
              <w:top w:val="nil"/>
              <w:left w:val="single" w:sz="4" w:space="0" w:color="auto"/>
              <w:bottom w:val="single" w:sz="4" w:space="0" w:color="auto"/>
              <w:right w:val="nil"/>
            </w:tcBorders>
            <w:shd w:val="clear" w:color="auto" w:fill="auto"/>
            <w:noWrap/>
            <w:vAlign w:val="bottom"/>
            <w:hideMark/>
          </w:tcPr>
          <w:p w14:paraId="6C352E7E" w14:textId="77777777" w:rsidR="00372313" w:rsidRPr="0020749A" w:rsidRDefault="00372313" w:rsidP="00372313">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5</w:t>
            </w:r>
          </w:p>
        </w:tc>
        <w:tc>
          <w:tcPr>
            <w:tcW w:w="0" w:type="auto"/>
            <w:tcBorders>
              <w:top w:val="nil"/>
              <w:left w:val="single" w:sz="4" w:space="0" w:color="auto"/>
              <w:bottom w:val="single" w:sz="4" w:space="0" w:color="auto"/>
              <w:right w:val="nil"/>
            </w:tcBorders>
            <w:shd w:val="clear" w:color="auto" w:fill="auto"/>
            <w:noWrap/>
            <w:vAlign w:val="bottom"/>
            <w:hideMark/>
          </w:tcPr>
          <w:p w14:paraId="4F45828C" w14:textId="77777777" w:rsidR="00372313" w:rsidRPr="0020749A" w:rsidRDefault="00372313" w:rsidP="00372313">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5</w:t>
            </w:r>
          </w:p>
        </w:tc>
        <w:tc>
          <w:tcPr>
            <w:tcW w:w="0" w:type="auto"/>
            <w:tcBorders>
              <w:top w:val="nil"/>
              <w:left w:val="single" w:sz="4" w:space="0" w:color="auto"/>
              <w:bottom w:val="single" w:sz="4" w:space="0" w:color="auto"/>
              <w:right w:val="nil"/>
            </w:tcBorders>
            <w:shd w:val="clear" w:color="auto" w:fill="auto"/>
            <w:noWrap/>
            <w:vAlign w:val="bottom"/>
            <w:hideMark/>
          </w:tcPr>
          <w:p w14:paraId="38AE088E" w14:textId="77777777" w:rsidR="00372313" w:rsidRPr="0020749A" w:rsidRDefault="00372313" w:rsidP="00372313">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5</w:t>
            </w:r>
          </w:p>
        </w:tc>
        <w:tc>
          <w:tcPr>
            <w:tcW w:w="0" w:type="auto"/>
            <w:tcBorders>
              <w:top w:val="nil"/>
              <w:left w:val="single" w:sz="4" w:space="0" w:color="auto"/>
              <w:bottom w:val="single" w:sz="4" w:space="0" w:color="auto"/>
              <w:right w:val="nil"/>
            </w:tcBorders>
            <w:shd w:val="clear" w:color="auto" w:fill="auto"/>
            <w:noWrap/>
            <w:vAlign w:val="bottom"/>
            <w:hideMark/>
          </w:tcPr>
          <w:p w14:paraId="078B054F" w14:textId="77777777" w:rsidR="00372313" w:rsidRPr="0020749A" w:rsidRDefault="00372313" w:rsidP="00372313">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5</w:t>
            </w:r>
          </w:p>
        </w:tc>
        <w:tc>
          <w:tcPr>
            <w:tcW w:w="0" w:type="auto"/>
            <w:tcBorders>
              <w:top w:val="nil"/>
              <w:left w:val="single" w:sz="4" w:space="0" w:color="auto"/>
              <w:bottom w:val="single" w:sz="4" w:space="0" w:color="auto"/>
              <w:right w:val="nil"/>
            </w:tcBorders>
            <w:shd w:val="clear" w:color="auto" w:fill="auto"/>
            <w:noWrap/>
            <w:vAlign w:val="bottom"/>
            <w:hideMark/>
          </w:tcPr>
          <w:p w14:paraId="7B575361" w14:textId="77777777" w:rsidR="00372313" w:rsidRPr="0020749A" w:rsidRDefault="00372313" w:rsidP="00372313">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4</w:t>
            </w:r>
          </w:p>
        </w:tc>
        <w:tc>
          <w:tcPr>
            <w:tcW w:w="0" w:type="auto"/>
            <w:tcBorders>
              <w:top w:val="nil"/>
              <w:left w:val="single" w:sz="4" w:space="0" w:color="auto"/>
              <w:bottom w:val="single" w:sz="4" w:space="0" w:color="auto"/>
              <w:right w:val="nil"/>
            </w:tcBorders>
            <w:shd w:val="clear" w:color="auto" w:fill="auto"/>
            <w:noWrap/>
            <w:vAlign w:val="bottom"/>
            <w:hideMark/>
          </w:tcPr>
          <w:p w14:paraId="6026AC78" w14:textId="77777777" w:rsidR="00372313" w:rsidRPr="0020749A" w:rsidRDefault="00372313" w:rsidP="00372313">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5</w:t>
            </w:r>
          </w:p>
        </w:tc>
      </w:tr>
      <w:tr w:rsidR="00372313" w:rsidRPr="0020749A" w14:paraId="40C977F5" w14:textId="77777777" w:rsidTr="00372313">
        <w:trPr>
          <w:trHeight w:val="300"/>
        </w:trPr>
        <w:tc>
          <w:tcPr>
            <w:tcW w:w="0" w:type="auto"/>
            <w:tcBorders>
              <w:top w:val="nil"/>
              <w:left w:val="nil"/>
              <w:bottom w:val="nil"/>
              <w:right w:val="nil"/>
            </w:tcBorders>
            <w:shd w:val="clear" w:color="auto" w:fill="auto"/>
            <w:noWrap/>
            <w:vAlign w:val="bottom"/>
            <w:hideMark/>
          </w:tcPr>
          <w:p w14:paraId="69395621" w14:textId="33305DF5" w:rsidR="00372313" w:rsidRPr="0020749A" w:rsidRDefault="00372313" w:rsidP="00372313">
            <w:pPr>
              <w:rPr>
                <w:rFonts w:ascii="Calibri" w:eastAsia="Times New Roman" w:hAnsi="Calibri" w:cs="Times New Roman"/>
                <w:b/>
                <w:color w:val="000000"/>
                <w:lang w:val="en-GB"/>
              </w:rPr>
            </w:pPr>
            <w:r w:rsidRPr="0020749A">
              <w:rPr>
                <w:rFonts w:ascii="Calibri" w:eastAsia="Times New Roman" w:hAnsi="Calibri" w:cs="Times New Roman"/>
                <w:b/>
                <w:color w:val="000000"/>
                <w:lang w:val="en-GB"/>
              </w:rPr>
              <w:t>Pictures</w:t>
            </w:r>
          </w:p>
        </w:tc>
        <w:tc>
          <w:tcPr>
            <w:tcW w:w="0" w:type="auto"/>
            <w:tcBorders>
              <w:top w:val="nil"/>
              <w:left w:val="single" w:sz="4" w:space="0" w:color="auto"/>
              <w:bottom w:val="nil"/>
              <w:right w:val="nil"/>
            </w:tcBorders>
            <w:shd w:val="clear" w:color="auto" w:fill="auto"/>
            <w:noWrap/>
            <w:vAlign w:val="bottom"/>
            <w:hideMark/>
          </w:tcPr>
          <w:p w14:paraId="57AA2ED7"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36D3DBCD"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78A41E50"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B2BD0E8"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AFA3935"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1C7199CC"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D25DE2E"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372313" w:rsidRPr="0020749A" w14:paraId="4C5704A8" w14:textId="77777777" w:rsidTr="00372313">
        <w:trPr>
          <w:trHeight w:val="300"/>
        </w:trPr>
        <w:tc>
          <w:tcPr>
            <w:tcW w:w="0" w:type="auto"/>
            <w:tcBorders>
              <w:top w:val="nil"/>
              <w:left w:val="nil"/>
              <w:bottom w:val="nil"/>
              <w:right w:val="nil"/>
            </w:tcBorders>
            <w:shd w:val="clear" w:color="auto" w:fill="auto"/>
            <w:noWrap/>
            <w:vAlign w:val="bottom"/>
            <w:hideMark/>
          </w:tcPr>
          <w:p w14:paraId="0C0BC567"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armeniacumXconcolor2</w:t>
            </w:r>
          </w:p>
        </w:tc>
        <w:tc>
          <w:tcPr>
            <w:tcW w:w="0" w:type="auto"/>
            <w:tcBorders>
              <w:top w:val="nil"/>
              <w:left w:val="single" w:sz="4" w:space="0" w:color="auto"/>
              <w:bottom w:val="nil"/>
              <w:right w:val="nil"/>
            </w:tcBorders>
            <w:shd w:val="clear" w:color="000000" w:fill="FFEB9C"/>
            <w:noWrap/>
            <w:vAlign w:val="bottom"/>
            <w:hideMark/>
          </w:tcPr>
          <w:p w14:paraId="3AA0BA43" w14:textId="77777777" w:rsidR="00372313" w:rsidRPr="0020749A" w:rsidRDefault="00372313" w:rsidP="00372313">
            <w:pPr>
              <w:jc w:val="right"/>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43167EDF"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510E0561"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1F1484F"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06FD205"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1CD8E30F"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78B76BD"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r>
      <w:tr w:rsidR="00372313" w:rsidRPr="0020749A" w14:paraId="1002FF77" w14:textId="77777777" w:rsidTr="00372313">
        <w:trPr>
          <w:trHeight w:val="300"/>
        </w:trPr>
        <w:tc>
          <w:tcPr>
            <w:tcW w:w="0" w:type="auto"/>
            <w:tcBorders>
              <w:top w:val="nil"/>
              <w:left w:val="nil"/>
              <w:bottom w:val="nil"/>
              <w:right w:val="nil"/>
            </w:tcBorders>
            <w:shd w:val="clear" w:color="auto" w:fill="auto"/>
            <w:noWrap/>
            <w:vAlign w:val="bottom"/>
            <w:hideMark/>
          </w:tcPr>
          <w:p w14:paraId="415A6C42"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delenatiiXniveum2</w:t>
            </w:r>
          </w:p>
        </w:tc>
        <w:tc>
          <w:tcPr>
            <w:tcW w:w="0" w:type="auto"/>
            <w:tcBorders>
              <w:top w:val="nil"/>
              <w:left w:val="single" w:sz="4" w:space="0" w:color="auto"/>
              <w:bottom w:val="nil"/>
              <w:right w:val="nil"/>
            </w:tcBorders>
            <w:shd w:val="clear" w:color="000000" w:fill="C6EFCE"/>
            <w:noWrap/>
            <w:vAlign w:val="bottom"/>
            <w:hideMark/>
          </w:tcPr>
          <w:p w14:paraId="44F807E7"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FFEB9C"/>
            <w:noWrap/>
            <w:vAlign w:val="bottom"/>
            <w:hideMark/>
          </w:tcPr>
          <w:p w14:paraId="7A540048" w14:textId="77777777" w:rsidR="00372313" w:rsidRPr="0020749A" w:rsidRDefault="00372313" w:rsidP="00372313">
            <w:pPr>
              <w:jc w:val="right"/>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039BC26C" w14:textId="77777777" w:rsidR="00372313" w:rsidRPr="0020749A" w:rsidRDefault="00372313" w:rsidP="00372313">
            <w:pPr>
              <w:jc w:val="right"/>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097E4AE1"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FFEB9C"/>
            <w:noWrap/>
            <w:vAlign w:val="bottom"/>
            <w:hideMark/>
          </w:tcPr>
          <w:p w14:paraId="4D0B6291" w14:textId="77777777" w:rsidR="00372313" w:rsidRPr="0020749A" w:rsidRDefault="00372313" w:rsidP="00372313">
            <w:pPr>
              <w:jc w:val="right"/>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48D143CB"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FFEB9C"/>
            <w:noWrap/>
            <w:vAlign w:val="bottom"/>
            <w:hideMark/>
          </w:tcPr>
          <w:p w14:paraId="1F22AAE6" w14:textId="77777777" w:rsidR="00372313" w:rsidRPr="0020749A" w:rsidRDefault="00372313" w:rsidP="00372313">
            <w:pPr>
              <w:jc w:val="right"/>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r>
      <w:tr w:rsidR="00372313" w:rsidRPr="0020749A" w14:paraId="6ED74E9B" w14:textId="77777777" w:rsidTr="00372313">
        <w:trPr>
          <w:trHeight w:val="300"/>
        </w:trPr>
        <w:tc>
          <w:tcPr>
            <w:tcW w:w="0" w:type="auto"/>
            <w:tcBorders>
              <w:top w:val="nil"/>
              <w:left w:val="nil"/>
              <w:bottom w:val="nil"/>
              <w:right w:val="nil"/>
            </w:tcBorders>
            <w:shd w:val="clear" w:color="auto" w:fill="auto"/>
            <w:noWrap/>
            <w:vAlign w:val="bottom"/>
            <w:hideMark/>
          </w:tcPr>
          <w:p w14:paraId="5E0F3DC3"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armeniacumXconcolor1</w:t>
            </w:r>
          </w:p>
        </w:tc>
        <w:tc>
          <w:tcPr>
            <w:tcW w:w="0" w:type="auto"/>
            <w:tcBorders>
              <w:top w:val="nil"/>
              <w:left w:val="single" w:sz="4" w:space="0" w:color="auto"/>
              <w:bottom w:val="nil"/>
              <w:right w:val="nil"/>
            </w:tcBorders>
            <w:shd w:val="clear" w:color="000000" w:fill="C6EFCE"/>
            <w:noWrap/>
            <w:vAlign w:val="bottom"/>
            <w:hideMark/>
          </w:tcPr>
          <w:p w14:paraId="09C15143"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58572EA3"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3A4FF01"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0BD79066"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67CB5405"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7E634224"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0ED68B9"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r>
      <w:tr w:rsidR="00372313" w:rsidRPr="0020749A" w14:paraId="4952529E" w14:textId="77777777" w:rsidTr="00372313">
        <w:trPr>
          <w:trHeight w:val="300"/>
        </w:trPr>
        <w:tc>
          <w:tcPr>
            <w:tcW w:w="0" w:type="auto"/>
            <w:tcBorders>
              <w:top w:val="nil"/>
              <w:left w:val="nil"/>
              <w:bottom w:val="nil"/>
              <w:right w:val="nil"/>
            </w:tcBorders>
            <w:shd w:val="clear" w:color="auto" w:fill="auto"/>
            <w:noWrap/>
            <w:vAlign w:val="bottom"/>
            <w:hideMark/>
          </w:tcPr>
          <w:p w14:paraId="54EF8280"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armeniacumXconcolor6</w:t>
            </w:r>
          </w:p>
        </w:tc>
        <w:tc>
          <w:tcPr>
            <w:tcW w:w="0" w:type="auto"/>
            <w:tcBorders>
              <w:top w:val="nil"/>
              <w:left w:val="single" w:sz="4" w:space="0" w:color="auto"/>
              <w:bottom w:val="nil"/>
              <w:right w:val="nil"/>
            </w:tcBorders>
            <w:shd w:val="clear" w:color="000000" w:fill="C6EFCE"/>
            <w:noWrap/>
            <w:vAlign w:val="bottom"/>
            <w:hideMark/>
          </w:tcPr>
          <w:p w14:paraId="036E3B73"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36EB612D" w14:textId="77777777" w:rsidR="00372313" w:rsidRPr="0020749A" w:rsidRDefault="00372313" w:rsidP="00372313">
            <w:pPr>
              <w:jc w:val="right"/>
              <w:rPr>
                <w:rFonts w:ascii="Calibri" w:eastAsia="Times New Roman" w:hAnsi="Calibri" w:cs="Times New Roman"/>
                <w:b/>
                <w:bCs/>
                <w:i/>
                <w:iCs/>
                <w:color w:val="006100"/>
                <w:lang w:val="en-GB"/>
              </w:rPr>
            </w:pPr>
            <w:r w:rsidRPr="0020749A">
              <w:rPr>
                <w:rFonts w:ascii="Calibri" w:eastAsia="Times New Roman" w:hAnsi="Calibri" w:cs="Times New Roman"/>
                <w:b/>
                <w:bCs/>
                <w:i/>
                <w:iCs/>
                <w:color w:val="006100"/>
                <w:lang w:val="en-GB"/>
              </w:rPr>
              <w:t>1&amp;6</w:t>
            </w:r>
          </w:p>
        </w:tc>
        <w:tc>
          <w:tcPr>
            <w:tcW w:w="0" w:type="auto"/>
            <w:tcBorders>
              <w:top w:val="nil"/>
              <w:left w:val="single" w:sz="4" w:space="0" w:color="auto"/>
              <w:bottom w:val="nil"/>
              <w:right w:val="nil"/>
            </w:tcBorders>
            <w:shd w:val="clear" w:color="000000" w:fill="C6EFCE"/>
            <w:noWrap/>
            <w:vAlign w:val="bottom"/>
            <w:hideMark/>
          </w:tcPr>
          <w:p w14:paraId="7EFBD03D"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1D70ACA6"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069C12C8"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C893828"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73C2489"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r>
      <w:tr w:rsidR="00372313" w:rsidRPr="0020749A" w14:paraId="095F8EE2" w14:textId="77777777" w:rsidTr="00372313">
        <w:trPr>
          <w:trHeight w:val="300"/>
        </w:trPr>
        <w:tc>
          <w:tcPr>
            <w:tcW w:w="0" w:type="auto"/>
            <w:tcBorders>
              <w:top w:val="nil"/>
              <w:left w:val="nil"/>
              <w:bottom w:val="nil"/>
              <w:right w:val="nil"/>
            </w:tcBorders>
            <w:shd w:val="clear" w:color="auto" w:fill="auto"/>
            <w:noWrap/>
            <w:vAlign w:val="bottom"/>
            <w:hideMark/>
          </w:tcPr>
          <w:p w14:paraId="76384FBC"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emersoniiXbellatulum</w:t>
            </w:r>
          </w:p>
        </w:tc>
        <w:tc>
          <w:tcPr>
            <w:tcW w:w="0" w:type="auto"/>
            <w:tcBorders>
              <w:top w:val="nil"/>
              <w:left w:val="single" w:sz="4" w:space="0" w:color="auto"/>
              <w:bottom w:val="nil"/>
              <w:right w:val="nil"/>
            </w:tcBorders>
            <w:shd w:val="clear" w:color="000000" w:fill="C6EFCE"/>
            <w:noWrap/>
            <w:vAlign w:val="bottom"/>
            <w:hideMark/>
          </w:tcPr>
          <w:p w14:paraId="6957E56B"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3&amp;1</w:t>
            </w:r>
          </w:p>
        </w:tc>
        <w:tc>
          <w:tcPr>
            <w:tcW w:w="0" w:type="auto"/>
            <w:tcBorders>
              <w:top w:val="nil"/>
              <w:left w:val="single" w:sz="4" w:space="0" w:color="auto"/>
              <w:bottom w:val="nil"/>
              <w:right w:val="nil"/>
            </w:tcBorders>
            <w:shd w:val="clear" w:color="000000" w:fill="C6EFCE"/>
            <w:noWrap/>
            <w:vAlign w:val="bottom"/>
            <w:hideMark/>
          </w:tcPr>
          <w:p w14:paraId="6C09191A"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3414F57B"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1&amp;7</w:t>
            </w:r>
          </w:p>
        </w:tc>
        <w:tc>
          <w:tcPr>
            <w:tcW w:w="0" w:type="auto"/>
            <w:tcBorders>
              <w:top w:val="nil"/>
              <w:left w:val="single" w:sz="4" w:space="0" w:color="auto"/>
              <w:bottom w:val="nil"/>
              <w:right w:val="nil"/>
            </w:tcBorders>
            <w:shd w:val="clear" w:color="000000" w:fill="FFEB9C"/>
            <w:noWrap/>
            <w:vAlign w:val="bottom"/>
            <w:hideMark/>
          </w:tcPr>
          <w:p w14:paraId="231A2D0D" w14:textId="77777777" w:rsidR="00372313" w:rsidRPr="0020749A" w:rsidRDefault="00372313" w:rsidP="00372313">
            <w:pPr>
              <w:jc w:val="right"/>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3E3F1C7F" w14:textId="77777777" w:rsidR="00372313" w:rsidRPr="0020749A" w:rsidRDefault="00372313" w:rsidP="00372313">
            <w:pPr>
              <w:jc w:val="right"/>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C7CE"/>
            <w:noWrap/>
            <w:vAlign w:val="bottom"/>
            <w:hideMark/>
          </w:tcPr>
          <w:p w14:paraId="163506A3" w14:textId="77777777" w:rsidR="00372313" w:rsidRPr="0020749A" w:rsidRDefault="00372313" w:rsidP="00372313">
            <w:pPr>
              <w:jc w:val="right"/>
              <w:rPr>
                <w:rFonts w:ascii="Calibri" w:eastAsia="Times New Roman" w:hAnsi="Calibri" w:cs="Times New Roman"/>
                <w:color w:val="9C0006"/>
                <w:lang w:val="en-GB"/>
              </w:rPr>
            </w:pPr>
            <w:r w:rsidRPr="0020749A">
              <w:rPr>
                <w:rFonts w:ascii="Calibri" w:eastAsia="Times New Roman" w:hAnsi="Calibri" w:cs="Times New Roman"/>
                <w:color w:val="9C0006"/>
                <w:lang w:val="en-GB"/>
              </w:rPr>
              <w:t>3</w:t>
            </w:r>
          </w:p>
        </w:tc>
        <w:tc>
          <w:tcPr>
            <w:tcW w:w="0" w:type="auto"/>
            <w:tcBorders>
              <w:top w:val="nil"/>
              <w:left w:val="single" w:sz="4" w:space="0" w:color="auto"/>
              <w:bottom w:val="nil"/>
              <w:right w:val="nil"/>
            </w:tcBorders>
            <w:shd w:val="clear" w:color="000000" w:fill="C6EFCE"/>
            <w:noWrap/>
            <w:vAlign w:val="bottom"/>
            <w:hideMark/>
          </w:tcPr>
          <w:p w14:paraId="0B4C4E2B"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r>
      <w:tr w:rsidR="00372313" w:rsidRPr="0020749A" w14:paraId="1B522565" w14:textId="77777777" w:rsidTr="00372313">
        <w:trPr>
          <w:trHeight w:val="300"/>
        </w:trPr>
        <w:tc>
          <w:tcPr>
            <w:tcW w:w="0" w:type="auto"/>
            <w:tcBorders>
              <w:top w:val="nil"/>
              <w:left w:val="nil"/>
              <w:bottom w:val="nil"/>
              <w:right w:val="nil"/>
            </w:tcBorders>
            <w:shd w:val="clear" w:color="auto" w:fill="auto"/>
            <w:noWrap/>
            <w:vAlign w:val="bottom"/>
            <w:hideMark/>
          </w:tcPr>
          <w:p w14:paraId="31F91D9D"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delenatiiXniveum1</w:t>
            </w:r>
          </w:p>
        </w:tc>
        <w:tc>
          <w:tcPr>
            <w:tcW w:w="0" w:type="auto"/>
            <w:tcBorders>
              <w:top w:val="nil"/>
              <w:left w:val="single" w:sz="4" w:space="0" w:color="auto"/>
              <w:bottom w:val="nil"/>
              <w:right w:val="nil"/>
            </w:tcBorders>
            <w:shd w:val="clear" w:color="000000" w:fill="C6EFCE"/>
            <w:noWrap/>
            <w:vAlign w:val="bottom"/>
            <w:hideMark/>
          </w:tcPr>
          <w:p w14:paraId="3CF1DBA3"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2583E09F"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4F4CF686"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FFEB9C"/>
            <w:noWrap/>
            <w:vAlign w:val="bottom"/>
            <w:hideMark/>
          </w:tcPr>
          <w:p w14:paraId="569A4673" w14:textId="77777777" w:rsidR="00372313" w:rsidRPr="0020749A" w:rsidRDefault="00372313" w:rsidP="00372313">
            <w:pPr>
              <w:jc w:val="right"/>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778D8676"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6(low)</w:t>
            </w:r>
          </w:p>
        </w:tc>
        <w:tc>
          <w:tcPr>
            <w:tcW w:w="0" w:type="auto"/>
            <w:tcBorders>
              <w:top w:val="nil"/>
              <w:left w:val="single" w:sz="4" w:space="0" w:color="auto"/>
              <w:bottom w:val="nil"/>
              <w:right w:val="nil"/>
            </w:tcBorders>
            <w:shd w:val="clear" w:color="000000" w:fill="C6EFCE"/>
            <w:noWrap/>
            <w:vAlign w:val="bottom"/>
            <w:hideMark/>
          </w:tcPr>
          <w:p w14:paraId="0B6C5129"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557241C6"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6</w:t>
            </w:r>
          </w:p>
        </w:tc>
      </w:tr>
      <w:tr w:rsidR="00372313" w:rsidRPr="0020749A" w14:paraId="20251B61" w14:textId="77777777" w:rsidTr="00372313">
        <w:trPr>
          <w:trHeight w:val="300"/>
        </w:trPr>
        <w:tc>
          <w:tcPr>
            <w:tcW w:w="0" w:type="auto"/>
            <w:tcBorders>
              <w:top w:val="nil"/>
              <w:left w:val="nil"/>
              <w:bottom w:val="nil"/>
              <w:right w:val="nil"/>
            </w:tcBorders>
            <w:shd w:val="clear" w:color="auto" w:fill="auto"/>
            <w:noWrap/>
            <w:vAlign w:val="bottom"/>
            <w:hideMark/>
          </w:tcPr>
          <w:p w14:paraId="39714CB6"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armeniacumXconcolor5</w:t>
            </w:r>
          </w:p>
        </w:tc>
        <w:tc>
          <w:tcPr>
            <w:tcW w:w="0" w:type="auto"/>
            <w:tcBorders>
              <w:top w:val="nil"/>
              <w:left w:val="single" w:sz="4" w:space="0" w:color="auto"/>
              <w:bottom w:val="nil"/>
              <w:right w:val="nil"/>
            </w:tcBorders>
            <w:shd w:val="clear" w:color="000000" w:fill="C6EFCE"/>
            <w:noWrap/>
            <w:vAlign w:val="bottom"/>
            <w:hideMark/>
          </w:tcPr>
          <w:p w14:paraId="4A98C4B9"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61BFC88B"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157D6673"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06CFF71D"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7347C2E3"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30C76E0"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30394552"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r>
      <w:tr w:rsidR="00372313" w:rsidRPr="0020749A" w14:paraId="57DB7313" w14:textId="77777777" w:rsidTr="00372313">
        <w:trPr>
          <w:trHeight w:val="300"/>
        </w:trPr>
        <w:tc>
          <w:tcPr>
            <w:tcW w:w="0" w:type="auto"/>
            <w:tcBorders>
              <w:top w:val="nil"/>
              <w:left w:val="nil"/>
              <w:bottom w:val="nil"/>
              <w:right w:val="nil"/>
            </w:tcBorders>
            <w:shd w:val="clear" w:color="auto" w:fill="auto"/>
            <w:noWrap/>
            <w:vAlign w:val="bottom"/>
            <w:hideMark/>
          </w:tcPr>
          <w:p w14:paraId="4A9821BE"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armeniacumXconcolor4</w:t>
            </w:r>
          </w:p>
        </w:tc>
        <w:tc>
          <w:tcPr>
            <w:tcW w:w="0" w:type="auto"/>
            <w:tcBorders>
              <w:top w:val="nil"/>
              <w:left w:val="single" w:sz="4" w:space="0" w:color="auto"/>
              <w:bottom w:val="nil"/>
              <w:right w:val="nil"/>
            </w:tcBorders>
            <w:shd w:val="clear" w:color="000000" w:fill="C6EFCE"/>
            <w:noWrap/>
            <w:vAlign w:val="bottom"/>
            <w:hideMark/>
          </w:tcPr>
          <w:p w14:paraId="49535721"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1D42766A"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19C589CA"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A43D696"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78C07EB"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2188A87"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28733CF" w14:textId="77777777" w:rsidR="00372313" w:rsidRPr="0020749A" w:rsidRDefault="00372313" w:rsidP="00372313">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r>
      <w:tr w:rsidR="00372313" w:rsidRPr="0020749A" w14:paraId="4A6E7C2C" w14:textId="77777777" w:rsidTr="00372313">
        <w:trPr>
          <w:trHeight w:val="300"/>
        </w:trPr>
        <w:tc>
          <w:tcPr>
            <w:tcW w:w="0" w:type="auto"/>
            <w:tcBorders>
              <w:top w:val="nil"/>
              <w:left w:val="nil"/>
              <w:bottom w:val="nil"/>
              <w:right w:val="nil"/>
            </w:tcBorders>
            <w:shd w:val="clear" w:color="auto" w:fill="auto"/>
            <w:noWrap/>
            <w:vAlign w:val="bottom"/>
            <w:hideMark/>
          </w:tcPr>
          <w:p w14:paraId="18DA88CE" w14:textId="77777777" w:rsidR="00372313" w:rsidRPr="0020749A"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12BF05B4"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54A8D14"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58130511"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6CB63DFB"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2674BA19"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67142AEB"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0BBF7169"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372313" w:rsidRPr="0020749A" w14:paraId="01FDCB77" w14:textId="77777777" w:rsidTr="00372313">
        <w:trPr>
          <w:trHeight w:val="300"/>
        </w:trPr>
        <w:tc>
          <w:tcPr>
            <w:tcW w:w="0" w:type="auto"/>
            <w:tcBorders>
              <w:top w:val="nil"/>
              <w:left w:val="nil"/>
              <w:bottom w:val="nil"/>
              <w:right w:val="nil"/>
            </w:tcBorders>
            <w:shd w:val="clear" w:color="auto" w:fill="auto"/>
            <w:noWrap/>
            <w:vAlign w:val="bottom"/>
            <w:hideMark/>
          </w:tcPr>
          <w:p w14:paraId="0B9E7237" w14:textId="77777777" w:rsidR="00372313" w:rsidRPr="0020749A"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58904D5E"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32F5017D"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7C46F94A"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49D686C4"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45FCE2D9"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119769EA"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78C6E9A1"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372313" w:rsidRPr="0020749A" w14:paraId="79606EE2" w14:textId="77777777" w:rsidTr="00372313">
        <w:trPr>
          <w:trHeight w:val="300"/>
        </w:trPr>
        <w:tc>
          <w:tcPr>
            <w:tcW w:w="0" w:type="auto"/>
            <w:tcBorders>
              <w:top w:val="nil"/>
              <w:left w:val="nil"/>
              <w:bottom w:val="nil"/>
              <w:right w:val="nil"/>
            </w:tcBorders>
            <w:shd w:val="clear" w:color="auto" w:fill="auto"/>
            <w:noWrap/>
            <w:vAlign w:val="bottom"/>
            <w:hideMark/>
          </w:tcPr>
          <w:p w14:paraId="00733F05" w14:textId="77777777" w:rsidR="00372313" w:rsidRPr="0020749A"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60454B6E"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5D6B96AA"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37FF172"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5E5E554A"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63FADE88"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2A3801C4"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41A8876E"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372313" w:rsidRPr="0020749A" w14:paraId="1624FA4B" w14:textId="77777777" w:rsidTr="00372313">
        <w:trPr>
          <w:trHeight w:val="300"/>
        </w:trPr>
        <w:tc>
          <w:tcPr>
            <w:tcW w:w="0" w:type="auto"/>
            <w:tcBorders>
              <w:top w:val="nil"/>
              <w:left w:val="nil"/>
              <w:bottom w:val="nil"/>
              <w:right w:val="nil"/>
            </w:tcBorders>
            <w:shd w:val="clear" w:color="auto" w:fill="auto"/>
            <w:noWrap/>
            <w:vAlign w:val="bottom"/>
            <w:hideMark/>
          </w:tcPr>
          <w:p w14:paraId="038AD1D6" w14:textId="77777777" w:rsidR="00372313" w:rsidRPr="0020749A"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7FA0AA6C"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51B6ED77"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71C0CE5C"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Legenda</w:t>
            </w:r>
          </w:p>
        </w:tc>
        <w:tc>
          <w:tcPr>
            <w:tcW w:w="0" w:type="auto"/>
            <w:tcBorders>
              <w:top w:val="nil"/>
              <w:left w:val="nil"/>
              <w:bottom w:val="nil"/>
              <w:right w:val="nil"/>
            </w:tcBorders>
            <w:shd w:val="clear" w:color="auto" w:fill="auto"/>
            <w:noWrap/>
            <w:vAlign w:val="bottom"/>
            <w:hideMark/>
          </w:tcPr>
          <w:p w14:paraId="0CB9A15A"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486FABF9"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7F2544B9"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53CA622B"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372313" w:rsidRPr="0020749A" w14:paraId="135A47AC" w14:textId="77777777" w:rsidTr="00372313">
        <w:trPr>
          <w:trHeight w:val="300"/>
        </w:trPr>
        <w:tc>
          <w:tcPr>
            <w:tcW w:w="0" w:type="auto"/>
            <w:tcBorders>
              <w:top w:val="nil"/>
              <w:left w:val="nil"/>
              <w:bottom w:val="nil"/>
              <w:right w:val="nil"/>
            </w:tcBorders>
            <w:shd w:val="clear" w:color="auto" w:fill="auto"/>
            <w:noWrap/>
            <w:vAlign w:val="bottom"/>
            <w:hideMark/>
          </w:tcPr>
          <w:p w14:paraId="23A2CD97" w14:textId="77777777" w:rsidR="00372313" w:rsidRPr="0020749A"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37B5D221"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554AFF46"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392FFE9E"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0147B33E" w14:textId="77777777" w:rsidR="00372313" w:rsidRPr="0020749A" w:rsidRDefault="00372313" w:rsidP="00372313">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w:t>
            </w:r>
          </w:p>
        </w:tc>
        <w:tc>
          <w:tcPr>
            <w:tcW w:w="0" w:type="auto"/>
            <w:tcBorders>
              <w:top w:val="nil"/>
              <w:left w:val="nil"/>
              <w:bottom w:val="nil"/>
              <w:right w:val="nil"/>
            </w:tcBorders>
            <w:shd w:val="clear" w:color="auto" w:fill="auto"/>
            <w:noWrap/>
            <w:vAlign w:val="bottom"/>
            <w:hideMark/>
          </w:tcPr>
          <w:p w14:paraId="36B3FBB5" w14:textId="77777777" w:rsidR="00372313" w:rsidRPr="0020749A" w:rsidRDefault="00372313" w:rsidP="00372313">
            <w:pPr>
              <w:rPr>
                <w:rFonts w:ascii="Calibri" w:eastAsia="Times New Roman" w:hAnsi="Calibri" w:cs="Times New Roman"/>
                <w:i/>
                <w:iCs/>
                <w:color w:val="000000"/>
                <w:lang w:val="en-GB"/>
              </w:rPr>
            </w:pPr>
            <w:r w:rsidRPr="0020749A">
              <w:rPr>
                <w:rFonts w:ascii="Calibri" w:eastAsia="Times New Roman" w:hAnsi="Calibri" w:cs="Times New Roman"/>
                <w:i/>
                <w:iCs/>
                <w:color w:val="000000"/>
                <w:lang w:val="en-GB"/>
              </w:rPr>
              <w:t>Parvisepalum</w:t>
            </w:r>
          </w:p>
        </w:tc>
        <w:tc>
          <w:tcPr>
            <w:tcW w:w="0" w:type="auto"/>
            <w:tcBorders>
              <w:top w:val="nil"/>
              <w:left w:val="nil"/>
              <w:bottom w:val="nil"/>
              <w:right w:val="nil"/>
            </w:tcBorders>
            <w:shd w:val="clear" w:color="auto" w:fill="auto"/>
            <w:noWrap/>
            <w:vAlign w:val="bottom"/>
            <w:hideMark/>
          </w:tcPr>
          <w:p w14:paraId="31CC32B6" w14:textId="77777777" w:rsidR="00372313" w:rsidRPr="0020749A" w:rsidRDefault="00372313" w:rsidP="00372313">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2</w:t>
            </w:r>
          </w:p>
        </w:tc>
        <w:tc>
          <w:tcPr>
            <w:tcW w:w="0" w:type="auto"/>
            <w:tcBorders>
              <w:top w:val="nil"/>
              <w:left w:val="nil"/>
              <w:bottom w:val="nil"/>
              <w:right w:val="single" w:sz="4" w:space="0" w:color="auto"/>
            </w:tcBorders>
            <w:shd w:val="clear" w:color="auto" w:fill="auto"/>
            <w:noWrap/>
            <w:vAlign w:val="bottom"/>
            <w:hideMark/>
          </w:tcPr>
          <w:p w14:paraId="01C23AE6" w14:textId="77777777" w:rsidR="00372313" w:rsidRPr="0020749A" w:rsidRDefault="00372313" w:rsidP="00372313">
            <w:pPr>
              <w:rPr>
                <w:rFonts w:ascii="Calibri" w:eastAsia="Times New Roman" w:hAnsi="Calibri" w:cs="Times New Roman"/>
                <w:i/>
                <w:iCs/>
                <w:color w:val="000000"/>
                <w:lang w:val="en-GB"/>
              </w:rPr>
            </w:pPr>
            <w:r w:rsidRPr="0020749A">
              <w:rPr>
                <w:rFonts w:ascii="Calibri" w:eastAsia="Times New Roman" w:hAnsi="Calibri" w:cs="Times New Roman"/>
                <w:i/>
                <w:iCs/>
                <w:color w:val="000000"/>
                <w:lang w:val="en-GB"/>
              </w:rPr>
              <w:t>Pardalopetalum</w:t>
            </w:r>
          </w:p>
        </w:tc>
      </w:tr>
      <w:tr w:rsidR="00372313" w:rsidRPr="0020749A" w14:paraId="3D5CF2C4" w14:textId="77777777" w:rsidTr="00372313">
        <w:trPr>
          <w:trHeight w:val="300"/>
        </w:trPr>
        <w:tc>
          <w:tcPr>
            <w:tcW w:w="0" w:type="auto"/>
            <w:tcBorders>
              <w:top w:val="nil"/>
              <w:left w:val="nil"/>
              <w:bottom w:val="nil"/>
              <w:right w:val="nil"/>
            </w:tcBorders>
            <w:shd w:val="clear" w:color="auto" w:fill="auto"/>
            <w:noWrap/>
            <w:vAlign w:val="bottom"/>
            <w:hideMark/>
          </w:tcPr>
          <w:p w14:paraId="097C5B38" w14:textId="77777777" w:rsidR="00372313" w:rsidRPr="0020749A"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02C433A3"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3BFDA1D9"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C36CD11"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2D65B761" w14:textId="77777777" w:rsidR="00372313" w:rsidRPr="0020749A" w:rsidRDefault="00372313" w:rsidP="00372313">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3</w:t>
            </w:r>
          </w:p>
        </w:tc>
        <w:tc>
          <w:tcPr>
            <w:tcW w:w="0" w:type="auto"/>
            <w:tcBorders>
              <w:top w:val="nil"/>
              <w:left w:val="nil"/>
              <w:bottom w:val="nil"/>
              <w:right w:val="nil"/>
            </w:tcBorders>
            <w:shd w:val="clear" w:color="auto" w:fill="auto"/>
            <w:noWrap/>
            <w:vAlign w:val="bottom"/>
            <w:hideMark/>
          </w:tcPr>
          <w:p w14:paraId="3238D28A" w14:textId="77777777" w:rsidR="00372313" w:rsidRPr="0020749A" w:rsidRDefault="00372313" w:rsidP="00372313">
            <w:pPr>
              <w:rPr>
                <w:rFonts w:ascii="Calibri" w:eastAsia="Times New Roman" w:hAnsi="Calibri" w:cs="Times New Roman"/>
                <w:i/>
                <w:iCs/>
                <w:color w:val="000000"/>
                <w:lang w:val="en-GB"/>
              </w:rPr>
            </w:pPr>
            <w:r w:rsidRPr="0020749A">
              <w:rPr>
                <w:rFonts w:ascii="Calibri" w:eastAsia="Times New Roman" w:hAnsi="Calibri" w:cs="Times New Roman"/>
                <w:i/>
                <w:iCs/>
                <w:color w:val="000000"/>
                <w:lang w:val="en-GB"/>
              </w:rPr>
              <w:t>Paphiopedilum</w:t>
            </w:r>
          </w:p>
        </w:tc>
        <w:tc>
          <w:tcPr>
            <w:tcW w:w="0" w:type="auto"/>
            <w:tcBorders>
              <w:top w:val="nil"/>
              <w:left w:val="nil"/>
              <w:bottom w:val="nil"/>
              <w:right w:val="nil"/>
            </w:tcBorders>
            <w:shd w:val="clear" w:color="auto" w:fill="auto"/>
            <w:noWrap/>
            <w:vAlign w:val="bottom"/>
            <w:hideMark/>
          </w:tcPr>
          <w:p w14:paraId="48F1CADA" w14:textId="77777777" w:rsidR="00372313" w:rsidRPr="0020749A" w:rsidRDefault="00372313" w:rsidP="00372313">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4</w:t>
            </w:r>
          </w:p>
        </w:tc>
        <w:tc>
          <w:tcPr>
            <w:tcW w:w="0" w:type="auto"/>
            <w:tcBorders>
              <w:top w:val="nil"/>
              <w:left w:val="nil"/>
              <w:bottom w:val="nil"/>
              <w:right w:val="single" w:sz="4" w:space="0" w:color="auto"/>
            </w:tcBorders>
            <w:shd w:val="clear" w:color="auto" w:fill="auto"/>
            <w:noWrap/>
            <w:vAlign w:val="bottom"/>
            <w:hideMark/>
          </w:tcPr>
          <w:p w14:paraId="7EFFFB69" w14:textId="77777777" w:rsidR="00372313" w:rsidRPr="0020749A" w:rsidRDefault="00372313" w:rsidP="00372313">
            <w:pPr>
              <w:rPr>
                <w:rFonts w:ascii="Calibri" w:eastAsia="Times New Roman" w:hAnsi="Calibri" w:cs="Times New Roman"/>
                <w:i/>
                <w:iCs/>
                <w:color w:val="000000"/>
                <w:lang w:val="en-GB"/>
              </w:rPr>
            </w:pPr>
            <w:r w:rsidRPr="0020749A">
              <w:rPr>
                <w:rFonts w:ascii="Calibri" w:eastAsia="Times New Roman" w:hAnsi="Calibri" w:cs="Times New Roman"/>
                <w:i/>
                <w:iCs/>
                <w:color w:val="000000"/>
                <w:lang w:val="en-GB"/>
              </w:rPr>
              <w:t>Coryopedilum</w:t>
            </w:r>
          </w:p>
        </w:tc>
      </w:tr>
      <w:tr w:rsidR="00372313" w:rsidRPr="0020749A" w14:paraId="4F86F5CB" w14:textId="77777777" w:rsidTr="00372313">
        <w:trPr>
          <w:trHeight w:val="300"/>
        </w:trPr>
        <w:tc>
          <w:tcPr>
            <w:tcW w:w="0" w:type="auto"/>
            <w:tcBorders>
              <w:top w:val="nil"/>
              <w:left w:val="nil"/>
              <w:bottom w:val="nil"/>
              <w:right w:val="nil"/>
            </w:tcBorders>
            <w:shd w:val="clear" w:color="auto" w:fill="auto"/>
            <w:noWrap/>
            <w:vAlign w:val="bottom"/>
            <w:hideMark/>
          </w:tcPr>
          <w:p w14:paraId="31DA1A5A" w14:textId="77777777" w:rsidR="00372313" w:rsidRPr="0020749A"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1731BDAC"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A463431"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24D2B4C"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0582C0E1" w14:textId="77777777" w:rsidR="00372313" w:rsidRPr="0020749A" w:rsidRDefault="00372313" w:rsidP="00372313">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5</w:t>
            </w:r>
          </w:p>
        </w:tc>
        <w:tc>
          <w:tcPr>
            <w:tcW w:w="0" w:type="auto"/>
            <w:tcBorders>
              <w:top w:val="nil"/>
              <w:left w:val="nil"/>
              <w:bottom w:val="nil"/>
              <w:right w:val="nil"/>
            </w:tcBorders>
            <w:shd w:val="clear" w:color="auto" w:fill="auto"/>
            <w:noWrap/>
            <w:vAlign w:val="bottom"/>
            <w:hideMark/>
          </w:tcPr>
          <w:p w14:paraId="042E290C" w14:textId="77777777" w:rsidR="00372313" w:rsidRPr="0020749A" w:rsidRDefault="00372313" w:rsidP="00372313">
            <w:pPr>
              <w:rPr>
                <w:rFonts w:ascii="Calibri" w:eastAsia="Times New Roman" w:hAnsi="Calibri" w:cs="Times New Roman"/>
                <w:i/>
                <w:iCs/>
                <w:color w:val="000000"/>
                <w:lang w:val="en-GB"/>
              </w:rPr>
            </w:pPr>
            <w:r w:rsidRPr="0020749A">
              <w:rPr>
                <w:rFonts w:ascii="Calibri" w:eastAsia="Times New Roman" w:hAnsi="Calibri" w:cs="Times New Roman"/>
                <w:i/>
                <w:iCs/>
                <w:color w:val="000000"/>
                <w:lang w:val="en-GB"/>
              </w:rPr>
              <w:t>Cochlopetalum</w:t>
            </w:r>
          </w:p>
        </w:tc>
        <w:tc>
          <w:tcPr>
            <w:tcW w:w="0" w:type="auto"/>
            <w:tcBorders>
              <w:top w:val="nil"/>
              <w:left w:val="nil"/>
              <w:bottom w:val="nil"/>
              <w:right w:val="nil"/>
            </w:tcBorders>
            <w:shd w:val="clear" w:color="auto" w:fill="auto"/>
            <w:noWrap/>
            <w:vAlign w:val="bottom"/>
            <w:hideMark/>
          </w:tcPr>
          <w:p w14:paraId="79E95266" w14:textId="77777777" w:rsidR="00372313" w:rsidRPr="0020749A" w:rsidRDefault="00372313" w:rsidP="00372313">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6</w:t>
            </w:r>
          </w:p>
        </w:tc>
        <w:tc>
          <w:tcPr>
            <w:tcW w:w="0" w:type="auto"/>
            <w:tcBorders>
              <w:top w:val="nil"/>
              <w:left w:val="nil"/>
              <w:bottom w:val="nil"/>
              <w:right w:val="single" w:sz="4" w:space="0" w:color="auto"/>
            </w:tcBorders>
            <w:shd w:val="clear" w:color="auto" w:fill="auto"/>
            <w:noWrap/>
            <w:vAlign w:val="bottom"/>
            <w:hideMark/>
          </w:tcPr>
          <w:p w14:paraId="070B173B" w14:textId="77777777" w:rsidR="00372313" w:rsidRPr="0020749A" w:rsidRDefault="00372313" w:rsidP="00372313">
            <w:pPr>
              <w:rPr>
                <w:rFonts w:ascii="Calibri" w:eastAsia="Times New Roman" w:hAnsi="Calibri" w:cs="Times New Roman"/>
                <w:i/>
                <w:iCs/>
                <w:color w:val="000000"/>
                <w:lang w:val="en-GB"/>
              </w:rPr>
            </w:pPr>
            <w:r w:rsidRPr="0020749A">
              <w:rPr>
                <w:rFonts w:ascii="Calibri" w:eastAsia="Times New Roman" w:hAnsi="Calibri" w:cs="Times New Roman"/>
                <w:i/>
                <w:iCs/>
                <w:color w:val="000000"/>
                <w:lang w:val="en-GB"/>
              </w:rPr>
              <w:t>Brachypetalum</w:t>
            </w:r>
          </w:p>
        </w:tc>
      </w:tr>
      <w:tr w:rsidR="00372313" w:rsidRPr="0020749A" w14:paraId="6174EF62" w14:textId="77777777" w:rsidTr="00372313">
        <w:trPr>
          <w:trHeight w:val="300"/>
        </w:trPr>
        <w:tc>
          <w:tcPr>
            <w:tcW w:w="0" w:type="auto"/>
            <w:tcBorders>
              <w:top w:val="nil"/>
              <w:left w:val="nil"/>
              <w:bottom w:val="nil"/>
              <w:right w:val="nil"/>
            </w:tcBorders>
            <w:shd w:val="clear" w:color="auto" w:fill="auto"/>
            <w:noWrap/>
            <w:vAlign w:val="bottom"/>
            <w:hideMark/>
          </w:tcPr>
          <w:p w14:paraId="079051E7" w14:textId="77777777" w:rsidR="00372313" w:rsidRPr="0020749A"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46A2C6A3"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DAB2C23"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5AC91B25"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nil"/>
            </w:tcBorders>
            <w:shd w:val="clear" w:color="auto" w:fill="auto"/>
            <w:noWrap/>
            <w:vAlign w:val="bottom"/>
            <w:hideMark/>
          </w:tcPr>
          <w:p w14:paraId="702351F3" w14:textId="77777777" w:rsidR="00372313" w:rsidRPr="0020749A" w:rsidRDefault="00372313" w:rsidP="00372313">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7</w:t>
            </w:r>
          </w:p>
        </w:tc>
        <w:tc>
          <w:tcPr>
            <w:tcW w:w="0" w:type="auto"/>
            <w:tcBorders>
              <w:top w:val="nil"/>
              <w:left w:val="nil"/>
              <w:bottom w:val="single" w:sz="4" w:space="0" w:color="auto"/>
              <w:right w:val="nil"/>
            </w:tcBorders>
            <w:shd w:val="clear" w:color="auto" w:fill="auto"/>
            <w:noWrap/>
            <w:vAlign w:val="bottom"/>
            <w:hideMark/>
          </w:tcPr>
          <w:p w14:paraId="160BCC9E" w14:textId="77777777" w:rsidR="00372313" w:rsidRPr="0020749A" w:rsidRDefault="00372313" w:rsidP="00372313">
            <w:pPr>
              <w:rPr>
                <w:rFonts w:ascii="Calibri" w:eastAsia="Times New Roman" w:hAnsi="Calibri" w:cs="Times New Roman"/>
                <w:i/>
                <w:iCs/>
                <w:color w:val="000000"/>
                <w:lang w:val="en-GB"/>
              </w:rPr>
            </w:pPr>
            <w:r w:rsidRPr="0020749A">
              <w:rPr>
                <w:rFonts w:ascii="Calibri" w:eastAsia="Times New Roman" w:hAnsi="Calibri" w:cs="Times New Roman"/>
                <w:i/>
                <w:iCs/>
                <w:color w:val="000000"/>
                <w:lang w:val="en-GB"/>
              </w:rPr>
              <w:t>Barbata</w:t>
            </w:r>
          </w:p>
        </w:tc>
        <w:tc>
          <w:tcPr>
            <w:tcW w:w="0" w:type="auto"/>
            <w:tcBorders>
              <w:top w:val="nil"/>
              <w:left w:val="nil"/>
              <w:bottom w:val="single" w:sz="4" w:space="0" w:color="auto"/>
              <w:right w:val="nil"/>
            </w:tcBorders>
            <w:shd w:val="clear" w:color="auto" w:fill="auto"/>
            <w:noWrap/>
            <w:vAlign w:val="bottom"/>
            <w:hideMark/>
          </w:tcPr>
          <w:p w14:paraId="5DB58E42"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191F510C" w14:textId="77777777" w:rsidR="00372313" w:rsidRPr="0020749A" w:rsidRDefault="00372313" w:rsidP="00372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bl>
    <w:p w14:paraId="42AC520B" w14:textId="77777777" w:rsidR="00E67269" w:rsidRPr="0020749A" w:rsidRDefault="00E67269" w:rsidP="00F7449E">
      <w:pPr>
        <w:rPr>
          <w:lang w:val="en-GB"/>
        </w:rPr>
        <w:sectPr w:rsidR="00E67269" w:rsidRPr="0020749A" w:rsidSect="005C68A0">
          <w:pgSz w:w="16840" w:h="11900" w:orient="landscape"/>
          <w:pgMar w:top="1417" w:right="1417" w:bottom="851" w:left="1417" w:header="708" w:footer="708" w:gutter="0"/>
          <w:cols w:space="708"/>
          <w:docGrid w:linePitch="360"/>
        </w:sectPr>
      </w:pPr>
    </w:p>
    <w:p w14:paraId="0091DF46" w14:textId="3A71C00D" w:rsidR="00F7449E" w:rsidRPr="0020749A" w:rsidRDefault="00E67269" w:rsidP="00E67269">
      <w:pPr>
        <w:pStyle w:val="Kop2"/>
        <w:numPr>
          <w:ilvl w:val="0"/>
          <w:numId w:val="10"/>
        </w:numPr>
        <w:rPr>
          <w:lang w:val="en-GB"/>
        </w:rPr>
      </w:pPr>
      <w:bookmarkStart w:id="76" w:name="_Toc260914251"/>
      <w:r w:rsidRPr="0020749A">
        <w:rPr>
          <w:lang w:val="en-GB"/>
        </w:rPr>
        <w:lastRenderedPageBreak/>
        <w:t>Results of second test run</w:t>
      </w:r>
      <w:bookmarkEnd w:id="76"/>
    </w:p>
    <w:p w14:paraId="1683ACD2" w14:textId="7E207522" w:rsidR="00750FA3" w:rsidRPr="0020749A" w:rsidRDefault="00750FA3" w:rsidP="00750FA3">
      <w:pPr>
        <w:pStyle w:val="Bijschrift"/>
        <w:keepNext/>
        <w:rPr>
          <w:lang w:val="en-GB"/>
        </w:rPr>
      </w:pPr>
      <w:r w:rsidRPr="0020749A">
        <w:rPr>
          <w:lang w:val="en-GB"/>
        </w:rPr>
        <w:t xml:space="preserve">Table </w:t>
      </w:r>
      <w:r w:rsidR="000A64B8" w:rsidRPr="0020749A">
        <w:rPr>
          <w:lang w:val="en-GB"/>
        </w:rPr>
        <w:fldChar w:fldCharType="begin"/>
      </w:r>
      <w:r w:rsidR="000A64B8" w:rsidRPr="0020749A">
        <w:rPr>
          <w:lang w:val="en-GB"/>
        </w:rPr>
        <w:instrText xml:space="preserve"> SEQ Table \* ARABIC </w:instrText>
      </w:r>
      <w:r w:rsidR="000A64B8" w:rsidRPr="0020749A">
        <w:rPr>
          <w:lang w:val="en-GB"/>
        </w:rPr>
        <w:fldChar w:fldCharType="separate"/>
      </w:r>
      <w:r w:rsidR="00E73313" w:rsidRPr="0020749A">
        <w:rPr>
          <w:noProof/>
          <w:lang w:val="en-GB"/>
        </w:rPr>
        <w:t>7</w:t>
      </w:r>
      <w:r w:rsidR="000A64B8" w:rsidRPr="0020749A">
        <w:rPr>
          <w:lang w:val="en-GB"/>
        </w:rPr>
        <w:fldChar w:fldCharType="end"/>
      </w:r>
      <w:r w:rsidRPr="0020749A">
        <w:rPr>
          <w:lang w:val="en-GB"/>
        </w:rPr>
        <w:t xml:space="preserve"> Results of second test run of the section </w:t>
      </w:r>
      <w:r w:rsidRPr="0020749A">
        <w:rPr>
          <w:i/>
          <w:lang w:val="en-GB"/>
        </w:rPr>
        <w:t>Barbata</w:t>
      </w:r>
      <w:r w:rsidRPr="0020749A">
        <w:rPr>
          <w:lang w:val="en-GB"/>
        </w:rPr>
        <w:t>.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791"/>
        <w:gridCol w:w="1728"/>
        <w:gridCol w:w="1728"/>
        <w:gridCol w:w="1664"/>
        <w:gridCol w:w="1664"/>
        <w:gridCol w:w="1510"/>
        <w:gridCol w:w="1664"/>
        <w:gridCol w:w="1664"/>
      </w:tblGrid>
      <w:tr w:rsidR="00E67269" w:rsidRPr="0020749A" w14:paraId="61681794" w14:textId="77777777" w:rsidTr="00E67269">
        <w:trPr>
          <w:trHeight w:val="500"/>
        </w:trPr>
        <w:tc>
          <w:tcPr>
            <w:tcW w:w="0" w:type="auto"/>
            <w:tcBorders>
              <w:top w:val="nil"/>
              <w:left w:val="nil"/>
              <w:bottom w:val="nil"/>
              <w:right w:val="nil"/>
            </w:tcBorders>
            <w:shd w:val="clear" w:color="auto" w:fill="auto"/>
            <w:noWrap/>
            <w:vAlign w:val="bottom"/>
            <w:hideMark/>
          </w:tcPr>
          <w:p w14:paraId="028DB1BF" w14:textId="77777777" w:rsidR="00E67269" w:rsidRPr="0020749A" w:rsidRDefault="00E67269" w:rsidP="00E67269">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10E88E8F" w14:textId="77777777" w:rsidR="00E67269" w:rsidRPr="0020749A" w:rsidRDefault="00E67269" w:rsidP="00E67269">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tcBorders>
              <w:top w:val="nil"/>
              <w:left w:val="single" w:sz="4" w:space="0" w:color="auto"/>
              <w:bottom w:val="nil"/>
              <w:right w:val="nil"/>
            </w:tcBorders>
            <w:shd w:val="clear" w:color="auto" w:fill="auto"/>
            <w:noWrap/>
            <w:vAlign w:val="bottom"/>
            <w:hideMark/>
          </w:tcPr>
          <w:p w14:paraId="44B1B0D5" w14:textId="77777777" w:rsidR="00E67269" w:rsidRPr="0020749A" w:rsidRDefault="00E67269" w:rsidP="00E67269">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gridSpan w:val="2"/>
            <w:tcBorders>
              <w:top w:val="nil"/>
              <w:left w:val="single" w:sz="4" w:space="0" w:color="auto"/>
              <w:bottom w:val="nil"/>
              <w:right w:val="nil"/>
            </w:tcBorders>
            <w:shd w:val="clear" w:color="auto" w:fill="auto"/>
            <w:noWrap/>
            <w:vAlign w:val="bottom"/>
            <w:hideMark/>
          </w:tcPr>
          <w:p w14:paraId="6FD9C4A7" w14:textId="0C651291" w:rsidR="00E67269" w:rsidRPr="0020749A" w:rsidRDefault="00E67269" w:rsidP="00E67269">
            <w:pPr>
              <w:jc w:val="center"/>
              <w:rPr>
                <w:rFonts w:ascii="Calibri" w:eastAsia="Times New Roman" w:hAnsi="Calibri" w:cs="Times New Roman"/>
                <w:b/>
                <w:bCs/>
                <w:sz w:val="40"/>
                <w:szCs w:val="40"/>
                <w:lang w:val="en-GB"/>
              </w:rPr>
            </w:pPr>
            <w:r w:rsidRPr="0020749A">
              <w:rPr>
                <w:rFonts w:ascii="Calibri" w:eastAsia="Times New Roman" w:hAnsi="Calibri" w:cs="Times New Roman"/>
                <w:b/>
                <w:bCs/>
                <w:i/>
                <w:sz w:val="40"/>
                <w:szCs w:val="40"/>
                <w:lang w:val="en-GB"/>
              </w:rPr>
              <w:t>Barbata</w:t>
            </w:r>
            <w:r w:rsidRPr="0020749A">
              <w:rPr>
                <w:rFonts w:ascii="Calibri" w:eastAsia="Times New Roman" w:hAnsi="Calibri" w:cs="Times New Roman"/>
                <w:b/>
                <w:bCs/>
                <w:sz w:val="40"/>
                <w:szCs w:val="40"/>
                <w:lang w:val="en-GB"/>
              </w:rPr>
              <w:t xml:space="preserve"> run2</w:t>
            </w:r>
          </w:p>
        </w:tc>
        <w:tc>
          <w:tcPr>
            <w:tcW w:w="0" w:type="auto"/>
            <w:tcBorders>
              <w:top w:val="nil"/>
              <w:left w:val="single" w:sz="4" w:space="0" w:color="auto"/>
              <w:bottom w:val="nil"/>
              <w:right w:val="nil"/>
            </w:tcBorders>
            <w:shd w:val="clear" w:color="auto" w:fill="auto"/>
            <w:noWrap/>
            <w:vAlign w:val="bottom"/>
            <w:hideMark/>
          </w:tcPr>
          <w:p w14:paraId="105A1C61" w14:textId="77777777" w:rsidR="00E67269" w:rsidRPr="0020749A" w:rsidRDefault="00E67269" w:rsidP="00E67269">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tcBorders>
              <w:top w:val="nil"/>
              <w:left w:val="single" w:sz="4" w:space="0" w:color="auto"/>
              <w:bottom w:val="nil"/>
              <w:right w:val="nil"/>
            </w:tcBorders>
            <w:shd w:val="clear" w:color="auto" w:fill="auto"/>
            <w:noWrap/>
            <w:vAlign w:val="bottom"/>
            <w:hideMark/>
          </w:tcPr>
          <w:p w14:paraId="6BFF6351" w14:textId="77777777" w:rsidR="00E67269" w:rsidRPr="0020749A" w:rsidRDefault="00E67269" w:rsidP="00E67269">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3F920F77" w14:textId="77777777" w:rsidR="00E67269" w:rsidRPr="0020749A" w:rsidRDefault="00E67269" w:rsidP="00E67269">
            <w:pPr>
              <w:rPr>
                <w:rFonts w:ascii="Calibri" w:eastAsia="Times New Roman" w:hAnsi="Calibri" w:cs="Times New Roman"/>
                <w:b/>
                <w:bCs/>
                <w:lang w:val="en-GB"/>
              </w:rPr>
            </w:pPr>
            <w:r w:rsidRPr="0020749A">
              <w:rPr>
                <w:rFonts w:ascii="Calibri" w:eastAsia="Times New Roman" w:hAnsi="Calibri" w:cs="Times New Roman"/>
                <w:b/>
                <w:bCs/>
                <w:lang w:val="en-GB"/>
              </w:rPr>
              <w:t> </w:t>
            </w:r>
          </w:p>
        </w:tc>
      </w:tr>
      <w:tr w:rsidR="00E67269" w:rsidRPr="0020749A" w14:paraId="7758950F" w14:textId="77777777" w:rsidTr="00E67269">
        <w:trPr>
          <w:trHeight w:val="300"/>
        </w:trPr>
        <w:tc>
          <w:tcPr>
            <w:tcW w:w="0" w:type="auto"/>
            <w:tcBorders>
              <w:top w:val="nil"/>
              <w:left w:val="nil"/>
              <w:bottom w:val="nil"/>
              <w:right w:val="nil"/>
            </w:tcBorders>
            <w:shd w:val="clear" w:color="auto" w:fill="auto"/>
            <w:noWrap/>
            <w:vAlign w:val="bottom"/>
            <w:hideMark/>
          </w:tcPr>
          <w:p w14:paraId="715D7050" w14:textId="77777777" w:rsidR="00E67269" w:rsidRPr="0020749A" w:rsidRDefault="00E67269" w:rsidP="00E67269">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28AAAE51" w14:textId="77777777" w:rsidR="00E67269" w:rsidRPr="0020749A" w:rsidRDefault="00E67269" w:rsidP="00E6726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36EE19A4" w14:textId="77777777" w:rsidR="00E67269" w:rsidRPr="0020749A" w:rsidRDefault="00E67269" w:rsidP="00E6726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675A759A" w14:textId="77777777" w:rsidR="00E67269" w:rsidRPr="0020749A" w:rsidRDefault="00E67269" w:rsidP="00E6726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45E8AA9" w14:textId="77777777" w:rsidR="00E67269" w:rsidRPr="0020749A" w:rsidRDefault="00E67269" w:rsidP="00E6726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09FA3696" w14:textId="77777777" w:rsidR="00E67269" w:rsidRPr="0020749A" w:rsidRDefault="00E67269" w:rsidP="00E6726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5F0CCD04" w14:textId="77777777" w:rsidR="00E67269" w:rsidRPr="0020749A" w:rsidRDefault="00E67269" w:rsidP="00E6726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0921F8F5" w14:textId="77777777" w:rsidR="00E67269" w:rsidRPr="0020749A" w:rsidRDefault="00E67269" w:rsidP="00E67269">
            <w:pPr>
              <w:rPr>
                <w:rFonts w:ascii="Calibri" w:eastAsia="Times New Roman" w:hAnsi="Calibri" w:cs="Times New Roman"/>
                <w:lang w:val="en-GB"/>
              </w:rPr>
            </w:pPr>
            <w:r w:rsidRPr="0020749A">
              <w:rPr>
                <w:rFonts w:ascii="Calibri" w:eastAsia="Times New Roman" w:hAnsi="Calibri" w:cs="Times New Roman"/>
                <w:lang w:val="en-GB"/>
              </w:rPr>
              <w:t> </w:t>
            </w:r>
          </w:p>
        </w:tc>
      </w:tr>
      <w:tr w:rsidR="00E67269" w:rsidRPr="0020749A" w14:paraId="2E787230" w14:textId="77777777" w:rsidTr="00E67269">
        <w:trPr>
          <w:trHeight w:val="300"/>
        </w:trPr>
        <w:tc>
          <w:tcPr>
            <w:tcW w:w="0" w:type="auto"/>
            <w:tcBorders>
              <w:top w:val="nil"/>
              <w:left w:val="nil"/>
              <w:bottom w:val="single" w:sz="4" w:space="0" w:color="auto"/>
              <w:right w:val="nil"/>
            </w:tcBorders>
            <w:shd w:val="clear" w:color="auto" w:fill="auto"/>
            <w:noWrap/>
            <w:vAlign w:val="bottom"/>
            <w:hideMark/>
          </w:tcPr>
          <w:p w14:paraId="1C5B5A49" w14:textId="77777777" w:rsidR="00E67269" w:rsidRPr="0020749A" w:rsidRDefault="00E67269" w:rsidP="00E67269">
            <w:pPr>
              <w:rPr>
                <w:rFonts w:ascii="Calibri" w:eastAsia="Times New Roman" w:hAnsi="Calibri" w:cs="Times New Roman"/>
                <w:b/>
                <w:bCs/>
                <w:sz w:val="20"/>
                <w:szCs w:val="20"/>
                <w:lang w:val="en-GB"/>
              </w:rPr>
            </w:pPr>
            <w:r w:rsidRPr="0020749A">
              <w:rPr>
                <w:rFonts w:ascii="Calibri" w:eastAsia="Times New Roman" w:hAnsi="Calibri" w:cs="Times New Roman"/>
                <w:b/>
                <w:bCs/>
                <w:sz w:val="20"/>
                <w:szCs w:val="20"/>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77A3637B" w14:textId="77777777" w:rsidR="00E67269" w:rsidRPr="0020749A" w:rsidRDefault="00E67269" w:rsidP="00E67269">
            <w:pPr>
              <w:jc w:val="right"/>
              <w:rPr>
                <w:rFonts w:ascii="Calibri" w:eastAsia="Times New Roman" w:hAnsi="Calibri" w:cs="Times New Roman"/>
                <w:b/>
                <w:bCs/>
                <w:sz w:val="20"/>
                <w:szCs w:val="20"/>
                <w:lang w:val="en-GB"/>
              </w:rPr>
            </w:pPr>
            <w:r w:rsidRPr="0020749A">
              <w:rPr>
                <w:rFonts w:ascii="Calibri" w:eastAsia="Times New Roman" w:hAnsi="Calibri" w:cs="Times New Roman"/>
                <w:b/>
                <w:bCs/>
                <w:sz w:val="20"/>
                <w:szCs w:val="20"/>
                <w:lang w:val="en-GB"/>
              </w:rPr>
              <w:t>51</w:t>
            </w:r>
          </w:p>
        </w:tc>
        <w:tc>
          <w:tcPr>
            <w:tcW w:w="0" w:type="auto"/>
            <w:tcBorders>
              <w:top w:val="nil"/>
              <w:left w:val="single" w:sz="4" w:space="0" w:color="auto"/>
              <w:bottom w:val="single" w:sz="4" w:space="0" w:color="auto"/>
              <w:right w:val="nil"/>
            </w:tcBorders>
            <w:shd w:val="clear" w:color="auto" w:fill="auto"/>
            <w:noWrap/>
            <w:vAlign w:val="bottom"/>
            <w:hideMark/>
          </w:tcPr>
          <w:p w14:paraId="522C5207" w14:textId="77777777" w:rsidR="00E67269" w:rsidRPr="0020749A" w:rsidRDefault="00E67269" w:rsidP="00E67269">
            <w:pPr>
              <w:jc w:val="right"/>
              <w:rPr>
                <w:rFonts w:ascii="Calibri" w:eastAsia="Times New Roman" w:hAnsi="Calibri" w:cs="Times New Roman"/>
                <w:b/>
                <w:bCs/>
                <w:sz w:val="20"/>
                <w:szCs w:val="20"/>
                <w:lang w:val="en-GB"/>
              </w:rPr>
            </w:pPr>
            <w:r w:rsidRPr="0020749A">
              <w:rPr>
                <w:rFonts w:ascii="Calibri" w:eastAsia="Times New Roman" w:hAnsi="Calibri" w:cs="Times New Roman"/>
                <w:b/>
                <w:bCs/>
                <w:sz w:val="20"/>
                <w:szCs w:val="20"/>
                <w:lang w:val="en-GB"/>
              </w:rPr>
              <w:t>52</w:t>
            </w:r>
          </w:p>
        </w:tc>
        <w:tc>
          <w:tcPr>
            <w:tcW w:w="0" w:type="auto"/>
            <w:tcBorders>
              <w:top w:val="nil"/>
              <w:left w:val="single" w:sz="4" w:space="0" w:color="auto"/>
              <w:bottom w:val="single" w:sz="4" w:space="0" w:color="auto"/>
              <w:right w:val="nil"/>
            </w:tcBorders>
            <w:shd w:val="clear" w:color="auto" w:fill="auto"/>
            <w:noWrap/>
            <w:vAlign w:val="bottom"/>
            <w:hideMark/>
          </w:tcPr>
          <w:p w14:paraId="0953C990" w14:textId="77777777" w:rsidR="00E67269" w:rsidRPr="0020749A" w:rsidRDefault="00E67269" w:rsidP="00E67269">
            <w:pPr>
              <w:jc w:val="right"/>
              <w:rPr>
                <w:rFonts w:ascii="Calibri" w:eastAsia="Times New Roman" w:hAnsi="Calibri" w:cs="Times New Roman"/>
                <w:b/>
                <w:bCs/>
                <w:sz w:val="20"/>
                <w:szCs w:val="20"/>
                <w:lang w:val="en-GB"/>
              </w:rPr>
            </w:pPr>
            <w:r w:rsidRPr="0020749A">
              <w:rPr>
                <w:rFonts w:ascii="Calibri" w:eastAsia="Times New Roman" w:hAnsi="Calibri" w:cs="Times New Roman"/>
                <w:b/>
                <w:bCs/>
                <w:sz w:val="20"/>
                <w:szCs w:val="20"/>
                <w:lang w:val="en-GB"/>
              </w:rPr>
              <w:t>53</w:t>
            </w:r>
          </w:p>
        </w:tc>
        <w:tc>
          <w:tcPr>
            <w:tcW w:w="0" w:type="auto"/>
            <w:tcBorders>
              <w:top w:val="nil"/>
              <w:left w:val="single" w:sz="4" w:space="0" w:color="auto"/>
              <w:bottom w:val="single" w:sz="4" w:space="0" w:color="auto"/>
              <w:right w:val="nil"/>
            </w:tcBorders>
            <w:shd w:val="clear" w:color="auto" w:fill="auto"/>
            <w:noWrap/>
            <w:vAlign w:val="bottom"/>
            <w:hideMark/>
          </w:tcPr>
          <w:p w14:paraId="6E6845D1" w14:textId="77777777" w:rsidR="00E67269" w:rsidRPr="0020749A" w:rsidRDefault="00E67269" w:rsidP="00E67269">
            <w:pPr>
              <w:jc w:val="right"/>
              <w:rPr>
                <w:rFonts w:ascii="Calibri" w:eastAsia="Times New Roman" w:hAnsi="Calibri" w:cs="Times New Roman"/>
                <w:b/>
                <w:bCs/>
                <w:sz w:val="20"/>
                <w:szCs w:val="20"/>
                <w:lang w:val="en-GB"/>
              </w:rPr>
            </w:pPr>
            <w:r w:rsidRPr="0020749A">
              <w:rPr>
                <w:rFonts w:ascii="Calibri" w:eastAsia="Times New Roman" w:hAnsi="Calibri" w:cs="Times New Roman"/>
                <w:b/>
                <w:bCs/>
                <w:sz w:val="20"/>
                <w:szCs w:val="20"/>
                <w:lang w:val="en-GB"/>
              </w:rPr>
              <w:t>54</w:t>
            </w:r>
          </w:p>
        </w:tc>
        <w:tc>
          <w:tcPr>
            <w:tcW w:w="0" w:type="auto"/>
            <w:tcBorders>
              <w:top w:val="nil"/>
              <w:left w:val="single" w:sz="4" w:space="0" w:color="auto"/>
              <w:bottom w:val="single" w:sz="4" w:space="0" w:color="auto"/>
              <w:right w:val="nil"/>
            </w:tcBorders>
            <w:shd w:val="clear" w:color="auto" w:fill="auto"/>
            <w:noWrap/>
            <w:vAlign w:val="bottom"/>
            <w:hideMark/>
          </w:tcPr>
          <w:p w14:paraId="314B5F15" w14:textId="77777777" w:rsidR="00E67269" w:rsidRPr="0020749A" w:rsidRDefault="00E67269" w:rsidP="00E67269">
            <w:pPr>
              <w:jc w:val="right"/>
              <w:rPr>
                <w:rFonts w:ascii="Calibri" w:eastAsia="Times New Roman" w:hAnsi="Calibri" w:cs="Times New Roman"/>
                <w:b/>
                <w:bCs/>
                <w:sz w:val="20"/>
                <w:szCs w:val="20"/>
                <w:lang w:val="en-GB"/>
              </w:rPr>
            </w:pPr>
            <w:r w:rsidRPr="0020749A">
              <w:rPr>
                <w:rFonts w:ascii="Calibri" w:eastAsia="Times New Roman" w:hAnsi="Calibri" w:cs="Times New Roman"/>
                <w:b/>
                <w:bCs/>
                <w:sz w:val="20"/>
                <w:szCs w:val="20"/>
                <w:lang w:val="en-GB"/>
              </w:rPr>
              <w:t>55</w:t>
            </w:r>
          </w:p>
        </w:tc>
        <w:tc>
          <w:tcPr>
            <w:tcW w:w="0" w:type="auto"/>
            <w:tcBorders>
              <w:top w:val="nil"/>
              <w:left w:val="single" w:sz="4" w:space="0" w:color="auto"/>
              <w:bottom w:val="single" w:sz="4" w:space="0" w:color="auto"/>
              <w:right w:val="nil"/>
            </w:tcBorders>
            <w:shd w:val="clear" w:color="auto" w:fill="auto"/>
            <w:noWrap/>
            <w:vAlign w:val="bottom"/>
            <w:hideMark/>
          </w:tcPr>
          <w:p w14:paraId="338B81B8" w14:textId="77777777" w:rsidR="00E67269" w:rsidRPr="0020749A" w:rsidRDefault="00E67269" w:rsidP="00E67269">
            <w:pPr>
              <w:jc w:val="right"/>
              <w:rPr>
                <w:rFonts w:ascii="Calibri" w:eastAsia="Times New Roman" w:hAnsi="Calibri" w:cs="Times New Roman"/>
                <w:b/>
                <w:bCs/>
                <w:sz w:val="20"/>
                <w:szCs w:val="20"/>
                <w:lang w:val="en-GB"/>
              </w:rPr>
            </w:pPr>
            <w:r w:rsidRPr="0020749A">
              <w:rPr>
                <w:rFonts w:ascii="Calibri" w:eastAsia="Times New Roman" w:hAnsi="Calibri" w:cs="Times New Roman"/>
                <w:b/>
                <w:bCs/>
                <w:sz w:val="20"/>
                <w:szCs w:val="20"/>
                <w:lang w:val="en-GB"/>
              </w:rPr>
              <w:t>56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9FC4890" w14:textId="77777777" w:rsidR="00E67269" w:rsidRPr="0020749A" w:rsidRDefault="00E67269" w:rsidP="00E67269">
            <w:pPr>
              <w:jc w:val="right"/>
              <w:rPr>
                <w:rFonts w:ascii="Calibri" w:eastAsia="Times New Roman" w:hAnsi="Calibri" w:cs="Times New Roman"/>
                <w:b/>
                <w:bCs/>
                <w:sz w:val="20"/>
                <w:szCs w:val="20"/>
                <w:lang w:val="en-GB"/>
              </w:rPr>
            </w:pPr>
            <w:r w:rsidRPr="0020749A">
              <w:rPr>
                <w:rFonts w:ascii="Calibri" w:eastAsia="Times New Roman" w:hAnsi="Calibri" w:cs="Times New Roman"/>
                <w:b/>
                <w:bCs/>
                <w:sz w:val="20"/>
                <w:szCs w:val="20"/>
                <w:lang w:val="en-GB"/>
              </w:rPr>
              <w:t>57</w:t>
            </w:r>
          </w:p>
        </w:tc>
      </w:tr>
      <w:tr w:rsidR="00E67269" w:rsidRPr="0020749A" w14:paraId="7BF46998" w14:textId="77777777" w:rsidTr="00E67269">
        <w:trPr>
          <w:trHeight w:val="300"/>
        </w:trPr>
        <w:tc>
          <w:tcPr>
            <w:tcW w:w="0" w:type="auto"/>
            <w:tcBorders>
              <w:top w:val="nil"/>
              <w:left w:val="single" w:sz="4" w:space="0" w:color="auto"/>
              <w:bottom w:val="nil"/>
              <w:right w:val="nil"/>
            </w:tcBorders>
            <w:shd w:val="clear" w:color="auto" w:fill="auto"/>
            <w:noWrap/>
            <w:vAlign w:val="bottom"/>
            <w:hideMark/>
          </w:tcPr>
          <w:p w14:paraId="5DC165EA" w14:textId="77777777" w:rsidR="00E67269" w:rsidRPr="0020749A" w:rsidRDefault="00E67269" w:rsidP="00E67269">
            <w:pPr>
              <w:rPr>
                <w:rFonts w:ascii="Calibri" w:eastAsia="Times New Roman" w:hAnsi="Calibri" w:cs="Times New Roman"/>
                <w:b/>
                <w:bCs/>
                <w:sz w:val="20"/>
                <w:szCs w:val="20"/>
                <w:lang w:val="en-GB"/>
              </w:rPr>
            </w:pPr>
            <w:r w:rsidRPr="0020749A">
              <w:rPr>
                <w:rFonts w:ascii="Calibri" w:eastAsia="Times New Roman" w:hAnsi="Calibri" w:cs="Times New Roman"/>
                <w:b/>
                <w:bCs/>
                <w:sz w:val="20"/>
                <w:szCs w:val="20"/>
                <w:lang w:val="en-GB"/>
              </w:rPr>
              <w:t>Desired Error</w:t>
            </w:r>
          </w:p>
        </w:tc>
        <w:tc>
          <w:tcPr>
            <w:tcW w:w="0" w:type="auto"/>
            <w:tcBorders>
              <w:top w:val="nil"/>
              <w:left w:val="single" w:sz="4" w:space="0" w:color="auto"/>
              <w:bottom w:val="nil"/>
              <w:right w:val="nil"/>
            </w:tcBorders>
            <w:shd w:val="clear" w:color="auto" w:fill="auto"/>
            <w:noWrap/>
            <w:vAlign w:val="bottom"/>
            <w:hideMark/>
          </w:tcPr>
          <w:p w14:paraId="5F6FB0FA" w14:textId="77777777" w:rsidR="00E67269" w:rsidRPr="0020749A" w:rsidRDefault="00E67269" w:rsidP="00E67269">
            <w:pPr>
              <w:jc w:val="right"/>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1,00E-04</w:t>
            </w:r>
          </w:p>
        </w:tc>
        <w:tc>
          <w:tcPr>
            <w:tcW w:w="0" w:type="auto"/>
            <w:tcBorders>
              <w:top w:val="nil"/>
              <w:left w:val="single" w:sz="4" w:space="0" w:color="auto"/>
              <w:bottom w:val="nil"/>
              <w:right w:val="nil"/>
            </w:tcBorders>
            <w:shd w:val="clear" w:color="auto" w:fill="auto"/>
            <w:noWrap/>
            <w:vAlign w:val="bottom"/>
            <w:hideMark/>
          </w:tcPr>
          <w:p w14:paraId="5AE54108" w14:textId="77777777" w:rsidR="00E67269" w:rsidRPr="0020749A" w:rsidRDefault="00E67269" w:rsidP="00E67269">
            <w:pPr>
              <w:jc w:val="right"/>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1,00E-05</w:t>
            </w:r>
          </w:p>
        </w:tc>
        <w:tc>
          <w:tcPr>
            <w:tcW w:w="0" w:type="auto"/>
            <w:tcBorders>
              <w:top w:val="nil"/>
              <w:left w:val="single" w:sz="4" w:space="0" w:color="auto"/>
              <w:bottom w:val="nil"/>
              <w:right w:val="nil"/>
            </w:tcBorders>
            <w:shd w:val="clear" w:color="auto" w:fill="auto"/>
            <w:noWrap/>
            <w:vAlign w:val="bottom"/>
            <w:hideMark/>
          </w:tcPr>
          <w:p w14:paraId="27FCC46C" w14:textId="77777777" w:rsidR="00E67269" w:rsidRPr="0020749A" w:rsidRDefault="00E67269" w:rsidP="00E67269">
            <w:pPr>
              <w:jc w:val="right"/>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1,00E-06</w:t>
            </w:r>
          </w:p>
        </w:tc>
        <w:tc>
          <w:tcPr>
            <w:tcW w:w="0" w:type="auto"/>
            <w:tcBorders>
              <w:top w:val="nil"/>
              <w:left w:val="single" w:sz="4" w:space="0" w:color="auto"/>
              <w:bottom w:val="nil"/>
              <w:right w:val="nil"/>
            </w:tcBorders>
            <w:shd w:val="clear" w:color="auto" w:fill="auto"/>
            <w:noWrap/>
            <w:vAlign w:val="bottom"/>
            <w:hideMark/>
          </w:tcPr>
          <w:p w14:paraId="27082805" w14:textId="77777777" w:rsidR="00E67269" w:rsidRPr="0020749A" w:rsidRDefault="00E67269" w:rsidP="00E67269">
            <w:pPr>
              <w:jc w:val="right"/>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1,00E-07</w:t>
            </w:r>
          </w:p>
        </w:tc>
        <w:tc>
          <w:tcPr>
            <w:tcW w:w="0" w:type="auto"/>
            <w:tcBorders>
              <w:top w:val="nil"/>
              <w:left w:val="single" w:sz="4" w:space="0" w:color="auto"/>
              <w:bottom w:val="nil"/>
              <w:right w:val="nil"/>
            </w:tcBorders>
            <w:shd w:val="clear" w:color="auto" w:fill="auto"/>
            <w:noWrap/>
            <w:vAlign w:val="bottom"/>
            <w:hideMark/>
          </w:tcPr>
          <w:p w14:paraId="7EF417E9" w14:textId="77777777" w:rsidR="00E67269" w:rsidRPr="0020749A" w:rsidRDefault="00E67269" w:rsidP="00E67269">
            <w:pPr>
              <w:jc w:val="right"/>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1,00E-08</w:t>
            </w:r>
          </w:p>
        </w:tc>
        <w:tc>
          <w:tcPr>
            <w:tcW w:w="0" w:type="auto"/>
            <w:tcBorders>
              <w:top w:val="nil"/>
              <w:left w:val="single" w:sz="4" w:space="0" w:color="auto"/>
              <w:bottom w:val="nil"/>
              <w:right w:val="nil"/>
            </w:tcBorders>
            <w:shd w:val="clear" w:color="auto" w:fill="auto"/>
            <w:noWrap/>
            <w:vAlign w:val="bottom"/>
            <w:hideMark/>
          </w:tcPr>
          <w:p w14:paraId="75464C83" w14:textId="77777777" w:rsidR="00E67269" w:rsidRPr="0020749A" w:rsidRDefault="00E67269" w:rsidP="00E67269">
            <w:pPr>
              <w:jc w:val="right"/>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1,00E-09</w:t>
            </w:r>
          </w:p>
        </w:tc>
        <w:tc>
          <w:tcPr>
            <w:tcW w:w="0" w:type="auto"/>
            <w:tcBorders>
              <w:top w:val="nil"/>
              <w:left w:val="single" w:sz="4" w:space="0" w:color="auto"/>
              <w:bottom w:val="nil"/>
              <w:right w:val="single" w:sz="4" w:space="0" w:color="auto"/>
            </w:tcBorders>
            <w:shd w:val="clear" w:color="auto" w:fill="auto"/>
            <w:noWrap/>
            <w:vAlign w:val="bottom"/>
            <w:hideMark/>
          </w:tcPr>
          <w:p w14:paraId="24F23BFF" w14:textId="77777777" w:rsidR="00E67269" w:rsidRPr="0020749A" w:rsidRDefault="00E67269" w:rsidP="00E67269">
            <w:pPr>
              <w:jc w:val="right"/>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1,00E-10</w:t>
            </w:r>
          </w:p>
        </w:tc>
      </w:tr>
      <w:tr w:rsidR="00E67269" w:rsidRPr="0020749A" w14:paraId="4F592246" w14:textId="77777777" w:rsidTr="00E67269">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A83E2C1" w14:textId="77777777" w:rsidR="00E67269" w:rsidRPr="0020749A" w:rsidRDefault="00E67269" w:rsidP="00E67269">
            <w:pPr>
              <w:rPr>
                <w:rFonts w:ascii="Calibri" w:eastAsia="Times New Roman" w:hAnsi="Calibri" w:cs="Times New Roman"/>
                <w:b/>
                <w:bCs/>
                <w:color w:val="000000"/>
                <w:sz w:val="20"/>
                <w:szCs w:val="20"/>
                <w:lang w:val="en-GB"/>
              </w:rPr>
            </w:pPr>
            <w:r w:rsidRPr="0020749A">
              <w:rPr>
                <w:rFonts w:ascii="Calibri" w:eastAsia="Times New Roman" w:hAnsi="Calibri" w:cs="Times New Roman"/>
                <w:b/>
                <w:bCs/>
                <w:color w:val="000000"/>
                <w:sz w:val="20"/>
                <w:szCs w:val="20"/>
                <w:lang w:val="en-GB"/>
              </w:rPr>
              <w:t>Time to classify (s)</w:t>
            </w:r>
          </w:p>
        </w:tc>
        <w:tc>
          <w:tcPr>
            <w:tcW w:w="0" w:type="auto"/>
            <w:tcBorders>
              <w:top w:val="nil"/>
              <w:left w:val="nil"/>
              <w:bottom w:val="single" w:sz="4" w:space="0" w:color="auto"/>
              <w:right w:val="nil"/>
            </w:tcBorders>
            <w:shd w:val="clear" w:color="auto" w:fill="auto"/>
            <w:noWrap/>
            <w:vAlign w:val="bottom"/>
            <w:hideMark/>
          </w:tcPr>
          <w:p w14:paraId="609EEDBD" w14:textId="77777777" w:rsidR="00E67269" w:rsidRPr="0020749A" w:rsidRDefault="00E67269" w:rsidP="00E67269">
            <w:pPr>
              <w:jc w:val="right"/>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17</w:t>
            </w:r>
          </w:p>
        </w:tc>
        <w:tc>
          <w:tcPr>
            <w:tcW w:w="0" w:type="auto"/>
            <w:tcBorders>
              <w:top w:val="nil"/>
              <w:left w:val="single" w:sz="4" w:space="0" w:color="auto"/>
              <w:bottom w:val="single" w:sz="4" w:space="0" w:color="auto"/>
              <w:right w:val="nil"/>
            </w:tcBorders>
            <w:shd w:val="clear" w:color="auto" w:fill="auto"/>
            <w:noWrap/>
            <w:vAlign w:val="bottom"/>
            <w:hideMark/>
          </w:tcPr>
          <w:p w14:paraId="4C134D84" w14:textId="77777777" w:rsidR="00E67269" w:rsidRPr="0020749A" w:rsidRDefault="00E67269" w:rsidP="00E67269">
            <w:pPr>
              <w:jc w:val="right"/>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1B91A356" w14:textId="77777777" w:rsidR="00E67269" w:rsidRPr="0020749A" w:rsidRDefault="00E67269" w:rsidP="00E67269">
            <w:pPr>
              <w:jc w:val="right"/>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14</w:t>
            </w:r>
          </w:p>
        </w:tc>
        <w:tc>
          <w:tcPr>
            <w:tcW w:w="0" w:type="auto"/>
            <w:tcBorders>
              <w:top w:val="nil"/>
              <w:left w:val="single" w:sz="4" w:space="0" w:color="auto"/>
              <w:bottom w:val="single" w:sz="4" w:space="0" w:color="auto"/>
              <w:right w:val="nil"/>
            </w:tcBorders>
            <w:shd w:val="clear" w:color="auto" w:fill="auto"/>
            <w:noWrap/>
            <w:vAlign w:val="bottom"/>
            <w:hideMark/>
          </w:tcPr>
          <w:p w14:paraId="3D33E0AD" w14:textId="77777777" w:rsidR="00E67269" w:rsidRPr="0020749A" w:rsidRDefault="00E67269" w:rsidP="00E67269">
            <w:pPr>
              <w:jc w:val="right"/>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0A3F1CCD" w14:textId="77777777" w:rsidR="00E67269" w:rsidRPr="0020749A" w:rsidRDefault="00E67269" w:rsidP="00E67269">
            <w:pPr>
              <w:jc w:val="right"/>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16</w:t>
            </w:r>
          </w:p>
        </w:tc>
        <w:tc>
          <w:tcPr>
            <w:tcW w:w="0" w:type="auto"/>
            <w:tcBorders>
              <w:top w:val="nil"/>
              <w:left w:val="single" w:sz="4" w:space="0" w:color="auto"/>
              <w:bottom w:val="single" w:sz="4" w:space="0" w:color="auto"/>
              <w:right w:val="nil"/>
            </w:tcBorders>
            <w:shd w:val="clear" w:color="auto" w:fill="auto"/>
            <w:noWrap/>
            <w:vAlign w:val="bottom"/>
            <w:hideMark/>
          </w:tcPr>
          <w:p w14:paraId="324090AE" w14:textId="77777777" w:rsidR="00E67269" w:rsidRPr="0020749A" w:rsidRDefault="00E67269" w:rsidP="00E67269">
            <w:pPr>
              <w:jc w:val="right"/>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14</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1FB437E" w14:textId="77777777" w:rsidR="00E67269" w:rsidRPr="0020749A" w:rsidRDefault="00E67269" w:rsidP="00E67269">
            <w:pPr>
              <w:jc w:val="right"/>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14</w:t>
            </w:r>
          </w:p>
        </w:tc>
      </w:tr>
      <w:tr w:rsidR="00E67269" w:rsidRPr="0020749A" w14:paraId="0C0B8F22" w14:textId="77777777" w:rsidTr="00E67269">
        <w:trPr>
          <w:trHeight w:val="300"/>
        </w:trPr>
        <w:tc>
          <w:tcPr>
            <w:tcW w:w="0" w:type="auto"/>
            <w:tcBorders>
              <w:top w:val="nil"/>
              <w:left w:val="nil"/>
              <w:bottom w:val="nil"/>
              <w:right w:val="nil"/>
            </w:tcBorders>
            <w:shd w:val="clear" w:color="auto" w:fill="auto"/>
            <w:noWrap/>
            <w:vAlign w:val="bottom"/>
            <w:hideMark/>
          </w:tcPr>
          <w:p w14:paraId="2984A7AE" w14:textId="1C860830" w:rsidR="00E67269" w:rsidRPr="0020749A" w:rsidRDefault="00E67269" w:rsidP="00E67269">
            <w:pPr>
              <w:rPr>
                <w:rFonts w:ascii="Calibri" w:eastAsia="Times New Roman" w:hAnsi="Calibri" w:cs="Times New Roman"/>
                <w:b/>
                <w:sz w:val="20"/>
                <w:szCs w:val="20"/>
                <w:lang w:val="en-GB"/>
              </w:rPr>
            </w:pPr>
            <w:r w:rsidRPr="0020749A">
              <w:rPr>
                <w:rFonts w:ascii="Calibri" w:eastAsia="Times New Roman" w:hAnsi="Calibri" w:cs="Times New Roman"/>
                <w:b/>
                <w:sz w:val="20"/>
                <w:szCs w:val="20"/>
                <w:lang w:val="en-GB"/>
              </w:rPr>
              <w:t>Pictures</w:t>
            </w:r>
          </w:p>
        </w:tc>
        <w:tc>
          <w:tcPr>
            <w:tcW w:w="0" w:type="auto"/>
            <w:tcBorders>
              <w:top w:val="nil"/>
              <w:left w:val="single" w:sz="4" w:space="0" w:color="auto"/>
              <w:bottom w:val="nil"/>
              <w:right w:val="nil"/>
            </w:tcBorders>
            <w:shd w:val="clear" w:color="auto" w:fill="auto"/>
            <w:noWrap/>
            <w:vAlign w:val="bottom"/>
            <w:hideMark/>
          </w:tcPr>
          <w:p w14:paraId="6121864A"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5E29BB0B"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01F97FFF"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5BB01BCC"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0E2749DD"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14496B38"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5FA30534"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 </w:t>
            </w:r>
          </w:p>
        </w:tc>
      </w:tr>
      <w:tr w:rsidR="00E67269" w:rsidRPr="0020749A" w14:paraId="5B42EE5A" w14:textId="77777777" w:rsidTr="00E67269">
        <w:trPr>
          <w:trHeight w:val="300"/>
        </w:trPr>
        <w:tc>
          <w:tcPr>
            <w:tcW w:w="0" w:type="auto"/>
            <w:tcBorders>
              <w:top w:val="nil"/>
              <w:left w:val="nil"/>
              <w:bottom w:val="nil"/>
              <w:right w:val="nil"/>
            </w:tcBorders>
            <w:shd w:val="clear" w:color="auto" w:fill="auto"/>
            <w:noWrap/>
            <w:vAlign w:val="bottom"/>
            <w:hideMark/>
          </w:tcPr>
          <w:p w14:paraId="327ECCC4"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acmodontum1</w:t>
            </w:r>
          </w:p>
        </w:tc>
        <w:tc>
          <w:tcPr>
            <w:tcW w:w="0" w:type="auto"/>
            <w:tcBorders>
              <w:top w:val="nil"/>
              <w:left w:val="single" w:sz="4" w:space="0" w:color="auto"/>
              <w:bottom w:val="nil"/>
              <w:right w:val="nil"/>
            </w:tcBorders>
            <w:shd w:val="clear" w:color="000000" w:fill="FFEB9C"/>
            <w:noWrap/>
            <w:vAlign w:val="bottom"/>
            <w:hideMark/>
          </w:tcPr>
          <w:p w14:paraId="458244A2"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 1/2</w:t>
            </w:r>
          </w:p>
        </w:tc>
        <w:tc>
          <w:tcPr>
            <w:tcW w:w="0" w:type="auto"/>
            <w:tcBorders>
              <w:top w:val="nil"/>
              <w:left w:val="single" w:sz="4" w:space="0" w:color="auto"/>
              <w:bottom w:val="nil"/>
              <w:right w:val="nil"/>
            </w:tcBorders>
            <w:shd w:val="clear" w:color="000000" w:fill="FFC7CE"/>
            <w:noWrap/>
            <w:vAlign w:val="bottom"/>
            <w:hideMark/>
          </w:tcPr>
          <w:p w14:paraId="318FD4FE"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75EADB74"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4DF1E069"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533AEBF1"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7/1</w:t>
            </w:r>
          </w:p>
        </w:tc>
        <w:tc>
          <w:tcPr>
            <w:tcW w:w="0" w:type="auto"/>
            <w:tcBorders>
              <w:top w:val="nil"/>
              <w:left w:val="single" w:sz="4" w:space="0" w:color="auto"/>
              <w:bottom w:val="nil"/>
              <w:right w:val="nil"/>
            </w:tcBorders>
            <w:shd w:val="clear" w:color="000000" w:fill="FFC7CE"/>
            <w:noWrap/>
            <w:vAlign w:val="bottom"/>
            <w:hideMark/>
          </w:tcPr>
          <w:p w14:paraId="167A678D"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single" w:sz="4" w:space="0" w:color="auto"/>
            </w:tcBorders>
            <w:shd w:val="clear" w:color="000000" w:fill="FFC7CE"/>
            <w:noWrap/>
            <w:vAlign w:val="bottom"/>
            <w:hideMark/>
          </w:tcPr>
          <w:p w14:paraId="70E34E62"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r>
      <w:tr w:rsidR="00E67269" w:rsidRPr="0020749A" w14:paraId="230787F6" w14:textId="77777777" w:rsidTr="00E67269">
        <w:trPr>
          <w:trHeight w:val="300"/>
        </w:trPr>
        <w:tc>
          <w:tcPr>
            <w:tcW w:w="0" w:type="auto"/>
            <w:tcBorders>
              <w:top w:val="nil"/>
              <w:left w:val="nil"/>
              <w:bottom w:val="nil"/>
              <w:right w:val="nil"/>
            </w:tcBorders>
            <w:shd w:val="clear" w:color="auto" w:fill="auto"/>
            <w:noWrap/>
            <w:vAlign w:val="bottom"/>
            <w:hideMark/>
          </w:tcPr>
          <w:p w14:paraId="31BECA23"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appletonianum1</w:t>
            </w:r>
          </w:p>
        </w:tc>
        <w:tc>
          <w:tcPr>
            <w:tcW w:w="0" w:type="auto"/>
            <w:tcBorders>
              <w:top w:val="nil"/>
              <w:left w:val="single" w:sz="4" w:space="0" w:color="auto"/>
              <w:bottom w:val="nil"/>
              <w:right w:val="nil"/>
            </w:tcBorders>
            <w:shd w:val="clear" w:color="000000" w:fill="FFC7CE"/>
            <w:noWrap/>
            <w:vAlign w:val="bottom"/>
            <w:hideMark/>
          </w:tcPr>
          <w:p w14:paraId="7F5D7994"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400E0CF0"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76133BDC"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nil"/>
            </w:tcBorders>
            <w:shd w:val="clear" w:color="000000" w:fill="FFC7CE"/>
            <w:noWrap/>
            <w:vAlign w:val="bottom"/>
            <w:hideMark/>
          </w:tcPr>
          <w:p w14:paraId="5AEC5D9B"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6</w:t>
            </w:r>
          </w:p>
        </w:tc>
        <w:tc>
          <w:tcPr>
            <w:tcW w:w="0" w:type="auto"/>
            <w:tcBorders>
              <w:top w:val="nil"/>
              <w:left w:val="single" w:sz="4" w:space="0" w:color="auto"/>
              <w:bottom w:val="nil"/>
              <w:right w:val="nil"/>
            </w:tcBorders>
            <w:shd w:val="clear" w:color="000000" w:fill="FFEB9C"/>
            <w:noWrap/>
            <w:vAlign w:val="bottom"/>
            <w:hideMark/>
          </w:tcPr>
          <w:p w14:paraId="38CFF8B9"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1D859CE3"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29E0757A"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r>
      <w:tr w:rsidR="00E67269" w:rsidRPr="0020749A" w14:paraId="71BAE76D" w14:textId="77777777" w:rsidTr="00E67269">
        <w:trPr>
          <w:trHeight w:val="300"/>
        </w:trPr>
        <w:tc>
          <w:tcPr>
            <w:tcW w:w="0" w:type="auto"/>
            <w:tcBorders>
              <w:top w:val="nil"/>
              <w:left w:val="nil"/>
              <w:bottom w:val="nil"/>
              <w:right w:val="nil"/>
            </w:tcBorders>
            <w:shd w:val="clear" w:color="auto" w:fill="auto"/>
            <w:noWrap/>
            <w:vAlign w:val="bottom"/>
            <w:hideMark/>
          </w:tcPr>
          <w:p w14:paraId="72F7BC82"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argus1</w:t>
            </w:r>
          </w:p>
        </w:tc>
        <w:tc>
          <w:tcPr>
            <w:tcW w:w="0" w:type="auto"/>
            <w:tcBorders>
              <w:top w:val="nil"/>
              <w:left w:val="single" w:sz="4" w:space="0" w:color="auto"/>
              <w:bottom w:val="nil"/>
              <w:right w:val="nil"/>
            </w:tcBorders>
            <w:shd w:val="clear" w:color="000000" w:fill="FFEB9C"/>
            <w:noWrap/>
            <w:vAlign w:val="bottom"/>
            <w:hideMark/>
          </w:tcPr>
          <w:p w14:paraId="2507C6C2"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nil"/>
            </w:tcBorders>
            <w:shd w:val="clear" w:color="000000" w:fill="C6EFCE"/>
            <w:noWrap/>
            <w:vAlign w:val="bottom"/>
            <w:hideMark/>
          </w:tcPr>
          <w:p w14:paraId="3660B9F3"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7CA5EF8"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9AA12B4"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3C9C6F96"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5871B26B"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1CD6A66A"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7/3</w:t>
            </w:r>
          </w:p>
        </w:tc>
      </w:tr>
      <w:tr w:rsidR="00E67269" w:rsidRPr="0020749A" w14:paraId="1B752AD0" w14:textId="77777777" w:rsidTr="00E67269">
        <w:trPr>
          <w:trHeight w:val="300"/>
        </w:trPr>
        <w:tc>
          <w:tcPr>
            <w:tcW w:w="0" w:type="auto"/>
            <w:tcBorders>
              <w:top w:val="nil"/>
              <w:left w:val="nil"/>
              <w:bottom w:val="nil"/>
              <w:right w:val="nil"/>
            </w:tcBorders>
            <w:shd w:val="clear" w:color="auto" w:fill="auto"/>
            <w:noWrap/>
            <w:vAlign w:val="bottom"/>
            <w:hideMark/>
          </w:tcPr>
          <w:p w14:paraId="2A4D4645"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argus2_2</w:t>
            </w:r>
          </w:p>
        </w:tc>
        <w:tc>
          <w:tcPr>
            <w:tcW w:w="0" w:type="auto"/>
            <w:tcBorders>
              <w:top w:val="nil"/>
              <w:left w:val="single" w:sz="4" w:space="0" w:color="auto"/>
              <w:bottom w:val="nil"/>
              <w:right w:val="nil"/>
            </w:tcBorders>
            <w:shd w:val="clear" w:color="000000" w:fill="C6EFCE"/>
            <w:noWrap/>
            <w:vAlign w:val="bottom"/>
            <w:hideMark/>
          </w:tcPr>
          <w:p w14:paraId="718DA0B3"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15AF8D9"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A09868D"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A7BDABD"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C8366E4"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80F17B0"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60C9321"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r>
      <w:tr w:rsidR="00E67269" w:rsidRPr="0020749A" w14:paraId="27ED1B19" w14:textId="77777777" w:rsidTr="00E67269">
        <w:trPr>
          <w:trHeight w:val="300"/>
        </w:trPr>
        <w:tc>
          <w:tcPr>
            <w:tcW w:w="0" w:type="auto"/>
            <w:tcBorders>
              <w:top w:val="nil"/>
              <w:left w:val="nil"/>
              <w:bottom w:val="nil"/>
              <w:right w:val="nil"/>
            </w:tcBorders>
            <w:shd w:val="clear" w:color="auto" w:fill="auto"/>
            <w:noWrap/>
            <w:vAlign w:val="bottom"/>
            <w:hideMark/>
          </w:tcPr>
          <w:p w14:paraId="78F82E86"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barbatum1</w:t>
            </w:r>
          </w:p>
        </w:tc>
        <w:tc>
          <w:tcPr>
            <w:tcW w:w="0" w:type="auto"/>
            <w:tcBorders>
              <w:top w:val="nil"/>
              <w:left w:val="single" w:sz="4" w:space="0" w:color="auto"/>
              <w:bottom w:val="nil"/>
              <w:right w:val="nil"/>
            </w:tcBorders>
            <w:shd w:val="clear" w:color="000000" w:fill="FFEB9C"/>
            <w:noWrap/>
            <w:vAlign w:val="bottom"/>
            <w:hideMark/>
          </w:tcPr>
          <w:p w14:paraId="641DB706"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63035431"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11C1D50A"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54169010"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0A18ED5"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50F12CC3"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3/7</w:t>
            </w:r>
          </w:p>
        </w:tc>
        <w:tc>
          <w:tcPr>
            <w:tcW w:w="0" w:type="auto"/>
            <w:tcBorders>
              <w:top w:val="nil"/>
              <w:left w:val="single" w:sz="4" w:space="0" w:color="auto"/>
              <w:bottom w:val="nil"/>
              <w:right w:val="single" w:sz="4" w:space="0" w:color="auto"/>
            </w:tcBorders>
            <w:shd w:val="clear" w:color="000000" w:fill="FFC7CE"/>
            <w:noWrap/>
            <w:vAlign w:val="bottom"/>
            <w:hideMark/>
          </w:tcPr>
          <w:p w14:paraId="4F4F1533"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r>
      <w:tr w:rsidR="00E67269" w:rsidRPr="0020749A" w14:paraId="11863163" w14:textId="77777777" w:rsidTr="00E67269">
        <w:trPr>
          <w:trHeight w:val="300"/>
        </w:trPr>
        <w:tc>
          <w:tcPr>
            <w:tcW w:w="0" w:type="auto"/>
            <w:tcBorders>
              <w:top w:val="nil"/>
              <w:left w:val="nil"/>
              <w:bottom w:val="nil"/>
              <w:right w:val="nil"/>
            </w:tcBorders>
            <w:shd w:val="clear" w:color="auto" w:fill="auto"/>
            <w:noWrap/>
            <w:vAlign w:val="bottom"/>
            <w:hideMark/>
          </w:tcPr>
          <w:p w14:paraId="4E355231"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barbatum2_2</w:t>
            </w:r>
          </w:p>
        </w:tc>
        <w:tc>
          <w:tcPr>
            <w:tcW w:w="0" w:type="auto"/>
            <w:tcBorders>
              <w:top w:val="nil"/>
              <w:left w:val="single" w:sz="4" w:space="0" w:color="auto"/>
              <w:bottom w:val="nil"/>
              <w:right w:val="nil"/>
            </w:tcBorders>
            <w:shd w:val="clear" w:color="000000" w:fill="FFEB9C"/>
            <w:noWrap/>
            <w:vAlign w:val="bottom"/>
            <w:hideMark/>
          </w:tcPr>
          <w:p w14:paraId="6E9EFFE8"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64CC6CE0"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5</w:t>
            </w:r>
          </w:p>
        </w:tc>
        <w:tc>
          <w:tcPr>
            <w:tcW w:w="0" w:type="auto"/>
            <w:tcBorders>
              <w:top w:val="nil"/>
              <w:left w:val="single" w:sz="4" w:space="0" w:color="auto"/>
              <w:bottom w:val="nil"/>
              <w:right w:val="nil"/>
            </w:tcBorders>
            <w:shd w:val="clear" w:color="000000" w:fill="FFEB9C"/>
            <w:noWrap/>
            <w:vAlign w:val="bottom"/>
            <w:hideMark/>
          </w:tcPr>
          <w:p w14:paraId="1179C87C"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7/3(low)</w:t>
            </w:r>
          </w:p>
        </w:tc>
        <w:tc>
          <w:tcPr>
            <w:tcW w:w="0" w:type="auto"/>
            <w:tcBorders>
              <w:top w:val="nil"/>
              <w:left w:val="single" w:sz="4" w:space="0" w:color="auto"/>
              <w:bottom w:val="nil"/>
              <w:right w:val="nil"/>
            </w:tcBorders>
            <w:shd w:val="clear" w:color="000000" w:fill="FFEB9C"/>
            <w:noWrap/>
            <w:vAlign w:val="bottom"/>
            <w:hideMark/>
          </w:tcPr>
          <w:p w14:paraId="080D013C"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75F51982"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4</w:t>
            </w:r>
          </w:p>
        </w:tc>
        <w:tc>
          <w:tcPr>
            <w:tcW w:w="0" w:type="auto"/>
            <w:tcBorders>
              <w:top w:val="nil"/>
              <w:left w:val="single" w:sz="4" w:space="0" w:color="auto"/>
              <w:bottom w:val="nil"/>
              <w:right w:val="nil"/>
            </w:tcBorders>
            <w:shd w:val="clear" w:color="000000" w:fill="FFC7CE"/>
            <w:noWrap/>
            <w:vAlign w:val="bottom"/>
            <w:hideMark/>
          </w:tcPr>
          <w:p w14:paraId="56E091B4"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5</w:t>
            </w:r>
          </w:p>
        </w:tc>
        <w:tc>
          <w:tcPr>
            <w:tcW w:w="0" w:type="auto"/>
            <w:tcBorders>
              <w:top w:val="nil"/>
              <w:left w:val="single" w:sz="4" w:space="0" w:color="auto"/>
              <w:bottom w:val="nil"/>
              <w:right w:val="single" w:sz="4" w:space="0" w:color="auto"/>
            </w:tcBorders>
            <w:shd w:val="clear" w:color="000000" w:fill="FFEB9C"/>
            <w:noWrap/>
            <w:vAlign w:val="bottom"/>
            <w:hideMark/>
          </w:tcPr>
          <w:p w14:paraId="00427B70"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r>
      <w:tr w:rsidR="00E67269" w:rsidRPr="0020749A" w14:paraId="129699B1" w14:textId="77777777" w:rsidTr="00E67269">
        <w:trPr>
          <w:trHeight w:val="300"/>
        </w:trPr>
        <w:tc>
          <w:tcPr>
            <w:tcW w:w="0" w:type="auto"/>
            <w:tcBorders>
              <w:top w:val="nil"/>
              <w:left w:val="nil"/>
              <w:bottom w:val="nil"/>
              <w:right w:val="nil"/>
            </w:tcBorders>
            <w:shd w:val="clear" w:color="auto" w:fill="auto"/>
            <w:noWrap/>
            <w:vAlign w:val="bottom"/>
            <w:hideMark/>
          </w:tcPr>
          <w:p w14:paraId="64215132"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bougainvilleanum1*</w:t>
            </w:r>
          </w:p>
        </w:tc>
        <w:tc>
          <w:tcPr>
            <w:tcW w:w="0" w:type="auto"/>
            <w:tcBorders>
              <w:top w:val="nil"/>
              <w:left w:val="single" w:sz="4" w:space="0" w:color="auto"/>
              <w:bottom w:val="nil"/>
              <w:right w:val="nil"/>
            </w:tcBorders>
            <w:shd w:val="clear" w:color="000000" w:fill="FFEB9C"/>
            <w:noWrap/>
            <w:vAlign w:val="bottom"/>
            <w:hideMark/>
          </w:tcPr>
          <w:p w14:paraId="6D34D624"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nil"/>
            </w:tcBorders>
            <w:shd w:val="clear" w:color="000000" w:fill="FFC7CE"/>
            <w:noWrap/>
            <w:vAlign w:val="bottom"/>
            <w:hideMark/>
          </w:tcPr>
          <w:p w14:paraId="1F081379"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13DFCE1E"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BF3217B"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0958113A"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3/7</w:t>
            </w:r>
          </w:p>
        </w:tc>
        <w:tc>
          <w:tcPr>
            <w:tcW w:w="0" w:type="auto"/>
            <w:tcBorders>
              <w:top w:val="nil"/>
              <w:left w:val="single" w:sz="4" w:space="0" w:color="auto"/>
              <w:bottom w:val="nil"/>
              <w:right w:val="nil"/>
            </w:tcBorders>
            <w:shd w:val="clear" w:color="000000" w:fill="FFEB9C"/>
            <w:noWrap/>
            <w:vAlign w:val="bottom"/>
            <w:hideMark/>
          </w:tcPr>
          <w:p w14:paraId="129991A0"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single" w:sz="4" w:space="0" w:color="auto"/>
            </w:tcBorders>
            <w:shd w:val="clear" w:color="000000" w:fill="FFEB9C"/>
            <w:noWrap/>
            <w:vAlign w:val="bottom"/>
            <w:hideMark/>
          </w:tcPr>
          <w:p w14:paraId="28745967"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7/3</w:t>
            </w:r>
          </w:p>
        </w:tc>
      </w:tr>
      <w:tr w:rsidR="00E67269" w:rsidRPr="0020749A" w14:paraId="57E3621B" w14:textId="77777777" w:rsidTr="00E67269">
        <w:trPr>
          <w:trHeight w:val="300"/>
        </w:trPr>
        <w:tc>
          <w:tcPr>
            <w:tcW w:w="0" w:type="auto"/>
            <w:tcBorders>
              <w:top w:val="nil"/>
              <w:left w:val="nil"/>
              <w:bottom w:val="nil"/>
              <w:right w:val="nil"/>
            </w:tcBorders>
            <w:shd w:val="clear" w:color="auto" w:fill="auto"/>
            <w:noWrap/>
            <w:vAlign w:val="bottom"/>
            <w:hideMark/>
          </w:tcPr>
          <w:p w14:paraId="3692C38A"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bullenianum1</w:t>
            </w:r>
          </w:p>
        </w:tc>
        <w:tc>
          <w:tcPr>
            <w:tcW w:w="0" w:type="auto"/>
            <w:tcBorders>
              <w:top w:val="nil"/>
              <w:left w:val="single" w:sz="4" w:space="0" w:color="auto"/>
              <w:bottom w:val="nil"/>
              <w:right w:val="nil"/>
            </w:tcBorders>
            <w:shd w:val="clear" w:color="000000" w:fill="FFC7CE"/>
            <w:noWrap/>
            <w:vAlign w:val="bottom"/>
            <w:hideMark/>
          </w:tcPr>
          <w:p w14:paraId="37644D5D"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1DF8C686"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1(low)</w:t>
            </w:r>
          </w:p>
        </w:tc>
        <w:tc>
          <w:tcPr>
            <w:tcW w:w="0" w:type="auto"/>
            <w:tcBorders>
              <w:top w:val="nil"/>
              <w:left w:val="single" w:sz="4" w:space="0" w:color="auto"/>
              <w:bottom w:val="nil"/>
              <w:right w:val="nil"/>
            </w:tcBorders>
            <w:shd w:val="clear" w:color="000000" w:fill="FFEB9C"/>
            <w:noWrap/>
            <w:vAlign w:val="bottom"/>
            <w:hideMark/>
          </w:tcPr>
          <w:p w14:paraId="6BE4BF12"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182FED0"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59765358"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2B683262"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single" w:sz="4" w:space="0" w:color="auto"/>
            </w:tcBorders>
            <w:shd w:val="clear" w:color="000000" w:fill="FFEB9C"/>
            <w:noWrap/>
            <w:vAlign w:val="bottom"/>
            <w:hideMark/>
          </w:tcPr>
          <w:p w14:paraId="5761A427"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r>
      <w:tr w:rsidR="00E67269" w:rsidRPr="0020749A" w14:paraId="55361D51" w14:textId="77777777" w:rsidTr="00E67269">
        <w:trPr>
          <w:trHeight w:val="300"/>
        </w:trPr>
        <w:tc>
          <w:tcPr>
            <w:tcW w:w="0" w:type="auto"/>
            <w:tcBorders>
              <w:top w:val="nil"/>
              <w:left w:val="nil"/>
              <w:bottom w:val="nil"/>
              <w:right w:val="nil"/>
            </w:tcBorders>
            <w:shd w:val="clear" w:color="auto" w:fill="auto"/>
            <w:noWrap/>
            <w:vAlign w:val="bottom"/>
            <w:hideMark/>
          </w:tcPr>
          <w:p w14:paraId="49377BE7"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callosum1</w:t>
            </w:r>
          </w:p>
        </w:tc>
        <w:tc>
          <w:tcPr>
            <w:tcW w:w="0" w:type="auto"/>
            <w:tcBorders>
              <w:top w:val="nil"/>
              <w:left w:val="single" w:sz="4" w:space="0" w:color="auto"/>
              <w:bottom w:val="nil"/>
              <w:right w:val="nil"/>
            </w:tcBorders>
            <w:shd w:val="clear" w:color="000000" w:fill="FFEB9C"/>
            <w:noWrap/>
            <w:vAlign w:val="bottom"/>
            <w:hideMark/>
          </w:tcPr>
          <w:p w14:paraId="70991B71"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 6/3</w:t>
            </w:r>
          </w:p>
        </w:tc>
        <w:tc>
          <w:tcPr>
            <w:tcW w:w="0" w:type="auto"/>
            <w:tcBorders>
              <w:top w:val="nil"/>
              <w:left w:val="single" w:sz="4" w:space="0" w:color="auto"/>
              <w:bottom w:val="nil"/>
              <w:right w:val="nil"/>
            </w:tcBorders>
            <w:shd w:val="clear" w:color="000000" w:fill="FFC7CE"/>
            <w:noWrap/>
            <w:vAlign w:val="bottom"/>
            <w:hideMark/>
          </w:tcPr>
          <w:p w14:paraId="3CBEA5AD"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78E6BFC7"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6</w:t>
            </w:r>
          </w:p>
        </w:tc>
        <w:tc>
          <w:tcPr>
            <w:tcW w:w="0" w:type="auto"/>
            <w:tcBorders>
              <w:top w:val="nil"/>
              <w:left w:val="single" w:sz="4" w:space="0" w:color="auto"/>
              <w:bottom w:val="nil"/>
              <w:right w:val="nil"/>
            </w:tcBorders>
            <w:shd w:val="clear" w:color="000000" w:fill="FFEB9C"/>
            <w:noWrap/>
            <w:vAlign w:val="bottom"/>
            <w:hideMark/>
          </w:tcPr>
          <w:p w14:paraId="47581EA4"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 3/6</w:t>
            </w:r>
          </w:p>
        </w:tc>
        <w:tc>
          <w:tcPr>
            <w:tcW w:w="0" w:type="auto"/>
            <w:tcBorders>
              <w:top w:val="nil"/>
              <w:left w:val="single" w:sz="4" w:space="0" w:color="auto"/>
              <w:bottom w:val="nil"/>
              <w:right w:val="nil"/>
            </w:tcBorders>
            <w:shd w:val="clear" w:color="000000" w:fill="FFC7CE"/>
            <w:noWrap/>
            <w:vAlign w:val="bottom"/>
            <w:hideMark/>
          </w:tcPr>
          <w:p w14:paraId="1A9C6268"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6</w:t>
            </w:r>
          </w:p>
        </w:tc>
        <w:tc>
          <w:tcPr>
            <w:tcW w:w="0" w:type="auto"/>
            <w:tcBorders>
              <w:top w:val="nil"/>
              <w:left w:val="single" w:sz="4" w:space="0" w:color="auto"/>
              <w:bottom w:val="nil"/>
              <w:right w:val="nil"/>
            </w:tcBorders>
            <w:shd w:val="clear" w:color="000000" w:fill="FFC7CE"/>
            <w:noWrap/>
            <w:vAlign w:val="bottom"/>
            <w:hideMark/>
          </w:tcPr>
          <w:p w14:paraId="7C77E7AD"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6</w:t>
            </w:r>
          </w:p>
        </w:tc>
        <w:tc>
          <w:tcPr>
            <w:tcW w:w="0" w:type="auto"/>
            <w:tcBorders>
              <w:top w:val="nil"/>
              <w:left w:val="single" w:sz="4" w:space="0" w:color="auto"/>
              <w:bottom w:val="nil"/>
              <w:right w:val="single" w:sz="4" w:space="0" w:color="auto"/>
            </w:tcBorders>
            <w:shd w:val="clear" w:color="000000" w:fill="FFEB9C"/>
            <w:noWrap/>
            <w:vAlign w:val="bottom"/>
            <w:hideMark/>
          </w:tcPr>
          <w:p w14:paraId="1EFFC505"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r>
      <w:tr w:rsidR="00E67269" w:rsidRPr="0020749A" w14:paraId="3F4E7BD3" w14:textId="77777777" w:rsidTr="00E67269">
        <w:trPr>
          <w:trHeight w:val="300"/>
        </w:trPr>
        <w:tc>
          <w:tcPr>
            <w:tcW w:w="0" w:type="auto"/>
            <w:tcBorders>
              <w:top w:val="nil"/>
              <w:left w:val="nil"/>
              <w:bottom w:val="nil"/>
              <w:right w:val="nil"/>
            </w:tcBorders>
            <w:shd w:val="clear" w:color="auto" w:fill="auto"/>
            <w:noWrap/>
            <w:vAlign w:val="bottom"/>
            <w:hideMark/>
          </w:tcPr>
          <w:p w14:paraId="180F97BA"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callosum2</w:t>
            </w:r>
          </w:p>
        </w:tc>
        <w:tc>
          <w:tcPr>
            <w:tcW w:w="0" w:type="auto"/>
            <w:tcBorders>
              <w:top w:val="nil"/>
              <w:left w:val="single" w:sz="4" w:space="0" w:color="auto"/>
              <w:bottom w:val="nil"/>
              <w:right w:val="nil"/>
            </w:tcBorders>
            <w:shd w:val="clear" w:color="000000" w:fill="FFC7CE"/>
            <w:noWrap/>
            <w:vAlign w:val="bottom"/>
            <w:hideMark/>
          </w:tcPr>
          <w:p w14:paraId="293C723E"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EF78CCB"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9E0FA2C"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56EA4D30"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75A01728"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19A548E1"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single" w:sz="4" w:space="0" w:color="auto"/>
            </w:tcBorders>
            <w:shd w:val="clear" w:color="000000" w:fill="FFC7CE"/>
            <w:noWrap/>
            <w:vAlign w:val="bottom"/>
            <w:hideMark/>
          </w:tcPr>
          <w:p w14:paraId="74E99037"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r>
      <w:tr w:rsidR="00E67269" w:rsidRPr="0020749A" w14:paraId="54A76660" w14:textId="77777777" w:rsidTr="00E67269">
        <w:trPr>
          <w:trHeight w:val="300"/>
        </w:trPr>
        <w:tc>
          <w:tcPr>
            <w:tcW w:w="0" w:type="auto"/>
            <w:tcBorders>
              <w:top w:val="nil"/>
              <w:left w:val="nil"/>
              <w:bottom w:val="nil"/>
              <w:right w:val="nil"/>
            </w:tcBorders>
            <w:shd w:val="clear" w:color="auto" w:fill="auto"/>
            <w:noWrap/>
            <w:vAlign w:val="bottom"/>
            <w:hideMark/>
          </w:tcPr>
          <w:p w14:paraId="40F13295"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callosum3</w:t>
            </w:r>
          </w:p>
        </w:tc>
        <w:tc>
          <w:tcPr>
            <w:tcW w:w="0" w:type="auto"/>
            <w:tcBorders>
              <w:top w:val="nil"/>
              <w:left w:val="single" w:sz="4" w:space="0" w:color="auto"/>
              <w:bottom w:val="nil"/>
              <w:right w:val="nil"/>
            </w:tcBorders>
            <w:shd w:val="clear" w:color="000000" w:fill="C6EFCE"/>
            <w:noWrap/>
            <w:vAlign w:val="bottom"/>
            <w:hideMark/>
          </w:tcPr>
          <w:p w14:paraId="002E4B4F"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0B0BCCA0"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5EB5CF12"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7FD5CF8D"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88845F7"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EF0E461"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6A763A4C"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r>
      <w:tr w:rsidR="00E67269" w:rsidRPr="0020749A" w14:paraId="52E7D14E" w14:textId="77777777" w:rsidTr="00E67269">
        <w:trPr>
          <w:trHeight w:val="300"/>
        </w:trPr>
        <w:tc>
          <w:tcPr>
            <w:tcW w:w="0" w:type="auto"/>
            <w:tcBorders>
              <w:top w:val="nil"/>
              <w:left w:val="nil"/>
              <w:bottom w:val="nil"/>
              <w:right w:val="nil"/>
            </w:tcBorders>
            <w:shd w:val="clear" w:color="auto" w:fill="auto"/>
            <w:noWrap/>
            <w:vAlign w:val="bottom"/>
            <w:hideMark/>
          </w:tcPr>
          <w:p w14:paraId="350F58E0"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dayanum1</w:t>
            </w:r>
          </w:p>
        </w:tc>
        <w:tc>
          <w:tcPr>
            <w:tcW w:w="0" w:type="auto"/>
            <w:tcBorders>
              <w:top w:val="nil"/>
              <w:left w:val="single" w:sz="4" w:space="0" w:color="auto"/>
              <w:bottom w:val="nil"/>
              <w:right w:val="nil"/>
            </w:tcBorders>
            <w:shd w:val="clear" w:color="000000" w:fill="FFEB9C"/>
            <w:noWrap/>
            <w:vAlign w:val="bottom"/>
            <w:hideMark/>
          </w:tcPr>
          <w:p w14:paraId="28D167B6"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4847EE6"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6A04DF7F"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57FEEFD7"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6A43E9BD"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6</w:t>
            </w:r>
          </w:p>
        </w:tc>
        <w:tc>
          <w:tcPr>
            <w:tcW w:w="0" w:type="auto"/>
            <w:tcBorders>
              <w:top w:val="nil"/>
              <w:left w:val="single" w:sz="4" w:space="0" w:color="auto"/>
              <w:bottom w:val="nil"/>
              <w:right w:val="nil"/>
            </w:tcBorders>
            <w:shd w:val="clear" w:color="000000" w:fill="FFC7CE"/>
            <w:noWrap/>
            <w:vAlign w:val="bottom"/>
            <w:hideMark/>
          </w:tcPr>
          <w:p w14:paraId="4A6AE14F"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6(low)</w:t>
            </w:r>
          </w:p>
        </w:tc>
        <w:tc>
          <w:tcPr>
            <w:tcW w:w="0" w:type="auto"/>
            <w:tcBorders>
              <w:top w:val="nil"/>
              <w:left w:val="single" w:sz="4" w:space="0" w:color="auto"/>
              <w:bottom w:val="nil"/>
              <w:right w:val="single" w:sz="4" w:space="0" w:color="auto"/>
            </w:tcBorders>
            <w:shd w:val="clear" w:color="000000" w:fill="FFEB9C"/>
            <w:noWrap/>
            <w:vAlign w:val="bottom"/>
            <w:hideMark/>
          </w:tcPr>
          <w:p w14:paraId="015271E3"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r>
      <w:tr w:rsidR="00E67269" w:rsidRPr="0020749A" w14:paraId="16CF3254" w14:textId="77777777" w:rsidTr="00E67269">
        <w:trPr>
          <w:trHeight w:val="300"/>
        </w:trPr>
        <w:tc>
          <w:tcPr>
            <w:tcW w:w="0" w:type="auto"/>
            <w:tcBorders>
              <w:top w:val="nil"/>
              <w:left w:val="nil"/>
              <w:bottom w:val="nil"/>
              <w:right w:val="nil"/>
            </w:tcBorders>
            <w:shd w:val="clear" w:color="auto" w:fill="auto"/>
            <w:noWrap/>
            <w:vAlign w:val="bottom"/>
            <w:hideMark/>
          </w:tcPr>
          <w:p w14:paraId="22556DE3"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dayanum2_3</w:t>
            </w:r>
          </w:p>
        </w:tc>
        <w:tc>
          <w:tcPr>
            <w:tcW w:w="0" w:type="auto"/>
            <w:tcBorders>
              <w:top w:val="nil"/>
              <w:left w:val="single" w:sz="4" w:space="0" w:color="auto"/>
              <w:bottom w:val="nil"/>
              <w:right w:val="nil"/>
            </w:tcBorders>
            <w:shd w:val="clear" w:color="000000" w:fill="FFC7CE"/>
            <w:noWrap/>
            <w:vAlign w:val="bottom"/>
            <w:hideMark/>
          </w:tcPr>
          <w:p w14:paraId="42656685"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4(low)</w:t>
            </w:r>
          </w:p>
        </w:tc>
        <w:tc>
          <w:tcPr>
            <w:tcW w:w="0" w:type="auto"/>
            <w:tcBorders>
              <w:top w:val="nil"/>
              <w:left w:val="single" w:sz="4" w:space="0" w:color="auto"/>
              <w:bottom w:val="nil"/>
              <w:right w:val="nil"/>
            </w:tcBorders>
            <w:shd w:val="clear" w:color="000000" w:fill="FFEB9C"/>
            <w:noWrap/>
            <w:vAlign w:val="bottom"/>
            <w:hideMark/>
          </w:tcPr>
          <w:p w14:paraId="471AD9FA"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1/7</w:t>
            </w:r>
          </w:p>
        </w:tc>
        <w:tc>
          <w:tcPr>
            <w:tcW w:w="0" w:type="auto"/>
            <w:tcBorders>
              <w:top w:val="nil"/>
              <w:left w:val="single" w:sz="4" w:space="0" w:color="auto"/>
              <w:bottom w:val="nil"/>
              <w:right w:val="nil"/>
            </w:tcBorders>
            <w:shd w:val="clear" w:color="000000" w:fill="FFEB9C"/>
            <w:noWrap/>
            <w:vAlign w:val="bottom"/>
            <w:hideMark/>
          </w:tcPr>
          <w:p w14:paraId="6C29279B"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1E152B5"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3C2EA4B9"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6472252C"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4/7</w:t>
            </w:r>
          </w:p>
        </w:tc>
        <w:tc>
          <w:tcPr>
            <w:tcW w:w="0" w:type="auto"/>
            <w:tcBorders>
              <w:top w:val="nil"/>
              <w:left w:val="single" w:sz="4" w:space="0" w:color="auto"/>
              <w:bottom w:val="nil"/>
              <w:right w:val="single" w:sz="4" w:space="0" w:color="auto"/>
            </w:tcBorders>
            <w:shd w:val="clear" w:color="000000" w:fill="FFEB9C"/>
            <w:noWrap/>
            <w:vAlign w:val="bottom"/>
            <w:hideMark/>
          </w:tcPr>
          <w:p w14:paraId="0A090345"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r>
      <w:tr w:rsidR="00E67269" w:rsidRPr="0020749A" w14:paraId="39B8280A" w14:textId="77777777" w:rsidTr="00E67269">
        <w:trPr>
          <w:trHeight w:val="300"/>
        </w:trPr>
        <w:tc>
          <w:tcPr>
            <w:tcW w:w="0" w:type="auto"/>
            <w:tcBorders>
              <w:top w:val="nil"/>
              <w:left w:val="nil"/>
              <w:bottom w:val="nil"/>
              <w:right w:val="nil"/>
            </w:tcBorders>
            <w:shd w:val="clear" w:color="auto" w:fill="auto"/>
            <w:noWrap/>
            <w:vAlign w:val="bottom"/>
            <w:hideMark/>
          </w:tcPr>
          <w:p w14:paraId="25CA8633"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dayanum2</w:t>
            </w:r>
          </w:p>
        </w:tc>
        <w:tc>
          <w:tcPr>
            <w:tcW w:w="0" w:type="auto"/>
            <w:tcBorders>
              <w:top w:val="nil"/>
              <w:left w:val="single" w:sz="4" w:space="0" w:color="auto"/>
              <w:bottom w:val="nil"/>
              <w:right w:val="nil"/>
            </w:tcBorders>
            <w:shd w:val="clear" w:color="000000" w:fill="FFC7CE"/>
            <w:noWrap/>
            <w:vAlign w:val="bottom"/>
            <w:hideMark/>
          </w:tcPr>
          <w:p w14:paraId="658B2984"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nil"/>
            </w:tcBorders>
            <w:shd w:val="clear" w:color="000000" w:fill="FFC7CE"/>
            <w:noWrap/>
            <w:vAlign w:val="bottom"/>
            <w:hideMark/>
          </w:tcPr>
          <w:p w14:paraId="26C4A8BD"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618A10D5"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 5/4</w:t>
            </w:r>
          </w:p>
        </w:tc>
        <w:tc>
          <w:tcPr>
            <w:tcW w:w="0" w:type="auto"/>
            <w:tcBorders>
              <w:top w:val="nil"/>
              <w:left w:val="single" w:sz="4" w:space="0" w:color="auto"/>
              <w:bottom w:val="nil"/>
              <w:right w:val="nil"/>
            </w:tcBorders>
            <w:shd w:val="clear" w:color="000000" w:fill="FFEB9C"/>
            <w:noWrap/>
            <w:vAlign w:val="bottom"/>
            <w:hideMark/>
          </w:tcPr>
          <w:p w14:paraId="08B4A1BC"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14AD616C"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5A7F2195"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5A38378E"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5</w:t>
            </w:r>
          </w:p>
        </w:tc>
      </w:tr>
      <w:tr w:rsidR="00E67269" w:rsidRPr="0020749A" w14:paraId="3368BB97" w14:textId="77777777" w:rsidTr="00E67269">
        <w:trPr>
          <w:trHeight w:val="300"/>
        </w:trPr>
        <w:tc>
          <w:tcPr>
            <w:tcW w:w="0" w:type="auto"/>
            <w:tcBorders>
              <w:top w:val="nil"/>
              <w:left w:val="nil"/>
              <w:bottom w:val="nil"/>
              <w:right w:val="nil"/>
            </w:tcBorders>
            <w:shd w:val="clear" w:color="auto" w:fill="auto"/>
            <w:noWrap/>
            <w:vAlign w:val="bottom"/>
            <w:hideMark/>
          </w:tcPr>
          <w:p w14:paraId="68E4DF39"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fowliei1*</w:t>
            </w:r>
          </w:p>
        </w:tc>
        <w:tc>
          <w:tcPr>
            <w:tcW w:w="0" w:type="auto"/>
            <w:tcBorders>
              <w:top w:val="nil"/>
              <w:left w:val="single" w:sz="4" w:space="0" w:color="auto"/>
              <w:bottom w:val="nil"/>
              <w:right w:val="nil"/>
            </w:tcBorders>
            <w:shd w:val="clear" w:color="000000" w:fill="FFEB9C"/>
            <w:noWrap/>
            <w:vAlign w:val="bottom"/>
            <w:hideMark/>
          </w:tcPr>
          <w:p w14:paraId="2F547483"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low:3/7</w:t>
            </w:r>
          </w:p>
        </w:tc>
        <w:tc>
          <w:tcPr>
            <w:tcW w:w="0" w:type="auto"/>
            <w:tcBorders>
              <w:top w:val="nil"/>
              <w:left w:val="single" w:sz="4" w:space="0" w:color="auto"/>
              <w:bottom w:val="nil"/>
              <w:right w:val="nil"/>
            </w:tcBorders>
            <w:shd w:val="clear" w:color="000000" w:fill="FFEB9C"/>
            <w:noWrap/>
            <w:vAlign w:val="bottom"/>
            <w:hideMark/>
          </w:tcPr>
          <w:p w14:paraId="56068128"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3/7(low)</w:t>
            </w:r>
          </w:p>
        </w:tc>
        <w:tc>
          <w:tcPr>
            <w:tcW w:w="0" w:type="auto"/>
            <w:tcBorders>
              <w:top w:val="nil"/>
              <w:left w:val="single" w:sz="4" w:space="0" w:color="auto"/>
              <w:bottom w:val="nil"/>
              <w:right w:val="nil"/>
            </w:tcBorders>
            <w:shd w:val="clear" w:color="000000" w:fill="C6EFCE"/>
            <w:noWrap/>
            <w:vAlign w:val="bottom"/>
            <w:hideMark/>
          </w:tcPr>
          <w:p w14:paraId="5295C4E1"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56AED469"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C17B6D6"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nil"/>
            </w:tcBorders>
            <w:shd w:val="clear" w:color="000000" w:fill="FFC7CE"/>
            <w:noWrap/>
            <w:vAlign w:val="bottom"/>
            <w:hideMark/>
          </w:tcPr>
          <w:p w14:paraId="04CDD86F"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single" w:sz="4" w:space="0" w:color="auto"/>
            </w:tcBorders>
            <w:shd w:val="clear" w:color="000000" w:fill="FFEB9C"/>
            <w:noWrap/>
            <w:vAlign w:val="bottom"/>
            <w:hideMark/>
          </w:tcPr>
          <w:p w14:paraId="67F4BFA3"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r>
      <w:tr w:rsidR="00E67269" w:rsidRPr="0020749A" w14:paraId="42A1F1F1" w14:textId="77777777" w:rsidTr="00E67269">
        <w:trPr>
          <w:trHeight w:val="300"/>
        </w:trPr>
        <w:tc>
          <w:tcPr>
            <w:tcW w:w="0" w:type="auto"/>
            <w:tcBorders>
              <w:top w:val="nil"/>
              <w:left w:val="nil"/>
              <w:bottom w:val="nil"/>
              <w:right w:val="nil"/>
            </w:tcBorders>
            <w:shd w:val="clear" w:color="auto" w:fill="auto"/>
            <w:noWrap/>
            <w:vAlign w:val="bottom"/>
            <w:hideMark/>
          </w:tcPr>
          <w:p w14:paraId="53F14E7F"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fowliei2*</w:t>
            </w:r>
          </w:p>
        </w:tc>
        <w:tc>
          <w:tcPr>
            <w:tcW w:w="0" w:type="auto"/>
            <w:tcBorders>
              <w:top w:val="nil"/>
              <w:left w:val="single" w:sz="4" w:space="0" w:color="auto"/>
              <w:bottom w:val="nil"/>
              <w:right w:val="nil"/>
            </w:tcBorders>
            <w:shd w:val="clear" w:color="000000" w:fill="FFC7CE"/>
            <w:noWrap/>
            <w:vAlign w:val="bottom"/>
            <w:hideMark/>
          </w:tcPr>
          <w:p w14:paraId="6B5D3247"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715ECD51"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5CF7A29F"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nil"/>
            </w:tcBorders>
            <w:shd w:val="clear" w:color="000000" w:fill="FFEB9C"/>
            <w:noWrap/>
            <w:vAlign w:val="bottom"/>
            <w:hideMark/>
          </w:tcPr>
          <w:p w14:paraId="232693E4"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1A045B69"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34338CDC"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single" w:sz="4" w:space="0" w:color="auto"/>
            </w:tcBorders>
            <w:shd w:val="clear" w:color="000000" w:fill="FFC7CE"/>
            <w:noWrap/>
            <w:vAlign w:val="bottom"/>
            <w:hideMark/>
          </w:tcPr>
          <w:p w14:paraId="38AF92DD"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r>
      <w:tr w:rsidR="00E67269" w:rsidRPr="0020749A" w14:paraId="0072F052" w14:textId="77777777" w:rsidTr="00E67269">
        <w:trPr>
          <w:trHeight w:val="300"/>
        </w:trPr>
        <w:tc>
          <w:tcPr>
            <w:tcW w:w="0" w:type="auto"/>
            <w:tcBorders>
              <w:top w:val="nil"/>
              <w:left w:val="nil"/>
              <w:bottom w:val="nil"/>
              <w:right w:val="nil"/>
            </w:tcBorders>
            <w:shd w:val="clear" w:color="auto" w:fill="auto"/>
            <w:noWrap/>
            <w:vAlign w:val="bottom"/>
            <w:hideMark/>
          </w:tcPr>
          <w:p w14:paraId="59CB733B"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hennisianum1</w:t>
            </w:r>
          </w:p>
        </w:tc>
        <w:tc>
          <w:tcPr>
            <w:tcW w:w="0" w:type="auto"/>
            <w:tcBorders>
              <w:top w:val="nil"/>
              <w:left w:val="single" w:sz="4" w:space="0" w:color="auto"/>
              <w:bottom w:val="nil"/>
              <w:right w:val="nil"/>
            </w:tcBorders>
            <w:shd w:val="clear" w:color="000000" w:fill="FFEB9C"/>
            <w:noWrap/>
            <w:vAlign w:val="bottom"/>
            <w:hideMark/>
          </w:tcPr>
          <w:p w14:paraId="6D107F9D"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2CFC9A6E"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1(low)</w:t>
            </w:r>
          </w:p>
        </w:tc>
        <w:tc>
          <w:tcPr>
            <w:tcW w:w="0" w:type="auto"/>
            <w:tcBorders>
              <w:top w:val="nil"/>
              <w:left w:val="single" w:sz="4" w:space="0" w:color="auto"/>
              <w:bottom w:val="nil"/>
              <w:right w:val="nil"/>
            </w:tcBorders>
            <w:shd w:val="clear" w:color="000000" w:fill="FFEB9C"/>
            <w:noWrap/>
            <w:vAlign w:val="bottom"/>
            <w:hideMark/>
          </w:tcPr>
          <w:p w14:paraId="71BD331E"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25EF8D8"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107D1C29"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2AAE1263"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single" w:sz="4" w:space="0" w:color="auto"/>
            </w:tcBorders>
            <w:shd w:val="clear" w:color="000000" w:fill="FFC7CE"/>
            <w:noWrap/>
            <w:vAlign w:val="bottom"/>
            <w:hideMark/>
          </w:tcPr>
          <w:p w14:paraId="73042100"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r>
      <w:tr w:rsidR="00E67269" w:rsidRPr="0020749A" w14:paraId="305258F2" w14:textId="77777777" w:rsidTr="00E67269">
        <w:trPr>
          <w:trHeight w:val="300"/>
        </w:trPr>
        <w:tc>
          <w:tcPr>
            <w:tcW w:w="0" w:type="auto"/>
            <w:tcBorders>
              <w:top w:val="nil"/>
              <w:left w:val="nil"/>
              <w:bottom w:val="nil"/>
              <w:right w:val="nil"/>
            </w:tcBorders>
            <w:shd w:val="clear" w:color="auto" w:fill="auto"/>
            <w:noWrap/>
            <w:vAlign w:val="bottom"/>
            <w:hideMark/>
          </w:tcPr>
          <w:p w14:paraId="547A1BE1"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hennisianum2_1</w:t>
            </w:r>
          </w:p>
        </w:tc>
        <w:tc>
          <w:tcPr>
            <w:tcW w:w="0" w:type="auto"/>
            <w:tcBorders>
              <w:top w:val="nil"/>
              <w:left w:val="single" w:sz="4" w:space="0" w:color="auto"/>
              <w:bottom w:val="nil"/>
              <w:right w:val="nil"/>
            </w:tcBorders>
            <w:shd w:val="clear" w:color="000000" w:fill="C6EFCE"/>
            <w:noWrap/>
            <w:vAlign w:val="bottom"/>
            <w:hideMark/>
          </w:tcPr>
          <w:p w14:paraId="6B8C7961"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07196019"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73885B3F"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1217A9E"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0C69ED9F"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nil"/>
            </w:tcBorders>
            <w:shd w:val="clear" w:color="000000" w:fill="C6EFCE"/>
            <w:noWrap/>
            <w:vAlign w:val="bottom"/>
            <w:hideMark/>
          </w:tcPr>
          <w:p w14:paraId="56CDA7A7"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AA5A908"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r>
      <w:tr w:rsidR="00E67269" w:rsidRPr="0020749A" w14:paraId="162CE594" w14:textId="77777777" w:rsidTr="00E67269">
        <w:trPr>
          <w:trHeight w:val="300"/>
        </w:trPr>
        <w:tc>
          <w:tcPr>
            <w:tcW w:w="0" w:type="auto"/>
            <w:tcBorders>
              <w:top w:val="nil"/>
              <w:left w:val="nil"/>
              <w:bottom w:val="nil"/>
              <w:right w:val="nil"/>
            </w:tcBorders>
            <w:shd w:val="clear" w:color="auto" w:fill="auto"/>
            <w:noWrap/>
            <w:vAlign w:val="bottom"/>
            <w:hideMark/>
          </w:tcPr>
          <w:p w14:paraId="622B08DD"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hennisianum2</w:t>
            </w:r>
          </w:p>
        </w:tc>
        <w:tc>
          <w:tcPr>
            <w:tcW w:w="0" w:type="auto"/>
            <w:tcBorders>
              <w:top w:val="nil"/>
              <w:left w:val="single" w:sz="4" w:space="0" w:color="auto"/>
              <w:bottom w:val="nil"/>
              <w:right w:val="nil"/>
            </w:tcBorders>
            <w:shd w:val="clear" w:color="000000" w:fill="FFC7CE"/>
            <w:noWrap/>
            <w:vAlign w:val="bottom"/>
            <w:hideMark/>
          </w:tcPr>
          <w:p w14:paraId="27FFF508"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nil"/>
            </w:tcBorders>
            <w:shd w:val="clear" w:color="000000" w:fill="FFEB9C"/>
            <w:noWrap/>
            <w:vAlign w:val="bottom"/>
            <w:hideMark/>
          </w:tcPr>
          <w:p w14:paraId="2167F938"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2CD08D7F"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57D104CC"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8B1E0C7"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2B08DD87"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0E275678"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r>
      <w:tr w:rsidR="00E67269" w:rsidRPr="0020749A" w14:paraId="2C3AE6ED" w14:textId="77777777" w:rsidTr="00E67269">
        <w:trPr>
          <w:trHeight w:val="300"/>
        </w:trPr>
        <w:tc>
          <w:tcPr>
            <w:tcW w:w="0" w:type="auto"/>
            <w:tcBorders>
              <w:top w:val="nil"/>
              <w:left w:val="nil"/>
              <w:bottom w:val="nil"/>
              <w:right w:val="nil"/>
            </w:tcBorders>
            <w:shd w:val="clear" w:color="auto" w:fill="auto"/>
            <w:noWrap/>
            <w:vAlign w:val="bottom"/>
            <w:hideMark/>
          </w:tcPr>
          <w:p w14:paraId="53702A25"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hookerae1</w:t>
            </w:r>
          </w:p>
        </w:tc>
        <w:tc>
          <w:tcPr>
            <w:tcW w:w="0" w:type="auto"/>
            <w:tcBorders>
              <w:top w:val="nil"/>
              <w:left w:val="single" w:sz="4" w:space="0" w:color="auto"/>
              <w:bottom w:val="nil"/>
              <w:right w:val="nil"/>
            </w:tcBorders>
            <w:shd w:val="clear" w:color="000000" w:fill="FFC7CE"/>
            <w:noWrap/>
            <w:vAlign w:val="bottom"/>
            <w:hideMark/>
          </w:tcPr>
          <w:p w14:paraId="110D9CF2"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524A98AD"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12CFF77F"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3/7</w:t>
            </w:r>
          </w:p>
        </w:tc>
        <w:tc>
          <w:tcPr>
            <w:tcW w:w="0" w:type="auto"/>
            <w:tcBorders>
              <w:top w:val="nil"/>
              <w:left w:val="single" w:sz="4" w:space="0" w:color="auto"/>
              <w:bottom w:val="nil"/>
              <w:right w:val="nil"/>
            </w:tcBorders>
            <w:shd w:val="clear" w:color="000000" w:fill="FFC7CE"/>
            <w:noWrap/>
            <w:vAlign w:val="bottom"/>
            <w:hideMark/>
          </w:tcPr>
          <w:p w14:paraId="4F568406"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513BF8F"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21A8A193"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5D4B48F6"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r>
      <w:tr w:rsidR="00E67269" w:rsidRPr="0020749A" w14:paraId="43E508AB" w14:textId="77777777" w:rsidTr="00E67269">
        <w:trPr>
          <w:trHeight w:val="300"/>
        </w:trPr>
        <w:tc>
          <w:tcPr>
            <w:tcW w:w="0" w:type="auto"/>
            <w:tcBorders>
              <w:top w:val="nil"/>
              <w:left w:val="nil"/>
              <w:bottom w:val="nil"/>
              <w:right w:val="nil"/>
            </w:tcBorders>
            <w:shd w:val="clear" w:color="auto" w:fill="auto"/>
            <w:noWrap/>
            <w:vAlign w:val="bottom"/>
            <w:hideMark/>
          </w:tcPr>
          <w:p w14:paraId="6AB9D89A"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hookerae2_4</w:t>
            </w:r>
          </w:p>
        </w:tc>
        <w:tc>
          <w:tcPr>
            <w:tcW w:w="0" w:type="auto"/>
            <w:tcBorders>
              <w:top w:val="nil"/>
              <w:left w:val="single" w:sz="4" w:space="0" w:color="auto"/>
              <w:bottom w:val="nil"/>
              <w:right w:val="nil"/>
            </w:tcBorders>
            <w:shd w:val="clear" w:color="000000" w:fill="C6EFCE"/>
            <w:noWrap/>
            <w:vAlign w:val="bottom"/>
            <w:hideMark/>
          </w:tcPr>
          <w:p w14:paraId="76B78939"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A184484"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009830D"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7F55061"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9197E17"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20724ED"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7207994"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r>
      <w:tr w:rsidR="00E67269" w:rsidRPr="0020749A" w14:paraId="069B37C3" w14:textId="77777777" w:rsidTr="00E67269">
        <w:trPr>
          <w:trHeight w:val="300"/>
        </w:trPr>
        <w:tc>
          <w:tcPr>
            <w:tcW w:w="0" w:type="auto"/>
            <w:tcBorders>
              <w:top w:val="nil"/>
              <w:left w:val="nil"/>
              <w:bottom w:val="nil"/>
              <w:right w:val="nil"/>
            </w:tcBorders>
            <w:shd w:val="clear" w:color="auto" w:fill="auto"/>
            <w:noWrap/>
            <w:vAlign w:val="bottom"/>
            <w:hideMark/>
          </w:tcPr>
          <w:p w14:paraId="448A6329"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javanicum1*</w:t>
            </w:r>
          </w:p>
        </w:tc>
        <w:tc>
          <w:tcPr>
            <w:tcW w:w="0" w:type="auto"/>
            <w:tcBorders>
              <w:top w:val="nil"/>
              <w:left w:val="single" w:sz="4" w:space="0" w:color="auto"/>
              <w:bottom w:val="nil"/>
              <w:right w:val="nil"/>
            </w:tcBorders>
            <w:shd w:val="clear" w:color="000000" w:fill="C6EFCE"/>
            <w:noWrap/>
            <w:vAlign w:val="bottom"/>
            <w:hideMark/>
          </w:tcPr>
          <w:p w14:paraId="0C0AE9F9"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9BEB347"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3F058A6"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685B86F"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3017C41"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B087BE3"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single" w:sz="4" w:space="0" w:color="auto"/>
            </w:tcBorders>
            <w:shd w:val="clear" w:color="000000" w:fill="C6EFCE"/>
            <w:noWrap/>
            <w:vAlign w:val="bottom"/>
            <w:hideMark/>
          </w:tcPr>
          <w:p w14:paraId="3F85AF19"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r>
      <w:tr w:rsidR="00E67269" w:rsidRPr="0020749A" w14:paraId="1263F166" w14:textId="77777777" w:rsidTr="00E67269">
        <w:trPr>
          <w:trHeight w:val="300"/>
        </w:trPr>
        <w:tc>
          <w:tcPr>
            <w:tcW w:w="0" w:type="auto"/>
            <w:tcBorders>
              <w:top w:val="nil"/>
              <w:left w:val="nil"/>
              <w:bottom w:val="nil"/>
              <w:right w:val="nil"/>
            </w:tcBorders>
            <w:shd w:val="clear" w:color="auto" w:fill="auto"/>
            <w:noWrap/>
            <w:vAlign w:val="bottom"/>
            <w:hideMark/>
          </w:tcPr>
          <w:p w14:paraId="0BB6F9FA"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lastRenderedPageBreak/>
              <w:t>javanicum2*</w:t>
            </w:r>
          </w:p>
        </w:tc>
        <w:tc>
          <w:tcPr>
            <w:tcW w:w="0" w:type="auto"/>
            <w:tcBorders>
              <w:top w:val="nil"/>
              <w:left w:val="single" w:sz="4" w:space="0" w:color="auto"/>
              <w:bottom w:val="nil"/>
              <w:right w:val="nil"/>
            </w:tcBorders>
            <w:shd w:val="clear" w:color="000000" w:fill="FFEB9C"/>
            <w:noWrap/>
            <w:vAlign w:val="bottom"/>
            <w:hideMark/>
          </w:tcPr>
          <w:p w14:paraId="05A09FE6"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7E22F73E"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C6EFCE"/>
            <w:noWrap/>
            <w:vAlign w:val="bottom"/>
            <w:hideMark/>
          </w:tcPr>
          <w:p w14:paraId="1E740AAC"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4CA39C8"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Correct(low)</w:t>
            </w:r>
          </w:p>
        </w:tc>
        <w:tc>
          <w:tcPr>
            <w:tcW w:w="0" w:type="auto"/>
            <w:tcBorders>
              <w:top w:val="nil"/>
              <w:left w:val="single" w:sz="4" w:space="0" w:color="auto"/>
              <w:bottom w:val="nil"/>
              <w:right w:val="nil"/>
            </w:tcBorders>
            <w:shd w:val="clear" w:color="000000" w:fill="FFEB9C"/>
            <w:noWrap/>
            <w:vAlign w:val="bottom"/>
            <w:hideMark/>
          </w:tcPr>
          <w:p w14:paraId="3D178A91"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7/1</w:t>
            </w:r>
          </w:p>
        </w:tc>
        <w:tc>
          <w:tcPr>
            <w:tcW w:w="0" w:type="auto"/>
            <w:tcBorders>
              <w:top w:val="nil"/>
              <w:left w:val="single" w:sz="4" w:space="0" w:color="auto"/>
              <w:bottom w:val="nil"/>
              <w:right w:val="nil"/>
            </w:tcBorders>
            <w:shd w:val="clear" w:color="000000" w:fill="FFEB9C"/>
            <w:noWrap/>
            <w:vAlign w:val="bottom"/>
            <w:hideMark/>
          </w:tcPr>
          <w:p w14:paraId="4B2BBF81"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7/1</w:t>
            </w:r>
          </w:p>
        </w:tc>
        <w:tc>
          <w:tcPr>
            <w:tcW w:w="0" w:type="auto"/>
            <w:tcBorders>
              <w:top w:val="nil"/>
              <w:left w:val="single" w:sz="4" w:space="0" w:color="auto"/>
              <w:bottom w:val="nil"/>
              <w:right w:val="single" w:sz="4" w:space="0" w:color="auto"/>
            </w:tcBorders>
            <w:shd w:val="clear" w:color="000000" w:fill="FFC7CE"/>
            <w:noWrap/>
            <w:vAlign w:val="bottom"/>
            <w:hideMark/>
          </w:tcPr>
          <w:p w14:paraId="685EA81B"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1(low)</w:t>
            </w:r>
          </w:p>
        </w:tc>
      </w:tr>
      <w:tr w:rsidR="00E67269" w:rsidRPr="0020749A" w14:paraId="67999E3E" w14:textId="77777777" w:rsidTr="00E67269">
        <w:trPr>
          <w:trHeight w:val="300"/>
        </w:trPr>
        <w:tc>
          <w:tcPr>
            <w:tcW w:w="0" w:type="auto"/>
            <w:tcBorders>
              <w:top w:val="nil"/>
              <w:left w:val="nil"/>
              <w:bottom w:val="nil"/>
              <w:right w:val="nil"/>
            </w:tcBorders>
            <w:shd w:val="clear" w:color="auto" w:fill="auto"/>
            <w:noWrap/>
            <w:vAlign w:val="bottom"/>
            <w:hideMark/>
          </w:tcPr>
          <w:p w14:paraId="1F308483"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lawrenceanum1</w:t>
            </w:r>
          </w:p>
        </w:tc>
        <w:tc>
          <w:tcPr>
            <w:tcW w:w="0" w:type="auto"/>
            <w:tcBorders>
              <w:top w:val="nil"/>
              <w:left w:val="single" w:sz="4" w:space="0" w:color="auto"/>
              <w:bottom w:val="nil"/>
              <w:right w:val="nil"/>
            </w:tcBorders>
            <w:shd w:val="clear" w:color="000000" w:fill="FFC7CE"/>
            <w:noWrap/>
            <w:vAlign w:val="bottom"/>
            <w:hideMark/>
          </w:tcPr>
          <w:p w14:paraId="235860BF"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4</w:t>
            </w:r>
          </w:p>
        </w:tc>
        <w:tc>
          <w:tcPr>
            <w:tcW w:w="0" w:type="auto"/>
            <w:tcBorders>
              <w:top w:val="nil"/>
              <w:left w:val="single" w:sz="4" w:space="0" w:color="auto"/>
              <w:bottom w:val="nil"/>
              <w:right w:val="nil"/>
            </w:tcBorders>
            <w:shd w:val="clear" w:color="000000" w:fill="FFEB9C"/>
            <w:noWrap/>
            <w:vAlign w:val="bottom"/>
            <w:hideMark/>
          </w:tcPr>
          <w:p w14:paraId="108439FC"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3BB12DAC"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1731F102"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71F7A52D"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488AC2E"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EB9C"/>
            <w:noWrap/>
            <w:vAlign w:val="bottom"/>
            <w:hideMark/>
          </w:tcPr>
          <w:p w14:paraId="4A422BDD"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r>
      <w:tr w:rsidR="00E67269" w:rsidRPr="0020749A" w14:paraId="3AC90077" w14:textId="77777777" w:rsidTr="00E67269">
        <w:trPr>
          <w:trHeight w:val="300"/>
        </w:trPr>
        <w:tc>
          <w:tcPr>
            <w:tcW w:w="0" w:type="auto"/>
            <w:tcBorders>
              <w:top w:val="nil"/>
              <w:left w:val="nil"/>
              <w:bottom w:val="nil"/>
              <w:right w:val="nil"/>
            </w:tcBorders>
            <w:shd w:val="clear" w:color="auto" w:fill="auto"/>
            <w:noWrap/>
            <w:vAlign w:val="bottom"/>
            <w:hideMark/>
          </w:tcPr>
          <w:p w14:paraId="0B588C04"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mastersianum1</w:t>
            </w:r>
          </w:p>
        </w:tc>
        <w:tc>
          <w:tcPr>
            <w:tcW w:w="0" w:type="auto"/>
            <w:tcBorders>
              <w:top w:val="nil"/>
              <w:left w:val="single" w:sz="4" w:space="0" w:color="auto"/>
              <w:bottom w:val="nil"/>
              <w:right w:val="nil"/>
            </w:tcBorders>
            <w:shd w:val="clear" w:color="000000" w:fill="FFEB9C"/>
            <w:noWrap/>
            <w:vAlign w:val="bottom"/>
            <w:hideMark/>
          </w:tcPr>
          <w:p w14:paraId="5F00209C"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22EFF27D"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A367BE0"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7/3(low)</w:t>
            </w:r>
          </w:p>
        </w:tc>
        <w:tc>
          <w:tcPr>
            <w:tcW w:w="0" w:type="auto"/>
            <w:tcBorders>
              <w:top w:val="nil"/>
              <w:left w:val="single" w:sz="4" w:space="0" w:color="auto"/>
              <w:bottom w:val="nil"/>
              <w:right w:val="nil"/>
            </w:tcBorders>
            <w:shd w:val="clear" w:color="000000" w:fill="C6EFCE"/>
            <w:noWrap/>
            <w:vAlign w:val="bottom"/>
            <w:hideMark/>
          </w:tcPr>
          <w:p w14:paraId="473B31BE"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4F0190B"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9FD9EBA"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1BF1658"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Correct(low)</w:t>
            </w:r>
          </w:p>
        </w:tc>
      </w:tr>
      <w:tr w:rsidR="00E67269" w:rsidRPr="0020749A" w14:paraId="4CEAC629" w14:textId="77777777" w:rsidTr="00E67269">
        <w:trPr>
          <w:trHeight w:val="300"/>
        </w:trPr>
        <w:tc>
          <w:tcPr>
            <w:tcW w:w="0" w:type="auto"/>
            <w:tcBorders>
              <w:top w:val="nil"/>
              <w:left w:val="nil"/>
              <w:bottom w:val="nil"/>
              <w:right w:val="nil"/>
            </w:tcBorders>
            <w:shd w:val="clear" w:color="auto" w:fill="auto"/>
            <w:noWrap/>
            <w:vAlign w:val="bottom"/>
            <w:hideMark/>
          </w:tcPr>
          <w:p w14:paraId="4C23AE8B"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mastersianum2_5</w:t>
            </w:r>
          </w:p>
        </w:tc>
        <w:tc>
          <w:tcPr>
            <w:tcW w:w="0" w:type="auto"/>
            <w:tcBorders>
              <w:top w:val="nil"/>
              <w:left w:val="single" w:sz="4" w:space="0" w:color="auto"/>
              <w:bottom w:val="nil"/>
              <w:right w:val="nil"/>
            </w:tcBorders>
            <w:shd w:val="clear" w:color="000000" w:fill="C6EFCE"/>
            <w:noWrap/>
            <w:vAlign w:val="bottom"/>
            <w:hideMark/>
          </w:tcPr>
          <w:p w14:paraId="0FEBF81F"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A9A66C5"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0658588"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1C096D0"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4666C53"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8567FED"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9765D6B"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r>
      <w:tr w:rsidR="00E67269" w:rsidRPr="0020749A" w14:paraId="340F305D" w14:textId="77777777" w:rsidTr="00E67269">
        <w:trPr>
          <w:trHeight w:val="300"/>
        </w:trPr>
        <w:tc>
          <w:tcPr>
            <w:tcW w:w="0" w:type="auto"/>
            <w:tcBorders>
              <w:top w:val="nil"/>
              <w:left w:val="nil"/>
              <w:bottom w:val="nil"/>
              <w:right w:val="nil"/>
            </w:tcBorders>
            <w:shd w:val="clear" w:color="auto" w:fill="auto"/>
            <w:noWrap/>
            <w:vAlign w:val="bottom"/>
            <w:hideMark/>
          </w:tcPr>
          <w:p w14:paraId="65C0E923"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papuanum1*</w:t>
            </w:r>
          </w:p>
        </w:tc>
        <w:tc>
          <w:tcPr>
            <w:tcW w:w="0" w:type="auto"/>
            <w:tcBorders>
              <w:top w:val="nil"/>
              <w:left w:val="single" w:sz="4" w:space="0" w:color="auto"/>
              <w:bottom w:val="nil"/>
              <w:right w:val="nil"/>
            </w:tcBorders>
            <w:shd w:val="clear" w:color="000000" w:fill="FFEB9C"/>
            <w:noWrap/>
            <w:vAlign w:val="bottom"/>
            <w:hideMark/>
          </w:tcPr>
          <w:p w14:paraId="34BCC02D"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4/7/1(L)</w:t>
            </w:r>
          </w:p>
        </w:tc>
        <w:tc>
          <w:tcPr>
            <w:tcW w:w="0" w:type="auto"/>
            <w:tcBorders>
              <w:top w:val="nil"/>
              <w:left w:val="single" w:sz="4" w:space="0" w:color="auto"/>
              <w:bottom w:val="nil"/>
              <w:right w:val="nil"/>
            </w:tcBorders>
            <w:shd w:val="clear" w:color="000000" w:fill="FFEB9C"/>
            <w:noWrap/>
            <w:vAlign w:val="bottom"/>
            <w:hideMark/>
          </w:tcPr>
          <w:p w14:paraId="48255DBB"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5C89B18A"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7/6/1</w:t>
            </w:r>
          </w:p>
        </w:tc>
        <w:tc>
          <w:tcPr>
            <w:tcW w:w="0" w:type="auto"/>
            <w:tcBorders>
              <w:top w:val="nil"/>
              <w:left w:val="single" w:sz="4" w:space="0" w:color="auto"/>
              <w:bottom w:val="nil"/>
              <w:right w:val="nil"/>
            </w:tcBorders>
            <w:shd w:val="clear" w:color="000000" w:fill="FFEB9C"/>
            <w:noWrap/>
            <w:vAlign w:val="bottom"/>
            <w:hideMark/>
          </w:tcPr>
          <w:p w14:paraId="296CD679"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4F6CA38B"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15CADF32"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3/7(low)</w:t>
            </w:r>
          </w:p>
        </w:tc>
        <w:tc>
          <w:tcPr>
            <w:tcW w:w="0" w:type="auto"/>
            <w:tcBorders>
              <w:top w:val="nil"/>
              <w:left w:val="single" w:sz="4" w:space="0" w:color="auto"/>
              <w:bottom w:val="nil"/>
              <w:right w:val="single" w:sz="4" w:space="0" w:color="auto"/>
            </w:tcBorders>
            <w:shd w:val="clear" w:color="000000" w:fill="FFC7CE"/>
            <w:noWrap/>
            <w:vAlign w:val="bottom"/>
            <w:hideMark/>
          </w:tcPr>
          <w:p w14:paraId="22E13085"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5</w:t>
            </w:r>
          </w:p>
        </w:tc>
      </w:tr>
      <w:tr w:rsidR="00E67269" w:rsidRPr="0020749A" w14:paraId="01516EC5" w14:textId="77777777" w:rsidTr="00E67269">
        <w:trPr>
          <w:trHeight w:val="300"/>
        </w:trPr>
        <w:tc>
          <w:tcPr>
            <w:tcW w:w="0" w:type="auto"/>
            <w:tcBorders>
              <w:top w:val="nil"/>
              <w:left w:val="nil"/>
              <w:bottom w:val="nil"/>
              <w:right w:val="nil"/>
            </w:tcBorders>
            <w:shd w:val="clear" w:color="auto" w:fill="auto"/>
            <w:noWrap/>
            <w:vAlign w:val="bottom"/>
            <w:hideMark/>
          </w:tcPr>
          <w:p w14:paraId="45BF35A7"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purpuratum1</w:t>
            </w:r>
          </w:p>
        </w:tc>
        <w:tc>
          <w:tcPr>
            <w:tcW w:w="0" w:type="auto"/>
            <w:tcBorders>
              <w:top w:val="nil"/>
              <w:left w:val="single" w:sz="4" w:space="0" w:color="auto"/>
              <w:bottom w:val="nil"/>
              <w:right w:val="nil"/>
            </w:tcBorders>
            <w:shd w:val="clear" w:color="000000" w:fill="FFC7CE"/>
            <w:noWrap/>
            <w:vAlign w:val="bottom"/>
            <w:hideMark/>
          </w:tcPr>
          <w:p w14:paraId="537A27A6"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104FFF4C"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6801C0FA"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265523C5"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 1/3(low)</w:t>
            </w:r>
          </w:p>
        </w:tc>
        <w:tc>
          <w:tcPr>
            <w:tcW w:w="0" w:type="auto"/>
            <w:tcBorders>
              <w:top w:val="nil"/>
              <w:left w:val="single" w:sz="4" w:space="0" w:color="auto"/>
              <w:bottom w:val="nil"/>
              <w:right w:val="nil"/>
            </w:tcBorders>
            <w:shd w:val="clear" w:color="000000" w:fill="FFEB9C"/>
            <w:noWrap/>
            <w:vAlign w:val="bottom"/>
            <w:hideMark/>
          </w:tcPr>
          <w:p w14:paraId="2B49F417"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4F25E0AF"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single" w:sz="4" w:space="0" w:color="auto"/>
            </w:tcBorders>
            <w:shd w:val="clear" w:color="000000" w:fill="FFC7CE"/>
            <w:noWrap/>
            <w:vAlign w:val="bottom"/>
            <w:hideMark/>
          </w:tcPr>
          <w:p w14:paraId="7B297A9A"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r>
      <w:tr w:rsidR="00E67269" w:rsidRPr="0020749A" w14:paraId="23A70792" w14:textId="77777777" w:rsidTr="00E67269">
        <w:trPr>
          <w:trHeight w:val="300"/>
        </w:trPr>
        <w:tc>
          <w:tcPr>
            <w:tcW w:w="0" w:type="auto"/>
            <w:tcBorders>
              <w:top w:val="nil"/>
              <w:left w:val="nil"/>
              <w:bottom w:val="nil"/>
              <w:right w:val="nil"/>
            </w:tcBorders>
            <w:shd w:val="clear" w:color="auto" w:fill="auto"/>
            <w:noWrap/>
            <w:vAlign w:val="bottom"/>
            <w:hideMark/>
          </w:tcPr>
          <w:p w14:paraId="2C1322C1"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purpuratum2_1</w:t>
            </w:r>
          </w:p>
        </w:tc>
        <w:tc>
          <w:tcPr>
            <w:tcW w:w="0" w:type="auto"/>
            <w:tcBorders>
              <w:top w:val="nil"/>
              <w:left w:val="single" w:sz="4" w:space="0" w:color="auto"/>
              <w:bottom w:val="nil"/>
              <w:right w:val="nil"/>
            </w:tcBorders>
            <w:shd w:val="clear" w:color="000000" w:fill="FFEB9C"/>
            <w:noWrap/>
            <w:vAlign w:val="bottom"/>
            <w:hideMark/>
          </w:tcPr>
          <w:p w14:paraId="75291FE0"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nil"/>
            </w:tcBorders>
            <w:shd w:val="clear" w:color="000000" w:fill="FFEB9C"/>
            <w:noWrap/>
            <w:vAlign w:val="bottom"/>
            <w:hideMark/>
          </w:tcPr>
          <w:p w14:paraId="45B8D0F1"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7/5</w:t>
            </w:r>
          </w:p>
        </w:tc>
        <w:tc>
          <w:tcPr>
            <w:tcW w:w="0" w:type="auto"/>
            <w:tcBorders>
              <w:top w:val="nil"/>
              <w:left w:val="single" w:sz="4" w:space="0" w:color="auto"/>
              <w:bottom w:val="nil"/>
              <w:right w:val="nil"/>
            </w:tcBorders>
            <w:shd w:val="clear" w:color="000000" w:fill="C6EFCE"/>
            <w:noWrap/>
            <w:vAlign w:val="bottom"/>
            <w:hideMark/>
          </w:tcPr>
          <w:p w14:paraId="5E3499D2"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2FDF930"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44D6F7F"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9BB126F"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8BF081D"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r>
      <w:tr w:rsidR="00E67269" w:rsidRPr="0020749A" w14:paraId="734FCA2A" w14:textId="77777777" w:rsidTr="00E67269">
        <w:trPr>
          <w:trHeight w:val="300"/>
        </w:trPr>
        <w:tc>
          <w:tcPr>
            <w:tcW w:w="0" w:type="auto"/>
            <w:tcBorders>
              <w:top w:val="nil"/>
              <w:left w:val="nil"/>
              <w:bottom w:val="nil"/>
              <w:right w:val="nil"/>
            </w:tcBorders>
            <w:shd w:val="clear" w:color="auto" w:fill="auto"/>
            <w:noWrap/>
            <w:vAlign w:val="bottom"/>
            <w:hideMark/>
          </w:tcPr>
          <w:p w14:paraId="59DA2702"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purpuratum2</w:t>
            </w:r>
          </w:p>
        </w:tc>
        <w:tc>
          <w:tcPr>
            <w:tcW w:w="0" w:type="auto"/>
            <w:tcBorders>
              <w:top w:val="nil"/>
              <w:left w:val="single" w:sz="4" w:space="0" w:color="auto"/>
              <w:bottom w:val="nil"/>
              <w:right w:val="nil"/>
            </w:tcBorders>
            <w:shd w:val="clear" w:color="000000" w:fill="FFC7CE"/>
            <w:noWrap/>
            <w:vAlign w:val="bottom"/>
            <w:hideMark/>
          </w:tcPr>
          <w:p w14:paraId="21174FB2"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16591C95"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7/1</w:t>
            </w:r>
          </w:p>
        </w:tc>
        <w:tc>
          <w:tcPr>
            <w:tcW w:w="0" w:type="auto"/>
            <w:tcBorders>
              <w:top w:val="nil"/>
              <w:left w:val="single" w:sz="4" w:space="0" w:color="auto"/>
              <w:bottom w:val="nil"/>
              <w:right w:val="nil"/>
            </w:tcBorders>
            <w:shd w:val="clear" w:color="000000" w:fill="FFEB9C"/>
            <w:noWrap/>
            <w:vAlign w:val="bottom"/>
            <w:hideMark/>
          </w:tcPr>
          <w:p w14:paraId="73AA4D74"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1/7</w:t>
            </w:r>
          </w:p>
        </w:tc>
        <w:tc>
          <w:tcPr>
            <w:tcW w:w="0" w:type="auto"/>
            <w:tcBorders>
              <w:top w:val="nil"/>
              <w:left w:val="single" w:sz="4" w:space="0" w:color="auto"/>
              <w:bottom w:val="nil"/>
              <w:right w:val="nil"/>
            </w:tcBorders>
            <w:shd w:val="clear" w:color="000000" w:fill="FFEB9C"/>
            <w:noWrap/>
            <w:vAlign w:val="bottom"/>
            <w:hideMark/>
          </w:tcPr>
          <w:p w14:paraId="676A465C"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1/7</w:t>
            </w:r>
          </w:p>
        </w:tc>
        <w:tc>
          <w:tcPr>
            <w:tcW w:w="0" w:type="auto"/>
            <w:tcBorders>
              <w:top w:val="nil"/>
              <w:left w:val="single" w:sz="4" w:space="0" w:color="auto"/>
              <w:bottom w:val="nil"/>
              <w:right w:val="nil"/>
            </w:tcBorders>
            <w:shd w:val="clear" w:color="000000" w:fill="FFEB9C"/>
            <w:noWrap/>
            <w:vAlign w:val="bottom"/>
            <w:hideMark/>
          </w:tcPr>
          <w:p w14:paraId="731A34ED"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7/1</w:t>
            </w:r>
          </w:p>
        </w:tc>
        <w:tc>
          <w:tcPr>
            <w:tcW w:w="0" w:type="auto"/>
            <w:tcBorders>
              <w:top w:val="nil"/>
              <w:left w:val="single" w:sz="4" w:space="0" w:color="auto"/>
              <w:bottom w:val="nil"/>
              <w:right w:val="nil"/>
            </w:tcBorders>
            <w:shd w:val="clear" w:color="000000" w:fill="FFC7CE"/>
            <w:noWrap/>
            <w:vAlign w:val="bottom"/>
            <w:hideMark/>
          </w:tcPr>
          <w:p w14:paraId="4F6D4B74"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single" w:sz="4" w:space="0" w:color="auto"/>
            </w:tcBorders>
            <w:shd w:val="clear" w:color="000000" w:fill="FFC7CE"/>
            <w:noWrap/>
            <w:vAlign w:val="bottom"/>
            <w:hideMark/>
          </w:tcPr>
          <w:p w14:paraId="2EF47596"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r>
      <w:tr w:rsidR="00E67269" w:rsidRPr="0020749A" w14:paraId="664CA144" w14:textId="77777777" w:rsidTr="00E67269">
        <w:trPr>
          <w:trHeight w:val="300"/>
        </w:trPr>
        <w:tc>
          <w:tcPr>
            <w:tcW w:w="0" w:type="auto"/>
            <w:tcBorders>
              <w:top w:val="nil"/>
              <w:left w:val="nil"/>
              <w:bottom w:val="nil"/>
              <w:right w:val="nil"/>
            </w:tcBorders>
            <w:shd w:val="clear" w:color="auto" w:fill="auto"/>
            <w:noWrap/>
            <w:vAlign w:val="bottom"/>
            <w:hideMark/>
          </w:tcPr>
          <w:p w14:paraId="570BA2D2"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schoseri1*</w:t>
            </w:r>
          </w:p>
        </w:tc>
        <w:tc>
          <w:tcPr>
            <w:tcW w:w="0" w:type="auto"/>
            <w:tcBorders>
              <w:top w:val="nil"/>
              <w:left w:val="single" w:sz="4" w:space="0" w:color="auto"/>
              <w:bottom w:val="nil"/>
              <w:right w:val="nil"/>
            </w:tcBorders>
            <w:shd w:val="clear" w:color="000000" w:fill="FFEB9C"/>
            <w:noWrap/>
            <w:vAlign w:val="bottom"/>
            <w:hideMark/>
          </w:tcPr>
          <w:p w14:paraId="74722BFA"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5B0DFFEB"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31FBC01"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337C3FD7"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40A9EDE7"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6</w:t>
            </w:r>
          </w:p>
        </w:tc>
        <w:tc>
          <w:tcPr>
            <w:tcW w:w="0" w:type="auto"/>
            <w:tcBorders>
              <w:top w:val="nil"/>
              <w:left w:val="single" w:sz="4" w:space="0" w:color="auto"/>
              <w:bottom w:val="nil"/>
              <w:right w:val="nil"/>
            </w:tcBorders>
            <w:shd w:val="clear" w:color="000000" w:fill="FFEB9C"/>
            <w:noWrap/>
            <w:vAlign w:val="bottom"/>
            <w:hideMark/>
          </w:tcPr>
          <w:p w14:paraId="521885BE"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11CFA72A"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r>
      <w:tr w:rsidR="00E67269" w:rsidRPr="0020749A" w14:paraId="53A5427D" w14:textId="77777777" w:rsidTr="00E67269">
        <w:trPr>
          <w:trHeight w:val="300"/>
        </w:trPr>
        <w:tc>
          <w:tcPr>
            <w:tcW w:w="0" w:type="auto"/>
            <w:tcBorders>
              <w:top w:val="nil"/>
              <w:left w:val="nil"/>
              <w:bottom w:val="nil"/>
              <w:right w:val="nil"/>
            </w:tcBorders>
            <w:shd w:val="clear" w:color="auto" w:fill="auto"/>
            <w:noWrap/>
            <w:vAlign w:val="bottom"/>
            <w:hideMark/>
          </w:tcPr>
          <w:p w14:paraId="24D39196"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sukhakulii1</w:t>
            </w:r>
          </w:p>
        </w:tc>
        <w:tc>
          <w:tcPr>
            <w:tcW w:w="0" w:type="auto"/>
            <w:tcBorders>
              <w:top w:val="nil"/>
              <w:left w:val="single" w:sz="4" w:space="0" w:color="auto"/>
              <w:bottom w:val="nil"/>
              <w:right w:val="nil"/>
            </w:tcBorders>
            <w:shd w:val="clear" w:color="000000" w:fill="FFC7CE"/>
            <w:noWrap/>
            <w:vAlign w:val="bottom"/>
            <w:hideMark/>
          </w:tcPr>
          <w:p w14:paraId="6384DFD6"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7B8C055B"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1/7(low)</w:t>
            </w:r>
          </w:p>
        </w:tc>
        <w:tc>
          <w:tcPr>
            <w:tcW w:w="0" w:type="auto"/>
            <w:tcBorders>
              <w:top w:val="nil"/>
              <w:left w:val="single" w:sz="4" w:space="0" w:color="auto"/>
              <w:bottom w:val="nil"/>
              <w:right w:val="nil"/>
            </w:tcBorders>
            <w:shd w:val="clear" w:color="000000" w:fill="FFC7CE"/>
            <w:noWrap/>
            <w:vAlign w:val="bottom"/>
            <w:hideMark/>
          </w:tcPr>
          <w:p w14:paraId="45B6747C"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39F9FC7"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1DC149E5"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4</w:t>
            </w:r>
          </w:p>
        </w:tc>
        <w:tc>
          <w:tcPr>
            <w:tcW w:w="0" w:type="auto"/>
            <w:tcBorders>
              <w:top w:val="nil"/>
              <w:left w:val="single" w:sz="4" w:space="0" w:color="auto"/>
              <w:bottom w:val="nil"/>
              <w:right w:val="nil"/>
            </w:tcBorders>
            <w:shd w:val="clear" w:color="000000" w:fill="FFC7CE"/>
            <w:noWrap/>
            <w:vAlign w:val="bottom"/>
            <w:hideMark/>
          </w:tcPr>
          <w:p w14:paraId="1B3C9D4D"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single" w:sz="4" w:space="0" w:color="auto"/>
            </w:tcBorders>
            <w:shd w:val="clear" w:color="000000" w:fill="FFEB9C"/>
            <w:noWrap/>
            <w:vAlign w:val="bottom"/>
            <w:hideMark/>
          </w:tcPr>
          <w:p w14:paraId="7F6B54E8"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r>
      <w:tr w:rsidR="00E67269" w:rsidRPr="0020749A" w14:paraId="22E038DC" w14:textId="77777777" w:rsidTr="00E67269">
        <w:trPr>
          <w:trHeight w:val="300"/>
        </w:trPr>
        <w:tc>
          <w:tcPr>
            <w:tcW w:w="0" w:type="auto"/>
            <w:tcBorders>
              <w:top w:val="nil"/>
              <w:left w:val="nil"/>
              <w:bottom w:val="nil"/>
              <w:right w:val="nil"/>
            </w:tcBorders>
            <w:shd w:val="clear" w:color="auto" w:fill="auto"/>
            <w:noWrap/>
            <w:vAlign w:val="bottom"/>
            <w:hideMark/>
          </w:tcPr>
          <w:p w14:paraId="05F49925"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superbiens1§</w:t>
            </w:r>
          </w:p>
        </w:tc>
        <w:tc>
          <w:tcPr>
            <w:tcW w:w="0" w:type="auto"/>
            <w:tcBorders>
              <w:top w:val="nil"/>
              <w:left w:val="single" w:sz="4" w:space="0" w:color="auto"/>
              <w:bottom w:val="nil"/>
              <w:right w:val="nil"/>
            </w:tcBorders>
            <w:shd w:val="clear" w:color="000000" w:fill="FFEB9C"/>
            <w:noWrap/>
            <w:vAlign w:val="bottom"/>
            <w:hideMark/>
          </w:tcPr>
          <w:p w14:paraId="13A3CADB"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DA9DFB2"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nil"/>
            </w:tcBorders>
            <w:shd w:val="clear" w:color="000000" w:fill="C6EFCE"/>
            <w:noWrap/>
            <w:vAlign w:val="bottom"/>
            <w:hideMark/>
          </w:tcPr>
          <w:p w14:paraId="48F7629D"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58F0EA7"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Correct(low)</w:t>
            </w:r>
          </w:p>
        </w:tc>
        <w:tc>
          <w:tcPr>
            <w:tcW w:w="0" w:type="auto"/>
            <w:tcBorders>
              <w:top w:val="nil"/>
              <w:left w:val="single" w:sz="4" w:space="0" w:color="auto"/>
              <w:bottom w:val="nil"/>
              <w:right w:val="nil"/>
            </w:tcBorders>
            <w:shd w:val="clear" w:color="000000" w:fill="FFEB9C"/>
            <w:noWrap/>
            <w:vAlign w:val="bottom"/>
            <w:hideMark/>
          </w:tcPr>
          <w:p w14:paraId="6C3212E7"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3/7(L)</w:t>
            </w:r>
          </w:p>
        </w:tc>
        <w:tc>
          <w:tcPr>
            <w:tcW w:w="0" w:type="auto"/>
            <w:tcBorders>
              <w:top w:val="nil"/>
              <w:left w:val="single" w:sz="4" w:space="0" w:color="auto"/>
              <w:bottom w:val="nil"/>
              <w:right w:val="nil"/>
            </w:tcBorders>
            <w:shd w:val="clear" w:color="000000" w:fill="FFEB9C"/>
            <w:noWrap/>
            <w:vAlign w:val="bottom"/>
            <w:hideMark/>
          </w:tcPr>
          <w:p w14:paraId="580C19E2"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6349D794"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r>
      <w:tr w:rsidR="00E67269" w:rsidRPr="0020749A" w14:paraId="206ABE77" w14:textId="77777777" w:rsidTr="00E67269">
        <w:trPr>
          <w:trHeight w:val="300"/>
        </w:trPr>
        <w:tc>
          <w:tcPr>
            <w:tcW w:w="0" w:type="auto"/>
            <w:tcBorders>
              <w:top w:val="nil"/>
              <w:left w:val="nil"/>
              <w:bottom w:val="nil"/>
              <w:right w:val="nil"/>
            </w:tcBorders>
            <w:shd w:val="clear" w:color="auto" w:fill="auto"/>
            <w:noWrap/>
            <w:vAlign w:val="bottom"/>
            <w:hideMark/>
          </w:tcPr>
          <w:p w14:paraId="0EF21F93"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tonsum1</w:t>
            </w:r>
          </w:p>
        </w:tc>
        <w:tc>
          <w:tcPr>
            <w:tcW w:w="0" w:type="auto"/>
            <w:tcBorders>
              <w:top w:val="nil"/>
              <w:left w:val="single" w:sz="4" w:space="0" w:color="auto"/>
              <w:bottom w:val="nil"/>
              <w:right w:val="nil"/>
            </w:tcBorders>
            <w:shd w:val="clear" w:color="000000" w:fill="C6EFCE"/>
            <w:noWrap/>
            <w:vAlign w:val="bottom"/>
            <w:hideMark/>
          </w:tcPr>
          <w:p w14:paraId="79B20119"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CE10CDA"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0B6C8E9"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F465196"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7B4B125"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9FCC77D"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17DC13B"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r>
      <w:tr w:rsidR="00E67269" w:rsidRPr="0020749A" w14:paraId="0617148C" w14:textId="77777777" w:rsidTr="00E67269">
        <w:trPr>
          <w:trHeight w:val="300"/>
        </w:trPr>
        <w:tc>
          <w:tcPr>
            <w:tcW w:w="0" w:type="auto"/>
            <w:tcBorders>
              <w:top w:val="nil"/>
              <w:left w:val="nil"/>
              <w:bottom w:val="nil"/>
              <w:right w:val="nil"/>
            </w:tcBorders>
            <w:shd w:val="clear" w:color="auto" w:fill="auto"/>
            <w:noWrap/>
            <w:vAlign w:val="bottom"/>
            <w:hideMark/>
          </w:tcPr>
          <w:p w14:paraId="3A19A064"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tonsum2_2</w:t>
            </w:r>
          </w:p>
        </w:tc>
        <w:tc>
          <w:tcPr>
            <w:tcW w:w="0" w:type="auto"/>
            <w:tcBorders>
              <w:top w:val="nil"/>
              <w:left w:val="single" w:sz="4" w:space="0" w:color="auto"/>
              <w:bottom w:val="nil"/>
              <w:right w:val="nil"/>
            </w:tcBorders>
            <w:shd w:val="clear" w:color="000000" w:fill="C6EFCE"/>
            <w:noWrap/>
            <w:vAlign w:val="bottom"/>
            <w:hideMark/>
          </w:tcPr>
          <w:p w14:paraId="042AE8E9"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D35D82E"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15B35CFE"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5</w:t>
            </w:r>
          </w:p>
        </w:tc>
        <w:tc>
          <w:tcPr>
            <w:tcW w:w="0" w:type="auto"/>
            <w:tcBorders>
              <w:top w:val="nil"/>
              <w:left w:val="single" w:sz="4" w:space="0" w:color="auto"/>
              <w:bottom w:val="nil"/>
              <w:right w:val="nil"/>
            </w:tcBorders>
            <w:shd w:val="clear" w:color="000000" w:fill="C6EFCE"/>
            <w:noWrap/>
            <w:vAlign w:val="bottom"/>
            <w:hideMark/>
          </w:tcPr>
          <w:p w14:paraId="1D032E8E"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E1DAC7E"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36F2C5F"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B06271C"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r>
      <w:tr w:rsidR="00E67269" w:rsidRPr="0020749A" w14:paraId="4B8B8E74" w14:textId="77777777" w:rsidTr="00E67269">
        <w:trPr>
          <w:trHeight w:val="300"/>
        </w:trPr>
        <w:tc>
          <w:tcPr>
            <w:tcW w:w="0" w:type="auto"/>
            <w:tcBorders>
              <w:top w:val="nil"/>
              <w:left w:val="nil"/>
              <w:bottom w:val="nil"/>
              <w:right w:val="nil"/>
            </w:tcBorders>
            <w:shd w:val="clear" w:color="auto" w:fill="auto"/>
            <w:noWrap/>
            <w:vAlign w:val="bottom"/>
            <w:hideMark/>
          </w:tcPr>
          <w:p w14:paraId="3E7BFB41"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tonsum2</w:t>
            </w:r>
          </w:p>
        </w:tc>
        <w:tc>
          <w:tcPr>
            <w:tcW w:w="0" w:type="auto"/>
            <w:tcBorders>
              <w:top w:val="nil"/>
              <w:left w:val="single" w:sz="4" w:space="0" w:color="auto"/>
              <w:bottom w:val="nil"/>
              <w:right w:val="nil"/>
            </w:tcBorders>
            <w:shd w:val="clear" w:color="000000" w:fill="FFEB9C"/>
            <w:noWrap/>
            <w:vAlign w:val="bottom"/>
            <w:hideMark/>
          </w:tcPr>
          <w:p w14:paraId="3562AF86"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25F48963"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1476F69"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1C89DDD2"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700F907C"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026E507"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F2CFA50"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r>
      <w:tr w:rsidR="00E67269" w:rsidRPr="0020749A" w14:paraId="69B101A6" w14:textId="77777777" w:rsidTr="00E67269">
        <w:trPr>
          <w:trHeight w:val="300"/>
        </w:trPr>
        <w:tc>
          <w:tcPr>
            <w:tcW w:w="0" w:type="auto"/>
            <w:tcBorders>
              <w:top w:val="nil"/>
              <w:left w:val="nil"/>
              <w:bottom w:val="nil"/>
              <w:right w:val="nil"/>
            </w:tcBorders>
            <w:shd w:val="clear" w:color="auto" w:fill="auto"/>
            <w:noWrap/>
            <w:vAlign w:val="bottom"/>
            <w:hideMark/>
          </w:tcPr>
          <w:p w14:paraId="43E4C53E"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tonsum3</w:t>
            </w:r>
          </w:p>
        </w:tc>
        <w:tc>
          <w:tcPr>
            <w:tcW w:w="0" w:type="auto"/>
            <w:tcBorders>
              <w:top w:val="nil"/>
              <w:left w:val="single" w:sz="4" w:space="0" w:color="auto"/>
              <w:bottom w:val="nil"/>
              <w:right w:val="nil"/>
            </w:tcBorders>
            <w:shd w:val="clear" w:color="000000" w:fill="C6EFCE"/>
            <w:noWrap/>
            <w:vAlign w:val="bottom"/>
            <w:hideMark/>
          </w:tcPr>
          <w:p w14:paraId="3A6FB1D7"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6A066888"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12E52B09"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CB0B4E2"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22184048"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1766DF81"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single" w:sz="4" w:space="0" w:color="auto"/>
            </w:tcBorders>
            <w:shd w:val="clear" w:color="000000" w:fill="FFEB9C"/>
            <w:noWrap/>
            <w:vAlign w:val="bottom"/>
            <w:hideMark/>
          </w:tcPr>
          <w:p w14:paraId="60990711"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r>
      <w:tr w:rsidR="00E67269" w:rsidRPr="0020749A" w14:paraId="04323AFD" w14:textId="77777777" w:rsidTr="00E67269">
        <w:trPr>
          <w:trHeight w:val="300"/>
        </w:trPr>
        <w:tc>
          <w:tcPr>
            <w:tcW w:w="0" w:type="auto"/>
            <w:tcBorders>
              <w:top w:val="nil"/>
              <w:left w:val="nil"/>
              <w:bottom w:val="nil"/>
              <w:right w:val="nil"/>
            </w:tcBorders>
            <w:shd w:val="clear" w:color="auto" w:fill="auto"/>
            <w:noWrap/>
            <w:vAlign w:val="bottom"/>
            <w:hideMark/>
          </w:tcPr>
          <w:p w14:paraId="46991B6A"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urbanianum1</w:t>
            </w:r>
          </w:p>
        </w:tc>
        <w:tc>
          <w:tcPr>
            <w:tcW w:w="0" w:type="auto"/>
            <w:tcBorders>
              <w:top w:val="nil"/>
              <w:left w:val="single" w:sz="4" w:space="0" w:color="auto"/>
              <w:bottom w:val="nil"/>
              <w:right w:val="nil"/>
            </w:tcBorders>
            <w:shd w:val="clear" w:color="000000" w:fill="C6EFCE"/>
            <w:noWrap/>
            <w:vAlign w:val="bottom"/>
            <w:hideMark/>
          </w:tcPr>
          <w:p w14:paraId="7ABD90BD"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55669DB1"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7/1(low)</w:t>
            </w:r>
          </w:p>
        </w:tc>
        <w:tc>
          <w:tcPr>
            <w:tcW w:w="0" w:type="auto"/>
            <w:tcBorders>
              <w:top w:val="nil"/>
              <w:left w:val="single" w:sz="4" w:space="0" w:color="auto"/>
              <w:bottom w:val="nil"/>
              <w:right w:val="nil"/>
            </w:tcBorders>
            <w:shd w:val="clear" w:color="000000" w:fill="FFC7CE"/>
            <w:noWrap/>
            <w:vAlign w:val="bottom"/>
            <w:hideMark/>
          </w:tcPr>
          <w:p w14:paraId="5CBC7307"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4495CAAE"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18D47B5"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6404C411"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25E2ADCC"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3(low)</w:t>
            </w:r>
          </w:p>
        </w:tc>
      </w:tr>
      <w:tr w:rsidR="00E67269" w:rsidRPr="0020749A" w14:paraId="3A1CEBF8" w14:textId="77777777" w:rsidTr="00E67269">
        <w:trPr>
          <w:trHeight w:val="300"/>
        </w:trPr>
        <w:tc>
          <w:tcPr>
            <w:tcW w:w="0" w:type="auto"/>
            <w:tcBorders>
              <w:top w:val="nil"/>
              <w:left w:val="nil"/>
              <w:bottom w:val="nil"/>
              <w:right w:val="nil"/>
            </w:tcBorders>
            <w:shd w:val="clear" w:color="auto" w:fill="auto"/>
            <w:noWrap/>
            <w:vAlign w:val="bottom"/>
            <w:hideMark/>
          </w:tcPr>
          <w:p w14:paraId="160DA127"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urbanianum2_3</w:t>
            </w:r>
          </w:p>
        </w:tc>
        <w:tc>
          <w:tcPr>
            <w:tcW w:w="0" w:type="auto"/>
            <w:tcBorders>
              <w:top w:val="nil"/>
              <w:left w:val="single" w:sz="4" w:space="0" w:color="auto"/>
              <w:bottom w:val="nil"/>
              <w:right w:val="nil"/>
            </w:tcBorders>
            <w:shd w:val="clear" w:color="000000" w:fill="C6EFCE"/>
            <w:noWrap/>
            <w:vAlign w:val="bottom"/>
            <w:hideMark/>
          </w:tcPr>
          <w:p w14:paraId="23EC1336"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Correct(low)</w:t>
            </w:r>
          </w:p>
        </w:tc>
        <w:tc>
          <w:tcPr>
            <w:tcW w:w="0" w:type="auto"/>
            <w:tcBorders>
              <w:top w:val="nil"/>
              <w:left w:val="single" w:sz="4" w:space="0" w:color="auto"/>
              <w:bottom w:val="nil"/>
              <w:right w:val="nil"/>
            </w:tcBorders>
            <w:shd w:val="clear" w:color="000000" w:fill="C6EFCE"/>
            <w:noWrap/>
            <w:vAlign w:val="bottom"/>
            <w:hideMark/>
          </w:tcPr>
          <w:p w14:paraId="32A9C161"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56C7A02"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D917B6A"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Correct(low)</w:t>
            </w:r>
          </w:p>
        </w:tc>
        <w:tc>
          <w:tcPr>
            <w:tcW w:w="0" w:type="auto"/>
            <w:tcBorders>
              <w:top w:val="nil"/>
              <w:left w:val="single" w:sz="4" w:space="0" w:color="auto"/>
              <w:bottom w:val="nil"/>
              <w:right w:val="nil"/>
            </w:tcBorders>
            <w:shd w:val="clear" w:color="000000" w:fill="C6EFCE"/>
            <w:noWrap/>
            <w:vAlign w:val="bottom"/>
            <w:hideMark/>
          </w:tcPr>
          <w:p w14:paraId="71385F6E"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AB1FB92"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Correct(low)</w:t>
            </w:r>
          </w:p>
        </w:tc>
        <w:tc>
          <w:tcPr>
            <w:tcW w:w="0" w:type="auto"/>
            <w:tcBorders>
              <w:top w:val="nil"/>
              <w:left w:val="single" w:sz="4" w:space="0" w:color="auto"/>
              <w:bottom w:val="nil"/>
              <w:right w:val="single" w:sz="4" w:space="0" w:color="auto"/>
            </w:tcBorders>
            <w:shd w:val="clear" w:color="000000" w:fill="C6EFCE"/>
            <w:noWrap/>
            <w:vAlign w:val="bottom"/>
            <w:hideMark/>
          </w:tcPr>
          <w:p w14:paraId="390CC637"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r>
      <w:tr w:rsidR="00E67269" w:rsidRPr="0020749A" w14:paraId="28B0887A" w14:textId="77777777" w:rsidTr="00E67269">
        <w:trPr>
          <w:trHeight w:val="300"/>
        </w:trPr>
        <w:tc>
          <w:tcPr>
            <w:tcW w:w="0" w:type="auto"/>
            <w:tcBorders>
              <w:top w:val="nil"/>
              <w:left w:val="nil"/>
              <w:bottom w:val="nil"/>
              <w:right w:val="nil"/>
            </w:tcBorders>
            <w:shd w:val="clear" w:color="auto" w:fill="auto"/>
            <w:noWrap/>
            <w:vAlign w:val="bottom"/>
            <w:hideMark/>
          </w:tcPr>
          <w:p w14:paraId="02956795"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violascens1</w:t>
            </w:r>
          </w:p>
        </w:tc>
        <w:tc>
          <w:tcPr>
            <w:tcW w:w="0" w:type="auto"/>
            <w:tcBorders>
              <w:top w:val="nil"/>
              <w:left w:val="single" w:sz="4" w:space="0" w:color="auto"/>
              <w:bottom w:val="nil"/>
              <w:right w:val="nil"/>
            </w:tcBorders>
            <w:shd w:val="clear" w:color="000000" w:fill="FFEB9C"/>
            <w:noWrap/>
            <w:vAlign w:val="bottom"/>
            <w:hideMark/>
          </w:tcPr>
          <w:p w14:paraId="38B3747B"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3/7(low)</w:t>
            </w:r>
          </w:p>
        </w:tc>
        <w:tc>
          <w:tcPr>
            <w:tcW w:w="0" w:type="auto"/>
            <w:tcBorders>
              <w:top w:val="nil"/>
              <w:left w:val="single" w:sz="4" w:space="0" w:color="auto"/>
              <w:bottom w:val="nil"/>
              <w:right w:val="nil"/>
            </w:tcBorders>
            <w:shd w:val="clear" w:color="000000" w:fill="FFC7CE"/>
            <w:noWrap/>
            <w:vAlign w:val="bottom"/>
            <w:hideMark/>
          </w:tcPr>
          <w:p w14:paraId="578852C0"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23DB65D8"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32DEDDFF"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2AF740E7"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Correct(low)</w:t>
            </w:r>
          </w:p>
        </w:tc>
        <w:tc>
          <w:tcPr>
            <w:tcW w:w="0" w:type="auto"/>
            <w:tcBorders>
              <w:top w:val="nil"/>
              <w:left w:val="single" w:sz="4" w:space="0" w:color="auto"/>
              <w:bottom w:val="nil"/>
              <w:right w:val="nil"/>
            </w:tcBorders>
            <w:shd w:val="clear" w:color="000000" w:fill="FFEB9C"/>
            <w:noWrap/>
            <w:vAlign w:val="bottom"/>
            <w:hideMark/>
          </w:tcPr>
          <w:p w14:paraId="6A819969"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08E73387"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r>
      <w:tr w:rsidR="00E67269" w:rsidRPr="0020749A" w14:paraId="0FBEC2E6" w14:textId="77777777" w:rsidTr="00E67269">
        <w:trPr>
          <w:trHeight w:val="300"/>
        </w:trPr>
        <w:tc>
          <w:tcPr>
            <w:tcW w:w="0" w:type="auto"/>
            <w:tcBorders>
              <w:top w:val="nil"/>
              <w:left w:val="nil"/>
              <w:bottom w:val="nil"/>
              <w:right w:val="nil"/>
            </w:tcBorders>
            <w:shd w:val="clear" w:color="auto" w:fill="auto"/>
            <w:noWrap/>
            <w:vAlign w:val="bottom"/>
            <w:hideMark/>
          </w:tcPr>
          <w:p w14:paraId="17708046"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violascens2</w:t>
            </w:r>
          </w:p>
        </w:tc>
        <w:tc>
          <w:tcPr>
            <w:tcW w:w="0" w:type="auto"/>
            <w:tcBorders>
              <w:top w:val="nil"/>
              <w:left w:val="single" w:sz="4" w:space="0" w:color="auto"/>
              <w:bottom w:val="nil"/>
              <w:right w:val="nil"/>
            </w:tcBorders>
            <w:shd w:val="clear" w:color="000000" w:fill="FFEB9C"/>
            <w:noWrap/>
            <w:vAlign w:val="bottom"/>
            <w:hideMark/>
          </w:tcPr>
          <w:p w14:paraId="51F5A9A3"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nil"/>
            </w:tcBorders>
            <w:shd w:val="clear" w:color="000000" w:fill="FFC7CE"/>
            <w:noWrap/>
            <w:vAlign w:val="bottom"/>
            <w:hideMark/>
          </w:tcPr>
          <w:p w14:paraId="5879B27F"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nil"/>
            </w:tcBorders>
            <w:shd w:val="clear" w:color="000000" w:fill="FFC7CE"/>
            <w:noWrap/>
            <w:vAlign w:val="bottom"/>
            <w:hideMark/>
          </w:tcPr>
          <w:p w14:paraId="4FC19BA3"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nil"/>
            </w:tcBorders>
            <w:shd w:val="clear" w:color="000000" w:fill="C6EFCE"/>
            <w:noWrap/>
            <w:vAlign w:val="bottom"/>
            <w:hideMark/>
          </w:tcPr>
          <w:p w14:paraId="517C8C76"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32257950"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3/7</w:t>
            </w:r>
          </w:p>
        </w:tc>
        <w:tc>
          <w:tcPr>
            <w:tcW w:w="0" w:type="auto"/>
            <w:tcBorders>
              <w:top w:val="nil"/>
              <w:left w:val="single" w:sz="4" w:space="0" w:color="auto"/>
              <w:bottom w:val="nil"/>
              <w:right w:val="nil"/>
            </w:tcBorders>
            <w:shd w:val="clear" w:color="000000" w:fill="FFEB9C"/>
            <w:noWrap/>
            <w:vAlign w:val="bottom"/>
            <w:hideMark/>
          </w:tcPr>
          <w:p w14:paraId="62ABC1DC"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7238FFEB"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3</w:t>
            </w:r>
          </w:p>
        </w:tc>
      </w:tr>
      <w:tr w:rsidR="00E67269" w:rsidRPr="0020749A" w14:paraId="5B1A18ED" w14:textId="77777777" w:rsidTr="00E67269">
        <w:trPr>
          <w:trHeight w:val="300"/>
        </w:trPr>
        <w:tc>
          <w:tcPr>
            <w:tcW w:w="0" w:type="auto"/>
            <w:tcBorders>
              <w:top w:val="nil"/>
              <w:left w:val="nil"/>
              <w:bottom w:val="nil"/>
              <w:right w:val="nil"/>
            </w:tcBorders>
            <w:shd w:val="clear" w:color="auto" w:fill="auto"/>
            <w:noWrap/>
            <w:vAlign w:val="bottom"/>
            <w:hideMark/>
          </w:tcPr>
          <w:p w14:paraId="2447B405"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wardii1</w:t>
            </w:r>
          </w:p>
        </w:tc>
        <w:tc>
          <w:tcPr>
            <w:tcW w:w="0" w:type="auto"/>
            <w:tcBorders>
              <w:top w:val="nil"/>
              <w:left w:val="single" w:sz="4" w:space="0" w:color="auto"/>
              <w:bottom w:val="nil"/>
              <w:right w:val="nil"/>
            </w:tcBorders>
            <w:shd w:val="clear" w:color="000000" w:fill="FFC7CE"/>
            <w:noWrap/>
            <w:vAlign w:val="bottom"/>
            <w:hideMark/>
          </w:tcPr>
          <w:p w14:paraId="6DD1DBB6"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26E6C24A"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 1/3(low)</w:t>
            </w:r>
          </w:p>
        </w:tc>
        <w:tc>
          <w:tcPr>
            <w:tcW w:w="0" w:type="auto"/>
            <w:tcBorders>
              <w:top w:val="nil"/>
              <w:left w:val="single" w:sz="4" w:space="0" w:color="auto"/>
              <w:bottom w:val="nil"/>
              <w:right w:val="nil"/>
            </w:tcBorders>
            <w:shd w:val="clear" w:color="000000" w:fill="FFC7CE"/>
            <w:noWrap/>
            <w:vAlign w:val="bottom"/>
            <w:hideMark/>
          </w:tcPr>
          <w:p w14:paraId="7DB85D62"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24E363E7"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427C4C97"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 3/1</w:t>
            </w:r>
          </w:p>
        </w:tc>
        <w:tc>
          <w:tcPr>
            <w:tcW w:w="0" w:type="auto"/>
            <w:tcBorders>
              <w:top w:val="nil"/>
              <w:left w:val="single" w:sz="4" w:space="0" w:color="auto"/>
              <w:bottom w:val="nil"/>
              <w:right w:val="nil"/>
            </w:tcBorders>
            <w:shd w:val="clear" w:color="000000" w:fill="FFC7CE"/>
            <w:noWrap/>
            <w:vAlign w:val="bottom"/>
            <w:hideMark/>
          </w:tcPr>
          <w:p w14:paraId="3593151F" w14:textId="77777777" w:rsidR="00E67269" w:rsidRPr="0020749A" w:rsidRDefault="00E67269" w:rsidP="00E67269">
            <w:pPr>
              <w:rPr>
                <w:rFonts w:ascii="Calibri" w:eastAsia="Times New Roman" w:hAnsi="Calibri" w:cs="Times New Roman"/>
                <w:color w:val="9C0006"/>
                <w:sz w:val="20"/>
                <w:szCs w:val="20"/>
                <w:lang w:val="en-GB"/>
              </w:rPr>
            </w:pPr>
            <w:r w:rsidRPr="0020749A">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single" w:sz="4" w:space="0" w:color="auto"/>
            </w:tcBorders>
            <w:shd w:val="clear" w:color="000000" w:fill="FFEB9C"/>
            <w:noWrap/>
            <w:vAlign w:val="bottom"/>
            <w:hideMark/>
          </w:tcPr>
          <w:p w14:paraId="669E1F0D"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r>
      <w:tr w:rsidR="00E67269" w:rsidRPr="0020749A" w14:paraId="0FE4959F" w14:textId="77777777" w:rsidTr="00E67269">
        <w:trPr>
          <w:trHeight w:val="300"/>
        </w:trPr>
        <w:tc>
          <w:tcPr>
            <w:tcW w:w="0" w:type="auto"/>
            <w:tcBorders>
              <w:top w:val="nil"/>
              <w:left w:val="nil"/>
              <w:bottom w:val="nil"/>
              <w:right w:val="nil"/>
            </w:tcBorders>
            <w:shd w:val="clear" w:color="auto" w:fill="auto"/>
            <w:noWrap/>
            <w:vAlign w:val="bottom"/>
            <w:hideMark/>
          </w:tcPr>
          <w:p w14:paraId="133B28D2"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wardii2_1</w:t>
            </w:r>
          </w:p>
        </w:tc>
        <w:tc>
          <w:tcPr>
            <w:tcW w:w="0" w:type="auto"/>
            <w:tcBorders>
              <w:top w:val="nil"/>
              <w:left w:val="single" w:sz="4" w:space="0" w:color="auto"/>
              <w:bottom w:val="nil"/>
              <w:right w:val="nil"/>
            </w:tcBorders>
            <w:shd w:val="clear" w:color="000000" w:fill="C6EFCE"/>
            <w:noWrap/>
            <w:vAlign w:val="bottom"/>
            <w:hideMark/>
          </w:tcPr>
          <w:p w14:paraId="5F99C945"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9CB32C3"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3671C62"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5B8C89F"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CF560B1"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C8B337A"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6342AC9B" w14:textId="77777777" w:rsidR="00E67269" w:rsidRPr="0020749A" w:rsidRDefault="00E67269" w:rsidP="00E67269">
            <w:pPr>
              <w:rPr>
                <w:rFonts w:ascii="Calibri" w:eastAsia="Times New Roman" w:hAnsi="Calibri" w:cs="Times New Roman"/>
                <w:color w:val="008000"/>
                <w:sz w:val="20"/>
                <w:szCs w:val="20"/>
                <w:lang w:val="en-GB"/>
              </w:rPr>
            </w:pPr>
            <w:r w:rsidRPr="0020749A">
              <w:rPr>
                <w:rFonts w:ascii="Calibri" w:eastAsia="Times New Roman" w:hAnsi="Calibri" w:cs="Times New Roman"/>
                <w:color w:val="008000"/>
                <w:sz w:val="20"/>
                <w:szCs w:val="20"/>
                <w:lang w:val="en-GB"/>
              </w:rPr>
              <w:t>Unknown 1/7(low)</w:t>
            </w:r>
          </w:p>
        </w:tc>
      </w:tr>
      <w:tr w:rsidR="00E67269" w:rsidRPr="0020749A" w14:paraId="241E95F0" w14:textId="77777777" w:rsidTr="00E67269">
        <w:trPr>
          <w:trHeight w:val="300"/>
        </w:trPr>
        <w:tc>
          <w:tcPr>
            <w:tcW w:w="0" w:type="auto"/>
            <w:tcBorders>
              <w:top w:val="nil"/>
              <w:left w:val="nil"/>
              <w:bottom w:val="nil"/>
              <w:right w:val="nil"/>
            </w:tcBorders>
            <w:shd w:val="clear" w:color="auto" w:fill="auto"/>
            <w:noWrap/>
            <w:vAlign w:val="bottom"/>
            <w:hideMark/>
          </w:tcPr>
          <w:p w14:paraId="4F4CAA09"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wentworthianum1*</w:t>
            </w:r>
          </w:p>
        </w:tc>
        <w:tc>
          <w:tcPr>
            <w:tcW w:w="0" w:type="auto"/>
            <w:tcBorders>
              <w:top w:val="nil"/>
              <w:left w:val="single" w:sz="4" w:space="0" w:color="auto"/>
              <w:bottom w:val="nil"/>
              <w:right w:val="nil"/>
            </w:tcBorders>
            <w:shd w:val="clear" w:color="000000" w:fill="C6EFCE"/>
            <w:noWrap/>
            <w:vAlign w:val="bottom"/>
            <w:hideMark/>
          </w:tcPr>
          <w:p w14:paraId="4B23FABA"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3E569B25"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1B8AB1A9"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32CE645B"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Correct(low)</w:t>
            </w:r>
          </w:p>
        </w:tc>
        <w:tc>
          <w:tcPr>
            <w:tcW w:w="0" w:type="auto"/>
            <w:tcBorders>
              <w:top w:val="nil"/>
              <w:left w:val="single" w:sz="4" w:space="0" w:color="auto"/>
              <w:bottom w:val="nil"/>
              <w:right w:val="nil"/>
            </w:tcBorders>
            <w:shd w:val="clear" w:color="000000" w:fill="FFEB9C"/>
            <w:noWrap/>
            <w:vAlign w:val="bottom"/>
            <w:hideMark/>
          </w:tcPr>
          <w:p w14:paraId="32ECC73C"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0A409E9"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EB9C"/>
            <w:noWrap/>
            <w:vAlign w:val="bottom"/>
            <w:hideMark/>
          </w:tcPr>
          <w:p w14:paraId="701D0390"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r>
      <w:tr w:rsidR="00E67269" w:rsidRPr="0020749A" w14:paraId="0A3E24CB" w14:textId="77777777" w:rsidTr="00E67269">
        <w:trPr>
          <w:trHeight w:val="300"/>
        </w:trPr>
        <w:tc>
          <w:tcPr>
            <w:tcW w:w="0" w:type="auto"/>
            <w:tcBorders>
              <w:top w:val="nil"/>
              <w:left w:val="nil"/>
              <w:bottom w:val="nil"/>
              <w:right w:val="nil"/>
            </w:tcBorders>
            <w:shd w:val="clear" w:color="auto" w:fill="auto"/>
            <w:noWrap/>
            <w:vAlign w:val="bottom"/>
            <w:hideMark/>
          </w:tcPr>
          <w:p w14:paraId="446ADDF2" w14:textId="77777777" w:rsidR="00E67269" w:rsidRPr="0020749A" w:rsidRDefault="00E67269"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wentworthianum2*</w:t>
            </w:r>
          </w:p>
        </w:tc>
        <w:tc>
          <w:tcPr>
            <w:tcW w:w="0" w:type="auto"/>
            <w:tcBorders>
              <w:top w:val="nil"/>
              <w:left w:val="single" w:sz="4" w:space="0" w:color="auto"/>
              <w:bottom w:val="single" w:sz="4" w:space="0" w:color="auto"/>
              <w:right w:val="nil"/>
            </w:tcBorders>
            <w:shd w:val="clear" w:color="000000" w:fill="FFEB9C"/>
            <w:noWrap/>
            <w:vAlign w:val="bottom"/>
            <w:hideMark/>
          </w:tcPr>
          <w:p w14:paraId="52D16AE0"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single" w:sz="4" w:space="0" w:color="auto"/>
              <w:right w:val="nil"/>
            </w:tcBorders>
            <w:shd w:val="clear" w:color="000000" w:fill="FFEB9C"/>
            <w:noWrap/>
            <w:vAlign w:val="bottom"/>
            <w:hideMark/>
          </w:tcPr>
          <w:p w14:paraId="46FDE4AC"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single" w:sz="4" w:space="0" w:color="auto"/>
              <w:right w:val="nil"/>
            </w:tcBorders>
            <w:shd w:val="clear" w:color="000000" w:fill="C6EFCE"/>
            <w:noWrap/>
            <w:vAlign w:val="bottom"/>
            <w:hideMark/>
          </w:tcPr>
          <w:p w14:paraId="153A7766" w14:textId="77777777" w:rsidR="00E67269" w:rsidRPr="0020749A" w:rsidRDefault="00E67269" w:rsidP="00E67269">
            <w:pPr>
              <w:rPr>
                <w:rFonts w:ascii="Calibri" w:eastAsia="Times New Roman" w:hAnsi="Calibri" w:cs="Times New Roman"/>
                <w:color w:val="006100"/>
                <w:sz w:val="20"/>
                <w:szCs w:val="20"/>
                <w:lang w:val="en-GB"/>
              </w:rPr>
            </w:pPr>
            <w:r w:rsidRPr="0020749A">
              <w:rPr>
                <w:rFonts w:ascii="Calibri" w:eastAsia="Times New Roman" w:hAnsi="Calibri" w:cs="Times New Roman"/>
                <w:color w:val="006100"/>
                <w:sz w:val="20"/>
                <w:szCs w:val="20"/>
                <w:lang w:val="en-GB"/>
              </w:rPr>
              <w:t>Correct</w:t>
            </w:r>
          </w:p>
        </w:tc>
        <w:tc>
          <w:tcPr>
            <w:tcW w:w="0" w:type="auto"/>
            <w:tcBorders>
              <w:top w:val="nil"/>
              <w:left w:val="single" w:sz="4" w:space="0" w:color="auto"/>
              <w:bottom w:val="single" w:sz="4" w:space="0" w:color="auto"/>
              <w:right w:val="nil"/>
            </w:tcBorders>
            <w:shd w:val="clear" w:color="000000" w:fill="FFEB9C"/>
            <w:noWrap/>
            <w:vAlign w:val="bottom"/>
            <w:hideMark/>
          </w:tcPr>
          <w:p w14:paraId="7F034085"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single" w:sz="4" w:space="0" w:color="auto"/>
              <w:right w:val="nil"/>
            </w:tcBorders>
            <w:shd w:val="clear" w:color="000000" w:fill="FFEB9C"/>
            <w:noWrap/>
            <w:vAlign w:val="bottom"/>
            <w:hideMark/>
          </w:tcPr>
          <w:p w14:paraId="3ACF1E8F"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single" w:sz="4" w:space="0" w:color="auto"/>
              <w:right w:val="nil"/>
            </w:tcBorders>
            <w:shd w:val="clear" w:color="000000" w:fill="FFEB9C"/>
            <w:noWrap/>
            <w:vAlign w:val="bottom"/>
            <w:hideMark/>
          </w:tcPr>
          <w:p w14:paraId="36D431AF"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c>
          <w:tcPr>
            <w:tcW w:w="0" w:type="auto"/>
            <w:tcBorders>
              <w:top w:val="nil"/>
              <w:left w:val="single" w:sz="4" w:space="0" w:color="auto"/>
              <w:bottom w:val="single" w:sz="4" w:space="0" w:color="auto"/>
              <w:right w:val="single" w:sz="4" w:space="0" w:color="auto"/>
            </w:tcBorders>
            <w:shd w:val="clear" w:color="000000" w:fill="FFEB9C"/>
            <w:noWrap/>
            <w:vAlign w:val="bottom"/>
            <w:hideMark/>
          </w:tcPr>
          <w:p w14:paraId="0582E955" w14:textId="77777777" w:rsidR="00E67269" w:rsidRPr="0020749A" w:rsidRDefault="00E67269" w:rsidP="00E67269">
            <w:pPr>
              <w:rPr>
                <w:rFonts w:ascii="Calibri" w:eastAsia="Times New Roman" w:hAnsi="Calibri" w:cs="Times New Roman"/>
                <w:color w:val="9C6500"/>
                <w:sz w:val="20"/>
                <w:szCs w:val="20"/>
                <w:lang w:val="en-GB"/>
              </w:rPr>
            </w:pPr>
            <w:r w:rsidRPr="0020749A">
              <w:rPr>
                <w:rFonts w:ascii="Calibri" w:eastAsia="Times New Roman" w:hAnsi="Calibri" w:cs="Times New Roman"/>
                <w:color w:val="9C6500"/>
                <w:sz w:val="20"/>
                <w:szCs w:val="20"/>
                <w:lang w:val="en-GB"/>
              </w:rPr>
              <w:t>Unknown</w:t>
            </w:r>
          </w:p>
        </w:tc>
      </w:tr>
      <w:tr w:rsidR="009C3223" w:rsidRPr="0020749A" w14:paraId="0251F030" w14:textId="77777777" w:rsidTr="00E67269">
        <w:trPr>
          <w:trHeight w:val="300"/>
        </w:trPr>
        <w:tc>
          <w:tcPr>
            <w:tcW w:w="0" w:type="auto"/>
            <w:tcBorders>
              <w:top w:val="nil"/>
              <w:left w:val="nil"/>
              <w:bottom w:val="nil"/>
              <w:right w:val="nil"/>
            </w:tcBorders>
            <w:shd w:val="clear" w:color="auto" w:fill="auto"/>
            <w:noWrap/>
            <w:vAlign w:val="bottom"/>
          </w:tcPr>
          <w:p w14:paraId="3DD4E42B" w14:textId="1F7E426B" w:rsidR="009C3223" w:rsidRPr="0020749A" w:rsidRDefault="009C3223" w:rsidP="00E67269">
            <w:pPr>
              <w:rPr>
                <w:rFonts w:ascii="Calibri" w:eastAsia="Times New Roman" w:hAnsi="Calibri" w:cs="Times New Roman"/>
                <w:b/>
                <w:sz w:val="20"/>
                <w:szCs w:val="20"/>
                <w:lang w:val="en-GB"/>
              </w:rPr>
            </w:pPr>
            <w:r w:rsidRPr="0020749A">
              <w:rPr>
                <w:rFonts w:ascii="Calibri" w:eastAsia="Times New Roman" w:hAnsi="Calibri" w:cs="Times New Roman"/>
                <w:b/>
                <w:sz w:val="20"/>
                <w:szCs w:val="20"/>
                <w:lang w:val="en-GB"/>
              </w:rPr>
              <w:t>Pictures</w:t>
            </w:r>
          </w:p>
        </w:tc>
        <w:tc>
          <w:tcPr>
            <w:tcW w:w="0" w:type="auto"/>
            <w:tcBorders>
              <w:top w:val="nil"/>
              <w:left w:val="single" w:sz="4" w:space="0" w:color="auto"/>
              <w:bottom w:val="nil"/>
              <w:right w:val="nil"/>
            </w:tcBorders>
            <w:shd w:val="clear" w:color="auto" w:fill="auto"/>
            <w:noWrap/>
            <w:vAlign w:val="bottom"/>
          </w:tcPr>
          <w:p w14:paraId="2B421DD0" w14:textId="49C6CD0D" w:rsidR="009C3223" w:rsidRPr="0020749A" w:rsidRDefault="009C3223" w:rsidP="00E67269">
            <w:pPr>
              <w:rPr>
                <w:rFonts w:ascii="Calibri" w:eastAsia="Times New Roman" w:hAnsi="Calibri" w:cs="Times New Roman"/>
                <w:b/>
                <w:sz w:val="20"/>
                <w:szCs w:val="20"/>
                <w:lang w:val="en-GB"/>
              </w:rPr>
            </w:pPr>
            <w:r w:rsidRPr="0020749A">
              <w:rPr>
                <w:rFonts w:ascii="Calibri" w:eastAsia="Times New Roman" w:hAnsi="Calibri" w:cs="Times New Roman"/>
                <w:b/>
                <w:sz w:val="20"/>
                <w:szCs w:val="20"/>
                <w:lang w:val="en-GB"/>
              </w:rPr>
              <w:t>51</w:t>
            </w:r>
          </w:p>
        </w:tc>
        <w:tc>
          <w:tcPr>
            <w:tcW w:w="0" w:type="auto"/>
            <w:tcBorders>
              <w:top w:val="nil"/>
              <w:left w:val="single" w:sz="4" w:space="0" w:color="auto"/>
              <w:bottom w:val="nil"/>
              <w:right w:val="nil"/>
            </w:tcBorders>
            <w:shd w:val="clear" w:color="auto" w:fill="auto"/>
            <w:noWrap/>
            <w:vAlign w:val="bottom"/>
          </w:tcPr>
          <w:p w14:paraId="227E8663" w14:textId="6AB53ED1" w:rsidR="009C3223" w:rsidRPr="0020749A" w:rsidRDefault="009C3223" w:rsidP="00E67269">
            <w:pPr>
              <w:rPr>
                <w:rFonts w:ascii="Calibri" w:eastAsia="Times New Roman" w:hAnsi="Calibri" w:cs="Times New Roman"/>
                <w:b/>
                <w:sz w:val="20"/>
                <w:szCs w:val="20"/>
                <w:lang w:val="en-GB"/>
              </w:rPr>
            </w:pPr>
            <w:r w:rsidRPr="0020749A">
              <w:rPr>
                <w:rFonts w:ascii="Calibri" w:eastAsia="Times New Roman" w:hAnsi="Calibri" w:cs="Times New Roman"/>
                <w:b/>
                <w:sz w:val="20"/>
                <w:szCs w:val="20"/>
                <w:lang w:val="en-GB"/>
              </w:rPr>
              <w:t>52</w:t>
            </w:r>
          </w:p>
        </w:tc>
        <w:tc>
          <w:tcPr>
            <w:tcW w:w="0" w:type="auto"/>
            <w:tcBorders>
              <w:top w:val="nil"/>
              <w:left w:val="single" w:sz="4" w:space="0" w:color="auto"/>
              <w:bottom w:val="nil"/>
              <w:right w:val="nil"/>
            </w:tcBorders>
            <w:shd w:val="clear" w:color="auto" w:fill="auto"/>
            <w:noWrap/>
            <w:vAlign w:val="bottom"/>
          </w:tcPr>
          <w:p w14:paraId="6AF644ED" w14:textId="4637C2A0" w:rsidR="009C3223" w:rsidRPr="0020749A" w:rsidRDefault="009C3223" w:rsidP="00E67269">
            <w:pPr>
              <w:rPr>
                <w:rFonts w:ascii="Calibri" w:eastAsia="Times New Roman" w:hAnsi="Calibri" w:cs="Times New Roman"/>
                <w:b/>
                <w:sz w:val="20"/>
                <w:szCs w:val="20"/>
                <w:lang w:val="en-GB"/>
              </w:rPr>
            </w:pPr>
            <w:r w:rsidRPr="0020749A">
              <w:rPr>
                <w:rFonts w:ascii="Calibri" w:eastAsia="Times New Roman" w:hAnsi="Calibri" w:cs="Times New Roman"/>
                <w:b/>
                <w:sz w:val="20"/>
                <w:szCs w:val="20"/>
                <w:lang w:val="en-GB"/>
              </w:rPr>
              <w:t>53</w:t>
            </w:r>
          </w:p>
        </w:tc>
        <w:tc>
          <w:tcPr>
            <w:tcW w:w="0" w:type="auto"/>
            <w:tcBorders>
              <w:top w:val="nil"/>
              <w:left w:val="single" w:sz="4" w:space="0" w:color="auto"/>
              <w:bottom w:val="nil"/>
              <w:right w:val="nil"/>
            </w:tcBorders>
            <w:shd w:val="clear" w:color="auto" w:fill="auto"/>
            <w:noWrap/>
            <w:vAlign w:val="bottom"/>
          </w:tcPr>
          <w:p w14:paraId="04BF2473" w14:textId="643240C6" w:rsidR="009C3223" w:rsidRPr="0020749A" w:rsidRDefault="009C3223" w:rsidP="00E67269">
            <w:pPr>
              <w:rPr>
                <w:rFonts w:ascii="Calibri" w:eastAsia="Times New Roman" w:hAnsi="Calibri" w:cs="Times New Roman"/>
                <w:b/>
                <w:sz w:val="20"/>
                <w:szCs w:val="20"/>
                <w:lang w:val="en-GB"/>
              </w:rPr>
            </w:pPr>
            <w:r w:rsidRPr="0020749A">
              <w:rPr>
                <w:rFonts w:ascii="Calibri" w:eastAsia="Times New Roman" w:hAnsi="Calibri" w:cs="Times New Roman"/>
                <w:b/>
                <w:sz w:val="20"/>
                <w:szCs w:val="20"/>
                <w:lang w:val="en-GB"/>
              </w:rPr>
              <w:t>54</w:t>
            </w:r>
          </w:p>
        </w:tc>
        <w:tc>
          <w:tcPr>
            <w:tcW w:w="0" w:type="auto"/>
            <w:tcBorders>
              <w:top w:val="nil"/>
              <w:left w:val="single" w:sz="4" w:space="0" w:color="auto"/>
              <w:bottom w:val="nil"/>
              <w:right w:val="nil"/>
            </w:tcBorders>
            <w:shd w:val="clear" w:color="auto" w:fill="auto"/>
            <w:noWrap/>
            <w:vAlign w:val="bottom"/>
          </w:tcPr>
          <w:p w14:paraId="33E5F611" w14:textId="76EBE529" w:rsidR="009C3223" w:rsidRPr="0020749A" w:rsidRDefault="009C3223" w:rsidP="00E67269">
            <w:pPr>
              <w:rPr>
                <w:rFonts w:ascii="Calibri" w:eastAsia="Times New Roman" w:hAnsi="Calibri" w:cs="Times New Roman"/>
                <w:b/>
                <w:sz w:val="20"/>
                <w:szCs w:val="20"/>
                <w:lang w:val="en-GB"/>
              </w:rPr>
            </w:pPr>
            <w:r w:rsidRPr="0020749A">
              <w:rPr>
                <w:rFonts w:ascii="Calibri" w:eastAsia="Times New Roman" w:hAnsi="Calibri" w:cs="Times New Roman"/>
                <w:b/>
                <w:sz w:val="20"/>
                <w:szCs w:val="20"/>
                <w:lang w:val="en-GB"/>
              </w:rPr>
              <w:t>55</w:t>
            </w:r>
          </w:p>
        </w:tc>
        <w:tc>
          <w:tcPr>
            <w:tcW w:w="0" w:type="auto"/>
            <w:tcBorders>
              <w:top w:val="nil"/>
              <w:left w:val="single" w:sz="4" w:space="0" w:color="auto"/>
              <w:bottom w:val="nil"/>
              <w:right w:val="nil"/>
            </w:tcBorders>
            <w:shd w:val="clear" w:color="auto" w:fill="auto"/>
            <w:noWrap/>
            <w:vAlign w:val="bottom"/>
          </w:tcPr>
          <w:p w14:paraId="181DBD0D" w14:textId="52C3520D" w:rsidR="009C3223" w:rsidRPr="0020749A" w:rsidRDefault="009C3223" w:rsidP="00E67269">
            <w:pPr>
              <w:rPr>
                <w:rFonts w:ascii="Calibri" w:eastAsia="Times New Roman" w:hAnsi="Calibri" w:cs="Times New Roman"/>
                <w:b/>
                <w:sz w:val="20"/>
                <w:szCs w:val="20"/>
                <w:lang w:val="en-GB"/>
              </w:rPr>
            </w:pPr>
            <w:r w:rsidRPr="0020749A">
              <w:rPr>
                <w:rFonts w:ascii="Calibri" w:eastAsia="Times New Roman" w:hAnsi="Calibri" w:cs="Times New Roman"/>
                <w:b/>
                <w:sz w:val="20"/>
                <w:szCs w:val="20"/>
                <w:lang w:val="en-GB"/>
              </w:rPr>
              <w:t>56</w:t>
            </w:r>
          </w:p>
        </w:tc>
        <w:tc>
          <w:tcPr>
            <w:tcW w:w="0" w:type="auto"/>
            <w:tcBorders>
              <w:top w:val="nil"/>
              <w:left w:val="single" w:sz="4" w:space="0" w:color="auto"/>
              <w:bottom w:val="nil"/>
              <w:right w:val="single" w:sz="4" w:space="0" w:color="auto"/>
            </w:tcBorders>
            <w:shd w:val="clear" w:color="auto" w:fill="auto"/>
            <w:noWrap/>
            <w:vAlign w:val="bottom"/>
          </w:tcPr>
          <w:p w14:paraId="47EA4B27" w14:textId="2A2F95D0" w:rsidR="009C3223" w:rsidRPr="0020749A" w:rsidRDefault="009C3223" w:rsidP="00E67269">
            <w:pPr>
              <w:rPr>
                <w:rFonts w:ascii="Calibri" w:eastAsia="Times New Roman" w:hAnsi="Calibri" w:cs="Times New Roman"/>
                <w:b/>
                <w:sz w:val="20"/>
                <w:szCs w:val="20"/>
                <w:lang w:val="en-GB"/>
              </w:rPr>
            </w:pPr>
            <w:r w:rsidRPr="0020749A">
              <w:rPr>
                <w:rFonts w:ascii="Calibri" w:eastAsia="Times New Roman" w:hAnsi="Calibri" w:cs="Times New Roman"/>
                <w:b/>
                <w:sz w:val="20"/>
                <w:szCs w:val="20"/>
                <w:lang w:val="en-GB"/>
              </w:rPr>
              <w:t>57</w:t>
            </w:r>
          </w:p>
        </w:tc>
      </w:tr>
      <w:tr w:rsidR="009C3223" w:rsidRPr="0020749A" w14:paraId="23CD4C4C" w14:textId="77777777" w:rsidTr="009C3223">
        <w:trPr>
          <w:trHeight w:val="300"/>
        </w:trPr>
        <w:tc>
          <w:tcPr>
            <w:tcW w:w="0" w:type="auto"/>
            <w:tcBorders>
              <w:top w:val="nil"/>
              <w:left w:val="nil"/>
              <w:bottom w:val="nil"/>
              <w:right w:val="nil"/>
            </w:tcBorders>
            <w:shd w:val="clear" w:color="auto" w:fill="auto"/>
            <w:noWrap/>
            <w:vAlign w:val="bottom"/>
          </w:tcPr>
          <w:p w14:paraId="585DF018" w14:textId="77777777" w:rsidR="009C3223" w:rsidRPr="0020749A"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nil"/>
              <w:right w:val="nil"/>
            </w:tcBorders>
            <w:shd w:val="clear" w:color="auto" w:fill="auto"/>
            <w:noWrap/>
            <w:vAlign w:val="bottom"/>
          </w:tcPr>
          <w:p w14:paraId="26D0BECF" w14:textId="77777777" w:rsidR="009C3223" w:rsidRPr="0020749A"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nil"/>
              <w:right w:val="nil"/>
            </w:tcBorders>
            <w:shd w:val="clear" w:color="auto" w:fill="auto"/>
            <w:noWrap/>
            <w:vAlign w:val="bottom"/>
          </w:tcPr>
          <w:p w14:paraId="3134C8DE" w14:textId="77777777" w:rsidR="009C3223" w:rsidRPr="0020749A"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510AB2EE" w14:textId="77777777" w:rsidR="009C3223" w:rsidRPr="0020749A"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227F3CD7" w14:textId="77777777" w:rsidR="009C3223" w:rsidRPr="0020749A"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064DB88F" w14:textId="77777777" w:rsidR="009C3223" w:rsidRPr="0020749A"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6EADFF1E" w14:textId="77777777" w:rsidR="009C3223" w:rsidRPr="0020749A"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single" w:sz="4" w:space="0" w:color="auto"/>
              <w:right w:val="single" w:sz="4" w:space="0" w:color="auto"/>
            </w:tcBorders>
            <w:shd w:val="clear" w:color="auto" w:fill="auto"/>
            <w:noWrap/>
            <w:vAlign w:val="bottom"/>
          </w:tcPr>
          <w:p w14:paraId="24211271" w14:textId="77777777" w:rsidR="009C3223" w:rsidRPr="0020749A" w:rsidRDefault="009C3223" w:rsidP="00E67269">
            <w:pPr>
              <w:rPr>
                <w:rFonts w:ascii="Calibri" w:eastAsia="Times New Roman" w:hAnsi="Calibri" w:cs="Times New Roman"/>
                <w:sz w:val="20"/>
                <w:szCs w:val="20"/>
                <w:lang w:val="en-GB"/>
              </w:rPr>
            </w:pPr>
          </w:p>
        </w:tc>
      </w:tr>
      <w:tr w:rsidR="009C3223" w:rsidRPr="0020749A" w14:paraId="1824540C" w14:textId="77777777" w:rsidTr="009C3223">
        <w:trPr>
          <w:trHeight w:val="300"/>
        </w:trPr>
        <w:tc>
          <w:tcPr>
            <w:tcW w:w="0" w:type="auto"/>
            <w:tcBorders>
              <w:top w:val="nil"/>
              <w:left w:val="nil"/>
              <w:bottom w:val="nil"/>
              <w:right w:val="nil"/>
            </w:tcBorders>
            <w:shd w:val="clear" w:color="auto" w:fill="auto"/>
            <w:noWrap/>
            <w:vAlign w:val="bottom"/>
            <w:hideMark/>
          </w:tcPr>
          <w:p w14:paraId="0D163B18" w14:textId="77777777" w:rsidR="009C3223" w:rsidRPr="0020749A"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nil"/>
              <w:right w:val="nil"/>
            </w:tcBorders>
            <w:shd w:val="clear" w:color="auto" w:fill="auto"/>
            <w:noWrap/>
            <w:vAlign w:val="bottom"/>
            <w:hideMark/>
          </w:tcPr>
          <w:p w14:paraId="28E5B5CD" w14:textId="77777777" w:rsidR="009C3223" w:rsidRPr="0020749A" w:rsidRDefault="009C3223"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0F7C4827" w14:textId="77777777" w:rsidR="009C3223" w:rsidRPr="0020749A" w:rsidRDefault="009C3223"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 </w:t>
            </w:r>
          </w:p>
        </w:tc>
        <w:tc>
          <w:tcPr>
            <w:tcW w:w="0" w:type="auto"/>
            <w:tcBorders>
              <w:top w:val="single" w:sz="4" w:space="0" w:color="auto"/>
              <w:left w:val="single" w:sz="4" w:space="0" w:color="auto"/>
              <w:bottom w:val="nil"/>
            </w:tcBorders>
            <w:shd w:val="clear" w:color="auto" w:fill="auto"/>
            <w:noWrap/>
            <w:vAlign w:val="bottom"/>
            <w:hideMark/>
          </w:tcPr>
          <w:p w14:paraId="2DE8A901" w14:textId="7AD732DE" w:rsidR="009C3223" w:rsidRPr="0020749A" w:rsidRDefault="009C3223"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1:</w:t>
            </w:r>
            <w:r w:rsidRPr="0020749A">
              <w:rPr>
                <w:rFonts w:ascii="Calibri" w:eastAsia="Times New Roman" w:hAnsi="Calibri" w:cs="Times New Roman"/>
                <w:i/>
                <w:sz w:val="20"/>
                <w:szCs w:val="20"/>
                <w:lang w:val="en-GB"/>
              </w:rPr>
              <w:t>Parvisepalum</w:t>
            </w:r>
          </w:p>
        </w:tc>
        <w:tc>
          <w:tcPr>
            <w:tcW w:w="0" w:type="auto"/>
            <w:tcBorders>
              <w:top w:val="single" w:sz="4" w:space="0" w:color="auto"/>
              <w:bottom w:val="nil"/>
            </w:tcBorders>
            <w:shd w:val="clear" w:color="auto" w:fill="auto"/>
            <w:noWrap/>
            <w:vAlign w:val="bottom"/>
          </w:tcPr>
          <w:p w14:paraId="51A864FA" w14:textId="2CC75A3F" w:rsidR="009C3223" w:rsidRPr="0020749A" w:rsidRDefault="009C3223"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2:</w:t>
            </w:r>
            <w:r w:rsidRPr="0020749A">
              <w:rPr>
                <w:rFonts w:ascii="Calibri" w:eastAsia="Times New Roman" w:hAnsi="Calibri" w:cs="Times New Roman"/>
                <w:i/>
                <w:sz w:val="20"/>
                <w:szCs w:val="20"/>
                <w:lang w:val="en-GB"/>
              </w:rPr>
              <w:t>Pardalopetalum</w:t>
            </w:r>
          </w:p>
        </w:tc>
        <w:tc>
          <w:tcPr>
            <w:tcW w:w="0" w:type="auto"/>
            <w:tcBorders>
              <w:top w:val="single" w:sz="4" w:space="0" w:color="auto"/>
              <w:left w:val="nil"/>
              <w:bottom w:val="nil"/>
            </w:tcBorders>
            <w:shd w:val="clear" w:color="auto" w:fill="auto"/>
            <w:noWrap/>
            <w:vAlign w:val="bottom"/>
          </w:tcPr>
          <w:p w14:paraId="4436ADF3" w14:textId="76DDF66E" w:rsidR="009C3223" w:rsidRPr="0020749A" w:rsidRDefault="009C3223"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3:</w:t>
            </w:r>
            <w:r w:rsidRPr="0020749A">
              <w:rPr>
                <w:rFonts w:ascii="Calibri" w:eastAsia="Times New Roman" w:hAnsi="Calibri" w:cs="Times New Roman"/>
                <w:i/>
                <w:sz w:val="20"/>
                <w:szCs w:val="20"/>
                <w:lang w:val="en-GB"/>
              </w:rPr>
              <w:t>Paphiopedilum</w:t>
            </w:r>
          </w:p>
        </w:tc>
        <w:tc>
          <w:tcPr>
            <w:tcW w:w="0" w:type="auto"/>
            <w:tcBorders>
              <w:top w:val="single" w:sz="4" w:space="0" w:color="auto"/>
              <w:bottom w:val="nil"/>
            </w:tcBorders>
            <w:shd w:val="clear" w:color="auto" w:fill="auto"/>
            <w:noWrap/>
            <w:vAlign w:val="bottom"/>
          </w:tcPr>
          <w:p w14:paraId="00BC2909" w14:textId="3C43C81B" w:rsidR="009C3223" w:rsidRPr="0020749A" w:rsidRDefault="009C3223"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4:</w:t>
            </w:r>
            <w:r w:rsidRPr="0020749A">
              <w:rPr>
                <w:rFonts w:ascii="Calibri" w:eastAsia="Times New Roman" w:hAnsi="Calibri" w:cs="Times New Roman"/>
                <w:i/>
                <w:sz w:val="20"/>
                <w:szCs w:val="20"/>
                <w:lang w:val="en-GB"/>
              </w:rPr>
              <w:t>Coryopedilum</w:t>
            </w:r>
          </w:p>
        </w:tc>
        <w:tc>
          <w:tcPr>
            <w:tcW w:w="0" w:type="auto"/>
            <w:tcBorders>
              <w:top w:val="single" w:sz="4" w:space="0" w:color="auto"/>
              <w:left w:val="nil"/>
              <w:bottom w:val="nil"/>
              <w:right w:val="single" w:sz="4" w:space="0" w:color="auto"/>
            </w:tcBorders>
            <w:shd w:val="clear" w:color="auto" w:fill="auto"/>
            <w:noWrap/>
            <w:vAlign w:val="bottom"/>
          </w:tcPr>
          <w:p w14:paraId="4D7EE502" w14:textId="2CE51835" w:rsidR="009C3223" w:rsidRPr="0020749A" w:rsidRDefault="009C3223"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 xml:space="preserve">5: </w:t>
            </w:r>
            <w:r w:rsidRPr="0020749A">
              <w:rPr>
                <w:rFonts w:ascii="Calibri" w:eastAsia="Times New Roman" w:hAnsi="Calibri" w:cs="Times New Roman"/>
                <w:i/>
                <w:sz w:val="20"/>
                <w:szCs w:val="20"/>
                <w:lang w:val="en-GB"/>
              </w:rPr>
              <w:t>Cochlopetalum</w:t>
            </w:r>
          </w:p>
        </w:tc>
      </w:tr>
      <w:tr w:rsidR="009C3223" w:rsidRPr="0020749A" w14:paraId="45A1D292" w14:textId="77777777" w:rsidTr="009C3223">
        <w:trPr>
          <w:trHeight w:val="300"/>
        </w:trPr>
        <w:tc>
          <w:tcPr>
            <w:tcW w:w="0" w:type="auto"/>
            <w:tcBorders>
              <w:top w:val="nil"/>
              <w:left w:val="nil"/>
              <w:bottom w:val="nil"/>
              <w:right w:val="nil"/>
            </w:tcBorders>
            <w:shd w:val="clear" w:color="auto" w:fill="auto"/>
            <w:noWrap/>
            <w:vAlign w:val="bottom"/>
            <w:hideMark/>
          </w:tcPr>
          <w:p w14:paraId="44B918E4" w14:textId="77777777" w:rsidR="009C3223" w:rsidRPr="0020749A" w:rsidRDefault="009C3223" w:rsidP="00E67269">
            <w:pPr>
              <w:rPr>
                <w:rFonts w:ascii="Calibri" w:eastAsia="Times New Roman" w:hAnsi="Calibri" w:cs="Times New Roman"/>
                <w:sz w:val="20"/>
                <w:szCs w:val="20"/>
                <w:lang w:val="en-GB"/>
              </w:rPr>
            </w:pPr>
          </w:p>
        </w:tc>
        <w:tc>
          <w:tcPr>
            <w:tcW w:w="0" w:type="auto"/>
            <w:gridSpan w:val="2"/>
            <w:tcBorders>
              <w:top w:val="nil"/>
              <w:left w:val="single" w:sz="4" w:space="0" w:color="auto"/>
              <w:bottom w:val="nil"/>
              <w:right w:val="nil"/>
            </w:tcBorders>
            <w:shd w:val="clear" w:color="auto" w:fill="auto"/>
            <w:noWrap/>
            <w:vAlign w:val="bottom"/>
            <w:hideMark/>
          </w:tcPr>
          <w:p w14:paraId="78E1C92C" w14:textId="5182BC4A" w:rsidR="009C3223" w:rsidRPr="0020749A" w:rsidRDefault="009C3223"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 not in trainset / on dear.smartweb.tw</w:t>
            </w:r>
          </w:p>
        </w:tc>
        <w:tc>
          <w:tcPr>
            <w:tcW w:w="0" w:type="auto"/>
            <w:tcBorders>
              <w:top w:val="nil"/>
              <w:left w:val="single" w:sz="4" w:space="0" w:color="auto"/>
              <w:bottom w:val="nil"/>
            </w:tcBorders>
            <w:shd w:val="clear" w:color="auto" w:fill="auto"/>
            <w:noWrap/>
            <w:vAlign w:val="bottom"/>
            <w:hideMark/>
          </w:tcPr>
          <w:p w14:paraId="08EF87C3" w14:textId="105A13F5" w:rsidR="009C3223" w:rsidRPr="0020749A" w:rsidRDefault="009D4077"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6:</w:t>
            </w:r>
            <w:r w:rsidR="009C3223" w:rsidRPr="0020749A">
              <w:rPr>
                <w:rFonts w:ascii="Calibri" w:eastAsia="Times New Roman" w:hAnsi="Calibri" w:cs="Times New Roman"/>
                <w:i/>
                <w:sz w:val="20"/>
                <w:szCs w:val="20"/>
                <w:lang w:val="en-GB"/>
              </w:rPr>
              <w:t>Brachypetalum</w:t>
            </w:r>
          </w:p>
        </w:tc>
        <w:tc>
          <w:tcPr>
            <w:tcW w:w="0" w:type="auto"/>
            <w:tcBorders>
              <w:top w:val="nil"/>
              <w:bottom w:val="nil"/>
            </w:tcBorders>
            <w:shd w:val="clear" w:color="auto" w:fill="auto"/>
            <w:noWrap/>
            <w:vAlign w:val="bottom"/>
          </w:tcPr>
          <w:p w14:paraId="6837F12B" w14:textId="41A2C6CA" w:rsidR="009C3223" w:rsidRPr="0020749A" w:rsidRDefault="009C3223"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7:</w:t>
            </w:r>
            <w:r w:rsidRPr="0020749A">
              <w:rPr>
                <w:rFonts w:ascii="Calibri" w:eastAsia="Times New Roman" w:hAnsi="Calibri" w:cs="Times New Roman"/>
                <w:i/>
                <w:sz w:val="20"/>
                <w:szCs w:val="20"/>
                <w:lang w:val="en-GB"/>
              </w:rPr>
              <w:t>Barbata</w:t>
            </w:r>
          </w:p>
        </w:tc>
        <w:tc>
          <w:tcPr>
            <w:tcW w:w="0" w:type="auto"/>
            <w:tcBorders>
              <w:top w:val="nil"/>
              <w:left w:val="nil"/>
              <w:bottom w:val="nil"/>
            </w:tcBorders>
            <w:shd w:val="clear" w:color="auto" w:fill="auto"/>
            <w:noWrap/>
            <w:vAlign w:val="bottom"/>
          </w:tcPr>
          <w:p w14:paraId="452BFAB4" w14:textId="13A3C057" w:rsidR="009C3223" w:rsidRPr="0020749A" w:rsidRDefault="00750FA3"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L:low</w:t>
            </w:r>
          </w:p>
        </w:tc>
        <w:tc>
          <w:tcPr>
            <w:tcW w:w="0" w:type="auto"/>
            <w:tcBorders>
              <w:top w:val="nil"/>
              <w:bottom w:val="nil"/>
            </w:tcBorders>
            <w:shd w:val="clear" w:color="auto" w:fill="auto"/>
            <w:noWrap/>
            <w:vAlign w:val="bottom"/>
          </w:tcPr>
          <w:p w14:paraId="433D9D70" w14:textId="1C287AA3" w:rsidR="009C3223" w:rsidRPr="0020749A" w:rsidRDefault="009C3223" w:rsidP="00E67269">
            <w:pPr>
              <w:rPr>
                <w:rFonts w:ascii="Calibri" w:eastAsia="Times New Roman" w:hAnsi="Calibri" w:cs="Times New Roman"/>
                <w:sz w:val="20"/>
                <w:szCs w:val="20"/>
                <w:lang w:val="en-GB"/>
              </w:rPr>
            </w:pPr>
          </w:p>
        </w:tc>
        <w:tc>
          <w:tcPr>
            <w:tcW w:w="0" w:type="auto"/>
            <w:tcBorders>
              <w:top w:val="nil"/>
              <w:left w:val="nil"/>
              <w:bottom w:val="nil"/>
              <w:right w:val="single" w:sz="4" w:space="0" w:color="auto"/>
            </w:tcBorders>
            <w:shd w:val="clear" w:color="auto" w:fill="auto"/>
            <w:noWrap/>
            <w:vAlign w:val="bottom"/>
            <w:hideMark/>
          </w:tcPr>
          <w:p w14:paraId="2DCDA78F" w14:textId="1958F1CB" w:rsidR="009C3223" w:rsidRPr="0020749A" w:rsidRDefault="009C3223" w:rsidP="00E67269">
            <w:pPr>
              <w:rPr>
                <w:rFonts w:ascii="Calibri" w:eastAsia="Times New Roman" w:hAnsi="Calibri" w:cs="Times New Roman"/>
                <w:sz w:val="20"/>
                <w:szCs w:val="20"/>
                <w:lang w:val="en-GB"/>
              </w:rPr>
            </w:pPr>
          </w:p>
        </w:tc>
      </w:tr>
      <w:tr w:rsidR="009C3223" w:rsidRPr="0020749A" w14:paraId="5ED15FF1" w14:textId="77777777" w:rsidTr="009C3223">
        <w:trPr>
          <w:trHeight w:val="300"/>
        </w:trPr>
        <w:tc>
          <w:tcPr>
            <w:tcW w:w="0" w:type="auto"/>
            <w:tcBorders>
              <w:top w:val="nil"/>
              <w:left w:val="nil"/>
              <w:bottom w:val="nil"/>
              <w:right w:val="nil"/>
            </w:tcBorders>
            <w:shd w:val="clear" w:color="auto" w:fill="auto"/>
            <w:noWrap/>
            <w:vAlign w:val="bottom"/>
            <w:hideMark/>
          </w:tcPr>
          <w:p w14:paraId="6C17F8AA" w14:textId="77777777" w:rsidR="009C3223" w:rsidRPr="0020749A" w:rsidRDefault="009C3223" w:rsidP="00E67269">
            <w:pPr>
              <w:rPr>
                <w:rFonts w:ascii="Calibri" w:eastAsia="Times New Roman" w:hAnsi="Calibri" w:cs="Times New Roman"/>
                <w:sz w:val="20"/>
                <w:szCs w:val="20"/>
                <w:lang w:val="en-GB"/>
              </w:rPr>
            </w:pPr>
          </w:p>
        </w:tc>
        <w:tc>
          <w:tcPr>
            <w:tcW w:w="0" w:type="auto"/>
            <w:gridSpan w:val="2"/>
            <w:tcBorders>
              <w:top w:val="nil"/>
              <w:left w:val="single" w:sz="4" w:space="0" w:color="auto"/>
              <w:bottom w:val="single" w:sz="4" w:space="0" w:color="auto"/>
              <w:right w:val="nil"/>
            </w:tcBorders>
            <w:shd w:val="clear" w:color="auto" w:fill="auto"/>
            <w:noWrap/>
            <w:vAlign w:val="bottom"/>
            <w:hideMark/>
          </w:tcPr>
          <w:p w14:paraId="4254126E" w14:textId="615141D4" w:rsidR="009C3223" w:rsidRPr="0020749A" w:rsidRDefault="009C3223"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 only var. Curtisii in trainset.</w:t>
            </w:r>
          </w:p>
        </w:tc>
        <w:tc>
          <w:tcPr>
            <w:tcW w:w="0" w:type="auto"/>
            <w:gridSpan w:val="5"/>
            <w:tcBorders>
              <w:top w:val="nil"/>
              <w:left w:val="single" w:sz="4" w:space="0" w:color="auto"/>
              <w:bottom w:val="single" w:sz="4" w:space="0" w:color="auto"/>
              <w:right w:val="single" w:sz="4" w:space="0" w:color="auto"/>
            </w:tcBorders>
            <w:shd w:val="clear" w:color="auto" w:fill="auto"/>
            <w:noWrap/>
            <w:vAlign w:val="bottom"/>
          </w:tcPr>
          <w:p w14:paraId="1EF602AD" w14:textId="69B88EC9" w:rsidR="009C3223" w:rsidRPr="0020749A" w:rsidRDefault="009C3223" w:rsidP="00E67269">
            <w:pPr>
              <w:rPr>
                <w:rFonts w:ascii="Calibri" w:eastAsia="Times New Roman" w:hAnsi="Calibri" w:cs="Times New Roman"/>
                <w:sz w:val="20"/>
                <w:szCs w:val="20"/>
                <w:lang w:val="en-GB"/>
              </w:rPr>
            </w:pPr>
            <w:r w:rsidRPr="0020749A">
              <w:rPr>
                <w:rFonts w:ascii="Calibri" w:eastAsia="Times New Roman" w:hAnsi="Calibri" w:cs="Times New Roman"/>
                <w:sz w:val="20"/>
                <w:szCs w:val="20"/>
                <w:lang w:val="en-GB"/>
              </w:rPr>
              <w:t>T</w:t>
            </w:r>
            <w:r w:rsidR="009D4077" w:rsidRPr="0020749A">
              <w:rPr>
                <w:rFonts w:ascii="Calibri" w:eastAsia="Times New Roman" w:hAnsi="Calibri" w:cs="Times New Roman"/>
                <w:sz w:val="20"/>
                <w:szCs w:val="20"/>
                <w:lang w:val="en-GB"/>
              </w:rPr>
              <w:t>he order in Un</w:t>
            </w:r>
            <w:r w:rsidRPr="0020749A">
              <w:rPr>
                <w:rFonts w:ascii="Calibri" w:eastAsia="Times New Roman" w:hAnsi="Calibri" w:cs="Times New Roman"/>
                <w:sz w:val="20"/>
                <w:szCs w:val="20"/>
                <w:lang w:val="en-GB"/>
              </w:rPr>
              <w:t>known x/y is &lt;best_sore&gt;/&lt;lower_score&gt;. No numbers? All scores are negative</w:t>
            </w:r>
          </w:p>
        </w:tc>
      </w:tr>
    </w:tbl>
    <w:p w14:paraId="2B52D81F" w14:textId="77777777" w:rsidR="00D42B4A" w:rsidRPr="0020749A" w:rsidRDefault="00D42B4A" w:rsidP="00E67269">
      <w:pPr>
        <w:rPr>
          <w:lang w:val="en-GB"/>
        </w:rPr>
        <w:sectPr w:rsidR="00D42B4A" w:rsidRPr="0020749A" w:rsidSect="009C3223">
          <w:pgSz w:w="16840" w:h="11900" w:orient="landscape"/>
          <w:pgMar w:top="567" w:right="1417" w:bottom="851" w:left="1417" w:header="708" w:footer="708" w:gutter="0"/>
          <w:cols w:space="708"/>
          <w:docGrid w:linePitch="360"/>
        </w:sectPr>
      </w:pPr>
    </w:p>
    <w:p w14:paraId="36FB2FCA" w14:textId="14BE42EB" w:rsidR="00876A45" w:rsidRPr="0020749A" w:rsidRDefault="00876A45" w:rsidP="00876A45">
      <w:pPr>
        <w:pStyle w:val="Bijschrift"/>
        <w:keepNext/>
        <w:rPr>
          <w:lang w:val="en-GB"/>
        </w:rPr>
      </w:pPr>
      <w:r w:rsidRPr="0020749A">
        <w:rPr>
          <w:lang w:val="en-GB"/>
        </w:rPr>
        <w:lastRenderedPageBreak/>
        <w:t xml:space="preserve">Table </w:t>
      </w:r>
      <w:r w:rsidR="000A64B8" w:rsidRPr="0020749A">
        <w:rPr>
          <w:lang w:val="en-GB"/>
        </w:rPr>
        <w:fldChar w:fldCharType="begin"/>
      </w:r>
      <w:r w:rsidR="000A64B8" w:rsidRPr="0020749A">
        <w:rPr>
          <w:lang w:val="en-GB"/>
        </w:rPr>
        <w:instrText xml:space="preserve"> SEQ Table \* ARABIC </w:instrText>
      </w:r>
      <w:r w:rsidR="000A64B8" w:rsidRPr="0020749A">
        <w:rPr>
          <w:lang w:val="en-GB"/>
        </w:rPr>
        <w:fldChar w:fldCharType="separate"/>
      </w:r>
      <w:r w:rsidR="00E73313" w:rsidRPr="0020749A">
        <w:rPr>
          <w:noProof/>
          <w:lang w:val="en-GB"/>
        </w:rPr>
        <w:t>8</w:t>
      </w:r>
      <w:r w:rsidR="000A64B8" w:rsidRPr="0020749A">
        <w:rPr>
          <w:lang w:val="en-GB"/>
        </w:rPr>
        <w:fldChar w:fldCharType="end"/>
      </w:r>
      <w:r w:rsidRPr="0020749A">
        <w:rPr>
          <w:lang w:val="en-GB"/>
        </w:rPr>
        <w:t xml:space="preserve"> Results of second test of the extra picturs of the section </w:t>
      </w:r>
      <w:r w:rsidRPr="0020749A">
        <w:rPr>
          <w:i/>
          <w:lang w:val="en-GB"/>
        </w:rPr>
        <w:t>Barbata</w:t>
      </w:r>
      <w:r w:rsidRPr="0020749A">
        <w:rPr>
          <w:lang w:val="en-GB"/>
        </w:rPr>
        <w:t>.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972"/>
        <w:gridCol w:w="1698"/>
        <w:gridCol w:w="1698"/>
        <w:gridCol w:w="1831"/>
        <w:gridCol w:w="1697"/>
        <w:gridCol w:w="1748"/>
        <w:gridCol w:w="1418"/>
        <w:gridCol w:w="2007"/>
      </w:tblGrid>
      <w:tr w:rsidR="00876A45" w:rsidRPr="0020749A" w14:paraId="4E7B77E6" w14:textId="77777777" w:rsidTr="00876A45">
        <w:trPr>
          <w:trHeight w:val="500"/>
        </w:trPr>
        <w:tc>
          <w:tcPr>
            <w:tcW w:w="0" w:type="auto"/>
            <w:tcBorders>
              <w:top w:val="nil"/>
              <w:left w:val="nil"/>
              <w:bottom w:val="nil"/>
              <w:right w:val="nil"/>
            </w:tcBorders>
            <w:shd w:val="clear" w:color="auto" w:fill="auto"/>
            <w:noWrap/>
            <w:vAlign w:val="bottom"/>
            <w:hideMark/>
          </w:tcPr>
          <w:p w14:paraId="67C2DDB3" w14:textId="77777777" w:rsidR="00876A45" w:rsidRPr="0020749A" w:rsidRDefault="00876A45" w:rsidP="00876A45">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39BFFC29" w14:textId="77777777" w:rsidR="00876A45" w:rsidRPr="0020749A" w:rsidRDefault="00876A45" w:rsidP="00876A45">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15398C76" w14:textId="77777777" w:rsidR="00876A45" w:rsidRPr="0020749A" w:rsidRDefault="00876A45" w:rsidP="00876A45">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 </w:t>
            </w:r>
          </w:p>
        </w:tc>
        <w:tc>
          <w:tcPr>
            <w:tcW w:w="0" w:type="auto"/>
            <w:gridSpan w:val="2"/>
            <w:tcBorders>
              <w:top w:val="nil"/>
              <w:left w:val="single" w:sz="4" w:space="0" w:color="auto"/>
              <w:bottom w:val="nil"/>
              <w:right w:val="single" w:sz="4" w:space="0" w:color="000000"/>
            </w:tcBorders>
            <w:shd w:val="clear" w:color="auto" w:fill="auto"/>
            <w:noWrap/>
            <w:vAlign w:val="bottom"/>
            <w:hideMark/>
          </w:tcPr>
          <w:p w14:paraId="5BCE3CFE" w14:textId="3CA43653" w:rsidR="00876A45" w:rsidRPr="0020749A" w:rsidRDefault="00876A45" w:rsidP="00876A45">
            <w:pPr>
              <w:jc w:val="center"/>
              <w:rPr>
                <w:rFonts w:ascii="Calibri" w:eastAsia="Times New Roman" w:hAnsi="Calibri" w:cs="Times New Roman"/>
                <w:b/>
                <w:bCs/>
                <w:color w:val="000000"/>
                <w:sz w:val="36"/>
                <w:szCs w:val="40"/>
                <w:lang w:val="en-GB"/>
              </w:rPr>
            </w:pPr>
            <w:r w:rsidRPr="0020749A">
              <w:rPr>
                <w:rFonts w:ascii="Calibri" w:eastAsia="Times New Roman" w:hAnsi="Calibri" w:cs="Times New Roman"/>
                <w:b/>
                <w:bCs/>
                <w:color w:val="000000"/>
                <w:sz w:val="36"/>
                <w:szCs w:val="40"/>
                <w:lang w:val="en-GB"/>
              </w:rPr>
              <w:t xml:space="preserve">Extra </w:t>
            </w:r>
            <w:r w:rsidRPr="0020749A">
              <w:rPr>
                <w:rFonts w:ascii="Calibri" w:eastAsia="Times New Roman" w:hAnsi="Calibri" w:cs="Times New Roman"/>
                <w:b/>
                <w:bCs/>
                <w:i/>
                <w:color w:val="000000"/>
                <w:sz w:val="36"/>
                <w:szCs w:val="40"/>
                <w:lang w:val="en-GB"/>
              </w:rPr>
              <w:t>Barbata</w:t>
            </w:r>
            <w:r w:rsidRPr="0020749A">
              <w:rPr>
                <w:rFonts w:ascii="Calibri" w:eastAsia="Times New Roman" w:hAnsi="Calibri" w:cs="Times New Roman"/>
                <w:b/>
                <w:bCs/>
                <w:color w:val="000000"/>
                <w:sz w:val="36"/>
                <w:szCs w:val="40"/>
                <w:lang w:val="en-GB"/>
              </w:rPr>
              <w:t xml:space="preserve"> run2</w:t>
            </w:r>
          </w:p>
        </w:tc>
        <w:tc>
          <w:tcPr>
            <w:tcW w:w="0" w:type="auto"/>
            <w:tcBorders>
              <w:top w:val="nil"/>
              <w:left w:val="nil"/>
              <w:bottom w:val="nil"/>
              <w:right w:val="nil"/>
            </w:tcBorders>
            <w:shd w:val="clear" w:color="auto" w:fill="auto"/>
            <w:noWrap/>
            <w:vAlign w:val="bottom"/>
            <w:hideMark/>
          </w:tcPr>
          <w:p w14:paraId="1206C9F9" w14:textId="77777777" w:rsidR="00876A45" w:rsidRPr="0020749A" w:rsidRDefault="00876A45" w:rsidP="00876A45">
            <w:pPr>
              <w:rPr>
                <w:rFonts w:ascii="Calibri" w:eastAsia="Times New Roman" w:hAnsi="Calibri" w:cs="Times New Roman"/>
                <w:b/>
                <w:bCs/>
                <w:color w:val="000000"/>
                <w:lang w:val="en-GB"/>
              </w:rPr>
            </w:pPr>
          </w:p>
        </w:tc>
        <w:tc>
          <w:tcPr>
            <w:tcW w:w="0" w:type="auto"/>
            <w:tcBorders>
              <w:top w:val="nil"/>
              <w:left w:val="single" w:sz="4" w:space="0" w:color="auto"/>
              <w:bottom w:val="nil"/>
              <w:right w:val="nil"/>
            </w:tcBorders>
            <w:shd w:val="clear" w:color="auto" w:fill="auto"/>
            <w:noWrap/>
            <w:vAlign w:val="bottom"/>
            <w:hideMark/>
          </w:tcPr>
          <w:p w14:paraId="297F05F0" w14:textId="77777777" w:rsidR="00876A45" w:rsidRPr="0020749A" w:rsidRDefault="00876A45" w:rsidP="00876A45">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09138FAC" w14:textId="77777777" w:rsidR="00876A45" w:rsidRPr="0020749A" w:rsidRDefault="00876A45" w:rsidP="00876A45">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 </w:t>
            </w:r>
          </w:p>
        </w:tc>
      </w:tr>
      <w:tr w:rsidR="00876A45" w:rsidRPr="0020749A" w14:paraId="6498D63A" w14:textId="77777777" w:rsidTr="00876A45">
        <w:trPr>
          <w:trHeight w:val="300"/>
        </w:trPr>
        <w:tc>
          <w:tcPr>
            <w:tcW w:w="0" w:type="auto"/>
            <w:tcBorders>
              <w:top w:val="nil"/>
              <w:left w:val="nil"/>
              <w:bottom w:val="nil"/>
              <w:right w:val="nil"/>
            </w:tcBorders>
            <w:shd w:val="clear" w:color="auto" w:fill="auto"/>
            <w:noWrap/>
            <w:vAlign w:val="bottom"/>
            <w:hideMark/>
          </w:tcPr>
          <w:p w14:paraId="71B39828" w14:textId="77777777" w:rsidR="00876A45" w:rsidRPr="0020749A" w:rsidRDefault="00876A45" w:rsidP="00876A45">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11E11C10" w14:textId="77777777" w:rsidR="00876A45" w:rsidRPr="0020749A" w:rsidRDefault="00876A45" w:rsidP="00876A45">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3FE4A16" w14:textId="77777777" w:rsidR="00876A45" w:rsidRPr="0020749A" w:rsidRDefault="00876A45" w:rsidP="00876A45">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D6CF147" w14:textId="77777777" w:rsidR="00876A45" w:rsidRPr="0020749A" w:rsidRDefault="00876A45" w:rsidP="00876A45">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7710EFA" w14:textId="77777777" w:rsidR="00876A45" w:rsidRPr="0020749A" w:rsidRDefault="00876A45" w:rsidP="00876A45">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77587305" w14:textId="77777777" w:rsidR="00876A45" w:rsidRPr="0020749A" w:rsidRDefault="00876A45" w:rsidP="00876A45">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17417DBB" w14:textId="77777777" w:rsidR="00876A45" w:rsidRPr="0020749A" w:rsidRDefault="00876A45" w:rsidP="00876A45">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46812C99" w14:textId="77777777" w:rsidR="00876A45" w:rsidRPr="0020749A" w:rsidRDefault="00876A45" w:rsidP="00876A45">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876A45" w:rsidRPr="0020749A" w14:paraId="2F2FABF1" w14:textId="77777777" w:rsidTr="00876A45">
        <w:trPr>
          <w:trHeight w:val="300"/>
        </w:trPr>
        <w:tc>
          <w:tcPr>
            <w:tcW w:w="0" w:type="auto"/>
            <w:tcBorders>
              <w:top w:val="nil"/>
              <w:left w:val="nil"/>
              <w:bottom w:val="single" w:sz="4" w:space="0" w:color="auto"/>
              <w:right w:val="nil"/>
            </w:tcBorders>
            <w:shd w:val="clear" w:color="auto" w:fill="auto"/>
            <w:noWrap/>
            <w:vAlign w:val="bottom"/>
            <w:hideMark/>
          </w:tcPr>
          <w:p w14:paraId="565F5772" w14:textId="77777777" w:rsidR="00876A45" w:rsidRPr="0020749A" w:rsidRDefault="00876A45" w:rsidP="00876A45">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22AA8B3B" w14:textId="77777777" w:rsidR="00876A45" w:rsidRPr="0020749A" w:rsidRDefault="00876A45" w:rsidP="00876A45">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51</w:t>
            </w:r>
          </w:p>
        </w:tc>
        <w:tc>
          <w:tcPr>
            <w:tcW w:w="0" w:type="auto"/>
            <w:tcBorders>
              <w:top w:val="nil"/>
              <w:left w:val="single" w:sz="4" w:space="0" w:color="auto"/>
              <w:bottom w:val="single" w:sz="4" w:space="0" w:color="auto"/>
              <w:right w:val="nil"/>
            </w:tcBorders>
            <w:shd w:val="clear" w:color="auto" w:fill="auto"/>
            <w:noWrap/>
            <w:vAlign w:val="bottom"/>
            <w:hideMark/>
          </w:tcPr>
          <w:p w14:paraId="03AC0F9C" w14:textId="77777777" w:rsidR="00876A45" w:rsidRPr="0020749A" w:rsidRDefault="00876A45" w:rsidP="00876A45">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52</w:t>
            </w:r>
          </w:p>
        </w:tc>
        <w:tc>
          <w:tcPr>
            <w:tcW w:w="0" w:type="auto"/>
            <w:tcBorders>
              <w:top w:val="nil"/>
              <w:left w:val="single" w:sz="4" w:space="0" w:color="auto"/>
              <w:bottom w:val="single" w:sz="4" w:space="0" w:color="auto"/>
              <w:right w:val="nil"/>
            </w:tcBorders>
            <w:shd w:val="clear" w:color="auto" w:fill="auto"/>
            <w:noWrap/>
            <w:vAlign w:val="bottom"/>
            <w:hideMark/>
          </w:tcPr>
          <w:p w14:paraId="7ADF777C" w14:textId="77777777" w:rsidR="00876A45" w:rsidRPr="0020749A" w:rsidRDefault="00876A45" w:rsidP="00876A45">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53</w:t>
            </w:r>
          </w:p>
        </w:tc>
        <w:tc>
          <w:tcPr>
            <w:tcW w:w="0" w:type="auto"/>
            <w:tcBorders>
              <w:top w:val="nil"/>
              <w:left w:val="single" w:sz="4" w:space="0" w:color="auto"/>
              <w:bottom w:val="single" w:sz="4" w:space="0" w:color="auto"/>
              <w:right w:val="nil"/>
            </w:tcBorders>
            <w:shd w:val="clear" w:color="auto" w:fill="auto"/>
            <w:noWrap/>
            <w:vAlign w:val="bottom"/>
            <w:hideMark/>
          </w:tcPr>
          <w:p w14:paraId="69F7C981" w14:textId="77777777" w:rsidR="00876A45" w:rsidRPr="0020749A" w:rsidRDefault="00876A45" w:rsidP="00876A45">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54</w:t>
            </w:r>
          </w:p>
        </w:tc>
        <w:tc>
          <w:tcPr>
            <w:tcW w:w="0" w:type="auto"/>
            <w:tcBorders>
              <w:top w:val="nil"/>
              <w:left w:val="single" w:sz="4" w:space="0" w:color="auto"/>
              <w:bottom w:val="single" w:sz="4" w:space="0" w:color="auto"/>
              <w:right w:val="nil"/>
            </w:tcBorders>
            <w:shd w:val="clear" w:color="auto" w:fill="auto"/>
            <w:noWrap/>
            <w:vAlign w:val="bottom"/>
            <w:hideMark/>
          </w:tcPr>
          <w:p w14:paraId="61FA44A2" w14:textId="77777777" w:rsidR="00876A45" w:rsidRPr="0020749A" w:rsidRDefault="00876A45" w:rsidP="00876A45">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55</w:t>
            </w:r>
          </w:p>
        </w:tc>
        <w:tc>
          <w:tcPr>
            <w:tcW w:w="0" w:type="auto"/>
            <w:tcBorders>
              <w:top w:val="nil"/>
              <w:left w:val="single" w:sz="4" w:space="0" w:color="auto"/>
              <w:bottom w:val="single" w:sz="4" w:space="0" w:color="auto"/>
              <w:right w:val="nil"/>
            </w:tcBorders>
            <w:shd w:val="clear" w:color="auto" w:fill="auto"/>
            <w:noWrap/>
            <w:vAlign w:val="bottom"/>
            <w:hideMark/>
          </w:tcPr>
          <w:p w14:paraId="5927F4D5" w14:textId="77777777" w:rsidR="00876A45" w:rsidRPr="0020749A" w:rsidRDefault="00876A45" w:rsidP="00876A45">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56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CE8847D" w14:textId="77777777" w:rsidR="00876A45" w:rsidRPr="0020749A" w:rsidRDefault="00876A45" w:rsidP="00876A45">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57</w:t>
            </w:r>
          </w:p>
        </w:tc>
      </w:tr>
      <w:tr w:rsidR="00876A45" w:rsidRPr="0020749A" w14:paraId="6F5FC891" w14:textId="77777777" w:rsidTr="00876A45">
        <w:trPr>
          <w:trHeight w:val="300"/>
        </w:trPr>
        <w:tc>
          <w:tcPr>
            <w:tcW w:w="0" w:type="auto"/>
            <w:tcBorders>
              <w:top w:val="nil"/>
              <w:left w:val="single" w:sz="4" w:space="0" w:color="auto"/>
              <w:bottom w:val="nil"/>
              <w:right w:val="nil"/>
            </w:tcBorders>
            <w:shd w:val="clear" w:color="auto" w:fill="auto"/>
            <w:noWrap/>
            <w:vAlign w:val="bottom"/>
            <w:hideMark/>
          </w:tcPr>
          <w:p w14:paraId="52E41231" w14:textId="77777777" w:rsidR="00876A45" w:rsidRPr="0020749A" w:rsidRDefault="00876A45" w:rsidP="00876A45">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Desired Error</w:t>
            </w:r>
          </w:p>
        </w:tc>
        <w:tc>
          <w:tcPr>
            <w:tcW w:w="0" w:type="auto"/>
            <w:tcBorders>
              <w:top w:val="nil"/>
              <w:left w:val="single" w:sz="4" w:space="0" w:color="auto"/>
              <w:bottom w:val="nil"/>
              <w:right w:val="nil"/>
            </w:tcBorders>
            <w:shd w:val="clear" w:color="auto" w:fill="auto"/>
            <w:noWrap/>
            <w:vAlign w:val="bottom"/>
            <w:hideMark/>
          </w:tcPr>
          <w:p w14:paraId="129AD33F" w14:textId="77777777" w:rsidR="00876A45" w:rsidRPr="0020749A" w:rsidRDefault="00876A45" w:rsidP="00876A45">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1,00E-04</w:t>
            </w:r>
          </w:p>
        </w:tc>
        <w:tc>
          <w:tcPr>
            <w:tcW w:w="0" w:type="auto"/>
            <w:tcBorders>
              <w:top w:val="nil"/>
              <w:left w:val="single" w:sz="4" w:space="0" w:color="auto"/>
              <w:bottom w:val="nil"/>
              <w:right w:val="nil"/>
            </w:tcBorders>
            <w:shd w:val="clear" w:color="auto" w:fill="auto"/>
            <w:noWrap/>
            <w:vAlign w:val="bottom"/>
            <w:hideMark/>
          </w:tcPr>
          <w:p w14:paraId="58A6CB83" w14:textId="77777777" w:rsidR="00876A45" w:rsidRPr="0020749A" w:rsidRDefault="00876A45" w:rsidP="00876A45">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1,00E-05</w:t>
            </w:r>
          </w:p>
        </w:tc>
        <w:tc>
          <w:tcPr>
            <w:tcW w:w="0" w:type="auto"/>
            <w:tcBorders>
              <w:top w:val="nil"/>
              <w:left w:val="single" w:sz="4" w:space="0" w:color="auto"/>
              <w:bottom w:val="nil"/>
              <w:right w:val="nil"/>
            </w:tcBorders>
            <w:shd w:val="clear" w:color="auto" w:fill="auto"/>
            <w:noWrap/>
            <w:vAlign w:val="bottom"/>
            <w:hideMark/>
          </w:tcPr>
          <w:p w14:paraId="11DA4034" w14:textId="77777777" w:rsidR="00876A45" w:rsidRPr="0020749A" w:rsidRDefault="00876A45" w:rsidP="00876A45">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1,00E-06</w:t>
            </w:r>
          </w:p>
        </w:tc>
        <w:tc>
          <w:tcPr>
            <w:tcW w:w="0" w:type="auto"/>
            <w:tcBorders>
              <w:top w:val="nil"/>
              <w:left w:val="single" w:sz="4" w:space="0" w:color="auto"/>
              <w:bottom w:val="nil"/>
              <w:right w:val="nil"/>
            </w:tcBorders>
            <w:shd w:val="clear" w:color="auto" w:fill="auto"/>
            <w:noWrap/>
            <w:vAlign w:val="bottom"/>
            <w:hideMark/>
          </w:tcPr>
          <w:p w14:paraId="7CDDB5AC" w14:textId="77777777" w:rsidR="00876A45" w:rsidRPr="0020749A" w:rsidRDefault="00876A45" w:rsidP="00876A45">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1,00E-07</w:t>
            </w:r>
          </w:p>
        </w:tc>
        <w:tc>
          <w:tcPr>
            <w:tcW w:w="0" w:type="auto"/>
            <w:tcBorders>
              <w:top w:val="nil"/>
              <w:left w:val="single" w:sz="4" w:space="0" w:color="auto"/>
              <w:bottom w:val="nil"/>
              <w:right w:val="nil"/>
            </w:tcBorders>
            <w:shd w:val="clear" w:color="auto" w:fill="auto"/>
            <w:noWrap/>
            <w:vAlign w:val="bottom"/>
            <w:hideMark/>
          </w:tcPr>
          <w:p w14:paraId="608F7CD2" w14:textId="77777777" w:rsidR="00876A45" w:rsidRPr="0020749A" w:rsidRDefault="00876A45" w:rsidP="00876A45">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1,00E-08</w:t>
            </w:r>
          </w:p>
        </w:tc>
        <w:tc>
          <w:tcPr>
            <w:tcW w:w="0" w:type="auto"/>
            <w:tcBorders>
              <w:top w:val="nil"/>
              <w:left w:val="single" w:sz="4" w:space="0" w:color="auto"/>
              <w:bottom w:val="nil"/>
              <w:right w:val="nil"/>
            </w:tcBorders>
            <w:shd w:val="clear" w:color="auto" w:fill="auto"/>
            <w:noWrap/>
            <w:vAlign w:val="bottom"/>
            <w:hideMark/>
          </w:tcPr>
          <w:p w14:paraId="7BB46F82" w14:textId="77777777" w:rsidR="00876A45" w:rsidRPr="0020749A" w:rsidRDefault="00876A45" w:rsidP="00876A45">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1,00E-09</w:t>
            </w:r>
          </w:p>
        </w:tc>
        <w:tc>
          <w:tcPr>
            <w:tcW w:w="0" w:type="auto"/>
            <w:tcBorders>
              <w:top w:val="nil"/>
              <w:left w:val="single" w:sz="4" w:space="0" w:color="auto"/>
              <w:bottom w:val="nil"/>
              <w:right w:val="single" w:sz="4" w:space="0" w:color="auto"/>
            </w:tcBorders>
            <w:shd w:val="clear" w:color="auto" w:fill="auto"/>
            <w:noWrap/>
            <w:vAlign w:val="bottom"/>
            <w:hideMark/>
          </w:tcPr>
          <w:p w14:paraId="5426CBA8" w14:textId="77777777" w:rsidR="00876A45" w:rsidRPr="0020749A" w:rsidRDefault="00876A45" w:rsidP="00876A45">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1,00E-10</w:t>
            </w:r>
          </w:p>
        </w:tc>
      </w:tr>
      <w:tr w:rsidR="00876A45" w:rsidRPr="0020749A" w14:paraId="34A09BBE" w14:textId="77777777" w:rsidTr="00876A45">
        <w:trPr>
          <w:trHeight w:val="300"/>
        </w:trPr>
        <w:tc>
          <w:tcPr>
            <w:tcW w:w="0" w:type="auto"/>
            <w:tcBorders>
              <w:top w:val="nil"/>
              <w:left w:val="single" w:sz="4" w:space="0" w:color="auto"/>
              <w:bottom w:val="single" w:sz="4" w:space="0" w:color="auto"/>
              <w:right w:val="nil"/>
            </w:tcBorders>
            <w:shd w:val="clear" w:color="auto" w:fill="auto"/>
            <w:noWrap/>
            <w:vAlign w:val="bottom"/>
            <w:hideMark/>
          </w:tcPr>
          <w:p w14:paraId="489E4907" w14:textId="77777777" w:rsidR="00876A45" w:rsidRPr="0020749A" w:rsidRDefault="00876A45" w:rsidP="00876A45">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Time to classify (s)</w:t>
            </w:r>
          </w:p>
        </w:tc>
        <w:tc>
          <w:tcPr>
            <w:tcW w:w="0" w:type="auto"/>
            <w:tcBorders>
              <w:top w:val="nil"/>
              <w:left w:val="single" w:sz="4" w:space="0" w:color="auto"/>
              <w:bottom w:val="single" w:sz="4" w:space="0" w:color="auto"/>
              <w:right w:val="nil"/>
            </w:tcBorders>
            <w:shd w:val="clear" w:color="auto" w:fill="auto"/>
            <w:noWrap/>
            <w:vAlign w:val="bottom"/>
            <w:hideMark/>
          </w:tcPr>
          <w:p w14:paraId="7B64702D" w14:textId="77777777" w:rsidR="00876A45" w:rsidRPr="0020749A" w:rsidRDefault="00876A45" w:rsidP="00876A45">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573057FF" w14:textId="77777777" w:rsidR="00876A45" w:rsidRPr="0020749A" w:rsidRDefault="00876A45" w:rsidP="00876A45">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74ACAFF8" w14:textId="77777777" w:rsidR="00876A45" w:rsidRPr="0020749A" w:rsidRDefault="00876A45" w:rsidP="00876A45">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1FE7B13C" w14:textId="77777777" w:rsidR="00876A45" w:rsidRPr="0020749A" w:rsidRDefault="00876A45" w:rsidP="00876A45">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16871341" w14:textId="77777777" w:rsidR="00876A45" w:rsidRPr="0020749A" w:rsidRDefault="00876A45" w:rsidP="00876A45">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56FA70E4" w14:textId="77777777" w:rsidR="00876A45" w:rsidRPr="0020749A" w:rsidRDefault="00876A45" w:rsidP="00876A45">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0C9B138" w14:textId="77777777" w:rsidR="00876A45" w:rsidRPr="0020749A" w:rsidRDefault="00876A45" w:rsidP="00876A45">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2</w:t>
            </w:r>
          </w:p>
        </w:tc>
      </w:tr>
      <w:tr w:rsidR="00876A45" w:rsidRPr="0020749A" w14:paraId="7D2AB7B0" w14:textId="77777777" w:rsidTr="00876A45">
        <w:trPr>
          <w:trHeight w:val="300"/>
        </w:trPr>
        <w:tc>
          <w:tcPr>
            <w:tcW w:w="0" w:type="auto"/>
            <w:tcBorders>
              <w:top w:val="nil"/>
              <w:left w:val="nil"/>
              <w:bottom w:val="nil"/>
              <w:right w:val="nil"/>
            </w:tcBorders>
            <w:shd w:val="clear" w:color="auto" w:fill="auto"/>
            <w:noWrap/>
            <w:vAlign w:val="bottom"/>
            <w:hideMark/>
          </w:tcPr>
          <w:p w14:paraId="10839F2B" w14:textId="77777777" w:rsidR="00876A45" w:rsidRPr="0020749A" w:rsidRDefault="00876A45" w:rsidP="00876A45">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247DF19D" w14:textId="77777777" w:rsidR="00876A45" w:rsidRPr="0020749A" w:rsidRDefault="00876A45" w:rsidP="00876A45">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EAAE855" w14:textId="77777777" w:rsidR="00876A45" w:rsidRPr="0020749A" w:rsidRDefault="00876A45" w:rsidP="00876A45">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D9FC59E" w14:textId="77777777" w:rsidR="00876A45" w:rsidRPr="0020749A" w:rsidRDefault="00876A45" w:rsidP="00876A45">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56D15D8" w14:textId="77777777" w:rsidR="00876A45" w:rsidRPr="0020749A" w:rsidRDefault="00876A45" w:rsidP="00876A45">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4EBB1F8" w14:textId="77777777" w:rsidR="00876A45" w:rsidRPr="0020749A" w:rsidRDefault="00876A45" w:rsidP="00876A45">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1176145" w14:textId="77777777" w:rsidR="00876A45" w:rsidRPr="0020749A" w:rsidRDefault="00876A45" w:rsidP="00876A45">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18FB564E" w14:textId="77777777" w:rsidR="00876A45" w:rsidRPr="0020749A" w:rsidRDefault="00876A45" w:rsidP="00876A45">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876A45" w:rsidRPr="0020749A" w14:paraId="411DDACC" w14:textId="77777777" w:rsidTr="00876A45">
        <w:trPr>
          <w:trHeight w:val="300"/>
        </w:trPr>
        <w:tc>
          <w:tcPr>
            <w:tcW w:w="0" w:type="auto"/>
            <w:tcBorders>
              <w:top w:val="nil"/>
              <w:left w:val="nil"/>
              <w:bottom w:val="nil"/>
              <w:right w:val="nil"/>
            </w:tcBorders>
            <w:shd w:val="clear" w:color="auto" w:fill="auto"/>
            <w:noWrap/>
            <w:vAlign w:val="bottom"/>
            <w:hideMark/>
          </w:tcPr>
          <w:p w14:paraId="6AD5D478" w14:textId="77777777" w:rsidR="00876A45" w:rsidRPr="0020749A" w:rsidRDefault="00876A45" w:rsidP="00876A45">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paph_argus</w:t>
            </w:r>
          </w:p>
        </w:tc>
        <w:tc>
          <w:tcPr>
            <w:tcW w:w="0" w:type="auto"/>
            <w:tcBorders>
              <w:top w:val="nil"/>
              <w:left w:val="single" w:sz="4" w:space="0" w:color="auto"/>
              <w:bottom w:val="nil"/>
              <w:right w:val="nil"/>
            </w:tcBorders>
            <w:shd w:val="clear" w:color="000000" w:fill="C6EFCE"/>
            <w:noWrap/>
            <w:vAlign w:val="bottom"/>
            <w:hideMark/>
          </w:tcPr>
          <w:p w14:paraId="2844F169" w14:textId="77777777" w:rsidR="00876A45" w:rsidRPr="0020749A" w:rsidRDefault="00876A45" w:rsidP="00876A45">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7EE1FAF" w14:textId="77777777" w:rsidR="00876A45" w:rsidRPr="0020749A" w:rsidRDefault="00876A45" w:rsidP="00876A45">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54274EA" w14:textId="77777777" w:rsidR="00876A45" w:rsidRPr="0020749A" w:rsidRDefault="00876A45" w:rsidP="00876A45">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18BDDB1" w14:textId="77777777" w:rsidR="00876A45" w:rsidRPr="0020749A" w:rsidRDefault="00876A45" w:rsidP="00876A45">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DC4C157" w14:textId="77777777" w:rsidR="00876A45" w:rsidRPr="0020749A" w:rsidRDefault="00876A45" w:rsidP="00876A45">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03A11FB" w14:textId="77777777" w:rsidR="00876A45" w:rsidRPr="0020749A" w:rsidRDefault="00876A45" w:rsidP="00876A45">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ED088D3" w14:textId="77777777" w:rsidR="00876A45" w:rsidRPr="0020749A" w:rsidRDefault="00876A45" w:rsidP="00876A45">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876A45" w:rsidRPr="0020749A" w14:paraId="2A41AE7A" w14:textId="77777777" w:rsidTr="00876A45">
        <w:trPr>
          <w:trHeight w:val="300"/>
        </w:trPr>
        <w:tc>
          <w:tcPr>
            <w:tcW w:w="0" w:type="auto"/>
            <w:tcBorders>
              <w:top w:val="nil"/>
              <w:left w:val="nil"/>
              <w:bottom w:val="nil"/>
              <w:right w:val="nil"/>
            </w:tcBorders>
            <w:shd w:val="clear" w:color="auto" w:fill="auto"/>
            <w:noWrap/>
            <w:vAlign w:val="bottom"/>
            <w:hideMark/>
          </w:tcPr>
          <w:p w14:paraId="315F9D46" w14:textId="77777777" w:rsidR="00876A45" w:rsidRPr="0020749A" w:rsidRDefault="00876A45" w:rsidP="00876A45">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Paptonsum_blaine</w:t>
            </w:r>
          </w:p>
        </w:tc>
        <w:tc>
          <w:tcPr>
            <w:tcW w:w="0" w:type="auto"/>
            <w:tcBorders>
              <w:top w:val="nil"/>
              <w:left w:val="single" w:sz="4" w:space="0" w:color="auto"/>
              <w:bottom w:val="nil"/>
              <w:right w:val="nil"/>
            </w:tcBorders>
            <w:shd w:val="clear" w:color="000000" w:fill="FFC7CE"/>
            <w:noWrap/>
            <w:vAlign w:val="bottom"/>
            <w:hideMark/>
          </w:tcPr>
          <w:p w14:paraId="3C21661D" w14:textId="77777777" w:rsidR="00876A45" w:rsidRPr="0020749A" w:rsidRDefault="00876A45" w:rsidP="00876A45">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1(low)</w:t>
            </w:r>
          </w:p>
        </w:tc>
        <w:tc>
          <w:tcPr>
            <w:tcW w:w="0" w:type="auto"/>
            <w:tcBorders>
              <w:top w:val="nil"/>
              <w:left w:val="single" w:sz="4" w:space="0" w:color="auto"/>
              <w:bottom w:val="nil"/>
              <w:right w:val="nil"/>
            </w:tcBorders>
            <w:shd w:val="clear" w:color="000000" w:fill="FFEB9C"/>
            <w:noWrap/>
            <w:vAlign w:val="bottom"/>
            <w:hideMark/>
          </w:tcPr>
          <w:p w14:paraId="68573EA6" w14:textId="77777777" w:rsidR="00876A45" w:rsidRPr="0020749A" w:rsidRDefault="00876A45" w:rsidP="00876A45">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760B5785" w14:textId="77777777" w:rsidR="00876A45" w:rsidRPr="0020749A" w:rsidRDefault="00876A45" w:rsidP="00876A45">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2C2974C4" w14:textId="77777777" w:rsidR="00876A45" w:rsidRPr="0020749A" w:rsidRDefault="00876A45" w:rsidP="00876A45">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Correct(low)</w:t>
            </w:r>
          </w:p>
        </w:tc>
        <w:tc>
          <w:tcPr>
            <w:tcW w:w="0" w:type="auto"/>
            <w:tcBorders>
              <w:top w:val="nil"/>
              <w:left w:val="single" w:sz="4" w:space="0" w:color="auto"/>
              <w:bottom w:val="nil"/>
              <w:right w:val="nil"/>
            </w:tcBorders>
            <w:shd w:val="clear" w:color="000000" w:fill="C6EFCE"/>
            <w:noWrap/>
            <w:vAlign w:val="bottom"/>
            <w:hideMark/>
          </w:tcPr>
          <w:p w14:paraId="4D7148F6" w14:textId="77777777" w:rsidR="00876A45" w:rsidRPr="0020749A" w:rsidRDefault="00876A45" w:rsidP="00876A45">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E08E355" w14:textId="77777777" w:rsidR="00876A45" w:rsidRPr="0020749A" w:rsidRDefault="00876A45" w:rsidP="00876A45">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605DED1" w14:textId="77777777" w:rsidR="00876A45" w:rsidRPr="0020749A" w:rsidRDefault="00876A45" w:rsidP="00876A45">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876A45" w:rsidRPr="0020749A" w14:paraId="4264A11D" w14:textId="77777777" w:rsidTr="00876A45">
        <w:trPr>
          <w:trHeight w:val="300"/>
        </w:trPr>
        <w:tc>
          <w:tcPr>
            <w:tcW w:w="0" w:type="auto"/>
            <w:tcBorders>
              <w:top w:val="nil"/>
              <w:left w:val="nil"/>
              <w:bottom w:val="nil"/>
              <w:right w:val="nil"/>
            </w:tcBorders>
            <w:shd w:val="clear" w:color="auto" w:fill="auto"/>
            <w:noWrap/>
            <w:vAlign w:val="bottom"/>
            <w:hideMark/>
          </w:tcPr>
          <w:p w14:paraId="34CF3ACA" w14:textId="77777777" w:rsidR="00876A45" w:rsidRPr="0020749A" w:rsidRDefault="00876A45" w:rsidP="00876A45">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Paphtonsum_elle</w:t>
            </w:r>
          </w:p>
        </w:tc>
        <w:tc>
          <w:tcPr>
            <w:tcW w:w="0" w:type="auto"/>
            <w:tcBorders>
              <w:top w:val="nil"/>
              <w:left w:val="single" w:sz="4" w:space="0" w:color="auto"/>
              <w:bottom w:val="nil"/>
              <w:right w:val="nil"/>
            </w:tcBorders>
            <w:shd w:val="clear" w:color="000000" w:fill="FFC7CE"/>
            <w:noWrap/>
            <w:vAlign w:val="bottom"/>
            <w:hideMark/>
          </w:tcPr>
          <w:p w14:paraId="0D0F2144" w14:textId="77777777" w:rsidR="00876A45" w:rsidRPr="0020749A" w:rsidRDefault="00876A45" w:rsidP="00876A45">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1</w:t>
            </w:r>
          </w:p>
        </w:tc>
        <w:tc>
          <w:tcPr>
            <w:tcW w:w="0" w:type="auto"/>
            <w:tcBorders>
              <w:top w:val="nil"/>
              <w:left w:val="single" w:sz="4" w:space="0" w:color="auto"/>
              <w:bottom w:val="nil"/>
              <w:right w:val="nil"/>
            </w:tcBorders>
            <w:shd w:val="clear" w:color="000000" w:fill="FFC7CE"/>
            <w:noWrap/>
            <w:vAlign w:val="bottom"/>
            <w:hideMark/>
          </w:tcPr>
          <w:p w14:paraId="187BE4EE" w14:textId="77777777" w:rsidR="00876A45" w:rsidRPr="0020749A" w:rsidRDefault="00876A45" w:rsidP="00876A45">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3(low)</w:t>
            </w:r>
          </w:p>
        </w:tc>
        <w:tc>
          <w:tcPr>
            <w:tcW w:w="0" w:type="auto"/>
            <w:tcBorders>
              <w:top w:val="nil"/>
              <w:left w:val="single" w:sz="4" w:space="0" w:color="auto"/>
              <w:bottom w:val="nil"/>
              <w:right w:val="nil"/>
            </w:tcBorders>
            <w:shd w:val="clear" w:color="000000" w:fill="FFEB9C"/>
            <w:noWrap/>
            <w:vAlign w:val="bottom"/>
            <w:hideMark/>
          </w:tcPr>
          <w:p w14:paraId="640A2CEA" w14:textId="77777777" w:rsidR="00876A45" w:rsidRPr="0020749A" w:rsidRDefault="00876A45" w:rsidP="00876A45">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7569FE85" w14:textId="77777777" w:rsidR="00876A45" w:rsidRPr="0020749A" w:rsidRDefault="00876A45" w:rsidP="00876A45">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7E563BA2" w14:textId="77777777" w:rsidR="00876A45" w:rsidRPr="0020749A" w:rsidRDefault="00876A45" w:rsidP="00876A45">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C7CE"/>
            <w:noWrap/>
            <w:vAlign w:val="bottom"/>
            <w:hideMark/>
          </w:tcPr>
          <w:p w14:paraId="4D3AB7DA" w14:textId="77777777" w:rsidR="00876A45" w:rsidRPr="0020749A" w:rsidRDefault="00876A45" w:rsidP="00876A45">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1</w:t>
            </w:r>
          </w:p>
        </w:tc>
        <w:tc>
          <w:tcPr>
            <w:tcW w:w="0" w:type="auto"/>
            <w:tcBorders>
              <w:top w:val="nil"/>
              <w:left w:val="single" w:sz="4" w:space="0" w:color="auto"/>
              <w:bottom w:val="nil"/>
              <w:right w:val="single" w:sz="4" w:space="0" w:color="auto"/>
            </w:tcBorders>
            <w:shd w:val="clear" w:color="000000" w:fill="FFC7CE"/>
            <w:noWrap/>
            <w:vAlign w:val="bottom"/>
            <w:hideMark/>
          </w:tcPr>
          <w:p w14:paraId="60AC05BA" w14:textId="77777777" w:rsidR="00876A45" w:rsidRPr="0020749A" w:rsidRDefault="00876A45" w:rsidP="00876A45">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1(low)</w:t>
            </w:r>
          </w:p>
        </w:tc>
      </w:tr>
      <w:tr w:rsidR="00876A45" w:rsidRPr="0020749A" w14:paraId="621A9632" w14:textId="77777777" w:rsidTr="00876A45">
        <w:trPr>
          <w:trHeight w:val="300"/>
        </w:trPr>
        <w:tc>
          <w:tcPr>
            <w:tcW w:w="0" w:type="auto"/>
            <w:tcBorders>
              <w:top w:val="nil"/>
              <w:left w:val="nil"/>
              <w:bottom w:val="nil"/>
              <w:right w:val="nil"/>
            </w:tcBorders>
            <w:shd w:val="clear" w:color="auto" w:fill="auto"/>
            <w:noWrap/>
            <w:vAlign w:val="bottom"/>
            <w:hideMark/>
          </w:tcPr>
          <w:p w14:paraId="2985A8A2" w14:textId="77777777" w:rsidR="00876A45" w:rsidRPr="0020749A" w:rsidRDefault="00876A45" w:rsidP="00876A45">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Paphwardii</w:t>
            </w:r>
          </w:p>
        </w:tc>
        <w:tc>
          <w:tcPr>
            <w:tcW w:w="0" w:type="auto"/>
            <w:tcBorders>
              <w:top w:val="nil"/>
              <w:left w:val="single" w:sz="4" w:space="0" w:color="auto"/>
              <w:bottom w:val="nil"/>
              <w:right w:val="nil"/>
            </w:tcBorders>
            <w:shd w:val="clear" w:color="000000" w:fill="FFC7CE"/>
            <w:noWrap/>
            <w:vAlign w:val="bottom"/>
            <w:hideMark/>
          </w:tcPr>
          <w:p w14:paraId="07A31331" w14:textId="77777777" w:rsidR="00876A45" w:rsidRPr="0020749A" w:rsidRDefault="00876A45" w:rsidP="00876A45">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1623E518" w14:textId="77777777" w:rsidR="00876A45" w:rsidRPr="0020749A" w:rsidRDefault="00876A45" w:rsidP="00876A45">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EB9C"/>
            <w:noWrap/>
            <w:vAlign w:val="bottom"/>
            <w:hideMark/>
          </w:tcPr>
          <w:p w14:paraId="7A187639" w14:textId="77777777" w:rsidR="00876A45" w:rsidRPr="0020749A" w:rsidRDefault="00876A45" w:rsidP="00876A45">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 3/6</w:t>
            </w:r>
          </w:p>
        </w:tc>
        <w:tc>
          <w:tcPr>
            <w:tcW w:w="0" w:type="auto"/>
            <w:tcBorders>
              <w:top w:val="nil"/>
              <w:left w:val="single" w:sz="4" w:space="0" w:color="auto"/>
              <w:bottom w:val="nil"/>
              <w:right w:val="nil"/>
            </w:tcBorders>
            <w:shd w:val="clear" w:color="000000" w:fill="FFC7CE"/>
            <w:noWrap/>
            <w:vAlign w:val="bottom"/>
            <w:hideMark/>
          </w:tcPr>
          <w:p w14:paraId="177C64DE" w14:textId="77777777" w:rsidR="00876A45" w:rsidRPr="0020749A" w:rsidRDefault="00876A45" w:rsidP="00876A45">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EB9C"/>
            <w:noWrap/>
            <w:vAlign w:val="bottom"/>
            <w:hideMark/>
          </w:tcPr>
          <w:p w14:paraId="1A364B61" w14:textId="77777777" w:rsidR="00876A45" w:rsidRPr="0020749A" w:rsidRDefault="00876A45" w:rsidP="00876A45">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3/7</w:t>
            </w:r>
          </w:p>
        </w:tc>
        <w:tc>
          <w:tcPr>
            <w:tcW w:w="0" w:type="auto"/>
            <w:tcBorders>
              <w:top w:val="nil"/>
              <w:left w:val="single" w:sz="4" w:space="0" w:color="auto"/>
              <w:bottom w:val="nil"/>
              <w:right w:val="nil"/>
            </w:tcBorders>
            <w:shd w:val="clear" w:color="000000" w:fill="FFEB9C"/>
            <w:noWrap/>
            <w:vAlign w:val="bottom"/>
            <w:hideMark/>
          </w:tcPr>
          <w:p w14:paraId="2FF67A97" w14:textId="77777777" w:rsidR="00876A45" w:rsidRPr="0020749A" w:rsidRDefault="00876A45" w:rsidP="00876A45">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1DC9CF18" w14:textId="77777777" w:rsidR="00876A45" w:rsidRPr="0020749A" w:rsidRDefault="00876A45" w:rsidP="00876A45">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3</w:t>
            </w:r>
          </w:p>
        </w:tc>
      </w:tr>
      <w:tr w:rsidR="00876A45" w:rsidRPr="0020749A" w14:paraId="0E41527A" w14:textId="77777777" w:rsidTr="00876A45">
        <w:trPr>
          <w:trHeight w:val="300"/>
        </w:trPr>
        <w:tc>
          <w:tcPr>
            <w:tcW w:w="0" w:type="auto"/>
            <w:tcBorders>
              <w:top w:val="nil"/>
              <w:left w:val="nil"/>
              <w:bottom w:val="nil"/>
              <w:right w:val="nil"/>
            </w:tcBorders>
            <w:shd w:val="clear" w:color="auto" w:fill="auto"/>
            <w:noWrap/>
            <w:vAlign w:val="bottom"/>
            <w:hideMark/>
          </w:tcPr>
          <w:p w14:paraId="3100EB22" w14:textId="77777777" w:rsidR="00876A45" w:rsidRPr="0020749A" w:rsidRDefault="00876A45" w:rsidP="00876A45">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0B495192" w14:textId="77777777" w:rsidR="00876A45" w:rsidRPr="0020749A" w:rsidRDefault="00876A45" w:rsidP="00876A45">
            <w:pPr>
              <w:rPr>
                <w:rFonts w:ascii="Calibri" w:eastAsia="Times New Roman" w:hAnsi="Calibri" w:cs="Times New Roman"/>
                <w:color w:val="006100"/>
                <w:lang w:val="en-GB"/>
              </w:rPr>
            </w:pPr>
            <w:r w:rsidRPr="0020749A">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hideMark/>
          </w:tcPr>
          <w:p w14:paraId="16CAF5D4" w14:textId="77777777" w:rsidR="00876A45" w:rsidRPr="0020749A" w:rsidRDefault="00876A45" w:rsidP="00876A45">
            <w:pPr>
              <w:rPr>
                <w:rFonts w:ascii="Calibri" w:eastAsia="Times New Roman" w:hAnsi="Calibri" w:cs="Times New Roman"/>
                <w:color w:val="006100"/>
                <w:lang w:val="en-GB"/>
              </w:rPr>
            </w:pPr>
            <w:r w:rsidRPr="0020749A">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hideMark/>
          </w:tcPr>
          <w:p w14:paraId="03458ACE" w14:textId="77777777" w:rsidR="00876A45" w:rsidRPr="0020749A" w:rsidRDefault="00876A45" w:rsidP="00876A45">
            <w:pPr>
              <w:rPr>
                <w:rFonts w:ascii="Calibri" w:eastAsia="Times New Roman" w:hAnsi="Calibri" w:cs="Times New Roman"/>
                <w:color w:val="9C6500"/>
                <w:lang w:val="en-GB"/>
              </w:rPr>
            </w:pPr>
            <w:r w:rsidRPr="0020749A">
              <w:rPr>
                <w:rFonts w:ascii="Calibri" w:eastAsia="Times New Roman" w:hAnsi="Calibri" w:cs="Times New Roman"/>
                <w:color w:val="9C6500"/>
                <w:lang w:val="en-GB"/>
              </w:rPr>
              <w:t> </w:t>
            </w:r>
          </w:p>
        </w:tc>
        <w:tc>
          <w:tcPr>
            <w:tcW w:w="0" w:type="auto"/>
            <w:tcBorders>
              <w:top w:val="nil"/>
              <w:left w:val="single" w:sz="4" w:space="0" w:color="auto"/>
              <w:bottom w:val="nil"/>
              <w:right w:val="nil"/>
            </w:tcBorders>
            <w:shd w:val="clear" w:color="auto" w:fill="auto"/>
            <w:noWrap/>
            <w:vAlign w:val="bottom"/>
            <w:hideMark/>
          </w:tcPr>
          <w:p w14:paraId="1DEAAA93" w14:textId="77777777" w:rsidR="00876A45" w:rsidRPr="0020749A" w:rsidRDefault="00876A45" w:rsidP="00876A45">
            <w:pPr>
              <w:rPr>
                <w:rFonts w:ascii="Calibri" w:eastAsia="Times New Roman" w:hAnsi="Calibri" w:cs="Times New Roman"/>
                <w:color w:val="006100"/>
                <w:lang w:val="en-GB"/>
              </w:rPr>
            </w:pPr>
            <w:r w:rsidRPr="0020749A">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hideMark/>
          </w:tcPr>
          <w:p w14:paraId="4E9E838C" w14:textId="77777777" w:rsidR="00876A45" w:rsidRPr="0020749A" w:rsidRDefault="00876A45" w:rsidP="00876A45">
            <w:pPr>
              <w:rPr>
                <w:rFonts w:ascii="Calibri" w:eastAsia="Times New Roman" w:hAnsi="Calibri" w:cs="Times New Roman"/>
                <w:color w:val="9C6500"/>
                <w:lang w:val="en-GB"/>
              </w:rPr>
            </w:pPr>
            <w:r w:rsidRPr="0020749A">
              <w:rPr>
                <w:rFonts w:ascii="Calibri" w:eastAsia="Times New Roman" w:hAnsi="Calibri" w:cs="Times New Roman"/>
                <w:color w:val="9C6500"/>
                <w:lang w:val="en-GB"/>
              </w:rPr>
              <w:t> </w:t>
            </w:r>
          </w:p>
        </w:tc>
        <w:tc>
          <w:tcPr>
            <w:tcW w:w="0" w:type="auto"/>
            <w:tcBorders>
              <w:top w:val="nil"/>
              <w:left w:val="single" w:sz="4" w:space="0" w:color="auto"/>
              <w:bottom w:val="nil"/>
              <w:right w:val="nil"/>
            </w:tcBorders>
            <w:shd w:val="clear" w:color="auto" w:fill="auto"/>
            <w:noWrap/>
            <w:vAlign w:val="bottom"/>
            <w:hideMark/>
          </w:tcPr>
          <w:p w14:paraId="322980E7" w14:textId="77777777" w:rsidR="00876A45" w:rsidRPr="0020749A" w:rsidRDefault="00876A45" w:rsidP="00876A45">
            <w:pPr>
              <w:rPr>
                <w:rFonts w:ascii="Calibri" w:eastAsia="Times New Roman" w:hAnsi="Calibri" w:cs="Times New Roman"/>
                <w:color w:val="006100"/>
                <w:lang w:val="en-GB"/>
              </w:rPr>
            </w:pPr>
            <w:r w:rsidRPr="0020749A">
              <w:rPr>
                <w:rFonts w:ascii="Calibri" w:eastAsia="Times New Roman" w:hAnsi="Calibri" w:cs="Times New Roman"/>
                <w:color w:val="00610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7D42FF19" w14:textId="77777777" w:rsidR="00876A45" w:rsidRPr="0020749A" w:rsidRDefault="00876A45" w:rsidP="00876A45">
            <w:pPr>
              <w:rPr>
                <w:rFonts w:ascii="Calibri" w:eastAsia="Times New Roman" w:hAnsi="Calibri" w:cs="Times New Roman"/>
                <w:color w:val="006100"/>
                <w:lang w:val="en-GB"/>
              </w:rPr>
            </w:pPr>
            <w:r w:rsidRPr="0020749A">
              <w:rPr>
                <w:rFonts w:ascii="Calibri" w:eastAsia="Times New Roman" w:hAnsi="Calibri" w:cs="Times New Roman"/>
                <w:color w:val="006100"/>
                <w:lang w:val="en-GB"/>
              </w:rPr>
              <w:t> </w:t>
            </w:r>
          </w:p>
        </w:tc>
      </w:tr>
      <w:tr w:rsidR="00876A45" w:rsidRPr="0020749A" w14:paraId="0EB34ACF" w14:textId="77777777" w:rsidTr="00876A45">
        <w:trPr>
          <w:trHeight w:val="300"/>
        </w:trPr>
        <w:tc>
          <w:tcPr>
            <w:tcW w:w="0" w:type="auto"/>
            <w:tcBorders>
              <w:top w:val="nil"/>
              <w:left w:val="nil"/>
              <w:bottom w:val="nil"/>
              <w:right w:val="nil"/>
            </w:tcBorders>
            <w:shd w:val="clear" w:color="auto" w:fill="auto"/>
            <w:noWrap/>
            <w:vAlign w:val="bottom"/>
            <w:hideMark/>
          </w:tcPr>
          <w:p w14:paraId="7B05D77A" w14:textId="77777777" w:rsidR="00876A45" w:rsidRPr="0020749A"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hideMark/>
          </w:tcPr>
          <w:p w14:paraId="2A285643" w14:textId="77777777" w:rsidR="00876A45" w:rsidRPr="0020749A" w:rsidRDefault="00876A45" w:rsidP="00876A45">
            <w:pPr>
              <w:rPr>
                <w:rFonts w:ascii="Calibri" w:eastAsia="Times New Roman" w:hAnsi="Calibri" w:cs="Times New Roman"/>
                <w:color w:val="006100"/>
                <w:sz w:val="22"/>
                <w:lang w:val="en-GB"/>
              </w:rPr>
            </w:pPr>
            <w:r w:rsidRPr="0020749A">
              <w:rPr>
                <w:rFonts w:ascii="Calibri" w:eastAsia="Times New Roman" w:hAnsi="Calibri" w:cs="Times New Roman"/>
                <w:color w:val="006100"/>
                <w:sz w:val="22"/>
                <w:lang w:val="en-GB"/>
              </w:rPr>
              <w:t> </w:t>
            </w:r>
          </w:p>
        </w:tc>
        <w:tc>
          <w:tcPr>
            <w:tcW w:w="0" w:type="auto"/>
            <w:tcBorders>
              <w:top w:val="nil"/>
              <w:left w:val="single" w:sz="4" w:space="0" w:color="auto"/>
              <w:bottom w:val="nil"/>
              <w:right w:val="nil"/>
            </w:tcBorders>
            <w:shd w:val="clear" w:color="auto" w:fill="auto"/>
            <w:noWrap/>
            <w:vAlign w:val="bottom"/>
            <w:hideMark/>
          </w:tcPr>
          <w:p w14:paraId="68821464" w14:textId="77777777" w:rsidR="00876A45" w:rsidRPr="0020749A" w:rsidRDefault="00876A45" w:rsidP="00876A45">
            <w:pPr>
              <w:rPr>
                <w:rFonts w:ascii="Calibri" w:eastAsia="Times New Roman" w:hAnsi="Calibri" w:cs="Times New Roman"/>
                <w:color w:val="006100"/>
                <w:sz w:val="22"/>
                <w:lang w:val="en-GB"/>
              </w:rPr>
            </w:pPr>
            <w:r w:rsidRPr="0020749A">
              <w:rPr>
                <w:rFonts w:ascii="Calibri" w:eastAsia="Times New Roman" w:hAnsi="Calibri" w:cs="Times New Roman"/>
                <w:color w:val="006100"/>
                <w:sz w:val="22"/>
                <w:lang w:val="en-GB"/>
              </w:rPr>
              <w:t> </w:t>
            </w:r>
          </w:p>
        </w:tc>
        <w:tc>
          <w:tcPr>
            <w:tcW w:w="0" w:type="auto"/>
            <w:gridSpan w:val="2"/>
            <w:tcBorders>
              <w:top w:val="single" w:sz="4" w:space="0" w:color="auto"/>
              <w:left w:val="single" w:sz="4" w:space="0" w:color="auto"/>
              <w:bottom w:val="nil"/>
              <w:right w:val="nil"/>
            </w:tcBorders>
            <w:shd w:val="clear" w:color="auto" w:fill="auto"/>
            <w:noWrap/>
            <w:vAlign w:val="bottom"/>
            <w:hideMark/>
          </w:tcPr>
          <w:p w14:paraId="6155282D" w14:textId="50BF10A9" w:rsidR="00876A45" w:rsidRPr="0020749A" w:rsidRDefault="00876A45" w:rsidP="00876A45">
            <w:pPr>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Legenda Incorrect/Unknown</w:t>
            </w:r>
          </w:p>
        </w:tc>
        <w:tc>
          <w:tcPr>
            <w:tcW w:w="0" w:type="auto"/>
            <w:tcBorders>
              <w:top w:val="single" w:sz="4" w:space="0" w:color="auto"/>
              <w:left w:val="nil"/>
              <w:bottom w:val="nil"/>
              <w:right w:val="nil"/>
            </w:tcBorders>
            <w:shd w:val="clear" w:color="auto" w:fill="auto"/>
            <w:noWrap/>
            <w:vAlign w:val="bottom"/>
            <w:hideMark/>
          </w:tcPr>
          <w:p w14:paraId="1AF33D1D" w14:textId="77777777" w:rsidR="00876A45" w:rsidRPr="0020749A" w:rsidRDefault="00876A45" w:rsidP="00876A45">
            <w:pPr>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 </w:t>
            </w:r>
          </w:p>
        </w:tc>
        <w:tc>
          <w:tcPr>
            <w:tcW w:w="0" w:type="auto"/>
            <w:tcBorders>
              <w:top w:val="single" w:sz="4" w:space="0" w:color="auto"/>
              <w:left w:val="nil"/>
              <w:bottom w:val="nil"/>
              <w:right w:val="nil"/>
            </w:tcBorders>
            <w:shd w:val="clear" w:color="auto" w:fill="auto"/>
            <w:noWrap/>
            <w:vAlign w:val="bottom"/>
            <w:hideMark/>
          </w:tcPr>
          <w:p w14:paraId="007C3132" w14:textId="77777777" w:rsidR="00876A45" w:rsidRPr="0020749A" w:rsidRDefault="00876A45" w:rsidP="00876A45">
            <w:pPr>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 </w:t>
            </w:r>
          </w:p>
        </w:tc>
        <w:tc>
          <w:tcPr>
            <w:tcW w:w="0" w:type="auto"/>
            <w:tcBorders>
              <w:top w:val="single" w:sz="4" w:space="0" w:color="auto"/>
              <w:left w:val="nil"/>
              <w:bottom w:val="nil"/>
              <w:right w:val="single" w:sz="4" w:space="0" w:color="auto"/>
            </w:tcBorders>
            <w:shd w:val="clear" w:color="auto" w:fill="auto"/>
            <w:noWrap/>
            <w:vAlign w:val="bottom"/>
            <w:hideMark/>
          </w:tcPr>
          <w:p w14:paraId="3777EC5C" w14:textId="77777777" w:rsidR="00876A45" w:rsidRPr="0020749A" w:rsidRDefault="00876A45" w:rsidP="00876A45">
            <w:pPr>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 </w:t>
            </w:r>
          </w:p>
        </w:tc>
      </w:tr>
      <w:tr w:rsidR="00876A45" w:rsidRPr="0020749A" w14:paraId="2384E9AC" w14:textId="77777777" w:rsidTr="00876A45">
        <w:trPr>
          <w:trHeight w:val="300"/>
        </w:trPr>
        <w:tc>
          <w:tcPr>
            <w:tcW w:w="0" w:type="auto"/>
            <w:tcBorders>
              <w:top w:val="nil"/>
              <w:left w:val="nil"/>
              <w:bottom w:val="nil"/>
              <w:right w:val="nil"/>
            </w:tcBorders>
            <w:shd w:val="clear" w:color="auto" w:fill="auto"/>
            <w:noWrap/>
            <w:vAlign w:val="bottom"/>
            <w:hideMark/>
          </w:tcPr>
          <w:p w14:paraId="0F49ADC9" w14:textId="77777777" w:rsidR="00876A45" w:rsidRPr="0020749A"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hideMark/>
          </w:tcPr>
          <w:p w14:paraId="189CAF8B" w14:textId="77777777" w:rsidR="00876A45" w:rsidRPr="0020749A" w:rsidRDefault="00876A45" w:rsidP="00876A45">
            <w:pPr>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4E0731D3" w14:textId="77777777" w:rsidR="00876A45" w:rsidRPr="0020749A" w:rsidRDefault="00876A45" w:rsidP="00876A45">
            <w:pPr>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050F4CB0" w14:textId="77777777" w:rsidR="00876A45" w:rsidRPr="0020749A" w:rsidRDefault="00876A45" w:rsidP="00876A45">
            <w:pPr>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 </w:t>
            </w:r>
          </w:p>
        </w:tc>
        <w:tc>
          <w:tcPr>
            <w:tcW w:w="0" w:type="auto"/>
            <w:tcBorders>
              <w:top w:val="nil"/>
              <w:left w:val="nil"/>
              <w:bottom w:val="nil"/>
              <w:right w:val="nil"/>
            </w:tcBorders>
            <w:shd w:val="clear" w:color="auto" w:fill="auto"/>
            <w:noWrap/>
            <w:vAlign w:val="bottom"/>
            <w:hideMark/>
          </w:tcPr>
          <w:p w14:paraId="36FDB808" w14:textId="77777777" w:rsidR="00876A45" w:rsidRPr="0020749A" w:rsidRDefault="00876A45" w:rsidP="00876A45">
            <w:pPr>
              <w:rPr>
                <w:rFonts w:ascii="Calibri" w:eastAsia="Times New Roman" w:hAnsi="Calibri" w:cs="Times New Roman"/>
                <w:color w:val="000000"/>
                <w:sz w:val="22"/>
                <w:lang w:val="en-GB"/>
              </w:rPr>
            </w:pPr>
          </w:p>
        </w:tc>
        <w:tc>
          <w:tcPr>
            <w:tcW w:w="0" w:type="auto"/>
            <w:tcBorders>
              <w:top w:val="nil"/>
              <w:left w:val="nil"/>
              <w:bottom w:val="nil"/>
              <w:right w:val="nil"/>
            </w:tcBorders>
            <w:shd w:val="clear" w:color="auto" w:fill="auto"/>
            <w:noWrap/>
            <w:vAlign w:val="bottom"/>
            <w:hideMark/>
          </w:tcPr>
          <w:p w14:paraId="3E89D84F" w14:textId="77777777" w:rsidR="00876A45" w:rsidRPr="0020749A" w:rsidRDefault="00876A45" w:rsidP="00876A45">
            <w:pPr>
              <w:rPr>
                <w:rFonts w:ascii="Calibri" w:eastAsia="Times New Roman" w:hAnsi="Calibri" w:cs="Times New Roman"/>
                <w:color w:val="000000"/>
                <w:sz w:val="22"/>
                <w:lang w:val="en-GB"/>
              </w:rPr>
            </w:pPr>
          </w:p>
        </w:tc>
        <w:tc>
          <w:tcPr>
            <w:tcW w:w="0" w:type="auto"/>
            <w:tcBorders>
              <w:top w:val="nil"/>
              <w:left w:val="nil"/>
              <w:bottom w:val="nil"/>
              <w:right w:val="nil"/>
            </w:tcBorders>
            <w:shd w:val="clear" w:color="auto" w:fill="auto"/>
            <w:noWrap/>
            <w:vAlign w:val="bottom"/>
            <w:hideMark/>
          </w:tcPr>
          <w:p w14:paraId="493C1A87" w14:textId="77777777" w:rsidR="00876A45" w:rsidRPr="0020749A" w:rsidRDefault="00876A45" w:rsidP="00876A45">
            <w:pPr>
              <w:rPr>
                <w:rFonts w:ascii="Calibri" w:eastAsia="Times New Roman" w:hAnsi="Calibri" w:cs="Times New Roman"/>
                <w:color w:val="000000"/>
                <w:sz w:val="22"/>
                <w:lang w:val="en-GB"/>
              </w:rPr>
            </w:pPr>
          </w:p>
        </w:tc>
        <w:tc>
          <w:tcPr>
            <w:tcW w:w="0" w:type="auto"/>
            <w:tcBorders>
              <w:top w:val="nil"/>
              <w:left w:val="nil"/>
              <w:bottom w:val="nil"/>
              <w:right w:val="single" w:sz="4" w:space="0" w:color="auto"/>
            </w:tcBorders>
            <w:shd w:val="clear" w:color="auto" w:fill="auto"/>
            <w:noWrap/>
            <w:vAlign w:val="bottom"/>
            <w:hideMark/>
          </w:tcPr>
          <w:p w14:paraId="21D27FFE" w14:textId="77777777" w:rsidR="00876A45" w:rsidRPr="0020749A" w:rsidRDefault="00876A45" w:rsidP="00876A45">
            <w:pPr>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 </w:t>
            </w:r>
          </w:p>
        </w:tc>
      </w:tr>
      <w:tr w:rsidR="00876A45" w:rsidRPr="0020749A" w14:paraId="1FC126F8" w14:textId="77777777" w:rsidTr="00876A45">
        <w:trPr>
          <w:trHeight w:val="300"/>
        </w:trPr>
        <w:tc>
          <w:tcPr>
            <w:tcW w:w="0" w:type="auto"/>
            <w:tcBorders>
              <w:top w:val="nil"/>
              <w:left w:val="nil"/>
              <w:bottom w:val="nil"/>
              <w:right w:val="nil"/>
            </w:tcBorders>
            <w:shd w:val="clear" w:color="auto" w:fill="auto"/>
            <w:noWrap/>
            <w:vAlign w:val="bottom"/>
            <w:hideMark/>
          </w:tcPr>
          <w:p w14:paraId="3D054061" w14:textId="77777777" w:rsidR="00876A45" w:rsidRPr="0020749A"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hideMark/>
          </w:tcPr>
          <w:p w14:paraId="0D839B5D" w14:textId="77777777" w:rsidR="00876A45" w:rsidRPr="0020749A" w:rsidRDefault="00876A45" w:rsidP="00876A45">
            <w:pPr>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0CEBF543" w14:textId="77777777" w:rsidR="00876A45" w:rsidRPr="0020749A" w:rsidRDefault="00876A45" w:rsidP="00876A45">
            <w:pPr>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532CC0D6" w14:textId="77777777" w:rsidR="00876A45" w:rsidRPr="0020749A" w:rsidRDefault="00876A45" w:rsidP="00876A45">
            <w:pPr>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 </w:t>
            </w:r>
          </w:p>
        </w:tc>
        <w:tc>
          <w:tcPr>
            <w:tcW w:w="0" w:type="auto"/>
            <w:tcBorders>
              <w:top w:val="nil"/>
              <w:left w:val="nil"/>
              <w:bottom w:val="nil"/>
              <w:right w:val="nil"/>
            </w:tcBorders>
            <w:shd w:val="clear" w:color="auto" w:fill="auto"/>
            <w:noWrap/>
            <w:vAlign w:val="bottom"/>
            <w:hideMark/>
          </w:tcPr>
          <w:p w14:paraId="76EEC61A" w14:textId="77777777" w:rsidR="00876A45" w:rsidRPr="0020749A" w:rsidRDefault="00876A45" w:rsidP="00876A45">
            <w:pPr>
              <w:jc w:val="right"/>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1</w:t>
            </w:r>
          </w:p>
        </w:tc>
        <w:tc>
          <w:tcPr>
            <w:tcW w:w="0" w:type="auto"/>
            <w:tcBorders>
              <w:top w:val="nil"/>
              <w:left w:val="nil"/>
              <w:bottom w:val="nil"/>
              <w:right w:val="nil"/>
            </w:tcBorders>
            <w:shd w:val="clear" w:color="auto" w:fill="auto"/>
            <w:noWrap/>
            <w:vAlign w:val="bottom"/>
            <w:hideMark/>
          </w:tcPr>
          <w:p w14:paraId="4132D705" w14:textId="77777777" w:rsidR="00876A45" w:rsidRPr="0020749A" w:rsidRDefault="00876A45" w:rsidP="00876A45">
            <w:pPr>
              <w:rPr>
                <w:rFonts w:ascii="Calibri" w:eastAsia="Times New Roman" w:hAnsi="Calibri" w:cs="Times New Roman"/>
                <w:i/>
                <w:iCs/>
                <w:color w:val="000000"/>
                <w:sz w:val="22"/>
                <w:lang w:val="en-GB"/>
              </w:rPr>
            </w:pPr>
            <w:r w:rsidRPr="0020749A">
              <w:rPr>
                <w:rFonts w:ascii="Calibri" w:eastAsia="Times New Roman" w:hAnsi="Calibri" w:cs="Times New Roman"/>
                <w:i/>
                <w:iCs/>
                <w:color w:val="000000"/>
                <w:sz w:val="22"/>
                <w:lang w:val="en-GB"/>
              </w:rPr>
              <w:t>Parvisepalum</w:t>
            </w:r>
          </w:p>
        </w:tc>
        <w:tc>
          <w:tcPr>
            <w:tcW w:w="0" w:type="auto"/>
            <w:tcBorders>
              <w:top w:val="nil"/>
              <w:left w:val="nil"/>
              <w:bottom w:val="nil"/>
              <w:right w:val="nil"/>
            </w:tcBorders>
            <w:shd w:val="clear" w:color="auto" w:fill="auto"/>
            <w:noWrap/>
            <w:vAlign w:val="bottom"/>
            <w:hideMark/>
          </w:tcPr>
          <w:p w14:paraId="566FB328" w14:textId="77777777" w:rsidR="00876A45" w:rsidRPr="0020749A" w:rsidRDefault="00876A45" w:rsidP="00876A45">
            <w:pPr>
              <w:jc w:val="right"/>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2</w:t>
            </w:r>
          </w:p>
        </w:tc>
        <w:tc>
          <w:tcPr>
            <w:tcW w:w="0" w:type="auto"/>
            <w:tcBorders>
              <w:top w:val="nil"/>
              <w:left w:val="nil"/>
              <w:bottom w:val="nil"/>
              <w:right w:val="single" w:sz="4" w:space="0" w:color="auto"/>
            </w:tcBorders>
            <w:shd w:val="clear" w:color="auto" w:fill="auto"/>
            <w:noWrap/>
            <w:vAlign w:val="bottom"/>
            <w:hideMark/>
          </w:tcPr>
          <w:p w14:paraId="1638E54B" w14:textId="77777777" w:rsidR="00876A45" w:rsidRPr="0020749A" w:rsidRDefault="00876A45" w:rsidP="00876A45">
            <w:pPr>
              <w:rPr>
                <w:rFonts w:ascii="Calibri" w:eastAsia="Times New Roman" w:hAnsi="Calibri" w:cs="Times New Roman"/>
                <w:i/>
                <w:iCs/>
                <w:color w:val="000000"/>
                <w:sz w:val="22"/>
                <w:lang w:val="en-GB"/>
              </w:rPr>
            </w:pPr>
            <w:r w:rsidRPr="0020749A">
              <w:rPr>
                <w:rFonts w:ascii="Calibri" w:eastAsia="Times New Roman" w:hAnsi="Calibri" w:cs="Times New Roman"/>
                <w:i/>
                <w:iCs/>
                <w:color w:val="000000"/>
                <w:sz w:val="22"/>
                <w:lang w:val="en-GB"/>
              </w:rPr>
              <w:t>Pardalopetalum</w:t>
            </w:r>
          </w:p>
        </w:tc>
      </w:tr>
      <w:tr w:rsidR="00876A45" w:rsidRPr="0020749A" w14:paraId="183E8D4A" w14:textId="77777777" w:rsidTr="00876A45">
        <w:trPr>
          <w:trHeight w:val="300"/>
        </w:trPr>
        <w:tc>
          <w:tcPr>
            <w:tcW w:w="0" w:type="auto"/>
            <w:tcBorders>
              <w:top w:val="nil"/>
              <w:left w:val="nil"/>
              <w:bottom w:val="nil"/>
              <w:right w:val="nil"/>
            </w:tcBorders>
            <w:shd w:val="clear" w:color="auto" w:fill="auto"/>
            <w:noWrap/>
            <w:vAlign w:val="bottom"/>
            <w:hideMark/>
          </w:tcPr>
          <w:p w14:paraId="5000BED3" w14:textId="77777777" w:rsidR="00876A45" w:rsidRPr="0020749A"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hideMark/>
          </w:tcPr>
          <w:p w14:paraId="47A59079" w14:textId="77777777" w:rsidR="00876A45" w:rsidRPr="0020749A" w:rsidRDefault="00876A45" w:rsidP="00876A45">
            <w:pPr>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35A45A68" w14:textId="77777777" w:rsidR="00876A45" w:rsidRPr="0020749A" w:rsidRDefault="00876A45" w:rsidP="00876A45">
            <w:pPr>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7D2D298F" w14:textId="77777777" w:rsidR="00876A45" w:rsidRPr="0020749A" w:rsidRDefault="00876A45" w:rsidP="00876A45">
            <w:pPr>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 </w:t>
            </w:r>
          </w:p>
        </w:tc>
        <w:tc>
          <w:tcPr>
            <w:tcW w:w="0" w:type="auto"/>
            <w:tcBorders>
              <w:top w:val="nil"/>
              <w:left w:val="nil"/>
              <w:bottom w:val="nil"/>
              <w:right w:val="nil"/>
            </w:tcBorders>
            <w:shd w:val="clear" w:color="auto" w:fill="auto"/>
            <w:noWrap/>
            <w:vAlign w:val="bottom"/>
            <w:hideMark/>
          </w:tcPr>
          <w:p w14:paraId="48A054BA" w14:textId="77777777" w:rsidR="00876A45" w:rsidRPr="0020749A" w:rsidRDefault="00876A45" w:rsidP="00876A45">
            <w:pPr>
              <w:jc w:val="right"/>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3</w:t>
            </w:r>
          </w:p>
        </w:tc>
        <w:tc>
          <w:tcPr>
            <w:tcW w:w="0" w:type="auto"/>
            <w:tcBorders>
              <w:top w:val="nil"/>
              <w:left w:val="nil"/>
              <w:bottom w:val="nil"/>
              <w:right w:val="nil"/>
            </w:tcBorders>
            <w:shd w:val="clear" w:color="auto" w:fill="auto"/>
            <w:noWrap/>
            <w:vAlign w:val="bottom"/>
            <w:hideMark/>
          </w:tcPr>
          <w:p w14:paraId="49DF2E20" w14:textId="77777777" w:rsidR="00876A45" w:rsidRPr="0020749A" w:rsidRDefault="00876A45" w:rsidP="00876A45">
            <w:pPr>
              <w:rPr>
                <w:rFonts w:ascii="Calibri" w:eastAsia="Times New Roman" w:hAnsi="Calibri" w:cs="Times New Roman"/>
                <w:i/>
                <w:iCs/>
                <w:color w:val="000000"/>
                <w:sz w:val="22"/>
                <w:lang w:val="en-GB"/>
              </w:rPr>
            </w:pPr>
            <w:r w:rsidRPr="0020749A">
              <w:rPr>
                <w:rFonts w:ascii="Calibri" w:eastAsia="Times New Roman" w:hAnsi="Calibri" w:cs="Times New Roman"/>
                <w:i/>
                <w:iCs/>
                <w:color w:val="000000"/>
                <w:sz w:val="22"/>
                <w:lang w:val="en-GB"/>
              </w:rPr>
              <w:t>Paphiopedilum</w:t>
            </w:r>
          </w:p>
        </w:tc>
        <w:tc>
          <w:tcPr>
            <w:tcW w:w="0" w:type="auto"/>
            <w:tcBorders>
              <w:top w:val="nil"/>
              <w:left w:val="nil"/>
              <w:bottom w:val="nil"/>
              <w:right w:val="nil"/>
            </w:tcBorders>
            <w:shd w:val="clear" w:color="auto" w:fill="auto"/>
            <w:noWrap/>
            <w:vAlign w:val="bottom"/>
            <w:hideMark/>
          </w:tcPr>
          <w:p w14:paraId="11F95134" w14:textId="77777777" w:rsidR="00876A45" w:rsidRPr="0020749A" w:rsidRDefault="00876A45" w:rsidP="00876A45">
            <w:pPr>
              <w:jc w:val="right"/>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4</w:t>
            </w:r>
          </w:p>
        </w:tc>
        <w:tc>
          <w:tcPr>
            <w:tcW w:w="0" w:type="auto"/>
            <w:tcBorders>
              <w:top w:val="nil"/>
              <w:left w:val="nil"/>
              <w:bottom w:val="nil"/>
              <w:right w:val="single" w:sz="4" w:space="0" w:color="auto"/>
            </w:tcBorders>
            <w:shd w:val="clear" w:color="auto" w:fill="auto"/>
            <w:noWrap/>
            <w:vAlign w:val="bottom"/>
            <w:hideMark/>
          </w:tcPr>
          <w:p w14:paraId="24ACE79F" w14:textId="77777777" w:rsidR="00876A45" w:rsidRPr="0020749A" w:rsidRDefault="00876A45" w:rsidP="00876A45">
            <w:pPr>
              <w:rPr>
                <w:rFonts w:ascii="Calibri" w:eastAsia="Times New Roman" w:hAnsi="Calibri" w:cs="Times New Roman"/>
                <w:i/>
                <w:iCs/>
                <w:color w:val="000000"/>
                <w:sz w:val="22"/>
                <w:lang w:val="en-GB"/>
              </w:rPr>
            </w:pPr>
            <w:r w:rsidRPr="0020749A">
              <w:rPr>
                <w:rFonts w:ascii="Calibri" w:eastAsia="Times New Roman" w:hAnsi="Calibri" w:cs="Times New Roman"/>
                <w:i/>
                <w:iCs/>
                <w:color w:val="000000"/>
                <w:sz w:val="22"/>
                <w:lang w:val="en-GB"/>
              </w:rPr>
              <w:t>Coryopedilum</w:t>
            </w:r>
          </w:p>
        </w:tc>
      </w:tr>
      <w:tr w:rsidR="00876A45" w:rsidRPr="0020749A" w14:paraId="1333A885" w14:textId="77777777" w:rsidTr="00876A45">
        <w:trPr>
          <w:trHeight w:val="300"/>
        </w:trPr>
        <w:tc>
          <w:tcPr>
            <w:tcW w:w="0" w:type="auto"/>
            <w:tcBorders>
              <w:top w:val="nil"/>
              <w:left w:val="nil"/>
              <w:bottom w:val="nil"/>
              <w:right w:val="nil"/>
            </w:tcBorders>
            <w:shd w:val="clear" w:color="auto" w:fill="auto"/>
            <w:noWrap/>
            <w:vAlign w:val="bottom"/>
            <w:hideMark/>
          </w:tcPr>
          <w:p w14:paraId="32BF1126" w14:textId="77777777" w:rsidR="00876A45" w:rsidRPr="0020749A"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hideMark/>
          </w:tcPr>
          <w:p w14:paraId="67019A4C" w14:textId="77777777" w:rsidR="00876A45" w:rsidRPr="0020749A" w:rsidRDefault="00876A45" w:rsidP="00876A45">
            <w:pPr>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438937FE" w14:textId="77777777" w:rsidR="00876A45" w:rsidRPr="0020749A" w:rsidRDefault="00876A45" w:rsidP="00876A45">
            <w:pPr>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0235D1B6" w14:textId="77777777" w:rsidR="00876A45" w:rsidRPr="0020749A" w:rsidRDefault="00876A45" w:rsidP="00876A45">
            <w:pPr>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 </w:t>
            </w:r>
          </w:p>
        </w:tc>
        <w:tc>
          <w:tcPr>
            <w:tcW w:w="0" w:type="auto"/>
            <w:tcBorders>
              <w:top w:val="nil"/>
              <w:left w:val="nil"/>
              <w:bottom w:val="nil"/>
              <w:right w:val="nil"/>
            </w:tcBorders>
            <w:shd w:val="clear" w:color="auto" w:fill="auto"/>
            <w:noWrap/>
            <w:vAlign w:val="bottom"/>
            <w:hideMark/>
          </w:tcPr>
          <w:p w14:paraId="65BADCB3" w14:textId="77777777" w:rsidR="00876A45" w:rsidRPr="0020749A" w:rsidRDefault="00876A45" w:rsidP="00876A45">
            <w:pPr>
              <w:jc w:val="right"/>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5</w:t>
            </w:r>
          </w:p>
        </w:tc>
        <w:tc>
          <w:tcPr>
            <w:tcW w:w="0" w:type="auto"/>
            <w:tcBorders>
              <w:top w:val="nil"/>
              <w:left w:val="nil"/>
              <w:bottom w:val="nil"/>
              <w:right w:val="nil"/>
            </w:tcBorders>
            <w:shd w:val="clear" w:color="auto" w:fill="auto"/>
            <w:noWrap/>
            <w:vAlign w:val="bottom"/>
            <w:hideMark/>
          </w:tcPr>
          <w:p w14:paraId="4CB1B7F7" w14:textId="77777777" w:rsidR="00876A45" w:rsidRPr="0020749A" w:rsidRDefault="00876A45" w:rsidP="00876A45">
            <w:pPr>
              <w:rPr>
                <w:rFonts w:ascii="Calibri" w:eastAsia="Times New Roman" w:hAnsi="Calibri" w:cs="Times New Roman"/>
                <w:i/>
                <w:iCs/>
                <w:color w:val="000000"/>
                <w:sz w:val="22"/>
                <w:lang w:val="en-GB"/>
              </w:rPr>
            </w:pPr>
            <w:r w:rsidRPr="0020749A">
              <w:rPr>
                <w:rFonts w:ascii="Calibri" w:eastAsia="Times New Roman" w:hAnsi="Calibri" w:cs="Times New Roman"/>
                <w:i/>
                <w:iCs/>
                <w:color w:val="000000"/>
                <w:sz w:val="22"/>
                <w:lang w:val="en-GB"/>
              </w:rPr>
              <w:t>Cochlopetalum</w:t>
            </w:r>
          </w:p>
        </w:tc>
        <w:tc>
          <w:tcPr>
            <w:tcW w:w="0" w:type="auto"/>
            <w:tcBorders>
              <w:top w:val="nil"/>
              <w:left w:val="nil"/>
              <w:bottom w:val="nil"/>
              <w:right w:val="nil"/>
            </w:tcBorders>
            <w:shd w:val="clear" w:color="auto" w:fill="auto"/>
            <w:noWrap/>
            <w:vAlign w:val="bottom"/>
            <w:hideMark/>
          </w:tcPr>
          <w:p w14:paraId="58EB4FA7" w14:textId="77777777" w:rsidR="00876A45" w:rsidRPr="0020749A" w:rsidRDefault="00876A45" w:rsidP="00876A45">
            <w:pPr>
              <w:jc w:val="right"/>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6</w:t>
            </w:r>
          </w:p>
        </w:tc>
        <w:tc>
          <w:tcPr>
            <w:tcW w:w="0" w:type="auto"/>
            <w:tcBorders>
              <w:top w:val="nil"/>
              <w:left w:val="nil"/>
              <w:bottom w:val="nil"/>
              <w:right w:val="single" w:sz="4" w:space="0" w:color="auto"/>
            </w:tcBorders>
            <w:shd w:val="clear" w:color="auto" w:fill="auto"/>
            <w:noWrap/>
            <w:vAlign w:val="bottom"/>
            <w:hideMark/>
          </w:tcPr>
          <w:p w14:paraId="565B9A1A" w14:textId="77777777" w:rsidR="00876A45" w:rsidRPr="0020749A" w:rsidRDefault="00876A45" w:rsidP="00876A45">
            <w:pPr>
              <w:rPr>
                <w:rFonts w:ascii="Calibri" w:eastAsia="Times New Roman" w:hAnsi="Calibri" w:cs="Times New Roman"/>
                <w:i/>
                <w:iCs/>
                <w:color w:val="000000"/>
                <w:sz w:val="22"/>
                <w:lang w:val="en-GB"/>
              </w:rPr>
            </w:pPr>
            <w:r w:rsidRPr="0020749A">
              <w:rPr>
                <w:rFonts w:ascii="Calibri" w:eastAsia="Times New Roman" w:hAnsi="Calibri" w:cs="Times New Roman"/>
                <w:i/>
                <w:iCs/>
                <w:color w:val="000000"/>
                <w:sz w:val="22"/>
                <w:lang w:val="en-GB"/>
              </w:rPr>
              <w:t>Brachypetalum</w:t>
            </w:r>
          </w:p>
        </w:tc>
      </w:tr>
      <w:tr w:rsidR="00876A45" w:rsidRPr="0020749A" w14:paraId="320DC9B3" w14:textId="77777777" w:rsidTr="00876A45">
        <w:trPr>
          <w:trHeight w:val="300"/>
        </w:trPr>
        <w:tc>
          <w:tcPr>
            <w:tcW w:w="0" w:type="auto"/>
            <w:tcBorders>
              <w:top w:val="nil"/>
              <w:left w:val="nil"/>
              <w:bottom w:val="nil"/>
              <w:right w:val="nil"/>
            </w:tcBorders>
            <w:shd w:val="clear" w:color="auto" w:fill="auto"/>
            <w:noWrap/>
            <w:vAlign w:val="bottom"/>
            <w:hideMark/>
          </w:tcPr>
          <w:p w14:paraId="3FD4BE53" w14:textId="77777777" w:rsidR="00876A45" w:rsidRPr="0020749A"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hideMark/>
          </w:tcPr>
          <w:p w14:paraId="5F963EFB" w14:textId="77777777" w:rsidR="00876A45" w:rsidRPr="0020749A" w:rsidRDefault="00876A45" w:rsidP="00876A45">
            <w:pPr>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21FB124E" w14:textId="77777777" w:rsidR="00876A45" w:rsidRPr="0020749A" w:rsidRDefault="00876A45" w:rsidP="00876A45">
            <w:pPr>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37F9FC20" w14:textId="77777777" w:rsidR="00876A45" w:rsidRPr="0020749A" w:rsidRDefault="00876A45" w:rsidP="00876A45">
            <w:pPr>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 </w:t>
            </w:r>
          </w:p>
        </w:tc>
        <w:tc>
          <w:tcPr>
            <w:tcW w:w="0" w:type="auto"/>
            <w:tcBorders>
              <w:top w:val="nil"/>
              <w:left w:val="nil"/>
              <w:bottom w:val="nil"/>
              <w:right w:val="nil"/>
            </w:tcBorders>
            <w:shd w:val="clear" w:color="auto" w:fill="auto"/>
            <w:noWrap/>
            <w:vAlign w:val="bottom"/>
            <w:hideMark/>
          </w:tcPr>
          <w:p w14:paraId="0C4A1D89" w14:textId="77777777" w:rsidR="00876A45" w:rsidRPr="0020749A" w:rsidRDefault="00876A45" w:rsidP="00876A45">
            <w:pPr>
              <w:jc w:val="right"/>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7</w:t>
            </w:r>
          </w:p>
        </w:tc>
        <w:tc>
          <w:tcPr>
            <w:tcW w:w="0" w:type="auto"/>
            <w:tcBorders>
              <w:top w:val="nil"/>
              <w:left w:val="nil"/>
              <w:bottom w:val="nil"/>
              <w:right w:val="nil"/>
            </w:tcBorders>
            <w:shd w:val="clear" w:color="auto" w:fill="auto"/>
            <w:noWrap/>
            <w:vAlign w:val="bottom"/>
            <w:hideMark/>
          </w:tcPr>
          <w:p w14:paraId="125BD64E" w14:textId="77777777" w:rsidR="00876A45" w:rsidRPr="0020749A" w:rsidRDefault="00876A45" w:rsidP="00876A45">
            <w:pPr>
              <w:rPr>
                <w:rFonts w:ascii="Calibri" w:eastAsia="Times New Roman" w:hAnsi="Calibri" w:cs="Times New Roman"/>
                <w:i/>
                <w:iCs/>
                <w:color w:val="000000"/>
                <w:sz w:val="22"/>
                <w:lang w:val="en-GB"/>
              </w:rPr>
            </w:pPr>
            <w:r w:rsidRPr="0020749A">
              <w:rPr>
                <w:rFonts w:ascii="Calibri" w:eastAsia="Times New Roman" w:hAnsi="Calibri" w:cs="Times New Roman"/>
                <w:i/>
                <w:iCs/>
                <w:color w:val="000000"/>
                <w:sz w:val="22"/>
                <w:lang w:val="en-GB"/>
              </w:rPr>
              <w:t>Barbata</w:t>
            </w:r>
          </w:p>
        </w:tc>
        <w:tc>
          <w:tcPr>
            <w:tcW w:w="0" w:type="auto"/>
            <w:tcBorders>
              <w:top w:val="nil"/>
              <w:left w:val="nil"/>
              <w:bottom w:val="nil"/>
              <w:right w:val="nil"/>
            </w:tcBorders>
            <w:shd w:val="clear" w:color="auto" w:fill="auto"/>
            <w:noWrap/>
            <w:vAlign w:val="bottom"/>
            <w:hideMark/>
          </w:tcPr>
          <w:p w14:paraId="68393764" w14:textId="77777777" w:rsidR="00876A45" w:rsidRPr="0020749A" w:rsidRDefault="00876A45" w:rsidP="00876A45">
            <w:pPr>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 </w:t>
            </w:r>
          </w:p>
        </w:tc>
        <w:tc>
          <w:tcPr>
            <w:tcW w:w="0" w:type="auto"/>
            <w:tcBorders>
              <w:top w:val="nil"/>
              <w:left w:val="nil"/>
              <w:bottom w:val="nil"/>
              <w:right w:val="single" w:sz="4" w:space="0" w:color="auto"/>
            </w:tcBorders>
            <w:shd w:val="clear" w:color="auto" w:fill="auto"/>
            <w:noWrap/>
            <w:vAlign w:val="bottom"/>
            <w:hideMark/>
          </w:tcPr>
          <w:p w14:paraId="760ED4FC" w14:textId="77777777" w:rsidR="00876A45" w:rsidRPr="0020749A" w:rsidRDefault="00876A45" w:rsidP="00876A45">
            <w:pPr>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 </w:t>
            </w:r>
          </w:p>
        </w:tc>
      </w:tr>
      <w:tr w:rsidR="00876A45" w:rsidRPr="0020749A" w14:paraId="0E8C41CF" w14:textId="77777777" w:rsidTr="00D01C7D">
        <w:trPr>
          <w:trHeight w:val="300"/>
        </w:trPr>
        <w:tc>
          <w:tcPr>
            <w:tcW w:w="0" w:type="auto"/>
            <w:tcBorders>
              <w:top w:val="nil"/>
              <w:left w:val="nil"/>
              <w:bottom w:val="nil"/>
              <w:right w:val="nil"/>
            </w:tcBorders>
            <w:shd w:val="clear" w:color="auto" w:fill="auto"/>
            <w:noWrap/>
            <w:vAlign w:val="bottom"/>
          </w:tcPr>
          <w:p w14:paraId="0501CB56" w14:textId="77777777" w:rsidR="00876A45" w:rsidRPr="0020749A"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tcPr>
          <w:p w14:paraId="30E24CA7" w14:textId="77777777" w:rsidR="00876A45" w:rsidRPr="0020749A"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tcPr>
          <w:p w14:paraId="74A37529" w14:textId="77777777" w:rsidR="00876A45" w:rsidRPr="0020749A" w:rsidRDefault="00876A45" w:rsidP="00876A45">
            <w:pPr>
              <w:rPr>
                <w:rFonts w:ascii="Calibri" w:eastAsia="Times New Roman" w:hAnsi="Calibri" w:cs="Times New Roman"/>
                <w:color w:val="000000"/>
                <w:sz w:val="22"/>
                <w:lang w:val="en-GB"/>
              </w:rPr>
            </w:pPr>
          </w:p>
        </w:tc>
        <w:tc>
          <w:tcPr>
            <w:tcW w:w="0" w:type="auto"/>
            <w:gridSpan w:val="5"/>
            <w:tcBorders>
              <w:top w:val="nil"/>
              <w:left w:val="single" w:sz="4" w:space="0" w:color="auto"/>
              <w:bottom w:val="single" w:sz="4" w:space="0" w:color="auto"/>
              <w:right w:val="single" w:sz="4" w:space="0" w:color="auto"/>
            </w:tcBorders>
            <w:shd w:val="clear" w:color="auto" w:fill="auto"/>
            <w:noWrap/>
            <w:vAlign w:val="bottom"/>
          </w:tcPr>
          <w:p w14:paraId="535C1486" w14:textId="1723B70D" w:rsidR="00876A45" w:rsidRPr="0020749A" w:rsidRDefault="00876A45" w:rsidP="00876A45">
            <w:pPr>
              <w:rPr>
                <w:rFonts w:ascii="Calibri" w:eastAsia="Times New Roman" w:hAnsi="Calibri" w:cs="Times New Roman"/>
                <w:color w:val="000000"/>
                <w:sz w:val="22"/>
                <w:lang w:val="en-GB"/>
              </w:rPr>
            </w:pPr>
            <w:r w:rsidRPr="0020749A">
              <w:rPr>
                <w:rFonts w:ascii="Calibri" w:eastAsia="Times New Roman" w:hAnsi="Calibri" w:cs="Times New Roman"/>
                <w:color w:val="000000"/>
                <w:sz w:val="22"/>
                <w:lang w:val="en-GB"/>
              </w:rPr>
              <w:t>The order in Unknown x/y is &lt;best_score&gt;/&lt;lower_score&gt;/ No numbers? All scores are negative</w:t>
            </w:r>
          </w:p>
        </w:tc>
      </w:tr>
    </w:tbl>
    <w:p w14:paraId="26F6BF68" w14:textId="77777777" w:rsidR="00876A45" w:rsidRPr="0020749A" w:rsidRDefault="00876A45" w:rsidP="00D42B4A">
      <w:pPr>
        <w:pStyle w:val="Bijschrift"/>
        <w:keepNext/>
        <w:rPr>
          <w:lang w:val="en-GB"/>
        </w:rPr>
        <w:sectPr w:rsidR="00876A45" w:rsidRPr="0020749A" w:rsidSect="00D42B4A">
          <w:pgSz w:w="16840" w:h="11900" w:orient="landscape"/>
          <w:pgMar w:top="993" w:right="1417" w:bottom="851" w:left="1417" w:header="708" w:footer="708" w:gutter="0"/>
          <w:cols w:space="708"/>
          <w:docGrid w:linePitch="360"/>
        </w:sectPr>
      </w:pPr>
    </w:p>
    <w:p w14:paraId="3B594293" w14:textId="677EB0DD" w:rsidR="00D42B4A" w:rsidRPr="0020749A" w:rsidRDefault="00D42B4A" w:rsidP="00D42B4A">
      <w:pPr>
        <w:pStyle w:val="Bijschrift"/>
        <w:keepNext/>
        <w:rPr>
          <w:lang w:val="en-GB"/>
        </w:rPr>
      </w:pPr>
      <w:r w:rsidRPr="0020749A">
        <w:rPr>
          <w:lang w:val="en-GB"/>
        </w:rPr>
        <w:lastRenderedPageBreak/>
        <w:t xml:space="preserve">Table </w:t>
      </w:r>
      <w:r w:rsidR="000A64B8" w:rsidRPr="0020749A">
        <w:rPr>
          <w:lang w:val="en-GB"/>
        </w:rPr>
        <w:fldChar w:fldCharType="begin"/>
      </w:r>
      <w:r w:rsidR="000A64B8" w:rsidRPr="0020749A">
        <w:rPr>
          <w:lang w:val="en-GB"/>
        </w:rPr>
        <w:instrText xml:space="preserve"> SEQ Table \* ARABIC </w:instrText>
      </w:r>
      <w:r w:rsidR="000A64B8" w:rsidRPr="0020749A">
        <w:rPr>
          <w:lang w:val="en-GB"/>
        </w:rPr>
        <w:fldChar w:fldCharType="separate"/>
      </w:r>
      <w:r w:rsidR="00E73313" w:rsidRPr="0020749A">
        <w:rPr>
          <w:noProof/>
          <w:lang w:val="en-GB"/>
        </w:rPr>
        <w:t>9</w:t>
      </w:r>
      <w:r w:rsidR="000A64B8" w:rsidRPr="0020749A">
        <w:rPr>
          <w:lang w:val="en-GB"/>
        </w:rPr>
        <w:fldChar w:fldCharType="end"/>
      </w:r>
      <w:r w:rsidRPr="0020749A">
        <w:rPr>
          <w:lang w:val="en-GB"/>
        </w:rPr>
        <w:t xml:space="preserve"> Results of second test run of the section Brachypetalum.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972"/>
        <w:gridCol w:w="1080"/>
        <w:gridCol w:w="1470"/>
        <w:gridCol w:w="1969"/>
        <w:gridCol w:w="1826"/>
        <w:gridCol w:w="1825"/>
        <w:gridCol w:w="1825"/>
        <w:gridCol w:w="1627"/>
      </w:tblGrid>
      <w:tr w:rsidR="00D42B4A" w:rsidRPr="0020749A" w14:paraId="5A0FFDB6" w14:textId="77777777" w:rsidTr="00D42B4A">
        <w:trPr>
          <w:trHeight w:val="500"/>
        </w:trPr>
        <w:tc>
          <w:tcPr>
            <w:tcW w:w="0" w:type="auto"/>
            <w:tcBorders>
              <w:top w:val="nil"/>
              <w:left w:val="nil"/>
              <w:bottom w:val="nil"/>
              <w:right w:val="nil"/>
            </w:tcBorders>
            <w:shd w:val="clear" w:color="auto" w:fill="auto"/>
            <w:noWrap/>
            <w:vAlign w:val="bottom"/>
            <w:hideMark/>
          </w:tcPr>
          <w:p w14:paraId="31D849E3" w14:textId="77777777" w:rsidR="00D42B4A" w:rsidRPr="0020749A" w:rsidRDefault="00D42B4A" w:rsidP="00D42B4A">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5197621B" w14:textId="77777777" w:rsidR="00D42B4A" w:rsidRPr="0020749A" w:rsidRDefault="00D42B4A" w:rsidP="00D42B4A">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gridSpan w:val="3"/>
            <w:tcBorders>
              <w:top w:val="nil"/>
              <w:left w:val="single" w:sz="4" w:space="0" w:color="auto"/>
              <w:bottom w:val="nil"/>
              <w:right w:val="single" w:sz="4" w:space="0" w:color="000000"/>
            </w:tcBorders>
            <w:shd w:val="clear" w:color="auto" w:fill="auto"/>
            <w:noWrap/>
            <w:vAlign w:val="bottom"/>
            <w:hideMark/>
          </w:tcPr>
          <w:p w14:paraId="379B7B14" w14:textId="67799319" w:rsidR="00D42B4A" w:rsidRPr="0020749A" w:rsidRDefault="00D42B4A" w:rsidP="00D42B4A">
            <w:pPr>
              <w:jc w:val="center"/>
              <w:rPr>
                <w:rFonts w:ascii="Calibri" w:eastAsia="Times New Roman" w:hAnsi="Calibri" w:cs="Times New Roman"/>
                <w:b/>
                <w:bCs/>
                <w:sz w:val="36"/>
                <w:szCs w:val="40"/>
                <w:lang w:val="en-GB"/>
              </w:rPr>
            </w:pPr>
            <w:r w:rsidRPr="0020749A">
              <w:rPr>
                <w:rFonts w:ascii="Calibri" w:eastAsia="Times New Roman" w:hAnsi="Calibri" w:cs="Times New Roman"/>
                <w:b/>
                <w:bCs/>
                <w:i/>
                <w:sz w:val="36"/>
                <w:szCs w:val="40"/>
                <w:lang w:val="en-GB"/>
              </w:rPr>
              <w:t>Brachypetalum</w:t>
            </w:r>
            <w:r w:rsidRPr="0020749A">
              <w:rPr>
                <w:rFonts w:ascii="Calibri" w:eastAsia="Times New Roman" w:hAnsi="Calibri" w:cs="Times New Roman"/>
                <w:b/>
                <w:bCs/>
                <w:sz w:val="36"/>
                <w:szCs w:val="40"/>
                <w:lang w:val="en-GB"/>
              </w:rPr>
              <w:t xml:space="preserve"> run2</w:t>
            </w:r>
          </w:p>
        </w:tc>
        <w:tc>
          <w:tcPr>
            <w:tcW w:w="0" w:type="auto"/>
            <w:tcBorders>
              <w:top w:val="nil"/>
              <w:left w:val="nil"/>
              <w:bottom w:val="nil"/>
              <w:right w:val="nil"/>
            </w:tcBorders>
            <w:shd w:val="clear" w:color="auto" w:fill="auto"/>
            <w:noWrap/>
            <w:vAlign w:val="bottom"/>
            <w:hideMark/>
          </w:tcPr>
          <w:p w14:paraId="62CD7CDD" w14:textId="77777777" w:rsidR="00D42B4A" w:rsidRPr="0020749A" w:rsidRDefault="00D42B4A" w:rsidP="00D42B4A">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tcBorders>
              <w:top w:val="nil"/>
              <w:left w:val="single" w:sz="4" w:space="0" w:color="auto"/>
              <w:bottom w:val="nil"/>
              <w:right w:val="nil"/>
            </w:tcBorders>
            <w:shd w:val="clear" w:color="auto" w:fill="auto"/>
            <w:noWrap/>
            <w:vAlign w:val="bottom"/>
            <w:hideMark/>
          </w:tcPr>
          <w:p w14:paraId="003C18E2" w14:textId="77777777" w:rsidR="00D42B4A" w:rsidRPr="0020749A" w:rsidRDefault="00D42B4A" w:rsidP="00D42B4A">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1C934D7A" w14:textId="77777777" w:rsidR="00D42B4A" w:rsidRPr="0020749A" w:rsidRDefault="00D42B4A" w:rsidP="00D42B4A">
            <w:pPr>
              <w:rPr>
                <w:rFonts w:ascii="Calibri" w:eastAsia="Times New Roman" w:hAnsi="Calibri" w:cs="Times New Roman"/>
                <w:b/>
                <w:bCs/>
                <w:lang w:val="en-GB"/>
              </w:rPr>
            </w:pPr>
            <w:r w:rsidRPr="0020749A">
              <w:rPr>
                <w:rFonts w:ascii="Calibri" w:eastAsia="Times New Roman" w:hAnsi="Calibri" w:cs="Times New Roman"/>
                <w:b/>
                <w:bCs/>
                <w:lang w:val="en-GB"/>
              </w:rPr>
              <w:t> </w:t>
            </w:r>
          </w:p>
        </w:tc>
      </w:tr>
      <w:tr w:rsidR="00D42B4A" w:rsidRPr="0020749A" w14:paraId="1BDE6232" w14:textId="77777777" w:rsidTr="00D42B4A">
        <w:trPr>
          <w:trHeight w:val="300"/>
        </w:trPr>
        <w:tc>
          <w:tcPr>
            <w:tcW w:w="0" w:type="auto"/>
            <w:tcBorders>
              <w:top w:val="nil"/>
              <w:left w:val="nil"/>
              <w:bottom w:val="nil"/>
              <w:right w:val="nil"/>
            </w:tcBorders>
            <w:shd w:val="clear" w:color="auto" w:fill="auto"/>
            <w:noWrap/>
            <w:vAlign w:val="bottom"/>
            <w:hideMark/>
          </w:tcPr>
          <w:p w14:paraId="328526C7" w14:textId="77777777" w:rsidR="00D42B4A" w:rsidRPr="0020749A" w:rsidRDefault="00D42B4A" w:rsidP="00D42B4A">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392D7D34"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12916B9"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0598116"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4BA0694"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F9B3096"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6FA3B5A5"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767C5BE5"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 </w:t>
            </w:r>
          </w:p>
        </w:tc>
      </w:tr>
      <w:tr w:rsidR="00D42B4A" w:rsidRPr="0020749A" w14:paraId="118E22DB" w14:textId="77777777" w:rsidTr="00D42B4A">
        <w:trPr>
          <w:trHeight w:val="300"/>
        </w:trPr>
        <w:tc>
          <w:tcPr>
            <w:tcW w:w="0" w:type="auto"/>
            <w:tcBorders>
              <w:top w:val="nil"/>
              <w:left w:val="nil"/>
              <w:bottom w:val="single" w:sz="4" w:space="0" w:color="auto"/>
              <w:right w:val="nil"/>
            </w:tcBorders>
            <w:shd w:val="clear" w:color="auto" w:fill="auto"/>
            <w:noWrap/>
            <w:vAlign w:val="bottom"/>
            <w:hideMark/>
          </w:tcPr>
          <w:p w14:paraId="3D69D156" w14:textId="77777777" w:rsidR="00D42B4A" w:rsidRPr="0020749A" w:rsidRDefault="00D42B4A" w:rsidP="00D42B4A">
            <w:pPr>
              <w:rPr>
                <w:rFonts w:ascii="Calibri" w:eastAsia="Times New Roman" w:hAnsi="Calibri" w:cs="Times New Roman"/>
                <w:b/>
                <w:bCs/>
                <w:lang w:val="en-GB"/>
              </w:rPr>
            </w:pPr>
            <w:r w:rsidRPr="0020749A">
              <w:rPr>
                <w:rFonts w:ascii="Calibri" w:eastAsia="Times New Roman" w:hAnsi="Calibri" w:cs="Times New Roman"/>
                <w:b/>
                <w:bCs/>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1F909A6C" w14:textId="77777777" w:rsidR="00D42B4A" w:rsidRPr="0020749A" w:rsidRDefault="00D42B4A" w:rsidP="00D42B4A">
            <w:pPr>
              <w:jc w:val="right"/>
              <w:rPr>
                <w:rFonts w:ascii="Calibri" w:eastAsia="Times New Roman" w:hAnsi="Calibri" w:cs="Times New Roman"/>
                <w:b/>
                <w:bCs/>
                <w:lang w:val="en-GB"/>
              </w:rPr>
            </w:pPr>
            <w:r w:rsidRPr="0020749A">
              <w:rPr>
                <w:rFonts w:ascii="Calibri" w:eastAsia="Times New Roman" w:hAnsi="Calibri" w:cs="Times New Roman"/>
                <w:b/>
                <w:bCs/>
                <w:lang w:val="en-GB"/>
              </w:rPr>
              <w:t>51</w:t>
            </w:r>
          </w:p>
        </w:tc>
        <w:tc>
          <w:tcPr>
            <w:tcW w:w="0" w:type="auto"/>
            <w:tcBorders>
              <w:top w:val="nil"/>
              <w:left w:val="single" w:sz="4" w:space="0" w:color="auto"/>
              <w:bottom w:val="single" w:sz="4" w:space="0" w:color="auto"/>
              <w:right w:val="nil"/>
            </w:tcBorders>
            <w:shd w:val="clear" w:color="auto" w:fill="auto"/>
            <w:noWrap/>
            <w:vAlign w:val="bottom"/>
            <w:hideMark/>
          </w:tcPr>
          <w:p w14:paraId="0980F455" w14:textId="77777777" w:rsidR="00D42B4A" w:rsidRPr="0020749A" w:rsidRDefault="00D42B4A" w:rsidP="00D42B4A">
            <w:pPr>
              <w:jc w:val="right"/>
              <w:rPr>
                <w:rFonts w:ascii="Calibri" w:eastAsia="Times New Roman" w:hAnsi="Calibri" w:cs="Times New Roman"/>
                <w:b/>
                <w:bCs/>
                <w:lang w:val="en-GB"/>
              </w:rPr>
            </w:pPr>
            <w:r w:rsidRPr="0020749A">
              <w:rPr>
                <w:rFonts w:ascii="Calibri" w:eastAsia="Times New Roman" w:hAnsi="Calibri" w:cs="Times New Roman"/>
                <w:b/>
                <w:bCs/>
                <w:lang w:val="en-GB"/>
              </w:rPr>
              <w:t>52</w:t>
            </w:r>
          </w:p>
        </w:tc>
        <w:tc>
          <w:tcPr>
            <w:tcW w:w="0" w:type="auto"/>
            <w:tcBorders>
              <w:top w:val="nil"/>
              <w:left w:val="single" w:sz="4" w:space="0" w:color="auto"/>
              <w:bottom w:val="single" w:sz="4" w:space="0" w:color="auto"/>
              <w:right w:val="nil"/>
            </w:tcBorders>
            <w:shd w:val="clear" w:color="auto" w:fill="auto"/>
            <w:noWrap/>
            <w:vAlign w:val="bottom"/>
            <w:hideMark/>
          </w:tcPr>
          <w:p w14:paraId="332A2537" w14:textId="77777777" w:rsidR="00D42B4A" w:rsidRPr="0020749A" w:rsidRDefault="00D42B4A" w:rsidP="00D42B4A">
            <w:pPr>
              <w:jc w:val="right"/>
              <w:rPr>
                <w:rFonts w:ascii="Calibri" w:eastAsia="Times New Roman" w:hAnsi="Calibri" w:cs="Times New Roman"/>
                <w:b/>
                <w:bCs/>
                <w:lang w:val="en-GB"/>
              </w:rPr>
            </w:pPr>
            <w:r w:rsidRPr="0020749A">
              <w:rPr>
                <w:rFonts w:ascii="Calibri" w:eastAsia="Times New Roman" w:hAnsi="Calibri" w:cs="Times New Roman"/>
                <w:b/>
                <w:bCs/>
                <w:lang w:val="en-GB"/>
              </w:rPr>
              <w:t>53</w:t>
            </w:r>
          </w:p>
        </w:tc>
        <w:tc>
          <w:tcPr>
            <w:tcW w:w="0" w:type="auto"/>
            <w:tcBorders>
              <w:top w:val="nil"/>
              <w:left w:val="single" w:sz="4" w:space="0" w:color="auto"/>
              <w:bottom w:val="single" w:sz="4" w:space="0" w:color="auto"/>
              <w:right w:val="nil"/>
            </w:tcBorders>
            <w:shd w:val="clear" w:color="auto" w:fill="auto"/>
            <w:noWrap/>
            <w:vAlign w:val="bottom"/>
            <w:hideMark/>
          </w:tcPr>
          <w:p w14:paraId="72E27BA1" w14:textId="77777777" w:rsidR="00D42B4A" w:rsidRPr="0020749A" w:rsidRDefault="00D42B4A" w:rsidP="00D42B4A">
            <w:pPr>
              <w:jc w:val="right"/>
              <w:rPr>
                <w:rFonts w:ascii="Calibri" w:eastAsia="Times New Roman" w:hAnsi="Calibri" w:cs="Times New Roman"/>
                <w:b/>
                <w:bCs/>
                <w:lang w:val="en-GB"/>
              </w:rPr>
            </w:pPr>
            <w:r w:rsidRPr="0020749A">
              <w:rPr>
                <w:rFonts w:ascii="Calibri" w:eastAsia="Times New Roman" w:hAnsi="Calibri" w:cs="Times New Roman"/>
                <w:b/>
                <w:bCs/>
                <w:lang w:val="en-GB"/>
              </w:rPr>
              <w:t>54</w:t>
            </w:r>
          </w:p>
        </w:tc>
        <w:tc>
          <w:tcPr>
            <w:tcW w:w="0" w:type="auto"/>
            <w:tcBorders>
              <w:top w:val="nil"/>
              <w:left w:val="single" w:sz="4" w:space="0" w:color="auto"/>
              <w:bottom w:val="single" w:sz="4" w:space="0" w:color="auto"/>
              <w:right w:val="nil"/>
            </w:tcBorders>
            <w:shd w:val="clear" w:color="auto" w:fill="auto"/>
            <w:noWrap/>
            <w:vAlign w:val="bottom"/>
            <w:hideMark/>
          </w:tcPr>
          <w:p w14:paraId="75ADC8B8" w14:textId="77777777" w:rsidR="00D42B4A" w:rsidRPr="0020749A" w:rsidRDefault="00D42B4A" w:rsidP="00D42B4A">
            <w:pPr>
              <w:jc w:val="right"/>
              <w:rPr>
                <w:rFonts w:ascii="Calibri" w:eastAsia="Times New Roman" w:hAnsi="Calibri" w:cs="Times New Roman"/>
                <w:b/>
                <w:bCs/>
                <w:lang w:val="en-GB"/>
              </w:rPr>
            </w:pPr>
            <w:r w:rsidRPr="0020749A">
              <w:rPr>
                <w:rFonts w:ascii="Calibri" w:eastAsia="Times New Roman" w:hAnsi="Calibri" w:cs="Times New Roman"/>
                <w:b/>
                <w:bCs/>
                <w:lang w:val="en-GB"/>
              </w:rPr>
              <w:t>55</w:t>
            </w:r>
          </w:p>
        </w:tc>
        <w:tc>
          <w:tcPr>
            <w:tcW w:w="0" w:type="auto"/>
            <w:tcBorders>
              <w:top w:val="nil"/>
              <w:left w:val="single" w:sz="4" w:space="0" w:color="auto"/>
              <w:bottom w:val="single" w:sz="4" w:space="0" w:color="auto"/>
              <w:right w:val="nil"/>
            </w:tcBorders>
            <w:shd w:val="clear" w:color="auto" w:fill="auto"/>
            <w:noWrap/>
            <w:vAlign w:val="bottom"/>
            <w:hideMark/>
          </w:tcPr>
          <w:p w14:paraId="26FA3727" w14:textId="77777777" w:rsidR="00D42B4A" w:rsidRPr="0020749A" w:rsidRDefault="00D42B4A" w:rsidP="00D42B4A">
            <w:pPr>
              <w:jc w:val="right"/>
              <w:rPr>
                <w:rFonts w:ascii="Calibri" w:eastAsia="Times New Roman" w:hAnsi="Calibri" w:cs="Times New Roman"/>
                <w:b/>
                <w:bCs/>
                <w:lang w:val="en-GB"/>
              </w:rPr>
            </w:pPr>
            <w:r w:rsidRPr="0020749A">
              <w:rPr>
                <w:rFonts w:ascii="Calibri" w:eastAsia="Times New Roman" w:hAnsi="Calibri" w:cs="Times New Roman"/>
                <w:b/>
                <w:bCs/>
                <w:lang w:val="en-GB"/>
              </w:rPr>
              <w:t>56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82293D4" w14:textId="77777777" w:rsidR="00D42B4A" w:rsidRPr="0020749A" w:rsidRDefault="00D42B4A" w:rsidP="00D42B4A">
            <w:pPr>
              <w:jc w:val="right"/>
              <w:rPr>
                <w:rFonts w:ascii="Calibri" w:eastAsia="Times New Roman" w:hAnsi="Calibri" w:cs="Times New Roman"/>
                <w:b/>
                <w:bCs/>
                <w:lang w:val="en-GB"/>
              </w:rPr>
            </w:pPr>
            <w:r w:rsidRPr="0020749A">
              <w:rPr>
                <w:rFonts w:ascii="Calibri" w:eastAsia="Times New Roman" w:hAnsi="Calibri" w:cs="Times New Roman"/>
                <w:b/>
                <w:bCs/>
                <w:lang w:val="en-GB"/>
              </w:rPr>
              <w:t>57</w:t>
            </w:r>
          </w:p>
        </w:tc>
      </w:tr>
      <w:tr w:rsidR="00D42B4A" w:rsidRPr="0020749A" w14:paraId="30E05498" w14:textId="77777777" w:rsidTr="00D42B4A">
        <w:trPr>
          <w:trHeight w:val="300"/>
        </w:trPr>
        <w:tc>
          <w:tcPr>
            <w:tcW w:w="0" w:type="auto"/>
            <w:tcBorders>
              <w:top w:val="nil"/>
              <w:left w:val="single" w:sz="4" w:space="0" w:color="auto"/>
              <w:bottom w:val="nil"/>
              <w:right w:val="nil"/>
            </w:tcBorders>
            <w:shd w:val="clear" w:color="auto" w:fill="auto"/>
            <w:noWrap/>
            <w:vAlign w:val="bottom"/>
            <w:hideMark/>
          </w:tcPr>
          <w:p w14:paraId="14DBE22F" w14:textId="77777777" w:rsidR="00D42B4A" w:rsidRPr="0020749A" w:rsidRDefault="00D42B4A" w:rsidP="00D42B4A">
            <w:pPr>
              <w:rPr>
                <w:rFonts w:ascii="Calibri" w:eastAsia="Times New Roman" w:hAnsi="Calibri" w:cs="Times New Roman"/>
                <w:b/>
                <w:bCs/>
                <w:lang w:val="en-GB"/>
              </w:rPr>
            </w:pPr>
            <w:r w:rsidRPr="0020749A">
              <w:rPr>
                <w:rFonts w:ascii="Calibri" w:eastAsia="Times New Roman" w:hAnsi="Calibri" w:cs="Times New Roman"/>
                <w:b/>
                <w:bCs/>
                <w:lang w:val="en-GB"/>
              </w:rPr>
              <w:t>Desired Error</w:t>
            </w:r>
          </w:p>
        </w:tc>
        <w:tc>
          <w:tcPr>
            <w:tcW w:w="0" w:type="auto"/>
            <w:tcBorders>
              <w:top w:val="nil"/>
              <w:left w:val="single" w:sz="4" w:space="0" w:color="auto"/>
              <w:bottom w:val="nil"/>
              <w:right w:val="nil"/>
            </w:tcBorders>
            <w:shd w:val="clear" w:color="auto" w:fill="auto"/>
            <w:noWrap/>
            <w:vAlign w:val="bottom"/>
            <w:hideMark/>
          </w:tcPr>
          <w:p w14:paraId="5280E882" w14:textId="77777777" w:rsidR="00D42B4A" w:rsidRPr="0020749A" w:rsidRDefault="00D42B4A" w:rsidP="00D42B4A">
            <w:pPr>
              <w:jc w:val="right"/>
              <w:rPr>
                <w:rFonts w:ascii="Calibri" w:eastAsia="Times New Roman" w:hAnsi="Calibri" w:cs="Times New Roman"/>
                <w:lang w:val="en-GB"/>
              </w:rPr>
            </w:pPr>
            <w:r w:rsidRPr="0020749A">
              <w:rPr>
                <w:rFonts w:ascii="Calibri" w:eastAsia="Times New Roman" w:hAnsi="Calibri" w:cs="Times New Roman"/>
                <w:lang w:val="en-GB"/>
              </w:rPr>
              <w:t>1,00E-04</w:t>
            </w:r>
          </w:p>
        </w:tc>
        <w:tc>
          <w:tcPr>
            <w:tcW w:w="0" w:type="auto"/>
            <w:tcBorders>
              <w:top w:val="nil"/>
              <w:left w:val="single" w:sz="4" w:space="0" w:color="auto"/>
              <w:bottom w:val="nil"/>
              <w:right w:val="nil"/>
            </w:tcBorders>
            <w:shd w:val="clear" w:color="auto" w:fill="auto"/>
            <w:noWrap/>
            <w:vAlign w:val="bottom"/>
            <w:hideMark/>
          </w:tcPr>
          <w:p w14:paraId="3664AF59" w14:textId="77777777" w:rsidR="00D42B4A" w:rsidRPr="0020749A" w:rsidRDefault="00D42B4A" w:rsidP="00D42B4A">
            <w:pPr>
              <w:jc w:val="right"/>
              <w:rPr>
                <w:rFonts w:ascii="Calibri" w:eastAsia="Times New Roman" w:hAnsi="Calibri" w:cs="Times New Roman"/>
                <w:lang w:val="en-GB"/>
              </w:rPr>
            </w:pPr>
            <w:r w:rsidRPr="0020749A">
              <w:rPr>
                <w:rFonts w:ascii="Calibri" w:eastAsia="Times New Roman" w:hAnsi="Calibri" w:cs="Times New Roman"/>
                <w:lang w:val="en-GB"/>
              </w:rPr>
              <w:t>1,00E-05</w:t>
            </w:r>
          </w:p>
        </w:tc>
        <w:tc>
          <w:tcPr>
            <w:tcW w:w="0" w:type="auto"/>
            <w:tcBorders>
              <w:top w:val="nil"/>
              <w:left w:val="single" w:sz="4" w:space="0" w:color="auto"/>
              <w:bottom w:val="nil"/>
              <w:right w:val="nil"/>
            </w:tcBorders>
            <w:shd w:val="clear" w:color="auto" w:fill="auto"/>
            <w:noWrap/>
            <w:vAlign w:val="bottom"/>
            <w:hideMark/>
          </w:tcPr>
          <w:p w14:paraId="4FA7C74B" w14:textId="77777777" w:rsidR="00D42B4A" w:rsidRPr="0020749A" w:rsidRDefault="00D42B4A" w:rsidP="00D42B4A">
            <w:pPr>
              <w:jc w:val="right"/>
              <w:rPr>
                <w:rFonts w:ascii="Calibri" w:eastAsia="Times New Roman" w:hAnsi="Calibri" w:cs="Times New Roman"/>
                <w:lang w:val="en-GB"/>
              </w:rPr>
            </w:pPr>
            <w:r w:rsidRPr="0020749A">
              <w:rPr>
                <w:rFonts w:ascii="Calibri" w:eastAsia="Times New Roman" w:hAnsi="Calibri" w:cs="Times New Roman"/>
                <w:lang w:val="en-GB"/>
              </w:rPr>
              <w:t>1,00E-06</w:t>
            </w:r>
          </w:p>
        </w:tc>
        <w:tc>
          <w:tcPr>
            <w:tcW w:w="0" w:type="auto"/>
            <w:tcBorders>
              <w:top w:val="nil"/>
              <w:left w:val="single" w:sz="4" w:space="0" w:color="auto"/>
              <w:bottom w:val="nil"/>
              <w:right w:val="nil"/>
            </w:tcBorders>
            <w:shd w:val="clear" w:color="auto" w:fill="auto"/>
            <w:noWrap/>
            <w:vAlign w:val="bottom"/>
            <w:hideMark/>
          </w:tcPr>
          <w:p w14:paraId="7295598A" w14:textId="77777777" w:rsidR="00D42B4A" w:rsidRPr="0020749A" w:rsidRDefault="00D42B4A" w:rsidP="00D42B4A">
            <w:pPr>
              <w:jc w:val="right"/>
              <w:rPr>
                <w:rFonts w:ascii="Calibri" w:eastAsia="Times New Roman" w:hAnsi="Calibri" w:cs="Times New Roman"/>
                <w:lang w:val="en-GB"/>
              </w:rPr>
            </w:pPr>
            <w:r w:rsidRPr="0020749A">
              <w:rPr>
                <w:rFonts w:ascii="Calibri" w:eastAsia="Times New Roman" w:hAnsi="Calibri" w:cs="Times New Roman"/>
                <w:lang w:val="en-GB"/>
              </w:rPr>
              <w:t>1,00E-07</w:t>
            </w:r>
          </w:p>
        </w:tc>
        <w:tc>
          <w:tcPr>
            <w:tcW w:w="0" w:type="auto"/>
            <w:tcBorders>
              <w:top w:val="nil"/>
              <w:left w:val="single" w:sz="4" w:space="0" w:color="auto"/>
              <w:bottom w:val="nil"/>
              <w:right w:val="nil"/>
            </w:tcBorders>
            <w:shd w:val="clear" w:color="auto" w:fill="auto"/>
            <w:noWrap/>
            <w:vAlign w:val="bottom"/>
            <w:hideMark/>
          </w:tcPr>
          <w:p w14:paraId="66990668" w14:textId="77777777" w:rsidR="00D42B4A" w:rsidRPr="0020749A" w:rsidRDefault="00D42B4A" w:rsidP="00D42B4A">
            <w:pPr>
              <w:jc w:val="right"/>
              <w:rPr>
                <w:rFonts w:ascii="Calibri" w:eastAsia="Times New Roman" w:hAnsi="Calibri" w:cs="Times New Roman"/>
                <w:lang w:val="en-GB"/>
              </w:rPr>
            </w:pPr>
            <w:r w:rsidRPr="0020749A">
              <w:rPr>
                <w:rFonts w:ascii="Calibri" w:eastAsia="Times New Roman" w:hAnsi="Calibri" w:cs="Times New Roman"/>
                <w:lang w:val="en-GB"/>
              </w:rPr>
              <w:t>1,00E-08</w:t>
            </w:r>
          </w:p>
        </w:tc>
        <w:tc>
          <w:tcPr>
            <w:tcW w:w="0" w:type="auto"/>
            <w:tcBorders>
              <w:top w:val="nil"/>
              <w:left w:val="single" w:sz="4" w:space="0" w:color="auto"/>
              <w:bottom w:val="nil"/>
              <w:right w:val="nil"/>
            </w:tcBorders>
            <w:shd w:val="clear" w:color="auto" w:fill="auto"/>
            <w:noWrap/>
            <w:vAlign w:val="bottom"/>
            <w:hideMark/>
          </w:tcPr>
          <w:p w14:paraId="1797A69D" w14:textId="77777777" w:rsidR="00D42B4A" w:rsidRPr="0020749A" w:rsidRDefault="00D42B4A" w:rsidP="00D42B4A">
            <w:pPr>
              <w:jc w:val="right"/>
              <w:rPr>
                <w:rFonts w:ascii="Calibri" w:eastAsia="Times New Roman" w:hAnsi="Calibri" w:cs="Times New Roman"/>
                <w:lang w:val="en-GB"/>
              </w:rPr>
            </w:pPr>
            <w:r w:rsidRPr="0020749A">
              <w:rPr>
                <w:rFonts w:ascii="Calibri" w:eastAsia="Times New Roman" w:hAnsi="Calibri" w:cs="Times New Roman"/>
                <w:lang w:val="en-GB"/>
              </w:rPr>
              <w:t>1,00E-09</w:t>
            </w:r>
          </w:p>
        </w:tc>
        <w:tc>
          <w:tcPr>
            <w:tcW w:w="0" w:type="auto"/>
            <w:tcBorders>
              <w:top w:val="nil"/>
              <w:left w:val="single" w:sz="4" w:space="0" w:color="auto"/>
              <w:bottom w:val="nil"/>
              <w:right w:val="single" w:sz="4" w:space="0" w:color="auto"/>
            </w:tcBorders>
            <w:shd w:val="clear" w:color="auto" w:fill="auto"/>
            <w:noWrap/>
            <w:vAlign w:val="bottom"/>
            <w:hideMark/>
          </w:tcPr>
          <w:p w14:paraId="2FDF9EEA" w14:textId="77777777" w:rsidR="00D42B4A" w:rsidRPr="0020749A" w:rsidRDefault="00D42B4A" w:rsidP="00D42B4A">
            <w:pPr>
              <w:jc w:val="right"/>
              <w:rPr>
                <w:rFonts w:ascii="Calibri" w:eastAsia="Times New Roman" w:hAnsi="Calibri" w:cs="Times New Roman"/>
                <w:lang w:val="en-GB"/>
              </w:rPr>
            </w:pPr>
            <w:r w:rsidRPr="0020749A">
              <w:rPr>
                <w:rFonts w:ascii="Calibri" w:eastAsia="Times New Roman" w:hAnsi="Calibri" w:cs="Times New Roman"/>
                <w:lang w:val="en-GB"/>
              </w:rPr>
              <w:t>1,00E-10</w:t>
            </w:r>
          </w:p>
        </w:tc>
      </w:tr>
      <w:tr w:rsidR="00D42B4A" w:rsidRPr="0020749A" w14:paraId="3394BDFA" w14:textId="77777777" w:rsidTr="00D42B4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1A200A" w14:textId="77777777" w:rsidR="00D42B4A" w:rsidRPr="0020749A" w:rsidRDefault="00D42B4A" w:rsidP="00D42B4A">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Time to classify (s)</w:t>
            </w:r>
          </w:p>
        </w:tc>
        <w:tc>
          <w:tcPr>
            <w:tcW w:w="0" w:type="auto"/>
            <w:tcBorders>
              <w:top w:val="nil"/>
              <w:left w:val="nil"/>
              <w:bottom w:val="single" w:sz="4" w:space="0" w:color="auto"/>
              <w:right w:val="nil"/>
            </w:tcBorders>
            <w:shd w:val="clear" w:color="auto" w:fill="auto"/>
            <w:noWrap/>
            <w:vAlign w:val="bottom"/>
            <w:hideMark/>
          </w:tcPr>
          <w:p w14:paraId="6A4BEAC9" w14:textId="77777777" w:rsidR="00D42B4A" w:rsidRPr="0020749A" w:rsidRDefault="00D42B4A" w:rsidP="00D42B4A">
            <w:pPr>
              <w:jc w:val="right"/>
              <w:rPr>
                <w:rFonts w:ascii="Calibri" w:eastAsia="Times New Roman" w:hAnsi="Calibri" w:cs="Times New Roman"/>
                <w:lang w:val="en-GB"/>
              </w:rPr>
            </w:pPr>
            <w:r w:rsidRPr="0020749A">
              <w:rPr>
                <w:rFonts w:ascii="Calibri" w:eastAsia="Times New Roman" w:hAnsi="Calibri" w:cs="Times New Roman"/>
                <w:lang w:val="en-GB"/>
              </w:rPr>
              <w:t>7</w:t>
            </w:r>
          </w:p>
        </w:tc>
        <w:tc>
          <w:tcPr>
            <w:tcW w:w="0" w:type="auto"/>
            <w:tcBorders>
              <w:top w:val="nil"/>
              <w:left w:val="single" w:sz="4" w:space="0" w:color="auto"/>
              <w:bottom w:val="single" w:sz="4" w:space="0" w:color="auto"/>
              <w:right w:val="nil"/>
            </w:tcBorders>
            <w:shd w:val="clear" w:color="auto" w:fill="auto"/>
            <w:noWrap/>
            <w:vAlign w:val="bottom"/>
            <w:hideMark/>
          </w:tcPr>
          <w:p w14:paraId="7D7B01F9" w14:textId="77777777" w:rsidR="00D42B4A" w:rsidRPr="0020749A" w:rsidRDefault="00D42B4A" w:rsidP="00D42B4A">
            <w:pPr>
              <w:jc w:val="right"/>
              <w:rPr>
                <w:rFonts w:ascii="Calibri" w:eastAsia="Times New Roman" w:hAnsi="Calibri" w:cs="Times New Roman"/>
                <w:lang w:val="en-GB"/>
              </w:rPr>
            </w:pPr>
            <w:r w:rsidRPr="0020749A">
              <w:rPr>
                <w:rFonts w:ascii="Calibri" w:eastAsia="Times New Roman" w:hAnsi="Calibri" w:cs="Times New Roman"/>
                <w:lang w:val="en-GB"/>
              </w:rPr>
              <w:t>7</w:t>
            </w:r>
          </w:p>
        </w:tc>
        <w:tc>
          <w:tcPr>
            <w:tcW w:w="0" w:type="auto"/>
            <w:tcBorders>
              <w:top w:val="nil"/>
              <w:left w:val="single" w:sz="4" w:space="0" w:color="auto"/>
              <w:bottom w:val="single" w:sz="4" w:space="0" w:color="auto"/>
              <w:right w:val="nil"/>
            </w:tcBorders>
            <w:shd w:val="clear" w:color="auto" w:fill="auto"/>
            <w:noWrap/>
            <w:vAlign w:val="bottom"/>
            <w:hideMark/>
          </w:tcPr>
          <w:p w14:paraId="7307AF4E" w14:textId="77777777" w:rsidR="00D42B4A" w:rsidRPr="0020749A" w:rsidRDefault="00D42B4A" w:rsidP="00D42B4A">
            <w:pPr>
              <w:jc w:val="right"/>
              <w:rPr>
                <w:rFonts w:ascii="Calibri" w:eastAsia="Times New Roman" w:hAnsi="Calibri" w:cs="Times New Roman"/>
                <w:lang w:val="en-GB"/>
              </w:rPr>
            </w:pPr>
            <w:r w:rsidRPr="0020749A">
              <w:rPr>
                <w:rFonts w:ascii="Calibri" w:eastAsia="Times New Roman" w:hAnsi="Calibri" w:cs="Times New Roman"/>
                <w:lang w:val="en-GB"/>
              </w:rPr>
              <w:t>8</w:t>
            </w:r>
          </w:p>
        </w:tc>
        <w:tc>
          <w:tcPr>
            <w:tcW w:w="0" w:type="auto"/>
            <w:tcBorders>
              <w:top w:val="nil"/>
              <w:left w:val="single" w:sz="4" w:space="0" w:color="auto"/>
              <w:bottom w:val="single" w:sz="4" w:space="0" w:color="auto"/>
              <w:right w:val="nil"/>
            </w:tcBorders>
            <w:shd w:val="clear" w:color="auto" w:fill="auto"/>
            <w:noWrap/>
            <w:vAlign w:val="bottom"/>
            <w:hideMark/>
          </w:tcPr>
          <w:p w14:paraId="08DD3B4D" w14:textId="77777777" w:rsidR="00D42B4A" w:rsidRPr="0020749A" w:rsidRDefault="00D42B4A" w:rsidP="00D42B4A">
            <w:pPr>
              <w:jc w:val="right"/>
              <w:rPr>
                <w:rFonts w:ascii="Calibri" w:eastAsia="Times New Roman" w:hAnsi="Calibri" w:cs="Times New Roman"/>
                <w:lang w:val="en-GB"/>
              </w:rPr>
            </w:pPr>
            <w:r w:rsidRPr="0020749A">
              <w:rPr>
                <w:rFonts w:ascii="Calibri" w:eastAsia="Times New Roman" w:hAnsi="Calibri" w:cs="Times New Roman"/>
                <w:lang w:val="en-GB"/>
              </w:rPr>
              <w:t>7</w:t>
            </w:r>
          </w:p>
        </w:tc>
        <w:tc>
          <w:tcPr>
            <w:tcW w:w="0" w:type="auto"/>
            <w:tcBorders>
              <w:top w:val="nil"/>
              <w:left w:val="single" w:sz="4" w:space="0" w:color="auto"/>
              <w:bottom w:val="single" w:sz="4" w:space="0" w:color="auto"/>
              <w:right w:val="nil"/>
            </w:tcBorders>
            <w:shd w:val="clear" w:color="auto" w:fill="auto"/>
            <w:noWrap/>
            <w:vAlign w:val="bottom"/>
            <w:hideMark/>
          </w:tcPr>
          <w:p w14:paraId="2A38A51B" w14:textId="77777777" w:rsidR="00D42B4A" w:rsidRPr="0020749A" w:rsidRDefault="00D42B4A" w:rsidP="00D42B4A">
            <w:pPr>
              <w:jc w:val="right"/>
              <w:rPr>
                <w:rFonts w:ascii="Calibri" w:eastAsia="Times New Roman" w:hAnsi="Calibri" w:cs="Times New Roman"/>
                <w:lang w:val="en-GB"/>
              </w:rPr>
            </w:pPr>
            <w:r w:rsidRPr="0020749A">
              <w:rPr>
                <w:rFonts w:ascii="Calibri" w:eastAsia="Times New Roman" w:hAnsi="Calibri" w:cs="Times New Roman"/>
                <w:lang w:val="en-GB"/>
              </w:rPr>
              <w:t>7</w:t>
            </w:r>
          </w:p>
        </w:tc>
        <w:tc>
          <w:tcPr>
            <w:tcW w:w="0" w:type="auto"/>
            <w:tcBorders>
              <w:top w:val="nil"/>
              <w:left w:val="single" w:sz="4" w:space="0" w:color="auto"/>
              <w:bottom w:val="single" w:sz="4" w:space="0" w:color="auto"/>
              <w:right w:val="nil"/>
            </w:tcBorders>
            <w:shd w:val="clear" w:color="auto" w:fill="auto"/>
            <w:noWrap/>
            <w:vAlign w:val="bottom"/>
            <w:hideMark/>
          </w:tcPr>
          <w:p w14:paraId="5A22D61F" w14:textId="77777777" w:rsidR="00D42B4A" w:rsidRPr="0020749A" w:rsidRDefault="00D42B4A" w:rsidP="00D42B4A">
            <w:pPr>
              <w:jc w:val="right"/>
              <w:rPr>
                <w:rFonts w:ascii="Calibri" w:eastAsia="Times New Roman" w:hAnsi="Calibri" w:cs="Times New Roman"/>
                <w:lang w:val="en-GB"/>
              </w:rPr>
            </w:pPr>
            <w:r w:rsidRPr="0020749A">
              <w:rPr>
                <w:rFonts w:ascii="Calibri" w:eastAsia="Times New Roman" w:hAnsi="Calibri" w:cs="Times New Roman"/>
                <w:lang w:val="en-GB"/>
              </w:rPr>
              <w:t>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57D50E3" w14:textId="77777777" w:rsidR="00D42B4A" w:rsidRPr="0020749A" w:rsidRDefault="00D42B4A" w:rsidP="00D42B4A">
            <w:pPr>
              <w:jc w:val="right"/>
              <w:rPr>
                <w:rFonts w:ascii="Calibri" w:eastAsia="Times New Roman" w:hAnsi="Calibri" w:cs="Times New Roman"/>
                <w:lang w:val="en-GB"/>
              </w:rPr>
            </w:pPr>
            <w:r w:rsidRPr="0020749A">
              <w:rPr>
                <w:rFonts w:ascii="Calibri" w:eastAsia="Times New Roman" w:hAnsi="Calibri" w:cs="Times New Roman"/>
                <w:lang w:val="en-GB"/>
              </w:rPr>
              <w:t>7</w:t>
            </w:r>
          </w:p>
        </w:tc>
      </w:tr>
      <w:tr w:rsidR="00D42B4A" w:rsidRPr="0020749A" w14:paraId="55A680DC" w14:textId="77777777" w:rsidTr="00D42B4A">
        <w:trPr>
          <w:trHeight w:val="300"/>
        </w:trPr>
        <w:tc>
          <w:tcPr>
            <w:tcW w:w="0" w:type="auto"/>
            <w:tcBorders>
              <w:top w:val="nil"/>
              <w:left w:val="nil"/>
              <w:bottom w:val="nil"/>
              <w:right w:val="nil"/>
            </w:tcBorders>
            <w:shd w:val="clear" w:color="auto" w:fill="auto"/>
            <w:noWrap/>
            <w:vAlign w:val="bottom"/>
            <w:hideMark/>
          </w:tcPr>
          <w:p w14:paraId="6C48EB6C" w14:textId="47C4EABF" w:rsidR="00D42B4A" w:rsidRPr="0020749A" w:rsidRDefault="00D42B4A" w:rsidP="00D42B4A">
            <w:pPr>
              <w:rPr>
                <w:rFonts w:ascii="Calibri" w:eastAsia="Times New Roman" w:hAnsi="Calibri" w:cs="Times New Roman"/>
                <w:b/>
                <w:lang w:val="en-GB"/>
              </w:rPr>
            </w:pPr>
            <w:r w:rsidRPr="0020749A">
              <w:rPr>
                <w:rFonts w:ascii="Calibri" w:eastAsia="Times New Roman" w:hAnsi="Calibri" w:cs="Times New Roman"/>
                <w:b/>
                <w:lang w:val="en-GB"/>
              </w:rPr>
              <w:t>Pictures</w:t>
            </w:r>
          </w:p>
        </w:tc>
        <w:tc>
          <w:tcPr>
            <w:tcW w:w="0" w:type="auto"/>
            <w:tcBorders>
              <w:top w:val="nil"/>
              <w:left w:val="single" w:sz="4" w:space="0" w:color="auto"/>
              <w:bottom w:val="nil"/>
              <w:right w:val="nil"/>
            </w:tcBorders>
            <w:shd w:val="clear" w:color="auto" w:fill="auto"/>
            <w:noWrap/>
            <w:vAlign w:val="bottom"/>
            <w:hideMark/>
          </w:tcPr>
          <w:p w14:paraId="447C72A3"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7546C056"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364D9D60"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5A9B48B6"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24149FB"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6DBFF02E"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776E1848"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 </w:t>
            </w:r>
          </w:p>
        </w:tc>
      </w:tr>
      <w:tr w:rsidR="00D42B4A" w:rsidRPr="0020749A" w14:paraId="42874B1A" w14:textId="77777777" w:rsidTr="00D42B4A">
        <w:trPr>
          <w:trHeight w:val="300"/>
        </w:trPr>
        <w:tc>
          <w:tcPr>
            <w:tcW w:w="0" w:type="auto"/>
            <w:tcBorders>
              <w:top w:val="nil"/>
              <w:left w:val="nil"/>
              <w:bottom w:val="nil"/>
              <w:right w:val="nil"/>
            </w:tcBorders>
            <w:shd w:val="clear" w:color="auto" w:fill="auto"/>
            <w:noWrap/>
            <w:vAlign w:val="bottom"/>
            <w:hideMark/>
          </w:tcPr>
          <w:p w14:paraId="6FAA57C1"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bellatum1</w:t>
            </w:r>
          </w:p>
        </w:tc>
        <w:tc>
          <w:tcPr>
            <w:tcW w:w="0" w:type="auto"/>
            <w:tcBorders>
              <w:top w:val="nil"/>
              <w:left w:val="single" w:sz="4" w:space="0" w:color="auto"/>
              <w:bottom w:val="nil"/>
              <w:right w:val="nil"/>
            </w:tcBorders>
            <w:shd w:val="clear" w:color="000000" w:fill="C6EFCE"/>
            <w:noWrap/>
            <w:vAlign w:val="bottom"/>
            <w:hideMark/>
          </w:tcPr>
          <w:p w14:paraId="74F56D2A"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669CD63"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3F8FC73"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1F98512"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C72CD57"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B3C7F96"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AF7766F"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42B4A" w:rsidRPr="0020749A" w14:paraId="1AA16FCD" w14:textId="77777777" w:rsidTr="00D42B4A">
        <w:trPr>
          <w:trHeight w:val="300"/>
        </w:trPr>
        <w:tc>
          <w:tcPr>
            <w:tcW w:w="0" w:type="auto"/>
            <w:tcBorders>
              <w:top w:val="nil"/>
              <w:left w:val="nil"/>
              <w:bottom w:val="nil"/>
              <w:right w:val="nil"/>
            </w:tcBorders>
            <w:shd w:val="clear" w:color="auto" w:fill="auto"/>
            <w:noWrap/>
            <w:vAlign w:val="bottom"/>
            <w:hideMark/>
          </w:tcPr>
          <w:p w14:paraId="5B5908EC"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concolor1</w:t>
            </w:r>
          </w:p>
        </w:tc>
        <w:tc>
          <w:tcPr>
            <w:tcW w:w="0" w:type="auto"/>
            <w:tcBorders>
              <w:top w:val="nil"/>
              <w:left w:val="single" w:sz="4" w:space="0" w:color="auto"/>
              <w:bottom w:val="nil"/>
              <w:right w:val="nil"/>
            </w:tcBorders>
            <w:shd w:val="clear" w:color="000000" w:fill="C6EFCE"/>
            <w:noWrap/>
            <w:vAlign w:val="bottom"/>
            <w:hideMark/>
          </w:tcPr>
          <w:p w14:paraId="01B835D5"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2F5D5AB"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C12B7D1"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7522D4B1" w14:textId="77777777" w:rsidR="00D42B4A" w:rsidRPr="0020749A" w:rsidRDefault="00D42B4A" w:rsidP="00D42B4A">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54468F99"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1FFBFD1"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B6E8998"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42B4A" w:rsidRPr="0020749A" w14:paraId="04A9BF2D" w14:textId="77777777" w:rsidTr="00D42B4A">
        <w:trPr>
          <w:trHeight w:val="300"/>
        </w:trPr>
        <w:tc>
          <w:tcPr>
            <w:tcW w:w="0" w:type="auto"/>
            <w:tcBorders>
              <w:top w:val="nil"/>
              <w:left w:val="nil"/>
              <w:bottom w:val="nil"/>
              <w:right w:val="nil"/>
            </w:tcBorders>
            <w:shd w:val="clear" w:color="auto" w:fill="auto"/>
            <w:noWrap/>
            <w:vAlign w:val="bottom"/>
            <w:hideMark/>
          </w:tcPr>
          <w:p w14:paraId="3E4ACE4F"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concolor2_2</w:t>
            </w:r>
          </w:p>
        </w:tc>
        <w:tc>
          <w:tcPr>
            <w:tcW w:w="0" w:type="auto"/>
            <w:tcBorders>
              <w:top w:val="nil"/>
              <w:left w:val="single" w:sz="4" w:space="0" w:color="auto"/>
              <w:bottom w:val="nil"/>
              <w:right w:val="nil"/>
            </w:tcBorders>
            <w:shd w:val="clear" w:color="000000" w:fill="C6EFCE"/>
            <w:noWrap/>
            <w:vAlign w:val="bottom"/>
            <w:hideMark/>
          </w:tcPr>
          <w:p w14:paraId="56D98770"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722DAC40" w14:textId="77777777" w:rsidR="00D42B4A" w:rsidRPr="0020749A" w:rsidRDefault="00D42B4A" w:rsidP="00D42B4A">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6/1</w:t>
            </w:r>
          </w:p>
        </w:tc>
        <w:tc>
          <w:tcPr>
            <w:tcW w:w="0" w:type="auto"/>
            <w:tcBorders>
              <w:top w:val="nil"/>
              <w:left w:val="single" w:sz="4" w:space="0" w:color="auto"/>
              <w:bottom w:val="nil"/>
              <w:right w:val="nil"/>
            </w:tcBorders>
            <w:shd w:val="clear" w:color="000000" w:fill="FFEB9C"/>
            <w:noWrap/>
            <w:vAlign w:val="bottom"/>
            <w:hideMark/>
          </w:tcPr>
          <w:p w14:paraId="5D3607E9" w14:textId="77777777" w:rsidR="00D42B4A" w:rsidRPr="0020749A" w:rsidRDefault="00D42B4A" w:rsidP="00D42B4A">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6/1</w:t>
            </w:r>
          </w:p>
        </w:tc>
        <w:tc>
          <w:tcPr>
            <w:tcW w:w="0" w:type="auto"/>
            <w:tcBorders>
              <w:top w:val="nil"/>
              <w:left w:val="single" w:sz="4" w:space="0" w:color="auto"/>
              <w:bottom w:val="nil"/>
              <w:right w:val="nil"/>
            </w:tcBorders>
            <w:shd w:val="clear" w:color="000000" w:fill="C6EFCE"/>
            <w:noWrap/>
            <w:vAlign w:val="bottom"/>
            <w:hideMark/>
          </w:tcPr>
          <w:p w14:paraId="7CDA6ECD"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62D9A3A9" w14:textId="77777777" w:rsidR="00D42B4A" w:rsidRPr="0020749A" w:rsidRDefault="00D42B4A" w:rsidP="00D42B4A">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6/1</w:t>
            </w:r>
          </w:p>
        </w:tc>
        <w:tc>
          <w:tcPr>
            <w:tcW w:w="0" w:type="auto"/>
            <w:tcBorders>
              <w:top w:val="nil"/>
              <w:left w:val="single" w:sz="4" w:space="0" w:color="auto"/>
              <w:bottom w:val="nil"/>
              <w:right w:val="nil"/>
            </w:tcBorders>
            <w:shd w:val="clear" w:color="000000" w:fill="FFEB9C"/>
            <w:noWrap/>
            <w:vAlign w:val="bottom"/>
            <w:hideMark/>
          </w:tcPr>
          <w:p w14:paraId="52686788" w14:textId="77777777" w:rsidR="00D42B4A" w:rsidRPr="0020749A" w:rsidRDefault="00D42B4A" w:rsidP="00D42B4A">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6/1</w:t>
            </w:r>
          </w:p>
        </w:tc>
        <w:tc>
          <w:tcPr>
            <w:tcW w:w="0" w:type="auto"/>
            <w:tcBorders>
              <w:top w:val="nil"/>
              <w:left w:val="single" w:sz="4" w:space="0" w:color="auto"/>
              <w:bottom w:val="nil"/>
              <w:right w:val="single" w:sz="4" w:space="0" w:color="auto"/>
            </w:tcBorders>
            <w:shd w:val="clear" w:color="000000" w:fill="C6EFCE"/>
            <w:noWrap/>
            <w:vAlign w:val="bottom"/>
            <w:hideMark/>
          </w:tcPr>
          <w:p w14:paraId="0A589DC8"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42B4A" w:rsidRPr="0020749A" w14:paraId="2C9FBE4A" w14:textId="77777777" w:rsidTr="00D42B4A">
        <w:trPr>
          <w:trHeight w:val="300"/>
        </w:trPr>
        <w:tc>
          <w:tcPr>
            <w:tcW w:w="0" w:type="auto"/>
            <w:tcBorders>
              <w:top w:val="nil"/>
              <w:left w:val="nil"/>
              <w:bottom w:val="nil"/>
              <w:right w:val="nil"/>
            </w:tcBorders>
            <w:shd w:val="clear" w:color="auto" w:fill="auto"/>
            <w:noWrap/>
            <w:vAlign w:val="bottom"/>
            <w:hideMark/>
          </w:tcPr>
          <w:p w14:paraId="7F17D9B1"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concolor2_4</w:t>
            </w:r>
          </w:p>
        </w:tc>
        <w:tc>
          <w:tcPr>
            <w:tcW w:w="0" w:type="auto"/>
            <w:tcBorders>
              <w:top w:val="nil"/>
              <w:left w:val="single" w:sz="4" w:space="0" w:color="auto"/>
              <w:bottom w:val="nil"/>
              <w:right w:val="nil"/>
            </w:tcBorders>
            <w:shd w:val="clear" w:color="000000" w:fill="C6EFCE"/>
            <w:noWrap/>
            <w:vAlign w:val="bottom"/>
            <w:hideMark/>
          </w:tcPr>
          <w:p w14:paraId="51074BEB"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FF85083"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143578C6" w14:textId="77777777" w:rsidR="00D42B4A" w:rsidRPr="0020749A" w:rsidRDefault="00D42B4A" w:rsidP="00D42B4A">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6/1</w:t>
            </w:r>
          </w:p>
        </w:tc>
        <w:tc>
          <w:tcPr>
            <w:tcW w:w="0" w:type="auto"/>
            <w:tcBorders>
              <w:top w:val="nil"/>
              <w:left w:val="single" w:sz="4" w:space="0" w:color="auto"/>
              <w:bottom w:val="nil"/>
              <w:right w:val="nil"/>
            </w:tcBorders>
            <w:shd w:val="clear" w:color="000000" w:fill="FFEB9C"/>
            <w:noWrap/>
            <w:vAlign w:val="bottom"/>
            <w:hideMark/>
          </w:tcPr>
          <w:p w14:paraId="62670CD5" w14:textId="77777777" w:rsidR="00D42B4A" w:rsidRPr="0020749A" w:rsidRDefault="00D42B4A" w:rsidP="00D42B4A">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6/1</w:t>
            </w:r>
          </w:p>
        </w:tc>
        <w:tc>
          <w:tcPr>
            <w:tcW w:w="0" w:type="auto"/>
            <w:tcBorders>
              <w:top w:val="nil"/>
              <w:left w:val="single" w:sz="4" w:space="0" w:color="auto"/>
              <w:bottom w:val="nil"/>
              <w:right w:val="nil"/>
            </w:tcBorders>
            <w:shd w:val="clear" w:color="000000" w:fill="C6EFCE"/>
            <w:noWrap/>
            <w:vAlign w:val="bottom"/>
            <w:hideMark/>
          </w:tcPr>
          <w:p w14:paraId="26643D78"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6E96E242" w14:textId="77777777" w:rsidR="00D42B4A" w:rsidRPr="0020749A" w:rsidRDefault="00D42B4A" w:rsidP="00D42B4A">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6/1</w:t>
            </w:r>
          </w:p>
        </w:tc>
        <w:tc>
          <w:tcPr>
            <w:tcW w:w="0" w:type="auto"/>
            <w:tcBorders>
              <w:top w:val="nil"/>
              <w:left w:val="single" w:sz="4" w:space="0" w:color="auto"/>
              <w:bottom w:val="nil"/>
              <w:right w:val="single" w:sz="4" w:space="0" w:color="auto"/>
            </w:tcBorders>
            <w:shd w:val="clear" w:color="000000" w:fill="C6EFCE"/>
            <w:noWrap/>
            <w:vAlign w:val="bottom"/>
            <w:hideMark/>
          </w:tcPr>
          <w:p w14:paraId="2D72EAA0"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42B4A" w:rsidRPr="0020749A" w14:paraId="4C64C74A" w14:textId="77777777" w:rsidTr="00D42B4A">
        <w:trPr>
          <w:trHeight w:val="300"/>
        </w:trPr>
        <w:tc>
          <w:tcPr>
            <w:tcW w:w="0" w:type="auto"/>
            <w:tcBorders>
              <w:top w:val="nil"/>
              <w:left w:val="nil"/>
              <w:bottom w:val="nil"/>
              <w:right w:val="nil"/>
            </w:tcBorders>
            <w:shd w:val="clear" w:color="auto" w:fill="auto"/>
            <w:noWrap/>
            <w:vAlign w:val="bottom"/>
            <w:hideMark/>
          </w:tcPr>
          <w:p w14:paraId="0753DF46"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concolor2_6</w:t>
            </w:r>
          </w:p>
        </w:tc>
        <w:tc>
          <w:tcPr>
            <w:tcW w:w="0" w:type="auto"/>
            <w:tcBorders>
              <w:top w:val="nil"/>
              <w:left w:val="single" w:sz="4" w:space="0" w:color="auto"/>
              <w:bottom w:val="nil"/>
              <w:right w:val="nil"/>
            </w:tcBorders>
            <w:shd w:val="clear" w:color="000000" w:fill="C6EFCE"/>
            <w:noWrap/>
            <w:vAlign w:val="bottom"/>
            <w:hideMark/>
          </w:tcPr>
          <w:p w14:paraId="37A9315C"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0D76159"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11BE85C0" w14:textId="77777777" w:rsidR="00D42B4A" w:rsidRPr="0020749A" w:rsidRDefault="00D42B4A" w:rsidP="00D42B4A">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6/1</w:t>
            </w:r>
          </w:p>
        </w:tc>
        <w:tc>
          <w:tcPr>
            <w:tcW w:w="0" w:type="auto"/>
            <w:tcBorders>
              <w:top w:val="nil"/>
              <w:left w:val="single" w:sz="4" w:space="0" w:color="auto"/>
              <w:bottom w:val="nil"/>
              <w:right w:val="nil"/>
            </w:tcBorders>
            <w:shd w:val="clear" w:color="000000" w:fill="C6EFCE"/>
            <w:noWrap/>
            <w:vAlign w:val="bottom"/>
            <w:hideMark/>
          </w:tcPr>
          <w:p w14:paraId="551DD850"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75004C6D" w14:textId="77777777" w:rsidR="00D42B4A" w:rsidRPr="0020749A" w:rsidRDefault="00D42B4A" w:rsidP="00D42B4A">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6/1</w:t>
            </w:r>
          </w:p>
        </w:tc>
        <w:tc>
          <w:tcPr>
            <w:tcW w:w="0" w:type="auto"/>
            <w:tcBorders>
              <w:top w:val="nil"/>
              <w:left w:val="single" w:sz="4" w:space="0" w:color="auto"/>
              <w:bottom w:val="nil"/>
              <w:right w:val="nil"/>
            </w:tcBorders>
            <w:shd w:val="clear" w:color="000000" w:fill="FFEB9C"/>
            <w:noWrap/>
            <w:vAlign w:val="bottom"/>
            <w:hideMark/>
          </w:tcPr>
          <w:p w14:paraId="2780E9DC" w14:textId="77777777" w:rsidR="00D42B4A" w:rsidRPr="0020749A" w:rsidRDefault="00D42B4A" w:rsidP="00D42B4A">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6/1</w:t>
            </w:r>
          </w:p>
        </w:tc>
        <w:tc>
          <w:tcPr>
            <w:tcW w:w="0" w:type="auto"/>
            <w:tcBorders>
              <w:top w:val="nil"/>
              <w:left w:val="single" w:sz="4" w:space="0" w:color="auto"/>
              <w:bottom w:val="nil"/>
              <w:right w:val="single" w:sz="4" w:space="0" w:color="auto"/>
            </w:tcBorders>
            <w:shd w:val="clear" w:color="000000" w:fill="C6EFCE"/>
            <w:noWrap/>
            <w:vAlign w:val="bottom"/>
            <w:hideMark/>
          </w:tcPr>
          <w:p w14:paraId="179864EE"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42B4A" w:rsidRPr="0020749A" w14:paraId="39F25A5B" w14:textId="77777777" w:rsidTr="00D42B4A">
        <w:trPr>
          <w:trHeight w:val="300"/>
        </w:trPr>
        <w:tc>
          <w:tcPr>
            <w:tcW w:w="0" w:type="auto"/>
            <w:tcBorders>
              <w:top w:val="nil"/>
              <w:left w:val="nil"/>
              <w:bottom w:val="nil"/>
              <w:right w:val="nil"/>
            </w:tcBorders>
            <w:shd w:val="clear" w:color="auto" w:fill="auto"/>
            <w:noWrap/>
            <w:vAlign w:val="bottom"/>
            <w:hideMark/>
          </w:tcPr>
          <w:p w14:paraId="513E5100"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concolor2</w:t>
            </w:r>
          </w:p>
        </w:tc>
        <w:tc>
          <w:tcPr>
            <w:tcW w:w="0" w:type="auto"/>
            <w:tcBorders>
              <w:top w:val="nil"/>
              <w:left w:val="single" w:sz="4" w:space="0" w:color="auto"/>
              <w:bottom w:val="nil"/>
              <w:right w:val="nil"/>
            </w:tcBorders>
            <w:shd w:val="clear" w:color="000000" w:fill="C6EFCE"/>
            <w:noWrap/>
            <w:vAlign w:val="bottom"/>
            <w:hideMark/>
          </w:tcPr>
          <w:p w14:paraId="5EB65526"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3ED7F14"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930E7CD"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4396C88"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2A0554B4" w14:textId="77777777" w:rsidR="00D42B4A" w:rsidRPr="0020749A" w:rsidRDefault="00D42B4A" w:rsidP="00D42B4A">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298F592E"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B5D00BD"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42B4A" w:rsidRPr="0020749A" w14:paraId="27820AD5" w14:textId="77777777" w:rsidTr="00D42B4A">
        <w:trPr>
          <w:trHeight w:val="300"/>
        </w:trPr>
        <w:tc>
          <w:tcPr>
            <w:tcW w:w="0" w:type="auto"/>
            <w:tcBorders>
              <w:top w:val="nil"/>
              <w:left w:val="nil"/>
              <w:bottom w:val="nil"/>
              <w:right w:val="nil"/>
            </w:tcBorders>
            <w:shd w:val="clear" w:color="auto" w:fill="auto"/>
            <w:noWrap/>
            <w:vAlign w:val="bottom"/>
            <w:hideMark/>
          </w:tcPr>
          <w:p w14:paraId="21812D1A"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godefroyae1</w:t>
            </w:r>
          </w:p>
        </w:tc>
        <w:tc>
          <w:tcPr>
            <w:tcW w:w="0" w:type="auto"/>
            <w:tcBorders>
              <w:top w:val="nil"/>
              <w:left w:val="single" w:sz="4" w:space="0" w:color="auto"/>
              <w:bottom w:val="nil"/>
              <w:right w:val="nil"/>
            </w:tcBorders>
            <w:shd w:val="clear" w:color="000000" w:fill="FFEB9C"/>
            <w:noWrap/>
            <w:vAlign w:val="bottom"/>
            <w:hideMark/>
          </w:tcPr>
          <w:p w14:paraId="73AC0254" w14:textId="77777777" w:rsidR="00D42B4A" w:rsidRPr="0020749A" w:rsidRDefault="00D42B4A" w:rsidP="00D42B4A">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28E24016" w14:textId="77777777" w:rsidR="00D42B4A" w:rsidRPr="0020749A" w:rsidRDefault="00D42B4A" w:rsidP="00D42B4A">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0AC1514E" w14:textId="77777777" w:rsidR="00D42B4A" w:rsidRPr="0020749A" w:rsidRDefault="00D42B4A" w:rsidP="00D42B4A">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6/7</w:t>
            </w:r>
          </w:p>
        </w:tc>
        <w:tc>
          <w:tcPr>
            <w:tcW w:w="0" w:type="auto"/>
            <w:tcBorders>
              <w:top w:val="nil"/>
              <w:left w:val="single" w:sz="4" w:space="0" w:color="auto"/>
              <w:bottom w:val="nil"/>
              <w:right w:val="nil"/>
            </w:tcBorders>
            <w:shd w:val="clear" w:color="000000" w:fill="C6EFCE"/>
            <w:noWrap/>
            <w:vAlign w:val="bottom"/>
            <w:hideMark/>
          </w:tcPr>
          <w:p w14:paraId="3558D17D"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2B696C12" w14:textId="77777777" w:rsidR="00D42B4A" w:rsidRPr="0020749A" w:rsidRDefault="00D42B4A" w:rsidP="00D42B4A">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6/1</w:t>
            </w:r>
          </w:p>
        </w:tc>
        <w:tc>
          <w:tcPr>
            <w:tcW w:w="0" w:type="auto"/>
            <w:tcBorders>
              <w:top w:val="nil"/>
              <w:left w:val="single" w:sz="4" w:space="0" w:color="auto"/>
              <w:bottom w:val="nil"/>
              <w:right w:val="nil"/>
            </w:tcBorders>
            <w:shd w:val="clear" w:color="000000" w:fill="FFC7CE"/>
            <w:noWrap/>
            <w:vAlign w:val="bottom"/>
            <w:hideMark/>
          </w:tcPr>
          <w:p w14:paraId="0663C935" w14:textId="77777777" w:rsidR="00D42B4A" w:rsidRPr="0020749A" w:rsidRDefault="00D42B4A" w:rsidP="00D42B4A">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1</w:t>
            </w:r>
          </w:p>
        </w:tc>
        <w:tc>
          <w:tcPr>
            <w:tcW w:w="0" w:type="auto"/>
            <w:tcBorders>
              <w:top w:val="nil"/>
              <w:left w:val="single" w:sz="4" w:space="0" w:color="auto"/>
              <w:bottom w:val="nil"/>
              <w:right w:val="single" w:sz="4" w:space="0" w:color="auto"/>
            </w:tcBorders>
            <w:shd w:val="clear" w:color="000000" w:fill="FFC7CE"/>
            <w:noWrap/>
            <w:vAlign w:val="bottom"/>
            <w:hideMark/>
          </w:tcPr>
          <w:p w14:paraId="3D2AA17D" w14:textId="77777777" w:rsidR="00D42B4A" w:rsidRPr="0020749A" w:rsidRDefault="00D42B4A" w:rsidP="00D42B4A">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1</w:t>
            </w:r>
          </w:p>
        </w:tc>
      </w:tr>
      <w:tr w:rsidR="00D42B4A" w:rsidRPr="0020749A" w14:paraId="0E372ADD" w14:textId="77777777" w:rsidTr="00D42B4A">
        <w:trPr>
          <w:trHeight w:val="300"/>
        </w:trPr>
        <w:tc>
          <w:tcPr>
            <w:tcW w:w="0" w:type="auto"/>
            <w:tcBorders>
              <w:top w:val="nil"/>
              <w:left w:val="nil"/>
              <w:bottom w:val="nil"/>
              <w:right w:val="nil"/>
            </w:tcBorders>
            <w:shd w:val="clear" w:color="auto" w:fill="auto"/>
            <w:noWrap/>
            <w:vAlign w:val="bottom"/>
            <w:hideMark/>
          </w:tcPr>
          <w:p w14:paraId="42E65FBA"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godefroyae2_11</w:t>
            </w:r>
          </w:p>
        </w:tc>
        <w:tc>
          <w:tcPr>
            <w:tcW w:w="0" w:type="auto"/>
            <w:tcBorders>
              <w:top w:val="nil"/>
              <w:left w:val="single" w:sz="4" w:space="0" w:color="auto"/>
              <w:bottom w:val="nil"/>
              <w:right w:val="nil"/>
            </w:tcBorders>
            <w:shd w:val="clear" w:color="000000" w:fill="C6EFCE"/>
            <w:noWrap/>
            <w:vAlign w:val="bottom"/>
            <w:hideMark/>
          </w:tcPr>
          <w:p w14:paraId="1AF32DF3"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7E3692C6" w14:textId="77777777" w:rsidR="00D42B4A" w:rsidRPr="0020749A" w:rsidRDefault="00D42B4A" w:rsidP="00D42B4A">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0EA9AB6C"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E21FA85"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8948135"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42D8D46"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29160B1"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42B4A" w:rsidRPr="0020749A" w14:paraId="62237F6F" w14:textId="77777777" w:rsidTr="00D42B4A">
        <w:trPr>
          <w:trHeight w:val="300"/>
        </w:trPr>
        <w:tc>
          <w:tcPr>
            <w:tcW w:w="0" w:type="auto"/>
            <w:tcBorders>
              <w:top w:val="nil"/>
              <w:left w:val="nil"/>
              <w:bottom w:val="nil"/>
              <w:right w:val="nil"/>
            </w:tcBorders>
            <w:shd w:val="clear" w:color="auto" w:fill="auto"/>
            <w:noWrap/>
            <w:vAlign w:val="bottom"/>
            <w:hideMark/>
          </w:tcPr>
          <w:p w14:paraId="75741B7A"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godefroyae2_13</w:t>
            </w:r>
          </w:p>
        </w:tc>
        <w:tc>
          <w:tcPr>
            <w:tcW w:w="0" w:type="auto"/>
            <w:tcBorders>
              <w:top w:val="nil"/>
              <w:left w:val="single" w:sz="4" w:space="0" w:color="auto"/>
              <w:bottom w:val="nil"/>
              <w:right w:val="nil"/>
            </w:tcBorders>
            <w:shd w:val="clear" w:color="000000" w:fill="C6EFCE"/>
            <w:noWrap/>
            <w:vAlign w:val="bottom"/>
            <w:hideMark/>
          </w:tcPr>
          <w:p w14:paraId="024F0432"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2C60A2CB" w14:textId="77777777" w:rsidR="00D42B4A" w:rsidRPr="0020749A" w:rsidRDefault="00D42B4A" w:rsidP="00D42B4A">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12521B2B"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2E90DCB"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1C32864"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6F18A13"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B4ADD95"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42B4A" w:rsidRPr="0020749A" w14:paraId="0ABFED7F" w14:textId="77777777" w:rsidTr="00D42B4A">
        <w:trPr>
          <w:trHeight w:val="300"/>
        </w:trPr>
        <w:tc>
          <w:tcPr>
            <w:tcW w:w="0" w:type="auto"/>
            <w:tcBorders>
              <w:top w:val="nil"/>
              <w:left w:val="nil"/>
              <w:bottom w:val="nil"/>
              <w:right w:val="nil"/>
            </w:tcBorders>
            <w:shd w:val="clear" w:color="auto" w:fill="auto"/>
            <w:noWrap/>
            <w:vAlign w:val="bottom"/>
            <w:hideMark/>
          </w:tcPr>
          <w:p w14:paraId="06DCAB28"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godefroyae2_15</w:t>
            </w:r>
          </w:p>
        </w:tc>
        <w:tc>
          <w:tcPr>
            <w:tcW w:w="0" w:type="auto"/>
            <w:tcBorders>
              <w:top w:val="nil"/>
              <w:left w:val="single" w:sz="4" w:space="0" w:color="auto"/>
              <w:bottom w:val="nil"/>
              <w:right w:val="nil"/>
            </w:tcBorders>
            <w:shd w:val="clear" w:color="000000" w:fill="C6EFCE"/>
            <w:noWrap/>
            <w:vAlign w:val="bottom"/>
            <w:hideMark/>
          </w:tcPr>
          <w:p w14:paraId="5A9ECB3C"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8E7B55C"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C2547DE"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D42C108"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4F3F7EB"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E7ACC10"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7F3458C"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42B4A" w:rsidRPr="0020749A" w14:paraId="6823677E" w14:textId="77777777" w:rsidTr="00D42B4A">
        <w:trPr>
          <w:trHeight w:val="300"/>
        </w:trPr>
        <w:tc>
          <w:tcPr>
            <w:tcW w:w="0" w:type="auto"/>
            <w:tcBorders>
              <w:top w:val="nil"/>
              <w:left w:val="nil"/>
              <w:bottom w:val="nil"/>
              <w:right w:val="nil"/>
            </w:tcBorders>
            <w:shd w:val="clear" w:color="auto" w:fill="auto"/>
            <w:noWrap/>
            <w:vAlign w:val="bottom"/>
            <w:hideMark/>
          </w:tcPr>
          <w:p w14:paraId="0006C841"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godefroyae2_1</w:t>
            </w:r>
          </w:p>
        </w:tc>
        <w:tc>
          <w:tcPr>
            <w:tcW w:w="0" w:type="auto"/>
            <w:tcBorders>
              <w:top w:val="nil"/>
              <w:left w:val="single" w:sz="4" w:space="0" w:color="auto"/>
              <w:bottom w:val="nil"/>
              <w:right w:val="nil"/>
            </w:tcBorders>
            <w:shd w:val="clear" w:color="000000" w:fill="C6EFCE"/>
            <w:noWrap/>
            <w:vAlign w:val="bottom"/>
            <w:hideMark/>
          </w:tcPr>
          <w:p w14:paraId="1F3D120C"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4EA2530"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5A166D9"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BF36674"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3AE3EE5"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EAF86FF"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EDABA21"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42B4A" w:rsidRPr="0020749A" w14:paraId="02FE28F3" w14:textId="77777777" w:rsidTr="00D42B4A">
        <w:trPr>
          <w:trHeight w:val="300"/>
        </w:trPr>
        <w:tc>
          <w:tcPr>
            <w:tcW w:w="0" w:type="auto"/>
            <w:tcBorders>
              <w:top w:val="nil"/>
              <w:left w:val="nil"/>
              <w:bottom w:val="nil"/>
              <w:right w:val="nil"/>
            </w:tcBorders>
            <w:shd w:val="clear" w:color="auto" w:fill="auto"/>
            <w:noWrap/>
            <w:vAlign w:val="bottom"/>
            <w:hideMark/>
          </w:tcPr>
          <w:p w14:paraId="31462F01"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godefroyae2_3</w:t>
            </w:r>
          </w:p>
        </w:tc>
        <w:tc>
          <w:tcPr>
            <w:tcW w:w="0" w:type="auto"/>
            <w:tcBorders>
              <w:top w:val="nil"/>
              <w:left w:val="single" w:sz="4" w:space="0" w:color="auto"/>
              <w:bottom w:val="nil"/>
              <w:right w:val="nil"/>
            </w:tcBorders>
            <w:shd w:val="clear" w:color="000000" w:fill="C6EFCE"/>
            <w:noWrap/>
            <w:vAlign w:val="bottom"/>
            <w:hideMark/>
          </w:tcPr>
          <w:p w14:paraId="6C861838"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F5C1AE5"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B80BB74"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4A41925"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6658FA3"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14428F8"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EE49A3E"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42B4A" w:rsidRPr="0020749A" w14:paraId="3A98B780" w14:textId="77777777" w:rsidTr="00D42B4A">
        <w:trPr>
          <w:trHeight w:val="300"/>
        </w:trPr>
        <w:tc>
          <w:tcPr>
            <w:tcW w:w="0" w:type="auto"/>
            <w:tcBorders>
              <w:top w:val="nil"/>
              <w:left w:val="nil"/>
              <w:bottom w:val="nil"/>
              <w:right w:val="nil"/>
            </w:tcBorders>
            <w:shd w:val="clear" w:color="auto" w:fill="auto"/>
            <w:noWrap/>
            <w:vAlign w:val="bottom"/>
            <w:hideMark/>
          </w:tcPr>
          <w:p w14:paraId="6B759F62"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godefroyae2_5</w:t>
            </w:r>
          </w:p>
        </w:tc>
        <w:tc>
          <w:tcPr>
            <w:tcW w:w="0" w:type="auto"/>
            <w:tcBorders>
              <w:top w:val="nil"/>
              <w:left w:val="single" w:sz="4" w:space="0" w:color="auto"/>
              <w:bottom w:val="nil"/>
              <w:right w:val="nil"/>
            </w:tcBorders>
            <w:shd w:val="clear" w:color="000000" w:fill="C6EFCE"/>
            <w:noWrap/>
            <w:vAlign w:val="bottom"/>
            <w:hideMark/>
          </w:tcPr>
          <w:p w14:paraId="1A7059C8"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3311CB4"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E27176E"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CBAC255"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3BE1BF5"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F436131"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6F470D1"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42B4A" w:rsidRPr="0020749A" w14:paraId="295DCB80" w14:textId="77777777" w:rsidTr="00D42B4A">
        <w:trPr>
          <w:trHeight w:val="300"/>
        </w:trPr>
        <w:tc>
          <w:tcPr>
            <w:tcW w:w="0" w:type="auto"/>
            <w:tcBorders>
              <w:top w:val="nil"/>
              <w:left w:val="nil"/>
              <w:bottom w:val="nil"/>
              <w:right w:val="nil"/>
            </w:tcBorders>
            <w:shd w:val="clear" w:color="auto" w:fill="auto"/>
            <w:noWrap/>
            <w:vAlign w:val="bottom"/>
            <w:hideMark/>
          </w:tcPr>
          <w:p w14:paraId="0FC47E79"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godefroyae2_7</w:t>
            </w:r>
          </w:p>
        </w:tc>
        <w:tc>
          <w:tcPr>
            <w:tcW w:w="0" w:type="auto"/>
            <w:tcBorders>
              <w:top w:val="nil"/>
              <w:left w:val="single" w:sz="4" w:space="0" w:color="auto"/>
              <w:bottom w:val="nil"/>
              <w:right w:val="nil"/>
            </w:tcBorders>
            <w:shd w:val="clear" w:color="000000" w:fill="C6EFCE"/>
            <w:noWrap/>
            <w:vAlign w:val="bottom"/>
            <w:hideMark/>
          </w:tcPr>
          <w:p w14:paraId="00349AB0"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D1F0449"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9F4671F"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024E934"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3133AAB"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3BE9699"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1A45BAD"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42B4A" w:rsidRPr="0020749A" w14:paraId="2D9B8AF5" w14:textId="77777777" w:rsidTr="00D42B4A">
        <w:trPr>
          <w:trHeight w:val="300"/>
        </w:trPr>
        <w:tc>
          <w:tcPr>
            <w:tcW w:w="0" w:type="auto"/>
            <w:tcBorders>
              <w:top w:val="nil"/>
              <w:left w:val="nil"/>
              <w:bottom w:val="nil"/>
              <w:right w:val="nil"/>
            </w:tcBorders>
            <w:shd w:val="clear" w:color="auto" w:fill="auto"/>
            <w:noWrap/>
            <w:vAlign w:val="bottom"/>
            <w:hideMark/>
          </w:tcPr>
          <w:p w14:paraId="0E54A433"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godefroyae2_9</w:t>
            </w:r>
          </w:p>
        </w:tc>
        <w:tc>
          <w:tcPr>
            <w:tcW w:w="0" w:type="auto"/>
            <w:tcBorders>
              <w:top w:val="nil"/>
              <w:left w:val="single" w:sz="4" w:space="0" w:color="auto"/>
              <w:bottom w:val="nil"/>
              <w:right w:val="nil"/>
            </w:tcBorders>
            <w:shd w:val="clear" w:color="000000" w:fill="C6EFCE"/>
            <w:noWrap/>
            <w:vAlign w:val="bottom"/>
            <w:hideMark/>
          </w:tcPr>
          <w:p w14:paraId="602C02EE"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3794C77"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F772934"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9747DAB"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505D16D"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B40274D"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730939B"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42B4A" w:rsidRPr="0020749A" w14:paraId="37D9D173" w14:textId="77777777" w:rsidTr="00D42B4A">
        <w:trPr>
          <w:trHeight w:val="300"/>
        </w:trPr>
        <w:tc>
          <w:tcPr>
            <w:tcW w:w="0" w:type="auto"/>
            <w:tcBorders>
              <w:top w:val="nil"/>
              <w:left w:val="nil"/>
              <w:bottom w:val="nil"/>
              <w:right w:val="nil"/>
            </w:tcBorders>
            <w:shd w:val="clear" w:color="auto" w:fill="auto"/>
            <w:noWrap/>
            <w:vAlign w:val="bottom"/>
            <w:hideMark/>
          </w:tcPr>
          <w:p w14:paraId="432EB730"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godefroyae2</w:t>
            </w:r>
          </w:p>
        </w:tc>
        <w:tc>
          <w:tcPr>
            <w:tcW w:w="0" w:type="auto"/>
            <w:tcBorders>
              <w:top w:val="nil"/>
              <w:left w:val="single" w:sz="4" w:space="0" w:color="auto"/>
              <w:bottom w:val="nil"/>
              <w:right w:val="nil"/>
            </w:tcBorders>
            <w:shd w:val="clear" w:color="000000" w:fill="C6EFCE"/>
            <w:noWrap/>
            <w:vAlign w:val="bottom"/>
            <w:hideMark/>
          </w:tcPr>
          <w:p w14:paraId="723692A3"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2A46E21"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921A5A7"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ADCE450"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72FB971"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CE9D881"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2238608"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42B4A" w:rsidRPr="0020749A" w14:paraId="47EECFEF" w14:textId="77777777" w:rsidTr="00D42B4A">
        <w:trPr>
          <w:trHeight w:val="300"/>
        </w:trPr>
        <w:tc>
          <w:tcPr>
            <w:tcW w:w="0" w:type="auto"/>
            <w:tcBorders>
              <w:top w:val="nil"/>
              <w:left w:val="nil"/>
              <w:bottom w:val="nil"/>
              <w:right w:val="nil"/>
            </w:tcBorders>
            <w:shd w:val="clear" w:color="auto" w:fill="auto"/>
            <w:noWrap/>
            <w:vAlign w:val="bottom"/>
            <w:hideMark/>
          </w:tcPr>
          <w:p w14:paraId="3A44FBE0"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niveum1</w:t>
            </w:r>
          </w:p>
        </w:tc>
        <w:tc>
          <w:tcPr>
            <w:tcW w:w="0" w:type="auto"/>
            <w:tcBorders>
              <w:top w:val="nil"/>
              <w:left w:val="single" w:sz="4" w:space="0" w:color="auto"/>
              <w:bottom w:val="nil"/>
              <w:right w:val="nil"/>
            </w:tcBorders>
            <w:shd w:val="clear" w:color="000000" w:fill="C6EFCE"/>
            <w:noWrap/>
            <w:vAlign w:val="bottom"/>
            <w:hideMark/>
          </w:tcPr>
          <w:p w14:paraId="037F84B7"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E1306C5"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AF78670"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4ED4C7C"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E9BE3B2"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D7B1BC6"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6E55B5D"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42B4A" w:rsidRPr="0020749A" w14:paraId="33EADD8B" w14:textId="77777777" w:rsidTr="00D42B4A">
        <w:trPr>
          <w:trHeight w:val="300"/>
        </w:trPr>
        <w:tc>
          <w:tcPr>
            <w:tcW w:w="0" w:type="auto"/>
            <w:tcBorders>
              <w:top w:val="nil"/>
              <w:left w:val="nil"/>
              <w:bottom w:val="nil"/>
              <w:right w:val="nil"/>
            </w:tcBorders>
            <w:shd w:val="clear" w:color="auto" w:fill="auto"/>
            <w:noWrap/>
            <w:vAlign w:val="bottom"/>
            <w:hideMark/>
          </w:tcPr>
          <w:p w14:paraId="2FABD2CD"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niveum2_4</w:t>
            </w:r>
          </w:p>
        </w:tc>
        <w:tc>
          <w:tcPr>
            <w:tcW w:w="0" w:type="auto"/>
            <w:tcBorders>
              <w:top w:val="nil"/>
              <w:left w:val="single" w:sz="4" w:space="0" w:color="auto"/>
              <w:bottom w:val="nil"/>
              <w:right w:val="nil"/>
            </w:tcBorders>
            <w:shd w:val="clear" w:color="000000" w:fill="FFEB9C"/>
            <w:noWrap/>
            <w:vAlign w:val="bottom"/>
            <w:hideMark/>
          </w:tcPr>
          <w:p w14:paraId="6DC2C72E" w14:textId="77777777" w:rsidR="00D42B4A" w:rsidRPr="0020749A" w:rsidRDefault="00D42B4A" w:rsidP="00D42B4A">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64601F34"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699F285"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AF9AFFB"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7E11DF5"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6246F786" w14:textId="77777777" w:rsidR="00D42B4A" w:rsidRPr="0020749A" w:rsidRDefault="00D42B4A" w:rsidP="00D42B4A">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6/1</w:t>
            </w:r>
          </w:p>
        </w:tc>
        <w:tc>
          <w:tcPr>
            <w:tcW w:w="0" w:type="auto"/>
            <w:tcBorders>
              <w:top w:val="nil"/>
              <w:left w:val="single" w:sz="4" w:space="0" w:color="auto"/>
              <w:bottom w:val="nil"/>
              <w:right w:val="single" w:sz="4" w:space="0" w:color="auto"/>
            </w:tcBorders>
            <w:shd w:val="clear" w:color="000000" w:fill="C6EFCE"/>
            <w:noWrap/>
            <w:vAlign w:val="bottom"/>
            <w:hideMark/>
          </w:tcPr>
          <w:p w14:paraId="5792C05F"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42B4A" w:rsidRPr="0020749A" w14:paraId="5FBB628A" w14:textId="77777777" w:rsidTr="00D42B4A">
        <w:trPr>
          <w:trHeight w:val="300"/>
        </w:trPr>
        <w:tc>
          <w:tcPr>
            <w:tcW w:w="0" w:type="auto"/>
            <w:tcBorders>
              <w:top w:val="nil"/>
              <w:left w:val="nil"/>
              <w:bottom w:val="nil"/>
              <w:right w:val="nil"/>
            </w:tcBorders>
            <w:shd w:val="clear" w:color="auto" w:fill="auto"/>
            <w:noWrap/>
            <w:vAlign w:val="bottom"/>
            <w:hideMark/>
          </w:tcPr>
          <w:p w14:paraId="5441FFF3"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niveum2_5</w:t>
            </w:r>
          </w:p>
        </w:tc>
        <w:tc>
          <w:tcPr>
            <w:tcW w:w="0" w:type="auto"/>
            <w:tcBorders>
              <w:top w:val="nil"/>
              <w:left w:val="single" w:sz="4" w:space="0" w:color="auto"/>
              <w:bottom w:val="nil"/>
              <w:right w:val="nil"/>
            </w:tcBorders>
            <w:shd w:val="clear" w:color="000000" w:fill="C6EFCE"/>
            <w:noWrap/>
            <w:vAlign w:val="bottom"/>
            <w:hideMark/>
          </w:tcPr>
          <w:p w14:paraId="0305010C"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205CED2"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63DC4799" w14:textId="77777777" w:rsidR="00D42B4A" w:rsidRPr="0020749A" w:rsidRDefault="00D42B4A" w:rsidP="00D42B4A">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6/3(low)</w:t>
            </w:r>
          </w:p>
        </w:tc>
        <w:tc>
          <w:tcPr>
            <w:tcW w:w="0" w:type="auto"/>
            <w:tcBorders>
              <w:top w:val="nil"/>
              <w:left w:val="single" w:sz="4" w:space="0" w:color="auto"/>
              <w:bottom w:val="nil"/>
              <w:right w:val="nil"/>
            </w:tcBorders>
            <w:shd w:val="clear" w:color="000000" w:fill="FFEB9C"/>
            <w:noWrap/>
            <w:vAlign w:val="bottom"/>
            <w:hideMark/>
          </w:tcPr>
          <w:p w14:paraId="14B3AC59" w14:textId="77777777" w:rsidR="00D42B4A" w:rsidRPr="0020749A" w:rsidRDefault="00D42B4A" w:rsidP="00D42B4A">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4BE79E29"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FAB5DD8"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C3BDDDE"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42B4A" w:rsidRPr="0020749A" w14:paraId="5F2A1492" w14:textId="77777777" w:rsidTr="00D42B4A">
        <w:trPr>
          <w:trHeight w:val="300"/>
        </w:trPr>
        <w:tc>
          <w:tcPr>
            <w:tcW w:w="0" w:type="auto"/>
            <w:tcBorders>
              <w:top w:val="nil"/>
              <w:left w:val="nil"/>
              <w:bottom w:val="nil"/>
              <w:right w:val="nil"/>
            </w:tcBorders>
            <w:shd w:val="clear" w:color="auto" w:fill="auto"/>
            <w:noWrap/>
            <w:vAlign w:val="bottom"/>
            <w:hideMark/>
          </w:tcPr>
          <w:p w14:paraId="32C0409E" w14:textId="77777777" w:rsidR="00D42B4A" w:rsidRPr="0020749A" w:rsidRDefault="00D42B4A" w:rsidP="00D42B4A">
            <w:pPr>
              <w:rPr>
                <w:rFonts w:ascii="Calibri" w:eastAsia="Times New Roman" w:hAnsi="Calibri" w:cs="Times New Roman"/>
                <w:lang w:val="en-GB"/>
              </w:rPr>
            </w:pPr>
            <w:r w:rsidRPr="0020749A">
              <w:rPr>
                <w:rFonts w:ascii="Calibri" w:eastAsia="Times New Roman" w:hAnsi="Calibri" w:cs="Times New Roman"/>
                <w:lang w:val="en-GB"/>
              </w:rPr>
              <w:t>niveum2_7</w:t>
            </w:r>
          </w:p>
        </w:tc>
        <w:tc>
          <w:tcPr>
            <w:tcW w:w="0" w:type="auto"/>
            <w:tcBorders>
              <w:top w:val="nil"/>
              <w:left w:val="single" w:sz="4" w:space="0" w:color="auto"/>
              <w:bottom w:val="nil"/>
              <w:right w:val="nil"/>
            </w:tcBorders>
            <w:shd w:val="clear" w:color="000000" w:fill="C6EFCE"/>
            <w:noWrap/>
            <w:vAlign w:val="bottom"/>
            <w:hideMark/>
          </w:tcPr>
          <w:p w14:paraId="147BCA3D"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C0A3BA8"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F9F9065"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7734FFB"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DD00920"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0FB12A0"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B0663A9" w14:textId="77777777" w:rsidR="00D42B4A" w:rsidRPr="0020749A" w:rsidRDefault="00D42B4A" w:rsidP="00D42B4A">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42B4A" w:rsidRPr="0020749A" w14:paraId="7C57B69C" w14:textId="77777777" w:rsidTr="00D42B4A">
        <w:trPr>
          <w:trHeight w:val="300"/>
        </w:trPr>
        <w:tc>
          <w:tcPr>
            <w:tcW w:w="0" w:type="auto"/>
            <w:tcBorders>
              <w:top w:val="nil"/>
              <w:left w:val="nil"/>
              <w:bottom w:val="nil"/>
              <w:right w:val="nil"/>
            </w:tcBorders>
            <w:shd w:val="clear" w:color="auto" w:fill="auto"/>
            <w:noWrap/>
            <w:vAlign w:val="bottom"/>
            <w:hideMark/>
          </w:tcPr>
          <w:p w14:paraId="6C641E7F" w14:textId="77777777" w:rsidR="00D42B4A" w:rsidRPr="0020749A" w:rsidRDefault="00D42B4A" w:rsidP="00D42B4A">
            <w:pPr>
              <w:rPr>
                <w:rFonts w:ascii="Calibri" w:eastAsia="Times New Roman" w:hAnsi="Calibri" w:cs="Times New Roman"/>
                <w:sz w:val="18"/>
                <w:lang w:val="en-GB"/>
              </w:rPr>
            </w:pPr>
          </w:p>
        </w:tc>
        <w:tc>
          <w:tcPr>
            <w:tcW w:w="0" w:type="auto"/>
            <w:tcBorders>
              <w:top w:val="nil"/>
              <w:left w:val="single" w:sz="4" w:space="0" w:color="auto"/>
              <w:bottom w:val="nil"/>
              <w:right w:val="nil"/>
            </w:tcBorders>
            <w:shd w:val="clear" w:color="auto" w:fill="auto"/>
            <w:noWrap/>
            <w:vAlign w:val="bottom"/>
            <w:hideMark/>
          </w:tcPr>
          <w:p w14:paraId="57F2D8D5" w14:textId="77777777" w:rsidR="00D42B4A" w:rsidRPr="0020749A" w:rsidRDefault="00D42B4A" w:rsidP="00D42B4A">
            <w:pPr>
              <w:rPr>
                <w:rFonts w:ascii="Calibri" w:eastAsia="Times New Roman" w:hAnsi="Calibri" w:cs="Times New Roman"/>
                <w:sz w:val="18"/>
                <w:lang w:val="en-GB"/>
              </w:rPr>
            </w:pPr>
            <w:r w:rsidRPr="0020749A">
              <w:rPr>
                <w:rFonts w:ascii="Calibri" w:eastAsia="Times New Roman" w:hAnsi="Calibri" w:cs="Times New Roman"/>
                <w:sz w:val="18"/>
                <w:lang w:val="en-GB"/>
              </w:rPr>
              <w:t> </w:t>
            </w:r>
          </w:p>
        </w:tc>
        <w:tc>
          <w:tcPr>
            <w:tcW w:w="0" w:type="auto"/>
            <w:tcBorders>
              <w:top w:val="nil"/>
              <w:left w:val="single" w:sz="4" w:space="0" w:color="auto"/>
              <w:bottom w:val="nil"/>
              <w:right w:val="nil"/>
            </w:tcBorders>
            <w:shd w:val="clear" w:color="auto" w:fill="auto"/>
            <w:noWrap/>
            <w:vAlign w:val="bottom"/>
            <w:hideMark/>
          </w:tcPr>
          <w:p w14:paraId="1A755665" w14:textId="77777777" w:rsidR="00D42B4A" w:rsidRPr="0020749A" w:rsidRDefault="00D42B4A" w:rsidP="00D42B4A">
            <w:pPr>
              <w:rPr>
                <w:rFonts w:ascii="Calibri" w:eastAsia="Times New Roman" w:hAnsi="Calibri" w:cs="Times New Roman"/>
                <w:sz w:val="18"/>
                <w:lang w:val="en-GB"/>
              </w:rPr>
            </w:pPr>
            <w:r w:rsidRPr="0020749A">
              <w:rPr>
                <w:rFonts w:ascii="Calibri" w:eastAsia="Times New Roman" w:hAnsi="Calibri" w:cs="Times New Roman"/>
                <w:sz w:val="18"/>
                <w:lang w:val="en-GB"/>
              </w:rPr>
              <w:t> </w:t>
            </w:r>
          </w:p>
        </w:tc>
        <w:tc>
          <w:tcPr>
            <w:tcW w:w="0" w:type="auto"/>
            <w:tcBorders>
              <w:top w:val="nil"/>
              <w:left w:val="single" w:sz="4" w:space="0" w:color="auto"/>
              <w:bottom w:val="nil"/>
              <w:right w:val="nil"/>
            </w:tcBorders>
            <w:shd w:val="clear" w:color="auto" w:fill="auto"/>
            <w:noWrap/>
            <w:vAlign w:val="bottom"/>
            <w:hideMark/>
          </w:tcPr>
          <w:p w14:paraId="22803390" w14:textId="77777777" w:rsidR="00D42B4A" w:rsidRPr="0020749A" w:rsidRDefault="00D42B4A" w:rsidP="00D42B4A">
            <w:pPr>
              <w:rPr>
                <w:rFonts w:ascii="Calibri" w:eastAsia="Times New Roman" w:hAnsi="Calibri" w:cs="Times New Roman"/>
                <w:sz w:val="18"/>
                <w:lang w:val="en-GB"/>
              </w:rPr>
            </w:pPr>
            <w:r w:rsidRPr="0020749A">
              <w:rPr>
                <w:rFonts w:ascii="Calibri" w:eastAsia="Times New Roman" w:hAnsi="Calibri" w:cs="Times New Roman"/>
                <w:sz w:val="18"/>
                <w:lang w:val="en-GB"/>
              </w:rPr>
              <w:t> </w:t>
            </w:r>
          </w:p>
        </w:tc>
        <w:tc>
          <w:tcPr>
            <w:tcW w:w="0" w:type="auto"/>
            <w:tcBorders>
              <w:top w:val="single" w:sz="4" w:space="0" w:color="auto"/>
              <w:left w:val="single" w:sz="4" w:space="0" w:color="auto"/>
              <w:bottom w:val="nil"/>
              <w:right w:val="nil"/>
            </w:tcBorders>
            <w:shd w:val="clear" w:color="auto" w:fill="auto"/>
            <w:noWrap/>
            <w:vAlign w:val="bottom"/>
            <w:hideMark/>
          </w:tcPr>
          <w:p w14:paraId="2B46F11B" w14:textId="77777777" w:rsidR="00D42B4A" w:rsidRPr="0020749A" w:rsidRDefault="00D42B4A" w:rsidP="00D42B4A">
            <w:pPr>
              <w:rPr>
                <w:rFonts w:ascii="Calibri" w:eastAsia="Times New Roman" w:hAnsi="Calibri" w:cs="Times New Roman"/>
                <w:color w:val="000000"/>
                <w:sz w:val="18"/>
                <w:szCs w:val="18"/>
                <w:lang w:val="en-GB"/>
              </w:rPr>
            </w:pPr>
            <w:r w:rsidRPr="0020749A">
              <w:rPr>
                <w:rFonts w:ascii="Calibri" w:eastAsia="Times New Roman" w:hAnsi="Calibri" w:cs="Times New Roman"/>
                <w:color w:val="000000"/>
                <w:sz w:val="18"/>
                <w:szCs w:val="18"/>
                <w:lang w:val="en-GB"/>
              </w:rPr>
              <w:t>1:Parvisepalum</w:t>
            </w:r>
          </w:p>
        </w:tc>
        <w:tc>
          <w:tcPr>
            <w:tcW w:w="0" w:type="auto"/>
            <w:tcBorders>
              <w:top w:val="single" w:sz="4" w:space="0" w:color="auto"/>
              <w:left w:val="nil"/>
              <w:bottom w:val="nil"/>
              <w:right w:val="nil"/>
            </w:tcBorders>
            <w:shd w:val="clear" w:color="auto" w:fill="auto"/>
            <w:noWrap/>
            <w:vAlign w:val="bottom"/>
            <w:hideMark/>
          </w:tcPr>
          <w:p w14:paraId="5B9C71D2" w14:textId="77777777" w:rsidR="00D42B4A" w:rsidRPr="0020749A" w:rsidRDefault="00D42B4A" w:rsidP="00D42B4A">
            <w:pPr>
              <w:rPr>
                <w:rFonts w:ascii="Calibri" w:eastAsia="Times New Roman" w:hAnsi="Calibri" w:cs="Times New Roman"/>
                <w:color w:val="000000"/>
                <w:sz w:val="18"/>
                <w:szCs w:val="18"/>
                <w:lang w:val="en-GB"/>
              </w:rPr>
            </w:pPr>
            <w:r w:rsidRPr="0020749A">
              <w:rPr>
                <w:rFonts w:ascii="Calibri" w:eastAsia="Times New Roman" w:hAnsi="Calibri" w:cs="Times New Roman"/>
                <w:color w:val="000000"/>
                <w:sz w:val="18"/>
                <w:szCs w:val="18"/>
                <w:lang w:val="en-GB"/>
              </w:rPr>
              <w:t>2:Pardalopetalum</w:t>
            </w:r>
          </w:p>
        </w:tc>
        <w:tc>
          <w:tcPr>
            <w:tcW w:w="0" w:type="auto"/>
            <w:tcBorders>
              <w:top w:val="single" w:sz="4" w:space="0" w:color="auto"/>
              <w:left w:val="nil"/>
              <w:bottom w:val="nil"/>
              <w:right w:val="nil"/>
            </w:tcBorders>
            <w:shd w:val="clear" w:color="auto" w:fill="auto"/>
            <w:noWrap/>
            <w:vAlign w:val="bottom"/>
            <w:hideMark/>
          </w:tcPr>
          <w:p w14:paraId="1BC77D67" w14:textId="77777777" w:rsidR="00D42B4A" w:rsidRPr="0020749A" w:rsidRDefault="00D42B4A" w:rsidP="00D42B4A">
            <w:pPr>
              <w:rPr>
                <w:rFonts w:ascii="Calibri" w:eastAsia="Times New Roman" w:hAnsi="Calibri" w:cs="Times New Roman"/>
                <w:color w:val="000000"/>
                <w:sz w:val="18"/>
                <w:szCs w:val="18"/>
                <w:lang w:val="en-GB"/>
              </w:rPr>
            </w:pPr>
            <w:r w:rsidRPr="0020749A">
              <w:rPr>
                <w:rFonts w:ascii="Calibri" w:eastAsia="Times New Roman" w:hAnsi="Calibri" w:cs="Times New Roman"/>
                <w:color w:val="000000"/>
                <w:sz w:val="18"/>
                <w:szCs w:val="18"/>
                <w:lang w:val="en-GB"/>
              </w:rPr>
              <w:t>3:Paphiopedilum</w:t>
            </w:r>
          </w:p>
        </w:tc>
        <w:tc>
          <w:tcPr>
            <w:tcW w:w="0" w:type="auto"/>
            <w:tcBorders>
              <w:top w:val="single" w:sz="4" w:space="0" w:color="auto"/>
              <w:left w:val="nil"/>
              <w:bottom w:val="nil"/>
              <w:right w:val="single" w:sz="4" w:space="0" w:color="auto"/>
            </w:tcBorders>
            <w:shd w:val="clear" w:color="auto" w:fill="auto"/>
            <w:noWrap/>
            <w:vAlign w:val="bottom"/>
            <w:hideMark/>
          </w:tcPr>
          <w:p w14:paraId="4F229269" w14:textId="77777777" w:rsidR="00D42B4A" w:rsidRPr="0020749A" w:rsidRDefault="00D42B4A" w:rsidP="00D42B4A">
            <w:pPr>
              <w:rPr>
                <w:rFonts w:ascii="Calibri" w:eastAsia="Times New Roman" w:hAnsi="Calibri" w:cs="Times New Roman"/>
                <w:color w:val="000000"/>
                <w:sz w:val="18"/>
                <w:szCs w:val="18"/>
                <w:lang w:val="en-GB"/>
              </w:rPr>
            </w:pPr>
            <w:r w:rsidRPr="0020749A">
              <w:rPr>
                <w:rFonts w:ascii="Calibri" w:eastAsia="Times New Roman" w:hAnsi="Calibri" w:cs="Times New Roman"/>
                <w:color w:val="000000"/>
                <w:sz w:val="18"/>
                <w:szCs w:val="18"/>
                <w:lang w:val="en-GB"/>
              </w:rPr>
              <w:t>4:Coryopedilum</w:t>
            </w:r>
          </w:p>
        </w:tc>
      </w:tr>
      <w:tr w:rsidR="00D42B4A" w:rsidRPr="0020749A" w14:paraId="204AB457" w14:textId="77777777" w:rsidTr="00D42B4A">
        <w:trPr>
          <w:trHeight w:val="300"/>
        </w:trPr>
        <w:tc>
          <w:tcPr>
            <w:tcW w:w="0" w:type="auto"/>
            <w:tcBorders>
              <w:top w:val="nil"/>
              <w:left w:val="nil"/>
              <w:bottom w:val="nil"/>
              <w:right w:val="nil"/>
            </w:tcBorders>
            <w:shd w:val="clear" w:color="auto" w:fill="auto"/>
            <w:noWrap/>
            <w:vAlign w:val="bottom"/>
            <w:hideMark/>
          </w:tcPr>
          <w:p w14:paraId="4C057129" w14:textId="77777777" w:rsidR="00D42B4A" w:rsidRPr="0020749A" w:rsidRDefault="00D42B4A" w:rsidP="00D42B4A">
            <w:pPr>
              <w:rPr>
                <w:rFonts w:ascii="Calibri" w:eastAsia="Times New Roman" w:hAnsi="Calibri" w:cs="Times New Roman"/>
                <w:sz w:val="18"/>
                <w:lang w:val="en-GB"/>
              </w:rPr>
            </w:pPr>
          </w:p>
        </w:tc>
        <w:tc>
          <w:tcPr>
            <w:tcW w:w="0" w:type="auto"/>
            <w:tcBorders>
              <w:top w:val="nil"/>
              <w:left w:val="single" w:sz="4" w:space="0" w:color="auto"/>
              <w:bottom w:val="nil"/>
              <w:right w:val="nil"/>
            </w:tcBorders>
            <w:shd w:val="clear" w:color="auto" w:fill="auto"/>
            <w:noWrap/>
            <w:vAlign w:val="bottom"/>
            <w:hideMark/>
          </w:tcPr>
          <w:p w14:paraId="07D320B8" w14:textId="77777777" w:rsidR="00D42B4A" w:rsidRPr="0020749A" w:rsidRDefault="00D42B4A" w:rsidP="00D42B4A">
            <w:pPr>
              <w:rPr>
                <w:rFonts w:ascii="Calibri" w:eastAsia="Times New Roman" w:hAnsi="Calibri" w:cs="Times New Roman"/>
                <w:sz w:val="18"/>
                <w:lang w:val="en-GB"/>
              </w:rPr>
            </w:pPr>
            <w:r w:rsidRPr="0020749A">
              <w:rPr>
                <w:rFonts w:ascii="Calibri" w:eastAsia="Times New Roman" w:hAnsi="Calibri" w:cs="Times New Roman"/>
                <w:sz w:val="18"/>
                <w:lang w:val="en-GB"/>
              </w:rPr>
              <w:t> </w:t>
            </w:r>
          </w:p>
        </w:tc>
        <w:tc>
          <w:tcPr>
            <w:tcW w:w="0" w:type="auto"/>
            <w:tcBorders>
              <w:top w:val="nil"/>
              <w:left w:val="single" w:sz="4" w:space="0" w:color="auto"/>
              <w:bottom w:val="nil"/>
              <w:right w:val="nil"/>
            </w:tcBorders>
            <w:shd w:val="clear" w:color="auto" w:fill="auto"/>
            <w:noWrap/>
            <w:vAlign w:val="bottom"/>
            <w:hideMark/>
          </w:tcPr>
          <w:p w14:paraId="499AD8C2" w14:textId="77777777" w:rsidR="00D42B4A" w:rsidRPr="0020749A" w:rsidRDefault="00D42B4A" w:rsidP="00D42B4A">
            <w:pPr>
              <w:rPr>
                <w:rFonts w:ascii="Calibri" w:eastAsia="Times New Roman" w:hAnsi="Calibri" w:cs="Times New Roman"/>
                <w:sz w:val="18"/>
                <w:lang w:val="en-GB"/>
              </w:rPr>
            </w:pPr>
            <w:r w:rsidRPr="0020749A">
              <w:rPr>
                <w:rFonts w:ascii="Calibri" w:eastAsia="Times New Roman" w:hAnsi="Calibri" w:cs="Times New Roman"/>
                <w:sz w:val="18"/>
                <w:lang w:val="en-GB"/>
              </w:rPr>
              <w:t> </w:t>
            </w:r>
          </w:p>
        </w:tc>
        <w:tc>
          <w:tcPr>
            <w:tcW w:w="0" w:type="auto"/>
            <w:tcBorders>
              <w:top w:val="nil"/>
              <w:left w:val="single" w:sz="4" w:space="0" w:color="auto"/>
              <w:bottom w:val="nil"/>
              <w:right w:val="nil"/>
            </w:tcBorders>
            <w:shd w:val="clear" w:color="auto" w:fill="auto"/>
            <w:noWrap/>
            <w:vAlign w:val="bottom"/>
            <w:hideMark/>
          </w:tcPr>
          <w:p w14:paraId="547A60DE" w14:textId="77777777" w:rsidR="00D42B4A" w:rsidRPr="0020749A" w:rsidRDefault="00D42B4A" w:rsidP="00D42B4A">
            <w:pPr>
              <w:rPr>
                <w:rFonts w:ascii="Calibri" w:eastAsia="Times New Roman" w:hAnsi="Calibri" w:cs="Times New Roman"/>
                <w:sz w:val="18"/>
                <w:lang w:val="en-GB"/>
              </w:rPr>
            </w:pPr>
            <w:r w:rsidRPr="0020749A">
              <w:rPr>
                <w:rFonts w:ascii="Calibri" w:eastAsia="Times New Roman" w:hAnsi="Calibri" w:cs="Times New Roman"/>
                <w:sz w:val="18"/>
                <w:lang w:val="en-GB"/>
              </w:rPr>
              <w:t> </w:t>
            </w:r>
          </w:p>
        </w:tc>
        <w:tc>
          <w:tcPr>
            <w:tcW w:w="0" w:type="auto"/>
            <w:tcBorders>
              <w:top w:val="nil"/>
              <w:left w:val="single" w:sz="4" w:space="0" w:color="auto"/>
              <w:bottom w:val="nil"/>
              <w:right w:val="nil"/>
            </w:tcBorders>
            <w:shd w:val="clear" w:color="auto" w:fill="auto"/>
            <w:noWrap/>
            <w:vAlign w:val="bottom"/>
            <w:hideMark/>
          </w:tcPr>
          <w:p w14:paraId="75E30F0B" w14:textId="77777777" w:rsidR="00D42B4A" w:rsidRPr="0020749A" w:rsidRDefault="00D42B4A" w:rsidP="00D42B4A">
            <w:pPr>
              <w:rPr>
                <w:rFonts w:ascii="Calibri" w:eastAsia="Times New Roman" w:hAnsi="Calibri" w:cs="Times New Roman"/>
                <w:color w:val="000000"/>
                <w:sz w:val="18"/>
                <w:szCs w:val="18"/>
                <w:lang w:val="en-GB"/>
              </w:rPr>
            </w:pPr>
            <w:r w:rsidRPr="0020749A">
              <w:rPr>
                <w:rFonts w:ascii="Calibri" w:eastAsia="Times New Roman" w:hAnsi="Calibri" w:cs="Times New Roman"/>
                <w:color w:val="000000"/>
                <w:sz w:val="18"/>
                <w:szCs w:val="18"/>
                <w:lang w:val="en-GB"/>
              </w:rPr>
              <w:t>5: Cochlopetalum</w:t>
            </w:r>
          </w:p>
        </w:tc>
        <w:tc>
          <w:tcPr>
            <w:tcW w:w="0" w:type="auto"/>
            <w:tcBorders>
              <w:top w:val="nil"/>
              <w:left w:val="nil"/>
              <w:bottom w:val="nil"/>
              <w:right w:val="nil"/>
            </w:tcBorders>
            <w:shd w:val="clear" w:color="auto" w:fill="auto"/>
            <w:noWrap/>
            <w:vAlign w:val="bottom"/>
            <w:hideMark/>
          </w:tcPr>
          <w:p w14:paraId="22C51681" w14:textId="77777777" w:rsidR="00D42B4A" w:rsidRPr="0020749A" w:rsidRDefault="00D42B4A" w:rsidP="00D42B4A">
            <w:pPr>
              <w:rPr>
                <w:rFonts w:ascii="Calibri" w:eastAsia="Times New Roman" w:hAnsi="Calibri" w:cs="Times New Roman"/>
                <w:color w:val="000000"/>
                <w:sz w:val="18"/>
                <w:szCs w:val="18"/>
                <w:lang w:val="en-GB"/>
              </w:rPr>
            </w:pPr>
            <w:r w:rsidRPr="0020749A">
              <w:rPr>
                <w:rFonts w:ascii="Calibri" w:eastAsia="Times New Roman" w:hAnsi="Calibri" w:cs="Times New Roman"/>
                <w:color w:val="000000"/>
                <w:sz w:val="18"/>
                <w:szCs w:val="18"/>
                <w:lang w:val="en-GB"/>
              </w:rPr>
              <w:t>6: Brachypetalum</w:t>
            </w:r>
          </w:p>
        </w:tc>
        <w:tc>
          <w:tcPr>
            <w:tcW w:w="0" w:type="auto"/>
            <w:tcBorders>
              <w:top w:val="nil"/>
              <w:left w:val="nil"/>
              <w:bottom w:val="nil"/>
              <w:right w:val="nil"/>
            </w:tcBorders>
            <w:shd w:val="clear" w:color="auto" w:fill="auto"/>
            <w:noWrap/>
            <w:vAlign w:val="bottom"/>
            <w:hideMark/>
          </w:tcPr>
          <w:p w14:paraId="7DFD0FED" w14:textId="77777777" w:rsidR="00D42B4A" w:rsidRPr="0020749A" w:rsidRDefault="00D42B4A" w:rsidP="00D42B4A">
            <w:pPr>
              <w:rPr>
                <w:rFonts w:ascii="Calibri" w:eastAsia="Times New Roman" w:hAnsi="Calibri" w:cs="Times New Roman"/>
                <w:color w:val="000000"/>
                <w:sz w:val="18"/>
                <w:szCs w:val="18"/>
                <w:lang w:val="en-GB"/>
              </w:rPr>
            </w:pPr>
            <w:r w:rsidRPr="0020749A">
              <w:rPr>
                <w:rFonts w:ascii="Calibri" w:eastAsia="Times New Roman" w:hAnsi="Calibri" w:cs="Times New Roman"/>
                <w:color w:val="000000"/>
                <w:sz w:val="18"/>
                <w:szCs w:val="18"/>
                <w:lang w:val="en-GB"/>
              </w:rPr>
              <w:t>7:Barbata</w:t>
            </w:r>
          </w:p>
        </w:tc>
        <w:tc>
          <w:tcPr>
            <w:tcW w:w="0" w:type="auto"/>
            <w:tcBorders>
              <w:top w:val="nil"/>
              <w:left w:val="nil"/>
              <w:bottom w:val="nil"/>
              <w:right w:val="single" w:sz="4" w:space="0" w:color="auto"/>
            </w:tcBorders>
            <w:shd w:val="clear" w:color="auto" w:fill="auto"/>
            <w:noWrap/>
            <w:vAlign w:val="bottom"/>
            <w:hideMark/>
          </w:tcPr>
          <w:p w14:paraId="7058F8B9" w14:textId="77777777" w:rsidR="00D42B4A" w:rsidRPr="0020749A" w:rsidRDefault="00D42B4A" w:rsidP="00D42B4A">
            <w:pPr>
              <w:rPr>
                <w:rFonts w:ascii="Calibri" w:eastAsia="Times New Roman" w:hAnsi="Calibri" w:cs="Times New Roman"/>
                <w:color w:val="000000"/>
                <w:sz w:val="18"/>
                <w:szCs w:val="18"/>
                <w:lang w:val="en-GB"/>
              </w:rPr>
            </w:pPr>
            <w:r w:rsidRPr="0020749A">
              <w:rPr>
                <w:rFonts w:ascii="Calibri" w:eastAsia="Times New Roman" w:hAnsi="Calibri" w:cs="Times New Roman"/>
                <w:color w:val="000000"/>
                <w:sz w:val="18"/>
                <w:szCs w:val="18"/>
                <w:lang w:val="en-GB"/>
              </w:rPr>
              <w:t> </w:t>
            </w:r>
          </w:p>
        </w:tc>
      </w:tr>
      <w:tr w:rsidR="00D42B4A" w:rsidRPr="0020749A" w14:paraId="03A46A99" w14:textId="77777777" w:rsidTr="00D42B4A">
        <w:trPr>
          <w:trHeight w:val="300"/>
        </w:trPr>
        <w:tc>
          <w:tcPr>
            <w:tcW w:w="0" w:type="auto"/>
            <w:tcBorders>
              <w:top w:val="nil"/>
              <w:left w:val="nil"/>
              <w:bottom w:val="nil"/>
              <w:right w:val="nil"/>
            </w:tcBorders>
            <w:shd w:val="clear" w:color="auto" w:fill="auto"/>
            <w:noWrap/>
            <w:vAlign w:val="bottom"/>
            <w:hideMark/>
          </w:tcPr>
          <w:p w14:paraId="6CF52D11" w14:textId="77777777" w:rsidR="00D42B4A" w:rsidRPr="0020749A" w:rsidRDefault="00D42B4A" w:rsidP="00D42B4A">
            <w:pPr>
              <w:rPr>
                <w:rFonts w:ascii="Calibri" w:eastAsia="Times New Roman" w:hAnsi="Calibri" w:cs="Times New Roman"/>
                <w:sz w:val="18"/>
                <w:lang w:val="en-GB"/>
              </w:rPr>
            </w:pPr>
          </w:p>
        </w:tc>
        <w:tc>
          <w:tcPr>
            <w:tcW w:w="0" w:type="auto"/>
            <w:tcBorders>
              <w:top w:val="nil"/>
              <w:left w:val="single" w:sz="4" w:space="0" w:color="auto"/>
              <w:bottom w:val="nil"/>
              <w:right w:val="nil"/>
            </w:tcBorders>
            <w:shd w:val="clear" w:color="auto" w:fill="auto"/>
            <w:noWrap/>
            <w:vAlign w:val="bottom"/>
            <w:hideMark/>
          </w:tcPr>
          <w:p w14:paraId="14CEDF9D" w14:textId="77777777" w:rsidR="00D42B4A" w:rsidRPr="0020749A" w:rsidRDefault="00D42B4A" w:rsidP="00D42B4A">
            <w:pPr>
              <w:rPr>
                <w:rFonts w:ascii="Calibri" w:eastAsia="Times New Roman" w:hAnsi="Calibri" w:cs="Times New Roman"/>
                <w:sz w:val="18"/>
                <w:lang w:val="en-GB"/>
              </w:rPr>
            </w:pPr>
            <w:r w:rsidRPr="0020749A">
              <w:rPr>
                <w:rFonts w:ascii="Calibri" w:eastAsia="Times New Roman" w:hAnsi="Calibri" w:cs="Times New Roman"/>
                <w:sz w:val="18"/>
                <w:lang w:val="en-GB"/>
              </w:rPr>
              <w:t> </w:t>
            </w:r>
          </w:p>
        </w:tc>
        <w:tc>
          <w:tcPr>
            <w:tcW w:w="0" w:type="auto"/>
            <w:tcBorders>
              <w:top w:val="nil"/>
              <w:left w:val="single" w:sz="4" w:space="0" w:color="auto"/>
              <w:bottom w:val="nil"/>
              <w:right w:val="nil"/>
            </w:tcBorders>
            <w:shd w:val="clear" w:color="auto" w:fill="auto"/>
            <w:noWrap/>
            <w:vAlign w:val="bottom"/>
            <w:hideMark/>
          </w:tcPr>
          <w:p w14:paraId="5F653604" w14:textId="77777777" w:rsidR="00D42B4A" w:rsidRPr="0020749A" w:rsidRDefault="00D42B4A" w:rsidP="00D42B4A">
            <w:pPr>
              <w:rPr>
                <w:rFonts w:ascii="Calibri" w:eastAsia="Times New Roman" w:hAnsi="Calibri" w:cs="Times New Roman"/>
                <w:sz w:val="18"/>
                <w:lang w:val="en-GB"/>
              </w:rPr>
            </w:pPr>
            <w:r w:rsidRPr="0020749A">
              <w:rPr>
                <w:rFonts w:ascii="Calibri" w:eastAsia="Times New Roman" w:hAnsi="Calibri" w:cs="Times New Roman"/>
                <w:sz w:val="18"/>
                <w:lang w:val="en-GB"/>
              </w:rPr>
              <w:t> </w:t>
            </w:r>
          </w:p>
        </w:tc>
        <w:tc>
          <w:tcPr>
            <w:tcW w:w="0" w:type="auto"/>
            <w:tcBorders>
              <w:top w:val="nil"/>
              <w:left w:val="single" w:sz="4" w:space="0" w:color="auto"/>
              <w:bottom w:val="nil"/>
              <w:right w:val="nil"/>
            </w:tcBorders>
            <w:shd w:val="clear" w:color="auto" w:fill="auto"/>
            <w:noWrap/>
            <w:vAlign w:val="bottom"/>
            <w:hideMark/>
          </w:tcPr>
          <w:p w14:paraId="48D62932" w14:textId="77777777" w:rsidR="00D42B4A" w:rsidRPr="0020749A" w:rsidRDefault="00D42B4A" w:rsidP="00D42B4A">
            <w:pPr>
              <w:rPr>
                <w:rFonts w:ascii="Calibri" w:eastAsia="Times New Roman" w:hAnsi="Calibri" w:cs="Times New Roman"/>
                <w:sz w:val="18"/>
                <w:lang w:val="en-GB"/>
              </w:rPr>
            </w:pPr>
            <w:r w:rsidRPr="0020749A">
              <w:rPr>
                <w:rFonts w:ascii="Calibri" w:eastAsia="Times New Roman" w:hAnsi="Calibri" w:cs="Times New Roman"/>
                <w:sz w:val="18"/>
                <w:lang w:val="en-GB"/>
              </w:rPr>
              <w:t> </w:t>
            </w:r>
          </w:p>
        </w:tc>
        <w:tc>
          <w:tcPr>
            <w:tcW w:w="0" w:type="auto"/>
            <w:gridSpan w:val="4"/>
            <w:tcBorders>
              <w:top w:val="nil"/>
              <w:left w:val="single" w:sz="4" w:space="0" w:color="auto"/>
              <w:bottom w:val="single" w:sz="4" w:space="0" w:color="auto"/>
              <w:right w:val="single" w:sz="4" w:space="0" w:color="auto"/>
            </w:tcBorders>
            <w:shd w:val="clear" w:color="000000" w:fill="FFFFFF"/>
            <w:noWrap/>
            <w:vAlign w:val="bottom"/>
            <w:hideMark/>
          </w:tcPr>
          <w:p w14:paraId="5159F8A3" w14:textId="6ED99000" w:rsidR="00D42B4A" w:rsidRPr="0020749A" w:rsidRDefault="00D42B4A" w:rsidP="00D42B4A">
            <w:pPr>
              <w:rPr>
                <w:rFonts w:ascii="Calibri" w:eastAsia="Times New Roman" w:hAnsi="Calibri" w:cs="Times New Roman"/>
                <w:sz w:val="18"/>
                <w:szCs w:val="18"/>
                <w:lang w:val="en-GB"/>
              </w:rPr>
            </w:pPr>
            <w:r w:rsidRPr="0020749A">
              <w:rPr>
                <w:rFonts w:ascii="Calibri" w:eastAsia="Times New Roman" w:hAnsi="Calibri" w:cs="Times New Roman"/>
                <w:sz w:val="18"/>
                <w:szCs w:val="18"/>
                <w:lang w:val="en-GB"/>
              </w:rPr>
              <w:t>The order in Unknown x/y is &lt;best_sore&gt;/&lt;lower_score&gt;. No numbers? All scores are negative!</w:t>
            </w:r>
          </w:p>
        </w:tc>
      </w:tr>
    </w:tbl>
    <w:p w14:paraId="16721B4F" w14:textId="77777777" w:rsidR="00876A45" w:rsidRPr="0020749A" w:rsidRDefault="00876A45" w:rsidP="00E67269">
      <w:pPr>
        <w:rPr>
          <w:lang w:val="en-GB"/>
        </w:rPr>
        <w:sectPr w:rsidR="00876A45" w:rsidRPr="0020749A" w:rsidSect="00D42B4A">
          <w:pgSz w:w="16840" w:h="11900" w:orient="landscape"/>
          <w:pgMar w:top="993" w:right="1417" w:bottom="851" w:left="1417" w:header="708" w:footer="708" w:gutter="0"/>
          <w:cols w:space="708"/>
          <w:docGrid w:linePitch="360"/>
        </w:sectPr>
      </w:pPr>
    </w:p>
    <w:p w14:paraId="369E95FE" w14:textId="05F804FD" w:rsidR="00844F1E" w:rsidRPr="0020749A" w:rsidRDefault="00844F1E" w:rsidP="00844F1E">
      <w:pPr>
        <w:pStyle w:val="Bijschrift"/>
        <w:keepNext/>
        <w:rPr>
          <w:lang w:val="en-GB"/>
        </w:rPr>
      </w:pPr>
      <w:r w:rsidRPr="0020749A">
        <w:rPr>
          <w:lang w:val="en-GB"/>
        </w:rPr>
        <w:lastRenderedPageBreak/>
        <w:t xml:space="preserve">Table </w:t>
      </w:r>
      <w:r w:rsidR="000A64B8" w:rsidRPr="0020749A">
        <w:rPr>
          <w:lang w:val="en-GB"/>
        </w:rPr>
        <w:fldChar w:fldCharType="begin"/>
      </w:r>
      <w:r w:rsidR="000A64B8" w:rsidRPr="0020749A">
        <w:rPr>
          <w:lang w:val="en-GB"/>
        </w:rPr>
        <w:instrText xml:space="preserve"> SEQ Table \* ARABIC </w:instrText>
      </w:r>
      <w:r w:rsidR="000A64B8" w:rsidRPr="0020749A">
        <w:rPr>
          <w:lang w:val="en-GB"/>
        </w:rPr>
        <w:fldChar w:fldCharType="separate"/>
      </w:r>
      <w:r w:rsidR="00E73313" w:rsidRPr="0020749A">
        <w:rPr>
          <w:noProof/>
          <w:lang w:val="en-GB"/>
        </w:rPr>
        <w:t>10</w:t>
      </w:r>
      <w:r w:rsidR="000A64B8" w:rsidRPr="0020749A">
        <w:rPr>
          <w:lang w:val="en-GB"/>
        </w:rPr>
        <w:fldChar w:fldCharType="end"/>
      </w:r>
      <w:r w:rsidRPr="0020749A">
        <w:rPr>
          <w:lang w:val="en-GB"/>
        </w:rPr>
        <w:t xml:space="preserve"> Results of second test of the section Coryopedilum.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972"/>
        <w:gridCol w:w="999"/>
        <w:gridCol w:w="1470"/>
        <w:gridCol w:w="1718"/>
        <w:gridCol w:w="1718"/>
        <w:gridCol w:w="1884"/>
        <w:gridCol w:w="1375"/>
        <w:gridCol w:w="2006"/>
      </w:tblGrid>
      <w:tr w:rsidR="00D01C7D" w:rsidRPr="0020749A" w14:paraId="4E1B4AAD" w14:textId="77777777" w:rsidTr="00844F1E">
        <w:trPr>
          <w:trHeight w:val="500"/>
        </w:trPr>
        <w:tc>
          <w:tcPr>
            <w:tcW w:w="0" w:type="auto"/>
            <w:tcBorders>
              <w:top w:val="nil"/>
              <w:left w:val="nil"/>
              <w:bottom w:val="nil"/>
              <w:right w:val="nil"/>
            </w:tcBorders>
            <w:shd w:val="clear" w:color="auto" w:fill="auto"/>
            <w:noWrap/>
            <w:vAlign w:val="bottom"/>
            <w:hideMark/>
          </w:tcPr>
          <w:p w14:paraId="4DFCCF7D" w14:textId="77777777" w:rsidR="00D01C7D" w:rsidRPr="0020749A" w:rsidRDefault="00D01C7D" w:rsidP="00D01C7D">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76B0C327" w14:textId="77777777" w:rsidR="00D01C7D" w:rsidRPr="0020749A" w:rsidRDefault="00D01C7D" w:rsidP="00D01C7D">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tcBorders>
              <w:top w:val="nil"/>
              <w:left w:val="single" w:sz="4" w:space="0" w:color="auto"/>
              <w:bottom w:val="nil"/>
              <w:right w:val="nil"/>
            </w:tcBorders>
            <w:shd w:val="clear" w:color="auto" w:fill="auto"/>
            <w:noWrap/>
            <w:vAlign w:val="bottom"/>
            <w:hideMark/>
          </w:tcPr>
          <w:p w14:paraId="763B99B7" w14:textId="77777777" w:rsidR="00D01C7D" w:rsidRPr="0020749A" w:rsidRDefault="00D01C7D" w:rsidP="00D01C7D">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gridSpan w:val="2"/>
            <w:tcBorders>
              <w:top w:val="nil"/>
              <w:left w:val="single" w:sz="4" w:space="0" w:color="auto"/>
              <w:bottom w:val="nil"/>
              <w:right w:val="single" w:sz="4" w:space="0" w:color="000000"/>
            </w:tcBorders>
            <w:shd w:val="clear" w:color="auto" w:fill="auto"/>
            <w:noWrap/>
            <w:vAlign w:val="bottom"/>
            <w:hideMark/>
          </w:tcPr>
          <w:p w14:paraId="6784E6B5" w14:textId="63D5F8F1" w:rsidR="00D01C7D" w:rsidRPr="0020749A" w:rsidRDefault="00D01C7D" w:rsidP="00D01C7D">
            <w:pPr>
              <w:jc w:val="center"/>
              <w:rPr>
                <w:rFonts w:ascii="Calibri" w:eastAsia="Times New Roman" w:hAnsi="Calibri" w:cs="Times New Roman"/>
                <w:b/>
                <w:bCs/>
                <w:sz w:val="32"/>
                <w:szCs w:val="40"/>
                <w:lang w:val="en-GB"/>
              </w:rPr>
            </w:pPr>
            <w:r w:rsidRPr="0020749A">
              <w:rPr>
                <w:rFonts w:ascii="Calibri" w:eastAsia="Times New Roman" w:hAnsi="Calibri" w:cs="Times New Roman"/>
                <w:b/>
                <w:bCs/>
                <w:i/>
                <w:sz w:val="32"/>
                <w:szCs w:val="40"/>
                <w:lang w:val="en-GB"/>
              </w:rPr>
              <w:t>Coryopedilum</w:t>
            </w:r>
            <w:r w:rsidR="00844F1E" w:rsidRPr="0020749A">
              <w:rPr>
                <w:rFonts w:ascii="Calibri" w:eastAsia="Times New Roman" w:hAnsi="Calibri" w:cs="Times New Roman"/>
                <w:b/>
                <w:bCs/>
                <w:sz w:val="32"/>
                <w:szCs w:val="40"/>
                <w:lang w:val="en-GB"/>
              </w:rPr>
              <w:t xml:space="preserve"> run2</w:t>
            </w:r>
          </w:p>
        </w:tc>
        <w:tc>
          <w:tcPr>
            <w:tcW w:w="0" w:type="auto"/>
            <w:tcBorders>
              <w:top w:val="nil"/>
              <w:left w:val="nil"/>
              <w:bottom w:val="nil"/>
              <w:right w:val="nil"/>
            </w:tcBorders>
            <w:shd w:val="clear" w:color="auto" w:fill="auto"/>
            <w:noWrap/>
            <w:vAlign w:val="bottom"/>
            <w:hideMark/>
          </w:tcPr>
          <w:p w14:paraId="709396E0" w14:textId="77777777" w:rsidR="00D01C7D" w:rsidRPr="0020749A" w:rsidRDefault="00D01C7D" w:rsidP="00D01C7D">
            <w:pPr>
              <w:rPr>
                <w:rFonts w:ascii="Calibri" w:eastAsia="Times New Roman" w:hAnsi="Calibri" w:cs="Times New Roman"/>
                <w:b/>
                <w:bCs/>
                <w:lang w:val="en-GB"/>
              </w:rPr>
            </w:pPr>
          </w:p>
        </w:tc>
        <w:tc>
          <w:tcPr>
            <w:tcW w:w="0" w:type="auto"/>
            <w:tcBorders>
              <w:top w:val="nil"/>
              <w:left w:val="single" w:sz="4" w:space="0" w:color="auto"/>
              <w:bottom w:val="nil"/>
              <w:right w:val="nil"/>
            </w:tcBorders>
            <w:shd w:val="clear" w:color="auto" w:fill="auto"/>
            <w:noWrap/>
            <w:vAlign w:val="bottom"/>
            <w:hideMark/>
          </w:tcPr>
          <w:p w14:paraId="69100982" w14:textId="77777777" w:rsidR="00D01C7D" w:rsidRPr="0020749A" w:rsidRDefault="00D01C7D" w:rsidP="00D01C7D">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27499D11" w14:textId="77777777" w:rsidR="00D01C7D" w:rsidRPr="0020749A" w:rsidRDefault="00D01C7D" w:rsidP="00D01C7D">
            <w:pPr>
              <w:rPr>
                <w:rFonts w:ascii="Calibri" w:eastAsia="Times New Roman" w:hAnsi="Calibri" w:cs="Times New Roman"/>
                <w:b/>
                <w:bCs/>
                <w:lang w:val="en-GB"/>
              </w:rPr>
            </w:pPr>
            <w:r w:rsidRPr="0020749A">
              <w:rPr>
                <w:rFonts w:ascii="Calibri" w:eastAsia="Times New Roman" w:hAnsi="Calibri" w:cs="Times New Roman"/>
                <w:b/>
                <w:bCs/>
                <w:lang w:val="en-GB"/>
              </w:rPr>
              <w:t> </w:t>
            </w:r>
          </w:p>
        </w:tc>
      </w:tr>
      <w:tr w:rsidR="00D01C7D" w:rsidRPr="0020749A" w14:paraId="182F870F" w14:textId="77777777" w:rsidTr="00844F1E">
        <w:trPr>
          <w:trHeight w:val="300"/>
        </w:trPr>
        <w:tc>
          <w:tcPr>
            <w:tcW w:w="0" w:type="auto"/>
            <w:tcBorders>
              <w:top w:val="nil"/>
              <w:left w:val="nil"/>
              <w:bottom w:val="nil"/>
              <w:right w:val="nil"/>
            </w:tcBorders>
            <w:shd w:val="clear" w:color="auto" w:fill="auto"/>
            <w:noWrap/>
            <w:vAlign w:val="bottom"/>
            <w:hideMark/>
          </w:tcPr>
          <w:p w14:paraId="080C9CDA" w14:textId="77777777" w:rsidR="00D01C7D" w:rsidRPr="0020749A" w:rsidRDefault="00D01C7D" w:rsidP="00D01C7D">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66EA0E0A"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3C299456"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22C8701"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143EA16"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57814B9"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ABFE908"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1F5B99FF"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 </w:t>
            </w:r>
          </w:p>
        </w:tc>
      </w:tr>
      <w:tr w:rsidR="00D01C7D" w:rsidRPr="0020749A" w14:paraId="0E454B4B" w14:textId="77777777" w:rsidTr="00844F1E">
        <w:trPr>
          <w:trHeight w:val="300"/>
        </w:trPr>
        <w:tc>
          <w:tcPr>
            <w:tcW w:w="0" w:type="auto"/>
            <w:tcBorders>
              <w:top w:val="nil"/>
              <w:left w:val="nil"/>
              <w:bottom w:val="single" w:sz="4" w:space="0" w:color="auto"/>
              <w:right w:val="nil"/>
            </w:tcBorders>
            <w:shd w:val="clear" w:color="auto" w:fill="auto"/>
            <w:noWrap/>
            <w:vAlign w:val="bottom"/>
            <w:hideMark/>
          </w:tcPr>
          <w:p w14:paraId="725CFF7F" w14:textId="77777777" w:rsidR="00D01C7D" w:rsidRPr="0020749A" w:rsidRDefault="00D01C7D" w:rsidP="00D01C7D">
            <w:pPr>
              <w:rPr>
                <w:rFonts w:ascii="Calibri" w:eastAsia="Times New Roman" w:hAnsi="Calibri" w:cs="Times New Roman"/>
                <w:b/>
                <w:bCs/>
                <w:lang w:val="en-GB"/>
              </w:rPr>
            </w:pPr>
            <w:r w:rsidRPr="0020749A">
              <w:rPr>
                <w:rFonts w:ascii="Calibri" w:eastAsia="Times New Roman" w:hAnsi="Calibri" w:cs="Times New Roman"/>
                <w:b/>
                <w:bCs/>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74C29C0D" w14:textId="77777777" w:rsidR="00D01C7D" w:rsidRPr="0020749A" w:rsidRDefault="00D01C7D" w:rsidP="00D01C7D">
            <w:pPr>
              <w:jc w:val="right"/>
              <w:rPr>
                <w:rFonts w:ascii="Calibri" w:eastAsia="Times New Roman" w:hAnsi="Calibri" w:cs="Times New Roman"/>
                <w:b/>
                <w:bCs/>
                <w:lang w:val="en-GB"/>
              </w:rPr>
            </w:pPr>
            <w:r w:rsidRPr="0020749A">
              <w:rPr>
                <w:rFonts w:ascii="Calibri" w:eastAsia="Times New Roman" w:hAnsi="Calibri" w:cs="Times New Roman"/>
                <w:b/>
                <w:bCs/>
                <w:lang w:val="en-GB"/>
              </w:rPr>
              <w:t>51</w:t>
            </w:r>
          </w:p>
        </w:tc>
        <w:tc>
          <w:tcPr>
            <w:tcW w:w="0" w:type="auto"/>
            <w:tcBorders>
              <w:top w:val="nil"/>
              <w:left w:val="single" w:sz="4" w:space="0" w:color="auto"/>
              <w:bottom w:val="single" w:sz="4" w:space="0" w:color="auto"/>
              <w:right w:val="nil"/>
            </w:tcBorders>
            <w:shd w:val="clear" w:color="auto" w:fill="auto"/>
            <w:noWrap/>
            <w:vAlign w:val="bottom"/>
            <w:hideMark/>
          </w:tcPr>
          <w:p w14:paraId="68E994BC" w14:textId="77777777" w:rsidR="00D01C7D" w:rsidRPr="0020749A" w:rsidRDefault="00D01C7D" w:rsidP="00D01C7D">
            <w:pPr>
              <w:jc w:val="right"/>
              <w:rPr>
                <w:rFonts w:ascii="Calibri" w:eastAsia="Times New Roman" w:hAnsi="Calibri" w:cs="Times New Roman"/>
                <w:b/>
                <w:bCs/>
                <w:lang w:val="en-GB"/>
              </w:rPr>
            </w:pPr>
            <w:r w:rsidRPr="0020749A">
              <w:rPr>
                <w:rFonts w:ascii="Calibri" w:eastAsia="Times New Roman" w:hAnsi="Calibri" w:cs="Times New Roman"/>
                <w:b/>
                <w:bCs/>
                <w:lang w:val="en-GB"/>
              </w:rPr>
              <w:t>52</w:t>
            </w:r>
          </w:p>
        </w:tc>
        <w:tc>
          <w:tcPr>
            <w:tcW w:w="0" w:type="auto"/>
            <w:tcBorders>
              <w:top w:val="nil"/>
              <w:left w:val="single" w:sz="4" w:space="0" w:color="auto"/>
              <w:bottom w:val="single" w:sz="4" w:space="0" w:color="auto"/>
              <w:right w:val="nil"/>
            </w:tcBorders>
            <w:shd w:val="clear" w:color="auto" w:fill="auto"/>
            <w:noWrap/>
            <w:vAlign w:val="bottom"/>
            <w:hideMark/>
          </w:tcPr>
          <w:p w14:paraId="63FBCD6E" w14:textId="77777777" w:rsidR="00D01C7D" w:rsidRPr="0020749A" w:rsidRDefault="00D01C7D" w:rsidP="00D01C7D">
            <w:pPr>
              <w:jc w:val="right"/>
              <w:rPr>
                <w:rFonts w:ascii="Calibri" w:eastAsia="Times New Roman" w:hAnsi="Calibri" w:cs="Times New Roman"/>
                <w:b/>
                <w:bCs/>
                <w:lang w:val="en-GB"/>
              </w:rPr>
            </w:pPr>
            <w:r w:rsidRPr="0020749A">
              <w:rPr>
                <w:rFonts w:ascii="Calibri" w:eastAsia="Times New Roman" w:hAnsi="Calibri" w:cs="Times New Roman"/>
                <w:b/>
                <w:bCs/>
                <w:lang w:val="en-GB"/>
              </w:rPr>
              <w:t>53</w:t>
            </w:r>
          </w:p>
        </w:tc>
        <w:tc>
          <w:tcPr>
            <w:tcW w:w="0" w:type="auto"/>
            <w:tcBorders>
              <w:top w:val="nil"/>
              <w:left w:val="single" w:sz="4" w:space="0" w:color="auto"/>
              <w:bottom w:val="single" w:sz="4" w:space="0" w:color="auto"/>
              <w:right w:val="nil"/>
            </w:tcBorders>
            <w:shd w:val="clear" w:color="auto" w:fill="auto"/>
            <w:noWrap/>
            <w:vAlign w:val="bottom"/>
            <w:hideMark/>
          </w:tcPr>
          <w:p w14:paraId="4E04ECB2" w14:textId="77777777" w:rsidR="00D01C7D" w:rsidRPr="0020749A" w:rsidRDefault="00D01C7D" w:rsidP="00D01C7D">
            <w:pPr>
              <w:jc w:val="right"/>
              <w:rPr>
                <w:rFonts w:ascii="Calibri" w:eastAsia="Times New Roman" w:hAnsi="Calibri" w:cs="Times New Roman"/>
                <w:b/>
                <w:bCs/>
                <w:lang w:val="en-GB"/>
              </w:rPr>
            </w:pPr>
            <w:r w:rsidRPr="0020749A">
              <w:rPr>
                <w:rFonts w:ascii="Calibri" w:eastAsia="Times New Roman" w:hAnsi="Calibri" w:cs="Times New Roman"/>
                <w:b/>
                <w:bCs/>
                <w:lang w:val="en-GB"/>
              </w:rPr>
              <w:t>54</w:t>
            </w:r>
          </w:p>
        </w:tc>
        <w:tc>
          <w:tcPr>
            <w:tcW w:w="0" w:type="auto"/>
            <w:tcBorders>
              <w:top w:val="nil"/>
              <w:left w:val="single" w:sz="4" w:space="0" w:color="auto"/>
              <w:bottom w:val="single" w:sz="4" w:space="0" w:color="auto"/>
              <w:right w:val="nil"/>
            </w:tcBorders>
            <w:shd w:val="clear" w:color="auto" w:fill="auto"/>
            <w:noWrap/>
            <w:vAlign w:val="bottom"/>
            <w:hideMark/>
          </w:tcPr>
          <w:p w14:paraId="2DF94C8B" w14:textId="77777777" w:rsidR="00D01C7D" w:rsidRPr="0020749A" w:rsidRDefault="00D01C7D" w:rsidP="00D01C7D">
            <w:pPr>
              <w:jc w:val="right"/>
              <w:rPr>
                <w:rFonts w:ascii="Calibri" w:eastAsia="Times New Roman" w:hAnsi="Calibri" w:cs="Times New Roman"/>
                <w:b/>
                <w:bCs/>
                <w:lang w:val="en-GB"/>
              </w:rPr>
            </w:pPr>
            <w:r w:rsidRPr="0020749A">
              <w:rPr>
                <w:rFonts w:ascii="Calibri" w:eastAsia="Times New Roman" w:hAnsi="Calibri" w:cs="Times New Roman"/>
                <w:b/>
                <w:bCs/>
                <w:lang w:val="en-GB"/>
              </w:rPr>
              <w:t>55</w:t>
            </w:r>
          </w:p>
        </w:tc>
        <w:tc>
          <w:tcPr>
            <w:tcW w:w="0" w:type="auto"/>
            <w:tcBorders>
              <w:top w:val="nil"/>
              <w:left w:val="single" w:sz="4" w:space="0" w:color="auto"/>
              <w:bottom w:val="single" w:sz="4" w:space="0" w:color="auto"/>
              <w:right w:val="nil"/>
            </w:tcBorders>
            <w:shd w:val="clear" w:color="auto" w:fill="auto"/>
            <w:noWrap/>
            <w:vAlign w:val="bottom"/>
            <w:hideMark/>
          </w:tcPr>
          <w:p w14:paraId="4FFA4F34" w14:textId="77777777" w:rsidR="00D01C7D" w:rsidRPr="0020749A" w:rsidRDefault="00D01C7D" w:rsidP="00D01C7D">
            <w:pPr>
              <w:jc w:val="right"/>
              <w:rPr>
                <w:rFonts w:ascii="Calibri" w:eastAsia="Times New Roman" w:hAnsi="Calibri" w:cs="Times New Roman"/>
                <w:b/>
                <w:bCs/>
                <w:lang w:val="en-GB"/>
              </w:rPr>
            </w:pPr>
            <w:r w:rsidRPr="0020749A">
              <w:rPr>
                <w:rFonts w:ascii="Calibri" w:eastAsia="Times New Roman" w:hAnsi="Calibri" w:cs="Times New Roman"/>
                <w:b/>
                <w:bCs/>
                <w:lang w:val="en-GB"/>
              </w:rPr>
              <w:t>56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0BD6E82" w14:textId="77777777" w:rsidR="00D01C7D" w:rsidRPr="0020749A" w:rsidRDefault="00D01C7D" w:rsidP="00D01C7D">
            <w:pPr>
              <w:jc w:val="right"/>
              <w:rPr>
                <w:rFonts w:ascii="Calibri" w:eastAsia="Times New Roman" w:hAnsi="Calibri" w:cs="Times New Roman"/>
                <w:b/>
                <w:bCs/>
                <w:lang w:val="en-GB"/>
              </w:rPr>
            </w:pPr>
            <w:r w:rsidRPr="0020749A">
              <w:rPr>
                <w:rFonts w:ascii="Calibri" w:eastAsia="Times New Roman" w:hAnsi="Calibri" w:cs="Times New Roman"/>
                <w:b/>
                <w:bCs/>
                <w:lang w:val="en-GB"/>
              </w:rPr>
              <w:t>57</w:t>
            </w:r>
          </w:p>
        </w:tc>
      </w:tr>
      <w:tr w:rsidR="00D01C7D" w:rsidRPr="0020749A" w14:paraId="12D62825" w14:textId="77777777" w:rsidTr="00844F1E">
        <w:trPr>
          <w:trHeight w:val="300"/>
        </w:trPr>
        <w:tc>
          <w:tcPr>
            <w:tcW w:w="0" w:type="auto"/>
            <w:tcBorders>
              <w:top w:val="nil"/>
              <w:left w:val="single" w:sz="4" w:space="0" w:color="auto"/>
              <w:bottom w:val="nil"/>
              <w:right w:val="nil"/>
            </w:tcBorders>
            <w:shd w:val="clear" w:color="auto" w:fill="auto"/>
            <w:noWrap/>
            <w:vAlign w:val="bottom"/>
            <w:hideMark/>
          </w:tcPr>
          <w:p w14:paraId="13663C76" w14:textId="77777777" w:rsidR="00D01C7D" w:rsidRPr="0020749A" w:rsidRDefault="00D01C7D" w:rsidP="00D01C7D">
            <w:pPr>
              <w:rPr>
                <w:rFonts w:ascii="Calibri" w:eastAsia="Times New Roman" w:hAnsi="Calibri" w:cs="Times New Roman"/>
                <w:b/>
                <w:bCs/>
                <w:lang w:val="en-GB"/>
              </w:rPr>
            </w:pPr>
            <w:r w:rsidRPr="0020749A">
              <w:rPr>
                <w:rFonts w:ascii="Calibri" w:eastAsia="Times New Roman" w:hAnsi="Calibri" w:cs="Times New Roman"/>
                <w:b/>
                <w:bCs/>
                <w:lang w:val="en-GB"/>
              </w:rPr>
              <w:t>Desired Error</w:t>
            </w:r>
          </w:p>
        </w:tc>
        <w:tc>
          <w:tcPr>
            <w:tcW w:w="0" w:type="auto"/>
            <w:tcBorders>
              <w:top w:val="nil"/>
              <w:left w:val="single" w:sz="4" w:space="0" w:color="auto"/>
              <w:bottom w:val="nil"/>
              <w:right w:val="nil"/>
            </w:tcBorders>
            <w:shd w:val="clear" w:color="auto" w:fill="auto"/>
            <w:noWrap/>
            <w:vAlign w:val="bottom"/>
            <w:hideMark/>
          </w:tcPr>
          <w:p w14:paraId="542A47E4" w14:textId="77777777" w:rsidR="00D01C7D" w:rsidRPr="0020749A" w:rsidRDefault="00D01C7D" w:rsidP="00D01C7D">
            <w:pPr>
              <w:jc w:val="right"/>
              <w:rPr>
                <w:rFonts w:ascii="Calibri" w:eastAsia="Times New Roman" w:hAnsi="Calibri" w:cs="Times New Roman"/>
                <w:lang w:val="en-GB"/>
              </w:rPr>
            </w:pPr>
            <w:r w:rsidRPr="0020749A">
              <w:rPr>
                <w:rFonts w:ascii="Calibri" w:eastAsia="Times New Roman" w:hAnsi="Calibri" w:cs="Times New Roman"/>
                <w:lang w:val="en-GB"/>
              </w:rPr>
              <w:t>1,00E-04</w:t>
            </w:r>
          </w:p>
        </w:tc>
        <w:tc>
          <w:tcPr>
            <w:tcW w:w="0" w:type="auto"/>
            <w:tcBorders>
              <w:top w:val="nil"/>
              <w:left w:val="single" w:sz="4" w:space="0" w:color="auto"/>
              <w:bottom w:val="nil"/>
              <w:right w:val="nil"/>
            </w:tcBorders>
            <w:shd w:val="clear" w:color="auto" w:fill="auto"/>
            <w:noWrap/>
            <w:vAlign w:val="bottom"/>
            <w:hideMark/>
          </w:tcPr>
          <w:p w14:paraId="7514EB8A" w14:textId="77777777" w:rsidR="00D01C7D" w:rsidRPr="0020749A" w:rsidRDefault="00D01C7D" w:rsidP="00D01C7D">
            <w:pPr>
              <w:jc w:val="right"/>
              <w:rPr>
                <w:rFonts w:ascii="Calibri" w:eastAsia="Times New Roman" w:hAnsi="Calibri" w:cs="Times New Roman"/>
                <w:lang w:val="en-GB"/>
              </w:rPr>
            </w:pPr>
            <w:r w:rsidRPr="0020749A">
              <w:rPr>
                <w:rFonts w:ascii="Calibri" w:eastAsia="Times New Roman" w:hAnsi="Calibri" w:cs="Times New Roman"/>
                <w:lang w:val="en-GB"/>
              </w:rPr>
              <w:t>1,00E-05</w:t>
            </w:r>
          </w:p>
        </w:tc>
        <w:tc>
          <w:tcPr>
            <w:tcW w:w="0" w:type="auto"/>
            <w:tcBorders>
              <w:top w:val="nil"/>
              <w:left w:val="single" w:sz="4" w:space="0" w:color="auto"/>
              <w:bottom w:val="nil"/>
              <w:right w:val="nil"/>
            </w:tcBorders>
            <w:shd w:val="clear" w:color="auto" w:fill="auto"/>
            <w:noWrap/>
            <w:vAlign w:val="bottom"/>
            <w:hideMark/>
          </w:tcPr>
          <w:p w14:paraId="3E9CF4AF" w14:textId="77777777" w:rsidR="00D01C7D" w:rsidRPr="0020749A" w:rsidRDefault="00D01C7D" w:rsidP="00D01C7D">
            <w:pPr>
              <w:jc w:val="right"/>
              <w:rPr>
                <w:rFonts w:ascii="Calibri" w:eastAsia="Times New Roman" w:hAnsi="Calibri" w:cs="Times New Roman"/>
                <w:lang w:val="en-GB"/>
              </w:rPr>
            </w:pPr>
            <w:r w:rsidRPr="0020749A">
              <w:rPr>
                <w:rFonts w:ascii="Calibri" w:eastAsia="Times New Roman" w:hAnsi="Calibri" w:cs="Times New Roman"/>
                <w:lang w:val="en-GB"/>
              </w:rPr>
              <w:t>1,00E-06</w:t>
            </w:r>
          </w:p>
        </w:tc>
        <w:tc>
          <w:tcPr>
            <w:tcW w:w="0" w:type="auto"/>
            <w:tcBorders>
              <w:top w:val="nil"/>
              <w:left w:val="single" w:sz="4" w:space="0" w:color="auto"/>
              <w:bottom w:val="nil"/>
              <w:right w:val="nil"/>
            </w:tcBorders>
            <w:shd w:val="clear" w:color="auto" w:fill="auto"/>
            <w:noWrap/>
            <w:vAlign w:val="bottom"/>
            <w:hideMark/>
          </w:tcPr>
          <w:p w14:paraId="2663B89D" w14:textId="77777777" w:rsidR="00D01C7D" w:rsidRPr="0020749A" w:rsidRDefault="00D01C7D" w:rsidP="00D01C7D">
            <w:pPr>
              <w:jc w:val="right"/>
              <w:rPr>
                <w:rFonts w:ascii="Calibri" w:eastAsia="Times New Roman" w:hAnsi="Calibri" w:cs="Times New Roman"/>
                <w:lang w:val="en-GB"/>
              </w:rPr>
            </w:pPr>
            <w:r w:rsidRPr="0020749A">
              <w:rPr>
                <w:rFonts w:ascii="Calibri" w:eastAsia="Times New Roman" w:hAnsi="Calibri" w:cs="Times New Roman"/>
                <w:lang w:val="en-GB"/>
              </w:rPr>
              <w:t>1,00E-07</w:t>
            </w:r>
          </w:p>
        </w:tc>
        <w:tc>
          <w:tcPr>
            <w:tcW w:w="0" w:type="auto"/>
            <w:tcBorders>
              <w:top w:val="nil"/>
              <w:left w:val="single" w:sz="4" w:space="0" w:color="auto"/>
              <w:bottom w:val="nil"/>
              <w:right w:val="nil"/>
            </w:tcBorders>
            <w:shd w:val="clear" w:color="auto" w:fill="auto"/>
            <w:noWrap/>
            <w:vAlign w:val="bottom"/>
            <w:hideMark/>
          </w:tcPr>
          <w:p w14:paraId="5AAE2D1C" w14:textId="77777777" w:rsidR="00D01C7D" w:rsidRPr="0020749A" w:rsidRDefault="00D01C7D" w:rsidP="00D01C7D">
            <w:pPr>
              <w:jc w:val="right"/>
              <w:rPr>
                <w:rFonts w:ascii="Calibri" w:eastAsia="Times New Roman" w:hAnsi="Calibri" w:cs="Times New Roman"/>
                <w:lang w:val="en-GB"/>
              </w:rPr>
            </w:pPr>
            <w:r w:rsidRPr="0020749A">
              <w:rPr>
                <w:rFonts w:ascii="Calibri" w:eastAsia="Times New Roman" w:hAnsi="Calibri" w:cs="Times New Roman"/>
                <w:lang w:val="en-GB"/>
              </w:rPr>
              <w:t>1,00E-08</w:t>
            </w:r>
          </w:p>
        </w:tc>
        <w:tc>
          <w:tcPr>
            <w:tcW w:w="0" w:type="auto"/>
            <w:tcBorders>
              <w:top w:val="nil"/>
              <w:left w:val="single" w:sz="4" w:space="0" w:color="auto"/>
              <w:bottom w:val="nil"/>
              <w:right w:val="nil"/>
            </w:tcBorders>
            <w:shd w:val="clear" w:color="auto" w:fill="auto"/>
            <w:noWrap/>
            <w:vAlign w:val="bottom"/>
            <w:hideMark/>
          </w:tcPr>
          <w:p w14:paraId="67056F59" w14:textId="77777777" w:rsidR="00D01C7D" w:rsidRPr="0020749A" w:rsidRDefault="00D01C7D" w:rsidP="00D01C7D">
            <w:pPr>
              <w:jc w:val="right"/>
              <w:rPr>
                <w:rFonts w:ascii="Calibri" w:eastAsia="Times New Roman" w:hAnsi="Calibri" w:cs="Times New Roman"/>
                <w:lang w:val="en-GB"/>
              </w:rPr>
            </w:pPr>
            <w:r w:rsidRPr="0020749A">
              <w:rPr>
                <w:rFonts w:ascii="Calibri" w:eastAsia="Times New Roman" w:hAnsi="Calibri" w:cs="Times New Roman"/>
                <w:lang w:val="en-GB"/>
              </w:rPr>
              <w:t>1,00E-09</w:t>
            </w:r>
          </w:p>
        </w:tc>
        <w:tc>
          <w:tcPr>
            <w:tcW w:w="0" w:type="auto"/>
            <w:tcBorders>
              <w:top w:val="nil"/>
              <w:left w:val="single" w:sz="4" w:space="0" w:color="auto"/>
              <w:bottom w:val="nil"/>
              <w:right w:val="single" w:sz="4" w:space="0" w:color="auto"/>
            </w:tcBorders>
            <w:shd w:val="clear" w:color="auto" w:fill="auto"/>
            <w:noWrap/>
            <w:vAlign w:val="bottom"/>
            <w:hideMark/>
          </w:tcPr>
          <w:p w14:paraId="568DA3EA" w14:textId="77777777" w:rsidR="00D01C7D" w:rsidRPr="0020749A" w:rsidRDefault="00D01C7D" w:rsidP="00D01C7D">
            <w:pPr>
              <w:jc w:val="right"/>
              <w:rPr>
                <w:rFonts w:ascii="Calibri" w:eastAsia="Times New Roman" w:hAnsi="Calibri" w:cs="Times New Roman"/>
                <w:lang w:val="en-GB"/>
              </w:rPr>
            </w:pPr>
            <w:r w:rsidRPr="0020749A">
              <w:rPr>
                <w:rFonts w:ascii="Calibri" w:eastAsia="Times New Roman" w:hAnsi="Calibri" w:cs="Times New Roman"/>
                <w:lang w:val="en-GB"/>
              </w:rPr>
              <w:t>1,00E-10</w:t>
            </w:r>
          </w:p>
        </w:tc>
      </w:tr>
      <w:tr w:rsidR="00D01C7D" w:rsidRPr="0020749A" w14:paraId="70F7CB91" w14:textId="77777777" w:rsidTr="00844F1E">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CCEC8A4" w14:textId="77777777" w:rsidR="00D01C7D" w:rsidRPr="0020749A" w:rsidRDefault="00D01C7D" w:rsidP="00D01C7D">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Time to classify (s)</w:t>
            </w:r>
          </w:p>
        </w:tc>
        <w:tc>
          <w:tcPr>
            <w:tcW w:w="0" w:type="auto"/>
            <w:tcBorders>
              <w:top w:val="nil"/>
              <w:left w:val="nil"/>
              <w:bottom w:val="single" w:sz="4" w:space="0" w:color="auto"/>
              <w:right w:val="nil"/>
            </w:tcBorders>
            <w:shd w:val="clear" w:color="auto" w:fill="auto"/>
            <w:noWrap/>
            <w:vAlign w:val="bottom"/>
            <w:hideMark/>
          </w:tcPr>
          <w:p w14:paraId="63F41411" w14:textId="77777777" w:rsidR="00D01C7D" w:rsidRPr="0020749A" w:rsidRDefault="00D01C7D" w:rsidP="00D01C7D">
            <w:pPr>
              <w:jc w:val="right"/>
              <w:rPr>
                <w:rFonts w:ascii="Calibri" w:eastAsia="Times New Roman" w:hAnsi="Calibri" w:cs="Times New Roman"/>
                <w:lang w:val="en-GB"/>
              </w:rPr>
            </w:pPr>
            <w:r w:rsidRPr="0020749A">
              <w:rPr>
                <w:rFonts w:ascii="Calibri" w:eastAsia="Times New Roman" w:hAnsi="Calibri" w:cs="Times New Roman"/>
                <w:lang w:val="en-GB"/>
              </w:rPr>
              <w:t>3</w:t>
            </w:r>
          </w:p>
        </w:tc>
        <w:tc>
          <w:tcPr>
            <w:tcW w:w="0" w:type="auto"/>
            <w:tcBorders>
              <w:top w:val="nil"/>
              <w:left w:val="single" w:sz="4" w:space="0" w:color="auto"/>
              <w:bottom w:val="single" w:sz="4" w:space="0" w:color="auto"/>
              <w:right w:val="nil"/>
            </w:tcBorders>
            <w:shd w:val="clear" w:color="auto" w:fill="auto"/>
            <w:noWrap/>
            <w:vAlign w:val="bottom"/>
            <w:hideMark/>
          </w:tcPr>
          <w:p w14:paraId="25B2BDDF" w14:textId="77777777" w:rsidR="00D01C7D" w:rsidRPr="0020749A" w:rsidRDefault="00D01C7D" w:rsidP="00D01C7D">
            <w:pPr>
              <w:jc w:val="right"/>
              <w:rPr>
                <w:rFonts w:ascii="Calibri" w:eastAsia="Times New Roman" w:hAnsi="Calibri" w:cs="Times New Roman"/>
                <w:lang w:val="en-GB"/>
              </w:rPr>
            </w:pPr>
            <w:r w:rsidRPr="0020749A">
              <w:rPr>
                <w:rFonts w:ascii="Calibri" w:eastAsia="Times New Roman" w:hAnsi="Calibri" w:cs="Times New Roman"/>
                <w:lang w:val="en-GB"/>
              </w:rPr>
              <w:t>3</w:t>
            </w:r>
          </w:p>
        </w:tc>
        <w:tc>
          <w:tcPr>
            <w:tcW w:w="0" w:type="auto"/>
            <w:tcBorders>
              <w:top w:val="nil"/>
              <w:left w:val="single" w:sz="4" w:space="0" w:color="auto"/>
              <w:bottom w:val="single" w:sz="4" w:space="0" w:color="auto"/>
              <w:right w:val="nil"/>
            </w:tcBorders>
            <w:shd w:val="clear" w:color="auto" w:fill="auto"/>
            <w:noWrap/>
            <w:vAlign w:val="bottom"/>
            <w:hideMark/>
          </w:tcPr>
          <w:p w14:paraId="552AEADA" w14:textId="77777777" w:rsidR="00D01C7D" w:rsidRPr="0020749A" w:rsidRDefault="00D01C7D" w:rsidP="00D01C7D">
            <w:pPr>
              <w:jc w:val="right"/>
              <w:rPr>
                <w:rFonts w:ascii="Calibri" w:eastAsia="Times New Roman" w:hAnsi="Calibri" w:cs="Times New Roman"/>
                <w:lang w:val="en-GB"/>
              </w:rPr>
            </w:pPr>
            <w:r w:rsidRPr="0020749A">
              <w:rPr>
                <w:rFonts w:ascii="Calibri" w:eastAsia="Times New Roman" w:hAnsi="Calibri" w:cs="Times New Roman"/>
                <w:lang w:val="en-GB"/>
              </w:rPr>
              <w:t>3</w:t>
            </w:r>
          </w:p>
        </w:tc>
        <w:tc>
          <w:tcPr>
            <w:tcW w:w="0" w:type="auto"/>
            <w:tcBorders>
              <w:top w:val="nil"/>
              <w:left w:val="single" w:sz="4" w:space="0" w:color="auto"/>
              <w:bottom w:val="single" w:sz="4" w:space="0" w:color="auto"/>
              <w:right w:val="nil"/>
            </w:tcBorders>
            <w:shd w:val="clear" w:color="auto" w:fill="auto"/>
            <w:noWrap/>
            <w:vAlign w:val="bottom"/>
            <w:hideMark/>
          </w:tcPr>
          <w:p w14:paraId="6A809B0A" w14:textId="77777777" w:rsidR="00D01C7D" w:rsidRPr="0020749A" w:rsidRDefault="00D01C7D" w:rsidP="00D01C7D">
            <w:pPr>
              <w:jc w:val="right"/>
              <w:rPr>
                <w:rFonts w:ascii="Calibri" w:eastAsia="Times New Roman" w:hAnsi="Calibri" w:cs="Times New Roman"/>
                <w:lang w:val="en-GB"/>
              </w:rPr>
            </w:pPr>
            <w:r w:rsidRPr="0020749A">
              <w:rPr>
                <w:rFonts w:ascii="Calibri" w:eastAsia="Times New Roman" w:hAnsi="Calibri" w:cs="Times New Roman"/>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62C8B369" w14:textId="77777777" w:rsidR="00D01C7D" w:rsidRPr="0020749A" w:rsidRDefault="00D01C7D" w:rsidP="00D01C7D">
            <w:pPr>
              <w:jc w:val="right"/>
              <w:rPr>
                <w:rFonts w:ascii="Calibri" w:eastAsia="Times New Roman" w:hAnsi="Calibri" w:cs="Times New Roman"/>
                <w:lang w:val="en-GB"/>
              </w:rPr>
            </w:pPr>
            <w:r w:rsidRPr="0020749A">
              <w:rPr>
                <w:rFonts w:ascii="Calibri" w:eastAsia="Times New Roman" w:hAnsi="Calibri" w:cs="Times New Roman"/>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4897A8BF" w14:textId="77777777" w:rsidR="00D01C7D" w:rsidRPr="0020749A" w:rsidRDefault="00D01C7D" w:rsidP="00D01C7D">
            <w:pPr>
              <w:jc w:val="right"/>
              <w:rPr>
                <w:rFonts w:ascii="Calibri" w:eastAsia="Times New Roman" w:hAnsi="Calibri" w:cs="Times New Roman"/>
                <w:lang w:val="en-GB"/>
              </w:rPr>
            </w:pPr>
            <w:r w:rsidRPr="0020749A">
              <w:rPr>
                <w:rFonts w:ascii="Calibri" w:eastAsia="Times New Roman" w:hAnsi="Calibri" w:cs="Times New Roman"/>
                <w:lang w:val="en-GB"/>
              </w:rPr>
              <w:t>3</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D318CE9" w14:textId="77777777" w:rsidR="00D01C7D" w:rsidRPr="0020749A" w:rsidRDefault="00D01C7D" w:rsidP="00D01C7D">
            <w:pPr>
              <w:jc w:val="right"/>
              <w:rPr>
                <w:rFonts w:ascii="Calibri" w:eastAsia="Times New Roman" w:hAnsi="Calibri" w:cs="Times New Roman"/>
                <w:lang w:val="en-GB"/>
              </w:rPr>
            </w:pPr>
            <w:r w:rsidRPr="0020749A">
              <w:rPr>
                <w:rFonts w:ascii="Calibri" w:eastAsia="Times New Roman" w:hAnsi="Calibri" w:cs="Times New Roman"/>
                <w:lang w:val="en-GB"/>
              </w:rPr>
              <w:t>2</w:t>
            </w:r>
          </w:p>
        </w:tc>
      </w:tr>
      <w:tr w:rsidR="00D01C7D" w:rsidRPr="0020749A" w14:paraId="3E33CF42" w14:textId="77777777" w:rsidTr="00844F1E">
        <w:trPr>
          <w:trHeight w:val="300"/>
        </w:trPr>
        <w:tc>
          <w:tcPr>
            <w:tcW w:w="0" w:type="auto"/>
            <w:tcBorders>
              <w:top w:val="nil"/>
              <w:left w:val="nil"/>
              <w:bottom w:val="nil"/>
              <w:right w:val="nil"/>
            </w:tcBorders>
            <w:shd w:val="clear" w:color="auto" w:fill="auto"/>
            <w:noWrap/>
            <w:vAlign w:val="bottom"/>
            <w:hideMark/>
          </w:tcPr>
          <w:p w14:paraId="6D495C81" w14:textId="22BC2618" w:rsidR="00D01C7D" w:rsidRPr="0020749A" w:rsidRDefault="00844F1E" w:rsidP="00D01C7D">
            <w:pPr>
              <w:rPr>
                <w:rFonts w:ascii="Calibri" w:eastAsia="Times New Roman" w:hAnsi="Calibri" w:cs="Times New Roman"/>
                <w:b/>
                <w:lang w:val="en-GB"/>
              </w:rPr>
            </w:pPr>
            <w:r w:rsidRPr="0020749A">
              <w:rPr>
                <w:rFonts w:ascii="Calibri" w:eastAsia="Times New Roman" w:hAnsi="Calibri" w:cs="Times New Roman"/>
                <w:b/>
                <w:lang w:val="en-GB"/>
              </w:rPr>
              <w:t>Picture</w:t>
            </w:r>
          </w:p>
        </w:tc>
        <w:tc>
          <w:tcPr>
            <w:tcW w:w="0" w:type="auto"/>
            <w:tcBorders>
              <w:top w:val="nil"/>
              <w:left w:val="single" w:sz="4" w:space="0" w:color="auto"/>
              <w:bottom w:val="nil"/>
              <w:right w:val="nil"/>
            </w:tcBorders>
            <w:shd w:val="clear" w:color="auto" w:fill="auto"/>
            <w:noWrap/>
            <w:vAlign w:val="bottom"/>
            <w:hideMark/>
          </w:tcPr>
          <w:p w14:paraId="326EB12F"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5B901657"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1B5DF46"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794347D5"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527BA8E"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002C9CF3"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4A8DD511"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 </w:t>
            </w:r>
          </w:p>
        </w:tc>
      </w:tr>
      <w:tr w:rsidR="00D01C7D" w:rsidRPr="0020749A" w14:paraId="2DDB171C" w14:textId="77777777" w:rsidTr="00844F1E">
        <w:trPr>
          <w:trHeight w:val="300"/>
        </w:trPr>
        <w:tc>
          <w:tcPr>
            <w:tcW w:w="0" w:type="auto"/>
            <w:tcBorders>
              <w:top w:val="nil"/>
              <w:left w:val="nil"/>
              <w:bottom w:val="nil"/>
              <w:right w:val="nil"/>
            </w:tcBorders>
            <w:shd w:val="clear" w:color="auto" w:fill="auto"/>
            <w:noWrap/>
            <w:vAlign w:val="bottom"/>
            <w:hideMark/>
          </w:tcPr>
          <w:p w14:paraId="64A2F649"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glanduliferum3</w:t>
            </w:r>
          </w:p>
        </w:tc>
        <w:tc>
          <w:tcPr>
            <w:tcW w:w="0" w:type="auto"/>
            <w:tcBorders>
              <w:top w:val="nil"/>
              <w:left w:val="single" w:sz="4" w:space="0" w:color="auto"/>
              <w:bottom w:val="nil"/>
              <w:right w:val="nil"/>
            </w:tcBorders>
            <w:shd w:val="clear" w:color="000000" w:fill="C6EFCE"/>
            <w:noWrap/>
            <w:vAlign w:val="bottom"/>
            <w:hideMark/>
          </w:tcPr>
          <w:p w14:paraId="5ACF2A28"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8911FFD"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5285167C" w14:textId="77777777" w:rsidR="00D01C7D" w:rsidRPr="0020749A" w:rsidRDefault="00D01C7D" w:rsidP="00D01C7D">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56BC6A43"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154576AB" w14:textId="77777777" w:rsidR="00D01C7D" w:rsidRPr="0020749A" w:rsidRDefault="00D01C7D" w:rsidP="00D01C7D">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4/3</w:t>
            </w:r>
          </w:p>
        </w:tc>
        <w:tc>
          <w:tcPr>
            <w:tcW w:w="0" w:type="auto"/>
            <w:tcBorders>
              <w:top w:val="nil"/>
              <w:left w:val="single" w:sz="4" w:space="0" w:color="auto"/>
              <w:bottom w:val="nil"/>
              <w:right w:val="nil"/>
            </w:tcBorders>
            <w:shd w:val="clear" w:color="000000" w:fill="FFEB9C"/>
            <w:noWrap/>
            <w:vAlign w:val="bottom"/>
            <w:hideMark/>
          </w:tcPr>
          <w:p w14:paraId="24E627EF" w14:textId="77777777" w:rsidR="00D01C7D" w:rsidRPr="0020749A" w:rsidRDefault="00D01C7D" w:rsidP="00D01C7D">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2C96BCF0"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01C7D" w:rsidRPr="0020749A" w14:paraId="315CDFBE" w14:textId="77777777" w:rsidTr="00844F1E">
        <w:trPr>
          <w:trHeight w:val="300"/>
        </w:trPr>
        <w:tc>
          <w:tcPr>
            <w:tcW w:w="0" w:type="auto"/>
            <w:tcBorders>
              <w:top w:val="nil"/>
              <w:left w:val="nil"/>
              <w:bottom w:val="nil"/>
              <w:right w:val="nil"/>
            </w:tcBorders>
            <w:shd w:val="clear" w:color="auto" w:fill="auto"/>
            <w:noWrap/>
            <w:vAlign w:val="bottom"/>
            <w:hideMark/>
          </w:tcPr>
          <w:p w14:paraId="4912516E"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rothschildianium1</w:t>
            </w:r>
          </w:p>
        </w:tc>
        <w:tc>
          <w:tcPr>
            <w:tcW w:w="0" w:type="auto"/>
            <w:tcBorders>
              <w:top w:val="nil"/>
              <w:left w:val="single" w:sz="4" w:space="0" w:color="auto"/>
              <w:bottom w:val="nil"/>
              <w:right w:val="nil"/>
            </w:tcBorders>
            <w:shd w:val="clear" w:color="000000" w:fill="C6EFCE"/>
            <w:noWrap/>
            <w:vAlign w:val="bottom"/>
            <w:hideMark/>
          </w:tcPr>
          <w:p w14:paraId="5ECAD502"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65A84B8"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9A25C42"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4BA52E0"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B0A41CD"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38B3AED"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F606DAF"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01C7D" w:rsidRPr="0020749A" w14:paraId="707A69DE" w14:textId="77777777" w:rsidTr="00844F1E">
        <w:trPr>
          <w:trHeight w:val="300"/>
        </w:trPr>
        <w:tc>
          <w:tcPr>
            <w:tcW w:w="0" w:type="auto"/>
            <w:tcBorders>
              <w:top w:val="nil"/>
              <w:left w:val="nil"/>
              <w:bottom w:val="nil"/>
              <w:right w:val="nil"/>
            </w:tcBorders>
            <w:shd w:val="clear" w:color="auto" w:fill="auto"/>
            <w:noWrap/>
            <w:vAlign w:val="bottom"/>
            <w:hideMark/>
          </w:tcPr>
          <w:p w14:paraId="53003797"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wilhelminiae1</w:t>
            </w:r>
          </w:p>
        </w:tc>
        <w:tc>
          <w:tcPr>
            <w:tcW w:w="0" w:type="auto"/>
            <w:tcBorders>
              <w:top w:val="nil"/>
              <w:left w:val="single" w:sz="4" w:space="0" w:color="auto"/>
              <w:bottom w:val="nil"/>
              <w:right w:val="nil"/>
            </w:tcBorders>
            <w:shd w:val="clear" w:color="000000" w:fill="C6EFCE"/>
            <w:noWrap/>
            <w:vAlign w:val="bottom"/>
            <w:hideMark/>
          </w:tcPr>
          <w:p w14:paraId="4A618534"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A400491"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4FBFF00"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272720C"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B8E2867"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7B0BC95"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23F4658"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01C7D" w:rsidRPr="0020749A" w14:paraId="5B85EC10" w14:textId="77777777" w:rsidTr="00844F1E">
        <w:trPr>
          <w:trHeight w:val="300"/>
        </w:trPr>
        <w:tc>
          <w:tcPr>
            <w:tcW w:w="0" w:type="auto"/>
            <w:tcBorders>
              <w:top w:val="nil"/>
              <w:left w:val="nil"/>
              <w:bottom w:val="nil"/>
              <w:right w:val="nil"/>
            </w:tcBorders>
            <w:shd w:val="clear" w:color="auto" w:fill="auto"/>
            <w:noWrap/>
            <w:vAlign w:val="bottom"/>
            <w:hideMark/>
          </w:tcPr>
          <w:p w14:paraId="233C69EE"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philippinense1</w:t>
            </w:r>
          </w:p>
        </w:tc>
        <w:tc>
          <w:tcPr>
            <w:tcW w:w="0" w:type="auto"/>
            <w:tcBorders>
              <w:top w:val="nil"/>
              <w:left w:val="single" w:sz="4" w:space="0" w:color="auto"/>
              <w:bottom w:val="nil"/>
              <w:right w:val="nil"/>
            </w:tcBorders>
            <w:shd w:val="clear" w:color="000000" w:fill="C6EFCE"/>
            <w:noWrap/>
            <w:vAlign w:val="bottom"/>
            <w:hideMark/>
          </w:tcPr>
          <w:p w14:paraId="5FB881BC"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445604EE" w14:textId="77777777" w:rsidR="00D01C7D" w:rsidRPr="0020749A" w:rsidRDefault="00D01C7D" w:rsidP="00D01C7D">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4/1</w:t>
            </w:r>
          </w:p>
        </w:tc>
        <w:tc>
          <w:tcPr>
            <w:tcW w:w="0" w:type="auto"/>
            <w:tcBorders>
              <w:top w:val="nil"/>
              <w:left w:val="single" w:sz="4" w:space="0" w:color="auto"/>
              <w:bottom w:val="nil"/>
              <w:right w:val="nil"/>
            </w:tcBorders>
            <w:shd w:val="clear" w:color="000000" w:fill="C6EFCE"/>
            <w:noWrap/>
            <w:vAlign w:val="bottom"/>
            <w:hideMark/>
          </w:tcPr>
          <w:p w14:paraId="3307ED10"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21E470B"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6E984EBB" w14:textId="77777777" w:rsidR="00D01C7D" w:rsidRPr="0020749A" w:rsidRDefault="00D01C7D" w:rsidP="00D01C7D">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4/6</w:t>
            </w:r>
          </w:p>
        </w:tc>
        <w:tc>
          <w:tcPr>
            <w:tcW w:w="0" w:type="auto"/>
            <w:tcBorders>
              <w:top w:val="nil"/>
              <w:left w:val="single" w:sz="4" w:space="0" w:color="auto"/>
              <w:bottom w:val="nil"/>
              <w:right w:val="nil"/>
            </w:tcBorders>
            <w:shd w:val="clear" w:color="000000" w:fill="C6EFCE"/>
            <w:noWrap/>
            <w:vAlign w:val="bottom"/>
            <w:hideMark/>
          </w:tcPr>
          <w:p w14:paraId="64113EB0"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49ECF5E"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01C7D" w:rsidRPr="0020749A" w14:paraId="6DF679EF" w14:textId="77777777" w:rsidTr="00844F1E">
        <w:trPr>
          <w:trHeight w:val="300"/>
        </w:trPr>
        <w:tc>
          <w:tcPr>
            <w:tcW w:w="0" w:type="auto"/>
            <w:tcBorders>
              <w:top w:val="nil"/>
              <w:left w:val="nil"/>
              <w:bottom w:val="nil"/>
              <w:right w:val="nil"/>
            </w:tcBorders>
            <w:shd w:val="clear" w:color="auto" w:fill="auto"/>
            <w:noWrap/>
            <w:vAlign w:val="bottom"/>
            <w:hideMark/>
          </w:tcPr>
          <w:p w14:paraId="3BBE1461"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rothschildianium2</w:t>
            </w:r>
          </w:p>
        </w:tc>
        <w:tc>
          <w:tcPr>
            <w:tcW w:w="0" w:type="auto"/>
            <w:tcBorders>
              <w:top w:val="nil"/>
              <w:left w:val="single" w:sz="4" w:space="0" w:color="auto"/>
              <w:bottom w:val="nil"/>
              <w:right w:val="nil"/>
            </w:tcBorders>
            <w:shd w:val="clear" w:color="000000" w:fill="C6EFCE"/>
            <w:noWrap/>
            <w:vAlign w:val="bottom"/>
            <w:hideMark/>
          </w:tcPr>
          <w:p w14:paraId="06209CAB"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C26EDEA"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C8200C6"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26492CE"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760D1CF"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85DDE65"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429AD9F"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01C7D" w:rsidRPr="0020749A" w14:paraId="647D2E73" w14:textId="77777777" w:rsidTr="00844F1E">
        <w:trPr>
          <w:trHeight w:val="300"/>
        </w:trPr>
        <w:tc>
          <w:tcPr>
            <w:tcW w:w="0" w:type="auto"/>
            <w:tcBorders>
              <w:top w:val="nil"/>
              <w:left w:val="nil"/>
              <w:bottom w:val="nil"/>
              <w:right w:val="nil"/>
            </w:tcBorders>
            <w:shd w:val="clear" w:color="auto" w:fill="auto"/>
            <w:noWrap/>
            <w:vAlign w:val="bottom"/>
            <w:hideMark/>
          </w:tcPr>
          <w:p w14:paraId="23B0C97A"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rothschildianium3</w:t>
            </w:r>
          </w:p>
        </w:tc>
        <w:tc>
          <w:tcPr>
            <w:tcW w:w="0" w:type="auto"/>
            <w:tcBorders>
              <w:top w:val="nil"/>
              <w:left w:val="single" w:sz="4" w:space="0" w:color="auto"/>
              <w:bottom w:val="nil"/>
              <w:right w:val="nil"/>
            </w:tcBorders>
            <w:shd w:val="clear" w:color="000000" w:fill="C6EFCE"/>
            <w:noWrap/>
            <w:vAlign w:val="bottom"/>
            <w:hideMark/>
          </w:tcPr>
          <w:p w14:paraId="502E0657"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0B61A37"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51864F5"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03E5CE98" w14:textId="77777777" w:rsidR="00D01C7D" w:rsidRPr="0020749A" w:rsidRDefault="00D01C7D" w:rsidP="00D01C7D">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22334A8D"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4BFD8F1"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6EF26798" w14:textId="77777777" w:rsidR="00D01C7D" w:rsidRPr="0020749A" w:rsidRDefault="00D01C7D" w:rsidP="00D01C7D">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01C7D" w:rsidRPr="0020749A" w14:paraId="610C89CF" w14:textId="77777777" w:rsidTr="00844F1E">
        <w:trPr>
          <w:trHeight w:val="300"/>
        </w:trPr>
        <w:tc>
          <w:tcPr>
            <w:tcW w:w="0" w:type="auto"/>
            <w:tcBorders>
              <w:top w:val="nil"/>
              <w:left w:val="nil"/>
              <w:bottom w:val="nil"/>
              <w:right w:val="nil"/>
            </w:tcBorders>
            <w:shd w:val="clear" w:color="auto" w:fill="auto"/>
            <w:noWrap/>
            <w:vAlign w:val="bottom"/>
            <w:hideMark/>
          </w:tcPr>
          <w:p w14:paraId="316BD1E9" w14:textId="77777777" w:rsidR="00D01C7D" w:rsidRPr="0020749A" w:rsidRDefault="00D01C7D" w:rsidP="00D01C7D">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1060B336"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68C7D0BE"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549FF6B8"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7C8C7B0"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0CA1726C"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8AF57A7"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69C260E8" w14:textId="77777777" w:rsidR="00D01C7D" w:rsidRPr="0020749A" w:rsidRDefault="00D01C7D" w:rsidP="00D01C7D">
            <w:pPr>
              <w:rPr>
                <w:rFonts w:ascii="Calibri" w:eastAsia="Times New Roman" w:hAnsi="Calibri" w:cs="Times New Roman"/>
                <w:lang w:val="en-GB"/>
              </w:rPr>
            </w:pPr>
            <w:r w:rsidRPr="0020749A">
              <w:rPr>
                <w:rFonts w:ascii="Calibri" w:eastAsia="Times New Roman" w:hAnsi="Calibri" w:cs="Times New Roman"/>
                <w:lang w:val="en-GB"/>
              </w:rPr>
              <w:t> </w:t>
            </w:r>
          </w:p>
        </w:tc>
      </w:tr>
      <w:tr w:rsidR="00D01C7D" w:rsidRPr="0020749A" w14:paraId="73B34661" w14:textId="77777777" w:rsidTr="00844F1E">
        <w:trPr>
          <w:trHeight w:val="300"/>
        </w:trPr>
        <w:tc>
          <w:tcPr>
            <w:tcW w:w="0" w:type="auto"/>
            <w:tcBorders>
              <w:top w:val="nil"/>
              <w:left w:val="nil"/>
              <w:bottom w:val="nil"/>
              <w:right w:val="nil"/>
            </w:tcBorders>
            <w:shd w:val="clear" w:color="auto" w:fill="auto"/>
            <w:noWrap/>
            <w:vAlign w:val="bottom"/>
            <w:hideMark/>
          </w:tcPr>
          <w:p w14:paraId="390FA8C2" w14:textId="77777777" w:rsidR="00D01C7D" w:rsidRPr="0020749A" w:rsidRDefault="00D01C7D" w:rsidP="00D01C7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28C9FD29" w14:textId="77777777"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6801C9D6" w14:textId="77777777"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gridSpan w:val="2"/>
            <w:tcBorders>
              <w:top w:val="single" w:sz="4" w:space="0" w:color="auto"/>
              <w:left w:val="single" w:sz="4" w:space="0" w:color="auto"/>
              <w:bottom w:val="nil"/>
              <w:right w:val="nil"/>
            </w:tcBorders>
            <w:shd w:val="clear" w:color="auto" w:fill="auto"/>
            <w:noWrap/>
            <w:vAlign w:val="bottom"/>
            <w:hideMark/>
          </w:tcPr>
          <w:p w14:paraId="27A8FC92" w14:textId="4A169081"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Legenda Incorrect/Unknown</w:t>
            </w:r>
          </w:p>
        </w:tc>
        <w:tc>
          <w:tcPr>
            <w:tcW w:w="0" w:type="auto"/>
            <w:tcBorders>
              <w:top w:val="single" w:sz="4" w:space="0" w:color="auto"/>
              <w:left w:val="nil"/>
              <w:bottom w:val="nil"/>
              <w:right w:val="nil"/>
            </w:tcBorders>
            <w:shd w:val="clear" w:color="auto" w:fill="auto"/>
            <w:noWrap/>
            <w:vAlign w:val="bottom"/>
            <w:hideMark/>
          </w:tcPr>
          <w:p w14:paraId="18EE411C" w14:textId="77777777"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single" w:sz="4" w:space="0" w:color="auto"/>
              <w:left w:val="nil"/>
              <w:bottom w:val="nil"/>
              <w:right w:val="nil"/>
            </w:tcBorders>
            <w:shd w:val="clear" w:color="auto" w:fill="auto"/>
            <w:noWrap/>
            <w:vAlign w:val="bottom"/>
            <w:hideMark/>
          </w:tcPr>
          <w:p w14:paraId="0744A15F" w14:textId="77777777"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single" w:sz="4" w:space="0" w:color="auto"/>
              <w:left w:val="nil"/>
              <w:bottom w:val="nil"/>
              <w:right w:val="single" w:sz="4" w:space="0" w:color="auto"/>
            </w:tcBorders>
            <w:shd w:val="clear" w:color="auto" w:fill="auto"/>
            <w:noWrap/>
            <w:vAlign w:val="bottom"/>
            <w:hideMark/>
          </w:tcPr>
          <w:p w14:paraId="6EEF76F3" w14:textId="77777777"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r>
      <w:tr w:rsidR="00D01C7D" w:rsidRPr="0020749A" w14:paraId="04697BF6" w14:textId="77777777" w:rsidTr="00844F1E">
        <w:trPr>
          <w:trHeight w:val="300"/>
        </w:trPr>
        <w:tc>
          <w:tcPr>
            <w:tcW w:w="0" w:type="auto"/>
            <w:tcBorders>
              <w:top w:val="nil"/>
              <w:left w:val="nil"/>
              <w:bottom w:val="nil"/>
              <w:right w:val="nil"/>
            </w:tcBorders>
            <w:shd w:val="clear" w:color="auto" w:fill="auto"/>
            <w:noWrap/>
            <w:vAlign w:val="bottom"/>
            <w:hideMark/>
          </w:tcPr>
          <w:p w14:paraId="3F9FEC0D" w14:textId="77777777" w:rsidR="00D01C7D" w:rsidRPr="0020749A" w:rsidRDefault="00D01C7D" w:rsidP="00D01C7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752F8F74" w14:textId="77777777"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3C9F4216" w14:textId="77777777"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44B72407" w14:textId="77777777"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nil"/>
              <w:bottom w:val="nil"/>
              <w:right w:val="nil"/>
            </w:tcBorders>
            <w:shd w:val="clear" w:color="auto" w:fill="auto"/>
            <w:noWrap/>
            <w:vAlign w:val="bottom"/>
            <w:hideMark/>
          </w:tcPr>
          <w:p w14:paraId="40EDF8CF" w14:textId="77777777" w:rsidR="00D01C7D" w:rsidRPr="0020749A" w:rsidRDefault="00D01C7D" w:rsidP="00D01C7D">
            <w:pPr>
              <w:rPr>
                <w:rFonts w:ascii="Calibri" w:eastAsia="Times New Roman" w:hAnsi="Calibri" w:cs="Times New Roman"/>
                <w:sz w:val="22"/>
                <w:lang w:val="en-GB"/>
              </w:rPr>
            </w:pPr>
          </w:p>
        </w:tc>
        <w:tc>
          <w:tcPr>
            <w:tcW w:w="0" w:type="auto"/>
            <w:tcBorders>
              <w:top w:val="nil"/>
              <w:left w:val="nil"/>
              <w:bottom w:val="nil"/>
              <w:right w:val="nil"/>
            </w:tcBorders>
            <w:shd w:val="clear" w:color="auto" w:fill="auto"/>
            <w:noWrap/>
            <w:vAlign w:val="bottom"/>
            <w:hideMark/>
          </w:tcPr>
          <w:p w14:paraId="046EF5FE" w14:textId="77777777" w:rsidR="00D01C7D" w:rsidRPr="0020749A" w:rsidRDefault="00D01C7D" w:rsidP="00D01C7D">
            <w:pPr>
              <w:rPr>
                <w:rFonts w:ascii="Calibri" w:eastAsia="Times New Roman" w:hAnsi="Calibri" w:cs="Times New Roman"/>
                <w:sz w:val="22"/>
                <w:lang w:val="en-GB"/>
              </w:rPr>
            </w:pPr>
          </w:p>
        </w:tc>
        <w:tc>
          <w:tcPr>
            <w:tcW w:w="0" w:type="auto"/>
            <w:tcBorders>
              <w:top w:val="nil"/>
              <w:left w:val="nil"/>
              <w:bottom w:val="nil"/>
              <w:right w:val="nil"/>
            </w:tcBorders>
            <w:shd w:val="clear" w:color="auto" w:fill="auto"/>
            <w:noWrap/>
            <w:vAlign w:val="bottom"/>
            <w:hideMark/>
          </w:tcPr>
          <w:p w14:paraId="2FDFCE1E" w14:textId="77777777" w:rsidR="00D01C7D" w:rsidRPr="0020749A" w:rsidRDefault="00D01C7D" w:rsidP="00D01C7D">
            <w:pPr>
              <w:rPr>
                <w:rFonts w:ascii="Calibri" w:eastAsia="Times New Roman" w:hAnsi="Calibri" w:cs="Times New Roman"/>
                <w:sz w:val="22"/>
                <w:lang w:val="en-GB"/>
              </w:rPr>
            </w:pPr>
          </w:p>
        </w:tc>
        <w:tc>
          <w:tcPr>
            <w:tcW w:w="0" w:type="auto"/>
            <w:tcBorders>
              <w:top w:val="nil"/>
              <w:left w:val="nil"/>
              <w:bottom w:val="nil"/>
              <w:right w:val="single" w:sz="4" w:space="0" w:color="auto"/>
            </w:tcBorders>
            <w:shd w:val="clear" w:color="auto" w:fill="auto"/>
            <w:noWrap/>
            <w:vAlign w:val="bottom"/>
            <w:hideMark/>
          </w:tcPr>
          <w:p w14:paraId="37F31B42" w14:textId="77777777"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r>
      <w:tr w:rsidR="00D01C7D" w:rsidRPr="0020749A" w14:paraId="7ECF5B11" w14:textId="77777777" w:rsidTr="00844F1E">
        <w:trPr>
          <w:trHeight w:val="300"/>
        </w:trPr>
        <w:tc>
          <w:tcPr>
            <w:tcW w:w="0" w:type="auto"/>
            <w:tcBorders>
              <w:top w:val="nil"/>
              <w:left w:val="nil"/>
              <w:bottom w:val="nil"/>
              <w:right w:val="nil"/>
            </w:tcBorders>
            <w:shd w:val="clear" w:color="auto" w:fill="auto"/>
            <w:noWrap/>
            <w:vAlign w:val="bottom"/>
            <w:hideMark/>
          </w:tcPr>
          <w:p w14:paraId="5DC53CB2" w14:textId="77777777" w:rsidR="00D01C7D" w:rsidRPr="0020749A" w:rsidRDefault="00D01C7D" w:rsidP="00D01C7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72B65892" w14:textId="77777777"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5870C60F" w14:textId="77777777"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796B1260" w14:textId="77777777"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nil"/>
              <w:bottom w:val="nil"/>
              <w:right w:val="nil"/>
            </w:tcBorders>
            <w:shd w:val="clear" w:color="auto" w:fill="auto"/>
            <w:noWrap/>
            <w:vAlign w:val="bottom"/>
            <w:hideMark/>
          </w:tcPr>
          <w:p w14:paraId="1BACE06B" w14:textId="77777777" w:rsidR="00D01C7D" w:rsidRPr="0020749A" w:rsidRDefault="00D01C7D" w:rsidP="00D01C7D">
            <w:pPr>
              <w:jc w:val="right"/>
              <w:rPr>
                <w:rFonts w:ascii="Calibri" w:eastAsia="Times New Roman" w:hAnsi="Calibri" w:cs="Times New Roman"/>
                <w:sz w:val="22"/>
                <w:lang w:val="en-GB"/>
              </w:rPr>
            </w:pPr>
            <w:r w:rsidRPr="0020749A">
              <w:rPr>
                <w:rFonts w:ascii="Calibri" w:eastAsia="Times New Roman" w:hAnsi="Calibri" w:cs="Times New Roman"/>
                <w:sz w:val="22"/>
                <w:lang w:val="en-GB"/>
              </w:rPr>
              <w:t>1</w:t>
            </w:r>
          </w:p>
        </w:tc>
        <w:tc>
          <w:tcPr>
            <w:tcW w:w="0" w:type="auto"/>
            <w:tcBorders>
              <w:top w:val="nil"/>
              <w:left w:val="nil"/>
              <w:bottom w:val="nil"/>
              <w:right w:val="nil"/>
            </w:tcBorders>
            <w:shd w:val="clear" w:color="auto" w:fill="auto"/>
            <w:noWrap/>
            <w:vAlign w:val="bottom"/>
            <w:hideMark/>
          </w:tcPr>
          <w:p w14:paraId="522A1FF1" w14:textId="77777777" w:rsidR="00D01C7D" w:rsidRPr="0020749A" w:rsidRDefault="00D01C7D" w:rsidP="00D01C7D">
            <w:pPr>
              <w:rPr>
                <w:rFonts w:ascii="Calibri" w:eastAsia="Times New Roman" w:hAnsi="Calibri" w:cs="Times New Roman"/>
                <w:i/>
                <w:iCs/>
                <w:sz w:val="22"/>
                <w:lang w:val="en-GB"/>
              </w:rPr>
            </w:pPr>
            <w:r w:rsidRPr="0020749A">
              <w:rPr>
                <w:rFonts w:ascii="Calibri" w:eastAsia="Times New Roman" w:hAnsi="Calibri" w:cs="Times New Roman"/>
                <w:i/>
                <w:iCs/>
                <w:sz w:val="22"/>
                <w:lang w:val="en-GB"/>
              </w:rPr>
              <w:t>Parvisepalum</w:t>
            </w:r>
          </w:p>
        </w:tc>
        <w:tc>
          <w:tcPr>
            <w:tcW w:w="0" w:type="auto"/>
            <w:tcBorders>
              <w:top w:val="nil"/>
              <w:left w:val="nil"/>
              <w:bottom w:val="nil"/>
              <w:right w:val="nil"/>
            </w:tcBorders>
            <w:shd w:val="clear" w:color="auto" w:fill="auto"/>
            <w:noWrap/>
            <w:vAlign w:val="bottom"/>
            <w:hideMark/>
          </w:tcPr>
          <w:p w14:paraId="35184DCC" w14:textId="77777777" w:rsidR="00D01C7D" w:rsidRPr="0020749A" w:rsidRDefault="00D01C7D" w:rsidP="00D01C7D">
            <w:pPr>
              <w:jc w:val="right"/>
              <w:rPr>
                <w:rFonts w:ascii="Calibri" w:eastAsia="Times New Roman" w:hAnsi="Calibri" w:cs="Times New Roman"/>
                <w:sz w:val="22"/>
                <w:lang w:val="en-GB"/>
              </w:rPr>
            </w:pPr>
            <w:r w:rsidRPr="0020749A">
              <w:rPr>
                <w:rFonts w:ascii="Calibri" w:eastAsia="Times New Roman" w:hAnsi="Calibri" w:cs="Times New Roman"/>
                <w:sz w:val="22"/>
                <w:lang w:val="en-GB"/>
              </w:rPr>
              <w:t>2</w:t>
            </w:r>
          </w:p>
        </w:tc>
        <w:tc>
          <w:tcPr>
            <w:tcW w:w="0" w:type="auto"/>
            <w:tcBorders>
              <w:top w:val="nil"/>
              <w:left w:val="nil"/>
              <w:bottom w:val="nil"/>
              <w:right w:val="single" w:sz="4" w:space="0" w:color="auto"/>
            </w:tcBorders>
            <w:shd w:val="clear" w:color="auto" w:fill="auto"/>
            <w:noWrap/>
            <w:vAlign w:val="bottom"/>
            <w:hideMark/>
          </w:tcPr>
          <w:p w14:paraId="006D5E82" w14:textId="77777777" w:rsidR="00D01C7D" w:rsidRPr="0020749A" w:rsidRDefault="00D01C7D" w:rsidP="00D01C7D">
            <w:pPr>
              <w:rPr>
                <w:rFonts w:ascii="Calibri" w:eastAsia="Times New Roman" w:hAnsi="Calibri" w:cs="Times New Roman"/>
                <w:i/>
                <w:iCs/>
                <w:sz w:val="22"/>
                <w:lang w:val="en-GB"/>
              </w:rPr>
            </w:pPr>
            <w:r w:rsidRPr="0020749A">
              <w:rPr>
                <w:rFonts w:ascii="Calibri" w:eastAsia="Times New Roman" w:hAnsi="Calibri" w:cs="Times New Roman"/>
                <w:i/>
                <w:iCs/>
                <w:sz w:val="22"/>
                <w:lang w:val="en-GB"/>
              </w:rPr>
              <w:t>Pardalopetalum</w:t>
            </w:r>
          </w:p>
        </w:tc>
      </w:tr>
      <w:tr w:rsidR="00D01C7D" w:rsidRPr="0020749A" w14:paraId="47EEE836" w14:textId="77777777" w:rsidTr="00844F1E">
        <w:trPr>
          <w:trHeight w:val="300"/>
        </w:trPr>
        <w:tc>
          <w:tcPr>
            <w:tcW w:w="0" w:type="auto"/>
            <w:tcBorders>
              <w:top w:val="nil"/>
              <w:left w:val="nil"/>
              <w:bottom w:val="nil"/>
              <w:right w:val="nil"/>
            </w:tcBorders>
            <w:shd w:val="clear" w:color="auto" w:fill="auto"/>
            <w:noWrap/>
            <w:vAlign w:val="bottom"/>
            <w:hideMark/>
          </w:tcPr>
          <w:p w14:paraId="73E5A411" w14:textId="77777777" w:rsidR="00D01C7D" w:rsidRPr="0020749A" w:rsidRDefault="00D01C7D" w:rsidP="00D01C7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4BD42686" w14:textId="77777777"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24D6B062" w14:textId="77777777"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5B3960F0" w14:textId="77777777"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nil"/>
              <w:bottom w:val="nil"/>
              <w:right w:val="nil"/>
            </w:tcBorders>
            <w:shd w:val="clear" w:color="auto" w:fill="auto"/>
            <w:noWrap/>
            <w:vAlign w:val="bottom"/>
            <w:hideMark/>
          </w:tcPr>
          <w:p w14:paraId="4348C003" w14:textId="77777777" w:rsidR="00D01C7D" w:rsidRPr="0020749A" w:rsidRDefault="00D01C7D" w:rsidP="00D01C7D">
            <w:pPr>
              <w:jc w:val="right"/>
              <w:rPr>
                <w:rFonts w:ascii="Calibri" w:eastAsia="Times New Roman" w:hAnsi="Calibri" w:cs="Times New Roman"/>
                <w:sz w:val="22"/>
                <w:lang w:val="en-GB"/>
              </w:rPr>
            </w:pPr>
            <w:r w:rsidRPr="0020749A">
              <w:rPr>
                <w:rFonts w:ascii="Calibri" w:eastAsia="Times New Roman" w:hAnsi="Calibri" w:cs="Times New Roman"/>
                <w:sz w:val="22"/>
                <w:lang w:val="en-GB"/>
              </w:rPr>
              <w:t>3</w:t>
            </w:r>
          </w:p>
        </w:tc>
        <w:tc>
          <w:tcPr>
            <w:tcW w:w="0" w:type="auto"/>
            <w:tcBorders>
              <w:top w:val="nil"/>
              <w:left w:val="nil"/>
              <w:bottom w:val="nil"/>
              <w:right w:val="nil"/>
            </w:tcBorders>
            <w:shd w:val="clear" w:color="auto" w:fill="auto"/>
            <w:noWrap/>
            <w:vAlign w:val="bottom"/>
            <w:hideMark/>
          </w:tcPr>
          <w:p w14:paraId="58FB1159" w14:textId="77777777" w:rsidR="00D01C7D" w:rsidRPr="0020749A" w:rsidRDefault="00D01C7D" w:rsidP="00D01C7D">
            <w:pPr>
              <w:rPr>
                <w:rFonts w:ascii="Calibri" w:eastAsia="Times New Roman" w:hAnsi="Calibri" w:cs="Times New Roman"/>
                <w:i/>
                <w:iCs/>
                <w:sz w:val="22"/>
                <w:lang w:val="en-GB"/>
              </w:rPr>
            </w:pPr>
            <w:r w:rsidRPr="0020749A">
              <w:rPr>
                <w:rFonts w:ascii="Calibri" w:eastAsia="Times New Roman" w:hAnsi="Calibri" w:cs="Times New Roman"/>
                <w:i/>
                <w:iCs/>
                <w:sz w:val="22"/>
                <w:lang w:val="en-GB"/>
              </w:rPr>
              <w:t>Paphiopedilum</w:t>
            </w:r>
          </w:p>
        </w:tc>
        <w:tc>
          <w:tcPr>
            <w:tcW w:w="0" w:type="auto"/>
            <w:tcBorders>
              <w:top w:val="nil"/>
              <w:left w:val="nil"/>
              <w:bottom w:val="nil"/>
              <w:right w:val="nil"/>
            </w:tcBorders>
            <w:shd w:val="clear" w:color="auto" w:fill="auto"/>
            <w:noWrap/>
            <w:vAlign w:val="bottom"/>
            <w:hideMark/>
          </w:tcPr>
          <w:p w14:paraId="32D57081" w14:textId="77777777" w:rsidR="00D01C7D" w:rsidRPr="0020749A" w:rsidRDefault="00D01C7D" w:rsidP="00D01C7D">
            <w:pPr>
              <w:jc w:val="right"/>
              <w:rPr>
                <w:rFonts w:ascii="Calibri" w:eastAsia="Times New Roman" w:hAnsi="Calibri" w:cs="Times New Roman"/>
                <w:sz w:val="22"/>
                <w:lang w:val="en-GB"/>
              </w:rPr>
            </w:pPr>
            <w:r w:rsidRPr="0020749A">
              <w:rPr>
                <w:rFonts w:ascii="Calibri" w:eastAsia="Times New Roman" w:hAnsi="Calibri" w:cs="Times New Roman"/>
                <w:sz w:val="22"/>
                <w:lang w:val="en-GB"/>
              </w:rPr>
              <w:t>4</w:t>
            </w:r>
          </w:p>
        </w:tc>
        <w:tc>
          <w:tcPr>
            <w:tcW w:w="0" w:type="auto"/>
            <w:tcBorders>
              <w:top w:val="nil"/>
              <w:left w:val="nil"/>
              <w:bottom w:val="nil"/>
              <w:right w:val="single" w:sz="4" w:space="0" w:color="auto"/>
            </w:tcBorders>
            <w:shd w:val="clear" w:color="auto" w:fill="auto"/>
            <w:noWrap/>
            <w:vAlign w:val="bottom"/>
            <w:hideMark/>
          </w:tcPr>
          <w:p w14:paraId="4149D14A" w14:textId="77777777" w:rsidR="00D01C7D" w:rsidRPr="0020749A" w:rsidRDefault="00D01C7D" w:rsidP="00D01C7D">
            <w:pPr>
              <w:rPr>
                <w:rFonts w:ascii="Calibri" w:eastAsia="Times New Roman" w:hAnsi="Calibri" w:cs="Times New Roman"/>
                <w:i/>
                <w:iCs/>
                <w:sz w:val="22"/>
                <w:lang w:val="en-GB"/>
              </w:rPr>
            </w:pPr>
            <w:r w:rsidRPr="0020749A">
              <w:rPr>
                <w:rFonts w:ascii="Calibri" w:eastAsia="Times New Roman" w:hAnsi="Calibri" w:cs="Times New Roman"/>
                <w:i/>
                <w:iCs/>
                <w:sz w:val="22"/>
                <w:lang w:val="en-GB"/>
              </w:rPr>
              <w:t>Coryopedilum</w:t>
            </w:r>
          </w:p>
        </w:tc>
      </w:tr>
      <w:tr w:rsidR="00D01C7D" w:rsidRPr="0020749A" w14:paraId="52697700" w14:textId="77777777" w:rsidTr="00844F1E">
        <w:trPr>
          <w:trHeight w:val="300"/>
        </w:trPr>
        <w:tc>
          <w:tcPr>
            <w:tcW w:w="0" w:type="auto"/>
            <w:tcBorders>
              <w:top w:val="nil"/>
              <w:left w:val="nil"/>
              <w:bottom w:val="nil"/>
              <w:right w:val="nil"/>
            </w:tcBorders>
            <w:shd w:val="clear" w:color="auto" w:fill="auto"/>
            <w:noWrap/>
            <w:vAlign w:val="bottom"/>
            <w:hideMark/>
          </w:tcPr>
          <w:p w14:paraId="334F41C6" w14:textId="77777777" w:rsidR="00D01C7D" w:rsidRPr="0020749A" w:rsidRDefault="00D01C7D" w:rsidP="00D01C7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029B20D3" w14:textId="77777777"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1446F49B" w14:textId="77777777"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01228966" w14:textId="77777777"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nil"/>
              <w:bottom w:val="nil"/>
              <w:right w:val="nil"/>
            </w:tcBorders>
            <w:shd w:val="clear" w:color="auto" w:fill="auto"/>
            <w:noWrap/>
            <w:vAlign w:val="bottom"/>
            <w:hideMark/>
          </w:tcPr>
          <w:p w14:paraId="24FDC32E" w14:textId="77777777" w:rsidR="00D01C7D" w:rsidRPr="0020749A" w:rsidRDefault="00D01C7D" w:rsidP="00D01C7D">
            <w:pPr>
              <w:jc w:val="right"/>
              <w:rPr>
                <w:rFonts w:ascii="Calibri" w:eastAsia="Times New Roman" w:hAnsi="Calibri" w:cs="Times New Roman"/>
                <w:sz w:val="22"/>
                <w:lang w:val="en-GB"/>
              </w:rPr>
            </w:pPr>
            <w:r w:rsidRPr="0020749A">
              <w:rPr>
                <w:rFonts w:ascii="Calibri" w:eastAsia="Times New Roman" w:hAnsi="Calibri" w:cs="Times New Roman"/>
                <w:sz w:val="22"/>
                <w:lang w:val="en-GB"/>
              </w:rPr>
              <w:t>5</w:t>
            </w:r>
          </w:p>
        </w:tc>
        <w:tc>
          <w:tcPr>
            <w:tcW w:w="0" w:type="auto"/>
            <w:tcBorders>
              <w:top w:val="nil"/>
              <w:left w:val="nil"/>
              <w:bottom w:val="nil"/>
              <w:right w:val="nil"/>
            </w:tcBorders>
            <w:shd w:val="clear" w:color="auto" w:fill="auto"/>
            <w:noWrap/>
            <w:vAlign w:val="bottom"/>
            <w:hideMark/>
          </w:tcPr>
          <w:p w14:paraId="36358D3C" w14:textId="77777777" w:rsidR="00D01C7D" w:rsidRPr="0020749A" w:rsidRDefault="00D01C7D" w:rsidP="00D01C7D">
            <w:pPr>
              <w:rPr>
                <w:rFonts w:ascii="Calibri" w:eastAsia="Times New Roman" w:hAnsi="Calibri" w:cs="Times New Roman"/>
                <w:i/>
                <w:iCs/>
                <w:sz w:val="22"/>
                <w:lang w:val="en-GB"/>
              </w:rPr>
            </w:pPr>
            <w:r w:rsidRPr="0020749A">
              <w:rPr>
                <w:rFonts w:ascii="Calibri" w:eastAsia="Times New Roman" w:hAnsi="Calibri" w:cs="Times New Roman"/>
                <w:i/>
                <w:iCs/>
                <w:sz w:val="22"/>
                <w:lang w:val="en-GB"/>
              </w:rPr>
              <w:t>Cochlopetalum</w:t>
            </w:r>
          </w:p>
        </w:tc>
        <w:tc>
          <w:tcPr>
            <w:tcW w:w="0" w:type="auto"/>
            <w:tcBorders>
              <w:top w:val="nil"/>
              <w:left w:val="nil"/>
              <w:bottom w:val="nil"/>
              <w:right w:val="nil"/>
            </w:tcBorders>
            <w:shd w:val="clear" w:color="auto" w:fill="auto"/>
            <w:noWrap/>
            <w:vAlign w:val="bottom"/>
            <w:hideMark/>
          </w:tcPr>
          <w:p w14:paraId="3F780DC0" w14:textId="77777777" w:rsidR="00D01C7D" w:rsidRPr="0020749A" w:rsidRDefault="00D01C7D" w:rsidP="00D01C7D">
            <w:pPr>
              <w:jc w:val="right"/>
              <w:rPr>
                <w:rFonts w:ascii="Calibri" w:eastAsia="Times New Roman" w:hAnsi="Calibri" w:cs="Times New Roman"/>
                <w:sz w:val="22"/>
                <w:lang w:val="en-GB"/>
              </w:rPr>
            </w:pPr>
            <w:r w:rsidRPr="0020749A">
              <w:rPr>
                <w:rFonts w:ascii="Calibri" w:eastAsia="Times New Roman" w:hAnsi="Calibri" w:cs="Times New Roman"/>
                <w:sz w:val="22"/>
                <w:lang w:val="en-GB"/>
              </w:rPr>
              <w:t>6</w:t>
            </w:r>
          </w:p>
        </w:tc>
        <w:tc>
          <w:tcPr>
            <w:tcW w:w="0" w:type="auto"/>
            <w:tcBorders>
              <w:top w:val="nil"/>
              <w:left w:val="nil"/>
              <w:bottom w:val="nil"/>
              <w:right w:val="single" w:sz="4" w:space="0" w:color="auto"/>
            </w:tcBorders>
            <w:shd w:val="clear" w:color="auto" w:fill="auto"/>
            <w:noWrap/>
            <w:vAlign w:val="bottom"/>
            <w:hideMark/>
          </w:tcPr>
          <w:p w14:paraId="7BB463E6" w14:textId="77777777" w:rsidR="00D01C7D" w:rsidRPr="0020749A" w:rsidRDefault="00D01C7D" w:rsidP="00D01C7D">
            <w:pPr>
              <w:rPr>
                <w:rFonts w:ascii="Calibri" w:eastAsia="Times New Roman" w:hAnsi="Calibri" w:cs="Times New Roman"/>
                <w:i/>
                <w:iCs/>
                <w:sz w:val="22"/>
                <w:lang w:val="en-GB"/>
              </w:rPr>
            </w:pPr>
            <w:r w:rsidRPr="0020749A">
              <w:rPr>
                <w:rFonts w:ascii="Calibri" w:eastAsia="Times New Roman" w:hAnsi="Calibri" w:cs="Times New Roman"/>
                <w:i/>
                <w:iCs/>
                <w:sz w:val="22"/>
                <w:lang w:val="en-GB"/>
              </w:rPr>
              <w:t>Brachypetalum</w:t>
            </w:r>
          </w:p>
        </w:tc>
      </w:tr>
      <w:tr w:rsidR="00D01C7D" w:rsidRPr="0020749A" w14:paraId="0C015B80" w14:textId="77777777" w:rsidTr="00844F1E">
        <w:trPr>
          <w:trHeight w:val="300"/>
        </w:trPr>
        <w:tc>
          <w:tcPr>
            <w:tcW w:w="0" w:type="auto"/>
            <w:tcBorders>
              <w:top w:val="nil"/>
              <w:left w:val="nil"/>
              <w:bottom w:val="nil"/>
              <w:right w:val="nil"/>
            </w:tcBorders>
            <w:shd w:val="clear" w:color="auto" w:fill="auto"/>
            <w:noWrap/>
            <w:vAlign w:val="bottom"/>
            <w:hideMark/>
          </w:tcPr>
          <w:p w14:paraId="33070C00" w14:textId="77777777" w:rsidR="00D01C7D" w:rsidRPr="0020749A" w:rsidRDefault="00D01C7D" w:rsidP="00D01C7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30641D0A" w14:textId="77777777"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0BBAD596" w14:textId="77777777"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19A0A3E0" w14:textId="77777777"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nil"/>
              <w:bottom w:val="nil"/>
              <w:right w:val="nil"/>
            </w:tcBorders>
            <w:shd w:val="clear" w:color="auto" w:fill="auto"/>
            <w:noWrap/>
            <w:vAlign w:val="bottom"/>
            <w:hideMark/>
          </w:tcPr>
          <w:p w14:paraId="42BB8DAF" w14:textId="77777777" w:rsidR="00D01C7D" w:rsidRPr="0020749A" w:rsidRDefault="00D01C7D" w:rsidP="00D01C7D">
            <w:pPr>
              <w:jc w:val="right"/>
              <w:rPr>
                <w:rFonts w:ascii="Calibri" w:eastAsia="Times New Roman" w:hAnsi="Calibri" w:cs="Times New Roman"/>
                <w:sz w:val="22"/>
                <w:lang w:val="en-GB"/>
              </w:rPr>
            </w:pPr>
            <w:r w:rsidRPr="0020749A">
              <w:rPr>
                <w:rFonts w:ascii="Calibri" w:eastAsia="Times New Roman" w:hAnsi="Calibri" w:cs="Times New Roman"/>
                <w:sz w:val="22"/>
                <w:lang w:val="en-GB"/>
              </w:rPr>
              <w:t>7</w:t>
            </w:r>
          </w:p>
        </w:tc>
        <w:tc>
          <w:tcPr>
            <w:tcW w:w="0" w:type="auto"/>
            <w:tcBorders>
              <w:top w:val="nil"/>
              <w:left w:val="nil"/>
              <w:bottom w:val="nil"/>
              <w:right w:val="nil"/>
            </w:tcBorders>
            <w:shd w:val="clear" w:color="auto" w:fill="auto"/>
            <w:noWrap/>
            <w:vAlign w:val="bottom"/>
            <w:hideMark/>
          </w:tcPr>
          <w:p w14:paraId="30374D17" w14:textId="77777777" w:rsidR="00D01C7D" w:rsidRPr="0020749A" w:rsidRDefault="00D01C7D" w:rsidP="00D01C7D">
            <w:pPr>
              <w:rPr>
                <w:rFonts w:ascii="Calibri" w:eastAsia="Times New Roman" w:hAnsi="Calibri" w:cs="Times New Roman"/>
                <w:i/>
                <w:iCs/>
                <w:sz w:val="22"/>
                <w:lang w:val="en-GB"/>
              </w:rPr>
            </w:pPr>
            <w:r w:rsidRPr="0020749A">
              <w:rPr>
                <w:rFonts w:ascii="Calibri" w:eastAsia="Times New Roman" w:hAnsi="Calibri" w:cs="Times New Roman"/>
                <w:i/>
                <w:iCs/>
                <w:sz w:val="22"/>
                <w:lang w:val="en-GB"/>
              </w:rPr>
              <w:t>Barbata</w:t>
            </w:r>
          </w:p>
        </w:tc>
        <w:tc>
          <w:tcPr>
            <w:tcW w:w="0" w:type="auto"/>
            <w:tcBorders>
              <w:top w:val="nil"/>
              <w:left w:val="nil"/>
              <w:bottom w:val="nil"/>
              <w:right w:val="nil"/>
            </w:tcBorders>
            <w:shd w:val="clear" w:color="auto" w:fill="auto"/>
            <w:noWrap/>
            <w:vAlign w:val="bottom"/>
            <w:hideMark/>
          </w:tcPr>
          <w:p w14:paraId="54952F04" w14:textId="77777777" w:rsidR="00D01C7D" w:rsidRPr="0020749A" w:rsidRDefault="00D01C7D" w:rsidP="00D01C7D">
            <w:pPr>
              <w:rPr>
                <w:rFonts w:ascii="Calibri" w:eastAsia="Times New Roman" w:hAnsi="Calibri" w:cs="Times New Roman"/>
                <w:sz w:val="22"/>
                <w:lang w:val="en-GB"/>
              </w:rPr>
            </w:pPr>
          </w:p>
        </w:tc>
        <w:tc>
          <w:tcPr>
            <w:tcW w:w="0" w:type="auto"/>
            <w:tcBorders>
              <w:top w:val="nil"/>
              <w:left w:val="nil"/>
              <w:bottom w:val="nil"/>
              <w:right w:val="single" w:sz="4" w:space="0" w:color="auto"/>
            </w:tcBorders>
            <w:shd w:val="clear" w:color="auto" w:fill="auto"/>
            <w:noWrap/>
            <w:vAlign w:val="bottom"/>
            <w:hideMark/>
          </w:tcPr>
          <w:p w14:paraId="7A39871D" w14:textId="77777777" w:rsidR="00D01C7D" w:rsidRPr="0020749A" w:rsidRDefault="00D01C7D" w:rsidP="00D01C7D">
            <w:pPr>
              <w:rPr>
                <w:rFonts w:ascii="Calibri" w:eastAsia="Times New Roman" w:hAnsi="Calibri" w:cs="Times New Roman"/>
                <w:i/>
                <w:iCs/>
                <w:sz w:val="22"/>
                <w:lang w:val="en-GB"/>
              </w:rPr>
            </w:pPr>
            <w:r w:rsidRPr="0020749A">
              <w:rPr>
                <w:rFonts w:ascii="Calibri" w:eastAsia="Times New Roman" w:hAnsi="Calibri" w:cs="Times New Roman"/>
                <w:i/>
                <w:iCs/>
                <w:sz w:val="22"/>
                <w:lang w:val="en-GB"/>
              </w:rPr>
              <w:t> </w:t>
            </w:r>
          </w:p>
        </w:tc>
      </w:tr>
      <w:tr w:rsidR="00D01C7D" w:rsidRPr="0020749A" w14:paraId="2CB08FBF" w14:textId="77777777" w:rsidTr="00844F1E">
        <w:trPr>
          <w:trHeight w:val="300"/>
        </w:trPr>
        <w:tc>
          <w:tcPr>
            <w:tcW w:w="0" w:type="auto"/>
            <w:tcBorders>
              <w:top w:val="nil"/>
              <w:left w:val="nil"/>
              <w:bottom w:val="nil"/>
              <w:right w:val="nil"/>
            </w:tcBorders>
            <w:shd w:val="clear" w:color="auto" w:fill="auto"/>
            <w:noWrap/>
            <w:vAlign w:val="bottom"/>
            <w:hideMark/>
          </w:tcPr>
          <w:p w14:paraId="2B1FE9A2" w14:textId="77777777" w:rsidR="00D01C7D" w:rsidRPr="0020749A" w:rsidRDefault="00D01C7D" w:rsidP="00D01C7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0252C52C" w14:textId="77777777"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3C62C9E1" w14:textId="77777777" w:rsidR="00D01C7D" w:rsidRPr="0020749A" w:rsidRDefault="00D01C7D"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 </w:t>
            </w:r>
          </w:p>
        </w:tc>
        <w:tc>
          <w:tcPr>
            <w:tcW w:w="0" w:type="auto"/>
            <w:gridSpan w:val="5"/>
            <w:tcBorders>
              <w:top w:val="nil"/>
              <w:left w:val="single" w:sz="4" w:space="0" w:color="auto"/>
              <w:bottom w:val="single" w:sz="4" w:space="0" w:color="auto"/>
              <w:right w:val="single" w:sz="4" w:space="0" w:color="auto"/>
            </w:tcBorders>
            <w:shd w:val="clear" w:color="auto" w:fill="auto"/>
            <w:noWrap/>
            <w:vAlign w:val="bottom"/>
            <w:hideMark/>
          </w:tcPr>
          <w:p w14:paraId="7E7013B2" w14:textId="7ACCF3B2" w:rsidR="00D01C7D" w:rsidRPr="0020749A" w:rsidRDefault="00844F1E" w:rsidP="00D01C7D">
            <w:pPr>
              <w:rPr>
                <w:rFonts w:ascii="Calibri" w:eastAsia="Times New Roman" w:hAnsi="Calibri" w:cs="Times New Roman"/>
                <w:sz w:val="22"/>
                <w:lang w:val="en-GB"/>
              </w:rPr>
            </w:pPr>
            <w:r w:rsidRPr="0020749A">
              <w:rPr>
                <w:rFonts w:ascii="Calibri" w:eastAsia="Times New Roman" w:hAnsi="Calibri" w:cs="Times New Roman"/>
                <w:sz w:val="22"/>
                <w:lang w:val="en-GB"/>
              </w:rPr>
              <w:t>The order in Unknown x/y is &lt;best_score&gt;/&lt;lower_score&gt;/ No numbers? All scores are negative</w:t>
            </w:r>
          </w:p>
        </w:tc>
      </w:tr>
    </w:tbl>
    <w:p w14:paraId="7383B00E" w14:textId="77777777" w:rsidR="00D66199" w:rsidRPr="0020749A" w:rsidRDefault="00D66199" w:rsidP="00E67269">
      <w:pPr>
        <w:rPr>
          <w:lang w:val="en-GB"/>
        </w:rPr>
        <w:sectPr w:rsidR="00D66199" w:rsidRPr="0020749A" w:rsidSect="00D42B4A">
          <w:pgSz w:w="16840" w:h="11900" w:orient="landscape"/>
          <w:pgMar w:top="993" w:right="1417" w:bottom="851" w:left="1417" w:header="708" w:footer="708" w:gutter="0"/>
          <w:cols w:space="708"/>
          <w:docGrid w:linePitch="360"/>
        </w:sectPr>
      </w:pPr>
    </w:p>
    <w:p w14:paraId="226A3994" w14:textId="13A94D70" w:rsidR="00E437BE" w:rsidRPr="0020749A" w:rsidRDefault="00E437BE" w:rsidP="00E437BE">
      <w:pPr>
        <w:pStyle w:val="Bijschrift"/>
        <w:keepNext/>
        <w:rPr>
          <w:lang w:val="en-GB"/>
        </w:rPr>
      </w:pPr>
      <w:r w:rsidRPr="0020749A">
        <w:rPr>
          <w:lang w:val="en-GB"/>
        </w:rPr>
        <w:lastRenderedPageBreak/>
        <w:t xml:space="preserve">Table </w:t>
      </w:r>
      <w:r w:rsidR="000A64B8" w:rsidRPr="0020749A">
        <w:rPr>
          <w:lang w:val="en-GB"/>
        </w:rPr>
        <w:fldChar w:fldCharType="begin"/>
      </w:r>
      <w:r w:rsidR="000A64B8" w:rsidRPr="0020749A">
        <w:rPr>
          <w:lang w:val="en-GB"/>
        </w:rPr>
        <w:instrText xml:space="preserve"> SEQ Table \* ARABIC </w:instrText>
      </w:r>
      <w:r w:rsidR="000A64B8" w:rsidRPr="0020749A">
        <w:rPr>
          <w:lang w:val="en-GB"/>
        </w:rPr>
        <w:fldChar w:fldCharType="separate"/>
      </w:r>
      <w:r w:rsidR="00E73313" w:rsidRPr="0020749A">
        <w:rPr>
          <w:noProof/>
          <w:lang w:val="en-GB"/>
        </w:rPr>
        <w:t>11</w:t>
      </w:r>
      <w:r w:rsidR="000A64B8" w:rsidRPr="0020749A">
        <w:rPr>
          <w:lang w:val="en-GB"/>
        </w:rPr>
        <w:fldChar w:fldCharType="end"/>
      </w:r>
      <w:r w:rsidRPr="0020749A">
        <w:rPr>
          <w:lang w:val="en-GB"/>
        </w:rPr>
        <w:t xml:space="preserve"> Results of second test of the section </w:t>
      </w:r>
      <w:r w:rsidRPr="0020749A">
        <w:rPr>
          <w:i/>
          <w:lang w:val="en-GB"/>
        </w:rPr>
        <w:t>Parvisepalum</w:t>
      </w:r>
      <w:r w:rsidRPr="0020749A">
        <w:rPr>
          <w:lang w:val="en-GB"/>
        </w:rPr>
        <w:t>.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972"/>
        <w:gridCol w:w="1969"/>
        <w:gridCol w:w="1470"/>
        <w:gridCol w:w="1470"/>
        <w:gridCol w:w="1453"/>
        <w:gridCol w:w="1969"/>
        <w:gridCol w:w="1470"/>
        <w:gridCol w:w="1470"/>
      </w:tblGrid>
      <w:tr w:rsidR="00D66199" w:rsidRPr="0020749A" w14:paraId="1E6D7FEE" w14:textId="77777777" w:rsidTr="00D66199">
        <w:trPr>
          <w:trHeight w:val="500"/>
        </w:trPr>
        <w:tc>
          <w:tcPr>
            <w:tcW w:w="0" w:type="auto"/>
            <w:tcBorders>
              <w:top w:val="nil"/>
              <w:left w:val="nil"/>
              <w:bottom w:val="nil"/>
              <w:right w:val="nil"/>
            </w:tcBorders>
            <w:shd w:val="clear" w:color="auto" w:fill="auto"/>
            <w:noWrap/>
            <w:vAlign w:val="bottom"/>
            <w:hideMark/>
          </w:tcPr>
          <w:p w14:paraId="407CDB52" w14:textId="77777777" w:rsidR="00D66199" w:rsidRPr="0020749A" w:rsidRDefault="00D66199" w:rsidP="00D66199">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10F6ADC3" w14:textId="77777777" w:rsidR="00D66199" w:rsidRPr="0020749A" w:rsidRDefault="00D66199" w:rsidP="00D66199">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tcBorders>
              <w:top w:val="nil"/>
              <w:left w:val="single" w:sz="4" w:space="0" w:color="auto"/>
              <w:bottom w:val="nil"/>
              <w:right w:val="nil"/>
            </w:tcBorders>
            <w:shd w:val="clear" w:color="auto" w:fill="auto"/>
            <w:noWrap/>
            <w:vAlign w:val="bottom"/>
            <w:hideMark/>
          </w:tcPr>
          <w:p w14:paraId="6274C491" w14:textId="77777777" w:rsidR="00D66199" w:rsidRPr="0020749A" w:rsidRDefault="00D66199" w:rsidP="00D66199">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gridSpan w:val="2"/>
            <w:tcBorders>
              <w:top w:val="nil"/>
              <w:left w:val="single" w:sz="4" w:space="0" w:color="auto"/>
              <w:bottom w:val="nil"/>
              <w:right w:val="single" w:sz="4" w:space="0" w:color="000000"/>
            </w:tcBorders>
            <w:shd w:val="clear" w:color="auto" w:fill="auto"/>
            <w:noWrap/>
            <w:vAlign w:val="bottom"/>
            <w:hideMark/>
          </w:tcPr>
          <w:p w14:paraId="34A5C764" w14:textId="0A998DE8" w:rsidR="00D66199" w:rsidRPr="0020749A" w:rsidRDefault="00D66199" w:rsidP="00D66199">
            <w:pPr>
              <w:jc w:val="center"/>
              <w:rPr>
                <w:rFonts w:ascii="Calibri" w:eastAsia="Times New Roman" w:hAnsi="Calibri" w:cs="Times New Roman"/>
                <w:b/>
                <w:bCs/>
                <w:sz w:val="32"/>
                <w:szCs w:val="40"/>
                <w:lang w:val="en-GB"/>
              </w:rPr>
            </w:pPr>
            <w:r w:rsidRPr="0020749A">
              <w:rPr>
                <w:rFonts w:ascii="Calibri" w:eastAsia="Times New Roman" w:hAnsi="Calibri" w:cs="Times New Roman"/>
                <w:b/>
                <w:bCs/>
                <w:i/>
                <w:sz w:val="32"/>
                <w:szCs w:val="40"/>
                <w:lang w:val="en-GB"/>
              </w:rPr>
              <w:t>Parvisepalum</w:t>
            </w:r>
            <w:r w:rsidRPr="0020749A">
              <w:rPr>
                <w:rFonts w:ascii="Calibri" w:eastAsia="Times New Roman" w:hAnsi="Calibri" w:cs="Times New Roman"/>
                <w:b/>
                <w:bCs/>
                <w:sz w:val="32"/>
                <w:szCs w:val="40"/>
                <w:lang w:val="en-GB"/>
              </w:rPr>
              <w:t xml:space="preserve"> run2</w:t>
            </w:r>
          </w:p>
        </w:tc>
        <w:tc>
          <w:tcPr>
            <w:tcW w:w="0" w:type="auto"/>
            <w:tcBorders>
              <w:top w:val="nil"/>
              <w:left w:val="nil"/>
              <w:bottom w:val="nil"/>
              <w:right w:val="nil"/>
            </w:tcBorders>
            <w:shd w:val="clear" w:color="auto" w:fill="auto"/>
            <w:noWrap/>
            <w:vAlign w:val="bottom"/>
            <w:hideMark/>
          </w:tcPr>
          <w:p w14:paraId="56DF2390" w14:textId="77777777" w:rsidR="00D66199" w:rsidRPr="0020749A" w:rsidRDefault="00D66199" w:rsidP="00D66199">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tcBorders>
              <w:top w:val="nil"/>
              <w:left w:val="single" w:sz="4" w:space="0" w:color="auto"/>
              <w:bottom w:val="nil"/>
              <w:right w:val="nil"/>
            </w:tcBorders>
            <w:shd w:val="clear" w:color="auto" w:fill="auto"/>
            <w:noWrap/>
            <w:vAlign w:val="bottom"/>
            <w:hideMark/>
          </w:tcPr>
          <w:p w14:paraId="49643C27" w14:textId="77777777" w:rsidR="00D66199" w:rsidRPr="0020749A" w:rsidRDefault="00D66199" w:rsidP="00D66199">
            <w:pPr>
              <w:rPr>
                <w:rFonts w:ascii="Calibri" w:eastAsia="Times New Roman" w:hAnsi="Calibri" w:cs="Times New Roman"/>
                <w:b/>
                <w:bCs/>
                <w:lang w:val="en-GB"/>
              </w:rPr>
            </w:pPr>
            <w:r w:rsidRPr="0020749A">
              <w:rPr>
                <w:rFonts w:ascii="Calibri" w:eastAsia="Times New Roman" w:hAnsi="Calibri" w:cs="Times New Roman"/>
                <w:b/>
                <w:bCs/>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25649324" w14:textId="77777777" w:rsidR="00D66199" w:rsidRPr="0020749A" w:rsidRDefault="00D66199" w:rsidP="00D66199">
            <w:pPr>
              <w:rPr>
                <w:rFonts w:ascii="Calibri" w:eastAsia="Times New Roman" w:hAnsi="Calibri" w:cs="Times New Roman"/>
                <w:b/>
                <w:bCs/>
                <w:lang w:val="en-GB"/>
              </w:rPr>
            </w:pPr>
            <w:r w:rsidRPr="0020749A">
              <w:rPr>
                <w:rFonts w:ascii="Calibri" w:eastAsia="Times New Roman" w:hAnsi="Calibri" w:cs="Times New Roman"/>
                <w:b/>
                <w:bCs/>
                <w:lang w:val="en-GB"/>
              </w:rPr>
              <w:t> </w:t>
            </w:r>
          </w:p>
        </w:tc>
      </w:tr>
      <w:tr w:rsidR="00D66199" w:rsidRPr="0020749A" w14:paraId="0439CB43" w14:textId="77777777" w:rsidTr="00D66199">
        <w:trPr>
          <w:trHeight w:val="300"/>
        </w:trPr>
        <w:tc>
          <w:tcPr>
            <w:tcW w:w="0" w:type="auto"/>
            <w:tcBorders>
              <w:top w:val="nil"/>
              <w:left w:val="nil"/>
              <w:bottom w:val="nil"/>
              <w:right w:val="nil"/>
            </w:tcBorders>
            <w:shd w:val="clear" w:color="auto" w:fill="auto"/>
            <w:noWrap/>
            <w:vAlign w:val="bottom"/>
            <w:hideMark/>
          </w:tcPr>
          <w:p w14:paraId="69D19B9C" w14:textId="77777777" w:rsidR="00D66199" w:rsidRPr="0020749A" w:rsidRDefault="00D66199" w:rsidP="00D66199">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294B9AD2"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547F3A63"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FEFC879"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CEAA200"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70559DE2"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F96D6AC"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78B649CA"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r>
      <w:tr w:rsidR="00D66199" w:rsidRPr="0020749A" w14:paraId="5C4B8032" w14:textId="77777777" w:rsidTr="00D66199">
        <w:trPr>
          <w:trHeight w:val="300"/>
        </w:trPr>
        <w:tc>
          <w:tcPr>
            <w:tcW w:w="0" w:type="auto"/>
            <w:tcBorders>
              <w:top w:val="nil"/>
              <w:left w:val="nil"/>
              <w:bottom w:val="single" w:sz="4" w:space="0" w:color="auto"/>
              <w:right w:val="nil"/>
            </w:tcBorders>
            <w:shd w:val="clear" w:color="auto" w:fill="auto"/>
            <w:noWrap/>
            <w:vAlign w:val="bottom"/>
            <w:hideMark/>
          </w:tcPr>
          <w:p w14:paraId="38378D00" w14:textId="77777777" w:rsidR="00D66199" w:rsidRPr="0020749A" w:rsidRDefault="00D66199" w:rsidP="00D66199">
            <w:pPr>
              <w:rPr>
                <w:rFonts w:ascii="Calibri" w:eastAsia="Times New Roman" w:hAnsi="Calibri" w:cs="Times New Roman"/>
                <w:b/>
                <w:bCs/>
                <w:lang w:val="en-GB"/>
              </w:rPr>
            </w:pPr>
            <w:r w:rsidRPr="0020749A">
              <w:rPr>
                <w:rFonts w:ascii="Calibri" w:eastAsia="Times New Roman" w:hAnsi="Calibri" w:cs="Times New Roman"/>
                <w:b/>
                <w:bCs/>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462913AA" w14:textId="77777777" w:rsidR="00D66199" w:rsidRPr="0020749A" w:rsidRDefault="00D66199" w:rsidP="00D66199">
            <w:pPr>
              <w:jc w:val="right"/>
              <w:rPr>
                <w:rFonts w:ascii="Calibri" w:eastAsia="Times New Roman" w:hAnsi="Calibri" w:cs="Times New Roman"/>
                <w:b/>
                <w:bCs/>
                <w:lang w:val="en-GB"/>
              </w:rPr>
            </w:pPr>
            <w:r w:rsidRPr="0020749A">
              <w:rPr>
                <w:rFonts w:ascii="Calibri" w:eastAsia="Times New Roman" w:hAnsi="Calibri" w:cs="Times New Roman"/>
                <w:b/>
                <w:bCs/>
                <w:lang w:val="en-GB"/>
              </w:rPr>
              <w:t>51</w:t>
            </w:r>
          </w:p>
        </w:tc>
        <w:tc>
          <w:tcPr>
            <w:tcW w:w="0" w:type="auto"/>
            <w:tcBorders>
              <w:top w:val="nil"/>
              <w:left w:val="single" w:sz="4" w:space="0" w:color="auto"/>
              <w:bottom w:val="single" w:sz="4" w:space="0" w:color="auto"/>
              <w:right w:val="nil"/>
            </w:tcBorders>
            <w:shd w:val="clear" w:color="auto" w:fill="auto"/>
            <w:noWrap/>
            <w:vAlign w:val="bottom"/>
            <w:hideMark/>
          </w:tcPr>
          <w:p w14:paraId="30E4325B" w14:textId="77777777" w:rsidR="00D66199" w:rsidRPr="0020749A" w:rsidRDefault="00D66199" w:rsidP="00D66199">
            <w:pPr>
              <w:jc w:val="right"/>
              <w:rPr>
                <w:rFonts w:ascii="Calibri" w:eastAsia="Times New Roman" w:hAnsi="Calibri" w:cs="Times New Roman"/>
                <w:b/>
                <w:bCs/>
                <w:lang w:val="en-GB"/>
              </w:rPr>
            </w:pPr>
            <w:r w:rsidRPr="0020749A">
              <w:rPr>
                <w:rFonts w:ascii="Calibri" w:eastAsia="Times New Roman" w:hAnsi="Calibri" w:cs="Times New Roman"/>
                <w:b/>
                <w:bCs/>
                <w:lang w:val="en-GB"/>
              </w:rPr>
              <w:t>52</w:t>
            </w:r>
          </w:p>
        </w:tc>
        <w:tc>
          <w:tcPr>
            <w:tcW w:w="0" w:type="auto"/>
            <w:tcBorders>
              <w:top w:val="nil"/>
              <w:left w:val="single" w:sz="4" w:space="0" w:color="auto"/>
              <w:bottom w:val="single" w:sz="4" w:space="0" w:color="auto"/>
              <w:right w:val="nil"/>
            </w:tcBorders>
            <w:shd w:val="clear" w:color="auto" w:fill="auto"/>
            <w:noWrap/>
            <w:vAlign w:val="bottom"/>
            <w:hideMark/>
          </w:tcPr>
          <w:p w14:paraId="3D6C9F7B" w14:textId="77777777" w:rsidR="00D66199" w:rsidRPr="0020749A" w:rsidRDefault="00D66199" w:rsidP="00D66199">
            <w:pPr>
              <w:jc w:val="right"/>
              <w:rPr>
                <w:rFonts w:ascii="Calibri" w:eastAsia="Times New Roman" w:hAnsi="Calibri" w:cs="Times New Roman"/>
                <w:b/>
                <w:bCs/>
                <w:lang w:val="en-GB"/>
              </w:rPr>
            </w:pPr>
            <w:r w:rsidRPr="0020749A">
              <w:rPr>
                <w:rFonts w:ascii="Calibri" w:eastAsia="Times New Roman" w:hAnsi="Calibri" w:cs="Times New Roman"/>
                <w:b/>
                <w:bCs/>
                <w:lang w:val="en-GB"/>
              </w:rPr>
              <w:t>53</w:t>
            </w:r>
          </w:p>
        </w:tc>
        <w:tc>
          <w:tcPr>
            <w:tcW w:w="0" w:type="auto"/>
            <w:tcBorders>
              <w:top w:val="nil"/>
              <w:left w:val="single" w:sz="4" w:space="0" w:color="auto"/>
              <w:bottom w:val="single" w:sz="4" w:space="0" w:color="auto"/>
              <w:right w:val="nil"/>
            </w:tcBorders>
            <w:shd w:val="clear" w:color="auto" w:fill="auto"/>
            <w:noWrap/>
            <w:vAlign w:val="bottom"/>
            <w:hideMark/>
          </w:tcPr>
          <w:p w14:paraId="0B2F0409" w14:textId="77777777" w:rsidR="00D66199" w:rsidRPr="0020749A" w:rsidRDefault="00D66199" w:rsidP="00D66199">
            <w:pPr>
              <w:jc w:val="right"/>
              <w:rPr>
                <w:rFonts w:ascii="Calibri" w:eastAsia="Times New Roman" w:hAnsi="Calibri" w:cs="Times New Roman"/>
                <w:b/>
                <w:bCs/>
                <w:lang w:val="en-GB"/>
              </w:rPr>
            </w:pPr>
            <w:r w:rsidRPr="0020749A">
              <w:rPr>
                <w:rFonts w:ascii="Calibri" w:eastAsia="Times New Roman" w:hAnsi="Calibri" w:cs="Times New Roman"/>
                <w:b/>
                <w:bCs/>
                <w:lang w:val="en-GB"/>
              </w:rPr>
              <w:t>54</w:t>
            </w:r>
          </w:p>
        </w:tc>
        <w:tc>
          <w:tcPr>
            <w:tcW w:w="0" w:type="auto"/>
            <w:tcBorders>
              <w:top w:val="nil"/>
              <w:left w:val="single" w:sz="4" w:space="0" w:color="auto"/>
              <w:bottom w:val="single" w:sz="4" w:space="0" w:color="auto"/>
              <w:right w:val="nil"/>
            </w:tcBorders>
            <w:shd w:val="clear" w:color="auto" w:fill="auto"/>
            <w:noWrap/>
            <w:vAlign w:val="bottom"/>
            <w:hideMark/>
          </w:tcPr>
          <w:p w14:paraId="25BA7249" w14:textId="77777777" w:rsidR="00D66199" w:rsidRPr="0020749A" w:rsidRDefault="00D66199" w:rsidP="00D66199">
            <w:pPr>
              <w:jc w:val="right"/>
              <w:rPr>
                <w:rFonts w:ascii="Calibri" w:eastAsia="Times New Roman" w:hAnsi="Calibri" w:cs="Times New Roman"/>
                <w:b/>
                <w:bCs/>
                <w:lang w:val="en-GB"/>
              </w:rPr>
            </w:pPr>
            <w:r w:rsidRPr="0020749A">
              <w:rPr>
                <w:rFonts w:ascii="Calibri" w:eastAsia="Times New Roman" w:hAnsi="Calibri" w:cs="Times New Roman"/>
                <w:b/>
                <w:bCs/>
                <w:lang w:val="en-GB"/>
              </w:rPr>
              <w:t>55</w:t>
            </w:r>
          </w:p>
        </w:tc>
        <w:tc>
          <w:tcPr>
            <w:tcW w:w="0" w:type="auto"/>
            <w:tcBorders>
              <w:top w:val="nil"/>
              <w:left w:val="single" w:sz="4" w:space="0" w:color="auto"/>
              <w:bottom w:val="single" w:sz="4" w:space="0" w:color="auto"/>
              <w:right w:val="nil"/>
            </w:tcBorders>
            <w:shd w:val="clear" w:color="auto" w:fill="auto"/>
            <w:noWrap/>
            <w:vAlign w:val="bottom"/>
            <w:hideMark/>
          </w:tcPr>
          <w:p w14:paraId="7CBF2A04" w14:textId="77777777" w:rsidR="00D66199" w:rsidRPr="0020749A" w:rsidRDefault="00D66199" w:rsidP="00D66199">
            <w:pPr>
              <w:jc w:val="right"/>
              <w:rPr>
                <w:rFonts w:ascii="Calibri" w:eastAsia="Times New Roman" w:hAnsi="Calibri" w:cs="Times New Roman"/>
                <w:b/>
                <w:bCs/>
                <w:lang w:val="en-GB"/>
              </w:rPr>
            </w:pPr>
            <w:r w:rsidRPr="0020749A">
              <w:rPr>
                <w:rFonts w:ascii="Calibri" w:eastAsia="Times New Roman" w:hAnsi="Calibri" w:cs="Times New Roman"/>
                <w:b/>
                <w:bCs/>
                <w:lang w:val="en-GB"/>
              </w:rPr>
              <w:t>56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CBBD0F1" w14:textId="77777777" w:rsidR="00D66199" w:rsidRPr="0020749A" w:rsidRDefault="00D66199" w:rsidP="00D66199">
            <w:pPr>
              <w:jc w:val="right"/>
              <w:rPr>
                <w:rFonts w:ascii="Calibri" w:eastAsia="Times New Roman" w:hAnsi="Calibri" w:cs="Times New Roman"/>
                <w:b/>
                <w:bCs/>
                <w:lang w:val="en-GB"/>
              </w:rPr>
            </w:pPr>
            <w:r w:rsidRPr="0020749A">
              <w:rPr>
                <w:rFonts w:ascii="Calibri" w:eastAsia="Times New Roman" w:hAnsi="Calibri" w:cs="Times New Roman"/>
                <w:b/>
                <w:bCs/>
                <w:lang w:val="en-GB"/>
              </w:rPr>
              <w:t>57</w:t>
            </w:r>
          </w:p>
        </w:tc>
      </w:tr>
      <w:tr w:rsidR="00D66199" w:rsidRPr="0020749A" w14:paraId="454222DD" w14:textId="77777777" w:rsidTr="00D66199">
        <w:trPr>
          <w:trHeight w:val="300"/>
        </w:trPr>
        <w:tc>
          <w:tcPr>
            <w:tcW w:w="0" w:type="auto"/>
            <w:tcBorders>
              <w:top w:val="nil"/>
              <w:left w:val="single" w:sz="4" w:space="0" w:color="auto"/>
              <w:bottom w:val="nil"/>
              <w:right w:val="nil"/>
            </w:tcBorders>
            <w:shd w:val="clear" w:color="auto" w:fill="auto"/>
            <w:noWrap/>
            <w:vAlign w:val="bottom"/>
            <w:hideMark/>
          </w:tcPr>
          <w:p w14:paraId="5781E56A" w14:textId="77777777" w:rsidR="00D66199" w:rsidRPr="0020749A" w:rsidRDefault="00D66199" w:rsidP="00D66199">
            <w:pPr>
              <w:rPr>
                <w:rFonts w:ascii="Calibri" w:eastAsia="Times New Roman" w:hAnsi="Calibri" w:cs="Times New Roman"/>
                <w:b/>
                <w:bCs/>
                <w:lang w:val="en-GB"/>
              </w:rPr>
            </w:pPr>
            <w:r w:rsidRPr="0020749A">
              <w:rPr>
                <w:rFonts w:ascii="Calibri" w:eastAsia="Times New Roman" w:hAnsi="Calibri" w:cs="Times New Roman"/>
                <w:b/>
                <w:bCs/>
                <w:lang w:val="en-GB"/>
              </w:rPr>
              <w:t>Desired Error</w:t>
            </w:r>
          </w:p>
        </w:tc>
        <w:tc>
          <w:tcPr>
            <w:tcW w:w="0" w:type="auto"/>
            <w:tcBorders>
              <w:top w:val="nil"/>
              <w:left w:val="single" w:sz="4" w:space="0" w:color="auto"/>
              <w:bottom w:val="nil"/>
              <w:right w:val="nil"/>
            </w:tcBorders>
            <w:shd w:val="clear" w:color="auto" w:fill="auto"/>
            <w:noWrap/>
            <w:vAlign w:val="bottom"/>
            <w:hideMark/>
          </w:tcPr>
          <w:p w14:paraId="2D4AF8E3" w14:textId="77777777" w:rsidR="00D66199" w:rsidRPr="0020749A" w:rsidRDefault="00D66199" w:rsidP="00D66199">
            <w:pPr>
              <w:jc w:val="right"/>
              <w:rPr>
                <w:rFonts w:ascii="Calibri" w:eastAsia="Times New Roman" w:hAnsi="Calibri" w:cs="Times New Roman"/>
                <w:lang w:val="en-GB"/>
              </w:rPr>
            </w:pPr>
            <w:r w:rsidRPr="0020749A">
              <w:rPr>
                <w:rFonts w:ascii="Calibri" w:eastAsia="Times New Roman" w:hAnsi="Calibri" w:cs="Times New Roman"/>
                <w:lang w:val="en-GB"/>
              </w:rPr>
              <w:t>1,00E-04</w:t>
            </w:r>
          </w:p>
        </w:tc>
        <w:tc>
          <w:tcPr>
            <w:tcW w:w="0" w:type="auto"/>
            <w:tcBorders>
              <w:top w:val="nil"/>
              <w:left w:val="single" w:sz="4" w:space="0" w:color="auto"/>
              <w:bottom w:val="nil"/>
              <w:right w:val="nil"/>
            </w:tcBorders>
            <w:shd w:val="clear" w:color="auto" w:fill="auto"/>
            <w:noWrap/>
            <w:vAlign w:val="bottom"/>
            <w:hideMark/>
          </w:tcPr>
          <w:p w14:paraId="303AED17" w14:textId="77777777" w:rsidR="00D66199" w:rsidRPr="0020749A" w:rsidRDefault="00D66199" w:rsidP="00D66199">
            <w:pPr>
              <w:jc w:val="right"/>
              <w:rPr>
                <w:rFonts w:ascii="Calibri" w:eastAsia="Times New Roman" w:hAnsi="Calibri" w:cs="Times New Roman"/>
                <w:lang w:val="en-GB"/>
              </w:rPr>
            </w:pPr>
            <w:r w:rsidRPr="0020749A">
              <w:rPr>
                <w:rFonts w:ascii="Calibri" w:eastAsia="Times New Roman" w:hAnsi="Calibri" w:cs="Times New Roman"/>
                <w:lang w:val="en-GB"/>
              </w:rPr>
              <w:t>1,00E-05</w:t>
            </w:r>
          </w:p>
        </w:tc>
        <w:tc>
          <w:tcPr>
            <w:tcW w:w="0" w:type="auto"/>
            <w:tcBorders>
              <w:top w:val="nil"/>
              <w:left w:val="single" w:sz="4" w:space="0" w:color="auto"/>
              <w:bottom w:val="nil"/>
              <w:right w:val="nil"/>
            </w:tcBorders>
            <w:shd w:val="clear" w:color="auto" w:fill="auto"/>
            <w:noWrap/>
            <w:vAlign w:val="bottom"/>
            <w:hideMark/>
          </w:tcPr>
          <w:p w14:paraId="5FA64FEA" w14:textId="77777777" w:rsidR="00D66199" w:rsidRPr="0020749A" w:rsidRDefault="00D66199" w:rsidP="00D66199">
            <w:pPr>
              <w:jc w:val="right"/>
              <w:rPr>
                <w:rFonts w:ascii="Calibri" w:eastAsia="Times New Roman" w:hAnsi="Calibri" w:cs="Times New Roman"/>
                <w:lang w:val="en-GB"/>
              </w:rPr>
            </w:pPr>
            <w:r w:rsidRPr="0020749A">
              <w:rPr>
                <w:rFonts w:ascii="Calibri" w:eastAsia="Times New Roman" w:hAnsi="Calibri" w:cs="Times New Roman"/>
                <w:lang w:val="en-GB"/>
              </w:rPr>
              <w:t>1,00E-06</w:t>
            </w:r>
          </w:p>
        </w:tc>
        <w:tc>
          <w:tcPr>
            <w:tcW w:w="0" w:type="auto"/>
            <w:tcBorders>
              <w:top w:val="nil"/>
              <w:left w:val="single" w:sz="4" w:space="0" w:color="auto"/>
              <w:bottom w:val="nil"/>
              <w:right w:val="nil"/>
            </w:tcBorders>
            <w:shd w:val="clear" w:color="auto" w:fill="auto"/>
            <w:noWrap/>
            <w:vAlign w:val="bottom"/>
            <w:hideMark/>
          </w:tcPr>
          <w:p w14:paraId="0A54A591" w14:textId="77777777" w:rsidR="00D66199" w:rsidRPr="0020749A" w:rsidRDefault="00D66199" w:rsidP="00D66199">
            <w:pPr>
              <w:jc w:val="right"/>
              <w:rPr>
                <w:rFonts w:ascii="Calibri" w:eastAsia="Times New Roman" w:hAnsi="Calibri" w:cs="Times New Roman"/>
                <w:lang w:val="en-GB"/>
              </w:rPr>
            </w:pPr>
            <w:r w:rsidRPr="0020749A">
              <w:rPr>
                <w:rFonts w:ascii="Calibri" w:eastAsia="Times New Roman" w:hAnsi="Calibri" w:cs="Times New Roman"/>
                <w:lang w:val="en-GB"/>
              </w:rPr>
              <w:t>1,00E-07</w:t>
            </w:r>
          </w:p>
        </w:tc>
        <w:tc>
          <w:tcPr>
            <w:tcW w:w="0" w:type="auto"/>
            <w:tcBorders>
              <w:top w:val="nil"/>
              <w:left w:val="single" w:sz="4" w:space="0" w:color="auto"/>
              <w:bottom w:val="nil"/>
              <w:right w:val="nil"/>
            </w:tcBorders>
            <w:shd w:val="clear" w:color="auto" w:fill="auto"/>
            <w:noWrap/>
            <w:vAlign w:val="bottom"/>
            <w:hideMark/>
          </w:tcPr>
          <w:p w14:paraId="6C60722E" w14:textId="77777777" w:rsidR="00D66199" w:rsidRPr="0020749A" w:rsidRDefault="00D66199" w:rsidP="00D66199">
            <w:pPr>
              <w:jc w:val="right"/>
              <w:rPr>
                <w:rFonts w:ascii="Calibri" w:eastAsia="Times New Roman" w:hAnsi="Calibri" w:cs="Times New Roman"/>
                <w:lang w:val="en-GB"/>
              </w:rPr>
            </w:pPr>
            <w:r w:rsidRPr="0020749A">
              <w:rPr>
                <w:rFonts w:ascii="Calibri" w:eastAsia="Times New Roman" w:hAnsi="Calibri" w:cs="Times New Roman"/>
                <w:lang w:val="en-GB"/>
              </w:rPr>
              <w:t>1,00E-08</w:t>
            </w:r>
          </w:p>
        </w:tc>
        <w:tc>
          <w:tcPr>
            <w:tcW w:w="0" w:type="auto"/>
            <w:tcBorders>
              <w:top w:val="nil"/>
              <w:left w:val="single" w:sz="4" w:space="0" w:color="auto"/>
              <w:bottom w:val="nil"/>
              <w:right w:val="nil"/>
            </w:tcBorders>
            <w:shd w:val="clear" w:color="auto" w:fill="auto"/>
            <w:noWrap/>
            <w:vAlign w:val="bottom"/>
            <w:hideMark/>
          </w:tcPr>
          <w:p w14:paraId="4B094BFE" w14:textId="77777777" w:rsidR="00D66199" w:rsidRPr="0020749A" w:rsidRDefault="00D66199" w:rsidP="00D66199">
            <w:pPr>
              <w:jc w:val="right"/>
              <w:rPr>
                <w:rFonts w:ascii="Calibri" w:eastAsia="Times New Roman" w:hAnsi="Calibri" w:cs="Times New Roman"/>
                <w:lang w:val="en-GB"/>
              </w:rPr>
            </w:pPr>
            <w:r w:rsidRPr="0020749A">
              <w:rPr>
                <w:rFonts w:ascii="Calibri" w:eastAsia="Times New Roman" w:hAnsi="Calibri" w:cs="Times New Roman"/>
                <w:lang w:val="en-GB"/>
              </w:rPr>
              <w:t>1,00E-09</w:t>
            </w:r>
          </w:p>
        </w:tc>
        <w:tc>
          <w:tcPr>
            <w:tcW w:w="0" w:type="auto"/>
            <w:tcBorders>
              <w:top w:val="nil"/>
              <w:left w:val="single" w:sz="4" w:space="0" w:color="auto"/>
              <w:bottom w:val="nil"/>
              <w:right w:val="single" w:sz="4" w:space="0" w:color="auto"/>
            </w:tcBorders>
            <w:shd w:val="clear" w:color="auto" w:fill="auto"/>
            <w:noWrap/>
            <w:vAlign w:val="bottom"/>
            <w:hideMark/>
          </w:tcPr>
          <w:p w14:paraId="3EB51DB9" w14:textId="77777777" w:rsidR="00D66199" w:rsidRPr="0020749A" w:rsidRDefault="00D66199" w:rsidP="00D66199">
            <w:pPr>
              <w:jc w:val="right"/>
              <w:rPr>
                <w:rFonts w:ascii="Calibri" w:eastAsia="Times New Roman" w:hAnsi="Calibri" w:cs="Times New Roman"/>
                <w:lang w:val="en-GB"/>
              </w:rPr>
            </w:pPr>
            <w:r w:rsidRPr="0020749A">
              <w:rPr>
                <w:rFonts w:ascii="Calibri" w:eastAsia="Times New Roman" w:hAnsi="Calibri" w:cs="Times New Roman"/>
                <w:lang w:val="en-GB"/>
              </w:rPr>
              <w:t>1,00E-10</w:t>
            </w:r>
          </w:p>
        </w:tc>
      </w:tr>
      <w:tr w:rsidR="00D66199" w:rsidRPr="0020749A" w14:paraId="68B2D5CC" w14:textId="77777777" w:rsidTr="00D66199">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5405E44" w14:textId="77777777" w:rsidR="00D66199" w:rsidRPr="0020749A" w:rsidRDefault="00D66199" w:rsidP="00D66199">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Time to classify (s)</w:t>
            </w:r>
          </w:p>
        </w:tc>
        <w:tc>
          <w:tcPr>
            <w:tcW w:w="0" w:type="auto"/>
            <w:tcBorders>
              <w:top w:val="nil"/>
              <w:left w:val="nil"/>
              <w:bottom w:val="single" w:sz="4" w:space="0" w:color="auto"/>
              <w:right w:val="nil"/>
            </w:tcBorders>
            <w:shd w:val="clear" w:color="auto" w:fill="auto"/>
            <w:noWrap/>
            <w:vAlign w:val="bottom"/>
            <w:hideMark/>
          </w:tcPr>
          <w:p w14:paraId="616D1258" w14:textId="77777777" w:rsidR="00D66199" w:rsidRPr="0020749A" w:rsidRDefault="00D66199" w:rsidP="00D66199">
            <w:pPr>
              <w:jc w:val="right"/>
              <w:rPr>
                <w:rFonts w:ascii="Calibri" w:eastAsia="Times New Roman" w:hAnsi="Calibri" w:cs="Times New Roman"/>
                <w:lang w:val="en-GB"/>
              </w:rPr>
            </w:pPr>
            <w:r w:rsidRPr="0020749A">
              <w:rPr>
                <w:rFonts w:ascii="Calibri" w:eastAsia="Times New Roman" w:hAnsi="Calibri" w:cs="Times New Roman"/>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3065AA4A" w14:textId="77777777" w:rsidR="00D66199" w:rsidRPr="0020749A" w:rsidRDefault="00D66199" w:rsidP="00D66199">
            <w:pPr>
              <w:jc w:val="right"/>
              <w:rPr>
                <w:rFonts w:ascii="Calibri" w:eastAsia="Times New Roman" w:hAnsi="Calibri" w:cs="Times New Roman"/>
                <w:lang w:val="en-GB"/>
              </w:rPr>
            </w:pPr>
            <w:r w:rsidRPr="0020749A">
              <w:rPr>
                <w:rFonts w:ascii="Calibri" w:eastAsia="Times New Roman" w:hAnsi="Calibri" w:cs="Times New Roman"/>
                <w:lang w:val="en-GB"/>
              </w:rPr>
              <w:t>14</w:t>
            </w:r>
          </w:p>
        </w:tc>
        <w:tc>
          <w:tcPr>
            <w:tcW w:w="0" w:type="auto"/>
            <w:tcBorders>
              <w:top w:val="nil"/>
              <w:left w:val="single" w:sz="4" w:space="0" w:color="auto"/>
              <w:bottom w:val="single" w:sz="4" w:space="0" w:color="auto"/>
              <w:right w:val="nil"/>
            </w:tcBorders>
            <w:shd w:val="clear" w:color="auto" w:fill="auto"/>
            <w:noWrap/>
            <w:vAlign w:val="bottom"/>
            <w:hideMark/>
          </w:tcPr>
          <w:p w14:paraId="47429713" w14:textId="77777777" w:rsidR="00D66199" w:rsidRPr="0020749A" w:rsidRDefault="00D66199" w:rsidP="00D66199">
            <w:pPr>
              <w:jc w:val="right"/>
              <w:rPr>
                <w:rFonts w:ascii="Calibri" w:eastAsia="Times New Roman" w:hAnsi="Calibri" w:cs="Times New Roman"/>
                <w:lang w:val="en-GB"/>
              </w:rPr>
            </w:pPr>
            <w:r w:rsidRPr="0020749A">
              <w:rPr>
                <w:rFonts w:ascii="Calibri" w:eastAsia="Times New Roman" w:hAnsi="Calibri" w:cs="Times New Roman"/>
                <w:lang w:val="en-GB"/>
              </w:rPr>
              <w:t>14</w:t>
            </w:r>
          </w:p>
        </w:tc>
        <w:tc>
          <w:tcPr>
            <w:tcW w:w="0" w:type="auto"/>
            <w:tcBorders>
              <w:top w:val="nil"/>
              <w:left w:val="single" w:sz="4" w:space="0" w:color="auto"/>
              <w:bottom w:val="single" w:sz="4" w:space="0" w:color="auto"/>
              <w:right w:val="nil"/>
            </w:tcBorders>
            <w:shd w:val="clear" w:color="auto" w:fill="auto"/>
            <w:noWrap/>
            <w:vAlign w:val="bottom"/>
            <w:hideMark/>
          </w:tcPr>
          <w:p w14:paraId="60AA8499" w14:textId="77777777" w:rsidR="00D66199" w:rsidRPr="0020749A" w:rsidRDefault="00D66199" w:rsidP="00D66199">
            <w:pPr>
              <w:jc w:val="right"/>
              <w:rPr>
                <w:rFonts w:ascii="Calibri" w:eastAsia="Times New Roman" w:hAnsi="Calibri" w:cs="Times New Roman"/>
                <w:lang w:val="en-GB"/>
              </w:rPr>
            </w:pPr>
            <w:r w:rsidRPr="0020749A">
              <w:rPr>
                <w:rFonts w:ascii="Calibri" w:eastAsia="Times New Roman" w:hAnsi="Calibri" w:cs="Times New Roman"/>
                <w:lang w:val="en-GB"/>
              </w:rPr>
              <w:t>14</w:t>
            </w:r>
          </w:p>
        </w:tc>
        <w:tc>
          <w:tcPr>
            <w:tcW w:w="0" w:type="auto"/>
            <w:tcBorders>
              <w:top w:val="nil"/>
              <w:left w:val="single" w:sz="4" w:space="0" w:color="auto"/>
              <w:bottom w:val="single" w:sz="4" w:space="0" w:color="auto"/>
              <w:right w:val="nil"/>
            </w:tcBorders>
            <w:shd w:val="clear" w:color="auto" w:fill="auto"/>
            <w:noWrap/>
            <w:vAlign w:val="bottom"/>
            <w:hideMark/>
          </w:tcPr>
          <w:p w14:paraId="08ADD37A" w14:textId="77777777" w:rsidR="00D66199" w:rsidRPr="0020749A" w:rsidRDefault="00D66199" w:rsidP="00D66199">
            <w:pPr>
              <w:jc w:val="right"/>
              <w:rPr>
                <w:rFonts w:ascii="Calibri" w:eastAsia="Times New Roman" w:hAnsi="Calibri" w:cs="Times New Roman"/>
                <w:lang w:val="en-GB"/>
              </w:rPr>
            </w:pPr>
            <w:r w:rsidRPr="0020749A">
              <w:rPr>
                <w:rFonts w:ascii="Calibri" w:eastAsia="Times New Roman" w:hAnsi="Calibri" w:cs="Times New Roman"/>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0F96A665" w14:textId="77777777" w:rsidR="00D66199" w:rsidRPr="0020749A" w:rsidRDefault="00D66199" w:rsidP="00D66199">
            <w:pPr>
              <w:jc w:val="right"/>
              <w:rPr>
                <w:rFonts w:ascii="Calibri" w:eastAsia="Times New Roman" w:hAnsi="Calibri" w:cs="Times New Roman"/>
                <w:lang w:val="en-GB"/>
              </w:rPr>
            </w:pPr>
            <w:r w:rsidRPr="0020749A">
              <w:rPr>
                <w:rFonts w:ascii="Calibri" w:eastAsia="Times New Roman" w:hAnsi="Calibri" w:cs="Times New Roman"/>
                <w:lang w:val="en-GB"/>
              </w:rPr>
              <w:t>14</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17A3793" w14:textId="77777777" w:rsidR="00D66199" w:rsidRPr="0020749A" w:rsidRDefault="00D66199" w:rsidP="00D66199">
            <w:pPr>
              <w:jc w:val="right"/>
              <w:rPr>
                <w:rFonts w:ascii="Calibri" w:eastAsia="Times New Roman" w:hAnsi="Calibri" w:cs="Times New Roman"/>
                <w:lang w:val="en-GB"/>
              </w:rPr>
            </w:pPr>
            <w:r w:rsidRPr="0020749A">
              <w:rPr>
                <w:rFonts w:ascii="Calibri" w:eastAsia="Times New Roman" w:hAnsi="Calibri" w:cs="Times New Roman"/>
                <w:lang w:val="en-GB"/>
              </w:rPr>
              <w:t>14</w:t>
            </w:r>
          </w:p>
        </w:tc>
      </w:tr>
      <w:tr w:rsidR="00D66199" w:rsidRPr="0020749A" w14:paraId="6E2CD56E" w14:textId="77777777" w:rsidTr="00D66199">
        <w:trPr>
          <w:trHeight w:val="300"/>
        </w:trPr>
        <w:tc>
          <w:tcPr>
            <w:tcW w:w="0" w:type="auto"/>
            <w:tcBorders>
              <w:top w:val="nil"/>
              <w:left w:val="nil"/>
              <w:bottom w:val="nil"/>
              <w:right w:val="nil"/>
            </w:tcBorders>
            <w:shd w:val="clear" w:color="auto" w:fill="auto"/>
            <w:noWrap/>
            <w:vAlign w:val="bottom"/>
            <w:hideMark/>
          </w:tcPr>
          <w:p w14:paraId="2FC0D352" w14:textId="22278399" w:rsidR="00D66199" w:rsidRPr="0020749A" w:rsidRDefault="00D66199" w:rsidP="00D66199">
            <w:pPr>
              <w:rPr>
                <w:rFonts w:ascii="Calibri" w:eastAsia="Times New Roman" w:hAnsi="Calibri" w:cs="Times New Roman"/>
                <w:b/>
                <w:lang w:val="en-GB"/>
              </w:rPr>
            </w:pPr>
            <w:r w:rsidRPr="0020749A">
              <w:rPr>
                <w:rFonts w:ascii="Calibri" w:eastAsia="Times New Roman" w:hAnsi="Calibri" w:cs="Times New Roman"/>
                <w:b/>
                <w:lang w:val="en-GB"/>
              </w:rPr>
              <w:t>Picture</w:t>
            </w:r>
          </w:p>
        </w:tc>
        <w:tc>
          <w:tcPr>
            <w:tcW w:w="0" w:type="auto"/>
            <w:tcBorders>
              <w:top w:val="nil"/>
              <w:left w:val="single" w:sz="4" w:space="0" w:color="auto"/>
              <w:bottom w:val="nil"/>
              <w:right w:val="nil"/>
            </w:tcBorders>
            <w:shd w:val="clear" w:color="auto" w:fill="auto"/>
            <w:noWrap/>
            <w:vAlign w:val="bottom"/>
            <w:hideMark/>
          </w:tcPr>
          <w:p w14:paraId="1377ACF6"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7133075F"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DAEB595"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278E886"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337D3CE4"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6695B2FE"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1800B502"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r>
      <w:tr w:rsidR="00D66199" w:rsidRPr="0020749A" w14:paraId="26C2F32C" w14:textId="77777777" w:rsidTr="00D66199">
        <w:trPr>
          <w:trHeight w:val="300"/>
        </w:trPr>
        <w:tc>
          <w:tcPr>
            <w:tcW w:w="0" w:type="auto"/>
            <w:tcBorders>
              <w:top w:val="nil"/>
              <w:left w:val="nil"/>
              <w:bottom w:val="nil"/>
              <w:right w:val="nil"/>
            </w:tcBorders>
            <w:shd w:val="clear" w:color="auto" w:fill="auto"/>
            <w:noWrap/>
            <w:vAlign w:val="bottom"/>
            <w:hideMark/>
          </w:tcPr>
          <w:p w14:paraId="4904D6A5"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armeniacum1</w:t>
            </w:r>
          </w:p>
        </w:tc>
        <w:tc>
          <w:tcPr>
            <w:tcW w:w="0" w:type="auto"/>
            <w:tcBorders>
              <w:top w:val="nil"/>
              <w:left w:val="single" w:sz="4" w:space="0" w:color="auto"/>
              <w:bottom w:val="nil"/>
              <w:right w:val="nil"/>
            </w:tcBorders>
            <w:shd w:val="clear" w:color="000000" w:fill="C6EFCE"/>
            <w:noWrap/>
            <w:vAlign w:val="bottom"/>
            <w:hideMark/>
          </w:tcPr>
          <w:p w14:paraId="59AB512E"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C56385D"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2BD1BC8"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BDF92E3"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B12D006"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BC373E9"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44283B1"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377F4EF7" w14:textId="77777777" w:rsidTr="00D66199">
        <w:trPr>
          <w:trHeight w:val="300"/>
        </w:trPr>
        <w:tc>
          <w:tcPr>
            <w:tcW w:w="0" w:type="auto"/>
            <w:tcBorders>
              <w:top w:val="nil"/>
              <w:left w:val="nil"/>
              <w:bottom w:val="nil"/>
              <w:right w:val="nil"/>
            </w:tcBorders>
            <w:shd w:val="clear" w:color="auto" w:fill="auto"/>
            <w:noWrap/>
            <w:vAlign w:val="bottom"/>
            <w:hideMark/>
          </w:tcPr>
          <w:p w14:paraId="1FF7989B"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armeniacum2_4</w:t>
            </w:r>
          </w:p>
        </w:tc>
        <w:tc>
          <w:tcPr>
            <w:tcW w:w="0" w:type="auto"/>
            <w:tcBorders>
              <w:top w:val="nil"/>
              <w:left w:val="single" w:sz="4" w:space="0" w:color="auto"/>
              <w:bottom w:val="nil"/>
              <w:right w:val="nil"/>
            </w:tcBorders>
            <w:shd w:val="clear" w:color="000000" w:fill="C6EFCE"/>
            <w:noWrap/>
            <w:vAlign w:val="bottom"/>
            <w:hideMark/>
          </w:tcPr>
          <w:p w14:paraId="78A63FEE"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CEF948F"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E22F89C"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EA8372A"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6590C77"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14012A4"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217D627"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629A5284" w14:textId="77777777" w:rsidTr="00D66199">
        <w:trPr>
          <w:trHeight w:val="300"/>
        </w:trPr>
        <w:tc>
          <w:tcPr>
            <w:tcW w:w="0" w:type="auto"/>
            <w:tcBorders>
              <w:top w:val="nil"/>
              <w:left w:val="nil"/>
              <w:bottom w:val="nil"/>
              <w:right w:val="nil"/>
            </w:tcBorders>
            <w:shd w:val="clear" w:color="auto" w:fill="auto"/>
            <w:noWrap/>
            <w:vAlign w:val="bottom"/>
            <w:hideMark/>
          </w:tcPr>
          <w:p w14:paraId="2A0532EF"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armeniacum2_5</w:t>
            </w:r>
          </w:p>
        </w:tc>
        <w:tc>
          <w:tcPr>
            <w:tcW w:w="0" w:type="auto"/>
            <w:tcBorders>
              <w:top w:val="nil"/>
              <w:left w:val="single" w:sz="4" w:space="0" w:color="auto"/>
              <w:bottom w:val="nil"/>
              <w:right w:val="nil"/>
            </w:tcBorders>
            <w:shd w:val="clear" w:color="000000" w:fill="C6EFCE"/>
            <w:noWrap/>
            <w:vAlign w:val="bottom"/>
            <w:hideMark/>
          </w:tcPr>
          <w:p w14:paraId="247FCADA"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595C05F"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D01D8AC"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AE2285B"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1331E39"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11B5197"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015E261"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7E248969" w14:textId="77777777" w:rsidTr="00D66199">
        <w:trPr>
          <w:trHeight w:val="300"/>
        </w:trPr>
        <w:tc>
          <w:tcPr>
            <w:tcW w:w="0" w:type="auto"/>
            <w:tcBorders>
              <w:top w:val="nil"/>
              <w:left w:val="nil"/>
              <w:bottom w:val="nil"/>
              <w:right w:val="nil"/>
            </w:tcBorders>
            <w:shd w:val="clear" w:color="auto" w:fill="auto"/>
            <w:noWrap/>
            <w:vAlign w:val="bottom"/>
            <w:hideMark/>
          </w:tcPr>
          <w:p w14:paraId="555C8365"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armeniacum2_6</w:t>
            </w:r>
          </w:p>
        </w:tc>
        <w:tc>
          <w:tcPr>
            <w:tcW w:w="0" w:type="auto"/>
            <w:tcBorders>
              <w:top w:val="nil"/>
              <w:left w:val="single" w:sz="4" w:space="0" w:color="auto"/>
              <w:bottom w:val="nil"/>
              <w:right w:val="nil"/>
            </w:tcBorders>
            <w:shd w:val="clear" w:color="000000" w:fill="C6EFCE"/>
            <w:noWrap/>
            <w:vAlign w:val="bottom"/>
            <w:hideMark/>
          </w:tcPr>
          <w:p w14:paraId="5929A151"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D1E8249"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678E68A"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7310290"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E3C449F"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92180B2"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5530CF3"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15918204" w14:textId="77777777" w:rsidTr="00D66199">
        <w:trPr>
          <w:trHeight w:val="300"/>
        </w:trPr>
        <w:tc>
          <w:tcPr>
            <w:tcW w:w="0" w:type="auto"/>
            <w:tcBorders>
              <w:top w:val="nil"/>
              <w:left w:val="nil"/>
              <w:bottom w:val="nil"/>
              <w:right w:val="nil"/>
            </w:tcBorders>
            <w:shd w:val="clear" w:color="auto" w:fill="auto"/>
            <w:noWrap/>
            <w:vAlign w:val="bottom"/>
            <w:hideMark/>
          </w:tcPr>
          <w:p w14:paraId="5AB877C1"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armeniacum2_7</w:t>
            </w:r>
          </w:p>
        </w:tc>
        <w:tc>
          <w:tcPr>
            <w:tcW w:w="0" w:type="auto"/>
            <w:tcBorders>
              <w:top w:val="nil"/>
              <w:left w:val="single" w:sz="4" w:space="0" w:color="auto"/>
              <w:bottom w:val="nil"/>
              <w:right w:val="nil"/>
            </w:tcBorders>
            <w:shd w:val="clear" w:color="000000" w:fill="C6EFCE"/>
            <w:noWrap/>
            <w:vAlign w:val="bottom"/>
            <w:hideMark/>
          </w:tcPr>
          <w:p w14:paraId="71D715A1"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365BE9E"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14E9A6D"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F871812"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CB34787"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4CBC97A"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8FD3972"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64ED1B26" w14:textId="77777777" w:rsidTr="00D66199">
        <w:trPr>
          <w:trHeight w:val="300"/>
        </w:trPr>
        <w:tc>
          <w:tcPr>
            <w:tcW w:w="0" w:type="auto"/>
            <w:tcBorders>
              <w:top w:val="nil"/>
              <w:left w:val="nil"/>
              <w:bottom w:val="nil"/>
              <w:right w:val="nil"/>
            </w:tcBorders>
            <w:shd w:val="clear" w:color="auto" w:fill="auto"/>
            <w:noWrap/>
            <w:vAlign w:val="bottom"/>
            <w:hideMark/>
          </w:tcPr>
          <w:p w14:paraId="0A357E64"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armeniacum2_8</w:t>
            </w:r>
          </w:p>
        </w:tc>
        <w:tc>
          <w:tcPr>
            <w:tcW w:w="0" w:type="auto"/>
            <w:tcBorders>
              <w:top w:val="nil"/>
              <w:left w:val="single" w:sz="4" w:space="0" w:color="auto"/>
              <w:bottom w:val="nil"/>
              <w:right w:val="nil"/>
            </w:tcBorders>
            <w:shd w:val="clear" w:color="000000" w:fill="C6EFCE"/>
            <w:noWrap/>
            <w:vAlign w:val="bottom"/>
            <w:hideMark/>
          </w:tcPr>
          <w:p w14:paraId="413E78E0"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4B00C35"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0D11722"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07150F0"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63ADC03"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B1703E2"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CFCAFB2"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3F4BB347" w14:textId="77777777" w:rsidTr="00D66199">
        <w:trPr>
          <w:trHeight w:val="300"/>
        </w:trPr>
        <w:tc>
          <w:tcPr>
            <w:tcW w:w="0" w:type="auto"/>
            <w:tcBorders>
              <w:top w:val="nil"/>
              <w:left w:val="nil"/>
              <w:bottom w:val="nil"/>
              <w:right w:val="nil"/>
            </w:tcBorders>
            <w:shd w:val="clear" w:color="auto" w:fill="auto"/>
            <w:noWrap/>
            <w:vAlign w:val="bottom"/>
            <w:hideMark/>
          </w:tcPr>
          <w:p w14:paraId="773778B0"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delenatii1</w:t>
            </w:r>
          </w:p>
        </w:tc>
        <w:tc>
          <w:tcPr>
            <w:tcW w:w="0" w:type="auto"/>
            <w:tcBorders>
              <w:top w:val="nil"/>
              <w:left w:val="single" w:sz="4" w:space="0" w:color="auto"/>
              <w:bottom w:val="nil"/>
              <w:right w:val="nil"/>
            </w:tcBorders>
            <w:shd w:val="clear" w:color="000000" w:fill="FFEB9C"/>
            <w:noWrap/>
            <w:vAlign w:val="bottom"/>
            <w:hideMark/>
          </w:tcPr>
          <w:p w14:paraId="261DE9C1"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649D67A7"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059E6A02"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29557744"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ECD2972"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FBBC7AB"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51E7A903"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r>
      <w:tr w:rsidR="00D66199" w:rsidRPr="0020749A" w14:paraId="265A5EBE" w14:textId="77777777" w:rsidTr="00D66199">
        <w:trPr>
          <w:trHeight w:val="300"/>
        </w:trPr>
        <w:tc>
          <w:tcPr>
            <w:tcW w:w="0" w:type="auto"/>
            <w:tcBorders>
              <w:top w:val="nil"/>
              <w:left w:val="nil"/>
              <w:bottom w:val="nil"/>
              <w:right w:val="nil"/>
            </w:tcBorders>
            <w:shd w:val="clear" w:color="auto" w:fill="auto"/>
            <w:noWrap/>
            <w:vAlign w:val="bottom"/>
            <w:hideMark/>
          </w:tcPr>
          <w:p w14:paraId="562986CE"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delenatii2_2</w:t>
            </w:r>
          </w:p>
        </w:tc>
        <w:tc>
          <w:tcPr>
            <w:tcW w:w="0" w:type="auto"/>
            <w:tcBorders>
              <w:top w:val="nil"/>
              <w:left w:val="single" w:sz="4" w:space="0" w:color="auto"/>
              <w:bottom w:val="nil"/>
              <w:right w:val="nil"/>
            </w:tcBorders>
            <w:shd w:val="clear" w:color="000000" w:fill="C6EFCE"/>
            <w:noWrap/>
            <w:vAlign w:val="bottom"/>
            <w:hideMark/>
          </w:tcPr>
          <w:p w14:paraId="122568C7"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03148E6"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DC678A5"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20F2AA9"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1AE44B45"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4328608C"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7F0CBA77"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r>
      <w:tr w:rsidR="00D66199" w:rsidRPr="0020749A" w14:paraId="209F7CD6" w14:textId="77777777" w:rsidTr="00D66199">
        <w:trPr>
          <w:trHeight w:val="300"/>
        </w:trPr>
        <w:tc>
          <w:tcPr>
            <w:tcW w:w="0" w:type="auto"/>
            <w:tcBorders>
              <w:top w:val="nil"/>
              <w:left w:val="nil"/>
              <w:bottom w:val="nil"/>
              <w:right w:val="nil"/>
            </w:tcBorders>
            <w:shd w:val="clear" w:color="auto" w:fill="auto"/>
            <w:noWrap/>
            <w:vAlign w:val="bottom"/>
            <w:hideMark/>
          </w:tcPr>
          <w:p w14:paraId="73F16E12"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delenatii2_4</w:t>
            </w:r>
          </w:p>
        </w:tc>
        <w:tc>
          <w:tcPr>
            <w:tcW w:w="0" w:type="auto"/>
            <w:tcBorders>
              <w:top w:val="nil"/>
              <w:left w:val="single" w:sz="4" w:space="0" w:color="auto"/>
              <w:bottom w:val="nil"/>
              <w:right w:val="nil"/>
            </w:tcBorders>
            <w:shd w:val="clear" w:color="000000" w:fill="C6EFCE"/>
            <w:noWrap/>
            <w:vAlign w:val="bottom"/>
            <w:hideMark/>
          </w:tcPr>
          <w:p w14:paraId="10189A95"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AEF0B4A"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F90E275"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44C94C5"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8F4237C"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901FE52"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C868B6D"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66F884EC" w14:textId="77777777" w:rsidTr="00D66199">
        <w:trPr>
          <w:trHeight w:val="300"/>
        </w:trPr>
        <w:tc>
          <w:tcPr>
            <w:tcW w:w="0" w:type="auto"/>
            <w:tcBorders>
              <w:top w:val="nil"/>
              <w:left w:val="nil"/>
              <w:bottom w:val="nil"/>
              <w:right w:val="nil"/>
            </w:tcBorders>
            <w:shd w:val="clear" w:color="auto" w:fill="auto"/>
            <w:noWrap/>
            <w:vAlign w:val="bottom"/>
            <w:hideMark/>
          </w:tcPr>
          <w:p w14:paraId="2184E5FA"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delenatii2_6</w:t>
            </w:r>
          </w:p>
        </w:tc>
        <w:tc>
          <w:tcPr>
            <w:tcW w:w="0" w:type="auto"/>
            <w:tcBorders>
              <w:top w:val="nil"/>
              <w:left w:val="single" w:sz="4" w:space="0" w:color="auto"/>
              <w:bottom w:val="nil"/>
              <w:right w:val="nil"/>
            </w:tcBorders>
            <w:shd w:val="clear" w:color="000000" w:fill="C6EFCE"/>
            <w:noWrap/>
            <w:vAlign w:val="bottom"/>
            <w:hideMark/>
          </w:tcPr>
          <w:p w14:paraId="02775F32"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88BBD8F"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3F3D9DC"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CF9C5A2"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51FA33B"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9C5DDEF"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6DFE8F3"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4E504B93" w14:textId="77777777" w:rsidTr="00D66199">
        <w:trPr>
          <w:trHeight w:val="300"/>
        </w:trPr>
        <w:tc>
          <w:tcPr>
            <w:tcW w:w="0" w:type="auto"/>
            <w:tcBorders>
              <w:top w:val="nil"/>
              <w:left w:val="nil"/>
              <w:bottom w:val="nil"/>
              <w:right w:val="nil"/>
            </w:tcBorders>
            <w:shd w:val="clear" w:color="auto" w:fill="auto"/>
            <w:noWrap/>
            <w:vAlign w:val="bottom"/>
            <w:hideMark/>
          </w:tcPr>
          <w:p w14:paraId="671038FC"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delenatii2</w:t>
            </w:r>
          </w:p>
        </w:tc>
        <w:tc>
          <w:tcPr>
            <w:tcW w:w="0" w:type="auto"/>
            <w:tcBorders>
              <w:top w:val="nil"/>
              <w:left w:val="single" w:sz="4" w:space="0" w:color="auto"/>
              <w:bottom w:val="nil"/>
              <w:right w:val="nil"/>
            </w:tcBorders>
            <w:shd w:val="clear" w:color="000000" w:fill="C6EFCE"/>
            <w:noWrap/>
            <w:vAlign w:val="bottom"/>
            <w:hideMark/>
          </w:tcPr>
          <w:p w14:paraId="746700EC"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E9B54B9"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80E01C5"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C669DC2"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7BF0859"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6B01553"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C2EE693"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034C5404" w14:textId="77777777" w:rsidTr="00D66199">
        <w:trPr>
          <w:trHeight w:val="300"/>
        </w:trPr>
        <w:tc>
          <w:tcPr>
            <w:tcW w:w="0" w:type="auto"/>
            <w:tcBorders>
              <w:top w:val="nil"/>
              <w:left w:val="nil"/>
              <w:bottom w:val="nil"/>
              <w:right w:val="nil"/>
            </w:tcBorders>
            <w:shd w:val="clear" w:color="auto" w:fill="auto"/>
            <w:noWrap/>
            <w:vAlign w:val="bottom"/>
            <w:hideMark/>
          </w:tcPr>
          <w:p w14:paraId="79702CC0"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emersonii1</w:t>
            </w:r>
          </w:p>
        </w:tc>
        <w:tc>
          <w:tcPr>
            <w:tcW w:w="0" w:type="auto"/>
            <w:tcBorders>
              <w:top w:val="nil"/>
              <w:left w:val="single" w:sz="4" w:space="0" w:color="auto"/>
              <w:bottom w:val="nil"/>
              <w:right w:val="nil"/>
            </w:tcBorders>
            <w:shd w:val="clear" w:color="000000" w:fill="FFEB9C"/>
            <w:noWrap/>
            <w:vAlign w:val="bottom"/>
            <w:hideMark/>
          </w:tcPr>
          <w:p w14:paraId="5F71C699" w14:textId="77777777" w:rsidR="00D66199" w:rsidRPr="0020749A" w:rsidRDefault="00D66199" w:rsidP="00D66199">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low:1/3</w:t>
            </w:r>
          </w:p>
        </w:tc>
        <w:tc>
          <w:tcPr>
            <w:tcW w:w="0" w:type="auto"/>
            <w:tcBorders>
              <w:top w:val="nil"/>
              <w:left w:val="single" w:sz="4" w:space="0" w:color="auto"/>
              <w:bottom w:val="nil"/>
              <w:right w:val="nil"/>
            </w:tcBorders>
            <w:shd w:val="clear" w:color="000000" w:fill="C6EFCE"/>
            <w:noWrap/>
            <w:vAlign w:val="bottom"/>
            <w:hideMark/>
          </w:tcPr>
          <w:p w14:paraId="2ADCB75F"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0737E8B"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9CA7BD5"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C7CE"/>
            <w:noWrap/>
            <w:vAlign w:val="bottom"/>
            <w:hideMark/>
          </w:tcPr>
          <w:p w14:paraId="07FD4C0F" w14:textId="77777777" w:rsidR="00D66199" w:rsidRPr="0020749A" w:rsidRDefault="00D66199" w:rsidP="00D66199">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1B5B9F56" w14:textId="77777777" w:rsidR="00D66199" w:rsidRPr="0020749A" w:rsidRDefault="00D66199" w:rsidP="00D66199">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3</w:t>
            </w:r>
          </w:p>
        </w:tc>
        <w:tc>
          <w:tcPr>
            <w:tcW w:w="0" w:type="auto"/>
            <w:tcBorders>
              <w:top w:val="nil"/>
              <w:left w:val="single" w:sz="4" w:space="0" w:color="auto"/>
              <w:bottom w:val="nil"/>
              <w:right w:val="single" w:sz="4" w:space="0" w:color="auto"/>
            </w:tcBorders>
            <w:shd w:val="clear" w:color="000000" w:fill="FFEB9C"/>
            <w:noWrap/>
            <w:vAlign w:val="bottom"/>
            <w:hideMark/>
          </w:tcPr>
          <w:p w14:paraId="24FC6F73"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r>
      <w:tr w:rsidR="00D66199" w:rsidRPr="0020749A" w14:paraId="609B0281" w14:textId="77777777" w:rsidTr="00D66199">
        <w:trPr>
          <w:trHeight w:val="300"/>
        </w:trPr>
        <w:tc>
          <w:tcPr>
            <w:tcW w:w="0" w:type="auto"/>
            <w:tcBorders>
              <w:top w:val="nil"/>
              <w:left w:val="nil"/>
              <w:bottom w:val="nil"/>
              <w:right w:val="nil"/>
            </w:tcBorders>
            <w:shd w:val="clear" w:color="auto" w:fill="auto"/>
            <w:noWrap/>
            <w:vAlign w:val="bottom"/>
            <w:hideMark/>
          </w:tcPr>
          <w:p w14:paraId="223FCAA3"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emersonii2_1</w:t>
            </w:r>
          </w:p>
        </w:tc>
        <w:tc>
          <w:tcPr>
            <w:tcW w:w="0" w:type="auto"/>
            <w:tcBorders>
              <w:top w:val="nil"/>
              <w:left w:val="single" w:sz="4" w:space="0" w:color="auto"/>
              <w:bottom w:val="nil"/>
              <w:right w:val="nil"/>
            </w:tcBorders>
            <w:shd w:val="clear" w:color="000000" w:fill="FFC7CE"/>
            <w:noWrap/>
            <w:vAlign w:val="bottom"/>
            <w:hideMark/>
          </w:tcPr>
          <w:p w14:paraId="044D9701" w14:textId="77777777" w:rsidR="00D66199" w:rsidRPr="0020749A" w:rsidRDefault="00D66199" w:rsidP="00D66199">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2FA6A5EE" w14:textId="77777777" w:rsidR="00D66199" w:rsidRPr="0020749A" w:rsidRDefault="00D66199" w:rsidP="00D66199">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27386784" w14:textId="77777777" w:rsidR="00D66199" w:rsidRPr="0020749A" w:rsidRDefault="00D66199" w:rsidP="00D66199">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39E7F471" w14:textId="77777777" w:rsidR="00D66199" w:rsidRPr="0020749A" w:rsidRDefault="00D66199" w:rsidP="00D66199">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12996374" w14:textId="77777777" w:rsidR="00D66199" w:rsidRPr="0020749A" w:rsidRDefault="00D66199" w:rsidP="00D66199">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218908CC" w14:textId="77777777" w:rsidR="00D66199" w:rsidRPr="0020749A" w:rsidRDefault="00D66199" w:rsidP="00D66199">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3</w:t>
            </w:r>
          </w:p>
        </w:tc>
        <w:tc>
          <w:tcPr>
            <w:tcW w:w="0" w:type="auto"/>
            <w:tcBorders>
              <w:top w:val="nil"/>
              <w:left w:val="single" w:sz="4" w:space="0" w:color="auto"/>
              <w:bottom w:val="nil"/>
              <w:right w:val="single" w:sz="4" w:space="0" w:color="auto"/>
            </w:tcBorders>
            <w:shd w:val="clear" w:color="000000" w:fill="FFC7CE"/>
            <w:noWrap/>
            <w:vAlign w:val="bottom"/>
            <w:hideMark/>
          </w:tcPr>
          <w:p w14:paraId="212341AB" w14:textId="77777777" w:rsidR="00D66199" w:rsidRPr="0020749A" w:rsidRDefault="00D66199" w:rsidP="00D66199">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3</w:t>
            </w:r>
          </w:p>
        </w:tc>
      </w:tr>
      <w:tr w:rsidR="00D66199" w:rsidRPr="0020749A" w14:paraId="2D278D28" w14:textId="77777777" w:rsidTr="00D66199">
        <w:trPr>
          <w:trHeight w:val="300"/>
        </w:trPr>
        <w:tc>
          <w:tcPr>
            <w:tcW w:w="0" w:type="auto"/>
            <w:tcBorders>
              <w:top w:val="nil"/>
              <w:left w:val="nil"/>
              <w:bottom w:val="nil"/>
              <w:right w:val="nil"/>
            </w:tcBorders>
            <w:shd w:val="clear" w:color="auto" w:fill="auto"/>
            <w:noWrap/>
            <w:vAlign w:val="bottom"/>
            <w:hideMark/>
          </w:tcPr>
          <w:p w14:paraId="35BBF059"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emersonii2_3</w:t>
            </w:r>
          </w:p>
        </w:tc>
        <w:tc>
          <w:tcPr>
            <w:tcW w:w="0" w:type="auto"/>
            <w:tcBorders>
              <w:top w:val="nil"/>
              <w:left w:val="single" w:sz="4" w:space="0" w:color="auto"/>
              <w:bottom w:val="nil"/>
              <w:right w:val="nil"/>
            </w:tcBorders>
            <w:shd w:val="clear" w:color="000000" w:fill="FFEB9C"/>
            <w:noWrap/>
            <w:vAlign w:val="bottom"/>
            <w:hideMark/>
          </w:tcPr>
          <w:p w14:paraId="060045E0" w14:textId="77777777" w:rsidR="00D66199" w:rsidRPr="0020749A" w:rsidRDefault="00D66199" w:rsidP="00D66199">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1/3(low)</w:t>
            </w:r>
          </w:p>
        </w:tc>
        <w:tc>
          <w:tcPr>
            <w:tcW w:w="0" w:type="auto"/>
            <w:tcBorders>
              <w:top w:val="nil"/>
              <w:left w:val="single" w:sz="4" w:space="0" w:color="auto"/>
              <w:bottom w:val="nil"/>
              <w:right w:val="nil"/>
            </w:tcBorders>
            <w:shd w:val="clear" w:color="000000" w:fill="C6EFCE"/>
            <w:noWrap/>
            <w:vAlign w:val="bottom"/>
            <w:hideMark/>
          </w:tcPr>
          <w:p w14:paraId="5385570C"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D695BCC"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0DF3854B"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524D3C1A" w14:textId="77777777" w:rsidR="00D66199" w:rsidRPr="0020749A" w:rsidRDefault="00D66199" w:rsidP="00D66199">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3/1</w:t>
            </w:r>
          </w:p>
        </w:tc>
        <w:tc>
          <w:tcPr>
            <w:tcW w:w="0" w:type="auto"/>
            <w:tcBorders>
              <w:top w:val="nil"/>
              <w:left w:val="single" w:sz="4" w:space="0" w:color="auto"/>
              <w:bottom w:val="nil"/>
              <w:right w:val="nil"/>
            </w:tcBorders>
            <w:shd w:val="clear" w:color="000000" w:fill="FFEB9C"/>
            <w:noWrap/>
            <w:vAlign w:val="bottom"/>
            <w:hideMark/>
          </w:tcPr>
          <w:p w14:paraId="78079193" w14:textId="77777777" w:rsidR="00D66199" w:rsidRPr="0020749A" w:rsidRDefault="00D66199" w:rsidP="00D66199">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1/3</w:t>
            </w:r>
          </w:p>
        </w:tc>
        <w:tc>
          <w:tcPr>
            <w:tcW w:w="0" w:type="auto"/>
            <w:tcBorders>
              <w:top w:val="nil"/>
              <w:left w:val="single" w:sz="4" w:space="0" w:color="auto"/>
              <w:bottom w:val="nil"/>
              <w:right w:val="single" w:sz="4" w:space="0" w:color="auto"/>
            </w:tcBorders>
            <w:shd w:val="clear" w:color="000000" w:fill="C6EFCE"/>
            <w:noWrap/>
            <w:vAlign w:val="bottom"/>
            <w:hideMark/>
          </w:tcPr>
          <w:p w14:paraId="5568B654"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24F9C64C" w14:textId="77777777" w:rsidTr="00D66199">
        <w:trPr>
          <w:trHeight w:val="300"/>
        </w:trPr>
        <w:tc>
          <w:tcPr>
            <w:tcW w:w="0" w:type="auto"/>
            <w:tcBorders>
              <w:top w:val="nil"/>
              <w:left w:val="nil"/>
              <w:bottom w:val="nil"/>
              <w:right w:val="nil"/>
            </w:tcBorders>
            <w:shd w:val="clear" w:color="auto" w:fill="auto"/>
            <w:noWrap/>
            <w:vAlign w:val="bottom"/>
            <w:hideMark/>
          </w:tcPr>
          <w:p w14:paraId="615F0CCC"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emersonii2_5</w:t>
            </w:r>
          </w:p>
        </w:tc>
        <w:tc>
          <w:tcPr>
            <w:tcW w:w="0" w:type="auto"/>
            <w:tcBorders>
              <w:top w:val="nil"/>
              <w:left w:val="single" w:sz="4" w:space="0" w:color="auto"/>
              <w:bottom w:val="nil"/>
              <w:right w:val="nil"/>
            </w:tcBorders>
            <w:shd w:val="clear" w:color="000000" w:fill="FFEB9C"/>
            <w:noWrap/>
            <w:vAlign w:val="bottom"/>
            <w:hideMark/>
          </w:tcPr>
          <w:p w14:paraId="167AE313"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03661823"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7EB8AE15"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0DFB64C0"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0054DCD1"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52A7E0D7"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0D698AAD"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06C5D467" w14:textId="77777777" w:rsidTr="00D66199">
        <w:trPr>
          <w:trHeight w:val="300"/>
        </w:trPr>
        <w:tc>
          <w:tcPr>
            <w:tcW w:w="0" w:type="auto"/>
            <w:tcBorders>
              <w:top w:val="nil"/>
              <w:left w:val="nil"/>
              <w:bottom w:val="nil"/>
              <w:right w:val="nil"/>
            </w:tcBorders>
            <w:shd w:val="clear" w:color="auto" w:fill="auto"/>
            <w:noWrap/>
            <w:vAlign w:val="bottom"/>
            <w:hideMark/>
          </w:tcPr>
          <w:p w14:paraId="1D3914F9"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malipoense1</w:t>
            </w:r>
          </w:p>
        </w:tc>
        <w:tc>
          <w:tcPr>
            <w:tcW w:w="0" w:type="auto"/>
            <w:tcBorders>
              <w:top w:val="nil"/>
              <w:left w:val="single" w:sz="4" w:space="0" w:color="auto"/>
              <w:bottom w:val="nil"/>
              <w:right w:val="nil"/>
            </w:tcBorders>
            <w:shd w:val="clear" w:color="000000" w:fill="C6EFCE"/>
            <w:noWrap/>
            <w:vAlign w:val="bottom"/>
            <w:hideMark/>
          </w:tcPr>
          <w:p w14:paraId="31E65340"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6C1479F7" w14:textId="77777777" w:rsidR="00D66199" w:rsidRPr="0020749A" w:rsidRDefault="00D66199" w:rsidP="00D66199">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1/3</w:t>
            </w:r>
          </w:p>
        </w:tc>
        <w:tc>
          <w:tcPr>
            <w:tcW w:w="0" w:type="auto"/>
            <w:tcBorders>
              <w:top w:val="nil"/>
              <w:left w:val="single" w:sz="4" w:space="0" w:color="auto"/>
              <w:bottom w:val="nil"/>
              <w:right w:val="nil"/>
            </w:tcBorders>
            <w:shd w:val="clear" w:color="000000" w:fill="FFEB9C"/>
            <w:noWrap/>
            <w:vAlign w:val="bottom"/>
            <w:hideMark/>
          </w:tcPr>
          <w:p w14:paraId="6897F004"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27DFA9E3"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4A853A89" w14:textId="77777777" w:rsidR="00D66199" w:rsidRPr="0020749A" w:rsidRDefault="00D66199" w:rsidP="00D66199">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3/1(low)</w:t>
            </w:r>
          </w:p>
        </w:tc>
        <w:tc>
          <w:tcPr>
            <w:tcW w:w="0" w:type="auto"/>
            <w:tcBorders>
              <w:top w:val="nil"/>
              <w:left w:val="single" w:sz="4" w:space="0" w:color="auto"/>
              <w:bottom w:val="nil"/>
              <w:right w:val="nil"/>
            </w:tcBorders>
            <w:shd w:val="clear" w:color="000000" w:fill="C6EFCE"/>
            <w:noWrap/>
            <w:vAlign w:val="bottom"/>
            <w:hideMark/>
          </w:tcPr>
          <w:p w14:paraId="74238823"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22A95E9"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20F3F630" w14:textId="77777777" w:rsidTr="00D66199">
        <w:trPr>
          <w:trHeight w:val="300"/>
        </w:trPr>
        <w:tc>
          <w:tcPr>
            <w:tcW w:w="0" w:type="auto"/>
            <w:tcBorders>
              <w:top w:val="nil"/>
              <w:left w:val="nil"/>
              <w:bottom w:val="nil"/>
              <w:right w:val="nil"/>
            </w:tcBorders>
            <w:shd w:val="clear" w:color="auto" w:fill="auto"/>
            <w:noWrap/>
            <w:vAlign w:val="bottom"/>
            <w:hideMark/>
          </w:tcPr>
          <w:p w14:paraId="6E723534"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malipoense2_10</w:t>
            </w:r>
          </w:p>
        </w:tc>
        <w:tc>
          <w:tcPr>
            <w:tcW w:w="0" w:type="auto"/>
            <w:tcBorders>
              <w:top w:val="nil"/>
              <w:left w:val="single" w:sz="4" w:space="0" w:color="auto"/>
              <w:bottom w:val="nil"/>
              <w:right w:val="nil"/>
            </w:tcBorders>
            <w:shd w:val="clear" w:color="000000" w:fill="C6EFCE"/>
            <w:noWrap/>
            <w:vAlign w:val="bottom"/>
            <w:hideMark/>
          </w:tcPr>
          <w:p w14:paraId="2E6FF82A"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89028DE"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D7C9CAB"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0934C06"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DD85E6B"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0AAF95A"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A2CBA4C"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60BF442B" w14:textId="77777777" w:rsidTr="00D66199">
        <w:trPr>
          <w:trHeight w:val="300"/>
        </w:trPr>
        <w:tc>
          <w:tcPr>
            <w:tcW w:w="0" w:type="auto"/>
            <w:tcBorders>
              <w:top w:val="nil"/>
              <w:left w:val="nil"/>
              <w:bottom w:val="nil"/>
              <w:right w:val="nil"/>
            </w:tcBorders>
            <w:shd w:val="clear" w:color="auto" w:fill="auto"/>
            <w:noWrap/>
            <w:vAlign w:val="bottom"/>
            <w:hideMark/>
          </w:tcPr>
          <w:p w14:paraId="4A385D96"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malipoense2_12</w:t>
            </w:r>
          </w:p>
        </w:tc>
        <w:tc>
          <w:tcPr>
            <w:tcW w:w="0" w:type="auto"/>
            <w:tcBorders>
              <w:top w:val="nil"/>
              <w:left w:val="single" w:sz="4" w:space="0" w:color="auto"/>
              <w:bottom w:val="nil"/>
              <w:right w:val="nil"/>
            </w:tcBorders>
            <w:shd w:val="clear" w:color="000000" w:fill="C6EFCE"/>
            <w:noWrap/>
            <w:vAlign w:val="bottom"/>
            <w:hideMark/>
          </w:tcPr>
          <w:p w14:paraId="6F6B2EA3"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DE919AC"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28AE26D"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51D750B"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C7CE"/>
            <w:noWrap/>
            <w:vAlign w:val="bottom"/>
            <w:hideMark/>
          </w:tcPr>
          <w:p w14:paraId="6620142A" w14:textId="77777777" w:rsidR="00D66199" w:rsidRPr="0020749A" w:rsidRDefault="00D66199" w:rsidP="00D66199">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C6EFCE"/>
            <w:noWrap/>
            <w:vAlign w:val="bottom"/>
            <w:hideMark/>
          </w:tcPr>
          <w:p w14:paraId="77B2820B"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633EAB1"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6391823C" w14:textId="77777777" w:rsidTr="00D66199">
        <w:trPr>
          <w:trHeight w:val="300"/>
        </w:trPr>
        <w:tc>
          <w:tcPr>
            <w:tcW w:w="0" w:type="auto"/>
            <w:tcBorders>
              <w:top w:val="nil"/>
              <w:left w:val="nil"/>
              <w:bottom w:val="nil"/>
              <w:right w:val="nil"/>
            </w:tcBorders>
            <w:shd w:val="clear" w:color="auto" w:fill="auto"/>
            <w:noWrap/>
            <w:vAlign w:val="bottom"/>
            <w:hideMark/>
          </w:tcPr>
          <w:p w14:paraId="24A7047B"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malipoense2_14</w:t>
            </w:r>
          </w:p>
        </w:tc>
        <w:tc>
          <w:tcPr>
            <w:tcW w:w="0" w:type="auto"/>
            <w:tcBorders>
              <w:top w:val="nil"/>
              <w:left w:val="single" w:sz="4" w:space="0" w:color="auto"/>
              <w:bottom w:val="nil"/>
              <w:right w:val="nil"/>
            </w:tcBorders>
            <w:shd w:val="clear" w:color="000000" w:fill="C6EFCE"/>
            <w:noWrap/>
            <w:vAlign w:val="bottom"/>
            <w:hideMark/>
          </w:tcPr>
          <w:p w14:paraId="3663BAE0"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B04F533"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83F667D"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334BB5C2"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7A88A020"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673E4DB"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71FA1DE"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2D504C80" w14:textId="77777777" w:rsidTr="00D66199">
        <w:trPr>
          <w:trHeight w:val="300"/>
        </w:trPr>
        <w:tc>
          <w:tcPr>
            <w:tcW w:w="0" w:type="auto"/>
            <w:tcBorders>
              <w:top w:val="nil"/>
              <w:left w:val="nil"/>
              <w:bottom w:val="nil"/>
              <w:right w:val="nil"/>
            </w:tcBorders>
            <w:shd w:val="clear" w:color="auto" w:fill="auto"/>
            <w:noWrap/>
            <w:vAlign w:val="bottom"/>
            <w:hideMark/>
          </w:tcPr>
          <w:p w14:paraId="603E27AA"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malipoense2_16</w:t>
            </w:r>
          </w:p>
        </w:tc>
        <w:tc>
          <w:tcPr>
            <w:tcW w:w="0" w:type="auto"/>
            <w:tcBorders>
              <w:top w:val="nil"/>
              <w:left w:val="single" w:sz="4" w:space="0" w:color="auto"/>
              <w:bottom w:val="nil"/>
              <w:right w:val="nil"/>
            </w:tcBorders>
            <w:shd w:val="clear" w:color="000000" w:fill="C6EFCE"/>
            <w:noWrap/>
            <w:vAlign w:val="bottom"/>
            <w:hideMark/>
          </w:tcPr>
          <w:p w14:paraId="4B8485DD"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61058B6"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C280766"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6B0A042"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100D367"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7BADE92"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6F9842C"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50D87E8F" w14:textId="77777777" w:rsidTr="00D66199">
        <w:trPr>
          <w:trHeight w:val="300"/>
        </w:trPr>
        <w:tc>
          <w:tcPr>
            <w:tcW w:w="0" w:type="auto"/>
            <w:tcBorders>
              <w:top w:val="nil"/>
              <w:left w:val="nil"/>
              <w:bottom w:val="nil"/>
              <w:right w:val="nil"/>
            </w:tcBorders>
            <w:shd w:val="clear" w:color="auto" w:fill="auto"/>
            <w:noWrap/>
            <w:vAlign w:val="bottom"/>
            <w:hideMark/>
          </w:tcPr>
          <w:p w14:paraId="7C938D08"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malipoense2_18</w:t>
            </w:r>
          </w:p>
        </w:tc>
        <w:tc>
          <w:tcPr>
            <w:tcW w:w="0" w:type="auto"/>
            <w:tcBorders>
              <w:top w:val="nil"/>
              <w:left w:val="single" w:sz="4" w:space="0" w:color="auto"/>
              <w:bottom w:val="nil"/>
              <w:right w:val="nil"/>
            </w:tcBorders>
            <w:shd w:val="clear" w:color="000000" w:fill="C6EFCE"/>
            <w:noWrap/>
            <w:vAlign w:val="bottom"/>
            <w:hideMark/>
          </w:tcPr>
          <w:p w14:paraId="4396777F"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E732C42"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375DA1D"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B3D4101"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7F3C596"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DF00001"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B3D1196"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01426598" w14:textId="77777777" w:rsidTr="00D66199">
        <w:trPr>
          <w:trHeight w:val="300"/>
        </w:trPr>
        <w:tc>
          <w:tcPr>
            <w:tcW w:w="0" w:type="auto"/>
            <w:tcBorders>
              <w:top w:val="nil"/>
              <w:left w:val="nil"/>
              <w:bottom w:val="nil"/>
              <w:right w:val="nil"/>
            </w:tcBorders>
            <w:shd w:val="clear" w:color="auto" w:fill="auto"/>
            <w:noWrap/>
            <w:vAlign w:val="bottom"/>
            <w:hideMark/>
          </w:tcPr>
          <w:p w14:paraId="1C7C1057"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malipoense2_2</w:t>
            </w:r>
          </w:p>
        </w:tc>
        <w:tc>
          <w:tcPr>
            <w:tcW w:w="0" w:type="auto"/>
            <w:tcBorders>
              <w:top w:val="nil"/>
              <w:left w:val="single" w:sz="4" w:space="0" w:color="auto"/>
              <w:bottom w:val="nil"/>
              <w:right w:val="nil"/>
            </w:tcBorders>
            <w:shd w:val="clear" w:color="000000" w:fill="C6EFCE"/>
            <w:noWrap/>
            <w:vAlign w:val="bottom"/>
            <w:hideMark/>
          </w:tcPr>
          <w:p w14:paraId="5E8B8BA8"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A7992C2"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4FFF771"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AC47129"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D35F3D5"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9D80639"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F739C5D"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331C4502" w14:textId="77777777" w:rsidTr="00D66199">
        <w:trPr>
          <w:trHeight w:val="300"/>
        </w:trPr>
        <w:tc>
          <w:tcPr>
            <w:tcW w:w="0" w:type="auto"/>
            <w:tcBorders>
              <w:top w:val="nil"/>
              <w:left w:val="nil"/>
              <w:bottom w:val="nil"/>
              <w:right w:val="nil"/>
            </w:tcBorders>
            <w:shd w:val="clear" w:color="auto" w:fill="auto"/>
            <w:noWrap/>
            <w:vAlign w:val="bottom"/>
            <w:hideMark/>
          </w:tcPr>
          <w:p w14:paraId="6B402878"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malipoense2_4</w:t>
            </w:r>
          </w:p>
        </w:tc>
        <w:tc>
          <w:tcPr>
            <w:tcW w:w="0" w:type="auto"/>
            <w:tcBorders>
              <w:top w:val="nil"/>
              <w:left w:val="single" w:sz="4" w:space="0" w:color="auto"/>
              <w:bottom w:val="nil"/>
              <w:right w:val="nil"/>
            </w:tcBorders>
            <w:shd w:val="clear" w:color="000000" w:fill="C6EFCE"/>
            <w:noWrap/>
            <w:vAlign w:val="bottom"/>
            <w:hideMark/>
          </w:tcPr>
          <w:p w14:paraId="175D82E7"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97387F2"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0333950"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82A8935"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2DE7340"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AF80C2F"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8F827D1"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3568DCB6" w14:textId="77777777" w:rsidTr="00D66199">
        <w:trPr>
          <w:trHeight w:val="300"/>
        </w:trPr>
        <w:tc>
          <w:tcPr>
            <w:tcW w:w="0" w:type="auto"/>
            <w:tcBorders>
              <w:top w:val="nil"/>
              <w:left w:val="nil"/>
              <w:bottom w:val="nil"/>
              <w:right w:val="nil"/>
            </w:tcBorders>
            <w:shd w:val="clear" w:color="auto" w:fill="auto"/>
            <w:noWrap/>
            <w:vAlign w:val="bottom"/>
            <w:hideMark/>
          </w:tcPr>
          <w:p w14:paraId="5E902D86"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lastRenderedPageBreak/>
              <w:t>malipoense2_6</w:t>
            </w:r>
          </w:p>
        </w:tc>
        <w:tc>
          <w:tcPr>
            <w:tcW w:w="0" w:type="auto"/>
            <w:tcBorders>
              <w:top w:val="nil"/>
              <w:left w:val="single" w:sz="4" w:space="0" w:color="auto"/>
              <w:bottom w:val="nil"/>
              <w:right w:val="nil"/>
            </w:tcBorders>
            <w:shd w:val="clear" w:color="000000" w:fill="C6EFCE"/>
            <w:noWrap/>
            <w:vAlign w:val="bottom"/>
            <w:hideMark/>
          </w:tcPr>
          <w:p w14:paraId="5C2F58AD"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F69CD60"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8F89E43"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4DC47A2"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1B4DCC9"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286B0B6"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435F79B"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10D67C27" w14:textId="77777777" w:rsidTr="00D66199">
        <w:trPr>
          <w:trHeight w:val="300"/>
        </w:trPr>
        <w:tc>
          <w:tcPr>
            <w:tcW w:w="0" w:type="auto"/>
            <w:tcBorders>
              <w:top w:val="nil"/>
              <w:left w:val="nil"/>
              <w:bottom w:val="nil"/>
              <w:right w:val="nil"/>
            </w:tcBorders>
            <w:shd w:val="clear" w:color="auto" w:fill="auto"/>
            <w:noWrap/>
            <w:vAlign w:val="bottom"/>
            <w:hideMark/>
          </w:tcPr>
          <w:p w14:paraId="12E7FF12"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malipoense2_8</w:t>
            </w:r>
          </w:p>
        </w:tc>
        <w:tc>
          <w:tcPr>
            <w:tcW w:w="0" w:type="auto"/>
            <w:tcBorders>
              <w:top w:val="nil"/>
              <w:left w:val="single" w:sz="4" w:space="0" w:color="auto"/>
              <w:bottom w:val="nil"/>
              <w:right w:val="nil"/>
            </w:tcBorders>
            <w:shd w:val="clear" w:color="000000" w:fill="C6EFCE"/>
            <w:noWrap/>
            <w:vAlign w:val="bottom"/>
            <w:hideMark/>
          </w:tcPr>
          <w:p w14:paraId="69311DEB"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C55AC0C"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DB5FC83"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9A4F13F"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7C7FEE9"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E8B289B"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BA194CE"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1C908426" w14:textId="77777777" w:rsidTr="00D66199">
        <w:trPr>
          <w:trHeight w:val="300"/>
        </w:trPr>
        <w:tc>
          <w:tcPr>
            <w:tcW w:w="0" w:type="auto"/>
            <w:tcBorders>
              <w:top w:val="nil"/>
              <w:left w:val="nil"/>
              <w:bottom w:val="nil"/>
              <w:right w:val="nil"/>
            </w:tcBorders>
            <w:shd w:val="clear" w:color="auto" w:fill="auto"/>
            <w:noWrap/>
            <w:vAlign w:val="bottom"/>
            <w:hideMark/>
          </w:tcPr>
          <w:p w14:paraId="0F65AB6E"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malipoense2</w:t>
            </w:r>
          </w:p>
        </w:tc>
        <w:tc>
          <w:tcPr>
            <w:tcW w:w="0" w:type="auto"/>
            <w:tcBorders>
              <w:top w:val="nil"/>
              <w:left w:val="single" w:sz="4" w:space="0" w:color="auto"/>
              <w:bottom w:val="nil"/>
              <w:right w:val="nil"/>
            </w:tcBorders>
            <w:shd w:val="clear" w:color="000000" w:fill="C6EFCE"/>
            <w:noWrap/>
            <w:vAlign w:val="bottom"/>
            <w:hideMark/>
          </w:tcPr>
          <w:p w14:paraId="4A6E4479"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345A190"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153CF5B"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274698D3"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5A619B10"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D86886E"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D2CD913"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0CE71F0F" w14:textId="77777777" w:rsidTr="00D66199">
        <w:trPr>
          <w:trHeight w:val="300"/>
        </w:trPr>
        <w:tc>
          <w:tcPr>
            <w:tcW w:w="0" w:type="auto"/>
            <w:tcBorders>
              <w:top w:val="nil"/>
              <w:left w:val="nil"/>
              <w:bottom w:val="nil"/>
              <w:right w:val="nil"/>
            </w:tcBorders>
            <w:shd w:val="clear" w:color="auto" w:fill="auto"/>
            <w:noWrap/>
            <w:vAlign w:val="bottom"/>
            <w:hideMark/>
          </w:tcPr>
          <w:p w14:paraId="6F2A5BE6"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malipoense3</w:t>
            </w:r>
          </w:p>
        </w:tc>
        <w:tc>
          <w:tcPr>
            <w:tcW w:w="0" w:type="auto"/>
            <w:tcBorders>
              <w:top w:val="nil"/>
              <w:left w:val="single" w:sz="4" w:space="0" w:color="auto"/>
              <w:bottom w:val="nil"/>
              <w:right w:val="nil"/>
            </w:tcBorders>
            <w:shd w:val="clear" w:color="000000" w:fill="FFEB9C"/>
            <w:noWrap/>
            <w:vAlign w:val="bottom"/>
            <w:hideMark/>
          </w:tcPr>
          <w:p w14:paraId="47148C4D"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7A5748A6"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C7CE"/>
            <w:noWrap/>
            <w:vAlign w:val="bottom"/>
            <w:hideMark/>
          </w:tcPr>
          <w:p w14:paraId="018B10FA" w14:textId="77777777" w:rsidR="00D66199" w:rsidRPr="0020749A" w:rsidRDefault="00D66199" w:rsidP="00D66199">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7</w:t>
            </w:r>
          </w:p>
        </w:tc>
        <w:tc>
          <w:tcPr>
            <w:tcW w:w="0" w:type="auto"/>
            <w:tcBorders>
              <w:top w:val="nil"/>
              <w:left w:val="single" w:sz="4" w:space="0" w:color="auto"/>
              <w:bottom w:val="nil"/>
              <w:right w:val="nil"/>
            </w:tcBorders>
            <w:shd w:val="clear" w:color="000000" w:fill="FFEB9C"/>
            <w:noWrap/>
            <w:vAlign w:val="bottom"/>
            <w:hideMark/>
          </w:tcPr>
          <w:p w14:paraId="4F170649"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4158F297"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C7CE"/>
            <w:noWrap/>
            <w:vAlign w:val="bottom"/>
            <w:hideMark/>
          </w:tcPr>
          <w:p w14:paraId="0C5F6885" w14:textId="77777777" w:rsidR="00D66199" w:rsidRPr="0020749A" w:rsidRDefault="00D66199" w:rsidP="00D66199">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7</w:t>
            </w:r>
          </w:p>
        </w:tc>
        <w:tc>
          <w:tcPr>
            <w:tcW w:w="0" w:type="auto"/>
            <w:tcBorders>
              <w:top w:val="nil"/>
              <w:left w:val="single" w:sz="4" w:space="0" w:color="auto"/>
              <w:bottom w:val="nil"/>
              <w:right w:val="single" w:sz="4" w:space="0" w:color="auto"/>
            </w:tcBorders>
            <w:shd w:val="clear" w:color="000000" w:fill="FFC7CE"/>
            <w:noWrap/>
            <w:vAlign w:val="bottom"/>
            <w:hideMark/>
          </w:tcPr>
          <w:p w14:paraId="43396BBE" w14:textId="77777777" w:rsidR="00D66199" w:rsidRPr="0020749A" w:rsidRDefault="00D66199" w:rsidP="00D66199">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7</w:t>
            </w:r>
          </w:p>
        </w:tc>
      </w:tr>
      <w:tr w:rsidR="00D66199" w:rsidRPr="0020749A" w14:paraId="575A6A42" w14:textId="77777777" w:rsidTr="00D66199">
        <w:trPr>
          <w:trHeight w:val="300"/>
        </w:trPr>
        <w:tc>
          <w:tcPr>
            <w:tcW w:w="0" w:type="auto"/>
            <w:tcBorders>
              <w:top w:val="nil"/>
              <w:left w:val="nil"/>
              <w:bottom w:val="nil"/>
              <w:right w:val="nil"/>
            </w:tcBorders>
            <w:shd w:val="clear" w:color="auto" w:fill="auto"/>
            <w:noWrap/>
            <w:vAlign w:val="bottom"/>
            <w:hideMark/>
          </w:tcPr>
          <w:p w14:paraId="199F3D6C"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micranthum1</w:t>
            </w:r>
          </w:p>
        </w:tc>
        <w:tc>
          <w:tcPr>
            <w:tcW w:w="0" w:type="auto"/>
            <w:tcBorders>
              <w:top w:val="nil"/>
              <w:left w:val="single" w:sz="4" w:space="0" w:color="auto"/>
              <w:bottom w:val="nil"/>
              <w:right w:val="nil"/>
            </w:tcBorders>
            <w:shd w:val="clear" w:color="000000" w:fill="C6EFCE"/>
            <w:noWrap/>
            <w:vAlign w:val="bottom"/>
            <w:hideMark/>
          </w:tcPr>
          <w:p w14:paraId="0D0409D7"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EFA3A05"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090C582"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CF5D117"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D631010"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C6BEBD5"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3434928"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45B0B5D5" w14:textId="77777777" w:rsidTr="00D66199">
        <w:trPr>
          <w:trHeight w:val="300"/>
        </w:trPr>
        <w:tc>
          <w:tcPr>
            <w:tcW w:w="0" w:type="auto"/>
            <w:tcBorders>
              <w:top w:val="nil"/>
              <w:left w:val="nil"/>
              <w:bottom w:val="nil"/>
              <w:right w:val="nil"/>
            </w:tcBorders>
            <w:shd w:val="clear" w:color="auto" w:fill="auto"/>
            <w:noWrap/>
            <w:vAlign w:val="bottom"/>
            <w:hideMark/>
          </w:tcPr>
          <w:p w14:paraId="42AB40F1"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micranthum2_11</w:t>
            </w:r>
          </w:p>
        </w:tc>
        <w:tc>
          <w:tcPr>
            <w:tcW w:w="0" w:type="auto"/>
            <w:tcBorders>
              <w:top w:val="nil"/>
              <w:left w:val="single" w:sz="4" w:space="0" w:color="auto"/>
              <w:bottom w:val="nil"/>
              <w:right w:val="nil"/>
            </w:tcBorders>
            <w:shd w:val="clear" w:color="000000" w:fill="C6EFCE"/>
            <w:noWrap/>
            <w:vAlign w:val="bottom"/>
            <w:hideMark/>
          </w:tcPr>
          <w:p w14:paraId="3EE724A8"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4762955"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41C75BA"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2DD1DDC"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7CF7118"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C3255F9"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2190A65"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556000BB" w14:textId="77777777" w:rsidTr="00D66199">
        <w:trPr>
          <w:trHeight w:val="300"/>
        </w:trPr>
        <w:tc>
          <w:tcPr>
            <w:tcW w:w="0" w:type="auto"/>
            <w:tcBorders>
              <w:top w:val="nil"/>
              <w:left w:val="nil"/>
              <w:bottom w:val="nil"/>
              <w:right w:val="nil"/>
            </w:tcBorders>
            <w:shd w:val="clear" w:color="auto" w:fill="auto"/>
            <w:noWrap/>
            <w:vAlign w:val="bottom"/>
            <w:hideMark/>
          </w:tcPr>
          <w:p w14:paraId="273C9102"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micranthum2_13</w:t>
            </w:r>
          </w:p>
        </w:tc>
        <w:tc>
          <w:tcPr>
            <w:tcW w:w="0" w:type="auto"/>
            <w:tcBorders>
              <w:top w:val="nil"/>
              <w:left w:val="single" w:sz="4" w:space="0" w:color="auto"/>
              <w:bottom w:val="nil"/>
              <w:right w:val="nil"/>
            </w:tcBorders>
            <w:shd w:val="clear" w:color="000000" w:fill="FFEB9C"/>
            <w:noWrap/>
            <w:vAlign w:val="bottom"/>
            <w:hideMark/>
          </w:tcPr>
          <w:p w14:paraId="5993D164"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16D4D71A"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7E4CB7E4"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60378F8D"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4E8AF973"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449099D4"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single" w:sz="4" w:space="0" w:color="auto"/>
            </w:tcBorders>
            <w:shd w:val="clear" w:color="000000" w:fill="FFEB9C"/>
            <w:noWrap/>
            <w:vAlign w:val="bottom"/>
            <w:hideMark/>
          </w:tcPr>
          <w:p w14:paraId="7A6A26D0"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r>
      <w:tr w:rsidR="00D66199" w:rsidRPr="0020749A" w14:paraId="5BF3347F" w14:textId="77777777" w:rsidTr="00D66199">
        <w:trPr>
          <w:trHeight w:val="300"/>
        </w:trPr>
        <w:tc>
          <w:tcPr>
            <w:tcW w:w="0" w:type="auto"/>
            <w:tcBorders>
              <w:top w:val="nil"/>
              <w:left w:val="nil"/>
              <w:bottom w:val="nil"/>
              <w:right w:val="nil"/>
            </w:tcBorders>
            <w:shd w:val="clear" w:color="auto" w:fill="auto"/>
            <w:noWrap/>
            <w:vAlign w:val="bottom"/>
            <w:hideMark/>
          </w:tcPr>
          <w:p w14:paraId="5F08F9D9"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micranthum2_15</w:t>
            </w:r>
          </w:p>
        </w:tc>
        <w:tc>
          <w:tcPr>
            <w:tcW w:w="0" w:type="auto"/>
            <w:tcBorders>
              <w:top w:val="nil"/>
              <w:left w:val="single" w:sz="4" w:space="0" w:color="auto"/>
              <w:bottom w:val="nil"/>
              <w:right w:val="nil"/>
            </w:tcBorders>
            <w:shd w:val="clear" w:color="000000" w:fill="C6EFCE"/>
            <w:noWrap/>
            <w:vAlign w:val="bottom"/>
            <w:hideMark/>
          </w:tcPr>
          <w:p w14:paraId="7665D398"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B735F49"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41B511B"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7034DA1"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4C5E4A5"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6E1488A"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BA88B43"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366C75F5" w14:textId="77777777" w:rsidTr="00D66199">
        <w:trPr>
          <w:trHeight w:val="300"/>
        </w:trPr>
        <w:tc>
          <w:tcPr>
            <w:tcW w:w="0" w:type="auto"/>
            <w:tcBorders>
              <w:top w:val="nil"/>
              <w:left w:val="nil"/>
              <w:bottom w:val="nil"/>
              <w:right w:val="nil"/>
            </w:tcBorders>
            <w:shd w:val="clear" w:color="auto" w:fill="auto"/>
            <w:noWrap/>
            <w:vAlign w:val="bottom"/>
            <w:hideMark/>
          </w:tcPr>
          <w:p w14:paraId="1C31DDF5"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micranthum2_17</w:t>
            </w:r>
          </w:p>
        </w:tc>
        <w:tc>
          <w:tcPr>
            <w:tcW w:w="0" w:type="auto"/>
            <w:tcBorders>
              <w:top w:val="nil"/>
              <w:left w:val="single" w:sz="4" w:space="0" w:color="auto"/>
              <w:bottom w:val="nil"/>
              <w:right w:val="nil"/>
            </w:tcBorders>
            <w:shd w:val="clear" w:color="000000" w:fill="C6EFCE"/>
            <w:noWrap/>
            <w:vAlign w:val="bottom"/>
            <w:hideMark/>
          </w:tcPr>
          <w:p w14:paraId="401CB01C"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79CED2D"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A43AA5E"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0EBBBE1"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E937784"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A5CAF16"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60B5B84E"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726A8468" w14:textId="77777777" w:rsidTr="00D66199">
        <w:trPr>
          <w:trHeight w:val="300"/>
        </w:trPr>
        <w:tc>
          <w:tcPr>
            <w:tcW w:w="0" w:type="auto"/>
            <w:tcBorders>
              <w:top w:val="nil"/>
              <w:left w:val="nil"/>
              <w:bottom w:val="nil"/>
              <w:right w:val="nil"/>
            </w:tcBorders>
            <w:shd w:val="clear" w:color="auto" w:fill="auto"/>
            <w:noWrap/>
            <w:vAlign w:val="bottom"/>
            <w:hideMark/>
          </w:tcPr>
          <w:p w14:paraId="79F607E0"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micranthum2_19</w:t>
            </w:r>
          </w:p>
        </w:tc>
        <w:tc>
          <w:tcPr>
            <w:tcW w:w="0" w:type="auto"/>
            <w:tcBorders>
              <w:top w:val="nil"/>
              <w:left w:val="single" w:sz="4" w:space="0" w:color="auto"/>
              <w:bottom w:val="nil"/>
              <w:right w:val="nil"/>
            </w:tcBorders>
            <w:shd w:val="clear" w:color="000000" w:fill="C6EFCE"/>
            <w:noWrap/>
            <w:vAlign w:val="bottom"/>
            <w:hideMark/>
          </w:tcPr>
          <w:p w14:paraId="6E990E57"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0C80417"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45189CD"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7202DBB"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8871D03"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270D585"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DBC0DCF"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7B853CF3" w14:textId="77777777" w:rsidTr="00D66199">
        <w:trPr>
          <w:trHeight w:val="300"/>
        </w:trPr>
        <w:tc>
          <w:tcPr>
            <w:tcW w:w="0" w:type="auto"/>
            <w:tcBorders>
              <w:top w:val="nil"/>
              <w:left w:val="nil"/>
              <w:bottom w:val="nil"/>
              <w:right w:val="nil"/>
            </w:tcBorders>
            <w:shd w:val="clear" w:color="auto" w:fill="auto"/>
            <w:noWrap/>
            <w:vAlign w:val="bottom"/>
            <w:hideMark/>
          </w:tcPr>
          <w:p w14:paraId="7B668230"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micranthum2_1</w:t>
            </w:r>
          </w:p>
        </w:tc>
        <w:tc>
          <w:tcPr>
            <w:tcW w:w="0" w:type="auto"/>
            <w:tcBorders>
              <w:top w:val="nil"/>
              <w:left w:val="single" w:sz="4" w:space="0" w:color="auto"/>
              <w:bottom w:val="nil"/>
              <w:right w:val="nil"/>
            </w:tcBorders>
            <w:shd w:val="clear" w:color="000000" w:fill="C6EFCE"/>
            <w:noWrap/>
            <w:vAlign w:val="bottom"/>
            <w:hideMark/>
          </w:tcPr>
          <w:p w14:paraId="269D67BF"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Correct(low)</w:t>
            </w:r>
          </w:p>
        </w:tc>
        <w:tc>
          <w:tcPr>
            <w:tcW w:w="0" w:type="auto"/>
            <w:tcBorders>
              <w:top w:val="nil"/>
              <w:left w:val="single" w:sz="4" w:space="0" w:color="auto"/>
              <w:bottom w:val="nil"/>
              <w:right w:val="nil"/>
            </w:tcBorders>
            <w:shd w:val="clear" w:color="000000" w:fill="FFC7CE"/>
            <w:noWrap/>
            <w:vAlign w:val="bottom"/>
            <w:hideMark/>
          </w:tcPr>
          <w:p w14:paraId="7FA1CB0C" w14:textId="77777777" w:rsidR="00D66199" w:rsidRPr="0020749A" w:rsidRDefault="00D66199" w:rsidP="00D66199">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5</w:t>
            </w:r>
          </w:p>
        </w:tc>
        <w:tc>
          <w:tcPr>
            <w:tcW w:w="0" w:type="auto"/>
            <w:tcBorders>
              <w:top w:val="nil"/>
              <w:left w:val="single" w:sz="4" w:space="0" w:color="auto"/>
              <w:bottom w:val="nil"/>
              <w:right w:val="nil"/>
            </w:tcBorders>
            <w:shd w:val="clear" w:color="000000" w:fill="FFC7CE"/>
            <w:noWrap/>
            <w:vAlign w:val="bottom"/>
            <w:hideMark/>
          </w:tcPr>
          <w:p w14:paraId="7CF78231" w14:textId="77777777" w:rsidR="00D66199" w:rsidRPr="0020749A" w:rsidRDefault="00D66199" w:rsidP="00D66199">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6</w:t>
            </w:r>
          </w:p>
        </w:tc>
        <w:tc>
          <w:tcPr>
            <w:tcW w:w="0" w:type="auto"/>
            <w:tcBorders>
              <w:top w:val="nil"/>
              <w:left w:val="single" w:sz="4" w:space="0" w:color="auto"/>
              <w:bottom w:val="nil"/>
              <w:right w:val="nil"/>
            </w:tcBorders>
            <w:shd w:val="clear" w:color="000000" w:fill="C6EFCE"/>
            <w:noWrap/>
            <w:vAlign w:val="bottom"/>
            <w:hideMark/>
          </w:tcPr>
          <w:p w14:paraId="3E4A954D"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E4E7C6B"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407FFB8"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31EA106F"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r>
      <w:tr w:rsidR="00D66199" w:rsidRPr="0020749A" w14:paraId="4F4C8369" w14:textId="77777777" w:rsidTr="00D66199">
        <w:trPr>
          <w:trHeight w:val="300"/>
        </w:trPr>
        <w:tc>
          <w:tcPr>
            <w:tcW w:w="0" w:type="auto"/>
            <w:tcBorders>
              <w:top w:val="nil"/>
              <w:left w:val="nil"/>
              <w:bottom w:val="nil"/>
              <w:right w:val="nil"/>
            </w:tcBorders>
            <w:shd w:val="clear" w:color="auto" w:fill="auto"/>
            <w:noWrap/>
            <w:vAlign w:val="bottom"/>
            <w:hideMark/>
          </w:tcPr>
          <w:p w14:paraId="4180332F"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micranthum2_21</w:t>
            </w:r>
          </w:p>
        </w:tc>
        <w:tc>
          <w:tcPr>
            <w:tcW w:w="0" w:type="auto"/>
            <w:tcBorders>
              <w:top w:val="nil"/>
              <w:left w:val="single" w:sz="4" w:space="0" w:color="auto"/>
              <w:bottom w:val="nil"/>
              <w:right w:val="nil"/>
            </w:tcBorders>
            <w:shd w:val="clear" w:color="000000" w:fill="C6EFCE"/>
            <w:noWrap/>
            <w:vAlign w:val="bottom"/>
            <w:hideMark/>
          </w:tcPr>
          <w:p w14:paraId="6E38641E"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465CF22"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0C8051F"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47951D3"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D44E424"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6F126C6"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C6950C5"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2E4CBD65" w14:textId="77777777" w:rsidTr="00D66199">
        <w:trPr>
          <w:trHeight w:val="300"/>
        </w:trPr>
        <w:tc>
          <w:tcPr>
            <w:tcW w:w="0" w:type="auto"/>
            <w:tcBorders>
              <w:top w:val="nil"/>
              <w:left w:val="nil"/>
              <w:bottom w:val="nil"/>
              <w:right w:val="nil"/>
            </w:tcBorders>
            <w:shd w:val="clear" w:color="auto" w:fill="auto"/>
            <w:noWrap/>
            <w:vAlign w:val="bottom"/>
            <w:hideMark/>
          </w:tcPr>
          <w:p w14:paraId="455A37EC"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micranthum2_3</w:t>
            </w:r>
          </w:p>
        </w:tc>
        <w:tc>
          <w:tcPr>
            <w:tcW w:w="0" w:type="auto"/>
            <w:tcBorders>
              <w:top w:val="nil"/>
              <w:left w:val="single" w:sz="4" w:space="0" w:color="auto"/>
              <w:bottom w:val="nil"/>
              <w:right w:val="nil"/>
            </w:tcBorders>
            <w:shd w:val="clear" w:color="000000" w:fill="C6EFCE"/>
            <w:noWrap/>
            <w:vAlign w:val="bottom"/>
            <w:hideMark/>
          </w:tcPr>
          <w:p w14:paraId="31203E57"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D044EC5"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94EBA20"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C47404F"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47AD2A5"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6EFC369"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72840DB"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426DD378" w14:textId="77777777" w:rsidTr="00D66199">
        <w:trPr>
          <w:trHeight w:val="300"/>
        </w:trPr>
        <w:tc>
          <w:tcPr>
            <w:tcW w:w="0" w:type="auto"/>
            <w:tcBorders>
              <w:top w:val="nil"/>
              <w:left w:val="nil"/>
              <w:bottom w:val="nil"/>
              <w:right w:val="nil"/>
            </w:tcBorders>
            <w:shd w:val="clear" w:color="auto" w:fill="auto"/>
            <w:noWrap/>
            <w:vAlign w:val="bottom"/>
            <w:hideMark/>
          </w:tcPr>
          <w:p w14:paraId="510A8922"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micranthum2_5</w:t>
            </w:r>
          </w:p>
        </w:tc>
        <w:tc>
          <w:tcPr>
            <w:tcW w:w="0" w:type="auto"/>
            <w:tcBorders>
              <w:top w:val="nil"/>
              <w:left w:val="single" w:sz="4" w:space="0" w:color="auto"/>
              <w:bottom w:val="nil"/>
              <w:right w:val="nil"/>
            </w:tcBorders>
            <w:shd w:val="clear" w:color="000000" w:fill="FFEB9C"/>
            <w:noWrap/>
            <w:vAlign w:val="bottom"/>
            <w:hideMark/>
          </w:tcPr>
          <w:p w14:paraId="1C3BB518"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C7CE"/>
            <w:noWrap/>
            <w:vAlign w:val="bottom"/>
            <w:hideMark/>
          </w:tcPr>
          <w:p w14:paraId="399F2818" w14:textId="77777777" w:rsidR="00D66199" w:rsidRPr="0020749A" w:rsidRDefault="00D66199" w:rsidP="00D66199">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7</w:t>
            </w:r>
          </w:p>
        </w:tc>
        <w:tc>
          <w:tcPr>
            <w:tcW w:w="0" w:type="auto"/>
            <w:tcBorders>
              <w:top w:val="nil"/>
              <w:left w:val="single" w:sz="4" w:space="0" w:color="auto"/>
              <w:bottom w:val="nil"/>
              <w:right w:val="nil"/>
            </w:tcBorders>
            <w:shd w:val="clear" w:color="000000" w:fill="FFEB9C"/>
            <w:noWrap/>
            <w:vAlign w:val="bottom"/>
            <w:hideMark/>
          </w:tcPr>
          <w:p w14:paraId="29D1FA69"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778051E0"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10D20660"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644B3810"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single" w:sz="4" w:space="0" w:color="auto"/>
            </w:tcBorders>
            <w:shd w:val="clear" w:color="000000" w:fill="FFEB9C"/>
            <w:noWrap/>
            <w:vAlign w:val="bottom"/>
            <w:hideMark/>
          </w:tcPr>
          <w:p w14:paraId="34B29794" w14:textId="77777777" w:rsidR="00D66199" w:rsidRPr="0020749A" w:rsidRDefault="00D66199" w:rsidP="00D66199">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3/1</w:t>
            </w:r>
          </w:p>
        </w:tc>
      </w:tr>
      <w:tr w:rsidR="00D66199" w:rsidRPr="0020749A" w14:paraId="003BECB5" w14:textId="77777777" w:rsidTr="00D66199">
        <w:trPr>
          <w:trHeight w:val="300"/>
        </w:trPr>
        <w:tc>
          <w:tcPr>
            <w:tcW w:w="0" w:type="auto"/>
            <w:tcBorders>
              <w:top w:val="nil"/>
              <w:left w:val="nil"/>
              <w:bottom w:val="nil"/>
              <w:right w:val="nil"/>
            </w:tcBorders>
            <w:shd w:val="clear" w:color="auto" w:fill="auto"/>
            <w:noWrap/>
            <w:vAlign w:val="bottom"/>
            <w:hideMark/>
          </w:tcPr>
          <w:p w14:paraId="0A56801C"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micranthum2_7</w:t>
            </w:r>
          </w:p>
        </w:tc>
        <w:tc>
          <w:tcPr>
            <w:tcW w:w="0" w:type="auto"/>
            <w:tcBorders>
              <w:top w:val="nil"/>
              <w:left w:val="single" w:sz="4" w:space="0" w:color="auto"/>
              <w:bottom w:val="nil"/>
              <w:right w:val="nil"/>
            </w:tcBorders>
            <w:shd w:val="clear" w:color="000000" w:fill="C6EFCE"/>
            <w:noWrap/>
            <w:vAlign w:val="bottom"/>
            <w:hideMark/>
          </w:tcPr>
          <w:p w14:paraId="337D59A9"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AE577AB"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02CBBB5"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F29C779"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0D65A0F"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A499EEF"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562F41E"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Correct(low)</w:t>
            </w:r>
          </w:p>
        </w:tc>
      </w:tr>
      <w:tr w:rsidR="00D66199" w:rsidRPr="0020749A" w14:paraId="717F8590" w14:textId="77777777" w:rsidTr="00D66199">
        <w:trPr>
          <w:trHeight w:val="300"/>
        </w:trPr>
        <w:tc>
          <w:tcPr>
            <w:tcW w:w="0" w:type="auto"/>
            <w:tcBorders>
              <w:top w:val="nil"/>
              <w:left w:val="nil"/>
              <w:bottom w:val="nil"/>
              <w:right w:val="nil"/>
            </w:tcBorders>
            <w:shd w:val="clear" w:color="auto" w:fill="auto"/>
            <w:noWrap/>
            <w:vAlign w:val="bottom"/>
            <w:hideMark/>
          </w:tcPr>
          <w:p w14:paraId="15F48C03"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micranthum2_9</w:t>
            </w:r>
          </w:p>
        </w:tc>
        <w:tc>
          <w:tcPr>
            <w:tcW w:w="0" w:type="auto"/>
            <w:tcBorders>
              <w:top w:val="nil"/>
              <w:left w:val="single" w:sz="4" w:space="0" w:color="auto"/>
              <w:bottom w:val="nil"/>
              <w:right w:val="nil"/>
            </w:tcBorders>
            <w:shd w:val="clear" w:color="000000" w:fill="C6EFCE"/>
            <w:noWrap/>
            <w:vAlign w:val="bottom"/>
            <w:hideMark/>
          </w:tcPr>
          <w:p w14:paraId="61AC01AB"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EC8D645"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9D0D642"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BB8567F"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9DB5300"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E0C136C"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051E9B4"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315C3E1C" w14:textId="77777777" w:rsidTr="00D66199">
        <w:trPr>
          <w:trHeight w:val="300"/>
        </w:trPr>
        <w:tc>
          <w:tcPr>
            <w:tcW w:w="0" w:type="auto"/>
            <w:tcBorders>
              <w:top w:val="nil"/>
              <w:left w:val="nil"/>
              <w:bottom w:val="nil"/>
              <w:right w:val="nil"/>
            </w:tcBorders>
            <w:shd w:val="clear" w:color="auto" w:fill="auto"/>
            <w:noWrap/>
            <w:vAlign w:val="bottom"/>
            <w:hideMark/>
          </w:tcPr>
          <w:p w14:paraId="4433EA16"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micranthum2</w:t>
            </w:r>
          </w:p>
        </w:tc>
        <w:tc>
          <w:tcPr>
            <w:tcW w:w="0" w:type="auto"/>
            <w:tcBorders>
              <w:top w:val="nil"/>
              <w:left w:val="single" w:sz="4" w:space="0" w:color="auto"/>
              <w:bottom w:val="nil"/>
              <w:right w:val="nil"/>
            </w:tcBorders>
            <w:shd w:val="clear" w:color="000000" w:fill="C6EFCE"/>
            <w:noWrap/>
            <w:vAlign w:val="bottom"/>
            <w:hideMark/>
          </w:tcPr>
          <w:p w14:paraId="16A822BD"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B4970D8"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C7CE"/>
            <w:noWrap/>
            <w:vAlign w:val="bottom"/>
            <w:hideMark/>
          </w:tcPr>
          <w:p w14:paraId="5B7AF38C" w14:textId="77777777" w:rsidR="00D66199" w:rsidRPr="0020749A" w:rsidRDefault="00D66199" w:rsidP="00D66199">
            <w:pPr>
              <w:rPr>
                <w:rFonts w:ascii="Calibri" w:eastAsia="Times New Roman" w:hAnsi="Calibri" w:cs="Times New Roman"/>
                <w:color w:val="9C0006"/>
                <w:lang w:val="en-GB"/>
              </w:rPr>
            </w:pPr>
            <w:r w:rsidRPr="0020749A">
              <w:rPr>
                <w:rFonts w:ascii="Calibri" w:eastAsia="Times New Roman" w:hAnsi="Calibri" w:cs="Times New Roman"/>
                <w:color w:val="9C0006"/>
                <w:lang w:val="en-GB"/>
              </w:rPr>
              <w:t>Incorrect 4</w:t>
            </w:r>
          </w:p>
        </w:tc>
        <w:tc>
          <w:tcPr>
            <w:tcW w:w="0" w:type="auto"/>
            <w:tcBorders>
              <w:top w:val="nil"/>
              <w:left w:val="single" w:sz="4" w:space="0" w:color="auto"/>
              <w:bottom w:val="nil"/>
              <w:right w:val="nil"/>
            </w:tcBorders>
            <w:shd w:val="clear" w:color="000000" w:fill="C6EFCE"/>
            <w:noWrap/>
            <w:vAlign w:val="bottom"/>
            <w:hideMark/>
          </w:tcPr>
          <w:p w14:paraId="16DE1CFA"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620A5180" w14:textId="77777777" w:rsidR="00D66199" w:rsidRPr="0020749A" w:rsidRDefault="00D66199" w:rsidP="00D66199">
            <w:pPr>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40E57B8F"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EC1F18B"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49E5BF0A" w14:textId="77777777" w:rsidTr="00D66199">
        <w:trPr>
          <w:trHeight w:val="300"/>
        </w:trPr>
        <w:tc>
          <w:tcPr>
            <w:tcW w:w="0" w:type="auto"/>
            <w:tcBorders>
              <w:top w:val="nil"/>
              <w:left w:val="nil"/>
              <w:bottom w:val="nil"/>
              <w:right w:val="nil"/>
            </w:tcBorders>
            <w:shd w:val="clear" w:color="auto" w:fill="auto"/>
            <w:noWrap/>
            <w:vAlign w:val="bottom"/>
            <w:hideMark/>
          </w:tcPr>
          <w:p w14:paraId="3AC77F21"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micranthum3</w:t>
            </w:r>
          </w:p>
        </w:tc>
        <w:tc>
          <w:tcPr>
            <w:tcW w:w="0" w:type="auto"/>
            <w:tcBorders>
              <w:top w:val="nil"/>
              <w:left w:val="single" w:sz="4" w:space="0" w:color="auto"/>
              <w:bottom w:val="nil"/>
              <w:right w:val="nil"/>
            </w:tcBorders>
            <w:shd w:val="clear" w:color="000000" w:fill="C6EFCE"/>
            <w:noWrap/>
            <w:vAlign w:val="bottom"/>
            <w:hideMark/>
          </w:tcPr>
          <w:p w14:paraId="1264EF5B"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53F2BC8"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237F7A90" w14:textId="77777777" w:rsidR="00D66199" w:rsidRPr="0020749A" w:rsidRDefault="00D66199" w:rsidP="00D66199">
            <w:pPr>
              <w:rPr>
                <w:rFonts w:ascii="Calibri" w:eastAsia="Times New Roman" w:hAnsi="Calibri" w:cs="Times New Roman"/>
                <w:color w:val="008000"/>
                <w:lang w:val="en-GB"/>
              </w:rPr>
            </w:pPr>
            <w:r w:rsidRPr="0020749A">
              <w:rPr>
                <w:rFonts w:ascii="Calibri" w:eastAsia="Times New Roman" w:hAnsi="Calibri" w:cs="Times New Roman"/>
                <w:color w:val="008000"/>
                <w:lang w:val="en-GB"/>
              </w:rPr>
              <w:t>Unknown 1/4</w:t>
            </w:r>
          </w:p>
        </w:tc>
        <w:tc>
          <w:tcPr>
            <w:tcW w:w="0" w:type="auto"/>
            <w:tcBorders>
              <w:top w:val="nil"/>
              <w:left w:val="single" w:sz="4" w:space="0" w:color="auto"/>
              <w:bottom w:val="nil"/>
              <w:right w:val="nil"/>
            </w:tcBorders>
            <w:shd w:val="clear" w:color="000000" w:fill="C6EFCE"/>
            <w:noWrap/>
            <w:vAlign w:val="bottom"/>
            <w:hideMark/>
          </w:tcPr>
          <w:p w14:paraId="6C8DB728"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3B8795D"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71493C4"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B759BC5" w14:textId="77777777" w:rsidR="00D66199" w:rsidRPr="0020749A" w:rsidRDefault="00D66199" w:rsidP="00D66199">
            <w:pPr>
              <w:rPr>
                <w:rFonts w:ascii="Calibri" w:eastAsia="Times New Roman" w:hAnsi="Calibri" w:cs="Times New Roman"/>
                <w:color w:val="006100"/>
                <w:lang w:val="en-GB"/>
              </w:rPr>
            </w:pPr>
            <w:r w:rsidRPr="0020749A">
              <w:rPr>
                <w:rFonts w:ascii="Calibri" w:eastAsia="Times New Roman" w:hAnsi="Calibri" w:cs="Times New Roman"/>
                <w:color w:val="006100"/>
                <w:lang w:val="en-GB"/>
              </w:rPr>
              <w:t>Correct</w:t>
            </w:r>
          </w:p>
        </w:tc>
      </w:tr>
      <w:tr w:rsidR="00D66199" w:rsidRPr="0020749A" w14:paraId="2FE58F00" w14:textId="77777777" w:rsidTr="00D66199">
        <w:trPr>
          <w:trHeight w:val="300"/>
        </w:trPr>
        <w:tc>
          <w:tcPr>
            <w:tcW w:w="0" w:type="auto"/>
            <w:tcBorders>
              <w:top w:val="nil"/>
              <w:left w:val="nil"/>
              <w:bottom w:val="nil"/>
              <w:right w:val="nil"/>
            </w:tcBorders>
            <w:shd w:val="clear" w:color="auto" w:fill="auto"/>
            <w:noWrap/>
            <w:vAlign w:val="bottom"/>
            <w:hideMark/>
          </w:tcPr>
          <w:p w14:paraId="0DDEC0BF" w14:textId="60F040F9" w:rsidR="00D66199" w:rsidRPr="0020749A" w:rsidRDefault="00D66199" w:rsidP="00D66199">
            <w:pPr>
              <w:rPr>
                <w:rFonts w:ascii="Calibri" w:eastAsia="Times New Roman" w:hAnsi="Calibri" w:cs="Times New Roman"/>
                <w:b/>
                <w:lang w:val="en-GB"/>
              </w:rPr>
            </w:pPr>
            <w:r w:rsidRPr="0020749A">
              <w:rPr>
                <w:rFonts w:ascii="Calibri" w:eastAsia="Times New Roman" w:hAnsi="Calibri" w:cs="Times New Roman"/>
                <w:b/>
                <w:lang w:val="en-GB"/>
              </w:rPr>
              <w:t>Picture</w:t>
            </w:r>
          </w:p>
        </w:tc>
        <w:tc>
          <w:tcPr>
            <w:tcW w:w="0" w:type="auto"/>
            <w:tcBorders>
              <w:top w:val="nil"/>
              <w:left w:val="single" w:sz="4" w:space="0" w:color="auto"/>
              <w:bottom w:val="nil"/>
              <w:right w:val="nil"/>
            </w:tcBorders>
            <w:shd w:val="clear" w:color="auto" w:fill="auto"/>
            <w:noWrap/>
            <w:vAlign w:val="bottom"/>
            <w:hideMark/>
          </w:tcPr>
          <w:p w14:paraId="35951842" w14:textId="2CBFDCA4" w:rsidR="00D66199" w:rsidRPr="0020749A" w:rsidRDefault="00D66199" w:rsidP="00D66199">
            <w:pPr>
              <w:rPr>
                <w:rFonts w:ascii="Calibri" w:eastAsia="Times New Roman" w:hAnsi="Calibri" w:cs="Times New Roman"/>
                <w:b/>
                <w:lang w:val="en-GB"/>
              </w:rPr>
            </w:pPr>
            <w:r w:rsidRPr="0020749A">
              <w:rPr>
                <w:rFonts w:ascii="Calibri" w:eastAsia="Times New Roman" w:hAnsi="Calibri" w:cs="Times New Roman"/>
                <w:b/>
                <w:lang w:val="en-GB"/>
              </w:rPr>
              <w:t>51</w:t>
            </w:r>
          </w:p>
        </w:tc>
        <w:tc>
          <w:tcPr>
            <w:tcW w:w="0" w:type="auto"/>
            <w:tcBorders>
              <w:top w:val="nil"/>
              <w:left w:val="single" w:sz="4" w:space="0" w:color="auto"/>
              <w:bottom w:val="nil"/>
              <w:right w:val="nil"/>
            </w:tcBorders>
            <w:shd w:val="clear" w:color="auto" w:fill="auto"/>
            <w:noWrap/>
            <w:vAlign w:val="bottom"/>
            <w:hideMark/>
          </w:tcPr>
          <w:p w14:paraId="33D070A6" w14:textId="712438DA" w:rsidR="00D66199" w:rsidRPr="0020749A" w:rsidRDefault="00D66199" w:rsidP="00D66199">
            <w:pPr>
              <w:rPr>
                <w:rFonts w:ascii="Calibri" w:eastAsia="Times New Roman" w:hAnsi="Calibri" w:cs="Times New Roman"/>
                <w:b/>
                <w:lang w:val="en-GB"/>
              </w:rPr>
            </w:pPr>
            <w:r w:rsidRPr="0020749A">
              <w:rPr>
                <w:rFonts w:ascii="Calibri" w:eastAsia="Times New Roman" w:hAnsi="Calibri" w:cs="Times New Roman"/>
                <w:b/>
                <w:lang w:val="en-GB"/>
              </w:rPr>
              <w:t>52</w:t>
            </w:r>
          </w:p>
        </w:tc>
        <w:tc>
          <w:tcPr>
            <w:tcW w:w="0" w:type="auto"/>
            <w:tcBorders>
              <w:top w:val="nil"/>
              <w:left w:val="single" w:sz="4" w:space="0" w:color="auto"/>
              <w:bottom w:val="nil"/>
              <w:right w:val="nil"/>
            </w:tcBorders>
            <w:shd w:val="clear" w:color="auto" w:fill="auto"/>
            <w:noWrap/>
            <w:vAlign w:val="bottom"/>
            <w:hideMark/>
          </w:tcPr>
          <w:p w14:paraId="5E7E4D85" w14:textId="1B45042B" w:rsidR="00D66199" w:rsidRPr="0020749A" w:rsidRDefault="00D66199" w:rsidP="00D66199">
            <w:pPr>
              <w:rPr>
                <w:rFonts w:ascii="Calibri" w:eastAsia="Times New Roman" w:hAnsi="Calibri" w:cs="Times New Roman"/>
                <w:b/>
                <w:lang w:val="en-GB"/>
              </w:rPr>
            </w:pPr>
            <w:r w:rsidRPr="0020749A">
              <w:rPr>
                <w:rFonts w:ascii="Calibri" w:eastAsia="Times New Roman" w:hAnsi="Calibri" w:cs="Times New Roman"/>
                <w:b/>
                <w:lang w:val="en-GB"/>
              </w:rPr>
              <w:t>53</w:t>
            </w:r>
          </w:p>
        </w:tc>
        <w:tc>
          <w:tcPr>
            <w:tcW w:w="0" w:type="auto"/>
            <w:tcBorders>
              <w:top w:val="nil"/>
              <w:left w:val="single" w:sz="4" w:space="0" w:color="auto"/>
              <w:bottom w:val="nil"/>
              <w:right w:val="nil"/>
            </w:tcBorders>
            <w:shd w:val="clear" w:color="auto" w:fill="auto"/>
            <w:noWrap/>
            <w:vAlign w:val="bottom"/>
            <w:hideMark/>
          </w:tcPr>
          <w:p w14:paraId="2E70D084" w14:textId="2416E9B1" w:rsidR="00D66199" w:rsidRPr="0020749A" w:rsidRDefault="00D66199" w:rsidP="00D66199">
            <w:pPr>
              <w:rPr>
                <w:rFonts w:ascii="Calibri" w:eastAsia="Times New Roman" w:hAnsi="Calibri" w:cs="Times New Roman"/>
                <w:b/>
                <w:lang w:val="en-GB"/>
              </w:rPr>
            </w:pPr>
            <w:r w:rsidRPr="0020749A">
              <w:rPr>
                <w:rFonts w:ascii="Calibri" w:eastAsia="Times New Roman" w:hAnsi="Calibri" w:cs="Times New Roman"/>
                <w:b/>
                <w:lang w:val="en-GB"/>
              </w:rPr>
              <w:t>54</w:t>
            </w:r>
          </w:p>
        </w:tc>
        <w:tc>
          <w:tcPr>
            <w:tcW w:w="0" w:type="auto"/>
            <w:tcBorders>
              <w:top w:val="nil"/>
              <w:left w:val="single" w:sz="4" w:space="0" w:color="auto"/>
              <w:bottom w:val="nil"/>
              <w:right w:val="nil"/>
            </w:tcBorders>
            <w:shd w:val="clear" w:color="auto" w:fill="auto"/>
            <w:noWrap/>
            <w:vAlign w:val="bottom"/>
            <w:hideMark/>
          </w:tcPr>
          <w:p w14:paraId="38FC32B1" w14:textId="65C7BD16" w:rsidR="00D66199" w:rsidRPr="0020749A" w:rsidRDefault="00D66199" w:rsidP="00D66199">
            <w:pPr>
              <w:rPr>
                <w:rFonts w:ascii="Calibri" w:eastAsia="Times New Roman" w:hAnsi="Calibri" w:cs="Times New Roman"/>
                <w:b/>
                <w:lang w:val="en-GB"/>
              </w:rPr>
            </w:pPr>
            <w:r w:rsidRPr="0020749A">
              <w:rPr>
                <w:rFonts w:ascii="Calibri" w:eastAsia="Times New Roman" w:hAnsi="Calibri" w:cs="Times New Roman"/>
                <w:b/>
                <w:lang w:val="en-GB"/>
              </w:rPr>
              <w:t>55</w:t>
            </w:r>
          </w:p>
        </w:tc>
        <w:tc>
          <w:tcPr>
            <w:tcW w:w="0" w:type="auto"/>
            <w:tcBorders>
              <w:top w:val="nil"/>
              <w:left w:val="single" w:sz="4" w:space="0" w:color="auto"/>
              <w:bottom w:val="nil"/>
              <w:right w:val="nil"/>
            </w:tcBorders>
            <w:shd w:val="clear" w:color="auto" w:fill="auto"/>
            <w:noWrap/>
            <w:vAlign w:val="bottom"/>
            <w:hideMark/>
          </w:tcPr>
          <w:p w14:paraId="3E3188DE" w14:textId="3CFDC3D9" w:rsidR="00D66199" w:rsidRPr="0020749A" w:rsidRDefault="00D66199" w:rsidP="00D66199">
            <w:pPr>
              <w:rPr>
                <w:rFonts w:ascii="Calibri" w:eastAsia="Times New Roman" w:hAnsi="Calibri" w:cs="Times New Roman"/>
                <w:b/>
                <w:lang w:val="en-GB"/>
              </w:rPr>
            </w:pPr>
            <w:r w:rsidRPr="0020749A">
              <w:rPr>
                <w:rFonts w:ascii="Calibri" w:eastAsia="Times New Roman" w:hAnsi="Calibri" w:cs="Times New Roman"/>
                <w:b/>
                <w:lang w:val="en-GB"/>
              </w:rPr>
              <w:t>56</w:t>
            </w:r>
          </w:p>
        </w:tc>
        <w:tc>
          <w:tcPr>
            <w:tcW w:w="0" w:type="auto"/>
            <w:tcBorders>
              <w:top w:val="nil"/>
              <w:left w:val="single" w:sz="4" w:space="0" w:color="auto"/>
              <w:bottom w:val="nil"/>
              <w:right w:val="single" w:sz="4" w:space="0" w:color="auto"/>
            </w:tcBorders>
            <w:shd w:val="clear" w:color="auto" w:fill="auto"/>
            <w:noWrap/>
            <w:vAlign w:val="bottom"/>
            <w:hideMark/>
          </w:tcPr>
          <w:p w14:paraId="0D5C7AF4" w14:textId="6E8607C4" w:rsidR="00D66199" w:rsidRPr="0020749A" w:rsidRDefault="00D66199" w:rsidP="00D66199">
            <w:pPr>
              <w:rPr>
                <w:rFonts w:ascii="Calibri" w:eastAsia="Times New Roman" w:hAnsi="Calibri" w:cs="Times New Roman"/>
                <w:b/>
                <w:lang w:val="en-GB"/>
              </w:rPr>
            </w:pPr>
            <w:r w:rsidRPr="0020749A">
              <w:rPr>
                <w:rFonts w:ascii="Calibri" w:eastAsia="Times New Roman" w:hAnsi="Calibri" w:cs="Times New Roman"/>
                <w:b/>
                <w:lang w:val="en-GB"/>
              </w:rPr>
              <w:t>57</w:t>
            </w:r>
          </w:p>
        </w:tc>
      </w:tr>
      <w:tr w:rsidR="00D66199" w:rsidRPr="0020749A" w14:paraId="4B939029" w14:textId="77777777" w:rsidTr="00D66199">
        <w:trPr>
          <w:trHeight w:val="300"/>
        </w:trPr>
        <w:tc>
          <w:tcPr>
            <w:tcW w:w="0" w:type="auto"/>
            <w:tcBorders>
              <w:top w:val="nil"/>
              <w:left w:val="nil"/>
              <w:bottom w:val="nil"/>
              <w:right w:val="nil"/>
            </w:tcBorders>
            <w:shd w:val="clear" w:color="auto" w:fill="auto"/>
            <w:noWrap/>
            <w:vAlign w:val="bottom"/>
            <w:hideMark/>
          </w:tcPr>
          <w:p w14:paraId="14ABBADC" w14:textId="77777777" w:rsidR="00D66199" w:rsidRPr="0020749A" w:rsidRDefault="00D66199" w:rsidP="00D66199">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1B2C44D1"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0C58D6ED"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73A0323"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79722AB"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C19C281"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347942D"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0C0C3680"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r>
      <w:tr w:rsidR="00D66199" w:rsidRPr="0020749A" w14:paraId="534DCB92" w14:textId="77777777" w:rsidTr="00D66199">
        <w:trPr>
          <w:trHeight w:val="300"/>
        </w:trPr>
        <w:tc>
          <w:tcPr>
            <w:tcW w:w="0" w:type="auto"/>
            <w:tcBorders>
              <w:top w:val="nil"/>
              <w:left w:val="nil"/>
              <w:bottom w:val="nil"/>
              <w:right w:val="nil"/>
            </w:tcBorders>
            <w:shd w:val="clear" w:color="auto" w:fill="auto"/>
            <w:noWrap/>
            <w:vAlign w:val="bottom"/>
            <w:hideMark/>
          </w:tcPr>
          <w:p w14:paraId="770E4F8E" w14:textId="77777777" w:rsidR="00D66199" w:rsidRPr="0020749A" w:rsidRDefault="00D66199" w:rsidP="00D66199">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7B0EF28B"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077BB75C"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3035F773"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162C501"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652C831D"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77AEE1DF"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0B1C2F43"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r>
      <w:tr w:rsidR="00D66199" w:rsidRPr="0020749A" w14:paraId="7086FF42" w14:textId="77777777" w:rsidTr="00D66199">
        <w:trPr>
          <w:trHeight w:val="300"/>
        </w:trPr>
        <w:tc>
          <w:tcPr>
            <w:tcW w:w="0" w:type="auto"/>
            <w:tcBorders>
              <w:top w:val="nil"/>
              <w:left w:val="nil"/>
              <w:bottom w:val="nil"/>
              <w:right w:val="nil"/>
            </w:tcBorders>
            <w:shd w:val="clear" w:color="auto" w:fill="auto"/>
            <w:noWrap/>
            <w:vAlign w:val="bottom"/>
            <w:hideMark/>
          </w:tcPr>
          <w:p w14:paraId="6A877CA6" w14:textId="77777777" w:rsidR="00D66199" w:rsidRPr="0020749A" w:rsidRDefault="00D66199" w:rsidP="00D66199">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6AC5D99F"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33AA97D"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3C84FCA6"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54DD36C8"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458B85A0"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14922557"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5AF48C1" w14:textId="77777777"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lang w:val="en-GB"/>
              </w:rPr>
              <w:t> </w:t>
            </w:r>
          </w:p>
        </w:tc>
      </w:tr>
      <w:tr w:rsidR="00D66199" w:rsidRPr="0020749A" w14:paraId="6ECE4ACC" w14:textId="77777777" w:rsidTr="00D66199">
        <w:trPr>
          <w:trHeight w:val="300"/>
        </w:trPr>
        <w:tc>
          <w:tcPr>
            <w:tcW w:w="0" w:type="auto"/>
            <w:tcBorders>
              <w:top w:val="nil"/>
              <w:left w:val="nil"/>
              <w:bottom w:val="nil"/>
              <w:right w:val="nil"/>
            </w:tcBorders>
            <w:shd w:val="clear" w:color="auto" w:fill="auto"/>
            <w:noWrap/>
            <w:vAlign w:val="bottom"/>
            <w:hideMark/>
          </w:tcPr>
          <w:p w14:paraId="05FB7D71" w14:textId="77777777" w:rsidR="00D66199" w:rsidRPr="0020749A" w:rsidRDefault="00D66199" w:rsidP="00D66199">
            <w:pPr>
              <w:rPr>
                <w:rFonts w:ascii="Calibri" w:eastAsia="Times New Roman" w:hAnsi="Calibri" w:cs="Times New Roman"/>
                <w:lang w:val="en-GB"/>
              </w:rPr>
            </w:pPr>
          </w:p>
        </w:tc>
        <w:tc>
          <w:tcPr>
            <w:tcW w:w="0" w:type="auto"/>
            <w:tcBorders>
              <w:top w:val="nil"/>
              <w:left w:val="nil"/>
              <w:bottom w:val="nil"/>
              <w:right w:val="nil"/>
            </w:tcBorders>
            <w:shd w:val="clear" w:color="auto" w:fill="auto"/>
            <w:noWrap/>
            <w:vAlign w:val="bottom"/>
            <w:hideMark/>
          </w:tcPr>
          <w:p w14:paraId="1C081246" w14:textId="77777777" w:rsidR="00D66199" w:rsidRPr="0020749A" w:rsidRDefault="00D66199" w:rsidP="00D66199">
            <w:pPr>
              <w:rPr>
                <w:rFonts w:ascii="Calibri" w:eastAsia="Times New Roman" w:hAnsi="Calibri" w:cs="Times New Roman"/>
                <w:lang w:val="en-GB"/>
              </w:rPr>
            </w:pPr>
          </w:p>
        </w:tc>
        <w:tc>
          <w:tcPr>
            <w:tcW w:w="0" w:type="auto"/>
            <w:tcBorders>
              <w:top w:val="nil"/>
              <w:left w:val="nil"/>
              <w:bottom w:val="nil"/>
              <w:right w:val="single" w:sz="4" w:space="0" w:color="auto"/>
            </w:tcBorders>
            <w:shd w:val="clear" w:color="auto" w:fill="auto"/>
            <w:noWrap/>
            <w:vAlign w:val="bottom"/>
            <w:hideMark/>
          </w:tcPr>
          <w:p w14:paraId="7CB1C012" w14:textId="77777777" w:rsidR="00D66199" w:rsidRPr="0020749A" w:rsidRDefault="00D66199" w:rsidP="00D66199">
            <w:pPr>
              <w:rPr>
                <w:rFonts w:ascii="Calibri" w:eastAsia="Times New Roman" w:hAnsi="Calibri" w:cs="Times New Roman"/>
                <w:lang w:val="en-GB"/>
              </w:rPr>
            </w:pPr>
          </w:p>
        </w:tc>
        <w:tc>
          <w:tcPr>
            <w:tcW w:w="0" w:type="auto"/>
            <w:tcBorders>
              <w:top w:val="single" w:sz="4" w:space="0" w:color="auto"/>
              <w:left w:val="single" w:sz="4" w:space="0" w:color="auto"/>
              <w:bottom w:val="nil"/>
            </w:tcBorders>
            <w:shd w:val="clear" w:color="auto" w:fill="auto"/>
            <w:noWrap/>
            <w:vAlign w:val="bottom"/>
            <w:hideMark/>
          </w:tcPr>
          <w:p w14:paraId="4A227F08" w14:textId="378E5668"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sz w:val="18"/>
                <w:szCs w:val="18"/>
                <w:lang w:val="en-GB"/>
              </w:rPr>
              <w:t>1:</w:t>
            </w:r>
            <w:r w:rsidRPr="0020749A">
              <w:rPr>
                <w:rFonts w:ascii="Calibri" w:eastAsia="Times New Roman" w:hAnsi="Calibri" w:cs="Times New Roman"/>
                <w:i/>
                <w:sz w:val="18"/>
                <w:szCs w:val="18"/>
                <w:lang w:val="en-GB"/>
              </w:rPr>
              <w:t>Parvisepalum</w:t>
            </w:r>
          </w:p>
        </w:tc>
        <w:tc>
          <w:tcPr>
            <w:tcW w:w="0" w:type="auto"/>
            <w:tcBorders>
              <w:top w:val="single" w:sz="4" w:space="0" w:color="auto"/>
              <w:bottom w:val="nil"/>
            </w:tcBorders>
            <w:shd w:val="clear" w:color="auto" w:fill="auto"/>
            <w:noWrap/>
            <w:vAlign w:val="bottom"/>
          </w:tcPr>
          <w:p w14:paraId="28701F90" w14:textId="6A95A90C" w:rsidR="00D66199" w:rsidRPr="0020749A" w:rsidRDefault="00D66199" w:rsidP="00D66199">
            <w:pPr>
              <w:rPr>
                <w:rFonts w:ascii="Calibri" w:eastAsia="Times New Roman" w:hAnsi="Calibri" w:cs="Times New Roman"/>
                <w:sz w:val="18"/>
                <w:szCs w:val="18"/>
                <w:lang w:val="en-GB"/>
              </w:rPr>
            </w:pPr>
            <w:r w:rsidRPr="0020749A">
              <w:rPr>
                <w:rFonts w:ascii="Calibri" w:eastAsia="Times New Roman" w:hAnsi="Calibri" w:cs="Times New Roman"/>
                <w:sz w:val="18"/>
                <w:szCs w:val="18"/>
                <w:lang w:val="en-GB"/>
              </w:rPr>
              <w:t>2:</w:t>
            </w:r>
            <w:r w:rsidRPr="0020749A">
              <w:rPr>
                <w:rFonts w:ascii="Calibri" w:eastAsia="Times New Roman" w:hAnsi="Calibri" w:cs="Times New Roman"/>
                <w:i/>
                <w:sz w:val="18"/>
                <w:szCs w:val="18"/>
                <w:lang w:val="en-GB"/>
              </w:rPr>
              <w:t>Pardalopetalum</w:t>
            </w:r>
          </w:p>
        </w:tc>
        <w:tc>
          <w:tcPr>
            <w:tcW w:w="0" w:type="auto"/>
            <w:tcBorders>
              <w:top w:val="nil"/>
              <w:left w:val="nil"/>
              <w:bottom w:val="nil"/>
            </w:tcBorders>
            <w:shd w:val="clear" w:color="auto" w:fill="auto"/>
            <w:noWrap/>
            <w:vAlign w:val="bottom"/>
          </w:tcPr>
          <w:p w14:paraId="70779FFE" w14:textId="0A832653" w:rsidR="00D66199" w:rsidRPr="0020749A" w:rsidRDefault="00D66199" w:rsidP="00D66199">
            <w:pPr>
              <w:rPr>
                <w:rFonts w:ascii="Calibri" w:eastAsia="Times New Roman" w:hAnsi="Calibri" w:cs="Times New Roman"/>
                <w:sz w:val="18"/>
                <w:szCs w:val="18"/>
                <w:lang w:val="en-GB"/>
              </w:rPr>
            </w:pPr>
            <w:r w:rsidRPr="0020749A">
              <w:rPr>
                <w:rFonts w:ascii="Calibri" w:eastAsia="Times New Roman" w:hAnsi="Calibri" w:cs="Times New Roman"/>
                <w:sz w:val="18"/>
                <w:szCs w:val="18"/>
                <w:lang w:val="en-GB"/>
              </w:rPr>
              <w:t>3:</w:t>
            </w:r>
            <w:r w:rsidRPr="0020749A">
              <w:rPr>
                <w:rFonts w:ascii="Calibri" w:eastAsia="Times New Roman" w:hAnsi="Calibri" w:cs="Times New Roman"/>
                <w:i/>
                <w:sz w:val="18"/>
                <w:szCs w:val="18"/>
                <w:lang w:val="en-GB"/>
              </w:rPr>
              <w:t>Paphiopedilum</w:t>
            </w:r>
          </w:p>
        </w:tc>
        <w:tc>
          <w:tcPr>
            <w:tcW w:w="0" w:type="auto"/>
            <w:tcBorders>
              <w:top w:val="single" w:sz="4" w:space="0" w:color="auto"/>
              <w:bottom w:val="nil"/>
            </w:tcBorders>
            <w:shd w:val="clear" w:color="auto" w:fill="auto"/>
            <w:noWrap/>
            <w:vAlign w:val="bottom"/>
          </w:tcPr>
          <w:p w14:paraId="3841B475" w14:textId="64620662" w:rsidR="00D66199" w:rsidRPr="0020749A" w:rsidRDefault="00D66199" w:rsidP="00D66199">
            <w:pPr>
              <w:rPr>
                <w:rFonts w:ascii="Calibri" w:eastAsia="Times New Roman" w:hAnsi="Calibri" w:cs="Times New Roman"/>
                <w:sz w:val="18"/>
                <w:szCs w:val="18"/>
                <w:lang w:val="en-GB"/>
              </w:rPr>
            </w:pPr>
            <w:r w:rsidRPr="0020749A">
              <w:rPr>
                <w:rFonts w:ascii="Calibri" w:eastAsia="Times New Roman" w:hAnsi="Calibri" w:cs="Times New Roman"/>
                <w:sz w:val="18"/>
                <w:szCs w:val="18"/>
                <w:lang w:val="en-GB"/>
              </w:rPr>
              <w:t>4:</w:t>
            </w:r>
            <w:r w:rsidRPr="0020749A">
              <w:rPr>
                <w:rFonts w:ascii="Calibri" w:eastAsia="Times New Roman" w:hAnsi="Calibri" w:cs="Times New Roman"/>
                <w:i/>
                <w:sz w:val="18"/>
                <w:szCs w:val="18"/>
                <w:lang w:val="en-GB"/>
              </w:rPr>
              <w:t>Coryopedilum</w:t>
            </w:r>
          </w:p>
        </w:tc>
        <w:tc>
          <w:tcPr>
            <w:tcW w:w="0" w:type="auto"/>
            <w:tcBorders>
              <w:top w:val="nil"/>
              <w:left w:val="nil"/>
              <w:bottom w:val="nil"/>
              <w:right w:val="single" w:sz="4" w:space="0" w:color="auto"/>
            </w:tcBorders>
            <w:shd w:val="clear" w:color="auto" w:fill="auto"/>
            <w:noWrap/>
            <w:vAlign w:val="bottom"/>
          </w:tcPr>
          <w:p w14:paraId="4BB4B69C" w14:textId="162283EA" w:rsidR="00D66199" w:rsidRPr="0020749A" w:rsidRDefault="00D66199" w:rsidP="00D66199">
            <w:pPr>
              <w:rPr>
                <w:rFonts w:ascii="Calibri" w:eastAsia="Times New Roman" w:hAnsi="Calibri" w:cs="Times New Roman"/>
                <w:sz w:val="18"/>
                <w:szCs w:val="18"/>
                <w:lang w:val="en-GB"/>
              </w:rPr>
            </w:pPr>
            <w:r w:rsidRPr="0020749A">
              <w:rPr>
                <w:rFonts w:ascii="Calibri" w:eastAsia="Times New Roman" w:hAnsi="Calibri" w:cs="Times New Roman"/>
                <w:sz w:val="18"/>
                <w:szCs w:val="18"/>
                <w:lang w:val="en-GB"/>
              </w:rPr>
              <w:t xml:space="preserve">5: </w:t>
            </w:r>
            <w:r w:rsidRPr="0020749A">
              <w:rPr>
                <w:rFonts w:ascii="Calibri" w:eastAsia="Times New Roman" w:hAnsi="Calibri" w:cs="Times New Roman"/>
                <w:i/>
                <w:sz w:val="18"/>
                <w:szCs w:val="18"/>
                <w:lang w:val="en-GB"/>
              </w:rPr>
              <w:t>Cochlopetalum</w:t>
            </w:r>
          </w:p>
        </w:tc>
      </w:tr>
      <w:tr w:rsidR="00D66199" w:rsidRPr="0020749A" w14:paraId="1B5AC813" w14:textId="77777777" w:rsidTr="00D66199">
        <w:trPr>
          <w:trHeight w:val="300"/>
        </w:trPr>
        <w:tc>
          <w:tcPr>
            <w:tcW w:w="0" w:type="auto"/>
            <w:tcBorders>
              <w:top w:val="nil"/>
              <w:left w:val="nil"/>
              <w:bottom w:val="nil"/>
              <w:right w:val="nil"/>
            </w:tcBorders>
            <w:shd w:val="clear" w:color="auto" w:fill="auto"/>
            <w:noWrap/>
            <w:vAlign w:val="bottom"/>
            <w:hideMark/>
          </w:tcPr>
          <w:p w14:paraId="7B1862ED" w14:textId="77777777" w:rsidR="00D66199" w:rsidRPr="0020749A" w:rsidRDefault="00D66199" w:rsidP="00D66199">
            <w:pPr>
              <w:rPr>
                <w:rFonts w:ascii="Calibri" w:eastAsia="Times New Roman" w:hAnsi="Calibri" w:cs="Times New Roman"/>
                <w:lang w:val="en-GB"/>
              </w:rPr>
            </w:pPr>
          </w:p>
        </w:tc>
        <w:tc>
          <w:tcPr>
            <w:tcW w:w="0" w:type="auto"/>
            <w:tcBorders>
              <w:top w:val="nil"/>
              <w:left w:val="nil"/>
              <w:bottom w:val="nil"/>
              <w:right w:val="nil"/>
            </w:tcBorders>
            <w:shd w:val="clear" w:color="auto" w:fill="auto"/>
            <w:noWrap/>
            <w:vAlign w:val="bottom"/>
            <w:hideMark/>
          </w:tcPr>
          <w:p w14:paraId="719810CF" w14:textId="77777777" w:rsidR="00D66199" w:rsidRPr="0020749A" w:rsidRDefault="00D66199" w:rsidP="00D66199">
            <w:pPr>
              <w:rPr>
                <w:rFonts w:ascii="Calibri" w:eastAsia="Times New Roman" w:hAnsi="Calibri" w:cs="Times New Roman"/>
                <w:lang w:val="en-GB"/>
              </w:rPr>
            </w:pPr>
          </w:p>
        </w:tc>
        <w:tc>
          <w:tcPr>
            <w:tcW w:w="0" w:type="auto"/>
            <w:tcBorders>
              <w:top w:val="nil"/>
              <w:left w:val="nil"/>
              <w:bottom w:val="nil"/>
              <w:right w:val="single" w:sz="4" w:space="0" w:color="auto"/>
            </w:tcBorders>
            <w:shd w:val="clear" w:color="auto" w:fill="auto"/>
            <w:noWrap/>
            <w:vAlign w:val="bottom"/>
            <w:hideMark/>
          </w:tcPr>
          <w:p w14:paraId="71C9D8FF" w14:textId="77777777" w:rsidR="00D66199" w:rsidRPr="0020749A" w:rsidRDefault="00D66199" w:rsidP="00D66199">
            <w:pPr>
              <w:rPr>
                <w:rFonts w:ascii="Calibri" w:eastAsia="Times New Roman" w:hAnsi="Calibri" w:cs="Times New Roman"/>
                <w:lang w:val="en-GB"/>
              </w:rPr>
            </w:pPr>
          </w:p>
        </w:tc>
        <w:tc>
          <w:tcPr>
            <w:tcW w:w="0" w:type="auto"/>
            <w:tcBorders>
              <w:top w:val="nil"/>
              <w:left w:val="single" w:sz="4" w:space="0" w:color="auto"/>
            </w:tcBorders>
            <w:shd w:val="clear" w:color="auto" w:fill="auto"/>
            <w:noWrap/>
            <w:vAlign w:val="bottom"/>
            <w:hideMark/>
          </w:tcPr>
          <w:p w14:paraId="67969BF4" w14:textId="05AB9BAE" w:rsidR="00D66199" w:rsidRPr="0020749A" w:rsidRDefault="00D66199" w:rsidP="00D66199">
            <w:pPr>
              <w:rPr>
                <w:rFonts w:ascii="Calibri" w:eastAsia="Times New Roman" w:hAnsi="Calibri" w:cs="Times New Roman"/>
                <w:lang w:val="en-GB"/>
              </w:rPr>
            </w:pPr>
            <w:r w:rsidRPr="0020749A">
              <w:rPr>
                <w:rFonts w:ascii="Calibri" w:eastAsia="Times New Roman" w:hAnsi="Calibri" w:cs="Times New Roman"/>
                <w:sz w:val="18"/>
                <w:szCs w:val="18"/>
                <w:lang w:val="en-GB"/>
              </w:rPr>
              <w:t>6:</w:t>
            </w:r>
            <w:r w:rsidRPr="0020749A">
              <w:rPr>
                <w:rFonts w:ascii="Calibri" w:eastAsia="Times New Roman" w:hAnsi="Calibri" w:cs="Times New Roman"/>
                <w:i/>
                <w:sz w:val="18"/>
                <w:szCs w:val="18"/>
                <w:lang w:val="en-GB"/>
              </w:rPr>
              <w:t>Brachypetalum</w:t>
            </w:r>
          </w:p>
        </w:tc>
        <w:tc>
          <w:tcPr>
            <w:tcW w:w="0" w:type="auto"/>
            <w:tcBorders>
              <w:top w:val="nil"/>
            </w:tcBorders>
            <w:shd w:val="clear" w:color="auto" w:fill="auto"/>
            <w:noWrap/>
            <w:vAlign w:val="bottom"/>
            <w:hideMark/>
          </w:tcPr>
          <w:p w14:paraId="17E9E072" w14:textId="238022F3" w:rsidR="00D66199" w:rsidRPr="0020749A" w:rsidRDefault="00D66199" w:rsidP="00D66199">
            <w:pPr>
              <w:rPr>
                <w:rFonts w:ascii="Calibri" w:eastAsia="Times New Roman" w:hAnsi="Calibri" w:cs="Times New Roman"/>
                <w:sz w:val="18"/>
                <w:szCs w:val="18"/>
                <w:lang w:val="en-GB"/>
              </w:rPr>
            </w:pPr>
            <w:r w:rsidRPr="0020749A">
              <w:rPr>
                <w:rFonts w:ascii="Calibri" w:eastAsia="Times New Roman" w:hAnsi="Calibri" w:cs="Times New Roman"/>
                <w:sz w:val="18"/>
                <w:szCs w:val="18"/>
                <w:lang w:val="en-GB"/>
              </w:rPr>
              <w:t>7:</w:t>
            </w:r>
            <w:r w:rsidRPr="0020749A">
              <w:rPr>
                <w:rFonts w:ascii="Calibri" w:eastAsia="Times New Roman" w:hAnsi="Calibri" w:cs="Times New Roman"/>
                <w:i/>
                <w:sz w:val="18"/>
                <w:szCs w:val="18"/>
                <w:lang w:val="en-GB"/>
              </w:rPr>
              <w:t>Barbata</w:t>
            </w:r>
          </w:p>
        </w:tc>
        <w:tc>
          <w:tcPr>
            <w:tcW w:w="0" w:type="auto"/>
            <w:tcBorders>
              <w:top w:val="nil"/>
              <w:left w:val="nil"/>
            </w:tcBorders>
            <w:shd w:val="clear" w:color="auto" w:fill="auto"/>
            <w:noWrap/>
            <w:vAlign w:val="bottom"/>
          </w:tcPr>
          <w:p w14:paraId="0254321C" w14:textId="7A528792" w:rsidR="00D66199" w:rsidRPr="0020749A" w:rsidRDefault="00D66199" w:rsidP="00D66199">
            <w:pPr>
              <w:rPr>
                <w:rFonts w:ascii="Calibri" w:eastAsia="Times New Roman" w:hAnsi="Calibri" w:cs="Times New Roman"/>
                <w:sz w:val="18"/>
                <w:szCs w:val="18"/>
                <w:lang w:val="en-GB"/>
              </w:rPr>
            </w:pPr>
          </w:p>
        </w:tc>
        <w:tc>
          <w:tcPr>
            <w:tcW w:w="0" w:type="auto"/>
            <w:tcBorders>
              <w:top w:val="nil"/>
            </w:tcBorders>
            <w:shd w:val="clear" w:color="auto" w:fill="auto"/>
            <w:noWrap/>
            <w:vAlign w:val="bottom"/>
          </w:tcPr>
          <w:p w14:paraId="73131497" w14:textId="19E827FB" w:rsidR="00D66199" w:rsidRPr="0020749A" w:rsidRDefault="00D66199" w:rsidP="00D66199">
            <w:pPr>
              <w:rPr>
                <w:rFonts w:ascii="Calibri" w:eastAsia="Times New Roman" w:hAnsi="Calibri" w:cs="Times New Roman"/>
                <w:sz w:val="18"/>
                <w:szCs w:val="18"/>
                <w:lang w:val="en-GB"/>
              </w:rPr>
            </w:pPr>
          </w:p>
        </w:tc>
        <w:tc>
          <w:tcPr>
            <w:tcW w:w="0" w:type="auto"/>
            <w:tcBorders>
              <w:top w:val="nil"/>
              <w:left w:val="nil"/>
              <w:right w:val="single" w:sz="4" w:space="0" w:color="auto"/>
            </w:tcBorders>
            <w:shd w:val="clear" w:color="auto" w:fill="auto"/>
            <w:noWrap/>
            <w:vAlign w:val="bottom"/>
            <w:hideMark/>
          </w:tcPr>
          <w:p w14:paraId="3E09DC72" w14:textId="77777777" w:rsidR="00D66199" w:rsidRPr="0020749A" w:rsidRDefault="00D66199" w:rsidP="00D66199">
            <w:pPr>
              <w:rPr>
                <w:rFonts w:ascii="Calibri" w:eastAsia="Times New Roman" w:hAnsi="Calibri" w:cs="Times New Roman"/>
                <w:sz w:val="18"/>
                <w:szCs w:val="18"/>
                <w:lang w:val="en-GB"/>
              </w:rPr>
            </w:pPr>
            <w:r w:rsidRPr="0020749A">
              <w:rPr>
                <w:rFonts w:ascii="Calibri" w:eastAsia="Times New Roman" w:hAnsi="Calibri" w:cs="Times New Roman"/>
                <w:sz w:val="18"/>
                <w:szCs w:val="18"/>
                <w:lang w:val="en-GB"/>
              </w:rPr>
              <w:t> </w:t>
            </w:r>
          </w:p>
        </w:tc>
      </w:tr>
      <w:tr w:rsidR="00D66199" w:rsidRPr="0020749A" w14:paraId="756881B5" w14:textId="77777777" w:rsidTr="00D66199">
        <w:trPr>
          <w:trHeight w:val="300"/>
        </w:trPr>
        <w:tc>
          <w:tcPr>
            <w:tcW w:w="0" w:type="auto"/>
            <w:tcBorders>
              <w:top w:val="nil"/>
              <w:left w:val="nil"/>
              <w:bottom w:val="nil"/>
              <w:right w:val="nil"/>
            </w:tcBorders>
            <w:shd w:val="clear" w:color="auto" w:fill="auto"/>
            <w:noWrap/>
            <w:vAlign w:val="bottom"/>
            <w:hideMark/>
          </w:tcPr>
          <w:p w14:paraId="04BA3F66" w14:textId="77777777" w:rsidR="00D66199" w:rsidRPr="0020749A" w:rsidRDefault="00D66199" w:rsidP="00D66199">
            <w:pPr>
              <w:rPr>
                <w:rFonts w:ascii="Calibri" w:eastAsia="Times New Roman" w:hAnsi="Calibri" w:cs="Times New Roman"/>
                <w:lang w:val="en-GB"/>
              </w:rPr>
            </w:pPr>
          </w:p>
        </w:tc>
        <w:tc>
          <w:tcPr>
            <w:tcW w:w="0" w:type="auto"/>
            <w:tcBorders>
              <w:top w:val="nil"/>
              <w:left w:val="nil"/>
              <w:bottom w:val="nil"/>
              <w:right w:val="nil"/>
            </w:tcBorders>
            <w:shd w:val="clear" w:color="auto" w:fill="auto"/>
            <w:noWrap/>
            <w:vAlign w:val="bottom"/>
            <w:hideMark/>
          </w:tcPr>
          <w:p w14:paraId="781ECBE5" w14:textId="77777777" w:rsidR="00D66199" w:rsidRPr="0020749A" w:rsidRDefault="00D66199" w:rsidP="00D66199">
            <w:pPr>
              <w:rPr>
                <w:rFonts w:ascii="Calibri" w:eastAsia="Times New Roman" w:hAnsi="Calibri" w:cs="Times New Roman"/>
                <w:lang w:val="en-GB"/>
              </w:rPr>
            </w:pPr>
          </w:p>
        </w:tc>
        <w:tc>
          <w:tcPr>
            <w:tcW w:w="0" w:type="auto"/>
            <w:tcBorders>
              <w:top w:val="nil"/>
              <w:left w:val="nil"/>
              <w:bottom w:val="nil"/>
              <w:right w:val="single" w:sz="4" w:space="0" w:color="auto"/>
            </w:tcBorders>
            <w:shd w:val="clear" w:color="auto" w:fill="auto"/>
            <w:noWrap/>
            <w:vAlign w:val="bottom"/>
            <w:hideMark/>
          </w:tcPr>
          <w:p w14:paraId="508117F6" w14:textId="77777777" w:rsidR="00D66199" w:rsidRPr="0020749A" w:rsidRDefault="00D66199" w:rsidP="00D66199">
            <w:pPr>
              <w:rPr>
                <w:rFonts w:ascii="Calibri" w:eastAsia="Times New Roman" w:hAnsi="Calibri" w:cs="Times New Roman"/>
                <w:lang w:val="en-GB"/>
              </w:rPr>
            </w:pPr>
          </w:p>
        </w:tc>
        <w:tc>
          <w:tcPr>
            <w:tcW w:w="0" w:type="auto"/>
            <w:gridSpan w:val="5"/>
            <w:tcBorders>
              <w:top w:val="nil"/>
              <w:left w:val="single" w:sz="4" w:space="0" w:color="auto"/>
              <w:bottom w:val="single" w:sz="4" w:space="0" w:color="auto"/>
              <w:right w:val="single" w:sz="4" w:space="0" w:color="auto"/>
            </w:tcBorders>
            <w:shd w:val="clear" w:color="auto" w:fill="auto"/>
            <w:noWrap/>
            <w:vAlign w:val="bottom"/>
          </w:tcPr>
          <w:p w14:paraId="06E0B410" w14:textId="076E4702" w:rsidR="00D66199" w:rsidRPr="0020749A" w:rsidRDefault="00D66199" w:rsidP="00D66199">
            <w:pPr>
              <w:rPr>
                <w:rFonts w:ascii="Calibri" w:eastAsia="Times New Roman" w:hAnsi="Calibri" w:cs="Times New Roman"/>
                <w:sz w:val="18"/>
                <w:szCs w:val="18"/>
                <w:lang w:val="en-GB"/>
              </w:rPr>
            </w:pPr>
            <w:r w:rsidRPr="0020749A">
              <w:rPr>
                <w:rFonts w:ascii="Calibri" w:eastAsia="Times New Roman" w:hAnsi="Calibri" w:cs="Times New Roman"/>
                <w:sz w:val="18"/>
                <w:szCs w:val="18"/>
                <w:lang w:val="en-GB"/>
              </w:rPr>
              <w:t>The order in Un-known x/y is &lt;best_sore&gt;/&lt;lower_score&gt;. No numbers? All scores are negative!</w:t>
            </w:r>
          </w:p>
        </w:tc>
      </w:tr>
    </w:tbl>
    <w:p w14:paraId="72DB186A" w14:textId="77777777" w:rsidR="00E6263C" w:rsidRPr="0020749A" w:rsidRDefault="00E6263C" w:rsidP="00E67269">
      <w:pPr>
        <w:rPr>
          <w:lang w:val="en-GB"/>
        </w:rPr>
        <w:sectPr w:rsidR="00E6263C" w:rsidRPr="0020749A" w:rsidSect="00D42B4A">
          <w:pgSz w:w="16840" w:h="11900" w:orient="landscape"/>
          <w:pgMar w:top="993" w:right="1417" w:bottom="851" w:left="1417" w:header="708" w:footer="708" w:gutter="0"/>
          <w:cols w:space="708"/>
          <w:docGrid w:linePitch="360"/>
        </w:sectPr>
      </w:pPr>
    </w:p>
    <w:p w14:paraId="0A868FC0" w14:textId="287B44E4" w:rsidR="00E6263C" w:rsidRPr="0020749A" w:rsidRDefault="00E6263C" w:rsidP="00E6263C">
      <w:pPr>
        <w:pStyle w:val="Bijschrift"/>
        <w:keepNext/>
        <w:rPr>
          <w:lang w:val="en-GB"/>
        </w:rPr>
      </w:pPr>
      <w:r w:rsidRPr="0020749A">
        <w:rPr>
          <w:lang w:val="en-GB"/>
        </w:rPr>
        <w:lastRenderedPageBreak/>
        <w:t xml:space="preserve">Table </w:t>
      </w:r>
      <w:r w:rsidR="000A64B8" w:rsidRPr="0020749A">
        <w:rPr>
          <w:lang w:val="en-GB"/>
        </w:rPr>
        <w:fldChar w:fldCharType="begin"/>
      </w:r>
      <w:r w:rsidR="000A64B8" w:rsidRPr="0020749A">
        <w:rPr>
          <w:lang w:val="en-GB"/>
        </w:rPr>
        <w:instrText xml:space="preserve"> SEQ Table \* ARABIC </w:instrText>
      </w:r>
      <w:r w:rsidR="000A64B8" w:rsidRPr="0020749A">
        <w:rPr>
          <w:lang w:val="en-GB"/>
        </w:rPr>
        <w:fldChar w:fldCharType="separate"/>
      </w:r>
      <w:r w:rsidR="00E73313" w:rsidRPr="0020749A">
        <w:rPr>
          <w:noProof/>
          <w:lang w:val="en-GB"/>
        </w:rPr>
        <w:t>12</w:t>
      </w:r>
      <w:r w:rsidR="000A64B8" w:rsidRPr="0020749A">
        <w:rPr>
          <w:lang w:val="en-GB"/>
        </w:rPr>
        <w:fldChar w:fldCharType="end"/>
      </w:r>
      <w:r w:rsidRPr="0020749A">
        <w:rPr>
          <w:lang w:val="en-GB"/>
        </w:rPr>
        <w:t xml:space="preserve"> Results of second test of hybrids of the sections </w:t>
      </w:r>
      <w:r w:rsidRPr="0020749A">
        <w:rPr>
          <w:i/>
          <w:lang w:val="en-GB"/>
        </w:rPr>
        <w:t>Parvisepalum</w:t>
      </w:r>
      <w:r w:rsidRPr="0020749A">
        <w:rPr>
          <w:lang w:val="en-GB"/>
        </w:rPr>
        <w:t xml:space="preserve"> and </w:t>
      </w:r>
      <w:r w:rsidRPr="0020749A">
        <w:rPr>
          <w:i/>
          <w:lang w:val="en-GB"/>
        </w:rPr>
        <w:t>Brachypetalum</w:t>
      </w:r>
      <w:r w:rsidRPr="0020749A">
        <w:rPr>
          <w:lang w:val="en-GB"/>
        </w:rPr>
        <w:t>. Red: incorrect classified. Green: Correct classification to one of the parental sections. Green and bold: Correct classification to both parental sections. Yellow background and brown text: Unable to classify.</w:t>
      </w:r>
    </w:p>
    <w:tbl>
      <w:tblPr>
        <w:tblW w:w="0" w:type="auto"/>
        <w:tblInd w:w="55" w:type="dxa"/>
        <w:tblCellMar>
          <w:left w:w="70" w:type="dxa"/>
          <w:right w:w="70" w:type="dxa"/>
        </w:tblCellMar>
        <w:tblLook w:val="04A0" w:firstRow="1" w:lastRow="0" w:firstColumn="1" w:lastColumn="0" w:noHBand="0" w:noVBand="1"/>
      </w:tblPr>
      <w:tblGrid>
        <w:gridCol w:w="2459"/>
        <w:gridCol w:w="1080"/>
        <w:gridCol w:w="1150"/>
        <w:gridCol w:w="1064"/>
        <w:gridCol w:w="1064"/>
        <w:gridCol w:w="1705"/>
        <w:gridCol w:w="1080"/>
        <w:gridCol w:w="1705"/>
      </w:tblGrid>
      <w:tr w:rsidR="00E6263C" w:rsidRPr="0020749A" w14:paraId="670B86ED" w14:textId="77777777" w:rsidTr="00E6263C">
        <w:trPr>
          <w:trHeight w:val="500"/>
        </w:trPr>
        <w:tc>
          <w:tcPr>
            <w:tcW w:w="0" w:type="auto"/>
            <w:tcBorders>
              <w:top w:val="nil"/>
              <w:left w:val="nil"/>
              <w:bottom w:val="nil"/>
              <w:right w:val="nil"/>
            </w:tcBorders>
            <w:shd w:val="clear" w:color="auto" w:fill="auto"/>
            <w:noWrap/>
            <w:vAlign w:val="bottom"/>
            <w:hideMark/>
          </w:tcPr>
          <w:p w14:paraId="42876B2F" w14:textId="77777777" w:rsidR="00E6263C" w:rsidRPr="0020749A"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6027B693" w14:textId="77777777" w:rsidR="00E6263C" w:rsidRPr="0020749A" w:rsidRDefault="00E6263C" w:rsidP="00E6263C">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 </w:t>
            </w:r>
          </w:p>
        </w:tc>
        <w:tc>
          <w:tcPr>
            <w:tcW w:w="0" w:type="auto"/>
            <w:gridSpan w:val="4"/>
            <w:tcBorders>
              <w:top w:val="nil"/>
              <w:left w:val="single" w:sz="4" w:space="0" w:color="auto"/>
              <w:bottom w:val="nil"/>
              <w:right w:val="single" w:sz="4" w:space="0" w:color="000000"/>
            </w:tcBorders>
            <w:shd w:val="clear" w:color="auto" w:fill="auto"/>
            <w:noWrap/>
            <w:vAlign w:val="bottom"/>
            <w:hideMark/>
          </w:tcPr>
          <w:p w14:paraId="6E9410B2" w14:textId="7329F84F" w:rsidR="00E6263C" w:rsidRPr="0020749A" w:rsidRDefault="00E6263C" w:rsidP="00E6263C">
            <w:pPr>
              <w:jc w:val="center"/>
              <w:rPr>
                <w:rFonts w:ascii="Calibri" w:eastAsia="Times New Roman" w:hAnsi="Calibri" w:cs="Times New Roman"/>
                <w:b/>
                <w:bCs/>
                <w:color w:val="000000"/>
                <w:sz w:val="32"/>
                <w:szCs w:val="40"/>
                <w:lang w:val="en-GB"/>
              </w:rPr>
            </w:pPr>
            <w:r w:rsidRPr="0020749A">
              <w:rPr>
                <w:rFonts w:ascii="Calibri" w:eastAsia="Times New Roman" w:hAnsi="Calibri" w:cs="Times New Roman"/>
                <w:b/>
                <w:bCs/>
                <w:i/>
                <w:color w:val="000000"/>
                <w:sz w:val="32"/>
                <w:szCs w:val="40"/>
                <w:lang w:val="en-GB"/>
              </w:rPr>
              <w:t>Parvisepalum</w:t>
            </w:r>
            <w:r w:rsidRPr="0020749A">
              <w:rPr>
                <w:rFonts w:ascii="Calibri" w:eastAsia="Times New Roman" w:hAnsi="Calibri" w:cs="Times New Roman"/>
                <w:b/>
                <w:bCs/>
                <w:color w:val="000000"/>
                <w:sz w:val="32"/>
                <w:szCs w:val="40"/>
                <w:lang w:val="en-GB"/>
              </w:rPr>
              <w:t xml:space="preserve"> X </w:t>
            </w:r>
            <w:r w:rsidRPr="0020749A">
              <w:rPr>
                <w:rFonts w:ascii="Calibri" w:eastAsia="Times New Roman" w:hAnsi="Calibri" w:cs="Times New Roman"/>
                <w:b/>
                <w:bCs/>
                <w:i/>
                <w:color w:val="000000"/>
                <w:sz w:val="32"/>
                <w:szCs w:val="40"/>
                <w:lang w:val="en-GB"/>
              </w:rPr>
              <w:t>Brachypetalum</w:t>
            </w:r>
            <w:r w:rsidRPr="0020749A">
              <w:rPr>
                <w:rFonts w:ascii="Calibri" w:eastAsia="Times New Roman" w:hAnsi="Calibri" w:cs="Times New Roman"/>
                <w:b/>
                <w:bCs/>
                <w:color w:val="000000"/>
                <w:sz w:val="32"/>
                <w:szCs w:val="40"/>
                <w:lang w:val="en-GB"/>
              </w:rPr>
              <w:t xml:space="preserve"> run2</w:t>
            </w:r>
          </w:p>
        </w:tc>
        <w:tc>
          <w:tcPr>
            <w:tcW w:w="0" w:type="auto"/>
            <w:tcBorders>
              <w:top w:val="nil"/>
              <w:left w:val="nil"/>
              <w:bottom w:val="nil"/>
              <w:right w:val="nil"/>
            </w:tcBorders>
            <w:shd w:val="clear" w:color="auto" w:fill="auto"/>
            <w:noWrap/>
            <w:vAlign w:val="bottom"/>
            <w:hideMark/>
          </w:tcPr>
          <w:p w14:paraId="41518110" w14:textId="77777777" w:rsidR="00E6263C" w:rsidRPr="0020749A" w:rsidRDefault="00E6263C" w:rsidP="00E6263C">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ED11B27" w14:textId="77777777" w:rsidR="00E6263C" w:rsidRPr="0020749A" w:rsidRDefault="00E6263C" w:rsidP="00E6263C">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 </w:t>
            </w:r>
          </w:p>
        </w:tc>
      </w:tr>
      <w:tr w:rsidR="00E6263C" w:rsidRPr="0020749A" w14:paraId="537967CE" w14:textId="77777777" w:rsidTr="00E6263C">
        <w:trPr>
          <w:trHeight w:val="300"/>
        </w:trPr>
        <w:tc>
          <w:tcPr>
            <w:tcW w:w="0" w:type="auto"/>
            <w:tcBorders>
              <w:top w:val="nil"/>
              <w:left w:val="nil"/>
              <w:bottom w:val="nil"/>
              <w:right w:val="nil"/>
            </w:tcBorders>
            <w:shd w:val="clear" w:color="auto" w:fill="auto"/>
            <w:noWrap/>
            <w:vAlign w:val="bottom"/>
            <w:hideMark/>
          </w:tcPr>
          <w:p w14:paraId="40441155" w14:textId="77777777" w:rsidR="00E6263C" w:rsidRPr="0020749A"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0E59BE8D"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3EFE471"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51B85E3"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BEC3034"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3F021375"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DB13DCE"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39CDA8F"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E6263C" w:rsidRPr="0020749A" w14:paraId="319E772A" w14:textId="77777777" w:rsidTr="00E6263C">
        <w:trPr>
          <w:trHeight w:val="300"/>
        </w:trPr>
        <w:tc>
          <w:tcPr>
            <w:tcW w:w="0" w:type="auto"/>
            <w:tcBorders>
              <w:top w:val="nil"/>
              <w:left w:val="nil"/>
              <w:bottom w:val="single" w:sz="4" w:space="0" w:color="auto"/>
              <w:right w:val="nil"/>
            </w:tcBorders>
            <w:shd w:val="clear" w:color="auto" w:fill="auto"/>
            <w:noWrap/>
            <w:vAlign w:val="bottom"/>
            <w:hideMark/>
          </w:tcPr>
          <w:p w14:paraId="73902B17" w14:textId="77777777" w:rsidR="00E6263C" w:rsidRPr="0020749A" w:rsidRDefault="00E6263C" w:rsidP="00E6263C">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7CD208B6" w14:textId="77777777" w:rsidR="00E6263C" w:rsidRPr="0020749A" w:rsidRDefault="00E6263C" w:rsidP="00E6263C">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51</w:t>
            </w:r>
          </w:p>
        </w:tc>
        <w:tc>
          <w:tcPr>
            <w:tcW w:w="0" w:type="auto"/>
            <w:tcBorders>
              <w:top w:val="nil"/>
              <w:left w:val="single" w:sz="4" w:space="0" w:color="auto"/>
              <w:bottom w:val="single" w:sz="4" w:space="0" w:color="auto"/>
              <w:right w:val="nil"/>
            </w:tcBorders>
            <w:shd w:val="clear" w:color="auto" w:fill="auto"/>
            <w:noWrap/>
            <w:vAlign w:val="bottom"/>
            <w:hideMark/>
          </w:tcPr>
          <w:p w14:paraId="20A53BF5" w14:textId="77777777" w:rsidR="00E6263C" w:rsidRPr="0020749A" w:rsidRDefault="00E6263C" w:rsidP="00E6263C">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52</w:t>
            </w:r>
          </w:p>
        </w:tc>
        <w:tc>
          <w:tcPr>
            <w:tcW w:w="0" w:type="auto"/>
            <w:tcBorders>
              <w:top w:val="nil"/>
              <w:left w:val="single" w:sz="4" w:space="0" w:color="auto"/>
              <w:bottom w:val="single" w:sz="4" w:space="0" w:color="auto"/>
              <w:right w:val="nil"/>
            </w:tcBorders>
            <w:shd w:val="clear" w:color="auto" w:fill="auto"/>
            <w:noWrap/>
            <w:vAlign w:val="bottom"/>
            <w:hideMark/>
          </w:tcPr>
          <w:p w14:paraId="7DF9F9FF" w14:textId="77777777" w:rsidR="00E6263C" w:rsidRPr="0020749A" w:rsidRDefault="00E6263C" w:rsidP="00E6263C">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53</w:t>
            </w:r>
          </w:p>
        </w:tc>
        <w:tc>
          <w:tcPr>
            <w:tcW w:w="0" w:type="auto"/>
            <w:tcBorders>
              <w:top w:val="nil"/>
              <w:left w:val="single" w:sz="4" w:space="0" w:color="auto"/>
              <w:bottom w:val="single" w:sz="4" w:space="0" w:color="auto"/>
              <w:right w:val="nil"/>
            </w:tcBorders>
            <w:shd w:val="clear" w:color="auto" w:fill="auto"/>
            <w:noWrap/>
            <w:vAlign w:val="bottom"/>
            <w:hideMark/>
          </w:tcPr>
          <w:p w14:paraId="79F89D3A" w14:textId="77777777" w:rsidR="00E6263C" w:rsidRPr="0020749A" w:rsidRDefault="00E6263C" w:rsidP="00E6263C">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54</w:t>
            </w:r>
          </w:p>
        </w:tc>
        <w:tc>
          <w:tcPr>
            <w:tcW w:w="0" w:type="auto"/>
            <w:tcBorders>
              <w:top w:val="nil"/>
              <w:left w:val="single" w:sz="4" w:space="0" w:color="auto"/>
              <w:bottom w:val="single" w:sz="4" w:space="0" w:color="auto"/>
              <w:right w:val="nil"/>
            </w:tcBorders>
            <w:shd w:val="clear" w:color="auto" w:fill="auto"/>
            <w:noWrap/>
            <w:vAlign w:val="bottom"/>
            <w:hideMark/>
          </w:tcPr>
          <w:p w14:paraId="51B4A1FF" w14:textId="77777777" w:rsidR="00E6263C" w:rsidRPr="0020749A" w:rsidRDefault="00E6263C" w:rsidP="00E6263C">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55</w:t>
            </w:r>
          </w:p>
        </w:tc>
        <w:tc>
          <w:tcPr>
            <w:tcW w:w="0" w:type="auto"/>
            <w:tcBorders>
              <w:top w:val="nil"/>
              <w:left w:val="single" w:sz="4" w:space="0" w:color="auto"/>
              <w:bottom w:val="single" w:sz="4" w:space="0" w:color="auto"/>
              <w:right w:val="nil"/>
            </w:tcBorders>
            <w:shd w:val="clear" w:color="auto" w:fill="auto"/>
            <w:noWrap/>
            <w:vAlign w:val="bottom"/>
            <w:hideMark/>
          </w:tcPr>
          <w:p w14:paraId="19B78B15" w14:textId="77777777" w:rsidR="00E6263C" w:rsidRPr="0020749A" w:rsidRDefault="00E6263C" w:rsidP="00E6263C">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56</w:t>
            </w:r>
          </w:p>
        </w:tc>
        <w:tc>
          <w:tcPr>
            <w:tcW w:w="0" w:type="auto"/>
            <w:tcBorders>
              <w:top w:val="nil"/>
              <w:left w:val="single" w:sz="4" w:space="0" w:color="auto"/>
              <w:bottom w:val="single" w:sz="4" w:space="0" w:color="auto"/>
              <w:right w:val="nil"/>
            </w:tcBorders>
            <w:shd w:val="clear" w:color="auto" w:fill="auto"/>
            <w:noWrap/>
            <w:vAlign w:val="bottom"/>
            <w:hideMark/>
          </w:tcPr>
          <w:p w14:paraId="315F5722" w14:textId="77777777" w:rsidR="00E6263C" w:rsidRPr="0020749A" w:rsidRDefault="00E6263C" w:rsidP="00E6263C">
            <w:pPr>
              <w:jc w:val="right"/>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57</w:t>
            </w:r>
          </w:p>
        </w:tc>
      </w:tr>
      <w:tr w:rsidR="00E6263C" w:rsidRPr="0020749A" w14:paraId="5BA74BCE" w14:textId="77777777" w:rsidTr="00E6263C">
        <w:trPr>
          <w:trHeight w:val="300"/>
        </w:trPr>
        <w:tc>
          <w:tcPr>
            <w:tcW w:w="0" w:type="auto"/>
            <w:tcBorders>
              <w:top w:val="nil"/>
              <w:left w:val="single" w:sz="4" w:space="0" w:color="auto"/>
              <w:bottom w:val="nil"/>
              <w:right w:val="nil"/>
            </w:tcBorders>
            <w:shd w:val="clear" w:color="auto" w:fill="auto"/>
            <w:noWrap/>
            <w:vAlign w:val="bottom"/>
            <w:hideMark/>
          </w:tcPr>
          <w:p w14:paraId="274E487F" w14:textId="77777777" w:rsidR="00E6263C" w:rsidRPr="0020749A" w:rsidRDefault="00E6263C" w:rsidP="00E6263C">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Desired Error</w:t>
            </w:r>
          </w:p>
        </w:tc>
        <w:tc>
          <w:tcPr>
            <w:tcW w:w="0" w:type="auto"/>
            <w:tcBorders>
              <w:top w:val="nil"/>
              <w:left w:val="single" w:sz="4" w:space="0" w:color="auto"/>
              <w:bottom w:val="nil"/>
              <w:right w:val="nil"/>
            </w:tcBorders>
            <w:shd w:val="clear" w:color="auto" w:fill="auto"/>
            <w:noWrap/>
            <w:vAlign w:val="bottom"/>
            <w:hideMark/>
          </w:tcPr>
          <w:p w14:paraId="013FF97F" w14:textId="77777777" w:rsidR="00E6263C" w:rsidRPr="0020749A" w:rsidRDefault="00E6263C" w:rsidP="00E6263C">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1,00E-04</w:t>
            </w:r>
          </w:p>
        </w:tc>
        <w:tc>
          <w:tcPr>
            <w:tcW w:w="0" w:type="auto"/>
            <w:tcBorders>
              <w:top w:val="nil"/>
              <w:left w:val="single" w:sz="4" w:space="0" w:color="auto"/>
              <w:bottom w:val="nil"/>
              <w:right w:val="nil"/>
            </w:tcBorders>
            <w:shd w:val="clear" w:color="auto" w:fill="auto"/>
            <w:noWrap/>
            <w:vAlign w:val="bottom"/>
            <w:hideMark/>
          </w:tcPr>
          <w:p w14:paraId="0E5329F2" w14:textId="77777777" w:rsidR="00E6263C" w:rsidRPr="0020749A" w:rsidRDefault="00E6263C" w:rsidP="00E6263C">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1,00E-05</w:t>
            </w:r>
          </w:p>
        </w:tc>
        <w:tc>
          <w:tcPr>
            <w:tcW w:w="0" w:type="auto"/>
            <w:tcBorders>
              <w:top w:val="nil"/>
              <w:left w:val="single" w:sz="4" w:space="0" w:color="auto"/>
              <w:bottom w:val="nil"/>
              <w:right w:val="nil"/>
            </w:tcBorders>
            <w:shd w:val="clear" w:color="auto" w:fill="auto"/>
            <w:noWrap/>
            <w:vAlign w:val="bottom"/>
            <w:hideMark/>
          </w:tcPr>
          <w:p w14:paraId="277CF438" w14:textId="77777777" w:rsidR="00E6263C" w:rsidRPr="0020749A" w:rsidRDefault="00E6263C" w:rsidP="00E6263C">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1,00E-06</w:t>
            </w:r>
          </w:p>
        </w:tc>
        <w:tc>
          <w:tcPr>
            <w:tcW w:w="0" w:type="auto"/>
            <w:tcBorders>
              <w:top w:val="nil"/>
              <w:left w:val="single" w:sz="4" w:space="0" w:color="auto"/>
              <w:bottom w:val="nil"/>
              <w:right w:val="nil"/>
            </w:tcBorders>
            <w:shd w:val="clear" w:color="auto" w:fill="auto"/>
            <w:noWrap/>
            <w:vAlign w:val="bottom"/>
            <w:hideMark/>
          </w:tcPr>
          <w:p w14:paraId="7FB1DC5F" w14:textId="77777777" w:rsidR="00E6263C" w:rsidRPr="0020749A" w:rsidRDefault="00E6263C" w:rsidP="00E6263C">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1,00E-07</w:t>
            </w:r>
          </w:p>
        </w:tc>
        <w:tc>
          <w:tcPr>
            <w:tcW w:w="0" w:type="auto"/>
            <w:tcBorders>
              <w:top w:val="nil"/>
              <w:left w:val="single" w:sz="4" w:space="0" w:color="auto"/>
              <w:bottom w:val="nil"/>
              <w:right w:val="nil"/>
            </w:tcBorders>
            <w:shd w:val="clear" w:color="auto" w:fill="auto"/>
            <w:noWrap/>
            <w:vAlign w:val="bottom"/>
            <w:hideMark/>
          </w:tcPr>
          <w:p w14:paraId="656030C4" w14:textId="77777777" w:rsidR="00E6263C" w:rsidRPr="0020749A" w:rsidRDefault="00E6263C" w:rsidP="00E6263C">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1,00E-08</w:t>
            </w:r>
          </w:p>
        </w:tc>
        <w:tc>
          <w:tcPr>
            <w:tcW w:w="0" w:type="auto"/>
            <w:tcBorders>
              <w:top w:val="nil"/>
              <w:left w:val="single" w:sz="4" w:space="0" w:color="auto"/>
              <w:bottom w:val="nil"/>
              <w:right w:val="nil"/>
            </w:tcBorders>
            <w:shd w:val="clear" w:color="auto" w:fill="auto"/>
            <w:noWrap/>
            <w:vAlign w:val="bottom"/>
            <w:hideMark/>
          </w:tcPr>
          <w:p w14:paraId="363BC85D" w14:textId="77777777" w:rsidR="00E6263C" w:rsidRPr="0020749A" w:rsidRDefault="00E6263C" w:rsidP="00E6263C">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1,00E-09</w:t>
            </w:r>
          </w:p>
        </w:tc>
        <w:tc>
          <w:tcPr>
            <w:tcW w:w="0" w:type="auto"/>
            <w:tcBorders>
              <w:top w:val="nil"/>
              <w:left w:val="single" w:sz="4" w:space="0" w:color="auto"/>
              <w:bottom w:val="nil"/>
              <w:right w:val="nil"/>
            </w:tcBorders>
            <w:shd w:val="clear" w:color="auto" w:fill="auto"/>
            <w:noWrap/>
            <w:vAlign w:val="bottom"/>
            <w:hideMark/>
          </w:tcPr>
          <w:p w14:paraId="2E82669C" w14:textId="77777777" w:rsidR="00E6263C" w:rsidRPr="0020749A" w:rsidRDefault="00E6263C" w:rsidP="00E6263C">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1,00E-10</w:t>
            </w:r>
          </w:p>
        </w:tc>
      </w:tr>
      <w:tr w:rsidR="00E6263C" w:rsidRPr="0020749A" w14:paraId="1D1B49F7" w14:textId="77777777" w:rsidTr="00E6263C">
        <w:trPr>
          <w:trHeight w:val="300"/>
        </w:trPr>
        <w:tc>
          <w:tcPr>
            <w:tcW w:w="0" w:type="auto"/>
            <w:tcBorders>
              <w:top w:val="nil"/>
              <w:left w:val="single" w:sz="4" w:space="0" w:color="auto"/>
              <w:bottom w:val="single" w:sz="4" w:space="0" w:color="auto"/>
              <w:right w:val="nil"/>
            </w:tcBorders>
            <w:shd w:val="clear" w:color="auto" w:fill="auto"/>
            <w:noWrap/>
            <w:vAlign w:val="bottom"/>
            <w:hideMark/>
          </w:tcPr>
          <w:p w14:paraId="3C141592" w14:textId="77777777" w:rsidR="00E6263C" w:rsidRPr="0020749A" w:rsidRDefault="00E6263C" w:rsidP="00E6263C">
            <w:pP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Time to classify (s)</w:t>
            </w:r>
          </w:p>
        </w:tc>
        <w:tc>
          <w:tcPr>
            <w:tcW w:w="0" w:type="auto"/>
            <w:tcBorders>
              <w:top w:val="nil"/>
              <w:left w:val="single" w:sz="4" w:space="0" w:color="auto"/>
              <w:bottom w:val="single" w:sz="4" w:space="0" w:color="auto"/>
              <w:right w:val="nil"/>
            </w:tcBorders>
            <w:shd w:val="clear" w:color="auto" w:fill="auto"/>
            <w:noWrap/>
            <w:vAlign w:val="bottom"/>
            <w:hideMark/>
          </w:tcPr>
          <w:p w14:paraId="698C65EB" w14:textId="77777777" w:rsidR="00E6263C" w:rsidRPr="0020749A" w:rsidRDefault="00E6263C" w:rsidP="00E6263C">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5</w:t>
            </w:r>
          </w:p>
        </w:tc>
        <w:tc>
          <w:tcPr>
            <w:tcW w:w="0" w:type="auto"/>
            <w:tcBorders>
              <w:top w:val="nil"/>
              <w:left w:val="single" w:sz="4" w:space="0" w:color="auto"/>
              <w:bottom w:val="single" w:sz="4" w:space="0" w:color="auto"/>
              <w:right w:val="nil"/>
            </w:tcBorders>
            <w:shd w:val="clear" w:color="auto" w:fill="auto"/>
            <w:noWrap/>
            <w:vAlign w:val="bottom"/>
            <w:hideMark/>
          </w:tcPr>
          <w:p w14:paraId="4A2EC715" w14:textId="77777777" w:rsidR="00E6263C" w:rsidRPr="0020749A" w:rsidRDefault="00E6263C" w:rsidP="00E6263C">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4</w:t>
            </w:r>
          </w:p>
        </w:tc>
        <w:tc>
          <w:tcPr>
            <w:tcW w:w="0" w:type="auto"/>
            <w:tcBorders>
              <w:top w:val="nil"/>
              <w:left w:val="single" w:sz="4" w:space="0" w:color="auto"/>
              <w:bottom w:val="single" w:sz="4" w:space="0" w:color="auto"/>
              <w:right w:val="nil"/>
            </w:tcBorders>
            <w:shd w:val="clear" w:color="auto" w:fill="auto"/>
            <w:noWrap/>
            <w:vAlign w:val="bottom"/>
            <w:hideMark/>
          </w:tcPr>
          <w:p w14:paraId="7F983AE1" w14:textId="77777777" w:rsidR="00E6263C" w:rsidRPr="0020749A" w:rsidRDefault="00E6263C" w:rsidP="00E6263C">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4</w:t>
            </w:r>
          </w:p>
        </w:tc>
        <w:tc>
          <w:tcPr>
            <w:tcW w:w="0" w:type="auto"/>
            <w:tcBorders>
              <w:top w:val="nil"/>
              <w:left w:val="single" w:sz="4" w:space="0" w:color="auto"/>
              <w:bottom w:val="single" w:sz="4" w:space="0" w:color="auto"/>
              <w:right w:val="nil"/>
            </w:tcBorders>
            <w:shd w:val="clear" w:color="auto" w:fill="auto"/>
            <w:noWrap/>
            <w:vAlign w:val="bottom"/>
            <w:hideMark/>
          </w:tcPr>
          <w:p w14:paraId="0E17CA2B" w14:textId="77777777" w:rsidR="00E6263C" w:rsidRPr="0020749A" w:rsidRDefault="00E6263C" w:rsidP="00E6263C">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4</w:t>
            </w:r>
          </w:p>
        </w:tc>
        <w:tc>
          <w:tcPr>
            <w:tcW w:w="0" w:type="auto"/>
            <w:tcBorders>
              <w:top w:val="nil"/>
              <w:left w:val="single" w:sz="4" w:space="0" w:color="auto"/>
              <w:bottom w:val="single" w:sz="4" w:space="0" w:color="auto"/>
              <w:right w:val="nil"/>
            </w:tcBorders>
            <w:shd w:val="clear" w:color="auto" w:fill="auto"/>
            <w:noWrap/>
            <w:vAlign w:val="bottom"/>
            <w:hideMark/>
          </w:tcPr>
          <w:p w14:paraId="41B393FC" w14:textId="77777777" w:rsidR="00E6263C" w:rsidRPr="0020749A" w:rsidRDefault="00E6263C" w:rsidP="00E6263C">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4</w:t>
            </w:r>
          </w:p>
        </w:tc>
        <w:tc>
          <w:tcPr>
            <w:tcW w:w="0" w:type="auto"/>
            <w:tcBorders>
              <w:top w:val="nil"/>
              <w:left w:val="single" w:sz="4" w:space="0" w:color="auto"/>
              <w:bottom w:val="single" w:sz="4" w:space="0" w:color="auto"/>
              <w:right w:val="nil"/>
            </w:tcBorders>
            <w:shd w:val="clear" w:color="auto" w:fill="auto"/>
            <w:noWrap/>
            <w:vAlign w:val="bottom"/>
            <w:hideMark/>
          </w:tcPr>
          <w:p w14:paraId="21410583" w14:textId="77777777" w:rsidR="00E6263C" w:rsidRPr="0020749A" w:rsidRDefault="00E6263C" w:rsidP="00E6263C">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4</w:t>
            </w:r>
          </w:p>
        </w:tc>
        <w:tc>
          <w:tcPr>
            <w:tcW w:w="0" w:type="auto"/>
            <w:tcBorders>
              <w:top w:val="nil"/>
              <w:left w:val="single" w:sz="4" w:space="0" w:color="auto"/>
              <w:bottom w:val="single" w:sz="4" w:space="0" w:color="auto"/>
              <w:right w:val="nil"/>
            </w:tcBorders>
            <w:shd w:val="clear" w:color="auto" w:fill="auto"/>
            <w:noWrap/>
            <w:vAlign w:val="bottom"/>
            <w:hideMark/>
          </w:tcPr>
          <w:p w14:paraId="567D39B2" w14:textId="77777777" w:rsidR="00E6263C" w:rsidRPr="0020749A" w:rsidRDefault="00E6263C" w:rsidP="00E6263C">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3</w:t>
            </w:r>
          </w:p>
        </w:tc>
      </w:tr>
      <w:tr w:rsidR="00E6263C" w:rsidRPr="0020749A" w14:paraId="00BF226C" w14:textId="77777777" w:rsidTr="00E6263C">
        <w:trPr>
          <w:trHeight w:val="300"/>
        </w:trPr>
        <w:tc>
          <w:tcPr>
            <w:tcW w:w="0" w:type="auto"/>
            <w:tcBorders>
              <w:top w:val="nil"/>
              <w:left w:val="nil"/>
              <w:bottom w:val="nil"/>
              <w:right w:val="nil"/>
            </w:tcBorders>
            <w:shd w:val="clear" w:color="auto" w:fill="auto"/>
            <w:noWrap/>
            <w:vAlign w:val="bottom"/>
            <w:hideMark/>
          </w:tcPr>
          <w:p w14:paraId="3AF15C93" w14:textId="0C798362" w:rsidR="00E6263C" w:rsidRPr="0020749A" w:rsidRDefault="00E6263C" w:rsidP="00E6263C">
            <w:pPr>
              <w:rPr>
                <w:rFonts w:ascii="Calibri" w:eastAsia="Times New Roman" w:hAnsi="Calibri" w:cs="Times New Roman"/>
                <w:b/>
                <w:color w:val="000000"/>
                <w:lang w:val="en-GB"/>
              </w:rPr>
            </w:pPr>
            <w:r w:rsidRPr="0020749A">
              <w:rPr>
                <w:rFonts w:ascii="Calibri" w:eastAsia="Times New Roman" w:hAnsi="Calibri" w:cs="Times New Roman"/>
                <w:b/>
                <w:color w:val="000000"/>
                <w:lang w:val="en-GB"/>
              </w:rPr>
              <w:t>Picture</w:t>
            </w:r>
          </w:p>
        </w:tc>
        <w:tc>
          <w:tcPr>
            <w:tcW w:w="0" w:type="auto"/>
            <w:tcBorders>
              <w:top w:val="nil"/>
              <w:left w:val="single" w:sz="4" w:space="0" w:color="auto"/>
              <w:bottom w:val="nil"/>
              <w:right w:val="nil"/>
            </w:tcBorders>
            <w:shd w:val="clear" w:color="auto" w:fill="auto"/>
            <w:noWrap/>
            <w:vAlign w:val="bottom"/>
            <w:hideMark/>
          </w:tcPr>
          <w:p w14:paraId="5879570E"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20DA441"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063283C"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170B3860"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47E85A8"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4DA3C26"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3424788"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E6263C" w:rsidRPr="0020749A" w14:paraId="2C49F3D3" w14:textId="77777777" w:rsidTr="00E6263C">
        <w:trPr>
          <w:trHeight w:val="300"/>
        </w:trPr>
        <w:tc>
          <w:tcPr>
            <w:tcW w:w="0" w:type="auto"/>
            <w:tcBorders>
              <w:top w:val="nil"/>
              <w:left w:val="nil"/>
              <w:bottom w:val="nil"/>
              <w:right w:val="nil"/>
            </w:tcBorders>
            <w:shd w:val="clear" w:color="auto" w:fill="auto"/>
            <w:noWrap/>
            <w:vAlign w:val="bottom"/>
            <w:hideMark/>
          </w:tcPr>
          <w:p w14:paraId="3F983FEF"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armeniacumXconcolor2</w:t>
            </w:r>
          </w:p>
        </w:tc>
        <w:tc>
          <w:tcPr>
            <w:tcW w:w="0" w:type="auto"/>
            <w:tcBorders>
              <w:top w:val="nil"/>
              <w:left w:val="single" w:sz="4" w:space="0" w:color="auto"/>
              <w:bottom w:val="nil"/>
              <w:right w:val="nil"/>
            </w:tcBorders>
            <w:shd w:val="clear" w:color="000000" w:fill="C6EFCE"/>
            <w:noWrap/>
            <w:vAlign w:val="bottom"/>
            <w:hideMark/>
          </w:tcPr>
          <w:p w14:paraId="4ED97E3B"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08CC6A8A"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51FE017"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52E48F6C"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55EFD80"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82FD41E"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6DE95AB6"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r>
      <w:tr w:rsidR="00E6263C" w:rsidRPr="0020749A" w14:paraId="158C3DFE" w14:textId="77777777" w:rsidTr="00E6263C">
        <w:trPr>
          <w:trHeight w:val="300"/>
        </w:trPr>
        <w:tc>
          <w:tcPr>
            <w:tcW w:w="0" w:type="auto"/>
            <w:tcBorders>
              <w:top w:val="nil"/>
              <w:left w:val="nil"/>
              <w:bottom w:val="nil"/>
              <w:right w:val="nil"/>
            </w:tcBorders>
            <w:shd w:val="clear" w:color="auto" w:fill="auto"/>
            <w:noWrap/>
            <w:vAlign w:val="bottom"/>
            <w:hideMark/>
          </w:tcPr>
          <w:p w14:paraId="2C1BBB4C"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delenatiiXniveum2</w:t>
            </w:r>
          </w:p>
        </w:tc>
        <w:tc>
          <w:tcPr>
            <w:tcW w:w="0" w:type="auto"/>
            <w:tcBorders>
              <w:top w:val="nil"/>
              <w:left w:val="single" w:sz="4" w:space="0" w:color="auto"/>
              <w:bottom w:val="nil"/>
              <w:right w:val="nil"/>
            </w:tcBorders>
            <w:shd w:val="clear" w:color="000000" w:fill="FFEB9C"/>
            <w:noWrap/>
            <w:vAlign w:val="bottom"/>
            <w:hideMark/>
          </w:tcPr>
          <w:p w14:paraId="3EED1DB0" w14:textId="77777777" w:rsidR="00E6263C" w:rsidRPr="0020749A" w:rsidRDefault="00E6263C" w:rsidP="00E6263C">
            <w:pPr>
              <w:jc w:val="right"/>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2998C2EE" w14:textId="77777777" w:rsidR="00E6263C" w:rsidRPr="0020749A" w:rsidRDefault="00E6263C" w:rsidP="00E6263C">
            <w:pPr>
              <w:jc w:val="right"/>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647ADDB4"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FFC7CE"/>
            <w:noWrap/>
            <w:vAlign w:val="bottom"/>
            <w:hideMark/>
          </w:tcPr>
          <w:p w14:paraId="589839E6" w14:textId="77777777" w:rsidR="00E6263C" w:rsidRPr="0020749A" w:rsidRDefault="00E6263C" w:rsidP="00E6263C">
            <w:pPr>
              <w:jc w:val="right"/>
              <w:rPr>
                <w:rFonts w:ascii="Calibri" w:eastAsia="Times New Roman" w:hAnsi="Calibri" w:cs="Times New Roman"/>
                <w:color w:val="9C0006"/>
                <w:lang w:val="en-GB"/>
              </w:rPr>
            </w:pPr>
            <w:r w:rsidRPr="0020749A">
              <w:rPr>
                <w:rFonts w:ascii="Calibri" w:eastAsia="Times New Roman" w:hAnsi="Calibri" w:cs="Times New Roman"/>
                <w:color w:val="9C0006"/>
                <w:lang w:val="en-GB"/>
              </w:rPr>
              <w:t>2(low)</w:t>
            </w:r>
          </w:p>
        </w:tc>
        <w:tc>
          <w:tcPr>
            <w:tcW w:w="0" w:type="auto"/>
            <w:tcBorders>
              <w:top w:val="nil"/>
              <w:left w:val="single" w:sz="4" w:space="0" w:color="auto"/>
              <w:bottom w:val="nil"/>
              <w:right w:val="nil"/>
            </w:tcBorders>
            <w:shd w:val="clear" w:color="000000" w:fill="FFEB9C"/>
            <w:noWrap/>
            <w:vAlign w:val="bottom"/>
            <w:hideMark/>
          </w:tcPr>
          <w:p w14:paraId="62F221E4" w14:textId="77777777" w:rsidR="00E6263C" w:rsidRPr="0020749A" w:rsidRDefault="00E6263C" w:rsidP="00E6263C">
            <w:pPr>
              <w:jc w:val="right"/>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7E0B12E6"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09E0F10D"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6</w:t>
            </w:r>
          </w:p>
        </w:tc>
      </w:tr>
      <w:tr w:rsidR="00E6263C" w:rsidRPr="0020749A" w14:paraId="120DA10A" w14:textId="77777777" w:rsidTr="00E6263C">
        <w:trPr>
          <w:trHeight w:val="300"/>
        </w:trPr>
        <w:tc>
          <w:tcPr>
            <w:tcW w:w="0" w:type="auto"/>
            <w:tcBorders>
              <w:top w:val="nil"/>
              <w:left w:val="nil"/>
              <w:bottom w:val="nil"/>
              <w:right w:val="nil"/>
            </w:tcBorders>
            <w:shd w:val="clear" w:color="auto" w:fill="auto"/>
            <w:noWrap/>
            <w:vAlign w:val="bottom"/>
            <w:hideMark/>
          </w:tcPr>
          <w:p w14:paraId="4032EA94"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armeniacumXconcolor1</w:t>
            </w:r>
          </w:p>
        </w:tc>
        <w:tc>
          <w:tcPr>
            <w:tcW w:w="0" w:type="auto"/>
            <w:tcBorders>
              <w:top w:val="nil"/>
              <w:left w:val="single" w:sz="4" w:space="0" w:color="auto"/>
              <w:bottom w:val="nil"/>
              <w:right w:val="nil"/>
            </w:tcBorders>
            <w:shd w:val="clear" w:color="000000" w:fill="C6EFCE"/>
            <w:noWrap/>
            <w:vAlign w:val="bottom"/>
            <w:hideMark/>
          </w:tcPr>
          <w:p w14:paraId="7C5DF72B"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3BE030CC"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2BCC579"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3EF071BF"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9488E78"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5F8E6284"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74664262"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r>
      <w:tr w:rsidR="00E6263C" w:rsidRPr="0020749A" w14:paraId="6D3BE63B" w14:textId="77777777" w:rsidTr="00E6263C">
        <w:trPr>
          <w:trHeight w:val="300"/>
        </w:trPr>
        <w:tc>
          <w:tcPr>
            <w:tcW w:w="0" w:type="auto"/>
            <w:tcBorders>
              <w:top w:val="nil"/>
              <w:left w:val="nil"/>
              <w:bottom w:val="nil"/>
              <w:right w:val="nil"/>
            </w:tcBorders>
            <w:shd w:val="clear" w:color="auto" w:fill="auto"/>
            <w:noWrap/>
            <w:vAlign w:val="bottom"/>
            <w:hideMark/>
          </w:tcPr>
          <w:p w14:paraId="2FE7C4CA"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armeniacumXconcolor6</w:t>
            </w:r>
          </w:p>
        </w:tc>
        <w:tc>
          <w:tcPr>
            <w:tcW w:w="0" w:type="auto"/>
            <w:tcBorders>
              <w:top w:val="nil"/>
              <w:left w:val="single" w:sz="4" w:space="0" w:color="auto"/>
              <w:bottom w:val="nil"/>
              <w:right w:val="nil"/>
            </w:tcBorders>
            <w:shd w:val="clear" w:color="000000" w:fill="C6EFCE"/>
            <w:noWrap/>
            <w:vAlign w:val="bottom"/>
            <w:hideMark/>
          </w:tcPr>
          <w:p w14:paraId="69755026"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5490A8AE"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CA4041C"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B3E8B66"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3976B11B"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1975259D"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3E30B27B"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1(low)</w:t>
            </w:r>
          </w:p>
        </w:tc>
      </w:tr>
      <w:tr w:rsidR="00E6263C" w:rsidRPr="0020749A" w14:paraId="5FF5ABFC" w14:textId="77777777" w:rsidTr="00E6263C">
        <w:trPr>
          <w:trHeight w:val="300"/>
        </w:trPr>
        <w:tc>
          <w:tcPr>
            <w:tcW w:w="0" w:type="auto"/>
            <w:tcBorders>
              <w:top w:val="nil"/>
              <w:left w:val="nil"/>
              <w:bottom w:val="nil"/>
              <w:right w:val="nil"/>
            </w:tcBorders>
            <w:shd w:val="clear" w:color="auto" w:fill="auto"/>
            <w:noWrap/>
            <w:vAlign w:val="bottom"/>
            <w:hideMark/>
          </w:tcPr>
          <w:p w14:paraId="2DFC6590"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emersoniiXbellatulum</w:t>
            </w:r>
          </w:p>
        </w:tc>
        <w:tc>
          <w:tcPr>
            <w:tcW w:w="0" w:type="auto"/>
            <w:tcBorders>
              <w:top w:val="nil"/>
              <w:left w:val="single" w:sz="4" w:space="0" w:color="auto"/>
              <w:bottom w:val="nil"/>
              <w:right w:val="nil"/>
            </w:tcBorders>
            <w:shd w:val="clear" w:color="000000" w:fill="C6EFCE"/>
            <w:noWrap/>
            <w:vAlign w:val="bottom"/>
            <w:hideMark/>
          </w:tcPr>
          <w:p w14:paraId="46D1102A"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5D6606B4"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1&amp;3</w:t>
            </w:r>
          </w:p>
        </w:tc>
        <w:tc>
          <w:tcPr>
            <w:tcW w:w="0" w:type="auto"/>
            <w:tcBorders>
              <w:top w:val="nil"/>
              <w:left w:val="single" w:sz="4" w:space="0" w:color="auto"/>
              <w:bottom w:val="nil"/>
              <w:right w:val="nil"/>
            </w:tcBorders>
            <w:shd w:val="clear" w:color="000000" w:fill="C6EFCE"/>
            <w:noWrap/>
            <w:vAlign w:val="bottom"/>
            <w:hideMark/>
          </w:tcPr>
          <w:p w14:paraId="2E1C135D"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1&amp;3</w:t>
            </w:r>
          </w:p>
        </w:tc>
        <w:tc>
          <w:tcPr>
            <w:tcW w:w="0" w:type="auto"/>
            <w:tcBorders>
              <w:top w:val="nil"/>
              <w:left w:val="single" w:sz="4" w:space="0" w:color="auto"/>
              <w:bottom w:val="nil"/>
              <w:right w:val="nil"/>
            </w:tcBorders>
            <w:shd w:val="clear" w:color="000000" w:fill="C6EFCE"/>
            <w:noWrap/>
            <w:vAlign w:val="bottom"/>
            <w:hideMark/>
          </w:tcPr>
          <w:p w14:paraId="061FA6D0"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FFEB9C"/>
            <w:noWrap/>
            <w:vAlign w:val="bottom"/>
            <w:hideMark/>
          </w:tcPr>
          <w:p w14:paraId="074F2CBE" w14:textId="77777777" w:rsidR="00E6263C" w:rsidRPr="0020749A" w:rsidRDefault="00E6263C" w:rsidP="00E6263C">
            <w:pPr>
              <w:jc w:val="right"/>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03742AD3" w14:textId="77777777" w:rsidR="00E6263C" w:rsidRPr="0020749A" w:rsidRDefault="00E6263C" w:rsidP="00E6263C">
            <w:pPr>
              <w:jc w:val="right"/>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1A9BA42A" w14:textId="77777777" w:rsidR="00E6263C" w:rsidRPr="0020749A" w:rsidRDefault="00E6263C" w:rsidP="00E6263C">
            <w:pPr>
              <w:jc w:val="right"/>
              <w:rPr>
                <w:rFonts w:ascii="Calibri" w:eastAsia="Times New Roman" w:hAnsi="Calibri" w:cs="Times New Roman"/>
                <w:color w:val="9C6500"/>
                <w:lang w:val="en-GB"/>
              </w:rPr>
            </w:pPr>
            <w:r w:rsidRPr="0020749A">
              <w:rPr>
                <w:rFonts w:ascii="Calibri" w:eastAsia="Times New Roman" w:hAnsi="Calibri" w:cs="Times New Roman"/>
                <w:color w:val="9C6500"/>
                <w:lang w:val="en-GB"/>
              </w:rPr>
              <w:t>Unknown</w:t>
            </w:r>
          </w:p>
        </w:tc>
      </w:tr>
      <w:tr w:rsidR="00E6263C" w:rsidRPr="0020749A" w14:paraId="39BC46FF" w14:textId="77777777" w:rsidTr="00E6263C">
        <w:trPr>
          <w:trHeight w:val="300"/>
        </w:trPr>
        <w:tc>
          <w:tcPr>
            <w:tcW w:w="0" w:type="auto"/>
            <w:tcBorders>
              <w:top w:val="nil"/>
              <w:left w:val="nil"/>
              <w:bottom w:val="nil"/>
              <w:right w:val="nil"/>
            </w:tcBorders>
            <w:shd w:val="clear" w:color="auto" w:fill="auto"/>
            <w:noWrap/>
            <w:vAlign w:val="bottom"/>
            <w:hideMark/>
          </w:tcPr>
          <w:p w14:paraId="6ED3BC62"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delenatiiXniveum1</w:t>
            </w:r>
          </w:p>
        </w:tc>
        <w:tc>
          <w:tcPr>
            <w:tcW w:w="0" w:type="auto"/>
            <w:tcBorders>
              <w:top w:val="nil"/>
              <w:left w:val="single" w:sz="4" w:space="0" w:color="auto"/>
              <w:bottom w:val="nil"/>
              <w:right w:val="nil"/>
            </w:tcBorders>
            <w:shd w:val="clear" w:color="000000" w:fill="C6EFCE"/>
            <w:noWrap/>
            <w:vAlign w:val="bottom"/>
            <w:hideMark/>
          </w:tcPr>
          <w:p w14:paraId="4BEEF3A3"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29058DC2"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551C0146"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2E69C44E"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2A9CB110"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58418CA6"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65BDB456"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6</w:t>
            </w:r>
          </w:p>
        </w:tc>
      </w:tr>
      <w:tr w:rsidR="00E6263C" w:rsidRPr="0020749A" w14:paraId="5BB81C7C" w14:textId="77777777" w:rsidTr="00E6263C">
        <w:trPr>
          <w:trHeight w:val="300"/>
        </w:trPr>
        <w:tc>
          <w:tcPr>
            <w:tcW w:w="0" w:type="auto"/>
            <w:tcBorders>
              <w:top w:val="nil"/>
              <w:left w:val="nil"/>
              <w:bottom w:val="nil"/>
              <w:right w:val="nil"/>
            </w:tcBorders>
            <w:shd w:val="clear" w:color="auto" w:fill="auto"/>
            <w:noWrap/>
            <w:vAlign w:val="bottom"/>
            <w:hideMark/>
          </w:tcPr>
          <w:p w14:paraId="06FC72DE"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armeniacumXconcolor5</w:t>
            </w:r>
          </w:p>
        </w:tc>
        <w:tc>
          <w:tcPr>
            <w:tcW w:w="0" w:type="auto"/>
            <w:tcBorders>
              <w:top w:val="nil"/>
              <w:left w:val="single" w:sz="4" w:space="0" w:color="auto"/>
              <w:bottom w:val="nil"/>
              <w:right w:val="nil"/>
            </w:tcBorders>
            <w:shd w:val="clear" w:color="000000" w:fill="C6EFCE"/>
            <w:noWrap/>
            <w:vAlign w:val="bottom"/>
            <w:hideMark/>
          </w:tcPr>
          <w:p w14:paraId="1DCF540A"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35D7CF9C"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3344748E"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6438401A"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5D002173"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69102A37"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C308056"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r>
      <w:tr w:rsidR="00E6263C" w:rsidRPr="0020749A" w14:paraId="51E97008" w14:textId="77777777" w:rsidTr="00E6263C">
        <w:trPr>
          <w:trHeight w:val="300"/>
        </w:trPr>
        <w:tc>
          <w:tcPr>
            <w:tcW w:w="0" w:type="auto"/>
            <w:tcBorders>
              <w:top w:val="nil"/>
              <w:left w:val="nil"/>
              <w:bottom w:val="nil"/>
              <w:right w:val="nil"/>
            </w:tcBorders>
            <w:shd w:val="clear" w:color="auto" w:fill="auto"/>
            <w:noWrap/>
            <w:vAlign w:val="bottom"/>
            <w:hideMark/>
          </w:tcPr>
          <w:p w14:paraId="4129B88F"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armeniacumXconcolor4</w:t>
            </w:r>
          </w:p>
        </w:tc>
        <w:tc>
          <w:tcPr>
            <w:tcW w:w="0" w:type="auto"/>
            <w:tcBorders>
              <w:top w:val="nil"/>
              <w:left w:val="single" w:sz="4" w:space="0" w:color="auto"/>
              <w:bottom w:val="nil"/>
              <w:right w:val="nil"/>
            </w:tcBorders>
            <w:shd w:val="clear" w:color="000000" w:fill="C6EFCE"/>
            <w:noWrap/>
            <w:vAlign w:val="bottom"/>
            <w:hideMark/>
          </w:tcPr>
          <w:p w14:paraId="789A14EC"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A218CCE"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0423AA68"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674D1D03"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145EF600"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1A1025C9"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788643F1" w14:textId="77777777" w:rsidR="00E6263C" w:rsidRPr="0020749A" w:rsidRDefault="00E6263C" w:rsidP="00E6263C">
            <w:pPr>
              <w:jc w:val="right"/>
              <w:rPr>
                <w:rFonts w:ascii="Calibri" w:eastAsia="Times New Roman" w:hAnsi="Calibri" w:cs="Times New Roman"/>
                <w:color w:val="006100"/>
                <w:lang w:val="en-GB"/>
              </w:rPr>
            </w:pPr>
            <w:r w:rsidRPr="0020749A">
              <w:rPr>
                <w:rFonts w:ascii="Calibri" w:eastAsia="Times New Roman" w:hAnsi="Calibri" w:cs="Times New Roman"/>
                <w:color w:val="006100"/>
                <w:lang w:val="en-GB"/>
              </w:rPr>
              <w:t>1</w:t>
            </w:r>
          </w:p>
        </w:tc>
      </w:tr>
      <w:tr w:rsidR="00E6263C" w:rsidRPr="0020749A" w14:paraId="05629CF8" w14:textId="77777777" w:rsidTr="00E6263C">
        <w:trPr>
          <w:trHeight w:val="300"/>
        </w:trPr>
        <w:tc>
          <w:tcPr>
            <w:tcW w:w="0" w:type="auto"/>
            <w:tcBorders>
              <w:top w:val="nil"/>
              <w:left w:val="nil"/>
              <w:bottom w:val="nil"/>
              <w:right w:val="nil"/>
            </w:tcBorders>
            <w:shd w:val="clear" w:color="auto" w:fill="auto"/>
            <w:noWrap/>
            <w:vAlign w:val="bottom"/>
            <w:hideMark/>
          </w:tcPr>
          <w:p w14:paraId="037BC9F0" w14:textId="77777777" w:rsidR="00E6263C" w:rsidRPr="0020749A"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3EFEA64C"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A3E8E98"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5CF14704"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2F3E5093"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04A5F55E"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6DC2C214"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639C7C8A"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E6263C" w:rsidRPr="0020749A" w14:paraId="5BDDB032" w14:textId="77777777" w:rsidTr="00E6263C">
        <w:trPr>
          <w:trHeight w:val="300"/>
        </w:trPr>
        <w:tc>
          <w:tcPr>
            <w:tcW w:w="0" w:type="auto"/>
            <w:tcBorders>
              <w:top w:val="nil"/>
              <w:left w:val="nil"/>
              <w:bottom w:val="nil"/>
              <w:right w:val="nil"/>
            </w:tcBorders>
            <w:shd w:val="clear" w:color="auto" w:fill="auto"/>
            <w:noWrap/>
            <w:vAlign w:val="bottom"/>
            <w:hideMark/>
          </w:tcPr>
          <w:p w14:paraId="332C799C" w14:textId="77777777" w:rsidR="00E6263C" w:rsidRPr="0020749A"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4C423342"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2B53FCC"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single" w:sz="4" w:space="0" w:color="auto"/>
              <w:left w:val="single" w:sz="4" w:space="0" w:color="auto"/>
              <w:bottom w:val="nil"/>
              <w:right w:val="nil"/>
            </w:tcBorders>
            <w:shd w:val="clear" w:color="auto" w:fill="auto"/>
            <w:noWrap/>
            <w:vAlign w:val="bottom"/>
            <w:hideMark/>
          </w:tcPr>
          <w:p w14:paraId="1E5D4044"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Legenda</w:t>
            </w:r>
          </w:p>
        </w:tc>
        <w:tc>
          <w:tcPr>
            <w:tcW w:w="0" w:type="auto"/>
            <w:tcBorders>
              <w:top w:val="single" w:sz="4" w:space="0" w:color="auto"/>
              <w:left w:val="nil"/>
              <w:bottom w:val="nil"/>
              <w:right w:val="nil"/>
            </w:tcBorders>
            <w:shd w:val="clear" w:color="auto" w:fill="auto"/>
            <w:noWrap/>
            <w:vAlign w:val="bottom"/>
            <w:hideMark/>
          </w:tcPr>
          <w:p w14:paraId="7A772B4B"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single" w:sz="4" w:space="0" w:color="auto"/>
              <w:left w:val="nil"/>
              <w:bottom w:val="nil"/>
              <w:right w:val="nil"/>
            </w:tcBorders>
            <w:shd w:val="clear" w:color="auto" w:fill="auto"/>
            <w:noWrap/>
            <w:vAlign w:val="bottom"/>
            <w:hideMark/>
          </w:tcPr>
          <w:p w14:paraId="48C4DE19"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single" w:sz="4" w:space="0" w:color="auto"/>
              <w:left w:val="nil"/>
              <w:bottom w:val="nil"/>
              <w:right w:val="nil"/>
            </w:tcBorders>
            <w:shd w:val="clear" w:color="auto" w:fill="auto"/>
            <w:noWrap/>
            <w:vAlign w:val="bottom"/>
            <w:hideMark/>
          </w:tcPr>
          <w:p w14:paraId="438936AE"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single" w:sz="4" w:space="0" w:color="auto"/>
              <w:left w:val="nil"/>
              <w:bottom w:val="nil"/>
              <w:right w:val="single" w:sz="4" w:space="0" w:color="auto"/>
            </w:tcBorders>
            <w:shd w:val="clear" w:color="auto" w:fill="auto"/>
            <w:noWrap/>
            <w:vAlign w:val="bottom"/>
            <w:hideMark/>
          </w:tcPr>
          <w:p w14:paraId="020383A3"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E6263C" w:rsidRPr="0020749A" w14:paraId="42BD9DF4" w14:textId="77777777" w:rsidTr="00E6263C">
        <w:trPr>
          <w:trHeight w:val="300"/>
        </w:trPr>
        <w:tc>
          <w:tcPr>
            <w:tcW w:w="0" w:type="auto"/>
            <w:tcBorders>
              <w:top w:val="nil"/>
              <w:left w:val="nil"/>
              <w:bottom w:val="nil"/>
              <w:right w:val="nil"/>
            </w:tcBorders>
            <w:shd w:val="clear" w:color="auto" w:fill="auto"/>
            <w:noWrap/>
            <w:vAlign w:val="bottom"/>
            <w:hideMark/>
          </w:tcPr>
          <w:p w14:paraId="62BD5FE8" w14:textId="77777777" w:rsidR="00E6263C" w:rsidRPr="0020749A"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16152DC9"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58A3E14"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37C58BC"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34650B79" w14:textId="77777777" w:rsidR="00E6263C" w:rsidRPr="0020749A" w:rsidRDefault="00E6263C" w:rsidP="00E6263C">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375FF5E" w14:textId="77777777" w:rsidR="00E6263C" w:rsidRPr="0020749A" w:rsidRDefault="00E6263C" w:rsidP="00E6263C">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0D28DE6" w14:textId="77777777" w:rsidR="00E6263C" w:rsidRPr="0020749A" w:rsidRDefault="00E6263C" w:rsidP="00E6263C">
            <w:pPr>
              <w:rPr>
                <w:rFonts w:ascii="Calibri" w:eastAsia="Times New Roman" w:hAnsi="Calibri" w:cs="Times New Roman"/>
                <w:color w:val="000000"/>
                <w:lang w:val="en-GB"/>
              </w:rPr>
            </w:pPr>
          </w:p>
        </w:tc>
        <w:tc>
          <w:tcPr>
            <w:tcW w:w="0" w:type="auto"/>
            <w:tcBorders>
              <w:top w:val="nil"/>
              <w:left w:val="nil"/>
              <w:bottom w:val="nil"/>
              <w:right w:val="single" w:sz="4" w:space="0" w:color="auto"/>
            </w:tcBorders>
            <w:shd w:val="clear" w:color="auto" w:fill="auto"/>
            <w:noWrap/>
            <w:vAlign w:val="bottom"/>
            <w:hideMark/>
          </w:tcPr>
          <w:p w14:paraId="289A4E61"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E6263C" w:rsidRPr="0020749A" w14:paraId="1907E329" w14:textId="77777777" w:rsidTr="00E6263C">
        <w:trPr>
          <w:trHeight w:val="300"/>
        </w:trPr>
        <w:tc>
          <w:tcPr>
            <w:tcW w:w="0" w:type="auto"/>
            <w:tcBorders>
              <w:top w:val="nil"/>
              <w:left w:val="nil"/>
              <w:bottom w:val="nil"/>
              <w:right w:val="nil"/>
            </w:tcBorders>
            <w:shd w:val="clear" w:color="auto" w:fill="auto"/>
            <w:noWrap/>
            <w:vAlign w:val="bottom"/>
            <w:hideMark/>
          </w:tcPr>
          <w:p w14:paraId="7F618040" w14:textId="77777777" w:rsidR="00E6263C" w:rsidRPr="0020749A"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5A822144"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D431E05"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2E38A5F"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0E402F36" w14:textId="77777777" w:rsidR="00E6263C" w:rsidRPr="0020749A" w:rsidRDefault="00E6263C" w:rsidP="00E6263C">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1</w:t>
            </w:r>
          </w:p>
        </w:tc>
        <w:tc>
          <w:tcPr>
            <w:tcW w:w="0" w:type="auto"/>
            <w:tcBorders>
              <w:top w:val="nil"/>
              <w:left w:val="nil"/>
              <w:bottom w:val="nil"/>
              <w:right w:val="nil"/>
            </w:tcBorders>
            <w:shd w:val="clear" w:color="auto" w:fill="auto"/>
            <w:noWrap/>
            <w:vAlign w:val="bottom"/>
            <w:hideMark/>
          </w:tcPr>
          <w:p w14:paraId="4F5FF625" w14:textId="77777777" w:rsidR="00E6263C" w:rsidRPr="0020749A" w:rsidRDefault="00E6263C" w:rsidP="00E6263C">
            <w:pPr>
              <w:rPr>
                <w:rFonts w:ascii="Calibri" w:eastAsia="Times New Roman" w:hAnsi="Calibri" w:cs="Times New Roman"/>
                <w:i/>
                <w:iCs/>
                <w:color w:val="000000"/>
                <w:lang w:val="en-GB"/>
              </w:rPr>
            </w:pPr>
            <w:r w:rsidRPr="0020749A">
              <w:rPr>
                <w:rFonts w:ascii="Calibri" w:eastAsia="Times New Roman" w:hAnsi="Calibri" w:cs="Times New Roman"/>
                <w:i/>
                <w:iCs/>
                <w:color w:val="000000"/>
                <w:lang w:val="en-GB"/>
              </w:rPr>
              <w:t>Parvisepalum</w:t>
            </w:r>
          </w:p>
        </w:tc>
        <w:tc>
          <w:tcPr>
            <w:tcW w:w="0" w:type="auto"/>
            <w:tcBorders>
              <w:top w:val="nil"/>
              <w:left w:val="nil"/>
              <w:bottom w:val="nil"/>
              <w:right w:val="nil"/>
            </w:tcBorders>
            <w:shd w:val="clear" w:color="auto" w:fill="auto"/>
            <w:noWrap/>
            <w:vAlign w:val="bottom"/>
            <w:hideMark/>
          </w:tcPr>
          <w:p w14:paraId="2F72C6E1" w14:textId="77777777" w:rsidR="00E6263C" w:rsidRPr="0020749A" w:rsidRDefault="00E6263C" w:rsidP="00E6263C">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2</w:t>
            </w:r>
          </w:p>
        </w:tc>
        <w:tc>
          <w:tcPr>
            <w:tcW w:w="0" w:type="auto"/>
            <w:tcBorders>
              <w:top w:val="nil"/>
              <w:left w:val="nil"/>
              <w:bottom w:val="nil"/>
              <w:right w:val="single" w:sz="4" w:space="0" w:color="auto"/>
            </w:tcBorders>
            <w:shd w:val="clear" w:color="auto" w:fill="auto"/>
            <w:noWrap/>
            <w:vAlign w:val="bottom"/>
            <w:hideMark/>
          </w:tcPr>
          <w:p w14:paraId="61446C9E" w14:textId="77777777" w:rsidR="00E6263C" w:rsidRPr="0020749A" w:rsidRDefault="00E6263C" w:rsidP="00E6263C">
            <w:pPr>
              <w:rPr>
                <w:rFonts w:ascii="Calibri" w:eastAsia="Times New Roman" w:hAnsi="Calibri" w:cs="Times New Roman"/>
                <w:i/>
                <w:iCs/>
                <w:color w:val="000000"/>
                <w:lang w:val="en-GB"/>
              </w:rPr>
            </w:pPr>
            <w:r w:rsidRPr="0020749A">
              <w:rPr>
                <w:rFonts w:ascii="Calibri" w:eastAsia="Times New Roman" w:hAnsi="Calibri" w:cs="Times New Roman"/>
                <w:i/>
                <w:iCs/>
                <w:color w:val="000000"/>
                <w:lang w:val="en-GB"/>
              </w:rPr>
              <w:t>Pardalopetalum</w:t>
            </w:r>
          </w:p>
        </w:tc>
      </w:tr>
      <w:tr w:rsidR="00E6263C" w:rsidRPr="0020749A" w14:paraId="14F623FD" w14:textId="77777777" w:rsidTr="00E6263C">
        <w:trPr>
          <w:trHeight w:val="300"/>
        </w:trPr>
        <w:tc>
          <w:tcPr>
            <w:tcW w:w="0" w:type="auto"/>
            <w:tcBorders>
              <w:top w:val="nil"/>
              <w:left w:val="nil"/>
              <w:bottom w:val="nil"/>
              <w:right w:val="nil"/>
            </w:tcBorders>
            <w:shd w:val="clear" w:color="auto" w:fill="auto"/>
            <w:noWrap/>
            <w:vAlign w:val="bottom"/>
            <w:hideMark/>
          </w:tcPr>
          <w:p w14:paraId="5EA255BD" w14:textId="77777777" w:rsidR="00E6263C" w:rsidRPr="0020749A"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14C01632"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8202A2C"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74FEA1B0"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678DD69E" w14:textId="77777777" w:rsidR="00E6263C" w:rsidRPr="0020749A" w:rsidRDefault="00E6263C" w:rsidP="00E6263C">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3</w:t>
            </w:r>
          </w:p>
        </w:tc>
        <w:tc>
          <w:tcPr>
            <w:tcW w:w="0" w:type="auto"/>
            <w:tcBorders>
              <w:top w:val="nil"/>
              <w:left w:val="nil"/>
              <w:bottom w:val="nil"/>
              <w:right w:val="nil"/>
            </w:tcBorders>
            <w:shd w:val="clear" w:color="auto" w:fill="auto"/>
            <w:noWrap/>
            <w:vAlign w:val="bottom"/>
            <w:hideMark/>
          </w:tcPr>
          <w:p w14:paraId="476F6B00" w14:textId="77777777" w:rsidR="00E6263C" w:rsidRPr="0020749A" w:rsidRDefault="00E6263C" w:rsidP="00E6263C">
            <w:pPr>
              <w:rPr>
                <w:rFonts w:ascii="Calibri" w:eastAsia="Times New Roman" w:hAnsi="Calibri" w:cs="Times New Roman"/>
                <w:i/>
                <w:iCs/>
                <w:color w:val="000000"/>
                <w:lang w:val="en-GB"/>
              </w:rPr>
            </w:pPr>
            <w:r w:rsidRPr="0020749A">
              <w:rPr>
                <w:rFonts w:ascii="Calibri" w:eastAsia="Times New Roman" w:hAnsi="Calibri" w:cs="Times New Roman"/>
                <w:i/>
                <w:iCs/>
                <w:color w:val="000000"/>
                <w:lang w:val="en-GB"/>
              </w:rPr>
              <w:t>Paphiopedilum</w:t>
            </w:r>
          </w:p>
        </w:tc>
        <w:tc>
          <w:tcPr>
            <w:tcW w:w="0" w:type="auto"/>
            <w:tcBorders>
              <w:top w:val="nil"/>
              <w:left w:val="nil"/>
              <w:bottom w:val="nil"/>
              <w:right w:val="nil"/>
            </w:tcBorders>
            <w:shd w:val="clear" w:color="auto" w:fill="auto"/>
            <w:noWrap/>
            <w:vAlign w:val="bottom"/>
            <w:hideMark/>
          </w:tcPr>
          <w:p w14:paraId="1868C5A8" w14:textId="77777777" w:rsidR="00E6263C" w:rsidRPr="0020749A" w:rsidRDefault="00E6263C" w:rsidP="00E6263C">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4</w:t>
            </w:r>
          </w:p>
        </w:tc>
        <w:tc>
          <w:tcPr>
            <w:tcW w:w="0" w:type="auto"/>
            <w:tcBorders>
              <w:top w:val="nil"/>
              <w:left w:val="nil"/>
              <w:bottom w:val="nil"/>
              <w:right w:val="single" w:sz="4" w:space="0" w:color="auto"/>
            </w:tcBorders>
            <w:shd w:val="clear" w:color="auto" w:fill="auto"/>
            <w:noWrap/>
            <w:vAlign w:val="bottom"/>
            <w:hideMark/>
          </w:tcPr>
          <w:p w14:paraId="06736BAB" w14:textId="77777777" w:rsidR="00E6263C" w:rsidRPr="0020749A" w:rsidRDefault="00E6263C" w:rsidP="00E6263C">
            <w:pPr>
              <w:rPr>
                <w:rFonts w:ascii="Calibri" w:eastAsia="Times New Roman" w:hAnsi="Calibri" w:cs="Times New Roman"/>
                <w:i/>
                <w:iCs/>
                <w:color w:val="000000"/>
                <w:lang w:val="en-GB"/>
              </w:rPr>
            </w:pPr>
            <w:r w:rsidRPr="0020749A">
              <w:rPr>
                <w:rFonts w:ascii="Calibri" w:eastAsia="Times New Roman" w:hAnsi="Calibri" w:cs="Times New Roman"/>
                <w:i/>
                <w:iCs/>
                <w:color w:val="000000"/>
                <w:lang w:val="en-GB"/>
              </w:rPr>
              <w:t>Coryopedilum</w:t>
            </w:r>
          </w:p>
        </w:tc>
      </w:tr>
      <w:tr w:rsidR="00E6263C" w:rsidRPr="0020749A" w14:paraId="784620AD" w14:textId="77777777" w:rsidTr="00E6263C">
        <w:trPr>
          <w:trHeight w:val="300"/>
        </w:trPr>
        <w:tc>
          <w:tcPr>
            <w:tcW w:w="0" w:type="auto"/>
            <w:tcBorders>
              <w:top w:val="nil"/>
              <w:left w:val="nil"/>
              <w:bottom w:val="nil"/>
              <w:right w:val="nil"/>
            </w:tcBorders>
            <w:shd w:val="clear" w:color="auto" w:fill="auto"/>
            <w:noWrap/>
            <w:vAlign w:val="bottom"/>
            <w:hideMark/>
          </w:tcPr>
          <w:p w14:paraId="41CF6279" w14:textId="77777777" w:rsidR="00E6263C" w:rsidRPr="0020749A"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4C019353"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737DA90C"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right w:val="nil"/>
            </w:tcBorders>
            <w:shd w:val="clear" w:color="auto" w:fill="auto"/>
            <w:noWrap/>
            <w:vAlign w:val="bottom"/>
            <w:hideMark/>
          </w:tcPr>
          <w:p w14:paraId="36CB1FA8"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right w:val="nil"/>
            </w:tcBorders>
            <w:shd w:val="clear" w:color="auto" w:fill="auto"/>
            <w:noWrap/>
            <w:vAlign w:val="bottom"/>
            <w:hideMark/>
          </w:tcPr>
          <w:p w14:paraId="298A31E5" w14:textId="77777777" w:rsidR="00E6263C" w:rsidRPr="0020749A" w:rsidRDefault="00E6263C" w:rsidP="00E6263C">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5</w:t>
            </w:r>
          </w:p>
        </w:tc>
        <w:tc>
          <w:tcPr>
            <w:tcW w:w="0" w:type="auto"/>
            <w:tcBorders>
              <w:top w:val="nil"/>
              <w:left w:val="nil"/>
              <w:right w:val="nil"/>
            </w:tcBorders>
            <w:shd w:val="clear" w:color="auto" w:fill="auto"/>
            <w:noWrap/>
            <w:vAlign w:val="bottom"/>
            <w:hideMark/>
          </w:tcPr>
          <w:p w14:paraId="35A8EB12" w14:textId="77777777" w:rsidR="00E6263C" w:rsidRPr="0020749A" w:rsidRDefault="00E6263C" w:rsidP="00E6263C">
            <w:pPr>
              <w:rPr>
                <w:rFonts w:ascii="Calibri" w:eastAsia="Times New Roman" w:hAnsi="Calibri" w:cs="Times New Roman"/>
                <w:i/>
                <w:iCs/>
                <w:color w:val="000000"/>
                <w:lang w:val="en-GB"/>
              </w:rPr>
            </w:pPr>
            <w:r w:rsidRPr="0020749A">
              <w:rPr>
                <w:rFonts w:ascii="Calibri" w:eastAsia="Times New Roman" w:hAnsi="Calibri" w:cs="Times New Roman"/>
                <w:i/>
                <w:iCs/>
                <w:color w:val="000000"/>
                <w:lang w:val="en-GB"/>
              </w:rPr>
              <w:t>Cochlopetalum</w:t>
            </w:r>
          </w:p>
        </w:tc>
        <w:tc>
          <w:tcPr>
            <w:tcW w:w="0" w:type="auto"/>
            <w:tcBorders>
              <w:top w:val="nil"/>
              <w:left w:val="nil"/>
              <w:right w:val="nil"/>
            </w:tcBorders>
            <w:shd w:val="clear" w:color="auto" w:fill="auto"/>
            <w:noWrap/>
            <w:vAlign w:val="bottom"/>
            <w:hideMark/>
          </w:tcPr>
          <w:p w14:paraId="2C4ED2F4" w14:textId="77777777" w:rsidR="00E6263C" w:rsidRPr="0020749A" w:rsidRDefault="00E6263C" w:rsidP="00E6263C">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6</w:t>
            </w:r>
          </w:p>
        </w:tc>
        <w:tc>
          <w:tcPr>
            <w:tcW w:w="0" w:type="auto"/>
            <w:tcBorders>
              <w:top w:val="nil"/>
              <w:left w:val="nil"/>
              <w:right w:val="single" w:sz="4" w:space="0" w:color="auto"/>
            </w:tcBorders>
            <w:shd w:val="clear" w:color="auto" w:fill="auto"/>
            <w:noWrap/>
            <w:vAlign w:val="bottom"/>
            <w:hideMark/>
          </w:tcPr>
          <w:p w14:paraId="66FFA411" w14:textId="77777777" w:rsidR="00E6263C" w:rsidRPr="0020749A" w:rsidRDefault="00E6263C" w:rsidP="00E6263C">
            <w:pPr>
              <w:rPr>
                <w:rFonts w:ascii="Calibri" w:eastAsia="Times New Roman" w:hAnsi="Calibri" w:cs="Times New Roman"/>
                <w:i/>
                <w:iCs/>
                <w:color w:val="000000"/>
                <w:lang w:val="en-GB"/>
              </w:rPr>
            </w:pPr>
            <w:r w:rsidRPr="0020749A">
              <w:rPr>
                <w:rFonts w:ascii="Calibri" w:eastAsia="Times New Roman" w:hAnsi="Calibri" w:cs="Times New Roman"/>
                <w:i/>
                <w:iCs/>
                <w:color w:val="000000"/>
                <w:lang w:val="en-GB"/>
              </w:rPr>
              <w:t>Brachypetalum</w:t>
            </w:r>
          </w:p>
        </w:tc>
      </w:tr>
      <w:tr w:rsidR="00E6263C" w:rsidRPr="0020749A" w14:paraId="78C9F3DE" w14:textId="77777777" w:rsidTr="00E6263C">
        <w:trPr>
          <w:trHeight w:val="300"/>
        </w:trPr>
        <w:tc>
          <w:tcPr>
            <w:tcW w:w="0" w:type="auto"/>
            <w:tcBorders>
              <w:top w:val="nil"/>
              <w:left w:val="nil"/>
              <w:bottom w:val="nil"/>
              <w:right w:val="nil"/>
            </w:tcBorders>
            <w:shd w:val="clear" w:color="auto" w:fill="auto"/>
            <w:noWrap/>
            <w:vAlign w:val="bottom"/>
            <w:hideMark/>
          </w:tcPr>
          <w:p w14:paraId="35607A65" w14:textId="77777777" w:rsidR="00E6263C" w:rsidRPr="0020749A"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51443DBF"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201A60C"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544BF625"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nil"/>
            </w:tcBorders>
            <w:shd w:val="clear" w:color="auto" w:fill="auto"/>
            <w:noWrap/>
            <w:vAlign w:val="bottom"/>
            <w:hideMark/>
          </w:tcPr>
          <w:p w14:paraId="012ED6D7" w14:textId="77777777" w:rsidR="00E6263C" w:rsidRPr="0020749A" w:rsidRDefault="00E6263C" w:rsidP="00E6263C">
            <w:pPr>
              <w:jc w:val="right"/>
              <w:rPr>
                <w:rFonts w:ascii="Calibri" w:eastAsia="Times New Roman" w:hAnsi="Calibri" w:cs="Times New Roman"/>
                <w:color w:val="000000"/>
                <w:lang w:val="en-GB"/>
              </w:rPr>
            </w:pPr>
            <w:r w:rsidRPr="0020749A">
              <w:rPr>
                <w:rFonts w:ascii="Calibri" w:eastAsia="Times New Roman" w:hAnsi="Calibri" w:cs="Times New Roman"/>
                <w:color w:val="000000"/>
                <w:lang w:val="en-GB"/>
              </w:rPr>
              <w:t>7</w:t>
            </w:r>
          </w:p>
        </w:tc>
        <w:tc>
          <w:tcPr>
            <w:tcW w:w="0" w:type="auto"/>
            <w:tcBorders>
              <w:top w:val="nil"/>
              <w:left w:val="nil"/>
              <w:bottom w:val="single" w:sz="4" w:space="0" w:color="auto"/>
              <w:right w:val="nil"/>
            </w:tcBorders>
            <w:shd w:val="clear" w:color="auto" w:fill="auto"/>
            <w:noWrap/>
            <w:vAlign w:val="bottom"/>
            <w:hideMark/>
          </w:tcPr>
          <w:p w14:paraId="7CF4B112" w14:textId="77777777" w:rsidR="00E6263C" w:rsidRPr="0020749A" w:rsidRDefault="00E6263C" w:rsidP="00E6263C">
            <w:pPr>
              <w:rPr>
                <w:rFonts w:ascii="Calibri" w:eastAsia="Times New Roman" w:hAnsi="Calibri" w:cs="Times New Roman"/>
                <w:i/>
                <w:iCs/>
                <w:color w:val="000000"/>
                <w:lang w:val="en-GB"/>
              </w:rPr>
            </w:pPr>
            <w:r w:rsidRPr="0020749A">
              <w:rPr>
                <w:rFonts w:ascii="Calibri" w:eastAsia="Times New Roman" w:hAnsi="Calibri" w:cs="Times New Roman"/>
                <w:i/>
                <w:iCs/>
                <w:color w:val="000000"/>
                <w:lang w:val="en-GB"/>
              </w:rPr>
              <w:t>Barbata</w:t>
            </w:r>
          </w:p>
        </w:tc>
        <w:tc>
          <w:tcPr>
            <w:tcW w:w="0" w:type="auto"/>
            <w:tcBorders>
              <w:top w:val="nil"/>
              <w:left w:val="nil"/>
              <w:bottom w:val="single" w:sz="4" w:space="0" w:color="auto"/>
              <w:right w:val="nil"/>
            </w:tcBorders>
            <w:shd w:val="clear" w:color="auto" w:fill="auto"/>
            <w:noWrap/>
            <w:vAlign w:val="bottom"/>
            <w:hideMark/>
          </w:tcPr>
          <w:p w14:paraId="5239FDDE" w14:textId="77777777" w:rsidR="00E6263C" w:rsidRPr="0020749A" w:rsidRDefault="00E6263C" w:rsidP="00E6263C">
            <w:pPr>
              <w:rPr>
                <w:rFonts w:ascii="Calibri" w:eastAsia="Times New Roman" w:hAnsi="Calibri" w:cs="Times New Roman"/>
                <w:color w:val="000000"/>
                <w:lang w:val="en-GB"/>
              </w:rPr>
            </w:pPr>
          </w:p>
        </w:tc>
        <w:tc>
          <w:tcPr>
            <w:tcW w:w="0" w:type="auto"/>
            <w:tcBorders>
              <w:top w:val="nil"/>
              <w:left w:val="nil"/>
              <w:bottom w:val="single" w:sz="4" w:space="0" w:color="auto"/>
              <w:right w:val="single" w:sz="4" w:space="0" w:color="auto"/>
            </w:tcBorders>
            <w:shd w:val="clear" w:color="auto" w:fill="auto"/>
            <w:noWrap/>
            <w:vAlign w:val="bottom"/>
            <w:hideMark/>
          </w:tcPr>
          <w:p w14:paraId="15CD1C78" w14:textId="77777777" w:rsidR="00E6263C" w:rsidRPr="0020749A" w:rsidRDefault="00E6263C" w:rsidP="00E6263C">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bl>
    <w:p w14:paraId="5A8943B6" w14:textId="77777777" w:rsidR="005C28F9" w:rsidRPr="0020749A" w:rsidRDefault="005C28F9" w:rsidP="00E67269">
      <w:pPr>
        <w:rPr>
          <w:lang w:val="en-GB"/>
        </w:rPr>
        <w:sectPr w:rsidR="005C28F9" w:rsidRPr="0020749A" w:rsidSect="00D42B4A">
          <w:pgSz w:w="16840" w:h="11900" w:orient="landscape"/>
          <w:pgMar w:top="993" w:right="1417" w:bottom="851" w:left="1417" w:header="708" w:footer="708" w:gutter="0"/>
          <w:cols w:space="708"/>
          <w:docGrid w:linePitch="360"/>
        </w:sectPr>
      </w:pPr>
    </w:p>
    <w:p w14:paraId="4E1FF11D" w14:textId="1817637A" w:rsidR="00E67269" w:rsidRPr="0020749A" w:rsidRDefault="005C28F9" w:rsidP="000A64B8">
      <w:pPr>
        <w:pStyle w:val="Kop2"/>
        <w:numPr>
          <w:ilvl w:val="0"/>
          <w:numId w:val="10"/>
        </w:numPr>
        <w:spacing w:before="0" w:after="120"/>
        <w:rPr>
          <w:lang w:val="en-GB"/>
        </w:rPr>
      </w:pPr>
      <w:bookmarkStart w:id="77" w:name="_Toc260914252"/>
      <w:r w:rsidRPr="0020749A">
        <w:rPr>
          <w:lang w:val="en-GB"/>
        </w:rPr>
        <w:lastRenderedPageBreak/>
        <w:t>Results of characteristic research</w:t>
      </w:r>
      <w:bookmarkEnd w:id="77"/>
    </w:p>
    <w:p w14:paraId="1C3C9C18" w14:textId="6D95FD8B" w:rsidR="00225D90" w:rsidRPr="0020749A" w:rsidRDefault="00225D90" w:rsidP="00225D90">
      <w:pPr>
        <w:pStyle w:val="Bijschrift"/>
        <w:keepNext/>
        <w:rPr>
          <w:lang w:val="en-GB"/>
        </w:rPr>
      </w:pPr>
      <w:r w:rsidRPr="0020749A">
        <w:rPr>
          <w:lang w:val="en-GB"/>
        </w:rPr>
        <w:t xml:space="preserve">Table </w:t>
      </w:r>
      <w:r w:rsidR="000A64B8" w:rsidRPr="0020749A">
        <w:rPr>
          <w:lang w:val="en-GB"/>
        </w:rPr>
        <w:fldChar w:fldCharType="begin"/>
      </w:r>
      <w:r w:rsidR="000A64B8" w:rsidRPr="0020749A">
        <w:rPr>
          <w:lang w:val="en-GB"/>
        </w:rPr>
        <w:instrText xml:space="preserve"> SEQ Table \* ARABIC </w:instrText>
      </w:r>
      <w:r w:rsidR="000A64B8" w:rsidRPr="0020749A">
        <w:rPr>
          <w:lang w:val="en-GB"/>
        </w:rPr>
        <w:fldChar w:fldCharType="separate"/>
      </w:r>
      <w:r w:rsidR="00E73313" w:rsidRPr="0020749A">
        <w:rPr>
          <w:noProof/>
          <w:lang w:val="en-GB"/>
        </w:rPr>
        <w:t>13</w:t>
      </w:r>
      <w:r w:rsidR="000A64B8" w:rsidRPr="0020749A">
        <w:rPr>
          <w:lang w:val="en-GB"/>
        </w:rPr>
        <w:fldChar w:fldCharType="end"/>
      </w:r>
      <w:r w:rsidRPr="0020749A">
        <w:rPr>
          <w:lang w:val="en-GB"/>
        </w:rPr>
        <w:t xml:space="preserve"> Characteristic research of the section </w:t>
      </w:r>
      <w:r w:rsidRPr="0020749A">
        <w:rPr>
          <w:i/>
          <w:lang w:val="en-GB"/>
        </w:rPr>
        <w:t>Barbata</w:t>
      </w:r>
    </w:p>
    <w:tbl>
      <w:tblPr>
        <w:tblW w:w="0" w:type="auto"/>
        <w:tblInd w:w="55" w:type="dxa"/>
        <w:tblCellMar>
          <w:left w:w="70" w:type="dxa"/>
          <w:right w:w="70" w:type="dxa"/>
        </w:tblCellMar>
        <w:tblLook w:val="04A0" w:firstRow="1" w:lastRow="0" w:firstColumn="1" w:lastColumn="0" w:noHBand="0" w:noVBand="1"/>
      </w:tblPr>
      <w:tblGrid>
        <w:gridCol w:w="1319"/>
        <w:gridCol w:w="1693"/>
        <w:gridCol w:w="1639"/>
        <w:gridCol w:w="1639"/>
        <w:gridCol w:w="1806"/>
        <w:gridCol w:w="2048"/>
        <w:gridCol w:w="1639"/>
        <w:gridCol w:w="1639"/>
      </w:tblGrid>
      <w:tr w:rsidR="005C28F9" w:rsidRPr="0020749A" w14:paraId="31E7C19E" w14:textId="77777777" w:rsidTr="005C28F9">
        <w:trPr>
          <w:trHeight w:val="500"/>
        </w:trPr>
        <w:tc>
          <w:tcPr>
            <w:tcW w:w="0" w:type="auto"/>
            <w:tcBorders>
              <w:top w:val="nil"/>
              <w:left w:val="nil"/>
              <w:bottom w:val="nil"/>
              <w:right w:val="nil"/>
            </w:tcBorders>
            <w:shd w:val="clear" w:color="auto" w:fill="auto"/>
            <w:noWrap/>
            <w:vAlign w:val="bottom"/>
            <w:hideMark/>
          </w:tcPr>
          <w:p w14:paraId="3F5BAFA2"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B6DAD66" w14:textId="77777777" w:rsidR="005C28F9" w:rsidRPr="0020749A" w:rsidRDefault="005C28F9" w:rsidP="005C28F9">
            <w:pPr>
              <w:rPr>
                <w:rFonts w:ascii="Calibri" w:eastAsia="Times New Roman" w:hAnsi="Calibri" w:cs="Times New Roman"/>
                <w:color w:val="000000"/>
                <w:lang w:val="en-GB"/>
              </w:rPr>
            </w:pPr>
          </w:p>
        </w:tc>
        <w:tc>
          <w:tcPr>
            <w:tcW w:w="0" w:type="auto"/>
            <w:gridSpan w:val="3"/>
            <w:tcBorders>
              <w:top w:val="nil"/>
              <w:left w:val="nil"/>
              <w:bottom w:val="nil"/>
              <w:right w:val="nil"/>
            </w:tcBorders>
            <w:shd w:val="clear" w:color="auto" w:fill="auto"/>
            <w:noWrap/>
            <w:vAlign w:val="bottom"/>
            <w:hideMark/>
          </w:tcPr>
          <w:p w14:paraId="79A1E9D5" w14:textId="77777777" w:rsidR="005C28F9" w:rsidRPr="0020749A" w:rsidRDefault="005C28F9" w:rsidP="005C28F9">
            <w:pPr>
              <w:jc w:val="center"/>
              <w:rPr>
                <w:rFonts w:ascii="Calibri" w:eastAsia="Times New Roman" w:hAnsi="Calibri" w:cs="Times New Roman"/>
                <w:b/>
                <w:bCs/>
                <w:i/>
                <w:color w:val="000000"/>
                <w:sz w:val="40"/>
                <w:szCs w:val="40"/>
                <w:lang w:val="en-GB"/>
              </w:rPr>
            </w:pPr>
            <w:r w:rsidRPr="0020749A">
              <w:rPr>
                <w:rFonts w:ascii="Calibri" w:eastAsia="Times New Roman" w:hAnsi="Calibri" w:cs="Times New Roman"/>
                <w:b/>
                <w:bCs/>
                <w:i/>
                <w:color w:val="000000"/>
                <w:sz w:val="32"/>
                <w:szCs w:val="40"/>
                <w:lang w:val="en-GB"/>
              </w:rPr>
              <w:t>Barbata</w:t>
            </w:r>
          </w:p>
        </w:tc>
        <w:tc>
          <w:tcPr>
            <w:tcW w:w="0" w:type="auto"/>
            <w:tcBorders>
              <w:top w:val="nil"/>
              <w:left w:val="nil"/>
              <w:bottom w:val="nil"/>
              <w:right w:val="nil"/>
            </w:tcBorders>
            <w:shd w:val="clear" w:color="auto" w:fill="auto"/>
            <w:noWrap/>
            <w:vAlign w:val="bottom"/>
            <w:hideMark/>
          </w:tcPr>
          <w:p w14:paraId="53949108"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58CB51B"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20C6E15" w14:textId="77777777" w:rsidR="005C28F9" w:rsidRPr="0020749A" w:rsidRDefault="005C28F9" w:rsidP="005C28F9">
            <w:pPr>
              <w:rPr>
                <w:rFonts w:ascii="Calibri" w:eastAsia="Times New Roman" w:hAnsi="Calibri" w:cs="Times New Roman"/>
                <w:color w:val="000000"/>
                <w:lang w:val="en-GB"/>
              </w:rPr>
            </w:pPr>
          </w:p>
        </w:tc>
      </w:tr>
      <w:tr w:rsidR="005C28F9" w:rsidRPr="0020749A" w14:paraId="72091C49" w14:textId="77777777" w:rsidTr="005C28F9">
        <w:trPr>
          <w:trHeight w:val="300"/>
        </w:trPr>
        <w:tc>
          <w:tcPr>
            <w:tcW w:w="0" w:type="auto"/>
            <w:tcBorders>
              <w:top w:val="nil"/>
              <w:left w:val="nil"/>
              <w:bottom w:val="nil"/>
              <w:right w:val="nil"/>
            </w:tcBorders>
            <w:shd w:val="clear" w:color="auto" w:fill="auto"/>
            <w:noWrap/>
            <w:vAlign w:val="bottom"/>
            <w:hideMark/>
          </w:tcPr>
          <w:p w14:paraId="4AA2DCBD"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4FB1C18"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071B1F8"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4C5241F"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A07BFD5"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65730E9"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9FC2F03"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AA47429" w14:textId="77777777" w:rsidR="005C28F9" w:rsidRPr="0020749A" w:rsidRDefault="005C28F9" w:rsidP="005C28F9">
            <w:pPr>
              <w:rPr>
                <w:rFonts w:ascii="Calibri" w:eastAsia="Times New Roman" w:hAnsi="Calibri" w:cs="Times New Roman"/>
                <w:color w:val="000000"/>
                <w:lang w:val="en-GB"/>
              </w:rPr>
            </w:pPr>
          </w:p>
        </w:tc>
      </w:tr>
      <w:tr w:rsidR="005C28F9" w:rsidRPr="0020749A" w14:paraId="06B18259" w14:textId="77777777" w:rsidTr="005C28F9">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8F2317" w14:textId="77777777" w:rsidR="005C28F9" w:rsidRPr="0020749A" w:rsidRDefault="005C28F9" w:rsidP="005C28F9">
            <w:pPr>
              <w:jc w:val="cente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Characteristics</w:t>
            </w:r>
          </w:p>
        </w:tc>
        <w:tc>
          <w:tcPr>
            <w:tcW w:w="0" w:type="auto"/>
            <w:tcBorders>
              <w:top w:val="single" w:sz="4" w:space="0" w:color="auto"/>
              <w:left w:val="nil"/>
              <w:bottom w:val="single" w:sz="4" w:space="0" w:color="auto"/>
              <w:right w:val="single" w:sz="4" w:space="0" w:color="auto"/>
            </w:tcBorders>
            <w:shd w:val="clear" w:color="000000" w:fill="FFC7CE"/>
            <w:noWrap/>
            <w:vAlign w:val="bottom"/>
            <w:hideMark/>
          </w:tcPr>
          <w:p w14:paraId="28420BE3" w14:textId="77777777" w:rsidR="005C28F9" w:rsidRPr="0020749A" w:rsidRDefault="005C28F9" w:rsidP="005C28F9">
            <w:pPr>
              <w:rPr>
                <w:rFonts w:ascii="Calibri" w:eastAsia="Times New Roman" w:hAnsi="Calibri" w:cs="Times New Roman"/>
                <w:b/>
                <w:bCs/>
                <w:color w:val="9C0006"/>
                <w:lang w:val="en-GB"/>
              </w:rPr>
            </w:pPr>
            <w:r w:rsidRPr="0020749A">
              <w:rPr>
                <w:rFonts w:ascii="Calibri" w:eastAsia="Times New Roman" w:hAnsi="Calibri" w:cs="Times New Roman"/>
                <w:b/>
                <w:bCs/>
                <w:color w:val="9C0006"/>
                <w:lang w:val="en-GB"/>
              </w:rPr>
              <w:t>argus1*</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08CED7D6" w14:textId="77777777" w:rsidR="005C28F9" w:rsidRPr="0020749A" w:rsidRDefault="005C28F9" w:rsidP="005C28F9">
            <w:pPr>
              <w:rPr>
                <w:rFonts w:ascii="Calibri" w:eastAsia="Times New Roman" w:hAnsi="Calibri" w:cs="Times New Roman"/>
                <w:b/>
                <w:bCs/>
                <w:color w:val="006100"/>
                <w:lang w:val="en-GB"/>
              </w:rPr>
            </w:pPr>
            <w:r w:rsidRPr="0020749A">
              <w:rPr>
                <w:rFonts w:ascii="Calibri" w:eastAsia="Times New Roman" w:hAnsi="Calibri" w:cs="Times New Roman"/>
                <w:b/>
                <w:bCs/>
                <w:color w:val="006100"/>
                <w:lang w:val="en-GB"/>
              </w:rPr>
              <w:t>argus2_2§</w:t>
            </w:r>
          </w:p>
        </w:tc>
        <w:tc>
          <w:tcPr>
            <w:tcW w:w="0" w:type="auto"/>
            <w:tcBorders>
              <w:top w:val="single" w:sz="4" w:space="0" w:color="auto"/>
              <w:left w:val="nil"/>
              <w:bottom w:val="single" w:sz="4" w:space="0" w:color="auto"/>
              <w:right w:val="single" w:sz="4" w:space="0" w:color="auto"/>
            </w:tcBorders>
            <w:shd w:val="clear" w:color="000000" w:fill="FFC7CE"/>
            <w:noWrap/>
            <w:vAlign w:val="bottom"/>
            <w:hideMark/>
          </w:tcPr>
          <w:p w14:paraId="023AF474" w14:textId="77777777" w:rsidR="005C28F9" w:rsidRPr="0020749A" w:rsidRDefault="005C28F9" w:rsidP="005C28F9">
            <w:pPr>
              <w:rPr>
                <w:rFonts w:ascii="Calibri" w:eastAsia="Times New Roman" w:hAnsi="Calibri" w:cs="Times New Roman"/>
                <w:b/>
                <w:bCs/>
                <w:color w:val="9C0006"/>
                <w:lang w:val="en-GB"/>
              </w:rPr>
            </w:pPr>
            <w:r w:rsidRPr="0020749A">
              <w:rPr>
                <w:rFonts w:ascii="Calibri" w:eastAsia="Times New Roman" w:hAnsi="Calibri" w:cs="Times New Roman"/>
                <w:b/>
                <w:bCs/>
                <w:color w:val="9C0006"/>
                <w:lang w:val="en-GB"/>
              </w:rPr>
              <w:t>mastersianum1*</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2AC0B319" w14:textId="77777777" w:rsidR="005C28F9" w:rsidRPr="0020749A" w:rsidRDefault="005C28F9" w:rsidP="005C28F9">
            <w:pPr>
              <w:rPr>
                <w:rFonts w:ascii="Calibri" w:eastAsia="Times New Roman" w:hAnsi="Calibri" w:cs="Times New Roman"/>
                <w:b/>
                <w:bCs/>
                <w:color w:val="006100"/>
                <w:lang w:val="en-GB"/>
              </w:rPr>
            </w:pPr>
            <w:r w:rsidRPr="0020749A">
              <w:rPr>
                <w:rFonts w:ascii="Calibri" w:eastAsia="Times New Roman" w:hAnsi="Calibri" w:cs="Times New Roman"/>
                <w:b/>
                <w:bCs/>
                <w:color w:val="006100"/>
                <w:lang w:val="en-GB"/>
              </w:rPr>
              <w:t>mastersianum2_5§</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3DA39F53" w14:textId="77777777" w:rsidR="005C28F9" w:rsidRPr="0020749A" w:rsidRDefault="005C28F9" w:rsidP="005C28F9">
            <w:pPr>
              <w:rPr>
                <w:rFonts w:ascii="Calibri" w:eastAsia="Times New Roman" w:hAnsi="Calibri" w:cs="Times New Roman"/>
                <w:b/>
                <w:bCs/>
                <w:color w:val="9C6500"/>
                <w:lang w:val="en-GB"/>
              </w:rPr>
            </w:pPr>
            <w:r w:rsidRPr="0020749A">
              <w:rPr>
                <w:rFonts w:ascii="Calibri" w:eastAsia="Times New Roman" w:hAnsi="Calibri" w:cs="Times New Roman"/>
                <w:b/>
                <w:bCs/>
                <w:color w:val="9C6500"/>
                <w:lang w:val="en-GB"/>
              </w:rPr>
              <w:t>tonsum1*$</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49240A72" w14:textId="77777777" w:rsidR="005C28F9" w:rsidRPr="0020749A" w:rsidRDefault="005C28F9" w:rsidP="005C28F9">
            <w:pPr>
              <w:rPr>
                <w:rFonts w:ascii="Calibri" w:eastAsia="Times New Roman" w:hAnsi="Calibri" w:cs="Times New Roman"/>
                <w:b/>
                <w:bCs/>
                <w:color w:val="9C6500"/>
                <w:lang w:val="en-GB"/>
              </w:rPr>
            </w:pPr>
            <w:r w:rsidRPr="0020749A">
              <w:rPr>
                <w:rFonts w:ascii="Calibri" w:eastAsia="Times New Roman" w:hAnsi="Calibri" w:cs="Times New Roman"/>
                <w:b/>
                <w:bCs/>
                <w:color w:val="9C6500"/>
                <w:lang w:val="en-GB"/>
              </w:rPr>
              <w:t>tonsum2_2§</w:t>
            </w:r>
          </w:p>
        </w:tc>
      </w:tr>
      <w:tr w:rsidR="005C28F9" w:rsidRPr="0020749A" w14:paraId="64A85489" w14:textId="77777777" w:rsidTr="005C28F9">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E23605" w14:textId="77777777" w:rsidR="005C28F9" w:rsidRPr="0020749A" w:rsidRDefault="005C28F9" w:rsidP="005C28F9">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1B3F45AB" w14:textId="77777777" w:rsidR="005C28F9" w:rsidRPr="0020749A" w:rsidRDefault="005C28F9" w:rsidP="005C28F9">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65608184" w14:textId="77777777" w:rsidR="005C28F9" w:rsidRPr="0020749A" w:rsidRDefault="005C28F9" w:rsidP="005C28F9">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4255A156" w14:textId="77777777" w:rsidR="005C28F9" w:rsidRPr="0020749A" w:rsidRDefault="005C28F9" w:rsidP="005C28F9">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6A1B27CC"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2ED2A8DC"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62A4BB0A"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703CDF" w:rsidRPr="0020749A" w14:paraId="6483F5F8" w14:textId="77777777" w:rsidTr="00225D90">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BFE6CF" w14:textId="77777777" w:rsidR="00703CDF" w:rsidRPr="0020749A" w:rsidRDefault="00703CDF" w:rsidP="005C28F9">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spathulate petals</w:t>
            </w:r>
          </w:p>
        </w:tc>
        <w:tc>
          <w:tcPr>
            <w:tcW w:w="0" w:type="auto"/>
            <w:tcBorders>
              <w:top w:val="nil"/>
              <w:left w:val="nil"/>
              <w:bottom w:val="single" w:sz="4" w:space="0" w:color="auto"/>
              <w:right w:val="single" w:sz="4" w:space="0" w:color="auto"/>
            </w:tcBorders>
            <w:shd w:val="clear" w:color="auto" w:fill="auto"/>
            <w:noWrap/>
            <w:vAlign w:val="bottom"/>
            <w:hideMark/>
          </w:tcPr>
          <w:p w14:paraId="65066146" w14:textId="276D8293" w:rsidR="00703CDF" w:rsidRPr="0020749A" w:rsidRDefault="00703CDF" w:rsidP="005C28F9">
            <w:pPr>
              <w:jc w:val="center"/>
              <w:rPr>
                <w:rFonts w:ascii="Calibri" w:eastAsia="Times New Roman" w:hAnsi="Calibri" w:cs="Times New Roman"/>
                <w:color w:val="000000"/>
                <w:lang w:val="en-GB"/>
              </w:rPr>
            </w:pPr>
            <w:r w:rsidRPr="0020749A">
              <w:rPr>
                <w:rFonts w:ascii="Calibri" w:eastAsia="Times New Roman" w:hAnsi="Calibri" w:cs="Times New Roman"/>
                <w:b/>
                <w:color w:val="E36C0A" w:themeColor="accent6" w:themeShade="BF"/>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40CE9E9C" w14:textId="70BFB6A2"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51A79AE4" w14:textId="1FD71CC2"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25EDFCF7" w14:textId="2499A5C2"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360E44EE" w14:textId="6F8A68CB" w:rsidR="00703CDF" w:rsidRPr="0020749A" w:rsidRDefault="00703CDF" w:rsidP="005C28F9">
            <w:pPr>
              <w:jc w:val="center"/>
              <w:rPr>
                <w:rFonts w:ascii="Calibri" w:eastAsia="Times New Roman" w:hAnsi="Calibri" w:cs="Times New Roman"/>
                <w:color w:val="000000"/>
                <w:lang w:val="en-GB"/>
              </w:rPr>
            </w:pPr>
            <w:r w:rsidRPr="0020749A">
              <w:rPr>
                <w:rFonts w:ascii="Calibri" w:eastAsia="Times New Roman" w:hAnsi="Calibri" w:cs="Times New Roman"/>
                <w:b/>
                <w:color w:val="E36C0A" w:themeColor="accent6" w:themeShade="BF"/>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5C7736F3" w14:textId="6AA40882"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r>
      <w:tr w:rsidR="00703CDF" w:rsidRPr="0020749A" w14:paraId="625D29CA" w14:textId="77777777" w:rsidTr="00225D90">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80284D" w14:textId="77777777" w:rsidR="00703CDF" w:rsidRPr="0020749A" w:rsidRDefault="00703CDF" w:rsidP="005C28F9">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spotted and/or warted petals</w:t>
            </w:r>
          </w:p>
        </w:tc>
        <w:tc>
          <w:tcPr>
            <w:tcW w:w="0" w:type="auto"/>
            <w:tcBorders>
              <w:top w:val="nil"/>
              <w:left w:val="nil"/>
              <w:bottom w:val="single" w:sz="4" w:space="0" w:color="auto"/>
              <w:right w:val="single" w:sz="4" w:space="0" w:color="auto"/>
            </w:tcBorders>
            <w:shd w:val="clear" w:color="auto" w:fill="auto"/>
            <w:noWrap/>
            <w:vAlign w:val="bottom"/>
            <w:hideMark/>
          </w:tcPr>
          <w:p w14:paraId="1096D975" w14:textId="2B4C0EA3"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06211BEC" w14:textId="5904E779"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3F38EBF9" w14:textId="1E328B3E"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05C194FD" w14:textId="76BB7605"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E7D661B" w14:textId="2B04D7B9"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5BC2FC7D" w14:textId="12857FAA"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r>
      <w:tr w:rsidR="00703CDF" w:rsidRPr="0020749A" w14:paraId="148AB15E" w14:textId="77777777" w:rsidTr="00225D90">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19172E" w14:textId="77777777" w:rsidR="00703CDF" w:rsidRPr="0020749A" w:rsidRDefault="00703CDF" w:rsidP="005C28F9">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incurved sidelobes</w:t>
            </w:r>
          </w:p>
        </w:tc>
        <w:tc>
          <w:tcPr>
            <w:tcW w:w="0" w:type="auto"/>
            <w:tcBorders>
              <w:top w:val="nil"/>
              <w:left w:val="nil"/>
              <w:bottom w:val="single" w:sz="4" w:space="0" w:color="auto"/>
              <w:right w:val="single" w:sz="4" w:space="0" w:color="auto"/>
            </w:tcBorders>
            <w:shd w:val="clear" w:color="auto" w:fill="auto"/>
            <w:noWrap/>
            <w:vAlign w:val="bottom"/>
            <w:hideMark/>
          </w:tcPr>
          <w:p w14:paraId="7C9B0FA8" w14:textId="156D6811"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3B498F7" w14:textId="6A245C83"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225D1C2A" w14:textId="619FBEA1"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90E4854" w14:textId="220DE0AC"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3F9ACE2" w14:textId="3D969D07"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C6A494B" w14:textId="7FBCA25E"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r>
      <w:tr w:rsidR="005C28F9" w:rsidRPr="0020749A" w14:paraId="0E1F583C" w14:textId="77777777" w:rsidTr="005C28F9">
        <w:trPr>
          <w:trHeight w:val="300"/>
        </w:trPr>
        <w:tc>
          <w:tcPr>
            <w:tcW w:w="0" w:type="auto"/>
            <w:tcBorders>
              <w:top w:val="nil"/>
              <w:left w:val="nil"/>
              <w:bottom w:val="nil"/>
              <w:right w:val="nil"/>
            </w:tcBorders>
            <w:shd w:val="clear" w:color="auto" w:fill="auto"/>
            <w:noWrap/>
            <w:vAlign w:val="bottom"/>
            <w:hideMark/>
          </w:tcPr>
          <w:p w14:paraId="27C32503"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046FB0F8"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Note</w:t>
            </w:r>
          </w:p>
        </w:tc>
        <w:tc>
          <w:tcPr>
            <w:tcW w:w="0" w:type="auto"/>
            <w:tcBorders>
              <w:top w:val="single" w:sz="4" w:space="0" w:color="B2B2B2"/>
              <w:left w:val="nil"/>
              <w:bottom w:val="single" w:sz="4" w:space="0" w:color="B2B2B2"/>
              <w:right w:val="single" w:sz="4" w:space="0" w:color="B2B2B2"/>
            </w:tcBorders>
            <w:shd w:val="clear" w:color="000000" w:fill="FFFFCC"/>
            <w:noWrap/>
            <w:vAlign w:val="bottom"/>
            <w:hideMark/>
          </w:tcPr>
          <w:p w14:paraId="4BE4DB81"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artificial white</w:t>
            </w:r>
          </w:p>
        </w:tc>
        <w:tc>
          <w:tcPr>
            <w:tcW w:w="0" w:type="auto"/>
            <w:tcBorders>
              <w:top w:val="nil"/>
              <w:left w:val="nil"/>
              <w:bottom w:val="nil"/>
              <w:right w:val="nil"/>
            </w:tcBorders>
            <w:shd w:val="clear" w:color="auto" w:fill="auto"/>
            <w:noWrap/>
            <w:vAlign w:val="bottom"/>
            <w:hideMark/>
          </w:tcPr>
          <w:p w14:paraId="25C5D3A9" w14:textId="77777777" w:rsidR="005C28F9" w:rsidRPr="0020749A" w:rsidRDefault="005C28F9" w:rsidP="005C28F9">
            <w:pPr>
              <w:jc w:val="center"/>
              <w:rPr>
                <w:rFonts w:ascii="Calibri" w:eastAsia="Times New Roman" w:hAnsi="Calibri" w:cs="Times New Roman"/>
                <w:color w:val="000000"/>
                <w:lang w:val="en-GB"/>
              </w:rPr>
            </w:pP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3155AE2C"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artificial white</w:t>
            </w:r>
          </w:p>
        </w:tc>
        <w:tc>
          <w:tcPr>
            <w:tcW w:w="0" w:type="auto"/>
            <w:tcBorders>
              <w:top w:val="nil"/>
              <w:left w:val="nil"/>
              <w:bottom w:val="nil"/>
              <w:right w:val="nil"/>
            </w:tcBorders>
            <w:shd w:val="clear" w:color="auto" w:fill="auto"/>
            <w:noWrap/>
            <w:vAlign w:val="bottom"/>
            <w:hideMark/>
          </w:tcPr>
          <w:p w14:paraId="3F07952B" w14:textId="77777777" w:rsidR="005C28F9" w:rsidRPr="0020749A" w:rsidRDefault="005C28F9" w:rsidP="005C28F9">
            <w:pPr>
              <w:rPr>
                <w:rFonts w:ascii="Calibri" w:eastAsia="Times New Roman" w:hAnsi="Calibri" w:cs="Times New Roman"/>
                <w:color w:val="000000"/>
                <w:lang w:val="en-GB"/>
              </w:rPr>
            </w:pP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20F25B87"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artificial white</w:t>
            </w:r>
          </w:p>
        </w:tc>
        <w:tc>
          <w:tcPr>
            <w:tcW w:w="0" w:type="auto"/>
            <w:tcBorders>
              <w:top w:val="single" w:sz="4" w:space="0" w:color="B2B2B2"/>
              <w:left w:val="nil"/>
              <w:bottom w:val="single" w:sz="4" w:space="0" w:color="B2B2B2"/>
              <w:right w:val="single" w:sz="4" w:space="0" w:color="B2B2B2"/>
            </w:tcBorders>
            <w:shd w:val="clear" w:color="000000" w:fill="FFFFCC"/>
            <w:noWrap/>
            <w:vAlign w:val="bottom"/>
            <w:hideMark/>
          </w:tcPr>
          <w:p w14:paraId="0CAE19C5"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artificial white</w:t>
            </w:r>
          </w:p>
        </w:tc>
      </w:tr>
      <w:tr w:rsidR="005C28F9" w:rsidRPr="0020749A" w14:paraId="0C3B98B5" w14:textId="77777777" w:rsidTr="005C28F9">
        <w:trPr>
          <w:trHeight w:val="300"/>
        </w:trPr>
        <w:tc>
          <w:tcPr>
            <w:tcW w:w="0" w:type="auto"/>
            <w:tcBorders>
              <w:top w:val="nil"/>
              <w:left w:val="nil"/>
              <w:bottom w:val="nil"/>
              <w:right w:val="nil"/>
            </w:tcBorders>
            <w:shd w:val="clear" w:color="auto" w:fill="auto"/>
            <w:noWrap/>
            <w:vAlign w:val="bottom"/>
            <w:hideMark/>
          </w:tcPr>
          <w:p w14:paraId="6388BC14"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FA433A5"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295DF565"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patches caused</w:t>
            </w:r>
          </w:p>
        </w:tc>
        <w:tc>
          <w:tcPr>
            <w:tcW w:w="0" w:type="auto"/>
            <w:tcBorders>
              <w:top w:val="nil"/>
              <w:left w:val="nil"/>
              <w:bottom w:val="nil"/>
              <w:right w:val="nil"/>
            </w:tcBorders>
            <w:shd w:val="clear" w:color="auto" w:fill="auto"/>
            <w:noWrap/>
            <w:vAlign w:val="bottom"/>
            <w:hideMark/>
          </w:tcPr>
          <w:p w14:paraId="149BDCDD"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3A74D477"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patches caused</w:t>
            </w:r>
          </w:p>
        </w:tc>
        <w:tc>
          <w:tcPr>
            <w:tcW w:w="0" w:type="auto"/>
            <w:tcBorders>
              <w:top w:val="nil"/>
              <w:left w:val="nil"/>
              <w:bottom w:val="nil"/>
              <w:right w:val="nil"/>
            </w:tcBorders>
            <w:shd w:val="clear" w:color="auto" w:fill="auto"/>
            <w:noWrap/>
            <w:vAlign w:val="bottom"/>
            <w:hideMark/>
          </w:tcPr>
          <w:p w14:paraId="2F07AC54"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546AD6D9"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patches caused</w:t>
            </w:r>
          </w:p>
        </w:tc>
        <w:tc>
          <w:tcPr>
            <w:tcW w:w="0" w:type="auto"/>
            <w:tcBorders>
              <w:top w:val="nil"/>
              <w:left w:val="nil"/>
              <w:bottom w:val="single" w:sz="4" w:space="0" w:color="B2B2B2"/>
              <w:right w:val="single" w:sz="4" w:space="0" w:color="B2B2B2"/>
            </w:tcBorders>
            <w:shd w:val="clear" w:color="000000" w:fill="FFFFCC"/>
            <w:noWrap/>
            <w:vAlign w:val="bottom"/>
            <w:hideMark/>
          </w:tcPr>
          <w:p w14:paraId="21C135D9"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patches caused</w:t>
            </w:r>
          </w:p>
        </w:tc>
      </w:tr>
      <w:tr w:rsidR="005C28F9" w:rsidRPr="0020749A" w14:paraId="70942372" w14:textId="77777777" w:rsidTr="005C28F9">
        <w:trPr>
          <w:trHeight w:val="300"/>
        </w:trPr>
        <w:tc>
          <w:tcPr>
            <w:tcW w:w="0" w:type="auto"/>
            <w:tcBorders>
              <w:top w:val="nil"/>
              <w:left w:val="nil"/>
              <w:bottom w:val="nil"/>
              <w:right w:val="nil"/>
            </w:tcBorders>
            <w:shd w:val="clear" w:color="auto" w:fill="auto"/>
            <w:noWrap/>
            <w:vAlign w:val="bottom"/>
            <w:hideMark/>
          </w:tcPr>
          <w:p w14:paraId="655E072E"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3466F16"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2020971B"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by scanning</w:t>
            </w:r>
          </w:p>
        </w:tc>
        <w:tc>
          <w:tcPr>
            <w:tcW w:w="0" w:type="auto"/>
            <w:tcBorders>
              <w:top w:val="nil"/>
              <w:left w:val="nil"/>
              <w:bottom w:val="nil"/>
              <w:right w:val="nil"/>
            </w:tcBorders>
            <w:shd w:val="clear" w:color="auto" w:fill="auto"/>
            <w:noWrap/>
            <w:vAlign w:val="bottom"/>
            <w:hideMark/>
          </w:tcPr>
          <w:p w14:paraId="1D51A0CE"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5F92C8F0"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by scanning</w:t>
            </w:r>
          </w:p>
        </w:tc>
        <w:tc>
          <w:tcPr>
            <w:tcW w:w="0" w:type="auto"/>
            <w:tcBorders>
              <w:top w:val="nil"/>
              <w:left w:val="nil"/>
              <w:bottom w:val="nil"/>
              <w:right w:val="nil"/>
            </w:tcBorders>
            <w:shd w:val="clear" w:color="auto" w:fill="auto"/>
            <w:noWrap/>
            <w:vAlign w:val="bottom"/>
            <w:hideMark/>
          </w:tcPr>
          <w:p w14:paraId="1D3391AE"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5E6888AA"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by scanning +</w:t>
            </w:r>
          </w:p>
        </w:tc>
        <w:tc>
          <w:tcPr>
            <w:tcW w:w="0" w:type="auto"/>
            <w:tcBorders>
              <w:top w:val="nil"/>
              <w:left w:val="nil"/>
              <w:bottom w:val="single" w:sz="4" w:space="0" w:color="B2B2B2"/>
              <w:right w:val="single" w:sz="4" w:space="0" w:color="B2B2B2"/>
            </w:tcBorders>
            <w:shd w:val="clear" w:color="000000" w:fill="FFFFCC"/>
            <w:noWrap/>
            <w:vAlign w:val="bottom"/>
            <w:hideMark/>
          </w:tcPr>
          <w:p w14:paraId="6B4FD465"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by scanning</w:t>
            </w:r>
          </w:p>
        </w:tc>
      </w:tr>
      <w:tr w:rsidR="005C28F9" w:rsidRPr="0020749A" w14:paraId="3BB69327" w14:textId="77777777" w:rsidTr="005C28F9">
        <w:trPr>
          <w:trHeight w:val="300"/>
        </w:trPr>
        <w:tc>
          <w:tcPr>
            <w:tcW w:w="0" w:type="auto"/>
            <w:tcBorders>
              <w:top w:val="nil"/>
              <w:left w:val="nil"/>
              <w:bottom w:val="nil"/>
              <w:right w:val="nil"/>
            </w:tcBorders>
            <w:shd w:val="clear" w:color="auto" w:fill="auto"/>
            <w:noWrap/>
            <w:vAlign w:val="bottom"/>
            <w:hideMark/>
          </w:tcPr>
          <w:p w14:paraId="7E20B6E2"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81500A6"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8C6C694"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CBD19A6"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D8DAEC6"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F76C7FB"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3AE2D14F"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Small pic.</w:t>
            </w:r>
          </w:p>
        </w:tc>
        <w:tc>
          <w:tcPr>
            <w:tcW w:w="0" w:type="auto"/>
            <w:tcBorders>
              <w:top w:val="nil"/>
              <w:left w:val="nil"/>
              <w:bottom w:val="nil"/>
              <w:right w:val="nil"/>
            </w:tcBorders>
            <w:shd w:val="clear" w:color="auto" w:fill="auto"/>
            <w:noWrap/>
            <w:vAlign w:val="bottom"/>
            <w:hideMark/>
          </w:tcPr>
          <w:p w14:paraId="2A84978C" w14:textId="77777777" w:rsidR="005C28F9" w:rsidRPr="0020749A" w:rsidRDefault="005C28F9" w:rsidP="005C28F9">
            <w:pPr>
              <w:jc w:val="center"/>
              <w:rPr>
                <w:rFonts w:ascii="Calibri" w:eastAsia="Times New Roman" w:hAnsi="Calibri" w:cs="Times New Roman"/>
                <w:color w:val="000000"/>
                <w:lang w:val="en-GB"/>
              </w:rPr>
            </w:pPr>
          </w:p>
        </w:tc>
      </w:tr>
      <w:tr w:rsidR="005C28F9" w:rsidRPr="0020749A" w14:paraId="1E761619" w14:textId="77777777" w:rsidTr="005C28F9">
        <w:trPr>
          <w:trHeight w:val="300"/>
        </w:trPr>
        <w:tc>
          <w:tcPr>
            <w:tcW w:w="0" w:type="auto"/>
            <w:tcBorders>
              <w:top w:val="nil"/>
              <w:left w:val="nil"/>
              <w:bottom w:val="nil"/>
              <w:right w:val="nil"/>
            </w:tcBorders>
            <w:shd w:val="clear" w:color="auto" w:fill="auto"/>
            <w:noWrap/>
            <w:vAlign w:val="bottom"/>
            <w:hideMark/>
          </w:tcPr>
          <w:p w14:paraId="663808F8"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EBD0F14"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5F824D9"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BAA3D40"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CFC7E5D"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D88A5E1"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E507862"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0274B07" w14:textId="77777777" w:rsidR="005C28F9" w:rsidRPr="0020749A" w:rsidRDefault="005C28F9" w:rsidP="005C28F9">
            <w:pPr>
              <w:jc w:val="center"/>
              <w:rPr>
                <w:rFonts w:ascii="Calibri" w:eastAsia="Times New Roman" w:hAnsi="Calibri" w:cs="Times New Roman"/>
                <w:color w:val="000000"/>
                <w:lang w:val="en-GB"/>
              </w:rPr>
            </w:pPr>
          </w:p>
        </w:tc>
      </w:tr>
      <w:tr w:rsidR="005C28F9" w:rsidRPr="0020749A" w14:paraId="775ED4BB" w14:textId="77777777" w:rsidTr="005C28F9">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33A8CA8" w14:textId="77777777" w:rsidR="005C28F9" w:rsidRPr="0020749A" w:rsidRDefault="005C28F9" w:rsidP="005C28F9">
            <w:pPr>
              <w:jc w:val="cente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Characteristics</w:t>
            </w:r>
          </w:p>
        </w:tc>
        <w:tc>
          <w:tcPr>
            <w:tcW w:w="0" w:type="auto"/>
            <w:tcBorders>
              <w:top w:val="nil"/>
              <w:left w:val="nil"/>
              <w:bottom w:val="single" w:sz="4" w:space="0" w:color="auto"/>
              <w:right w:val="single" w:sz="4" w:space="0" w:color="auto"/>
            </w:tcBorders>
            <w:shd w:val="clear" w:color="000000" w:fill="FFEB9C"/>
            <w:noWrap/>
            <w:vAlign w:val="bottom"/>
            <w:hideMark/>
          </w:tcPr>
          <w:p w14:paraId="6832DF1F" w14:textId="77777777" w:rsidR="005C28F9" w:rsidRPr="0020749A" w:rsidRDefault="005C28F9" w:rsidP="005C28F9">
            <w:pPr>
              <w:rPr>
                <w:rFonts w:ascii="Calibri" w:eastAsia="Times New Roman" w:hAnsi="Calibri" w:cs="Times New Roman"/>
                <w:b/>
                <w:bCs/>
                <w:color w:val="9C6500"/>
                <w:lang w:val="en-GB"/>
              </w:rPr>
            </w:pPr>
            <w:r w:rsidRPr="0020749A">
              <w:rPr>
                <w:rFonts w:ascii="Calibri" w:eastAsia="Times New Roman" w:hAnsi="Calibri" w:cs="Times New Roman"/>
                <w:b/>
                <w:bCs/>
                <w:color w:val="9C6500"/>
                <w:lang w:val="en-GB"/>
              </w:rPr>
              <w:t>tonsum2*</w:t>
            </w:r>
          </w:p>
        </w:tc>
        <w:tc>
          <w:tcPr>
            <w:tcW w:w="0" w:type="auto"/>
            <w:tcBorders>
              <w:top w:val="nil"/>
              <w:left w:val="nil"/>
              <w:bottom w:val="single" w:sz="4" w:space="0" w:color="auto"/>
              <w:right w:val="single" w:sz="4" w:space="0" w:color="auto"/>
            </w:tcBorders>
            <w:shd w:val="clear" w:color="000000" w:fill="FFC7CE"/>
            <w:noWrap/>
            <w:vAlign w:val="bottom"/>
            <w:hideMark/>
          </w:tcPr>
          <w:p w14:paraId="02A69D27" w14:textId="77777777" w:rsidR="005C28F9" w:rsidRPr="0020749A" w:rsidRDefault="005C28F9" w:rsidP="005C28F9">
            <w:pPr>
              <w:rPr>
                <w:rFonts w:ascii="Calibri" w:eastAsia="Times New Roman" w:hAnsi="Calibri" w:cs="Times New Roman"/>
                <w:b/>
                <w:bCs/>
                <w:color w:val="9C0006"/>
                <w:lang w:val="en-GB"/>
              </w:rPr>
            </w:pPr>
            <w:r w:rsidRPr="0020749A">
              <w:rPr>
                <w:rFonts w:ascii="Calibri" w:eastAsia="Times New Roman" w:hAnsi="Calibri" w:cs="Times New Roman"/>
                <w:b/>
                <w:bCs/>
                <w:color w:val="9C0006"/>
                <w:lang w:val="en-GB"/>
              </w:rPr>
              <w:t>tonsum3*</w:t>
            </w:r>
          </w:p>
        </w:tc>
        <w:tc>
          <w:tcPr>
            <w:tcW w:w="0" w:type="auto"/>
            <w:tcBorders>
              <w:top w:val="nil"/>
              <w:left w:val="nil"/>
              <w:bottom w:val="single" w:sz="4" w:space="0" w:color="auto"/>
              <w:right w:val="single" w:sz="4" w:space="0" w:color="auto"/>
            </w:tcBorders>
            <w:shd w:val="clear" w:color="000000" w:fill="FFC7CE"/>
            <w:noWrap/>
            <w:vAlign w:val="bottom"/>
            <w:hideMark/>
          </w:tcPr>
          <w:p w14:paraId="4CE7A26E" w14:textId="77777777" w:rsidR="005C28F9" w:rsidRPr="0020749A" w:rsidRDefault="005C28F9" w:rsidP="005C28F9">
            <w:pPr>
              <w:rPr>
                <w:rFonts w:ascii="Calibri" w:eastAsia="Times New Roman" w:hAnsi="Calibri" w:cs="Times New Roman"/>
                <w:b/>
                <w:bCs/>
                <w:color w:val="9C0006"/>
                <w:lang w:val="en-GB"/>
              </w:rPr>
            </w:pPr>
            <w:r w:rsidRPr="0020749A">
              <w:rPr>
                <w:rFonts w:ascii="Calibri" w:eastAsia="Times New Roman" w:hAnsi="Calibri" w:cs="Times New Roman"/>
                <w:b/>
                <w:bCs/>
                <w:color w:val="9C0006"/>
                <w:lang w:val="en-GB"/>
              </w:rPr>
              <w:t>wardii1*</w:t>
            </w:r>
          </w:p>
        </w:tc>
        <w:tc>
          <w:tcPr>
            <w:tcW w:w="0" w:type="auto"/>
            <w:tcBorders>
              <w:top w:val="nil"/>
              <w:left w:val="nil"/>
              <w:bottom w:val="single" w:sz="4" w:space="0" w:color="auto"/>
              <w:right w:val="single" w:sz="4" w:space="0" w:color="auto"/>
            </w:tcBorders>
            <w:shd w:val="clear" w:color="000000" w:fill="FFEB9C"/>
            <w:noWrap/>
            <w:vAlign w:val="bottom"/>
            <w:hideMark/>
          </w:tcPr>
          <w:p w14:paraId="6D4F37D1" w14:textId="77777777" w:rsidR="005C28F9" w:rsidRPr="0020749A" w:rsidRDefault="005C28F9" w:rsidP="005C28F9">
            <w:pPr>
              <w:rPr>
                <w:rFonts w:ascii="Calibri" w:eastAsia="Times New Roman" w:hAnsi="Calibri" w:cs="Times New Roman"/>
                <w:b/>
                <w:bCs/>
                <w:color w:val="9C6500"/>
                <w:lang w:val="en-GB"/>
              </w:rPr>
            </w:pPr>
            <w:r w:rsidRPr="0020749A">
              <w:rPr>
                <w:rFonts w:ascii="Calibri" w:eastAsia="Times New Roman" w:hAnsi="Calibri" w:cs="Times New Roman"/>
                <w:b/>
                <w:bCs/>
                <w:color w:val="9C6500"/>
                <w:lang w:val="en-GB"/>
              </w:rPr>
              <w:t>wardii2_1§</w:t>
            </w:r>
          </w:p>
        </w:tc>
        <w:tc>
          <w:tcPr>
            <w:tcW w:w="0" w:type="auto"/>
            <w:tcBorders>
              <w:top w:val="nil"/>
              <w:left w:val="nil"/>
              <w:bottom w:val="nil"/>
              <w:right w:val="nil"/>
            </w:tcBorders>
            <w:shd w:val="clear" w:color="auto" w:fill="auto"/>
            <w:noWrap/>
            <w:vAlign w:val="bottom"/>
            <w:hideMark/>
          </w:tcPr>
          <w:p w14:paraId="131D4650"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51F286D" w14:textId="77777777" w:rsidR="005C28F9" w:rsidRPr="0020749A" w:rsidRDefault="005C28F9" w:rsidP="005C28F9">
            <w:pPr>
              <w:rPr>
                <w:rFonts w:ascii="Calibri" w:eastAsia="Times New Roman" w:hAnsi="Calibri" w:cs="Times New Roman"/>
                <w:color w:val="000000"/>
                <w:lang w:val="en-GB"/>
              </w:rPr>
            </w:pPr>
          </w:p>
        </w:tc>
      </w:tr>
      <w:tr w:rsidR="005C28F9" w:rsidRPr="0020749A" w14:paraId="724A5CF7" w14:textId="77777777" w:rsidTr="005C28F9">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C1402CC" w14:textId="77777777" w:rsidR="005C28F9" w:rsidRPr="0020749A" w:rsidRDefault="005C28F9" w:rsidP="005C28F9">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76BBFF22"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2537AFF1"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64657C4D"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245E8851"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59A045F2"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4A8296E" w14:textId="77777777" w:rsidR="005C28F9" w:rsidRPr="0020749A" w:rsidRDefault="005C28F9" w:rsidP="005C28F9">
            <w:pPr>
              <w:rPr>
                <w:rFonts w:ascii="Calibri" w:eastAsia="Times New Roman" w:hAnsi="Calibri" w:cs="Times New Roman"/>
                <w:color w:val="000000"/>
                <w:lang w:val="en-GB"/>
              </w:rPr>
            </w:pPr>
          </w:p>
        </w:tc>
      </w:tr>
      <w:tr w:rsidR="00703CDF" w:rsidRPr="0020749A" w14:paraId="6385C870" w14:textId="77777777" w:rsidTr="00225D90">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DD6140" w14:textId="77777777" w:rsidR="00703CDF" w:rsidRPr="0020749A" w:rsidRDefault="00703CDF" w:rsidP="005C28F9">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spathulate petals</w:t>
            </w:r>
          </w:p>
        </w:tc>
        <w:tc>
          <w:tcPr>
            <w:tcW w:w="0" w:type="auto"/>
            <w:tcBorders>
              <w:top w:val="nil"/>
              <w:left w:val="nil"/>
              <w:bottom w:val="single" w:sz="4" w:space="0" w:color="auto"/>
              <w:right w:val="single" w:sz="4" w:space="0" w:color="auto"/>
            </w:tcBorders>
            <w:shd w:val="clear" w:color="auto" w:fill="auto"/>
            <w:noWrap/>
            <w:hideMark/>
          </w:tcPr>
          <w:p w14:paraId="2CE88EEC" w14:textId="30229DB3"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0BFAFD3" w14:textId="32205E7C"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04C9256C" w14:textId="09A34A6E"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33AD45C6" w14:textId="534ECEB6"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nil"/>
              <w:right w:val="nil"/>
            </w:tcBorders>
            <w:shd w:val="clear" w:color="auto" w:fill="auto"/>
            <w:noWrap/>
            <w:vAlign w:val="bottom"/>
            <w:hideMark/>
          </w:tcPr>
          <w:p w14:paraId="195A96D9" w14:textId="77777777" w:rsidR="00703CDF" w:rsidRPr="0020749A" w:rsidRDefault="00703CDF"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359B51C" w14:textId="77777777" w:rsidR="00703CDF" w:rsidRPr="0020749A" w:rsidRDefault="00703CDF" w:rsidP="005C28F9">
            <w:pPr>
              <w:rPr>
                <w:rFonts w:ascii="Calibri" w:eastAsia="Times New Roman" w:hAnsi="Calibri" w:cs="Times New Roman"/>
                <w:color w:val="000000"/>
                <w:lang w:val="en-GB"/>
              </w:rPr>
            </w:pPr>
          </w:p>
        </w:tc>
      </w:tr>
      <w:tr w:rsidR="00703CDF" w:rsidRPr="0020749A" w14:paraId="45B45103" w14:textId="77777777" w:rsidTr="00225D90">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6765A7" w14:textId="77777777" w:rsidR="00703CDF" w:rsidRPr="0020749A" w:rsidRDefault="00703CDF" w:rsidP="005C28F9">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spotted and/or warted petals</w:t>
            </w:r>
          </w:p>
        </w:tc>
        <w:tc>
          <w:tcPr>
            <w:tcW w:w="0" w:type="auto"/>
            <w:tcBorders>
              <w:top w:val="nil"/>
              <w:left w:val="nil"/>
              <w:bottom w:val="single" w:sz="4" w:space="0" w:color="auto"/>
              <w:right w:val="single" w:sz="4" w:space="0" w:color="auto"/>
            </w:tcBorders>
            <w:shd w:val="clear" w:color="auto" w:fill="auto"/>
            <w:noWrap/>
            <w:hideMark/>
          </w:tcPr>
          <w:p w14:paraId="7FB37FE5" w14:textId="57588147"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243E784B" w14:textId="7F11A46C"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0B9991B7" w14:textId="685A9BF0"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D77E35D" w14:textId="35E74E97"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nil"/>
              <w:right w:val="nil"/>
            </w:tcBorders>
            <w:shd w:val="clear" w:color="auto" w:fill="auto"/>
            <w:noWrap/>
            <w:vAlign w:val="bottom"/>
            <w:hideMark/>
          </w:tcPr>
          <w:p w14:paraId="1B5A1E03" w14:textId="77777777" w:rsidR="00703CDF" w:rsidRPr="0020749A" w:rsidRDefault="00703CDF"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B3E078B" w14:textId="77777777" w:rsidR="00703CDF" w:rsidRPr="0020749A" w:rsidRDefault="00703CDF" w:rsidP="005C28F9">
            <w:pPr>
              <w:rPr>
                <w:rFonts w:ascii="Calibri" w:eastAsia="Times New Roman" w:hAnsi="Calibri" w:cs="Times New Roman"/>
                <w:color w:val="000000"/>
                <w:lang w:val="en-GB"/>
              </w:rPr>
            </w:pPr>
          </w:p>
        </w:tc>
      </w:tr>
      <w:tr w:rsidR="00703CDF" w:rsidRPr="0020749A" w14:paraId="0B6A785E" w14:textId="77777777" w:rsidTr="00225D90">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194C120" w14:textId="77777777" w:rsidR="00703CDF" w:rsidRPr="0020749A" w:rsidRDefault="00703CDF" w:rsidP="005C28F9">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incurved sidelobes</w:t>
            </w:r>
          </w:p>
        </w:tc>
        <w:tc>
          <w:tcPr>
            <w:tcW w:w="0" w:type="auto"/>
            <w:tcBorders>
              <w:top w:val="nil"/>
              <w:left w:val="nil"/>
              <w:bottom w:val="single" w:sz="4" w:space="0" w:color="auto"/>
              <w:right w:val="single" w:sz="4" w:space="0" w:color="auto"/>
            </w:tcBorders>
            <w:shd w:val="clear" w:color="auto" w:fill="auto"/>
            <w:noWrap/>
            <w:hideMark/>
          </w:tcPr>
          <w:p w14:paraId="32C1A4B8" w14:textId="1B741953"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49D8F43F" w14:textId="714909E0"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231EE0B7" w14:textId="3847C5D4"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29F9F6C" w14:textId="04C089AF" w:rsidR="00703CDF" w:rsidRPr="0020749A" w:rsidRDefault="00703CDF" w:rsidP="005C28F9">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nil"/>
              <w:right w:val="nil"/>
            </w:tcBorders>
            <w:shd w:val="clear" w:color="auto" w:fill="auto"/>
            <w:noWrap/>
            <w:vAlign w:val="bottom"/>
            <w:hideMark/>
          </w:tcPr>
          <w:p w14:paraId="70B3F55B" w14:textId="77777777" w:rsidR="00703CDF" w:rsidRPr="0020749A" w:rsidRDefault="00703CDF"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2D89F77" w14:textId="77777777" w:rsidR="00703CDF" w:rsidRPr="0020749A" w:rsidRDefault="00703CDF" w:rsidP="005C28F9">
            <w:pPr>
              <w:rPr>
                <w:rFonts w:ascii="Calibri" w:eastAsia="Times New Roman" w:hAnsi="Calibri" w:cs="Times New Roman"/>
                <w:color w:val="000000"/>
                <w:lang w:val="en-GB"/>
              </w:rPr>
            </w:pPr>
          </w:p>
        </w:tc>
      </w:tr>
      <w:tr w:rsidR="005C28F9" w:rsidRPr="0020749A" w14:paraId="2416D9B3" w14:textId="77777777" w:rsidTr="005C28F9">
        <w:trPr>
          <w:trHeight w:val="300"/>
        </w:trPr>
        <w:tc>
          <w:tcPr>
            <w:tcW w:w="0" w:type="auto"/>
            <w:tcBorders>
              <w:top w:val="nil"/>
              <w:left w:val="nil"/>
              <w:bottom w:val="nil"/>
              <w:right w:val="nil"/>
            </w:tcBorders>
            <w:shd w:val="clear" w:color="auto" w:fill="auto"/>
            <w:noWrap/>
            <w:vAlign w:val="bottom"/>
            <w:hideMark/>
          </w:tcPr>
          <w:p w14:paraId="0E98635A"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072825D3"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Note</w:t>
            </w:r>
          </w:p>
        </w:tc>
        <w:tc>
          <w:tcPr>
            <w:tcW w:w="0" w:type="auto"/>
            <w:tcBorders>
              <w:top w:val="nil"/>
              <w:left w:val="nil"/>
              <w:bottom w:val="single" w:sz="4" w:space="0" w:color="B2B2B2"/>
              <w:right w:val="single" w:sz="4" w:space="0" w:color="B2B2B2"/>
            </w:tcBorders>
            <w:shd w:val="clear" w:color="000000" w:fill="FFFFCC"/>
            <w:noWrap/>
            <w:vAlign w:val="bottom"/>
            <w:hideMark/>
          </w:tcPr>
          <w:p w14:paraId="2A3FD6FC"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artificial white</w:t>
            </w:r>
          </w:p>
        </w:tc>
        <w:tc>
          <w:tcPr>
            <w:tcW w:w="0" w:type="auto"/>
            <w:tcBorders>
              <w:top w:val="nil"/>
              <w:left w:val="nil"/>
              <w:bottom w:val="single" w:sz="4" w:space="0" w:color="B2B2B2"/>
              <w:right w:val="single" w:sz="4" w:space="0" w:color="B2B2B2"/>
            </w:tcBorders>
            <w:shd w:val="clear" w:color="000000" w:fill="FFFFCC"/>
            <w:noWrap/>
            <w:vAlign w:val="bottom"/>
            <w:hideMark/>
          </w:tcPr>
          <w:p w14:paraId="6E275863"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artificial white</w:t>
            </w:r>
          </w:p>
        </w:tc>
        <w:tc>
          <w:tcPr>
            <w:tcW w:w="0" w:type="auto"/>
            <w:tcBorders>
              <w:top w:val="nil"/>
              <w:left w:val="nil"/>
              <w:bottom w:val="single" w:sz="4" w:space="0" w:color="B2B2B2"/>
              <w:right w:val="single" w:sz="4" w:space="0" w:color="B2B2B2"/>
            </w:tcBorders>
            <w:shd w:val="clear" w:color="000000" w:fill="FFFFCC"/>
            <w:noWrap/>
            <w:vAlign w:val="bottom"/>
            <w:hideMark/>
          </w:tcPr>
          <w:p w14:paraId="7676BBCF"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artificial white</w:t>
            </w:r>
          </w:p>
        </w:tc>
        <w:tc>
          <w:tcPr>
            <w:tcW w:w="0" w:type="auto"/>
            <w:tcBorders>
              <w:top w:val="nil"/>
              <w:left w:val="nil"/>
              <w:bottom w:val="nil"/>
              <w:right w:val="nil"/>
            </w:tcBorders>
            <w:shd w:val="clear" w:color="auto" w:fill="auto"/>
            <w:noWrap/>
            <w:vAlign w:val="bottom"/>
            <w:hideMark/>
          </w:tcPr>
          <w:p w14:paraId="440FD921"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F09943E"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D88CC6B" w14:textId="77777777" w:rsidR="005C28F9" w:rsidRPr="0020749A" w:rsidRDefault="005C28F9" w:rsidP="005C28F9">
            <w:pPr>
              <w:rPr>
                <w:rFonts w:ascii="Calibri" w:eastAsia="Times New Roman" w:hAnsi="Calibri" w:cs="Times New Roman"/>
                <w:color w:val="000000"/>
                <w:lang w:val="en-GB"/>
              </w:rPr>
            </w:pPr>
          </w:p>
        </w:tc>
      </w:tr>
      <w:tr w:rsidR="005C28F9" w:rsidRPr="0020749A" w14:paraId="538EB681" w14:textId="77777777" w:rsidTr="005C28F9">
        <w:trPr>
          <w:trHeight w:val="300"/>
        </w:trPr>
        <w:tc>
          <w:tcPr>
            <w:tcW w:w="0" w:type="auto"/>
            <w:tcBorders>
              <w:top w:val="nil"/>
              <w:left w:val="nil"/>
              <w:bottom w:val="nil"/>
              <w:right w:val="nil"/>
            </w:tcBorders>
            <w:shd w:val="clear" w:color="auto" w:fill="auto"/>
            <w:noWrap/>
            <w:vAlign w:val="bottom"/>
            <w:hideMark/>
          </w:tcPr>
          <w:p w14:paraId="1BAA5DAE"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1D891C8"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1C5DA0FE"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patches caused</w:t>
            </w:r>
          </w:p>
        </w:tc>
        <w:tc>
          <w:tcPr>
            <w:tcW w:w="0" w:type="auto"/>
            <w:tcBorders>
              <w:top w:val="nil"/>
              <w:left w:val="nil"/>
              <w:bottom w:val="single" w:sz="4" w:space="0" w:color="B2B2B2"/>
              <w:right w:val="single" w:sz="4" w:space="0" w:color="B2B2B2"/>
            </w:tcBorders>
            <w:shd w:val="clear" w:color="000000" w:fill="FFFFCC"/>
            <w:noWrap/>
            <w:vAlign w:val="bottom"/>
            <w:hideMark/>
          </w:tcPr>
          <w:p w14:paraId="4EF5E326"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patches caused</w:t>
            </w:r>
          </w:p>
        </w:tc>
        <w:tc>
          <w:tcPr>
            <w:tcW w:w="0" w:type="auto"/>
            <w:tcBorders>
              <w:top w:val="nil"/>
              <w:left w:val="nil"/>
              <w:bottom w:val="single" w:sz="4" w:space="0" w:color="B2B2B2"/>
              <w:right w:val="single" w:sz="4" w:space="0" w:color="B2B2B2"/>
            </w:tcBorders>
            <w:shd w:val="clear" w:color="000000" w:fill="FFFFCC"/>
            <w:noWrap/>
            <w:vAlign w:val="bottom"/>
            <w:hideMark/>
          </w:tcPr>
          <w:p w14:paraId="4A180F75"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patches caused</w:t>
            </w:r>
          </w:p>
        </w:tc>
        <w:tc>
          <w:tcPr>
            <w:tcW w:w="0" w:type="auto"/>
            <w:tcBorders>
              <w:top w:val="nil"/>
              <w:left w:val="nil"/>
              <w:bottom w:val="nil"/>
              <w:right w:val="nil"/>
            </w:tcBorders>
            <w:shd w:val="clear" w:color="auto" w:fill="auto"/>
            <w:noWrap/>
            <w:vAlign w:val="bottom"/>
            <w:hideMark/>
          </w:tcPr>
          <w:p w14:paraId="1815CF80"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7C62CBB"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8AEC37F" w14:textId="77777777" w:rsidR="005C28F9" w:rsidRPr="0020749A" w:rsidRDefault="005C28F9" w:rsidP="005C28F9">
            <w:pPr>
              <w:rPr>
                <w:rFonts w:ascii="Calibri" w:eastAsia="Times New Roman" w:hAnsi="Calibri" w:cs="Times New Roman"/>
                <w:color w:val="000000"/>
                <w:lang w:val="en-GB"/>
              </w:rPr>
            </w:pPr>
          </w:p>
        </w:tc>
      </w:tr>
      <w:tr w:rsidR="005C28F9" w:rsidRPr="0020749A" w14:paraId="408A9E5F" w14:textId="77777777" w:rsidTr="005C28F9">
        <w:trPr>
          <w:trHeight w:val="300"/>
        </w:trPr>
        <w:tc>
          <w:tcPr>
            <w:tcW w:w="0" w:type="auto"/>
            <w:tcBorders>
              <w:top w:val="nil"/>
              <w:left w:val="nil"/>
              <w:bottom w:val="nil"/>
              <w:right w:val="nil"/>
            </w:tcBorders>
            <w:shd w:val="clear" w:color="auto" w:fill="auto"/>
            <w:noWrap/>
            <w:vAlign w:val="bottom"/>
            <w:hideMark/>
          </w:tcPr>
          <w:p w14:paraId="24FC44C3"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CE6B4C5"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39B1D1CB"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by scanning</w:t>
            </w:r>
          </w:p>
        </w:tc>
        <w:tc>
          <w:tcPr>
            <w:tcW w:w="0" w:type="auto"/>
            <w:tcBorders>
              <w:top w:val="nil"/>
              <w:left w:val="nil"/>
              <w:bottom w:val="single" w:sz="4" w:space="0" w:color="B2B2B2"/>
              <w:right w:val="single" w:sz="4" w:space="0" w:color="B2B2B2"/>
            </w:tcBorders>
            <w:shd w:val="clear" w:color="000000" w:fill="FFFFCC"/>
            <w:noWrap/>
            <w:vAlign w:val="bottom"/>
            <w:hideMark/>
          </w:tcPr>
          <w:p w14:paraId="75CA25B2"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by scanning</w:t>
            </w:r>
          </w:p>
        </w:tc>
        <w:tc>
          <w:tcPr>
            <w:tcW w:w="0" w:type="auto"/>
            <w:tcBorders>
              <w:top w:val="nil"/>
              <w:left w:val="nil"/>
              <w:bottom w:val="single" w:sz="4" w:space="0" w:color="B2B2B2"/>
              <w:right w:val="single" w:sz="4" w:space="0" w:color="B2B2B2"/>
            </w:tcBorders>
            <w:shd w:val="clear" w:color="000000" w:fill="FFFFCC"/>
            <w:noWrap/>
            <w:vAlign w:val="bottom"/>
            <w:hideMark/>
          </w:tcPr>
          <w:p w14:paraId="67150C68"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by scanning</w:t>
            </w:r>
          </w:p>
        </w:tc>
        <w:tc>
          <w:tcPr>
            <w:tcW w:w="0" w:type="auto"/>
            <w:tcBorders>
              <w:top w:val="nil"/>
              <w:left w:val="nil"/>
              <w:bottom w:val="nil"/>
              <w:right w:val="nil"/>
            </w:tcBorders>
            <w:shd w:val="clear" w:color="auto" w:fill="auto"/>
            <w:noWrap/>
            <w:vAlign w:val="bottom"/>
            <w:hideMark/>
          </w:tcPr>
          <w:p w14:paraId="2D89DD9B"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D074566"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AFE1579" w14:textId="77777777" w:rsidR="005C28F9" w:rsidRPr="0020749A" w:rsidRDefault="005C28F9" w:rsidP="005C28F9">
            <w:pPr>
              <w:rPr>
                <w:rFonts w:ascii="Calibri" w:eastAsia="Times New Roman" w:hAnsi="Calibri" w:cs="Times New Roman"/>
                <w:color w:val="000000"/>
                <w:lang w:val="en-GB"/>
              </w:rPr>
            </w:pPr>
          </w:p>
        </w:tc>
      </w:tr>
      <w:tr w:rsidR="005C28F9" w:rsidRPr="0020749A" w14:paraId="31B1CA45" w14:textId="77777777" w:rsidTr="005C28F9">
        <w:trPr>
          <w:trHeight w:val="300"/>
        </w:trPr>
        <w:tc>
          <w:tcPr>
            <w:tcW w:w="0" w:type="auto"/>
            <w:tcBorders>
              <w:top w:val="nil"/>
              <w:left w:val="nil"/>
              <w:bottom w:val="nil"/>
              <w:right w:val="nil"/>
            </w:tcBorders>
            <w:shd w:val="clear" w:color="auto" w:fill="auto"/>
            <w:noWrap/>
            <w:vAlign w:val="bottom"/>
            <w:hideMark/>
          </w:tcPr>
          <w:p w14:paraId="20EA6D11" w14:textId="6E459688" w:rsidR="005C28F9" w:rsidRPr="0020749A" w:rsidRDefault="005C28F9" w:rsidP="00E73313">
            <w:pPr>
              <w:jc w:val="center"/>
              <w:rPr>
                <w:rFonts w:ascii="Calibri" w:eastAsia="Times New Roman" w:hAnsi="Calibri" w:cs="Times New Roman"/>
                <w:color w:val="008000"/>
                <w:sz w:val="28"/>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nil"/>
              <w:right w:val="nil"/>
            </w:tcBorders>
            <w:shd w:val="clear" w:color="auto" w:fill="auto"/>
            <w:noWrap/>
            <w:vAlign w:val="bottom"/>
            <w:hideMark/>
          </w:tcPr>
          <w:p w14:paraId="5C66F4C0"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Visible</w:t>
            </w:r>
          </w:p>
        </w:tc>
        <w:tc>
          <w:tcPr>
            <w:tcW w:w="0" w:type="auto"/>
            <w:tcBorders>
              <w:top w:val="nil"/>
              <w:left w:val="nil"/>
              <w:bottom w:val="nil"/>
              <w:right w:val="nil"/>
            </w:tcBorders>
            <w:shd w:val="clear" w:color="auto" w:fill="auto"/>
            <w:noWrap/>
            <w:vAlign w:val="bottom"/>
            <w:hideMark/>
          </w:tcPr>
          <w:p w14:paraId="74C83FD7"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1460FFE"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7E06AE6"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771DB69"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5FB2D87"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00E5A7A" w14:textId="77777777" w:rsidR="005C28F9" w:rsidRPr="0020749A" w:rsidRDefault="005C28F9" w:rsidP="005C28F9">
            <w:pPr>
              <w:rPr>
                <w:rFonts w:ascii="Calibri" w:eastAsia="Times New Roman" w:hAnsi="Calibri" w:cs="Times New Roman"/>
                <w:color w:val="000000"/>
                <w:lang w:val="en-GB"/>
              </w:rPr>
            </w:pPr>
          </w:p>
        </w:tc>
      </w:tr>
      <w:tr w:rsidR="005C28F9" w:rsidRPr="0020749A" w14:paraId="633E4CE5" w14:textId="77777777" w:rsidTr="005C28F9">
        <w:trPr>
          <w:trHeight w:val="300"/>
        </w:trPr>
        <w:tc>
          <w:tcPr>
            <w:tcW w:w="0" w:type="auto"/>
            <w:tcBorders>
              <w:top w:val="nil"/>
              <w:left w:val="nil"/>
              <w:bottom w:val="nil"/>
              <w:right w:val="nil"/>
            </w:tcBorders>
            <w:shd w:val="clear" w:color="auto" w:fill="auto"/>
            <w:noWrap/>
            <w:vAlign w:val="bottom"/>
            <w:hideMark/>
          </w:tcPr>
          <w:p w14:paraId="0CA98BA4" w14:textId="6F7A27FF" w:rsidR="005C28F9" w:rsidRPr="0020749A" w:rsidRDefault="005C28F9" w:rsidP="00E73313">
            <w:pPr>
              <w:ind w:right="57"/>
              <w:jc w:val="center"/>
              <w:rPr>
                <w:rFonts w:ascii="Calibri" w:eastAsia="Times New Roman" w:hAnsi="Calibri" w:cs="Times New Roman"/>
                <w:b/>
                <w:color w:val="E36C0A" w:themeColor="accent6" w:themeShade="BF"/>
                <w:sz w:val="28"/>
                <w:lang w:val="en-GB"/>
              </w:rPr>
            </w:pPr>
            <w:r w:rsidRPr="0020749A">
              <w:rPr>
                <w:rFonts w:ascii="Calibri" w:eastAsia="Times New Roman" w:hAnsi="Calibri" w:cs="Times New Roman"/>
                <w:b/>
                <w:color w:val="E36C0A" w:themeColor="accent6" w:themeShade="BF"/>
                <w:sz w:val="28"/>
                <w:lang w:val="en-GB"/>
              </w:rPr>
              <w:t>!</w:t>
            </w:r>
          </w:p>
        </w:tc>
        <w:tc>
          <w:tcPr>
            <w:tcW w:w="0" w:type="auto"/>
            <w:gridSpan w:val="2"/>
            <w:tcBorders>
              <w:top w:val="nil"/>
              <w:left w:val="nil"/>
              <w:bottom w:val="nil"/>
              <w:right w:val="nil"/>
            </w:tcBorders>
            <w:shd w:val="clear" w:color="auto" w:fill="auto"/>
            <w:noWrap/>
            <w:vAlign w:val="bottom"/>
            <w:hideMark/>
          </w:tcPr>
          <w:p w14:paraId="5F5ECC7F"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Difficult to see</w:t>
            </w:r>
          </w:p>
        </w:tc>
        <w:tc>
          <w:tcPr>
            <w:tcW w:w="0" w:type="auto"/>
            <w:tcBorders>
              <w:top w:val="nil"/>
              <w:left w:val="nil"/>
              <w:bottom w:val="nil"/>
              <w:right w:val="nil"/>
            </w:tcBorders>
            <w:shd w:val="clear" w:color="auto" w:fill="auto"/>
            <w:noWrap/>
            <w:vAlign w:val="bottom"/>
            <w:hideMark/>
          </w:tcPr>
          <w:p w14:paraId="52D80DA3"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58FF677"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EEEFB50"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12BFBDC"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F6A11EB" w14:textId="77777777" w:rsidR="005C28F9" w:rsidRPr="0020749A" w:rsidRDefault="005C28F9" w:rsidP="005C28F9">
            <w:pPr>
              <w:rPr>
                <w:rFonts w:ascii="Calibri" w:eastAsia="Times New Roman" w:hAnsi="Calibri" w:cs="Times New Roman"/>
                <w:color w:val="000000"/>
                <w:lang w:val="en-GB"/>
              </w:rPr>
            </w:pPr>
          </w:p>
        </w:tc>
      </w:tr>
      <w:tr w:rsidR="005C28F9" w:rsidRPr="0020749A" w14:paraId="678D524C" w14:textId="77777777" w:rsidTr="005C28F9">
        <w:trPr>
          <w:trHeight w:val="300"/>
        </w:trPr>
        <w:tc>
          <w:tcPr>
            <w:tcW w:w="0" w:type="auto"/>
            <w:tcBorders>
              <w:top w:val="nil"/>
              <w:left w:val="nil"/>
              <w:bottom w:val="nil"/>
              <w:right w:val="nil"/>
            </w:tcBorders>
            <w:shd w:val="clear" w:color="auto" w:fill="auto"/>
            <w:noWrap/>
            <w:vAlign w:val="bottom"/>
            <w:hideMark/>
          </w:tcPr>
          <w:p w14:paraId="6818D5F0" w14:textId="7EACBF63" w:rsidR="005C28F9" w:rsidRPr="0020749A" w:rsidRDefault="005C28F9" w:rsidP="00E73313">
            <w:pPr>
              <w:jc w:val="center"/>
              <w:rPr>
                <w:rFonts w:ascii="Calibri" w:eastAsia="Times New Roman" w:hAnsi="Calibri" w:cs="Times New Roman"/>
                <w:color w:val="FF0000"/>
                <w:sz w:val="28"/>
                <w:lang w:val="en-GB"/>
              </w:rPr>
            </w:pPr>
            <w:r w:rsidRPr="0020749A">
              <w:rPr>
                <w:rFonts w:ascii="Zapf Dingbats" w:eastAsia="Times New Roman" w:hAnsi="Zapf Dingbats" w:cs="Times New Roman"/>
                <w:color w:val="FF0000"/>
                <w:sz w:val="28"/>
                <w:lang w:val="en-GB"/>
              </w:rPr>
              <w:t>✗</w:t>
            </w:r>
          </w:p>
        </w:tc>
        <w:tc>
          <w:tcPr>
            <w:tcW w:w="0" w:type="auto"/>
            <w:tcBorders>
              <w:top w:val="nil"/>
              <w:left w:val="nil"/>
              <w:bottom w:val="nil"/>
              <w:right w:val="nil"/>
            </w:tcBorders>
            <w:shd w:val="clear" w:color="auto" w:fill="auto"/>
            <w:noWrap/>
            <w:vAlign w:val="bottom"/>
            <w:hideMark/>
          </w:tcPr>
          <w:p w14:paraId="1BD455D8"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Invisible</w:t>
            </w:r>
          </w:p>
        </w:tc>
        <w:tc>
          <w:tcPr>
            <w:tcW w:w="0" w:type="auto"/>
            <w:tcBorders>
              <w:top w:val="nil"/>
              <w:left w:val="nil"/>
              <w:bottom w:val="nil"/>
              <w:right w:val="nil"/>
            </w:tcBorders>
            <w:shd w:val="clear" w:color="auto" w:fill="auto"/>
            <w:noWrap/>
            <w:vAlign w:val="bottom"/>
            <w:hideMark/>
          </w:tcPr>
          <w:p w14:paraId="3BEE0A66"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611B71C"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0AA6EA8"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56419CC"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C3E56C3"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E9364C3" w14:textId="77777777" w:rsidR="005C28F9" w:rsidRPr="0020749A" w:rsidRDefault="005C28F9" w:rsidP="005C28F9">
            <w:pPr>
              <w:rPr>
                <w:rFonts w:ascii="Calibri" w:eastAsia="Times New Roman" w:hAnsi="Calibri" w:cs="Times New Roman"/>
                <w:color w:val="000000"/>
                <w:lang w:val="en-GB"/>
              </w:rPr>
            </w:pPr>
          </w:p>
        </w:tc>
      </w:tr>
      <w:tr w:rsidR="005C28F9" w:rsidRPr="0020749A" w14:paraId="6F919C18" w14:textId="77777777" w:rsidTr="005C28F9">
        <w:trPr>
          <w:trHeight w:val="300"/>
        </w:trPr>
        <w:tc>
          <w:tcPr>
            <w:tcW w:w="0" w:type="auto"/>
            <w:tcBorders>
              <w:top w:val="nil"/>
              <w:left w:val="nil"/>
              <w:bottom w:val="nil"/>
              <w:right w:val="nil"/>
            </w:tcBorders>
            <w:shd w:val="clear" w:color="auto" w:fill="auto"/>
            <w:noWrap/>
            <w:vAlign w:val="bottom"/>
            <w:hideMark/>
          </w:tcPr>
          <w:p w14:paraId="339B160F" w14:textId="77777777" w:rsidR="005C28F9" w:rsidRPr="0020749A" w:rsidRDefault="005C28F9"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w:t>
            </w:r>
          </w:p>
        </w:tc>
        <w:tc>
          <w:tcPr>
            <w:tcW w:w="0" w:type="auto"/>
            <w:gridSpan w:val="3"/>
            <w:tcBorders>
              <w:top w:val="nil"/>
              <w:left w:val="nil"/>
              <w:bottom w:val="nil"/>
              <w:right w:val="nil"/>
            </w:tcBorders>
            <w:shd w:val="clear" w:color="auto" w:fill="auto"/>
            <w:noWrap/>
            <w:vAlign w:val="bottom"/>
            <w:hideMark/>
          </w:tcPr>
          <w:p w14:paraId="5FAA1F3B"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Picture scannd from Cribb, 1998</w:t>
            </w:r>
          </w:p>
        </w:tc>
        <w:tc>
          <w:tcPr>
            <w:tcW w:w="0" w:type="auto"/>
            <w:tcBorders>
              <w:top w:val="nil"/>
              <w:left w:val="nil"/>
              <w:bottom w:val="nil"/>
              <w:right w:val="nil"/>
            </w:tcBorders>
            <w:shd w:val="clear" w:color="auto" w:fill="auto"/>
            <w:noWrap/>
            <w:vAlign w:val="bottom"/>
            <w:hideMark/>
          </w:tcPr>
          <w:p w14:paraId="1C7CF5D9"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0F05064"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E48B58B"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6694539" w14:textId="77777777" w:rsidR="005C28F9" w:rsidRPr="0020749A" w:rsidRDefault="005C28F9" w:rsidP="005C28F9">
            <w:pPr>
              <w:rPr>
                <w:rFonts w:ascii="Calibri" w:eastAsia="Times New Roman" w:hAnsi="Calibri" w:cs="Times New Roman"/>
                <w:color w:val="000000"/>
                <w:lang w:val="en-GB"/>
              </w:rPr>
            </w:pPr>
          </w:p>
        </w:tc>
      </w:tr>
      <w:tr w:rsidR="005C28F9" w:rsidRPr="0020749A" w14:paraId="046834A4" w14:textId="77777777" w:rsidTr="005C28F9">
        <w:trPr>
          <w:trHeight w:val="300"/>
        </w:trPr>
        <w:tc>
          <w:tcPr>
            <w:tcW w:w="0" w:type="auto"/>
            <w:tcBorders>
              <w:top w:val="nil"/>
              <w:left w:val="nil"/>
              <w:bottom w:val="nil"/>
              <w:right w:val="nil"/>
            </w:tcBorders>
            <w:shd w:val="clear" w:color="auto" w:fill="auto"/>
            <w:noWrap/>
            <w:vAlign w:val="bottom"/>
            <w:hideMark/>
          </w:tcPr>
          <w:p w14:paraId="401E3AF5" w14:textId="77777777" w:rsidR="005C28F9" w:rsidRPr="0020749A" w:rsidRDefault="005C28F9"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w:t>
            </w:r>
          </w:p>
        </w:tc>
        <w:tc>
          <w:tcPr>
            <w:tcW w:w="0" w:type="auto"/>
            <w:gridSpan w:val="3"/>
            <w:tcBorders>
              <w:top w:val="nil"/>
              <w:left w:val="nil"/>
              <w:bottom w:val="nil"/>
              <w:right w:val="nil"/>
            </w:tcBorders>
            <w:shd w:val="clear" w:color="auto" w:fill="auto"/>
            <w:noWrap/>
            <w:vAlign w:val="bottom"/>
            <w:hideMark/>
          </w:tcPr>
          <w:p w14:paraId="62C894C1"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Picture from dear.smartweb.tw</w:t>
            </w:r>
          </w:p>
        </w:tc>
        <w:tc>
          <w:tcPr>
            <w:tcW w:w="0" w:type="auto"/>
            <w:tcBorders>
              <w:top w:val="nil"/>
              <w:left w:val="nil"/>
              <w:bottom w:val="nil"/>
              <w:right w:val="nil"/>
            </w:tcBorders>
            <w:shd w:val="clear" w:color="auto" w:fill="auto"/>
            <w:noWrap/>
            <w:vAlign w:val="bottom"/>
            <w:hideMark/>
          </w:tcPr>
          <w:p w14:paraId="43FFA274"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1081D06"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F4E43B2"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887FFAC" w14:textId="77777777" w:rsidR="005C28F9" w:rsidRPr="0020749A" w:rsidRDefault="005C28F9" w:rsidP="005C28F9">
            <w:pPr>
              <w:rPr>
                <w:rFonts w:ascii="Calibri" w:eastAsia="Times New Roman" w:hAnsi="Calibri" w:cs="Times New Roman"/>
                <w:color w:val="000000"/>
                <w:lang w:val="en-GB"/>
              </w:rPr>
            </w:pPr>
          </w:p>
        </w:tc>
      </w:tr>
      <w:tr w:rsidR="005C28F9" w:rsidRPr="0020749A" w14:paraId="6A72032E" w14:textId="77777777" w:rsidTr="005C28F9">
        <w:trPr>
          <w:trHeight w:val="300"/>
        </w:trPr>
        <w:tc>
          <w:tcPr>
            <w:tcW w:w="0" w:type="auto"/>
            <w:tcBorders>
              <w:top w:val="nil"/>
              <w:left w:val="nil"/>
              <w:bottom w:val="nil"/>
              <w:right w:val="nil"/>
            </w:tcBorders>
            <w:shd w:val="clear" w:color="000000" w:fill="C6EFCE"/>
            <w:noWrap/>
            <w:vAlign w:val="bottom"/>
            <w:hideMark/>
          </w:tcPr>
          <w:p w14:paraId="2CB8322C" w14:textId="69093854" w:rsidR="005C28F9" w:rsidRPr="0020749A" w:rsidRDefault="00703CDF" w:rsidP="00E73313">
            <w:pPr>
              <w:jc w:val="center"/>
              <w:rPr>
                <w:rFonts w:ascii="Calibri" w:eastAsia="Times New Roman" w:hAnsi="Calibri" w:cs="Times New Roman"/>
                <w:color w:val="006100"/>
                <w:lang w:val="en-GB"/>
              </w:rPr>
            </w:pPr>
            <w:r w:rsidRPr="0020749A">
              <w:rPr>
                <w:rFonts w:ascii="Calibri" w:eastAsia="Times New Roman" w:hAnsi="Calibri" w:cs="Times New Roman"/>
                <w:b/>
                <w:bCs/>
                <w:color w:val="006100"/>
                <w:lang w:val="en-GB"/>
              </w:rPr>
              <w:t>Name</w:t>
            </w:r>
          </w:p>
        </w:tc>
        <w:tc>
          <w:tcPr>
            <w:tcW w:w="0" w:type="auto"/>
            <w:gridSpan w:val="5"/>
            <w:tcBorders>
              <w:top w:val="nil"/>
              <w:left w:val="nil"/>
              <w:bottom w:val="nil"/>
              <w:right w:val="nil"/>
            </w:tcBorders>
            <w:shd w:val="clear" w:color="auto" w:fill="auto"/>
            <w:noWrap/>
            <w:vAlign w:val="bottom"/>
            <w:hideMark/>
          </w:tcPr>
          <w:p w14:paraId="31699D79"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Incorrectly identified to sectional level in max 1 of the 7 different networks</w:t>
            </w:r>
          </w:p>
        </w:tc>
        <w:tc>
          <w:tcPr>
            <w:tcW w:w="0" w:type="auto"/>
            <w:tcBorders>
              <w:top w:val="nil"/>
              <w:left w:val="nil"/>
              <w:bottom w:val="nil"/>
              <w:right w:val="nil"/>
            </w:tcBorders>
            <w:shd w:val="clear" w:color="auto" w:fill="auto"/>
            <w:noWrap/>
            <w:vAlign w:val="bottom"/>
            <w:hideMark/>
          </w:tcPr>
          <w:p w14:paraId="3BCAFC7B"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544C622" w14:textId="77777777" w:rsidR="005C28F9" w:rsidRPr="0020749A" w:rsidRDefault="005C28F9" w:rsidP="005C28F9">
            <w:pPr>
              <w:rPr>
                <w:rFonts w:ascii="Calibri" w:eastAsia="Times New Roman" w:hAnsi="Calibri" w:cs="Times New Roman"/>
                <w:color w:val="000000"/>
                <w:lang w:val="en-GB"/>
              </w:rPr>
            </w:pPr>
          </w:p>
        </w:tc>
      </w:tr>
      <w:tr w:rsidR="005C28F9" w:rsidRPr="0020749A" w14:paraId="7B883A69" w14:textId="77777777" w:rsidTr="005C28F9">
        <w:trPr>
          <w:trHeight w:val="300"/>
        </w:trPr>
        <w:tc>
          <w:tcPr>
            <w:tcW w:w="0" w:type="auto"/>
            <w:tcBorders>
              <w:top w:val="nil"/>
              <w:left w:val="nil"/>
              <w:bottom w:val="nil"/>
              <w:right w:val="nil"/>
            </w:tcBorders>
            <w:shd w:val="clear" w:color="000000" w:fill="FFEB9C"/>
            <w:noWrap/>
            <w:vAlign w:val="bottom"/>
            <w:hideMark/>
          </w:tcPr>
          <w:p w14:paraId="32F0ED3A" w14:textId="21C2DC5D" w:rsidR="005C28F9" w:rsidRPr="0020749A" w:rsidRDefault="00703CDF" w:rsidP="00E73313">
            <w:pPr>
              <w:jc w:val="center"/>
              <w:rPr>
                <w:rFonts w:ascii="Calibri" w:eastAsia="Times New Roman" w:hAnsi="Calibri" w:cs="Times New Roman"/>
                <w:color w:val="9C6500"/>
                <w:lang w:val="en-GB"/>
              </w:rPr>
            </w:pPr>
            <w:r w:rsidRPr="0020749A">
              <w:rPr>
                <w:rFonts w:ascii="Calibri" w:eastAsia="Times New Roman" w:hAnsi="Calibri" w:cs="Times New Roman"/>
                <w:b/>
                <w:bCs/>
                <w:color w:val="9C6500"/>
                <w:lang w:val="en-GB"/>
              </w:rPr>
              <w:t>Name</w:t>
            </w:r>
          </w:p>
        </w:tc>
        <w:tc>
          <w:tcPr>
            <w:tcW w:w="0" w:type="auto"/>
            <w:gridSpan w:val="5"/>
            <w:tcBorders>
              <w:top w:val="nil"/>
              <w:left w:val="nil"/>
              <w:bottom w:val="nil"/>
              <w:right w:val="nil"/>
            </w:tcBorders>
            <w:shd w:val="clear" w:color="auto" w:fill="auto"/>
            <w:noWrap/>
            <w:vAlign w:val="bottom"/>
            <w:hideMark/>
          </w:tcPr>
          <w:p w14:paraId="5FC9AB07"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Incorrecttly identified to sectional level in max 3 of the 7 different networks</w:t>
            </w:r>
          </w:p>
        </w:tc>
        <w:tc>
          <w:tcPr>
            <w:tcW w:w="0" w:type="auto"/>
            <w:tcBorders>
              <w:top w:val="nil"/>
              <w:left w:val="nil"/>
              <w:bottom w:val="nil"/>
              <w:right w:val="nil"/>
            </w:tcBorders>
            <w:shd w:val="clear" w:color="auto" w:fill="auto"/>
            <w:noWrap/>
            <w:vAlign w:val="bottom"/>
            <w:hideMark/>
          </w:tcPr>
          <w:p w14:paraId="56B30708"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D218F6E" w14:textId="77777777" w:rsidR="005C28F9" w:rsidRPr="0020749A" w:rsidRDefault="005C28F9" w:rsidP="005C28F9">
            <w:pPr>
              <w:rPr>
                <w:rFonts w:ascii="Calibri" w:eastAsia="Times New Roman" w:hAnsi="Calibri" w:cs="Times New Roman"/>
                <w:color w:val="000000"/>
                <w:lang w:val="en-GB"/>
              </w:rPr>
            </w:pPr>
          </w:p>
        </w:tc>
      </w:tr>
      <w:tr w:rsidR="005C28F9" w:rsidRPr="0020749A" w14:paraId="123A5929" w14:textId="77777777" w:rsidTr="005C28F9">
        <w:trPr>
          <w:trHeight w:val="300"/>
        </w:trPr>
        <w:tc>
          <w:tcPr>
            <w:tcW w:w="0" w:type="auto"/>
            <w:tcBorders>
              <w:top w:val="nil"/>
              <w:left w:val="nil"/>
              <w:bottom w:val="nil"/>
              <w:right w:val="nil"/>
            </w:tcBorders>
            <w:shd w:val="clear" w:color="000000" w:fill="FFC7CE"/>
            <w:noWrap/>
            <w:vAlign w:val="bottom"/>
            <w:hideMark/>
          </w:tcPr>
          <w:p w14:paraId="3435CAFA" w14:textId="4B8C9A33" w:rsidR="005C28F9" w:rsidRPr="0020749A" w:rsidRDefault="00703CDF" w:rsidP="00E73313">
            <w:pPr>
              <w:jc w:val="center"/>
              <w:rPr>
                <w:rFonts w:ascii="Calibri" w:eastAsia="Times New Roman" w:hAnsi="Calibri" w:cs="Times New Roman"/>
                <w:color w:val="9C0006"/>
                <w:lang w:val="en-GB"/>
              </w:rPr>
            </w:pPr>
            <w:r w:rsidRPr="0020749A">
              <w:rPr>
                <w:rFonts w:ascii="Calibri" w:eastAsia="Times New Roman" w:hAnsi="Calibri" w:cs="Times New Roman"/>
                <w:b/>
                <w:bCs/>
                <w:color w:val="9C0006"/>
                <w:lang w:val="en-GB"/>
              </w:rPr>
              <w:t>Name</w:t>
            </w:r>
          </w:p>
        </w:tc>
        <w:tc>
          <w:tcPr>
            <w:tcW w:w="0" w:type="auto"/>
            <w:gridSpan w:val="5"/>
            <w:tcBorders>
              <w:top w:val="nil"/>
              <w:left w:val="nil"/>
              <w:bottom w:val="nil"/>
              <w:right w:val="nil"/>
            </w:tcBorders>
            <w:shd w:val="clear" w:color="auto" w:fill="auto"/>
            <w:noWrap/>
            <w:vAlign w:val="bottom"/>
            <w:hideMark/>
          </w:tcPr>
          <w:p w14:paraId="0EB8A3FA" w14:textId="77777777" w:rsidR="005C28F9" w:rsidRPr="0020749A" w:rsidRDefault="005C28F9" w:rsidP="005C28F9">
            <w:pPr>
              <w:rPr>
                <w:rFonts w:ascii="Calibri" w:eastAsia="Times New Roman" w:hAnsi="Calibri" w:cs="Times New Roman"/>
                <w:color w:val="000000"/>
                <w:lang w:val="en-GB"/>
              </w:rPr>
            </w:pPr>
            <w:r w:rsidRPr="0020749A">
              <w:rPr>
                <w:rFonts w:ascii="Calibri" w:eastAsia="Times New Roman" w:hAnsi="Calibri" w:cs="Times New Roman"/>
                <w:color w:val="000000"/>
                <w:lang w:val="en-GB"/>
              </w:rPr>
              <w:t>Incorrectly identified to sectional level in more than 3 of the 7 networks</w:t>
            </w:r>
          </w:p>
        </w:tc>
        <w:tc>
          <w:tcPr>
            <w:tcW w:w="0" w:type="auto"/>
            <w:tcBorders>
              <w:top w:val="nil"/>
              <w:left w:val="nil"/>
              <w:bottom w:val="nil"/>
              <w:right w:val="nil"/>
            </w:tcBorders>
            <w:shd w:val="clear" w:color="auto" w:fill="auto"/>
            <w:noWrap/>
            <w:vAlign w:val="bottom"/>
            <w:hideMark/>
          </w:tcPr>
          <w:p w14:paraId="5C77686A" w14:textId="77777777" w:rsidR="005C28F9" w:rsidRPr="0020749A"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BED85FE" w14:textId="77777777" w:rsidR="005C28F9" w:rsidRPr="0020749A" w:rsidRDefault="005C28F9" w:rsidP="005C28F9">
            <w:pPr>
              <w:rPr>
                <w:rFonts w:ascii="Calibri" w:eastAsia="Times New Roman" w:hAnsi="Calibri" w:cs="Times New Roman"/>
                <w:color w:val="000000"/>
                <w:lang w:val="en-GB"/>
              </w:rPr>
            </w:pPr>
          </w:p>
        </w:tc>
      </w:tr>
    </w:tbl>
    <w:p w14:paraId="045891A6" w14:textId="77777777" w:rsidR="00225D90" w:rsidRPr="0020749A" w:rsidRDefault="00225D90" w:rsidP="005C28F9">
      <w:pPr>
        <w:rPr>
          <w:lang w:val="en-GB"/>
        </w:rPr>
        <w:sectPr w:rsidR="00225D90" w:rsidRPr="0020749A" w:rsidSect="00225D90">
          <w:pgSz w:w="16840" w:h="11900" w:orient="landscape"/>
          <w:pgMar w:top="567" w:right="1417" w:bottom="851" w:left="1417" w:header="708" w:footer="708" w:gutter="0"/>
          <w:cols w:space="708"/>
          <w:docGrid w:linePitch="360"/>
        </w:sectPr>
      </w:pPr>
    </w:p>
    <w:p w14:paraId="5B3E22BA" w14:textId="37B56864" w:rsidR="000A64B8" w:rsidRPr="0020749A" w:rsidRDefault="000A64B8" w:rsidP="000A64B8">
      <w:pPr>
        <w:pStyle w:val="Bijschrift"/>
        <w:keepNext/>
        <w:rPr>
          <w:lang w:val="en-GB"/>
        </w:rPr>
      </w:pPr>
      <w:r w:rsidRPr="0020749A">
        <w:rPr>
          <w:lang w:val="en-GB"/>
        </w:rPr>
        <w:lastRenderedPageBreak/>
        <w:t xml:space="preserve">Table </w:t>
      </w:r>
      <w:r w:rsidRPr="0020749A">
        <w:rPr>
          <w:lang w:val="en-GB"/>
        </w:rPr>
        <w:fldChar w:fldCharType="begin"/>
      </w:r>
      <w:r w:rsidRPr="0020749A">
        <w:rPr>
          <w:lang w:val="en-GB"/>
        </w:rPr>
        <w:instrText xml:space="preserve"> SEQ Table \* ARABIC </w:instrText>
      </w:r>
      <w:r w:rsidRPr="0020749A">
        <w:rPr>
          <w:lang w:val="en-GB"/>
        </w:rPr>
        <w:fldChar w:fldCharType="separate"/>
      </w:r>
      <w:r w:rsidR="00E73313" w:rsidRPr="0020749A">
        <w:rPr>
          <w:noProof/>
          <w:lang w:val="en-GB"/>
        </w:rPr>
        <w:t>14</w:t>
      </w:r>
      <w:r w:rsidRPr="0020749A">
        <w:rPr>
          <w:lang w:val="en-GB"/>
        </w:rPr>
        <w:fldChar w:fldCharType="end"/>
      </w:r>
      <w:r w:rsidRPr="0020749A">
        <w:rPr>
          <w:lang w:val="en-GB"/>
        </w:rPr>
        <w:t xml:space="preserve"> Characteristic research of the section </w:t>
      </w:r>
      <w:r w:rsidRPr="0020749A">
        <w:rPr>
          <w:i/>
          <w:lang w:val="en-GB"/>
        </w:rPr>
        <w:t>Brachypetalum</w:t>
      </w:r>
      <w:r w:rsidRPr="0020749A">
        <w:rPr>
          <w:lang w:val="en-GB"/>
        </w:rPr>
        <w:t>.</w:t>
      </w:r>
    </w:p>
    <w:tbl>
      <w:tblPr>
        <w:tblW w:w="0" w:type="auto"/>
        <w:tblInd w:w="55" w:type="dxa"/>
        <w:tblCellMar>
          <w:left w:w="70" w:type="dxa"/>
          <w:right w:w="70" w:type="dxa"/>
        </w:tblCellMar>
        <w:tblLook w:val="04A0" w:firstRow="1" w:lastRow="0" w:firstColumn="1" w:lastColumn="0" w:noHBand="0" w:noVBand="1"/>
      </w:tblPr>
      <w:tblGrid>
        <w:gridCol w:w="1292"/>
        <w:gridCol w:w="2966"/>
        <w:gridCol w:w="1344"/>
        <w:gridCol w:w="1605"/>
        <w:gridCol w:w="1605"/>
        <w:gridCol w:w="1484"/>
        <w:gridCol w:w="1243"/>
      </w:tblGrid>
      <w:tr w:rsidR="00225D90" w:rsidRPr="0020749A" w14:paraId="7025E6BB" w14:textId="77777777" w:rsidTr="00225D90">
        <w:trPr>
          <w:trHeight w:val="500"/>
        </w:trPr>
        <w:tc>
          <w:tcPr>
            <w:tcW w:w="0" w:type="auto"/>
            <w:tcBorders>
              <w:top w:val="nil"/>
              <w:left w:val="nil"/>
              <w:bottom w:val="nil"/>
              <w:right w:val="nil"/>
            </w:tcBorders>
            <w:shd w:val="clear" w:color="auto" w:fill="auto"/>
            <w:noWrap/>
            <w:vAlign w:val="bottom"/>
            <w:hideMark/>
          </w:tcPr>
          <w:p w14:paraId="1ADA3118"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F9A21BD" w14:textId="77777777" w:rsidR="00225D90" w:rsidRPr="0020749A" w:rsidRDefault="00225D90" w:rsidP="00225D90">
            <w:pPr>
              <w:rPr>
                <w:rFonts w:ascii="Calibri" w:eastAsia="Times New Roman" w:hAnsi="Calibri" w:cs="Times New Roman"/>
                <w:color w:val="000000"/>
                <w:lang w:val="en-GB"/>
              </w:rPr>
            </w:pPr>
          </w:p>
        </w:tc>
        <w:tc>
          <w:tcPr>
            <w:tcW w:w="0" w:type="auto"/>
            <w:gridSpan w:val="3"/>
            <w:tcBorders>
              <w:top w:val="nil"/>
              <w:left w:val="nil"/>
              <w:bottom w:val="nil"/>
              <w:right w:val="nil"/>
            </w:tcBorders>
            <w:shd w:val="clear" w:color="auto" w:fill="auto"/>
            <w:noWrap/>
            <w:vAlign w:val="bottom"/>
            <w:hideMark/>
          </w:tcPr>
          <w:p w14:paraId="170D1618" w14:textId="77777777" w:rsidR="00225D90" w:rsidRPr="0020749A" w:rsidRDefault="00225D90" w:rsidP="00225D90">
            <w:pPr>
              <w:jc w:val="center"/>
              <w:rPr>
                <w:rFonts w:ascii="Calibri" w:eastAsia="Times New Roman" w:hAnsi="Calibri" w:cs="Times New Roman"/>
                <w:b/>
                <w:bCs/>
                <w:i/>
                <w:color w:val="000000"/>
                <w:sz w:val="40"/>
                <w:szCs w:val="40"/>
                <w:lang w:val="en-GB"/>
              </w:rPr>
            </w:pPr>
            <w:r w:rsidRPr="0020749A">
              <w:rPr>
                <w:rFonts w:ascii="Calibri" w:eastAsia="Times New Roman" w:hAnsi="Calibri" w:cs="Times New Roman"/>
                <w:b/>
                <w:bCs/>
                <w:i/>
                <w:color w:val="000000"/>
                <w:sz w:val="32"/>
                <w:szCs w:val="40"/>
                <w:lang w:val="en-GB"/>
              </w:rPr>
              <w:t>Brachypetalum</w:t>
            </w:r>
          </w:p>
        </w:tc>
        <w:tc>
          <w:tcPr>
            <w:tcW w:w="0" w:type="auto"/>
            <w:tcBorders>
              <w:top w:val="nil"/>
              <w:left w:val="nil"/>
              <w:bottom w:val="nil"/>
              <w:right w:val="nil"/>
            </w:tcBorders>
            <w:shd w:val="clear" w:color="auto" w:fill="auto"/>
            <w:noWrap/>
            <w:vAlign w:val="bottom"/>
            <w:hideMark/>
          </w:tcPr>
          <w:p w14:paraId="6C1566AA"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C1080B2" w14:textId="77777777" w:rsidR="00225D90" w:rsidRPr="0020749A" w:rsidRDefault="00225D90" w:rsidP="00225D90">
            <w:pPr>
              <w:rPr>
                <w:rFonts w:ascii="Calibri" w:eastAsia="Times New Roman" w:hAnsi="Calibri" w:cs="Times New Roman"/>
                <w:color w:val="000000"/>
                <w:lang w:val="en-GB"/>
              </w:rPr>
            </w:pPr>
          </w:p>
        </w:tc>
      </w:tr>
      <w:tr w:rsidR="00225D90" w:rsidRPr="0020749A" w14:paraId="51FDDC7D" w14:textId="77777777" w:rsidTr="00225D90">
        <w:trPr>
          <w:trHeight w:val="300"/>
        </w:trPr>
        <w:tc>
          <w:tcPr>
            <w:tcW w:w="0" w:type="auto"/>
            <w:tcBorders>
              <w:top w:val="nil"/>
              <w:left w:val="nil"/>
              <w:bottom w:val="nil"/>
              <w:right w:val="nil"/>
            </w:tcBorders>
            <w:shd w:val="clear" w:color="auto" w:fill="auto"/>
            <w:noWrap/>
            <w:vAlign w:val="bottom"/>
            <w:hideMark/>
          </w:tcPr>
          <w:p w14:paraId="79118B5E"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11C83AB"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DF40DF7"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6C88437"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584F065"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807384B"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8077AC5" w14:textId="77777777" w:rsidR="00225D90" w:rsidRPr="0020749A" w:rsidRDefault="00225D90" w:rsidP="00225D90">
            <w:pPr>
              <w:rPr>
                <w:rFonts w:ascii="Calibri" w:eastAsia="Times New Roman" w:hAnsi="Calibri" w:cs="Times New Roman"/>
                <w:color w:val="000000"/>
                <w:lang w:val="en-GB"/>
              </w:rPr>
            </w:pPr>
          </w:p>
        </w:tc>
      </w:tr>
      <w:tr w:rsidR="00225D90" w:rsidRPr="0020749A" w14:paraId="5506016F" w14:textId="77777777" w:rsidTr="00225D90">
        <w:trPr>
          <w:trHeight w:val="300"/>
        </w:trPr>
        <w:tc>
          <w:tcPr>
            <w:tcW w:w="0" w:type="auto"/>
            <w:tcBorders>
              <w:top w:val="nil"/>
              <w:left w:val="nil"/>
              <w:bottom w:val="nil"/>
              <w:right w:val="nil"/>
            </w:tcBorders>
            <w:shd w:val="clear" w:color="auto" w:fill="auto"/>
            <w:noWrap/>
            <w:vAlign w:val="bottom"/>
            <w:hideMark/>
          </w:tcPr>
          <w:p w14:paraId="13008A3E"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6C43668"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067EB02"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DAF5A2F"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B23883B"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D2E086A"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A05A133" w14:textId="77777777" w:rsidR="00225D90" w:rsidRPr="0020749A" w:rsidRDefault="00225D90" w:rsidP="00225D90">
            <w:pPr>
              <w:rPr>
                <w:rFonts w:ascii="Calibri" w:eastAsia="Times New Roman" w:hAnsi="Calibri" w:cs="Times New Roman"/>
                <w:color w:val="000000"/>
                <w:lang w:val="en-GB"/>
              </w:rPr>
            </w:pPr>
          </w:p>
        </w:tc>
      </w:tr>
      <w:tr w:rsidR="00225D90" w:rsidRPr="0020749A" w14:paraId="28F864C3" w14:textId="77777777" w:rsidTr="00225D90">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271EC58" w14:textId="77777777" w:rsidR="00225D90" w:rsidRPr="0020749A" w:rsidRDefault="00225D90" w:rsidP="00225D90">
            <w:pPr>
              <w:jc w:val="cente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Characteristics</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4784D0D2" w14:textId="77777777" w:rsidR="00225D90" w:rsidRPr="0020749A" w:rsidRDefault="00225D90" w:rsidP="00225D90">
            <w:pPr>
              <w:rPr>
                <w:rFonts w:ascii="Calibri" w:eastAsia="Times New Roman" w:hAnsi="Calibri" w:cs="Times New Roman"/>
                <w:b/>
                <w:bCs/>
                <w:color w:val="9C6500"/>
                <w:lang w:val="en-GB"/>
              </w:rPr>
            </w:pPr>
            <w:r w:rsidRPr="0020749A">
              <w:rPr>
                <w:rFonts w:ascii="Calibri" w:eastAsia="Times New Roman" w:hAnsi="Calibri" w:cs="Times New Roman"/>
                <w:b/>
                <w:bCs/>
                <w:color w:val="9C6500"/>
                <w:lang w:val="en-GB"/>
              </w:rPr>
              <w:t>concolor1*</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4D4BF4DC" w14:textId="77777777" w:rsidR="00225D90" w:rsidRPr="0020749A" w:rsidRDefault="00225D90" w:rsidP="00225D90">
            <w:pPr>
              <w:rPr>
                <w:rFonts w:ascii="Calibri" w:eastAsia="Times New Roman" w:hAnsi="Calibri" w:cs="Times New Roman"/>
                <w:b/>
                <w:bCs/>
                <w:color w:val="9C6500"/>
                <w:lang w:val="en-GB"/>
              </w:rPr>
            </w:pPr>
            <w:r w:rsidRPr="0020749A">
              <w:rPr>
                <w:rFonts w:ascii="Calibri" w:eastAsia="Times New Roman" w:hAnsi="Calibri" w:cs="Times New Roman"/>
                <w:b/>
                <w:bCs/>
                <w:color w:val="9C6500"/>
                <w:lang w:val="en-GB"/>
              </w:rPr>
              <w:t>concolor2_2§</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75FD7D53" w14:textId="77777777" w:rsidR="00225D90" w:rsidRPr="0020749A" w:rsidRDefault="00225D90" w:rsidP="00225D90">
            <w:pPr>
              <w:rPr>
                <w:rFonts w:ascii="Calibri" w:eastAsia="Times New Roman" w:hAnsi="Calibri" w:cs="Times New Roman"/>
                <w:b/>
                <w:bCs/>
                <w:color w:val="006100"/>
                <w:lang w:val="en-GB"/>
              </w:rPr>
            </w:pPr>
            <w:r w:rsidRPr="0020749A">
              <w:rPr>
                <w:rFonts w:ascii="Calibri" w:eastAsia="Times New Roman" w:hAnsi="Calibri" w:cs="Times New Roman"/>
                <w:b/>
                <w:bCs/>
                <w:color w:val="006100"/>
                <w:lang w:val="en-GB"/>
              </w:rPr>
              <w:t>concolor2_4§</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18BDDE74" w14:textId="77777777" w:rsidR="00225D90" w:rsidRPr="0020749A" w:rsidRDefault="00225D90" w:rsidP="00225D90">
            <w:pPr>
              <w:rPr>
                <w:rFonts w:ascii="Calibri" w:eastAsia="Times New Roman" w:hAnsi="Calibri" w:cs="Times New Roman"/>
                <w:b/>
                <w:bCs/>
                <w:color w:val="9C6500"/>
                <w:lang w:val="en-GB"/>
              </w:rPr>
            </w:pPr>
            <w:r w:rsidRPr="0020749A">
              <w:rPr>
                <w:rFonts w:ascii="Calibri" w:eastAsia="Times New Roman" w:hAnsi="Calibri" w:cs="Times New Roman"/>
                <w:b/>
                <w:bCs/>
                <w:color w:val="9C6500"/>
                <w:lang w:val="en-GB"/>
              </w:rPr>
              <w:t>concolor2_6§</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470BC103" w14:textId="77777777" w:rsidR="00225D90" w:rsidRPr="0020749A" w:rsidRDefault="00225D90" w:rsidP="00225D90">
            <w:pPr>
              <w:rPr>
                <w:rFonts w:ascii="Calibri" w:eastAsia="Times New Roman" w:hAnsi="Calibri" w:cs="Times New Roman"/>
                <w:b/>
                <w:bCs/>
                <w:color w:val="9C6500"/>
                <w:lang w:val="en-GB"/>
              </w:rPr>
            </w:pPr>
            <w:r w:rsidRPr="0020749A">
              <w:rPr>
                <w:rFonts w:ascii="Calibri" w:eastAsia="Times New Roman" w:hAnsi="Calibri" w:cs="Times New Roman"/>
                <w:b/>
                <w:bCs/>
                <w:color w:val="9C6500"/>
                <w:lang w:val="en-GB"/>
              </w:rPr>
              <w:t>concolor2*</w:t>
            </w:r>
          </w:p>
        </w:tc>
      </w:tr>
      <w:tr w:rsidR="00225D90" w:rsidRPr="0020749A" w14:paraId="38C7B43C" w14:textId="77777777" w:rsidTr="00225D90">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C3E4A0E" w14:textId="77777777" w:rsidR="00225D90" w:rsidRPr="0020749A" w:rsidRDefault="00225D90" w:rsidP="00225D90">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5CABE449" w14:textId="77777777" w:rsidR="00225D90" w:rsidRPr="0020749A" w:rsidRDefault="00225D90" w:rsidP="00225D90">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49619F42" w14:textId="77777777" w:rsidR="00225D90" w:rsidRPr="0020749A" w:rsidRDefault="00225D90" w:rsidP="00225D90">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41277F8B" w14:textId="77777777" w:rsidR="00225D90" w:rsidRPr="0020749A" w:rsidRDefault="00225D90" w:rsidP="00225D90">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2354C5CC" w14:textId="77777777" w:rsidR="00225D90" w:rsidRPr="0020749A" w:rsidRDefault="00225D90" w:rsidP="00225D90">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0634F5D6" w14:textId="77777777" w:rsidR="00225D90" w:rsidRPr="0020749A" w:rsidRDefault="00225D90" w:rsidP="00225D90">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225D90" w:rsidRPr="0020749A" w14:paraId="1C3D96E4" w14:textId="77777777" w:rsidTr="00225D90">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05A430D" w14:textId="77777777" w:rsidR="00225D90" w:rsidRPr="0020749A" w:rsidRDefault="00225D90" w:rsidP="00225D90">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variously ornamented with purple spots</w:t>
            </w:r>
          </w:p>
        </w:tc>
        <w:tc>
          <w:tcPr>
            <w:tcW w:w="0" w:type="auto"/>
            <w:tcBorders>
              <w:top w:val="nil"/>
              <w:left w:val="nil"/>
              <w:bottom w:val="single" w:sz="4" w:space="0" w:color="auto"/>
              <w:right w:val="single" w:sz="4" w:space="0" w:color="auto"/>
            </w:tcBorders>
            <w:shd w:val="clear" w:color="auto" w:fill="auto"/>
            <w:noWrap/>
            <w:hideMark/>
          </w:tcPr>
          <w:p w14:paraId="01CB4116" w14:textId="21864FE6"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D8CAA07" w14:textId="2B9DCC0A"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4863C1DC" w14:textId="3253B774"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3610F44E" w14:textId="0BCAD235"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437936F1" w14:textId="3B023046"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r>
      <w:tr w:rsidR="00225D90" w:rsidRPr="0020749A" w14:paraId="334CD6AE" w14:textId="77777777" w:rsidTr="00225D90">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1D26C6B" w14:textId="77777777" w:rsidR="00225D90" w:rsidRPr="0020749A" w:rsidRDefault="00225D90" w:rsidP="00225D90">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broad-elliptic petals</w:t>
            </w:r>
          </w:p>
        </w:tc>
        <w:tc>
          <w:tcPr>
            <w:tcW w:w="0" w:type="auto"/>
            <w:tcBorders>
              <w:top w:val="nil"/>
              <w:left w:val="nil"/>
              <w:bottom w:val="single" w:sz="4" w:space="0" w:color="auto"/>
              <w:right w:val="single" w:sz="4" w:space="0" w:color="auto"/>
            </w:tcBorders>
            <w:shd w:val="clear" w:color="auto" w:fill="auto"/>
            <w:noWrap/>
            <w:hideMark/>
          </w:tcPr>
          <w:p w14:paraId="0095F235" w14:textId="67E0C47F"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3798A9D" w14:textId="7F6EDE45"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38C76BB7" w14:textId="4A27CAFD"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557C2B85" w14:textId="321ACD25"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179E69C8" w14:textId="20872BBE" w:rsidR="00225D90" w:rsidRPr="0020749A" w:rsidRDefault="00225D90" w:rsidP="00225D90">
            <w:pPr>
              <w:jc w:val="center"/>
              <w:rPr>
                <w:rFonts w:ascii="Calibri" w:eastAsia="Times New Roman" w:hAnsi="Calibri" w:cs="Times New Roman"/>
                <w:color w:val="000000"/>
                <w:lang w:val="en-GB"/>
              </w:rPr>
            </w:pPr>
            <w:r w:rsidRPr="0020749A">
              <w:rPr>
                <w:rFonts w:ascii="Calibri" w:eastAsia="Times New Roman" w:hAnsi="Calibri" w:cs="Times New Roman"/>
                <w:b/>
                <w:color w:val="E36C0A" w:themeColor="accent6" w:themeShade="BF"/>
                <w:sz w:val="28"/>
                <w:lang w:val="en-GB"/>
              </w:rPr>
              <w:t>!</w:t>
            </w:r>
          </w:p>
        </w:tc>
      </w:tr>
      <w:tr w:rsidR="00225D90" w:rsidRPr="0020749A" w14:paraId="794ECF94" w14:textId="77777777" w:rsidTr="00225D90">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5D48D75" w14:textId="77777777" w:rsidR="00225D90" w:rsidRPr="0020749A" w:rsidRDefault="00225D90" w:rsidP="00225D90">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small lip</w:t>
            </w:r>
          </w:p>
        </w:tc>
        <w:tc>
          <w:tcPr>
            <w:tcW w:w="0" w:type="auto"/>
            <w:tcBorders>
              <w:top w:val="nil"/>
              <w:left w:val="nil"/>
              <w:bottom w:val="single" w:sz="4" w:space="0" w:color="auto"/>
              <w:right w:val="single" w:sz="4" w:space="0" w:color="auto"/>
            </w:tcBorders>
            <w:shd w:val="clear" w:color="auto" w:fill="auto"/>
            <w:noWrap/>
            <w:hideMark/>
          </w:tcPr>
          <w:p w14:paraId="6643767A" w14:textId="72C18B49"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45251045" w14:textId="71012DBF"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39EDFAC3" w14:textId="5505E742"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9B9E08E" w14:textId="3F508005"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AE89FFE" w14:textId="78D4E1F7"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r>
      <w:tr w:rsidR="00225D90" w:rsidRPr="0020749A" w14:paraId="6BF60F79" w14:textId="77777777" w:rsidTr="00225D90">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F7E47CA" w14:textId="77777777" w:rsidR="00225D90" w:rsidRPr="0020749A" w:rsidRDefault="00225D90" w:rsidP="00225D90">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ovoid lip</w:t>
            </w:r>
          </w:p>
        </w:tc>
        <w:tc>
          <w:tcPr>
            <w:tcW w:w="0" w:type="auto"/>
            <w:tcBorders>
              <w:top w:val="nil"/>
              <w:left w:val="nil"/>
              <w:bottom w:val="single" w:sz="4" w:space="0" w:color="auto"/>
              <w:right w:val="single" w:sz="4" w:space="0" w:color="auto"/>
            </w:tcBorders>
            <w:shd w:val="clear" w:color="auto" w:fill="auto"/>
            <w:noWrap/>
            <w:hideMark/>
          </w:tcPr>
          <w:p w14:paraId="0A95074C" w14:textId="2F24AB2A"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245AC34" w14:textId="4E66D431"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5EC0635" w14:textId="48CCAA0C"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1AB6E564" w14:textId="73C4194C"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58AE166" w14:textId="4FFB6EFC"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r>
      <w:tr w:rsidR="00225D90" w:rsidRPr="0020749A" w14:paraId="2324E794" w14:textId="77777777" w:rsidTr="00225D90">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9BC73E4" w14:textId="77777777" w:rsidR="00225D90" w:rsidRPr="0020749A" w:rsidRDefault="00225D90" w:rsidP="00225D90">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lip with incurved margin</w:t>
            </w:r>
          </w:p>
        </w:tc>
        <w:tc>
          <w:tcPr>
            <w:tcW w:w="0" w:type="auto"/>
            <w:tcBorders>
              <w:top w:val="nil"/>
              <w:left w:val="nil"/>
              <w:bottom w:val="single" w:sz="4" w:space="0" w:color="auto"/>
              <w:right w:val="single" w:sz="4" w:space="0" w:color="auto"/>
            </w:tcBorders>
            <w:shd w:val="clear" w:color="auto" w:fill="auto"/>
            <w:noWrap/>
            <w:hideMark/>
          </w:tcPr>
          <w:p w14:paraId="2DB6D110" w14:textId="72A36F3A"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597F277B" w14:textId="19DBB0AA"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E1A7D43" w14:textId="3283921E"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59445C8A" w14:textId="0B1A4C6F"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2E9EF4DF" w14:textId="01320EB3"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r>
      <w:tr w:rsidR="00225D90" w:rsidRPr="0020749A" w14:paraId="7AC81198" w14:textId="77777777" w:rsidTr="00225D90">
        <w:trPr>
          <w:trHeight w:val="300"/>
        </w:trPr>
        <w:tc>
          <w:tcPr>
            <w:tcW w:w="0" w:type="auto"/>
            <w:gridSpan w:val="2"/>
            <w:tcBorders>
              <w:top w:val="single" w:sz="4" w:space="0" w:color="auto"/>
              <w:left w:val="single" w:sz="4" w:space="0" w:color="auto"/>
              <w:bottom w:val="nil"/>
              <w:right w:val="single" w:sz="4" w:space="0" w:color="000000"/>
            </w:tcBorders>
            <w:shd w:val="clear" w:color="auto" w:fill="auto"/>
            <w:noWrap/>
            <w:vAlign w:val="bottom"/>
            <w:hideMark/>
          </w:tcPr>
          <w:p w14:paraId="59D4E710" w14:textId="77777777" w:rsidR="00225D90" w:rsidRPr="0020749A" w:rsidRDefault="00225D90" w:rsidP="00225D90">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pale yellow or white flower</w:t>
            </w:r>
          </w:p>
        </w:tc>
        <w:tc>
          <w:tcPr>
            <w:tcW w:w="0" w:type="auto"/>
            <w:tcBorders>
              <w:top w:val="nil"/>
              <w:left w:val="nil"/>
              <w:bottom w:val="single" w:sz="4" w:space="0" w:color="auto"/>
              <w:right w:val="single" w:sz="4" w:space="0" w:color="auto"/>
            </w:tcBorders>
            <w:shd w:val="clear" w:color="auto" w:fill="auto"/>
            <w:noWrap/>
            <w:vAlign w:val="bottom"/>
            <w:hideMark/>
          </w:tcPr>
          <w:p w14:paraId="57B149E5" w14:textId="57C608E6"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c>
          <w:tcPr>
            <w:tcW w:w="0" w:type="auto"/>
            <w:tcBorders>
              <w:top w:val="nil"/>
              <w:left w:val="nil"/>
              <w:bottom w:val="nil"/>
              <w:right w:val="single" w:sz="4" w:space="0" w:color="auto"/>
            </w:tcBorders>
            <w:shd w:val="clear" w:color="auto" w:fill="auto"/>
            <w:noWrap/>
            <w:vAlign w:val="bottom"/>
            <w:hideMark/>
          </w:tcPr>
          <w:p w14:paraId="476CC469" w14:textId="150D513F"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nil"/>
              <w:right w:val="single" w:sz="4" w:space="0" w:color="auto"/>
            </w:tcBorders>
            <w:shd w:val="clear" w:color="auto" w:fill="auto"/>
            <w:noWrap/>
            <w:hideMark/>
          </w:tcPr>
          <w:p w14:paraId="32B7D167" w14:textId="3AEBDD5F"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50E92D6A" w14:textId="25726B4B"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C8022E9" w14:textId="29E3B67E" w:rsidR="00225D90" w:rsidRPr="0020749A" w:rsidRDefault="00225D90" w:rsidP="00225D90">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r>
      <w:tr w:rsidR="00225D90" w:rsidRPr="0020749A" w14:paraId="6A07489D" w14:textId="77777777" w:rsidTr="00225D90">
        <w:trPr>
          <w:trHeight w:val="300"/>
        </w:trPr>
        <w:tc>
          <w:tcPr>
            <w:tcW w:w="0" w:type="auto"/>
            <w:gridSpan w:val="2"/>
            <w:tcBorders>
              <w:top w:val="single" w:sz="4" w:space="0" w:color="auto"/>
              <w:left w:val="nil"/>
              <w:bottom w:val="nil"/>
              <w:right w:val="nil"/>
            </w:tcBorders>
            <w:shd w:val="clear" w:color="auto" w:fill="auto"/>
            <w:noWrap/>
            <w:vAlign w:val="bottom"/>
            <w:hideMark/>
          </w:tcPr>
          <w:p w14:paraId="6857E2F6" w14:textId="77777777" w:rsidR="00225D90" w:rsidRPr="0020749A" w:rsidRDefault="00225D90" w:rsidP="00225D90">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0EAAE331" w14:textId="77777777" w:rsidR="00225D90" w:rsidRPr="0020749A" w:rsidRDefault="00225D90" w:rsidP="00225D90">
            <w:pPr>
              <w:rPr>
                <w:rFonts w:ascii="Calibri" w:eastAsia="Times New Roman" w:hAnsi="Calibri" w:cs="Times New Roman"/>
                <w:color w:val="000000"/>
                <w:lang w:val="en-GB"/>
              </w:rPr>
            </w:pPr>
          </w:p>
        </w:tc>
        <w:tc>
          <w:tcPr>
            <w:tcW w:w="0" w:type="auto"/>
            <w:tcBorders>
              <w:top w:val="single" w:sz="4" w:space="0" w:color="auto"/>
              <w:left w:val="nil"/>
              <w:bottom w:val="nil"/>
              <w:right w:val="nil"/>
            </w:tcBorders>
            <w:shd w:val="clear" w:color="auto" w:fill="auto"/>
            <w:noWrap/>
            <w:vAlign w:val="bottom"/>
            <w:hideMark/>
          </w:tcPr>
          <w:p w14:paraId="4CDA90E3" w14:textId="77777777" w:rsidR="00225D90" w:rsidRPr="0020749A" w:rsidRDefault="00225D90" w:rsidP="00225D90">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single" w:sz="4" w:space="0" w:color="auto"/>
              <w:left w:val="nil"/>
              <w:bottom w:val="nil"/>
              <w:right w:val="nil"/>
            </w:tcBorders>
            <w:shd w:val="clear" w:color="auto" w:fill="auto"/>
            <w:noWrap/>
            <w:vAlign w:val="bottom"/>
            <w:hideMark/>
          </w:tcPr>
          <w:p w14:paraId="77F5363E" w14:textId="77777777" w:rsidR="00225D90" w:rsidRPr="0020749A" w:rsidRDefault="00225D90" w:rsidP="00225D90">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152EEA4D" w14:textId="77777777" w:rsidR="00225D90" w:rsidRPr="0020749A" w:rsidRDefault="00225D90" w:rsidP="00225D90">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43DF5687" w14:textId="77777777" w:rsidR="00225D90" w:rsidRPr="0020749A" w:rsidRDefault="00225D90" w:rsidP="00225D90">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225D90" w:rsidRPr="0020749A" w14:paraId="6F6F9A41" w14:textId="77777777" w:rsidTr="00225D90">
        <w:trPr>
          <w:trHeight w:val="300"/>
        </w:trPr>
        <w:tc>
          <w:tcPr>
            <w:tcW w:w="0" w:type="auto"/>
            <w:tcBorders>
              <w:top w:val="nil"/>
              <w:left w:val="nil"/>
              <w:bottom w:val="nil"/>
              <w:right w:val="nil"/>
            </w:tcBorders>
            <w:shd w:val="clear" w:color="auto" w:fill="auto"/>
            <w:noWrap/>
            <w:vAlign w:val="bottom"/>
            <w:hideMark/>
          </w:tcPr>
          <w:p w14:paraId="3479AB7E"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AB4CF4D"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5817E3C"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3D4A5A8"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FE3DA0C"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330EB28"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6BA2D7B" w14:textId="77777777" w:rsidR="00225D90" w:rsidRPr="0020749A" w:rsidRDefault="00225D90" w:rsidP="00225D90">
            <w:pPr>
              <w:rPr>
                <w:rFonts w:ascii="Calibri" w:eastAsia="Times New Roman" w:hAnsi="Calibri" w:cs="Times New Roman"/>
                <w:color w:val="000000"/>
                <w:lang w:val="en-GB"/>
              </w:rPr>
            </w:pPr>
          </w:p>
        </w:tc>
      </w:tr>
      <w:tr w:rsidR="00225D90" w:rsidRPr="0020749A" w14:paraId="318CEB3F" w14:textId="77777777" w:rsidTr="00225D90">
        <w:trPr>
          <w:trHeight w:val="300"/>
        </w:trPr>
        <w:tc>
          <w:tcPr>
            <w:tcW w:w="0" w:type="auto"/>
            <w:tcBorders>
              <w:top w:val="nil"/>
              <w:left w:val="nil"/>
              <w:bottom w:val="nil"/>
              <w:right w:val="nil"/>
            </w:tcBorders>
            <w:shd w:val="clear" w:color="auto" w:fill="auto"/>
            <w:noWrap/>
            <w:vAlign w:val="bottom"/>
            <w:hideMark/>
          </w:tcPr>
          <w:p w14:paraId="277D8FE6"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7062DC5"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3168F6B"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388E631"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5F3DC56"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758B6DE" w14:textId="77777777" w:rsidR="00225D90" w:rsidRPr="0020749A"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16C4482" w14:textId="77777777" w:rsidR="00225D90" w:rsidRPr="0020749A" w:rsidRDefault="00225D90" w:rsidP="00225D90">
            <w:pPr>
              <w:rPr>
                <w:rFonts w:ascii="Calibri" w:eastAsia="Times New Roman" w:hAnsi="Calibri" w:cs="Times New Roman"/>
                <w:color w:val="000000"/>
                <w:lang w:val="en-GB"/>
              </w:rPr>
            </w:pPr>
          </w:p>
        </w:tc>
      </w:tr>
      <w:tr w:rsidR="00E73313" w:rsidRPr="0020749A" w14:paraId="02AD8F6C" w14:textId="77777777" w:rsidTr="00225D90">
        <w:trPr>
          <w:trHeight w:val="300"/>
        </w:trPr>
        <w:tc>
          <w:tcPr>
            <w:tcW w:w="0" w:type="auto"/>
            <w:tcBorders>
              <w:top w:val="nil"/>
              <w:left w:val="nil"/>
              <w:bottom w:val="nil"/>
              <w:right w:val="nil"/>
            </w:tcBorders>
            <w:shd w:val="clear" w:color="auto" w:fill="auto"/>
            <w:noWrap/>
            <w:vAlign w:val="bottom"/>
            <w:hideMark/>
          </w:tcPr>
          <w:p w14:paraId="06299653" w14:textId="6C6FC2D9"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nil"/>
              <w:right w:val="nil"/>
            </w:tcBorders>
            <w:shd w:val="clear" w:color="auto" w:fill="auto"/>
            <w:noWrap/>
            <w:vAlign w:val="bottom"/>
            <w:hideMark/>
          </w:tcPr>
          <w:p w14:paraId="0478A33E" w14:textId="77777777" w:rsidR="00E73313" w:rsidRPr="0020749A" w:rsidRDefault="00E73313" w:rsidP="00225D90">
            <w:pPr>
              <w:rPr>
                <w:rFonts w:ascii="Calibri" w:eastAsia="Times New Roman" w:hAnsi="Calibri" w:cs="Times New Roman"/>
                <w:color w:val="000000"/>
                <w:lang w:val="en-GB"/>
              </w:rPr>
            </w:pPr>
            <w:r w:rsidRPr="0020749A">
              <w:rPr>
                <w:rFonts w:ascii="Calibri" w:eastAsia="Times New Roman" w:hAnsi="Calibri" w:cs="Times New Roman"/>
                <w:color w:val="000000"/>
                <w:lang w:val="en-GB"/>
              </w:rPr>
              <w:t>Visible</w:t>
            </w:r>
          </w:p>
        </w:tc>
        <w:tc>
          <w:tcPr>
            <w:tcW w:w="0" w:type="auto"/>
            <w:tcBorders>
              <w:top w:val="nil"/>
              <w:left w:val="nil"/>
              <w:bottom w:val="nil"/>
              <w:right w:val="nil"/>
            </w:tcBorders>
            <w:shd w:val="clear" w:color="auto" w:fill="auto"/>
            <w:noWrap/>
            <w:vAlign w:val="bottom"/>
            <w:hideMark/>
          </w:tcPr>
          <w:p w14:paraId="231B3C62" w14:textId="77777777" w:rsidR="00E73313" w:rsidRPr="0020749A"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6E835EE" w14:textId="77777777" w:rsidR="00E73313" w:rsidRPr="0020749A"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569E81A" w14:textId="77777777" w:rsidR="00E73313" w:rsidRPr="0020749A"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AFA2088" w14:textId="77777777" w:rsidR="00E73313" w:rsidRPr="0020749A"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8BF019B" w14:textId="77777777" w:rsidR="00E73313" w:rsidRPr="0020749A" w:rsidRDefault="00E73313" w:rsidP="00225D90">
            <w:pPr>
              <w:rPr>
                <w:rFonts w:ascii="Calibri" w:eastAsia="Times New Roman" w:hAnsi="Calibri" w:cs="Times New Roman"/>
                <w:color w:val="000000"/>
                <w:lang w:val="en-GB"/>
              </w:rPr>
            </w:pPr>
          </w:p>
        </w:tc>
      </w:tr>
      <w:tr w:rsidR="00E73313" w:rsidRPr="0020749A" w14:paraId="2A09DFED" w14:textId="77777777" w:rsidTr="00225D90">
        <w:trPr>
          <w:trHeight w:val="300"/>
        </w:trPr>
        <w:tc>
          <w:tcPr>
            <w:tcW w:w="0" w:type="auto"/>
            <w:tcBorders>
              <w:top w:val="nil"/>
              <w:left w:val="nil"/>
              <w:bottom w:val="nil"/>
              <w:right w:val="nil"/>
            </w:tcBorders>
            <w:shd w:val="clear" w:color="auto" w:fill="auto"/>
            <w:noWrap/>
            <w:vAlign w:val="bottom"/>
            <w:hideMark/>
          </w:tcPr>
          <w:p w14:paraId="5763DC3A" w14:textId="1F68D85D" w:rsidR="00E73313" w:rsidRPr="0020749A" w:rsidRDefault="00E73313" w:rsidP="00E73313">
            <w:pPr>
              <w:ind w:right="57"/>
              <w:jc w:val="center"/>
              <w:rPr>
                <w:rFonts w:ascii="Calibri" w:eastAsia="Times New Roman" w:hAnsi="Calibri" w:cs="Times New Roman"/>
                <w:color w:val="000000"/>
                <w:lang w:val="en-GB"/>
              </w:rPr>
            </w:pPr>
            <w:r w:rsidRPr="0020749A">
              <w:rPr>
                <w:rFonts w:ascii="Calibri" w:eastAsia="Times New Roman" w:hAnsi="Calibri" w:cs="Times New Roman"/>
                <w:b/>
                <w:color w:val="E36C0A" w:themeColor="accent6" w:themeShade="BF"/>
                <w:sz w:val="28"/>
                <w:lang w:val="en-GB"/>
              </w:rPr>
              <w:t>!</w:t>
            </w:r>
          </w:p>
        </w:tc>
        <w:tc>
          <w:tcPr>
            <w:tcW w:w="0" w:type="auto"/>
            <w:tcBorders>
              <w:top w:val="nil"/>
              <w:left w:val="nil"/>
              <w:bottom w:val="nil"/>
              <w:right w:val="nil"/>
            </w:tcBorders>
            <w:shd w:val="clear" w:color="auto" w:fill="auto"/>
            <w:noWrap/>
            <w:vAlign w:val="bottom"/>
            <w:hideMark/>
          </w:tcPr>
          <w:p w14:paraId="2D048D8B" w14:textId="77777777" w:rsidR="00E73313" w:rsidRPr="0020749A" w:rsidRDefault="00E73313" w:rsidP="00225D90">
            <w:pPr>
              <w:rPr>
                <w:rFonts w:ascii="Calibri" w:eastAsia="Times New Roman" w:hAnsi="Calibri" w:cs="Times New Roman"/>
                <w:color w:val="000000"/>
                <w:lang w:val="en-GB"/>
              </w:rPr>
            </w:pPr>
            <w:r w:rsidRPr="0020749A">
              <w:rPr>
                <w:rFonts w:ascii="Calibri" w:eastAsia="Times New Roman" w:hAnsi="Calibri" w:cs="Times New Roman"/>
                <w:color w:val="000000"/>
                <w:lang w:val="en-GB"/>
              </w:rPr>
              <w:t>Difficult to see</w:t>
            </w:r>
          </w:p>
        </w:tc>
        <w:tc>
          <w:tcPr>
            <w:tcW w:w="0" w:type="auto"/>
            <w:tcBorders>
              <w:top w:val="nil"/>
              <w:left w:val="nil"/>
              <w:bottom w:val="nil"/>
              <w:right w:val="nil"/>
            </w:tcBorders>
            <w:shd w:val="clear" w:color="auto" w:fill="auto"/>
            <w:noWrap/>
            <w:vAlign w:val="bottom"/>
            <w:hideMark/>
          </w:tcPr>
          <w:p w14:paraId="22B6CA44" w14:textId="77777777" w:rsidR="00E73313" w:rsidRPr="0020749A"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97A5217" w14:textId="77777777" w:rsidR="00E73313" w:rsidRPr="0020749A"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4AC2FD2" w14:textId="77777777" w:rsidR="00E73313" w:rsidRPr="0020749A"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CB3619C" w14:textId="77777777" w:rsidR="00E73313" w:rsidRPr="0020749A"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8B45ABD" w14:textId="77777777" w:rsidR="00E73313" w:rsidRPr="0020749A" w:rsidRDefault="00E73313" w:rsidP="00225D90">
            <w:pPr>
              <w:rPr>
                <w:rFonts w:ascii="Calibri" w:eastAsia="Times New Roman" w:hAnsi="Calibri" w:cs="Times New Roman"/>
                <w:color w:val="000000"/>
                <w:lang w:val="en-GB"/>
              </w:rPr>
            </w:pPr>
          </w:p>
        </w:tc>
      </w:tr>
      <w:tr w:rsidR="00E73313" w:rsidRPr="0020749A" w14:paraId="7E7695FA" w14:textId="77777777" w:rsidTr="00225D90">
        <w:trPr>
          <w:trHeight w:val="300"/>
        </w:trPr>
        <w:tc>
          <w:tcPr>
            <w:tcW w:w="0" w:type="auto"/>
            <w:tcBorders>
              <w:top w:val="nil"/>
              <w:left w:val="nil"/>
              <w:bottom w:val="nil"/>
              <w:right w:val="nil"/>
            </w:tcBorders>
            <w:shd w:val="clear" w:color="auto" w:fill="auto"/>
            <w:noWrap/>
            <w:vAlign w:val="bottom"/>
            <w:hideMark/>
          </w:tcPr>
          <w:p w14:paraId="57E043B7" w14:textId="25239872"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c>
          <w:tcPr>
            <w:tcW w:w="0" w:type="auto"/>
            <w:tcBorders>
              <w:top w:val="nil"/>
              <w:left w:val="nil"/>
              <w:bottom w:val="nil"/>
              <w:right w:val="nil"/>
            </w:tcBorders>
            <w:shd w:val="clear" w:color="auto" w:fill="auto"/>
            <w:noWrap/>
            <w:vAlign w:val="bottom"/>
            <w:hideMark/>
          </w:tcPr>
          <w:p w14:paraId="51929B4C" w14:textId="77777777" w:rsidR="00E73313" w:rsidRPr="0020749A" w:rsidRDefault="00E73313" w:rsidP="00225D90">
            <w:pPr>
              <w:rPr>
                <w:rFonts w:ascii="Calibri" w:eastAsia="Times New Roman" w:hAnsi="Calibri" w:cs="Times New Roman"/>
                <w:color w:val="000000"/>
                <w:lang w:val="en-GB"/>
              </w:rPr>
            </w:pPr>
            <w:r w:rsidRPr="0020749A">
              <w:rPr>
                <w:rFonts w:ascii="Calibri" w:eastAsia="Times New Roman" w:hAnsi="Calibri" w:cs="Times New Roman"/>
                <w:color w:val="000000"/>
                <w:lang w:val="en-GB"/>
              </w:rPr>
              <w:t>Invisible</w:t>
            </w:r>
          </w:p>
        </w:tc>
        <w:tc>
          <w:tcPr>
            <w:tcW w:w="0" w:type="auto"/>
            <w:tcBorders>
              <w:top w:val="nil"/>
              <w:left w:val="nil"/>
              <w:bottom w:val="nil"/>
              <w:right w:val="nil"/>
            </w:tcBorders>
            <w:shd w:val="clear" w:color="auto" w:fill="auto"/>
            <w:noWrap/>
            <w:vAlign w:val="bottom"/>
            <w:hideMark/>
          </w:tcPr>
          <w:p w14:paraId="005C87F5" w14:textId="77777777" w:rsidR="00E73313" w:rsidRPr="0020749A"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8D87135" w14:textId="77777777" w:rsidR="00E73313" w:rsidRPr="0020749A"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27BE8BB" w14:textId="77777777" w:rsidR="00E73313" w:rsidRPr="0020749A"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69C1425" w14:textId="77777777" w:rsidR="00E73313" w:rsidRPr="0020749A"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CBD8A7D" w14:textId="77777777" w:rsidR="00E73313" w:rsidRPr="0020749A" w:rsidRDefault="00E73313" w:rsidP="00225D90">
            <w:pPr>
              <w:rPr>
                <w:rFonts w:ascii="Calibri" w:eastAsia="Times New Roman" w:hAnsi="Calibri" w:cs="Times New Roman"/>
                <w:color w:val="000000"/>
                <w:lang w:val="en-GB"/>
              </w:rPr>
            </w:pPr>
          </w:p>
        </w:tc>
      </w:tr>
      <w:tr w:rsidR="00E73313" w:rsidRPr="0020749A" w14:paraId="246F3205" w14:textId="77777777" w:rsidTr="00225D90">
        <w:trPr>
          <w:trHeight w:val="300"/>
        </w:trPr>
        <w:tc>
          <w:tcPr>
            <w:tcW w:w="0" w:type="auto"/>
            <w:tcBorders>
              <w:top w:val="nil"/>
              <w:left w:val="nil"/>
              <w:bottom w:val="nil"/>
              <w:right w:val="nil"/>
            </w:tcBorders>
            <w:shd w:val="clear" w:color="auto" w:fill="auto"/>
            <w:noWrap/>
            <w:vAlign w:val="bottom"/>
            <w:hideMark/>
          </w:tcPr>
          <w:p w14:paraId="26649D58" w14:textId="3E869B31"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w:t>
            </w:r>
          </w:p>
        </w:tc>
        <w:tc>
          <w:tcPr>
            <w:tcW w:w="0" w:type="auto"/>
            <w:gridSpan w:val="2"/>
            <w:tcBorders>
              <w:top w:val="nil"/>
              <w:left w:val="nil"/>
              <w:bottom w:val="nil"/>
              <w:right w:val="nil"/>
            </w:tcBorders>
            <w:shd w:val="clear" w:color="auto" w:fill="auto"/>
            <w:noWrap/>
            <w:vAlign w:val="bottom"/>
            <w:hideMark/>
          </w:tcPr>
          <w:p w14:paraId="7CF506D1" w14:textId="77777777" w:rsidR="00E73313" w:rsidRPr="0020749A" w:rsidRDefault="00E73313" w:rsidP="00225D90">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Picture scannd from Cribb, 1998</w:t>
            </w:r>
          </w:p>
        </w:tc>
        <w:tc>
          <w:tcPr>
            <w:tcW w:w="0" w:type="auto"/>
            <w:tcBorders>
              <w:top w:val="nil"/>
              <w:left w:val="nil"/>
              <w:bottom w:val="nil"/>
              <w:right w:val="nil"/>
            </w:tcBorders>
            <w:shd w:val="clear" w:color="auto" w:fill="auto"/>
            <w:noWrap/>
            <w:vAlign w:val="bottom"/>
            <w:hideMark/>
          </w:tcPr>
          <w:p w14:paraId="5F137590" w14:textId="77777777" w:rsidR="00E73313" w:rsidRPr="0020749A"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891F60C" w14:textId="77777777" w:rsidR="00E73313" w:rsidRPr="0020749A"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298F0F1" w14:textId="77777777" w:rsidR="00E73313" w:rsidRPr="0020749A"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0602B70" w14:textId="77777777" w:rsidR="00E73313" w:rsidRPr="0020749A" w:rsidRDefault="00E73313" w:rsidP="00225D90">
            <w:pPr>
              <w:rPr>
                <w:rFonts w:ascii="Calibri" w:eastAsia="Times New Roman" w:hAnsi="Calibri" w:cs="Times New Roman"/>
                <w:color w:val="000000"/>
                <w:lang w:val="en-GB"/>
              </w:rPr>
            </w:pPr>
          </w:p>
        </w:tc>
      </w:tr>
      <w:tr w:rsidR="00E73313" w:rsidRPr="0020749A" w14:paraId="6068B399" w14:textId="77777777" w:rsidTr="00225D90">
        <w:trPr>
          <w:trHeight w:val="300"/>
        </w:trPr>
        <w:tc>
          <w:tcPr>
            <w:tcW w:w="0" w:type="auto"/>
            <w:tcBorders>
              <w:top w:val="nil"/>
              <w:left w:val="nil"/>
              <w:bottom w:val="nil"/>
              <w:right w:val="nil"/>
            </w:tcBorders>
            <w:shd w:val="clear" w:color="auto" w:fill="auto"/>
            <w:noWrap/>
            <w:vAlign w:val="bottom"/>
            <w:hideMark/>
          </w:tcPr>
          <w:p w14:paraId="58DEA47C" w14:textId="0C619674"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w:t>
            </w:r>
          </w:p>
        </w:tc>
        <w:tc>
          <w:tcPr>
            <w:tcW w:w="0" w:type="auto"/>
            <w:gridSpan w:val="2"/>
            <w:tcBorders>
              <w:top w:val="nil"/>
              <w:left w:val="nil"/>
              <w:bottom w:val="nil"/>
              <w:right w:val="nil"/>
            </w:tcBorders>
            <w:shd w:val="clear" w:color="auto" w:fill="auto"/>
            <w:noWrap/>
            <w:vAlign w:val="bottom"/>
            <w:hideMark/>
          </w:tcPr>
          <w:p w14:paraId="70590B80" w14:textId="77777777" w:rsidR="00E73313" w:rsidRPr="0020749A" w:rsidRDefault="00E73313" w:rsidP="00225D90">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Picture from dear.smartweb.tw</w:t>
            </w:r>
          </w:p>
        </w:tc>
        <w:tc>
          <w:tcPr>
            <w:tcW w:w="0" w:type="auto"/>
            <w:tcBorders>
              <w:top w:val="nil"/>
              <w:left w:val="nil"/>
              <w:bottom w:val="nil"/>
              <w:right w:val="nil"/>
            </w:tcBorders>
            <w:shd w:val="clear" w:color="auto" w:fill="auto"/>
            <w:noWrap/>
            <w:vAlign w:val="bottom"/>
            <w:hideMark/>
          </w:tcPr>
          <w:p w14:paraId="231B2144" w14:textId="77777777" w:rsidR="00E73313" w:rsidRPr="0020749A"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2D7F99B" w14:textId="77777777" w:rsidR="00E73313" w:rsidRPr="0020749A"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28F893A" w14:textId="77777777" w:rsidR="00E73313" w:rsidRPr="0020749A"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7902859" w14:textId="77777777" w:rsidR="00E73313" w:rsidRPr="0020749A" w:rsidRDefault="00E73313" w:rsidP="00225D90">
            <w:pPr>
              <w:rPr>
                <w:rFonts w:ascii="Calibri" w:eastAsia="Times New Roman" w:hAnsi="Calibri" w:cs="Times New Roman"/>
                <w:color w:val="000000"/>
                <w:lang w:val="en-GB"/>
              </w:rPr>
            </w:pPr>
          </w:p>
        </w:tc>
      </w:tr>
      <w:tr w:rsidR="00E73313" w:rsidRPr="0020749A" w14:paraId="1F18D473" w14:textId="77777777" w:rsidTr="00225D90">
        <w:trPr>
          <w:trHeight w:val="300"/>
        </w:trPr>
        <w:tc>
          <w:tcPr>
            <w:tcW w:w="0" w:type="auto"/>
            <w:tcBorders>
              <w:top w:val="nil"/>
              <w:left w:val="nil"/>
              <w:bottom w:val="nil"/>
              <w:right w:val="nil"/>
            </w:tcBorders>
            <w:shd w:val="clear" w:color="000000" w:fill="C6EFCE"/>
            <w:noWrap/>
            <w:vAlign w:val="bottom"/>
            <w:hideMark/>
          </w:tcPr>
          <w:p w14:paraId="2BBEE98C" w14:textId="1C2233D6" w:rsidR="00E73313" w:rsidRPr="0020749A" w:rsidRDefault="00E73313" w:rsidP="00E73313">
            <w:pPr>
              <w:jc w:val="center"/>
              <w:rPr>
                <w:rFonts w:ascii="Calibri" w:eastAsia="Times New Roman" w:hAnsi="Calibri" w:cs="Times New Roman"/>
                <w:color w:val="006100"/>
                <w:lang w:val="en-GB"/>
              </w:rPr>
            </w:pPr>
            <w:r w:rsidRPr="0020749A">
              <w:rPr>
                <w:rFonts w:ascii="Calibri" w:eastAsia="Times New Roman" w:hAnsi="Calibri" w:cs="Times New Roman"/>
                <w:b/>
                <w:bCs/>
                <w:color w:val="006100"/>
                <w:lang w:val="en-GB"/>
              </w:rPr>
              <w:t>Name</w:t>
            </w:r>
          </w:p>
        </w:tc>
        <w:tc>
          <w:tcPr>
            <w:tcW w:w="0" w:type="auto"/>
            <w:gridSpan w:val="4"/>
            <w:tcBorders>
              <w:top w:val="nil"/>
              <w:left w:val="nil"/>
              <w:bottom w:val="nil"/>
              <w:right w:val="nil"/>
            </w:tcBorders>
            <w:shd w:val="clear" w:color="auto" w:fill="auto"/>
            <w:noWrap/>
            <w:vAlign w:val="bottom"/>
            <w:hideMark/>
          </w:tcPr>
          <w:p w14:paraId="56126817" w14:textId="77777777" w:rsidR="00E73313" w:rsidRPr="0020749A" w:rsidRDefault="00E73313" w:rsidP="00225D90">
            <w:pPr>
              <w:rPr>
                <w:rFonts w:ascii="Calibri" w:eastAsia="Times New Roman" w:hAnsi="Calibri" w:cs="Times New Roman"/>
                <w:color w:val="000000"/>
                <w:lang w:val="en-GB"/>
              </w:rPr>
            </w:pPr>
            <w:r w:rsidRPr="0020749A">
              <w:rPr>
                <w:rFonts w:ascii="Calibri" w:eastAsia="Times New Roman" w:hAnsi="Calibri" w:cs="Times New Roman"/>
                <w:color w:val="000000"/>
                <w:lang w:val="en-GB"/>
              </w:rPr>
              <w:t>Incorrectly identified to sectional level in max 1 of the 7 different networks</w:t>
            </w:r>
          </w:p>
        </w:tc>
        <w:tc>
          <w:tcPr>
            <w:tcW w:w="0" w:type="auto"/>
            <w:tcBorders>
              <w:top w:val="nil"/>
              <w:left w:val="nil"/>
              <w:bottom w:val="nil"/>
              <w:right w:val="nil"/>
            </w:tcBorders>
            <w:shd w:val="clear" w:color="auto" w:fill="auto"/>
            <w:noWrap/>
            <w:vAlign w:val="bottom"/>
            <w:hideMark/>
          </w:tcPr>
          <w:p w14:paraId="1B301818" w14:textId="77777777" w:rsidR="00E73313" w:rsidRPr="0020749A"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F190D1D" w14:textId="77777777" w:rsidR="00E73313" w:rsidRPr="0020749A" w:rsidRDefault="00E73313" w:rsidP="00225D90">
            <w:pPr>
              <w:rPr>
                <w:rFonts w:ascii="Calibri" w:eastAsia="Times New Roman" w:hAnsi="Calibri" w:cs="Times New Roman"/>
                <w:color w:val="000000"/>
                <w:lang w:val="en-GB"/>
              </w:rPr>
            </w:pPr>
          </w:p>
        </w:tc>
      </w:tr>
      <w:tr w:rsidR="00E73313" w:rsidRPr="0020749A" w14:paraId="454C6395" w14:textId="77777777" w:rsidTr="00225D90">
        <w:trPr>
          <w:trHeight w:val="300"/>
        </w:trPr>
        <w:tc>
          <w:tcPr>
            <w:tcW w:w="0" w:type="auto"/>
            <w:tcBorders>
              <w:top w:val="nil"/>
              <w:left w:val="nil"/>
              <w:bottom w:val="nil"/>
              <w:right w:val="nil"/>
            </w:tcBorders>
            <w:shd w:val="clear" w:color="000000" w:fill="FFEB9C"/>
            <w:noWrap/>
            <w:vAlign w:val="bottom"/>
            <w:hideMark/>
          </w:tcPr>
          <w:p w14:paraId="169AFB20" w14:textId="07EEBA48" w:rsidR="00E73313" w:rsidRPr="0020749A" w:rsidRDefault="00E73313" w:rsidP="00E73313">
            <w:pPr>
              <w:jc w:val="center"/>
              <w:rPr>
                <w:rFonts w:ascii="Calibri" w:eastAsia="Times New Roman" w:hAnsi="Calibri" w:cs="Times New Roman"/>
                <w:color w:val="9C6500"/>
                <w:lang w:val="en-GB"/>
              </w:rPr>
            </w:pPr>
            <w:r w:rsidRPr="0020749A">
              <w:rPr>
                <w:rFonts w:ascii="Calibri" w:eastAsia="Times New Roman" w:hAnsi="Calibri" w:cs="Times New Roman"/>
                <w:b/>
                <w:bCs/>
                <w:color w:val="9C6500"/>
                <w:lang w:val="en-GB"/>
              </w:rPr>
              <w:t>Name</w:t>
            </w:r>
          </w:p>
        </w:tc>
        <w:tc>
          <w:tcPr>
            <w:tcW w:w="0" w:type="auto"/>
            <w:gridSpan w:val="4"/>
            <w:tcBorders>
              <w:top w:val="nil"/>
              <w:left w:val="nil"/>
              <w:bottom w:val="nil"/>
              <w:right w:val="nil"/>
            </w:tcBorders>
            <w:shd w:val="clear" w:color="auto" w:fill="auto"/>
            <w:noWrap/>
            <w:vAlign w:val="bottom"/>
            <w:hideMark/>
          </w:tcPr>
          <w:p w14:paraId="52A0A8B5" w14:textId="77777777" w:rsidR="00E73313" w:rsidRPr="0020749A" w:rsidRDefault="00E73313" w:rsidP="00225D90">
            <w:pPr>
              <w:rPr>
                <w:rFonts w:ascii="Calibri" w:eastAsia="Times New Roman" w:hAnsi="Calibri" w:cs="Times New Roman"/>
                <w:color w:val="000000"/>
                <w:lang w:val="en-GB"/>
              </w:rPr>
            </w:pPr>
            <w:r w:rsidRPr="0020749A">
              <w:rPr>
                <w:rFonts w:ascii="Calibri" w:eastAsia="Times New Roman" w:hAnsi="Calibri" w:cs="Times New Roman"/>
                <w:color w:val="000000"/>
                <w:lang w:val="en-GB"/>
              </w:rPr>
              <w:t>Incorrecttly identified to sectional level in max 3 of the 7 different networks</w:t>
            </w:r>
          </w:p>
        </w:tc>
        <w:tc>
          <w:tcPr>
            <w:tcW w:w="0" w:type="auto"/>
            <w:tcBorders>
              <w:top w:val="nil"/>
              <w:left w:val="nil"/>
              <w:bottom w:val="nil"/>
              <w:right w:val="nil"/>
            </w:tcBorders>
            <w:shd w:val="clear" w:color="auto" w:fill="auto"/>
            <w:noWrap/>
            <w:vAlign w:val="bottom"/>
            <w:hideMark/>
          </w:tcPr>
          <w:p w14:paraId="7874F66D" w14:textId="77777777" w:rsidR="00E73313" w:rsidRPr="0020749A"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A1EA929" w14:textId="77777777" w:rsidR="00E73313" w:rsidRPr="0020749A" w:rsidRDefault="00E73313" w:rsidP="00225D90">
            <w:pPr>
              <w:rPr>
                <w:rFonts w:ascii="Calibri" w:eastAsia="Times New Roman" w:hAnsi="Calibri" w:cs="Times New Roman"/>
                <w:color w:val="000000"/>
                <w:lang w:val="en-GB"/>
              </w:rPr>
            </w:pPr>
          </w:p>
        </w:tc>
      </w:tr>
      <w:tr w:rsidR="00E73313" w:rsidRPr="0020749A" w14:paraId="134DD43E" w14:textId="77777777" w:rsidTr="00225D90">
        <w:trPr>
          <w:trHeight w:val="300"/>
        </w:trPr>
        <w:tc>
          <w:tcPr>
            <w:tcW w:w="0" w:type="auto"/>
            <w:tcBorders>
              <w:top w:val="nil"/>
              <w:left w:val="nil"/>
              <w:bottom w:val="nil"/>
              <w:right w:val="nil"/>
            </w:tcBorders>
            <w:shd w:val="clear" w:color="000000" w:fill="FFC7CE"/>
            <w:noWrap/>
            <w:vAlign w:val="bottom"/>
            <w:hideMark/>
          </w:tcPr>
          <w:p w14:paraId="1E95353B" w14:textId="2D348016" w:rsidR="00E73313" w:rsidRPr="0020749A" w:rsidRDefault="00E73313" w:rsidP="00E73313">
            <w:pPr>
              <w:jc w:val="center"/>
              <w:rPr>
                <w:rFonts w:ascii="Calibri" w:eastAsia="Times New Roman" w:hAnsi="Calibri" w:cs="Times New Roman"/>
                <w:color w:val="9C0006"/>
                <w:lang w:val="en-GB"/>
              </w:rPr>
            </w:pPr>
            <w:r w:rsidRPr="0020749A">
              <w:rPr>
                <w:rFonts w:ascii="Calibri" w:eastAsia="Times New Roman" w:hAnsi="Calibri" w:cs="Times New Roman"/>
                <w:b/>
                <w:bCs/>
                <w:color w:val="9C0006"/>
                <w:lang w:val="en-GB"/>
              </w:rPr>
              <w:t>Name</w:t>
            </w:r>
          </w:p>
        </w:tc>
        <w:tc>
          <w:tcPr>
            <w:tcW w:w="0" w:type="auto"/>
            <w:gridSpan w:val="4"/>
            <w:tcBorders>
              <w:top w:val="nil"/>
              <w:left w:val="nil"/>
              <w:bottom w:val="nil"/>
              <w:right w:val="nil"/>
            </w:tcBorders>
            <w:shd w:val="clear" w:color="auto" w:fill="auto"/>
            <w:noWrap/>
            <w:vAlign w:val="bottom"/>
            <w:hideMark/>
          </w:tcPr>
          <w:p w14:paraId="5D27D3B3" w14:textId="77777777" w:rsidR="00E73313" w:rsidRPr="0020749A" w:rsidRDefault="00E73313" w:rsidP="00225D90">
            <w:pPr>
              <w:rPr>
                <w:rFonts w:ascii="Calibri" w:eastAsia="Times New Roman" w:hAnsi="Calibri" w:cs="Times New Roman"/>
                <w:color w:val="000000"/>
                <w:lang w:val="en-GB"/>
              </w:rPr>
            </w:pPr>
            <w:r w:rsidRPr="0020749A">
              <w:rPr>
                <w:rFonts w:ascii="Calibri" w:eastAsia="Times New Roman" w:hAnsi="Calibri" w:cs="Times New Roman"/>
                <w:color w:val="000000"/>
                <w:lang w:val="en-GB"/>
              </w:rPr>
              <w:t>Incorrectly identified to sectional level in more than 3 of the 7 networks</w:t>
            </w:r>
          </w:p>
        </w:tc>
        <w:tc>
          <w:tcPr>
            <w:tcW w:w="0" w:type="auto"/>
            <w:tcBorders>
              <w:top w:val="nil"/>
              <w:left w:val="nil"/>
              <w:bottom w:val="nil"/>
              <w:right w:val="nil"/>
            </w:tcBorders>
            <w:shd w:val="clear" w:color="auto" w:fill="auto"/>
            <w:noWrap/>
            <w:vAlign w:val="bottom"/>
            <w:hideMark/>
          </w:tcPr>
          <w:p w14:paraId="5BF16DDD" w14:textId="77777777" w:rsidR="00E73313" w:rsidRPr="0020749A"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810B071" w14:textId="77777777" w:rsidR="00E73313" w:rsidRPr="0020749A" w:rsidRDefault="00E73313" w:rsidP="00225D90">
            <w:pPr>
              <w:rPr>
                <w:rFonts w:ascii="Calibri" w:eastAsia="Times New Roman" w:hAnsi="Calibri" w:cs="Times New Roman"/>
                <w:color w:val="000000"/>
                <w:lang w:val="en-GB"/>
              </w:rPr>
            </w:pPr>
          </w:p>
        </w:tc>
      </w:tr>
    </w:tbl>
    <w:p w14:paraId="00717991" w14:textId="77777777" w:rsidR="00E624AE" w:rsidRPr="0020749A" w:rsidRDefault="00E624AE" w:rsidP="005C28F9">
      <w:pPr>
        <w:rPr>
          <w:lang w:val="en-GB"/>
        </w:rPr>
        <w:sectPr w:rsidR="00E624AE" w:rsidRPr="0020749A" w:rsidSect="000A64B8">
          <w:pgSz w:w="16840" w:h="11900" w:orient="landscape"/>
          <w:pgMar w:top="1135" w:right="1417" w:bottom="851" w:left="1417" w:header="708" w:footer="708" w:gutter="0"/>
          <w:cols w:space="708"/>
          <w:docGrid w:linePitch="360"/>
        </w:sectPr>
      </w:pPr>
    </w:p>
    <w:p w14:paraId="74164642" w14:textId="10148B58" w:rsidR="00571B0F" w:rsidRPr="0020749A" w:rsidRDefault="00571B0F" w:rsidP="00725E2E">
      <w:pPr>
        <w:pStyle w:val="Bijschrift"/>
        <w:keepNext/>
        <w:rPr>
          <w:lang w:val="en-GB"/>
        </w:rPr>
      </w:pPr>
      <w:r w:rsidRPr="0020749A">
        <w:rPr>
          <w:lang w:val="en-GB"/>
        </w:rPr>
        <w:lastRenderedPageBreak/>
        <w:t xml:space="preserve">Table </w:t>
      </w:r>
      <w:r w:rsidRPr="0020749A">
        <w:rPr>
          <w:lang w:val="en-GB"/>
        </w:rPr>
        <w:fldChar w:fldCharType="begin"/>
      </w:r>
      <w:r w:rsidRPr="0020749A">
        <w:rPr>
          <w:lang w:val="en-GB"/>
        </w:rPr>
        <w:instrText xml:space="preserve"> SEQ Table \* ARABIC </w:instrText>
      </w:r>
      <w:r w:rsidRPr="0020749A">
        <w:rPr>
          <w:lang w:val="en-GB"/>
        </w:rPr>
        <w:fldChar w:fldCharType="separate"/>
      </w:r>
      <w:r w:rsidR="00E73313" w:rsidRPr="0020749A">
        <w:rPr>
          <w:noProof/>
          <w:lang w:val="en-GB"/>
        </w:rPr>
        <w:t>15</w:t>
      </w:r>
      <w:r w:rsidRPr="0020749A">
        <w:rPr>
          <w:lang w:val="en-GB"/>
        </w:rPr>
        <w:fldChar w:fldCharType="end"/>
      </w:r>
      <w:r w:rsidRPr="0020749A">
        <w:rPr>
          <w:lang w:val="en-GB"/>
        </w:rPr>
        <w:t xml:space="preserve"> Characteristic research of the section </w:t>
      </w:r>
      <w:r w:rsidRPr="0020749A">
        <w:rPr>
          <w:i/>
          <w:lang w:val="en-GB"/>
        </w:rPr>
        <w:t>Coryopedilum</w:t>
      </w:r>
      <w:r w:rsidRPr="0020749A">
        <w:rPr>
          <w:lang w:val="en-GB"/>
        </w:rPr>
        <w:t>.</w:t>
      </w:r>
    </w:p>
    <w:tbl>
      <w:tblPr>
        <w:tblW w:w="0" w:type="auto"/>
        <w:tblInd w:w="55" w:type="dxa"/>
        <w:tblCellMar>
          <w:left w:w="70" w:type="dxa"/>
          <w:right w:w="70" w:type="dxa"/>
        </w:tblCellMar>
        <w:tblLook w:val="04A0" w:firstRow="1" w:lastRow="0" w:firstColumn="1" w:lastColumn="0" w:noHBand="0" w:noVBand="1"/>
      </w:tblPr>
      <w:tblGrid>
        <w:gridCol w:w="1212"/>
        <w:gridCol w:w="1553"/>
        <w:gridCol w:w="2069"/>
        <w:gridCol w:w="2069"/>
        <w:gridCol w:w="2069"/>
      </w:tblGrid>
      <w:tr w:rsidR="00E624AE" w:rsidRPr="0020749A" w14:paraId="1D2A77CD" w14:textId="77777777" w:rsidTr="00E624AE">
        <w:trPr>
          <w:trHeight w:val="500"/>
        </w:trPr>
        <w:tc>
          <w:tcPr>
            <w:tcW w:w="0" w:type="auto"/>
            <w:tcBorders>
              <w:top w:val="nil"/>
              <w:left w:val="nil"/>
              <w:bottom w:val="nil"/>
              <w:right w:val="nil"/>
            </w:tcBorders>
            <w:shd w:val="clear" w:color="auto" w:fill="auto"/>
            <w:noWrap/>
            <w:vAlign w:val="bottom"/>
            <w:hideMark/>
          </w:tcPr>
          <w:p w14:paraId="5E08DE2F"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540A165" w14:textId="77777777" w:rsidR="00E624AE" w:rsidRPr="0020749A" w:rsidRDefault="00E624AE" w:rsidP="00E624AE">
            <w:pPr>
              <w:rPr>
                <w:rFonts w:ascii="Calibri" w:eastAsia="Times New Roman" w:hAnsi="Calibri" w:cs="Times New Roman"/>
                <w:color w:val="000000"/>
                <w:lang w:val="en-GB"/>
              </w:rPr>
            </w:pPr>
          </w:p>
        </w:tc>
        <w:tc>
          <w:tcPr>
            <w:tcW w:w="0" w:type="auto"/>
            <w:gridSpan w:val="3"/>
            <w:tcBorders>
              <w:top w:val="nil"/>
              <w:left w:val="nil"/>
              <w:bottom w:val="nil"/>
              <w:right w:val="nil"/>
            </w:tcBorders>
            <w:shd w:val="clear" w:color="auto" w:fill="auto"/>
            <w:noWrap/>
            <w:vAlign w:val="bottom"/>
            <w:hideMark/>
          </w:tcPr>
          <w:p w14:paraId="6B7C5DE1" w14:textId="77777777" w:rsidR="00E624AE" w:rsidRPr="0020749A" w:rsidRDefault="00E624AE" w:rsidP="00E624AE">
            <w:pPr>
              <w:jc w:val="center"/>
              <w:rPr>
                <w:rFonts w:ascii="Calibri" w:eastAsia="Times New Roman" w:hAnsi="Calibri" w:cs="Times New Roman"/>
                <w:b/>
                <w:bCs/>
                <w:i/>
                <w:color w:val="000000"/>
                <w:sz w:val="40"/>
                <w:szCs w:val="40"/>
                <w:lang w:val="en-GB"/>
              </w:rPr>
            </w:pPr>
            <w:r w:rsidRPr="0020749A">
              <w:rPr>
                <w:rFonts w:ascii="Calibri" w:eastAsia="Times New Roman" w:hAnsi="Calibri" w:cs="Times New Roman"/>
                <w:b/>
                <w:bCs/>
                <w:i/>
                <w:color w:val="000000"/>
                <w:sz w:val="32"/>
                <w:szCs w:val="40"/>
                <w:lang w:val="en-GB"/>
              </w:rPr>
              <w:t>Coryopedilum</w:t>
            </w:r>
          </w:p>
        </w:tc>
      </w:tr>
      <w:tr w:rsidR="00E624AE" w:rsidRPr="0020749A" w14:paraId="7C173CE5" w14:textId="77777777" w:rsidTr="00E624AE">
        <w:trPr>
          <w:trHeight w:val="300"/>
        </w:trPr>
        <w:tc>
          <w:tcPr>
            <w:tcW w:w="0" w:type="auto"/>
            <w:tcBorders>
              <w:top w:val="nil"/>
              <w:left w:val="nil"/>
              <w:bottom w:val="nil"/>
              <w:right w:val="nil"/>
            </w:tcBorders>
            <w:shd w:val="clear" w:color="auto" w:fill="auto"/>
            <w:noWrap/>
            <w:vAlign w:val="bottom"/>
            <w:hideMark/>
          </w:tcPr>
          <w:p w14:paraId="0142BF14"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8A9204E"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B493977"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32E4341"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0D6D0DA" w14:textId="77777777" w:rsidR="00E624AE" w:rsidRPr="0020749A" w:rsidRDefault="00E624AE" w:rsidP="00E624AE">
            <w:pPr>
              <w:rPr>
                <w:rFonts w:ascii="Calibri" w:eastAsia="Times New Roman" w:hAnsi="Calibri" w:cs="Times New Roman"/>
                <w:color w:val="000000"/>
                <w:lang w:val="en-GB"/>
              </w:rPr>
            </w:pPr>
          </w:p>
        </w:tc>
      </w:tr>
      <w:tr w:rsidR="00E624AE" w:rsidRPr="0020749A" w14:paraId="3AFED292" w14:textId="77777777" w:rsidTr="00E624AE">
        <w:trPr>
          <w:trHeight w:val="300"/>
        </w:trPr>
        <w:tc>
          <w:tcPr>
            <w:tcW w:w="0" w:type="auto"/>
            <w:tcBorders>
              <w:top w:val="nil"/>
              <w:left w:val="nil"/>
              <w:bottom w:val="nil"/>
              <w:right w:val="nil"/>
            </w:tcBorders>
            <w:shd w:val="clear" w:color="auto" w:fill="auto"/>
            <w:noWrap/>
            <w:vAlign w:val="bottom"/>
            <w:hideMark/>
          </w:tcPr>
          <w:p w14:paraId="22880738"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789A3B8"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65AA268"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E156471"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5BB3C23" w14:textId="77777777" w:rsidR="00E624AE" w:rsidRPr="0020749A" w:rsidRDefault="00E624AE" w:rsidP="00E624AE">
            <w:pPr>
              <w:rPr>
                <w:rFonts w:ascii="Calibri" w:eastAsia="Times New Roman" w:hAnsi="Calibri" w:cs="Times New Roman"/>
                <w:color w:val="000000"/>
                <w:lang w:val="en-GB"/>
              </w:rPr>
            </w:pPr>
          </w:p>
        </w:tc>
      </w:tr>
      <w:tr w:rsidR="00E624AE" w:rsidRPr="0020749A" w14:paraId="31D31AEC" w14:textId="77777777" w:rsidTr="00E624A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CE10C4B" w14:textId="77777777" w:rsidR="00E624AE" w:rsidRPr="0020749A" w:rsidRDefault="00E624AE" w:rsidP="00E624AE">
            <w:pPr>
              <w:jc w:val="cente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Characteristics</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40A1909B" w14:textId="77777777" w:rsidR="00E624AE" w:rsidRPr="0020749A" w:rsidRDefault="00E624AE" w:rsidP="00E624AE">
            <w:pPr>
              <w:rPr>
                <w:rFonts w:ascii="Calibri" w:eastAsia="Times New Roman" w:hAnsi="Calibri" w:cs="Times New Roman"/>
                <w:b/>
                <w:bCs/>
                <w:color w:val="006100"/>
                <w:lang w:val="en-GB"/>
              </w:rPr>
            </w:pPr>
            <w:r w:rsidRPr="0020749A">
              <w:rPr>
                <w:rFonts w:ascii="Calibri" w:eastAsia="Times New Roman" w:hAnsi="Calibri" w:cs="Times New Roman"/>
                <w:b/>
                <w:bCs/>
                <w:color w:val="006100"/>
                <w:lang w:val="en-GB"/>
              </w:rPr>
              <w:t>rothschildianium1*</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113571B6" w14:textId="77777777" w:rsidR="00E624AE" w:rsidRPr="0020749A" w:rsidRDefault="00E624AE" w:rsidP="00E624AE">
            <w:pPr>
              <w:rPr>
                <w:rFonts w:ascii="Calibri" w:eastAsia="Times New Roman" w:hAnsi="Calibri" w:cs="Times New Roman"/>
                <w:b/>
                <w:bCs/>
                <w:color w:val="9C6500"/>
                <w:lang w:val="en-GB"/>
              </w:rPr>
            </w:pPr>
            <w:r w:rsidRPr="0020749A">
              <w:rPr>
                <w:rFonts w:ascii="Calibri" w:eastAsia="Times New Roman" w:hAnsi="Calibri" w:cs="Times New Roman"/>
                <w:b/>
                <w:bCs/>
                <w:color w:val="9C6500"/>
                <w:lang w:val="en-GB"/>
              </w:rPr>
              <w:t>rothschildianium2*</w:t>
            </w:r>
          </w:p>
        </w:tc>
        <w:tc>
          <w:tcPr>
            <w:tcW w:w="0" w:type="auto"/>
            <w:tcBorders>
              <w:top w:val="single" w:sz="4" w:space="0" w:color="auto"/>
              <w:left w:val="nil"/>
              <w:bottom w:val="single" w:sz="4" w:space="0" w:color="auto"/>
              <w:right w:val="single" w:sz="4" w:space="0" w:color="auto"/>
            </w:tcBorders>
            <w:shd w:val="clear" w:color="000000" w:fill="FFC7CE"/>
            <w:noWrap/>
            <w:vAlign w:val="bottom"/>
            <w:hideMark/>
          </w:tcPr>
          <w:p w14:paraId="4A582011" w14:textId="77777777" w:rsidR="00E624AE" w:rsidRPr="0020749A" w:rsidRDefault="00E624AE" w:rsidP="00E624AE">
            <w:pPr>
              <w:rPr>
                <w:rFonts w:ascii="Calibri" w:eastAsia="Times New Roman" w:hAnsi="Calibri" w:cs="Times New Roman"/>
                <w:b/>
                <w:bCs/>
                <w:color w:val="9C0006"/>
                <w:lang w:val="en-GB"/>
              </w:rPr>
            </w:pPr>
            <w:r w:rsidRPr="0020749A">
              <w:rPr>
                <w:rFonts w:ascii="Calibri" w:eastAsia="Times New Roman" w:hAnsi="Calibri" w:cs="Times New Roman"/>
                <w:b/>
                <w:bCs/>
                <w:color w:val="9C0006"/>
                <w:lang w:val="en-GB"/>
              </w:rPr>
              <w:t>rothschildianium3*</w:t>
            </w:r>
          </w:p>
        </w:tc>
      </w:tr>
      <w:tr w:rsidR="00E624AE" w:rsidRPr="0020749A" w14:paraId="78514179" w14:textId="77777777" w:rsidTr="00E624A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ABC950C" w14:textId="77777777" w:rsidR="00E624AE" w:rsidRPr="0020749A" w:rsidRDefault="00E624AE" w:rsidP="00E624AE">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7FAEA182" w14:textId="77777777" w:rsidR="00E624AE" w:rsidRPr="0020749A" w:rsidRDefault="00E624AE" w:rsidP="00E624AE">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6976E23F" w14:textId="77777777" w:rsidR="00E624AE" w:rsidRPr="0020749A" w:rsidRDefault="00E624AE" w:rsidP="00E624AE">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10D28BFE" w14:textId="77777777" w:rsidR="00E624AE" w:rsidRPr="0020749A" w:rsidRDefault="00E624AE" w:rsidP="00E624AE">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E624AE" w:rsidRPr="0020749A" w14:paraId="409D9FA0" w14:textId="77777777" w:rsidTr="00571B0F">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049B39E" w14:textId="77777777" w:rsidR="00E624AE" w:rsidRPr="0020749A" w:rsidRDefault="00E624AE" w:rsidP="00E624AE">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Long petals</w:t>
            </w:r>
          </w:p>
        </w:tc>
        <w:tc>
          <w:tcPr>
            <w:tcW w:w="0" w:type="auto"/>
            <w:tcBorders>
              <w:top w:val="nil"/>
              <w:left w:val="nil"/>
              <w:bottom w:val="single" w:sz="4" w:space="0" w:color="auto"/>
              <w:right w:val="single" w:sz="4" w:space="0" w:color="auto"/>
            </w:tcBorders>
            <w:shd w:val="clear" w:color="auto" w:fill="auto"/>
            <w:noWrap/>
            <w:hideMark/>
          </w:tcPr>
          <w:p w14:paraId="067CAD90" w14:textId="57E42448" w:rsidR="00E624AE" w:rsidRPr="0020749A" w:rsidRDefault="00E624AE" w:rsidP="00E624AE">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81B15C5" w14:textId="1BC9059C" w:rsidR="00E624AE" w:rsidRPr="0020749A" w:rsidRDefault="00E624AE" w:rsidP="00E624AE">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421F2A11" w14:textId="1725CA21" w:rsidR="00E624AE" w:rsidRPr="0020749A" w:rsidRDefault="00E624AE" w:rsidP="00E624AE">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r>
      <w:tr w:rsidR="00E624AE" w:rsidRPr="0020749A" w14:paraId="6EF49513" w14:textId="77777777" w:rsidTr="00571B0F">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A01819B" w14:textId="77777777" w:rsidR="00E624AE" w:rsidRPr="0020749A" w:rsidRDefault="00E624AE" w:rsidP="00E624AE">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Petals hanging down</w:t>
            </w:r>
          </w:p>
        </w:tc>
        <w:tc>
          <w:tcPr>
            <w:tcW w:w="0" w:type="auto"/>
            <w:tcBorders>
              <w:top w:val="nil"/>
              <w:left w:val="nil"/>
              <w:bottom w:val="single" w:sz="4" w:space="0" w:color="auto"/>
              <w:right w:val="single" w:sz="4" w:space="0" w:color="auto"/>
            </w:tcBorders>
            <w:shd w:val="clear" w:color="auto" w:fill="auto"/>
            <w:noWrap/>
            <w:hideMark/>
          </w:tcPr>
          <w:p w14:paraId="26D61843" w14:textId="44308678" w:rsidR="00E624AE" w:rsidRPr="0020749A" w:rsidRDefault="00E624AE" w:rsidP="00E624AE">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E6D8D0A" w14:textId="46C87EAF" w:rsidR="00E624AE" w:rsidRPr="0020749A" w:rsidRDefault="00E624AE" w:rsidP="00E624AE">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4BC8BC82" w14:textId="58F864B6" w:rsidR="00E624AE" w:rsidRPr="0020749A" w:rsidRDefault="00E624AE" w:rsidP="00E624AE">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r>
      <w:tr w:rsidR="00E624AE" w:rsidRPr="0020749A" w14:paraId="4D5A5D1E" w14:textId="77777777" w:rsidTr="00571B0F">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807EF8A" w14:textId="77777777" w:rsidR="00E624AE" w:rsidRPr="0020749A" w:rsidRDefault="00E624AE" w:rsidP="00E624AE">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Tapering petals</w:t>
            </w:r>
          </w:p>
        </w:tc>
        <w:tc>
          <w:tcPr>
            <w:tcW w:w="0" w:type="auto"/>
            <w:tcBorders>
              <w:top w:val="nil"/>
              <w:left w:val="nil"/>
              <w:bottom w:val="single" w:sz="4" w:space="0" w:color="auto"/>
              <w:right w:val="single" w:sz="4" w:space="0" w:color="auto"/>
            </w:tcBorders>
            <w:shd w:val="clear" w:color="auto" w:fill="auto"/>
            <w:noWrap/>
            <w:hideMark/>
          </w:tcPr>
          <w:p w14:paraId="237D61DE" w14:textId="6026E8CC" w:rsidR="00E624AE" w:rsidRPr="0020749A" w:rsidRDefault="00E624AE" w:rsidP="00E624AE">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C20483C" w14:textId="6145059F" w:rsidR="00E624AE" w:rsidRPr="0020749A" w:rsidRDefault="00E624AE" w:rsidP="00E624AE">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D7FDD52" w14:textId="46674D9B" w:rsidR="00E624AE" w:rsidRPr="0020749A" w:rsidRDefault="00E624AE" w:rsidP="00E624AE">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r>
      <w:tr w:rsidR="00E624AE" w:rsidRPr="0020749A" w14:paraId="0D96A86D" w14:textId="77777777" w:rsidTr="00571B0F">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EB328EF" w14:textId="77777777" w:rsidR="00E624AE" w:rsidRPr="0020749A" w:rsidRDefault="00E624AE" w:rsidP="00E624AE">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Spirally twisted petals</w:t>
            </w:r>
          </w:p>
        </w:tc>
        <w:tc>
          <w:tcPr>
            <w:tcW w:w="0" w:type="auto"/>
            <w:tcBorders>
              <w:top w:val="nil"/>
              <w:left w:val="nil"/>
              <w:bottom w:val="single" w:sz="4" w:space="0" w:color="auto"/>
              <w:right w:val="single" w:sz="4" w:space="0" w:color="auto"/>
            </w:tcBorders>
            <w:shd w:val="clear" w:color="auto" w:fill="auto"/>
            <w:noWrap/>
            <w:hideMark/>
          </w:tcPr>
          <w:p w14:paraId="5A3614EA" w14:textId="3C9BD837" w:rsidR="00E624AE" w:rsidRPr="0020749A" w:rsidRDefault="00E624AE" w:rsidP="00E624AE">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7CD48C5" w14:textId="7CA6F655" w:rsidR="00E624AE" w:rsidRPr="0020749A" w:rsidRDefault="00E624AE" w:rsidP="00E624AE">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496D9FC2" w14:textId="62656953" w:rsidR="00E624AE" w:rsidRPr="0020749A" w:rsidRDefault="00E624AE" w:rsidP="00E624AE">
            <w:pPr>
              <w:jc w:val="center"/>
              <w:rPr>
                <w:rFonts w:ascii="Calibri" w:eastAsia="Times New Roman" w:hAnsi="Calibri" w:cs="Times New Roman"/>
                <w:color w:val="000000"/>
                <w:lang w:val="en-GB"/>
              </w:rPr>
            </w:pPr>
            <w:r w:rsidRPr="0020749A">
              <w:rPr>
                <w:rFonts w:ascii="Calibri" w:eastAsia="Times New Roman" w:hAnsi="Calibri" w:cs="Times New Roman"/>
                <w:b/>
                <w:color w:val="E36C0A" w:themeColor="accent6" w:themeShade="BF"/>
                <w:sz w:val="28"/>
                <w:lang w:val="en-GB"/>
              </w:rPr>
              <w:t>!</w:t>
            </w:r>
          </w:p>
        </w:tc>
      </w:tr>
      <w:tr w:rsidR="00E624AE" w:rsidRPr="0020749A" w14:paraId="4FE9CA9A" w14:textId="77777777" w:rsidTr="00571B0F">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7C813FE" w14:textId="77777777" w:rsidR="00E624AE" w:rsidRPr="0020749A" w:rsidRDefault="00E624AE" w:rsidP="00E624AE">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Warts on margins of petals</w:t>
            </w:r>
          </w:p>
        </w:tc>
        <w:tc>
          <w:tcPr>
            <w:tcW w:w="0" w:type="auto"/>
            <w:tcBorders>
              <w:top w:val="nil"/>
              <w:left w:val="nil"/>
              <w:bottom w:val="single" w:sz="4" w:space="0" w:color="auto"/>
              <w:right w:val="single" w:sz="4" w:space="0" w:color="auto"/>
            </w:tcBorders>
            <w:shd w:val="clear" w:color="auto" w:fill="auto"/>
            <w:noWrap/>
            <w:hideMark/>
          </w:tcPr>
          <w:p w14:paraId="01B3F289" w14:textId="09065A0F" w:rsidR="00E624AE" w:rsidRPr="0020749A" w:rsidRDefault="00E624AE" w:rsidP="00E624AE">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F6C1D86" w14:textId="5409E397" w:rsidR="00E624AE" w:rsidRPr="0020749A" w:rsidRDefault="00E624AE" w:rsidP="00E624AE">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21B5A0E2" w14:textId="3964AAA8" w:rsidR="00E624AE" w:rsidRPr="0020749A" w:rsidRDefault="00E624AE" w:rsidP="00E624AE">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r>
      <w:tr w:rsidR="00E624AE" w:rsidRPr="0020749A" w14:paraId="332155C6" w14:textId="77777777" w:rsidTr="00571B0F">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70E613E" w14:textId="77777777" w:rsidR="00E624AE" w:rsidRPr="0020749A" w:rsidRDefault="00E624AE" w:rsidP="00E624AE">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Glandular at tip</w:t>
            </w:r>
          </w:p>
        </w:tc>
        <w:tc>
          <w:tcPr>
            <w:tcW w:w="0" w:type="auto"/>
            <w:tcBorders>
              <w:top w:val="nil"/>
              <w:left w:val="nil"/>
              <w:bottom w:val="single" w:sz="4" w:space="0" w:color="auto"/>
              <w:right w:val="single" w:sz="4" w:space="0" w:color="auto"/>
            </w:tcBorders>
            <w:shd w:val="clear" w:color="auto" w:fill="auto"/>
            <w:noWrap/>
            <w:hideMark/>
          </w:tcPr>
          <w:p w14:paraId="5DB5658F" w14:textId="13E1EACF" w:rsidR="00E624AE" w:rsidRPr="0020749A" w:rsidRDefault="00E624AE" w:rsidP="00E624AE">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305F738" w14:textId="6016B01F" w:rsidR="00E624AE" w:rsidRPr="0020749A" w:rsidRDefault="00E624AE" w:rsidP="00E624AE">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6E9D1C5" w14:textId="560EB1EE" w:rsidR="00E624AE" w:rsidRPr="0020749A" w:rsidRDefault="00E624AE" w:rsidP="00E624AE">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r>
      <w:tr w:rsidR="00E624AE" w:rsidRPr="0020749A" w14:paraId="57ED9C76" w14:textId="77777777" w:rsidTr="00571B0F">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E4534A" w14:textId="77777777" w:rsidR="00E624AE" w:rsidRPr="0020749A" w:rsidRDefault="00E624AE" w:rsidP="00E624AE">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incurved sidelobes</w:t>
            </w:r>
          </w:p>
        </w:tc>
        <w:tc>
          <w:tcPr>
            <w:tcW w:w="0" w:type="auto"/>
            <w:tcBorders>
              <w:top w:val="nil"/>
              <w:left w:val="nil"/>
              <w:bottom w:val="single" w:sz="4" w:space="0" w:color="auto"/>
              <w:right w:val="single" w:sz="4" w:space="0" w:color="auto"/>
            </w:tcBorders>
            <w:shd w:val="clear" w:color="auto" w:fill="auto"/>
            <w:noWrap/>
            <w:vAlign w:val="bottom"/>
            <w:hideMark/>
          </w:tcPr>
          <w:p w14:paraId="725C06DC" w14:textId="607E982D" w:rsidR="00E624AE" w:rsidRPr="0020749A" w:rsidRDefault="00E624AE" w:rsidP="00E624AE">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4F8022FA" w14:textId="0ACF6C94" w:rsidR="00E624AE" w:rsidRPr="0020749A" w:rsidRDefault="00E624AE" w:rsidP="00E624AE">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01CAB0CF" w14:textId="2AE4CD5C" w:rsidR="00E624AE" w:rsidRPr="0020749A" w:rsidRDefault="00E624AE" w:rsidP="00E624AE">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r>
      <w:tr w:rsidR="00E624AE" w:rsidRPr="0020749A" w14:paraId="6DA1FE3E" w14:textId="77777777" w:rsidTr="00E624AE">
        <w:trPr>
          <w:trHeight w:val="300"/>
        </w:trPr>
        <w:tc>
          <w:tcPr>
            <w:tcW w:w="0" w:type="auto"/>
            <w:tcBorders>
              <w:top w:val="nil"/>
              <w:left w:val="nil"/>
              <w:bottom w:val="nil"/>
              <w:right w:val="nil"/>
            </w:tcBorders>
            <w:shd w:val="clear" w:color="auto" w:fill="auto"/>
            <w:noWrap/>
            <w:vAlign w:val="bottom"/>
            <w:hideMark/>
          </w:tcPr>
          <w:p w14:paraId="51983B9A"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8336088"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60B163A"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2607A39"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A3DBDAA" w14:textId="77777777" w:rsidR="00E624AE" w:rsidRPr="0020749A" w:rsidRDefault="00E624AE" w:rsidP="00E624AE">
            <w:pPr>
              <w:rPr>
                <w:rFonts w:ascii="Calibri" w:eastAsia="Times New Roman" w:hAnsi="Calibri" w:cs="Times New Roman"/>
                <w:color w:val="000000"/>
                <w:lang w:val="en-GB"/>
              </w:rPr>
            </w:pPr>
          </w:p>
        </w:tc>
      </w:tr>
      <w:tr w:rsidR="00E624AE" w:rsidRPr="0020749A" w14:paraId="2AB940AE" w14:textId="77777777" w:rsidTr="00E624AE">
        <w:trPr>
          <w:trHeight w:val="300"/>
        </w:trPr>
        <w:tc>
          <w:tcPr>
            <w:tcW w:w="0" w:type="auto"/>
            <w:tcBorders>
              <w:top w:val="nil"/>
              <w:left w:val="nil"/>
              <w:bottom w:val="nil"/>
              <w:right w:val="nil"/>
            </w:tcBorders>
            <w:shd w:val="clear" w:color="auto" w:fill="auto"/>
            <w:noWrap/>
            <w:vAlign w:val="bottom"/>
            <w:hideMark/>
          </w:tcPr>
          <w:p w14:paraId="7AA38868"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EB4EF98"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E589720"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7AA78AD"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1E4345B" w14:textId="77777777" w:rsidR="00E624AE" w:rsidRPr="0020749A" w:rsidRDefault="00E624AE" w:rsidP="00E624AE">
            <w:pPr>
              <w:rPr>
                <w:rFonts w:ascii="Calibri" w:eastAsia="Times New Roman" w:hAnsi="Calibri" w:cs="Times New Roman"/>
                <w:color w:val="000000"/>
                <w:lang w:val="en-GB"/>
              </w:rPr>
            </w:pPr>
          </w:p>
        </w:tc>
      </w:tr>
      <w:tr w:rsidR="00E624AE" w:rsidRPr="0020749A" w14:paraId="4C2DE292" w14:textId="77777777" w:rsidTr="00E624AE">
        <w:trPr>
          <w:trHeight w:val="300"/>
        </w:trPr>
        <w:tc>
          <w:tcPr>
            <w:tcW w:w="0" w:type="auto"/>
            <w:tcBorders>
              <w:top w:val="nil"/>
              <w:left w:val="nil"/>
              <w:bottom w:val="nil"/>
              <w:right w:val="nil"/>
            </w:tcBorders>
            <w:shd w:val="clear" w:color="auto" w:fill="auto"/>
            <w:noWrap/>
            <w:vAlign w:val="bottom"/>
            <w:hideMark/>
          </w:tcPr>
          <w:p w14:paraId="1FF320D7"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D3FA97A"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E559134"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3B0303C"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9375E6A" w14:textId="77777777" w:rsidR="00E624AE" w:rsidRPr="0020749A" w:rsidRDefault="00E624AE" w:rsidP="00E624AE">
            <w:pPr>
              <w:rPr>
                <w:rFonts w:ascii="Calibri" w:eastAsia="Times New Roman" w:hAnsi="Calibri" w:cs="Times New Roman"/>
                <w:color w:val="000000"/>
                <w:lang w:val="en-GB"/>
              </w:rPr>
            </w:pPr>
          </w:p>
        </w:tc>
      </w:tr>
      <w:tr w:rsidR="00E624AE" w:rsidRPr="0020749A" w14:paraId="47FAFD29" w14:textId="77777777" w:rsidTr="00E624AE">
        <w:trPr>
          <w:trHeight w:val="300"/>
        </w:trPr>
        <w:tc>
          <w:tcPr>
            <w:tcW w:w="0" w:type="auto"/>
            <w:tcBorders>
              <w:top w:val="nil"/>
              <w:left w:val="nil"/>
              <w:bottom w:val="nil"/>
              <w:right w:val="nil"/>
            </w:tcBorders>
            <w:shd w:val="clear" w:color="auto" w:fill="auto"/>
            <w:noWrap/>
            <w:vAlign w:val="bottom"/>
            <w:hideMark/>
          </w:tcPr>
          <w:p w14:paraId="1759E19E" w14:textId="10AC364D" w:rsidR="00E624AE" w:rsidRPr="0020749A" w:rsidRDefault="00E624AE"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nil"/>
              <w:right w:val="nil"/>
            </w:tcBorders>
            <w:shd w:val="clear" w:color="auto" w:fill="auto"/>
            <w:noWrap/>
            <w:vAlign w:val="bottom"/>
            <w:hideMark/>
          </w:tcPr>
          <w:p w14:paraId="6E31376C" w14:textId="77777777" w:rsidR="00E624AE" w:rsidRPr="0020749A" w:rsidRDefault="00E624AE" w:rsidP="00E624AE">
            <w:pPr>
              <w:rPr>
                <w:rFonts w:ascii="Calibri" w:eastAsia="Times New Roman" w:hAnsi="Calibri" w:cs="Times New Roman"/>
                <w:color w:val="000000"/>
                <w:lang w:val="en-GB"/>
              </w:rPr>
            </w:pPr>
            <w:r w:rsidRPr="0020749A">
              <w:rPr>
                <w:rFonts w:ascii="Calibri" w:eastAsia="Times New Roman" w:hAnsi="Calibri" w:cs="Times New Roman"/>
                <w:color w:val="000000"/>
                <w:lang w:val="en-GB"/>
              </w:rPr>
              <w:t>Visible</w:t>
            </w:r>
          </w:p>
        </w:tc>
        <w:tc>
          <w:tcPr>
            <w:tcW w:w="0" w:type="auto"/>
            <w:tcBorders>
              <w:top w:val="nil"/>
              <w:left w:val="nil"/>
              <w:bottom w:val="nil"/>
              <w:right w:val="nil"/>
            </w:tcBorders>
            <w:shd w:val="clear" w:color="auto" w:fill="auto"/>
            <w:noWrap/>
            <w:vAlign w:val="bottom"/>
            <w:hideMark/>
          </w:tcPr>
          <w:p w14:paraId="71281FF2"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B5E6E8B"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0C38610" w14:textId="77777777" w:rsidR="00E624AE" w:rsidRPr="0020749A" w:rsidRDefault="00E624AE" w:rsidP="00E624AE">
            <w:pPr>
              <w:rPr>
                <w:rFonts w:ascii="Calibri" w:eastAsia="Times New Roman" w:hAnsi="Calibri" w:cs="Times New Roman"/>
                <w:color w:val="000000"/>
                <w:lang w:val="en-GB"/>
              </w:rPr>
            </w:pPr>
          </w:p>
        </w:tc>
      </w:tr>
      <w:tr w:rsidR="00E624AE" w:rsidRPr="0020749A" w14:paraId="43D52E8A" w14:textId="77777777" w:rsidTr="00E624AE">
        <w:trPr>
          <w:trHeight w:val="300"/>
        </w:trPr>
        <w:tc>
          <w:tcPr>
            <w:tcW w:w="0" w:type="auto"/>
            <w:tcBorders>
              <w:top w:val="nil"/>
              <w:left w:val="nil"/>
              <w:bottom w:val="nil"/>
              <w:right w:val="nil"/>
            </w:tcBorders>
            <w:shd w:val="clear" w:color="auto" w:fill="auto"/>
            <w:noWrap/>
            <w:vAlign w:val="bottom"/>
            <w:hideMark/>
          </w:tcPr>
          <w:p w14:paraId="02CEF693" w14:textId="1311254E" w:rsidR="00E624AE" w:rsidRPr="0020749A" w:rsidRDefault="00E624AE" w:rsidP="00E73313">
            <w:pPr>
              <w:ind w:right="57"/>
              <w:jc w:val="center"/>
              <w:rPr>
                <w:rFonts w:ascii="Calibri" w:eastAsia="Times New Roman" w:hAnsi="Calibri" w:cs="Times New Roman"/>
                <w:color w:val="000000"/>
                <w:lang w:val="en-GB"/>
              </w:rPr>
            </w:pPr>
            <w:r w:rsidRPr="0020749A">
              <w:rPr>
                <w:rFonts w:ascii="Calibri" w:eastAsia="Times New Roman" w:hAnsi="Calibri" w:cs="Times New Roman"/>
                <w:b/>
                <w:color w:val="E36C0A" w:themeColor="accent6" w:themeShade="BF"/>
                <w:sz w:val="28"/>
                <w:lang w:val="en-GB"/>
              </w:rPr>
              <w:t>!</w:t>
            </w:r>
          </w:p>
        </w:tc>
        <w:tc>
          <w:tcPr>
            <w:tcW w:w="0" w:type="auto"/>
            <w:gridSpan w:val="2"/>
            <w:tcBorders>
              <w:top w:val="nil"/>
              <w:left w:val="nil"/>
              <w:bottom w:val="nil"/>
              <w:right w:val="nil"/>
            </w:tcBorders>
            <w:shd w:val="clear" w:color="auto" w:fill="auto"/>
            <w:noWrap/>
            <w:vAlign w:val="bottom"/>
            <w:hideMark/>
          </w:tcPr>
          <w:p w14:paraId="58D60F5C" w14:textId="77777777" w:rsidR="00E624AE" w:rsidRPr="0020749A" w:rsidRDefault="00E624AE" w:rsidP="00E624AE">
            <w:pPr>
              <w:rPr>
                <w:rFonts w:ascii="Calibri" w:eastAsia="Times New Roman" w:hAnsi="Calibri" w:cs="Times New Roman"/>
                <w:color w:val="000000"/>
                <w:lang w:val="en-GB"/>
              </w:rPr>
            </w:pPr>
            <w:r w:rsidRPr="0020749A">
              <w:rPr>
                <w:rFonts w:ascii="Calibri" w:eastAsia="Times New Roman" w:hAnsi="Calibri" w:cs="Times New Roman"/>
                <w:color w:val="000000"/>
                <w:lang w:val="en-GB"/>
              </w:rPr>
              <w:t>Difficult to see</w:t>
            </w:r>
          </w:p>
        </w:tc>
        <w:tc>
          <w:tcPr>
            <w:tcW w:w="0" w:type="auto"/>
            <w:tcBorders>
              <w:top w:val="nil"/>
              <w:left w:val="nil"/>
              <w:bottom w:val="nil"/>
              <w:right w:val="nil"/>
            </w:tcBorders>
            <w:shd w:val="clear" w:color="auto" w:fill="auto"/>
            <w:noWrap/>
            <w:vAlign w:val="bottom"/>
            <w:hideMark/>
          </w:tcPr>
          <w:p w14:paraId="271831D7"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63CC16C" w14:textId="77777777" w:rsidR="00E624AE" w:rsidRPr="0020749A" w:rsidRDefault="00E624AE" w:rsidP="00E624AE">
            <w:pPr>
              <w:rPr>
                <w:rFonts w:ascii="Calibri" w:eastAsia="Times New Roman" w:hAnsi="Calibri" w:cs="Times New Roman"/>
                <w:color w:val="000000"/>
                <w:lang w:val="en-GB"/>
              </w:rPr>
            </w:pPr>
          </w:p>
        </w:tc>
      </w:tr>
      <w:tr w:rsidR="00E624AE" w:rsidRPr="0020749A" w14:paraId="3A9B018E" w14:textId="77777777" w:rsidTr="00E624AE">
        <w:trPr>
          <w:trHeight w:val="300"/>
        </w:trPr>
        <w:tc>
          <w:tcPr>
            <w:tcW w:w="0" w:type="auto"/>
            <w:tcBorders>
              <w:top w:val="nil"/>
              <w:left w:val="nil"/>
              <w:bottom w:val="nil"/>
              <w:right w:val="nil"/>
            </w:tcBorders>
            <w:shd w:val="clear" w:color="auto" w:fill="auto"/>
            <w:noWrap/>
            <w:vAlign w:val="bottom"/>
            <w:hideMark/>
          </w:tcPr>
          <w:p w14:paraId="646749F5" w14:textId="4C1F7124" w:rsidR="00E624AE" w:rsidRPr="0020749A" w:rsidRDefault="00E624AE"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c>
          <w:tcPr>
            <w:tcW w:w="0" w:type="auto"/>
            <w:tcBorders>
              <w:top w:val="nil"/>
              <w:left w:val="nil"/>
              <w:bottom w:val="nil"/>
              <w:right w:val="nil"/>
            </w:tcBorders>
            <w:shd w:val="clear" w:color="auto" w:fill="auto"/>
            <w:noWrap/>
            <w:vAlign w:val="bottom"/>
            <w:hideMark/>
          </w:tcPr>
          <w:p w14:paraId="698D366F" w14:textId="77777777" w:rsidR="00E624AE" w:rsidRPr="0020749A" w:rsidRDefault="00E624AE" w:rsidP="00E624AE">
            <w:pPr>
              <w:rPr>
                <w:rFonts w:ascii="Calibri" w:eastAsia="Times New Roman" w:hAnsi="Calibri" w:cs="Times New Roman"/>
                <w:color w:val="000000"/>
                <w:lang w:val="en-GB"/>
              </w:rPr>
            </w:pPr>
            <w:r w:rsidRPr="0020749A">
              <w:rPr>
                <w:rFonts w:ascii="Calibri" w:eastAsia="Times New Roman" w:hAnsi="Calibri" w:cs="Times New Roman"/>
                <w:color w:val="000000"/>
                <w:lang w:val="en-GB"/>
              </w:rPr>
              <w:t>Invisible</w:t>
            </w:r>
          </w:p>
        </w:tc>
        <w:tc>
          <w:tcPr>
            <w:tcW w:w="0" w:type="auto"/>
            <w:tcBorders>
              <w:top w:val="nil"/>
              <w:left w:val="nil"/>
              <w:bottom w:val="nil"/>
              <w:right w:val="nil"/>
            </w:tcBorders>
            <w:shd w:val="clear" w:color="auto" w:fill="auto"/>
            <w:noWrap/>
            <w:vAlign w:val="bottom"/>
            <w:hideMark/>
          </w:tcPr>
          <w:p w14:paraId="696E38E2"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48919E8"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AB3B105" w14:textId="77777777" w:rsidR="00E624AE" w:rsidRPr="0020749A" w:rsidRDefault="00E624AE" w:rsidP="00E624AE">
            <w:pPr>
              <w:rPr>
                <w:rFonts w:ascii="Calibri" w:eastAsia="Times New Roman" w:hAnsi="Calibri" w:cs="Times New Roman"/>
                <w:color w:val="000000"/>
                <w:lang w:val="en-GB"/>
              </w:rPr>
            </w:pPr>
          </w:p>
        </w:tc>
      </w:tr>
      <w:tr w:rsidR="00E624AE" w:rsidRPr="0020749A" w14:paraId="55BEB1F2" w14:textId="77777777" w:rsidTr="00E624AE">
        <w:trPr>
          <w:trHeight w:val="300"/>
        </w:trPr>
        <w:tc>
          <w:tcPr>
            <w:tcW w:w="0" w:type="auto"/>
            <w:tcBorders>
              <w:top w:val="nil"/>
              <w:left w:val="nil"/>
              <w:bottom w:val="nil"/>
              <w:right w:val="nil"/>
            </w:tcBorders>
            <w:shd w:val="clear" w:color="auto" w:fill="auto"/>
            <w:noWrap/>
            <w:vAlign w:val="bottom"/>
            <w:hideMark/>
          </w:tcPr>
          <w:p w14:paraId="67977E46" w14:textId="77777777" w:rsidR="00E624AE" w:rsidRPr="0020749A" w:rsidRDefault="00E624AE"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w:t>
            </w:r>
          </w:p>
        </w:tc>
        <w:tc>
          <w:tcPr>
            <w:tcW w:w="0" w:type="auto"/>
            <w:gridSpan w:val="2"/>
            <w:tcBorders>
              <w:top w:val="nil"/>
              <w:left w:val="nil"/>
              <w:bottom w:val="nil"/>
              <w:right w:val="nil"/>
            </w:tcBorders>
            <w:shd w:val="clear" w:color="auto" w:fill="auto"/>
            <w:noWrap/>
            <w:vAlign w:val="bottom"/>
            <w:hideMark/>
          </w:tcPr>
          <w:p w14:paraId="39D42D87" w14:textId="77777777" w:rsidR="00E624AE" w:rsidRPr="0020749A" w:rsidRDefault="00E624AE" w:rsidP="00E624AE">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Picture scannd from Cribb, 1998</w:t>
            </w:r>
          </w:p>
        </w:tc>
        <w:tc>
          <w:tcPr>
            <w:tcW w:w="0" w:type="auto"/>
            <w:tcBorders>
              <w:top w:val="nil"/>
              <w:left w:val="nil"/>
              <w:bottom w:val="nil"/>
              <w:right w:val="nil"/>
            </w:tcBorders>
            <w:shd w:val="clear" w:color="auto" w:fill="auto"/>
            <w:noWrap/>
            <w:vAlign w:val="bottom"/>
            <w:hideMark/>
          </w:tcPr>
          <w:p w14:paraId="1BE375AD"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0263B54" w14:textId="77777777" w:rsidR="00E624AE" w:rsidRPr="0020749A" w:rsidRDefault="00E624AE" w:rsidP="00E624AE">
            <w:pPr>
              <w:rPr>
                <w:rFonts w:ascii="Calibri" w:eastAsia="Times New Roman" w:hAnsi="Calibri" w:cs="Times New Roman"/>
                <w:color w:val="000000"/>
                <w:lang w:val="en-GB"/>
              </w:rPr>
            </w:pPr>
          </w:p>
        </w:tc>
      </w:tr>
      <w:tr w:rsidR="00E624AE" w:rsidRPr="0020749A" w14:paraId="6D21159E" w14:textId="77777777" w:rsidTr="00E624AE">
        <w:trPr>
          <w:trHeight w:val="300"/>
        </w:trPr>
        <w:tc>
          <w:tcPr>
            <w:tcW w:w="0" w:type="auto"/>
            <w:tcBorders>
              <w:top w:val="nil"/>
              <w:left w:val="nil"/>
              <w:bottom w:val="nil"/>
              <w:right w:val="nil"/>
            </w:tcBorders>
            <w:shd w:val="clear" w:color="auto" w:fill="auto"/>
            <w:noWrap/>
            <w:vAlign w:val="bottom"/>
            <w:hideMark/>
          </w:tcPr>
          <w:p w14:paraId="0FBD861B" w14:textId="77777777" w:rsidR="00E624AE" w:rsidRPr="0020749A" w:rsidRDefault="00E624AE"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w:t>
            </w:r>
          </w:p>
        </w:tc>
        <w:tc>
          <w:tcPr>
            <w:tcW w:w="0" w:type="auto"/>
            <w:gridSpan w:val="2"/>
            <w:tcBorders>
              <w:top w:val="nil"/>
              <w:left w:val="nil"/>
              <w:bottom w:val="nil"/>
              <w:right w:val="nil"/>
            </w:tcBorders>
            <w:shd w:val="clear" w:color="auto" w:fill="auto"/>
            <w:noWrap/>
            <w:vAlign w:val="bottom"/>
            <w:hideMark/>
          </w:tcPr>
          <w:p w14:paraId="74CE7EF7" w14:textId="77777777" w:rsidR="00E624AE" w:rsidRPr="0020749A" w:rsidRDefault="00E624AE" w:rsidP="00E624AE">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Picture from dear.smartweb.tw</w:t>
            </w:r>
          </w:p>
        </w:tc>
        <w:tc>
          <w:tcPr>
            <w:tcW w:w="0" w:type="auto"/>
            <w:tcBorders>
              <w:top w:val="nil"/>
              <w:left w:val="nil"/>
              <w:bottom w:val="nil"/>
              <w:right w:val="nil"/>
            </w:tcBorders>
            <w:shd w:val="clear" w:color="auto" w:fill="auto"/>
            <w:noWrap/>
            <w:vAlign w:val="bottom"/>
            <w:hideMark/>
          </w:tcPr>
          <w:p w14:paraId="30E9BCAC" w14:textId="77777777" w:rsidR="00E624AE" w:rsidRPr="0020749A"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1F7DE8A" w14:textId="77777777" w:rsidR="00E624AE" w:rsidRPr="0020749A" w:rsidRDefault="00E624AE" w:rsidP="00E624AE">
            <w:pPr>
              <w:rPr>
                <w:rFonts w:ascii="Calibri" w:eastAsia="Times New Roman" w:hAnsi="Calibri" w:cs="Times New Roman"/>
                <w:color w:val="000000"/>
                <w:lang w:val="en-GB"/>
              </w:rPr>
            </w:pPr>
          </w:p>
        </w:tc>
      </w:tr>
      <w:tr w:rsidR="00E624AE" w:rsidRPr="0020749A" w14:paraId="4419B76F" w14:textId="77777777" w:rsidTr="00E624AE">
        <w:trPr>
          <w:trHeight w:val="300"/>
        </w:trPr>
        <w:tc>
          <w:tcPr>
            <w:tcW w:w="0" w:type="auto"/>
            <w:tcBorders>
              <w:top w:val="nil"/>
              <w:left w:val="nil"/>
              <w:bottom w:val="nil"/>
              <w:right w:val="nil"/>
            </w:tcBorders>
            <w:shd w:val="clear" w:color="000000" w:fill="C6EFCE"/>
            <w:noWrap/>
            <w:vAlign w:val="bottom"/>
            <w:hideMark/>
          </w:tcPr>
          <w:p w14:paraId="29474529" w14:textId="5222A887" w:rsidR="00E624AE" w:rsidRPr="0020749A" w:rsidRDefault="00E624AE" w:rsidP="00E73313">
            <w:pPr>
              <w:jc w:val="center"/>
              <w:rPr>
                <w:rFonts w:ascii="Calibri" w:eastAsia="Times New Roman" w:hAnsi="Calibri" w:cs="Times New Roman"/>
                <w:color w:val="006100"/>
                <w:lang w:val="en-GB"/>
              </w:rPr>
            </w:pPr>
            <w:r w:rsidRPr="0020749A">
              <w:rPr>
                <w:rFonts w:ascii="Calibri" w:eastAsia="Times New Roman" w:hAnsi="Calibri" w:cs="Times New Roman"/>
                <w:b/>
                <w:bCs/>
                <w:color w:val="006100"/>
                <w:lang w:val="en-GB"/>
              </w:rPr>
              <w:t>Name</w:t>
            </w:r>
          </w:p>
        </w:tc>
        <w:tc>
          <w:tcPr>
            <w:tcW w:w="0" w:type="auto"/>
            <w:gridSpan w:val="4"/>
            <w:tcBorders>
              <w:top w:val="nil"/>
              <w:left w:val="nil"/>
              <w:bottom w:val="nil"/>
              <w:right w:val="nil"/>
            </w:tcBorders>
            <w:shd w:val="clear" w:color="auto" w:fill="auto"/>
            <w:noWrap/>
            <w:vAlign w:val="bottom"/>
            <w:hideMark/>
          </w:tcPr>
          <w:p w14:paraId="2E350BFD" w14:textId="77777777" w:rsidR="00E624AE" w:rsidRPr="0020749A" w:rsidRDefault="00E624AE" w:rsidP="00E624AE">
            <w:pPr>
              <w:rPr>
                <w:rFonts w:ascii="Calibri" w:eastAsia="Times New Roman" w:hAnsi="Calibri" w:cs="Times New Roman"/>
                <w:color w:val="000000"/>
                <w:lang w:val="en-GB"/>
              </w:rPr>
            </w:pPr>
            <w:r w:rsidRPr="0020749A">
              <w:rPr>
                <w:rFonts w:ascii="Calibri" w:eastAsia="Times New Roman" w:hAnsi="Calibri" w:cs="Times New Roman"/>
                <w:color w:val="000000"/>
                <w:lang w:val="en-GB"/>
              </w:rPr>
              <w:t>Incorrectly identified to sectional level in max 1 of the 7 different networks</w:t>
            </w:r>
          </w:p>
        </w:tc>
      </w:tr>
      <w:tr w:rsidR="00E624AE" w:rsidRPr="0020749A" w14:paraId="5D10BABB" w14:textId="77777777" w:rsidTr="00E624AE">
        <w:trPr>
          <w:trHeight w:val="300"/>
        </w:trPr>
        <w:tc>
          <w:tcPr>
            <w:tcW w:w="0" w:type="auto"/>
            <w:tcBorders>
              <w:top w:val="nil"/>
              <w:left w:val="nil"/>
              <w:bottom w:val="nil"/>
              <w:right w:val="nil"/>
            </w:tcBorders>
            <w:shd w:val="clear" w:color="000000" w:fill="FFEB9C"/>
            <w:noWrap/>
            <w:vAlign w:val="bottom"/>
            <w:hideMark/>
          </w:tcPr>
          <w:p w14:paraId="299F04F4" w14:textId="16A82966" w:rsidR="00E624AE" w:rsidRPr="0020749A" w:rsidRDefault="00E624AE" w:rsidP="00E73313">
            <w:pPr>
              <w:jc w:val="center"/>
              <w:rPr>
                <w:rFonts w:ascii="Calibri" w:eastAsia="Times New Roman" w:hAnsi="Calibri" w:cs="Times New Roman"/>
                <w:color w:val="9C6500"/>
                <w:lang w:val="en-GB"/>
              </w:rPr>
            </w:pPr>
            <w:r w:rsidRPr="0020749A">
              <w:rPr>
                <w:rFonts w:ascii="Calibri" w:eastAsia="Times New Roman" w:hAnsi="Calibri" w:cs="Times New Roman"/>
                <w:b/>
                <w:bCs/>
                <w:color w:val="9C6500"/>
                <w:lang w:val="en-GB"/>
              </w:rPr>
              <w:t>Name</w:t>
            </w:r>
          </w:p>
        </w:tc>
        <w:tc>
          <w:tcPr>
            <w:tcW w:w="0" w:type="auto"/>
            <w:gridSpan w:val="4"/>
            <w:tcBorders>
              <w:top w:val="nil"/>
              <w:left w:val="nil"/>
              <w:bottom w:val="nil"/>
              <w:right w:val="nil"/>
            </w:tcBorders>
            <w:shd w:val="clear" w:color="auto" w:fill="auto"/>
            <w:noWrap/>
            <w:vAlign w:val="bottom"/>
            <w:hideMark/>
          </w:tcPr>
          <w:p w14:paraId="548DC022" w14:textId="77777777" w:rsidR="00E624AE" w:rsidRPr="0020749A" w:rsidRDefault="00E624AE" w:rsidP="00E624AE">
            <w:pPr>
              <w:rPr>
                <w:rFonts w:ascii="Calibri" w:eastAsia="Times New Roman" w:hAnsi="Calibri" w:cs="Times New Roman"/>
                <w:color w:val="000000"/>
                <w:lang w:val="en-GB"/>
              </w:rPr>
            </w:pPr>
            <w:r w:rsidRPr="0020749A">
              <w:rPr>
                <w:rFonts w:ascii="Calibri" w:eastAsia="Times New Roman" w:hAnsi="Calibri" w:cs="Times New Roman"/>
                <w:color w:val="000000"/>
                <w:lang w:val="en-GB"/>
              </w:rPr>
              <w:t>Incorrecttly identified to sectional level in max 3 of the 7 different networks</w:t>
            </w:r>
          </w:p>
        </w:tc>
      </w:tr>
      <w:tr w:rsidR="00E624AE" w:rsidRPr="0020749A" w14:paraId="5515B5AC" w14:textId="77777777" w:rsidTr="00E624AE">
        <w:trPr>
          <w:trHeight w:val="300"/>
        </w:trPr>
        <w:tc>
          <w:tcPr>
            <w:tcW w:w="0" w:type="auto"/>
            <w:tcBorders>
              <w:top w:val="nil"/>
              <w:left w:val="nil"/>
              <w:bottom w:val="nil"/>
              <w:right w:val="nil"/>
            </w:tcBorders>
            <w:shd w:val="clear" w:color="000000" w:fill="FFC7CE"/>
            <w:noWrap/>
            <w:vAlign w:val="bottom"/>
            <w:hideMark/>
          </w:tcPr>
          <w:p w14:paraId="65D884BA" w14:textId="4C48E62D" w:rsidR="00E624AE" w:rsidRPr="0020749A" w:rsidRDefault="00E624AE" w:rsidP="00E73313">
            <w:pPr>
              <w:jc w:val="center"/>
              <w:rPr>
                <w:rFonts w:ascii="Calibri" w:eastAsia="Times New Roman" w:hAnsi="Calibri" w:cs="Times New Roman"/>
                <w:color w:val="9C0006"/>
                <w:lang w:val="en-GB"/>
              </w:rPr>
            </w:pPr>
            <w:r w:rsidRPr="0020749A">
              <w:rPr>
                <w:rFonts w:ascii="Calibri" w:eastAsia="Times New Roman" w:hAnsi="Calibri" w:cs="Times New Roman"/>
                <w:b/>
                <w:bCs/>
                <w:color w:val="9C0006"/>
                <w:lang w:val="en-GB"/>
              </w:rPr>
              <w:t>Name</w:t>
            </w:r>
          </w:p>
        </w:tc>
        <w:tc>
          <w:tcPr>
            <w:tcW w:w="0" w:type="auto"/>
            <w:gridSpan w:val="4"/>
            <w:tcBorders>
              <w:top w:val="nil"/>
              <w:left w:val="nil"/>
              <w:bottom w:val="nil"/>
              <w:right w:val="nil"/>
            </w:tcBorders>
            <w:shd w:val="clear" w:color="auto" w:fill="auto"/>
            <w:noWrap/>
            <w:vAlign w:val="bottom"/>
            <w:hideMark/>
          </w:tcPr>
          <w:p w14:paraId="3E68C9E2" w14:textId="77777777" w:rsidR="00E624AE" w:rsidRPr="0020749A" w:rsidRDefault="00E624AE" w:rsidP="00E624AE">
            <w:pPr>
              <w:rPr>
                <w:rFonts w:ascii="Calibri" w:eastAsia="Times New Roman" w:hAnsi="Calibri" w:cs="Times New Roman"/>
                <w:color w:val="000000"/>
                <w:lang w:val="en-GB"/>
              </w:rPr>
            </w:pPr>
            <w:r w:rsidRPr="0020749A">
              <w:rPr>
                <w:rFonts w:ascii="Calibri" w:eastAsia="Times New Roman" w:hAnsi="Calibri" w:cs="Times New Roman"/>
                <w:color w:val="000000"/>
                <w:lang w:val="en-GB"/>
              </w:rPr>
              <w:t>Incorrectly identified to sectional level in more than 3 of the 7 networks</w:t>
            </w:r>
          </w:p>
        </w:tc>
      </w:tr>
    </w:tbl>
    <w:p w14:paraId="491D720C" w14:textId="77777777" w:rsidR="00E73313" w:rsidRPr="0020749A" w:rsidRDefault="00E73313" w:rsidP="005C28F9">
      <w:pPr>
        <w:rPr>
          <w:lang w:val="en-GB"/>
        </w:rPr>
        <w:sectPr w:rsidR="00E73313" w:rsidRPr="0020749A" w:rsidSect="00725E2E">
          <w:pgSz w:w="11900" w:h="16840"/>
          <w:pgMar w:top="1417" w:right="1410" w:bottom="1417" w:left="993" w:header="708" w:footer="708" w:gutter="0"/>
          <w:cols w:space="708"/>
          <w:docGrid w:linePitch="360"/>
        </w:sectPr>
      </w:pPr>
    </w:p>
    <w:p w14:paraId="6B891F22" w14:textId="388F35A1" w:rsidR="00E73313" w:rsidRPr="0020749A" w:rsidRDefault="00E73313" w:rsidP="00E73313">
      <w:pPr>
        <w:pStyle w:val="Bijschrift"/>
        <w:keepNext/>
        <w:rPr>
          <w:lang w:val="en-GB"/>
        </w:rPr>
      </w:pPr>
      <w:r w:rsidRPr="0020749A">
        <w:rPr>
          <w:lang w:val="en-GB"/>
        </w:rPr>
        <w:lastRenderedPageBreak/>
        <w:t xml:space="preserve">Table </w:t>
      </w:r>
      <w:r w:rsidRPr="0020749A">
        <w:rPr>
          <w:lang w:val="en-GB"/>
        </w:rPr>
        <w:fldChar w:fldCharType="begin"/>
      </w:r>
      <w:r w:rsidRPr="0020749A">
        <w:rPr>
          <w:lang w:val="en-GB"/>
        </w:rPr>
        <w:instrText xml:space="preserve"> SEQ Table \* ARABIC </w:instrText>
      </w:r>
      <w:r w:rsidRPr="0020749A">
        <w:rPr>
          <w:lang w:val="en-GB"/>
        </w:rPr>
        <w:fldChar w:fldCharType="separate"/>
      </w:r>
      <w:r w:rsidRPr="0020749A">
        <w:rPr>
          <w:noProof/>
          <w:lang w:val="en-GB"/>
        </w:rPr>
        <w:t>16</w:t>
      </w:r>
      <w:r w:rsidRPr="0020749A">
        <w:rPr>
          <w:lang w:val="en-GB"/>
        </w:rPr>
        <w:fldChar w:fldCharType="end"/>
      </w:r>
      <w:r w:rsidRPr="0020749A">
        <w:rPr>
          <w:lang w:val="en-GB"/>
        </w:rPr>
        <w:t xml:space="preserve"> Characteristic research of the section </w:t>
      </w:r>
      <w:r w:rsidRPr="0020749A">
        <w:rPr>
          <w:i/>
          <w:lang w:val="en-GB"/>
        </w:rPr>
        <w:t>Parvisepalum</w:t>
      </w:r>
      <w:r w:rsidRPr="0020749A">
        <w:rPr>
          <w:lang w:val="en-GB"/>
        </w:rPr>
        <w:t>.</w:t>
      </w:r>
    </w:p>
    <w:tbl>
      <w:tblPr>
        <w:tblW w:w="0" w:type="auto"/>
        <w:tblInd w:w="55" w:type="dxa"/>
        <w:tblCellMar>
          <w:left w:w="70" w:type="dxa"/>
          <w:right w:w="70" w:type="dxa"/>
        </w:tblCellMar>
        <w:tblLook w:val="04A0" w:firstRow="1" w:lastRow="0" w:firstColumn="1" w:lastColumn="0" w:noHBand="0" w:noVBand="1"/>
      </w:tblPr>
      <w:tblGrid>
        <w:gridCol w:w="975"/>
        <w:gridCol w:w="2069"/>
        <w:gridCol w:w="1900"/>
        <w:gridCol w:w="1900"/>
        <w:gridCol w:w="1900"/>
        <w:gridCol w:w="1778"/>
        <w:gridCol w:w="1778"/>
      </w:tblGrid>
      <w:tr w:rsidR="00E73313" w:rsidRPr="0020749A" w14:paraId="0EA23074" w14:textId="77777777" w:rsidTr="00E73313">
        <w:trPr>
          <w:trHeight w:val="500"/>
        </w:trPr>
        <w:tc>
          <w:tcPr>
            <w:tcW w:w="0" w:type="auto"/>
            <w:tcBorders>
              <w:top w:val="nil"/>
              <w:left w:val="nil"/>
              <w:bottom w:val="nil"/>
              <w:right w:val="nil"/>
            </w:tcBorders>
            <w:shd w:val="clear" w:color="auto" w:fill="auto"/>
            <w:noWrap/>
            <w:vAlign w:val="bottom"/>
            <w:hideMark/>
          </w:tcPr>
          <w:p w14:paraId="6E79B222"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DB3A4E2" w14:textId="77777777" w:rsidR="00E73313" w:rsidRPr="0020749A" w:rsidRDefault="00E73313" w:rsidP="00E73313">
            <w:pPr>
              <w:rPr>
                <w:rFonts w:ascii="Calibri" w:eastAsia="Times New Roman" w:hAnsi="Calibri" w:cs="Times New Roman"/>
                <w:color w:val="000000"/>
                <w:lang w:val="en-GB"/>
              </w:rPr>
            </w:pPr>
          </w:p>
        </w:tc>
        <w:tc>
          <w:tcPr>
            <w:tcW w:w="0" w:type="auto"/>
            <w:gridSpan w:val="3"/>
            <w:tcBorders>
              <w:top w:val="nil"/>
              <w:left w:val="nil"/>
              <w:bottom w:val="nil"/>
              <w:right w:val="nil"/>
            </w:tcBorders>
            <w:shd w:val="clear" w:color="auto" w:fill="auto"/>
            <w:noWrap/>
            <w:vAlign w:val="bottom"/>
            <w:hideMark/>
          </w:tcPr>
          <w:p w14:paraId="7FC9468B" w14:textId="77777777" w:rsidR="00E73313" w:rsidRPr="0020749A" w:rsidRDefault="00E73313" w:rsidP="00E73313">
            <w:pPr>
              <w:jc w:val="center"/>
              <w:rPr>
                <w:rFonts w:ascii="Calibri" w:eastAsia="Times New Roman" w:hAnsi="Calibri" w:cs="Times New Roman"/>
                <w:b/>
                <w:bCs/>
                <w:i/>
                <w:color w:val="000000"/>
                <w:sz w:val="40"/>
                <w:szCs w:val="40"/>
                <w:lang w:val="en-GB"/>
              </w:rPr>
            </w:pPr>
            <w:r w:rsidRPr="0020749A">
              <w:rPr>
                <w:rFonts w:ascii="Calibri" w:eastAsia="Times New Roman" w:hAnsi="Calibri" w:cs="Times New Roman"/>
                <w:b/>
                <w:bCs/>
                <w:i/>
                <w:color w:val="000000"/>
                <w:sz w:val="32"/>
                <w:szCs w:val="40"/>
                <w:lang w:val="en-GB"/>
              </w:rPr>
              <w:t>Parvisepalum</w:t>
            </w:r>
          </w:p>
        </w:tc>
        <w:tc>
          <w:tcPr>
            <w:tcW w:w="0" w:type="auto"/>
            <w:tcBorders>
              <w:top w:val="nil"/>
              <w:left w:val="nil"/>
              <w:bottom w:val="nil"/>
              <w:right w:val="nil"/>
            </w:tcBorders>
            <w:shd w:val="clear" w:color="auto" w:fill="auto"/>
            <w:noWrap/>
            <w:vAlign w:val="bottom"/>
            <w:hideMark/>
          </w:tcPr>
          <w:p w14:paraId="67A43788"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1F3521F" w14:textId="77777777" w:rsidR="00E73313" w:rsidRPr="0020749A" w:rsidRDefault="00E73313" w:rsidP="00E73313">
            <w:pPr>
              <w:rPr>
                <w:rFonts w:ascii="Calibri" w:eastAsia="Times New Roman" w:hAnsi="Calibri" w:cs="Times New Roman"/>
                <w:color w:val="000000"/>
                <w:lang w:val="en-GB"/>
              </w:rPr>
            </w:pPr>
          </w:p>
        </w:tc>
      </w:tr>
      <w:tr w:rsidR="00E73313" w:rsidRPr="0020749A" w14:paraId="339D0571" w14:textId="77777777" w:rsidTr="00E73313">
        <w:trPr>
          <w:trHeight w:val="300"/>
        </w:trPr>
        <w:tc>
          <w:tcPr>
            <w:tcW w:w="0" w:type="auto"/>
            <w:tcBorders>
              <w:top w:val="nil"/>
              <w:left w:val="nil"/>
              <w:bottom w:val="nil"/>
              <w:right w:val="nil"/>
            </w:tcBorders>
            <w:shd w:val="clear" w:color="auto" w:fill="auto"/>
            <w:noWrap/>
            <w:vAlign w:val="bottom"/>
            <w:hideMark/>
          </w:tcPr>
          <w:p w14:paraId="7F2986A9"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7200E42"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3CFE666"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9C6AA99"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58B9DBA"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82EC302"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4FC06C8" w14:textId="77777777" w:rsidR="00E73313" w:rsidRPr="0020749A" w:rsidRDefault="00E73313" w:rsidP="00E73313">
            <w:pPr>
              <w:rPr>
                <w:rFonts w:ascii="Calibri" w:eastAsia="Times New Roman" w:hAnsi="Calibri" w:cs="Times New Roman"/>
                <w:color w:val="000000"/>
                <w:lang w:val="en-GB"/>
              </w:rPr>
            </w:pPr>
          </w:p>
        </w:tc>
      </w:tr>
      <w:tr w:rsidR="00E73313" w:rsidRPr="0020749A" w14:paraId="7982FDBF" w14:textId="77777777" w:rsidTr="00E73313">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9E69146" w14:textId="77777777" w:rsidR="00E73313" w:rsidRPr="0020749A" w:rsidRDefault="00E73313" w:rsidP="00E73313">
            <w:pPr>
              <w:jc w:val="cente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Characteristics</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0D600060" w14:textId="77777777" w:rsidR="00E73313" w:rsidRPr="0020749A" w:rsidRDefault="00E73313" w:rsidP="00E73313">
            <w:pPr>
              <w:rPr>
                <w:rFonts w:ascii="Calibri" w:eastAsia="Times New Roman" w:hAnsi="Calibri" w:cs="Times New Roman"/>
                <w:b/>
                <w:bCs/>
                <w:color w:val="9C6500"/>
                <w:lang w:val="en-GB"/>
              </w:rPr>
            </w:pPr>
            <w:r w:rsidRPr="0020749A">
              <w:rPr>
                <w:rFonts w:ascii="Calibri" w:eastAsia="Times New Roman" w:hAnsi="Calibri" w:cs="Times New Roman"/>
                <w:b/>
                <w:bCs/>
                <w:color w:val="9C6500"/>
                <w:lang w:val="en-GB"/>
              </w:rPr>
              <w:t>delenatii1*</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36FB2377" w14:textId="77777777" w:rsidR="00E73313" w:rsidRPr="0020749A" w:rsidRDefault="00E73313" w:rsidP="00E73313">
            <w:pPr>
              <w:rPr>
                <w:rFonts w:ascii="Calibri" w:eastAsia="Times New Roman" w:hAnsi="Calibri" w:cs="Times New Roman"/>
                <w:b/>
                <w:bCs/>
                <w:color w:val="006100"/>
                <w:lang w:val="en-GB"/>
              </w:rPr>
            </w:pPr>
            <w:r w:rsidRPr="0020749A">
              <w:rPr>
                <w:rFonts w:ascii="Calibri" w:eastAsia="Times New Roman" w:hAnsi="Calibri" w:cs="Times New Roman"/>
                <w:b/>
                <w:bCs/>
                <w:color w:val="006100"/>
                <w:lang w:val="en-GB"/>
              </w:rPr>
              <w:t>delenatii2_2§</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5B8C55BC" w14:textId="77777777" w:rsidR="00E73313" w:rsidRPr="0020749A" w:rsidRDefault="00E73313" w:rsidP="00E73313">
            <w:pPr>
              <w:rPr>
                <w:rFonts w:ascii="Calibri" w:eastAsia="Times New Roman" w:hAnsi="Calibri" w:cs="Times New Roman"/>
                <w:b/>
                <w:bCs/>
                <w:color w:val="006100"/>
                <w:lang w:val="en-GB"/>
              </w:rPr>
            </w:pPr>
            <w:r w:rsidRPr="0020749A">
              <w:rPr>
                <w:rFonts w:ascii="Calibri" w:eastAsia="Times New Roman" w:hAnsi="Calibri" w:cs="Times New Roman"/>
                <w:b/>
                <w:bCs/>
                <w:color w:val="006100"/>
                <w:lang w:val="en-GB"/>
              </w:rPr>
              <w:t>delenatii2_4§</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31C1EE68" w14:textId="77777777" w:rsidR="00E73313" w:rsidRPr="0020749A" w:rsidRDefault="00E73313" w:rsidP="00E73313">
            <w:pPr>
              <w:rPr>
                <w:rFonts w:ascii="Calibri" w:eastAsia="Times New Roman" w:hAnsi="Calibri" w:cs="Times New Roman"/>
                <w:b/>
                <w:bCs/>
                <w:color w:val="006100"/>
                <w:lang w:val="en-GB"/>
              </w:rPr>
            </w:pPr>
            <w:r w:rsidRPr="0020749A">
              <w:rPr>
                <w:rFonts w:ascii="Calibri" w:eastAsia="Times New Roman" w:hAnsi="Calibri" w:cs="Times New Roman"/>
                <w:b/>
                <w:bCs/>
                <w:color w:val="006100"/>
                <w:lang w:val="en-GB"/>
              </w:rPr>
              <w:t>delenatii2_6§</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77E3CED7" w14:textId="77777777" w:rsidR="00E73313" w:rsidRPr="0020749A" w:rsidRDefault="00E73313" w:rsidP="00E73313">
            <w:pPr>
              <w:rPr>
                <w:rFonts w:ascii="Calibri" w:eastAsia="Times New Roman" w:hAnsi="Calibri" w:cs="Times New Roman"/>
                <w:b/>
                <w:bCs/>
                <w:color w:val="006100"/>
                <w:lang w:val="en-GB"/>
              </w:rPr>
            </w:pPr>
            <w:r w:rsidRPr="0020749A">
              <w:rPr>
                <w:rFonts w:ascii="Calibri" w:eastAsia="Times New Roman" w:hAnsi="Calibri" w:cs="Times New Roman"/>
                <w:b/>
                <w:bCs/>
                <w:color w:val="006100"/>
                <w:lang w:val="en-GB"/>
              </w:rPr>
              <w:t>delenatii2*</w:t>
            </w:r>
          </w:p>
        </w:tc>
      </w:tr>
      <w:tr w:rsidR="00E73313" w:rsidRPr="0020749A" w14:paraId="03A2362D" w14:textId="77777777" w:rsidTr="00E73313">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14D7B1A"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047871E3"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1BB5B1FC"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2479E3F2"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732A74C2"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3ECE1902"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E73313" w:rsidRPr="0020749A" w14:paraId="14541BDD"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10504AA"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broad-elliptic petals</w:t>
            </w:r>
          </w:p>
        </w:tc>
        <w:tc>
          <w:tcPr>
            <w:tcW w:w="0" w:type="auto"/>
            <w:tcBorders>
              <w:top w:val="nil"/>
              <w:left w:val="nil"/>
              <w:bottom w:val="single" w:sz="4" w:space="0" w:color="auto"/>
              <w:right w:val="single" w:sz="4" w:space="0" w:color="auto"/>
            </w:tcBorders>
            <w:shd w:val="clear" w:color="auto" w:fill="auto"/>
            <w:noWrap/>
            <w:hideMark/>
          </w:tcPr>
          <w:p w14:paraId="38909698" w14:textId="7E6046D7"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DEE1ED6" w14:textId="173E31CB"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5321BFF9" w14:textId="2A020FB4"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50CE9131" w14:textId="52BC653D"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1FA4E78F" w14:textId="54D8F4DC"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r>
      <w:tr w:rsidR="00E73313" w:rsidRPr="0020749A" w14:paraId="10B52315"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9BDA8A0"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subcircular petals</w:t>
            </w:r>
          </w:p>
        </w:tc>
        <w:tc>
          <w:tcPr>
            <w:tcW w:w="0" w:type="auto"/>
            <w:tcBorders>
              <w:top w:val="nil"/>
              <w:left w:val="nil"/>
              <w:bottom w:val="single" w:sz="4" w:space="0" w:color="auto"/>
              <w:right w:val="single" w:sz="4" w:space="0" w:color="auto"/>
            </w:tcBorders>
            <w:shd w:val="clear" w:color="auto" w:fill="auto"/>
            <w:noWrap/>
            <w:hideMark/>
          </w:tcPr>
          <w:p w14:paraId="7BFAFCEE" w14:textId="38E42D65"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6C62B92" w14:textId="1CA5527D"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5B827CA5" w14:textId="100F3F75"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37F4A267" w14:textId="1BF87329"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3F0728CD" w14:textId="64803BA8"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b/>
                <w:color w:val="E36C0A" w:themeColor="accent6" w:themeShade="BF"/>
                <w:sz w:val="28"/>
                <w:lang w:val="en-GB"/>
              </w:rPr>
              <w:t>!</w:t>
            </w:r>
          </w:p>
        </w:tc>
      </w:tr>
      <w:tr w:rsidR="00E73313" w:rsidRPr="0020749A" w14:paraId="62140DF8"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00F919B"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large staminode</w:t>
            </w:r>
          </w:p>
        </w:tc>
        <w:tc>
          <w:tcPr>
            <w:tcW w:w="0" w:type="auto"/>
            <w:tcBorders>
              <w:top w:val="nil"/>
              <w:left w:val="nil"/>
              <w:bottom w:val="single" w:sz="4" w:space="0" w:color="auto"/>
              <w:right w:val="single" w:sz="4" w:space="0" w:color="auto"/>
            </w:tcBorders>
            <w:shd w:val="clear" w:color="auto" w:fill="auto"/>
            <w:noWrap/>
            <w:hideMark/>
          </w:tcPr>
          <w:p w14:paraId="4051AAE5" w14:textId="4D118B3A"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815E6E4" w14:textId="5C392C1F"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B47682F" w14:textId="5350F37D"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D74A520" w14:textId="6D198FE3"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1EEF6C22" w14:textId="6FC1B6F2"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r>
      <w:tr w:rsidR="00E73313" w:rsidRPr="0020749A" w14:paraId="039D41E7" w14:textId="77777777" w:rsidTr="00052C11">
        <w:trPr>
          <w:trHeight w:val="300"/>
        </w:trPr>
        <w:tc>
          <w:tcPr>
            <w:tcW w:w="0" w:type="auto"/>
            <w:gridSpan w:val="2"/>
            <w:tcBorders>
              <w:top w:val="single" w:sz="4" w:space="0" w:color="auto"/>
              <w:left w:val="single" w:sz="4" w:space="0" w:color="auto"/>
              <w:bottom w:val="nil"/>
              <w:right w:val="single" w:sz="4" w:space="0" w:color="auto"/>
            </w:tcBorders>
            <w:shd w:val="clear" w:color="auto" w:fill="auto"/>
            <w:noWrap/>
            <w:vAlign w:val="bottom"/>
            <w:hideMark/>
          </w:tcPr>
          <w:p w14:paraId="3668D715"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cream/yellow coloured petals</w:t>
            </w:r>
          </w:p>
        </w:tc>
        <w:tc>
          <w:tcPr>
            <w:tcW w:w="0" w:type="auto"/>
            <w:tcBorders>
              <w:top w:val="nil"/>
              <w:left w:val="nil"/>
              <w:bottom w:val="single" w:sz="4" w:space="0" w:color="auto"/>
              <w:right w:val="single" w:sz="4" w:space="0" w:color="auto"/>
            </w:tcBorders>
            <w:shd w:val="clear" w:color="auto" w:fill="auto"/>
            <w:noWrap/>
            <w:vAlign w:val="bottom"/>
            <w:hideMark/>
          </w:tcPr>
          <w:p w14:paraId="6F10215C" w14:textId="3C6C8047"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58DCB35E" w14:textId="7FE1155C"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25D9FB2F" w14:textId="2235C2D2"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36861257" w14:textId="2DF8B28F"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507A6C65" w14:textId="4955AEE9"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r>
      <w:tr w:rsidR="00E73313" w:rsidRPr="0020749A" w14:paraId="66E5FDEC" w14:textId="77777777" w:rsidTr="00E73313">
        <w:trPr>
          <w:trHeight w:val="300"/>
        </w:trPr>
        <w:tc>
          <w:tcPr>
            <w:tcW w:w="0" w:type="auto"/>
            <w:tcBorders>
              <w:top w:val="single" w:sz="4" w:space="0" w:color="auto"/>
              <w:left w:val="nil"/>
              <w:bottom w:val="nil"/>
              <w:right w:val="nil"/>
            </w:tcBorders>
            <w:shd w:val="clear" w:color="auto" w:fill="auto"/>
            <w:noWrap/>
            <w:vAlign w:val="bottom"/>
            <w:hideMark/>
          </w:tcPr>
          <w:p w14:paraId="42F5DAEA"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6CDC0BFC"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Note</w:t>
            </w:r>
          </w:p>
        </w:tc>
        <w:tc>
          <w:tcPr>
            <w:tcW w:w="0" w:type="auto"/>
            <w:tcBorders>
              <w:top w:val="single" w:sz="4" w:space="0" w:color="B2B2B2"/>
              <w:left w:val="nil"/>
              <w:bottom w:val="single" w:sz="4" w:space="0" w:color="B2B2B2"/>
              <w:right w:val="single" w:sz="4" w:space="0" w:color="B2B2B2"/>
            </w:tcBorders>
            <w:shd w:val="clear" w:color="000000" w:fill="FFFFCC"/>
            <w:noWrap/>
            <w:vAlign w:val="bottom"/>
            <w:hideMark/>
          </w:tcPr>
          <w:p w14:paraId="50C4BF9A"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artificial white</w:t>
            </w:r>
          </w:p>
        </w:tc>
        <w:tc>
          <w:tcPr>
            <w:tcW w:w="0" w:type="auto"/>
            <w:tcBorders>
              <w:top w:val="nil"/>
              <w:left w:val="nil"/>
              <w:bottom w:val="nil"/>
              <w:right w:val="nil"/>
            </w:tcBorders>
            <w:shd w:val="clear" w:color="auto" w:fill="auto"/>
            <w:noWrap/>
            <w:vAlign w:val="bottom"/>
            <w:hideMark/>
          </w:tcPr>
          <w:p w14:paraId="26F756EE"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9CEB615"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A2C4ABA" w14:textId="77777777" w:rsidR="00E73313" w:rsidRPr="0020749A" w:rsidRDefault="00E73313" w:rsidP="00E73313">
            <w:pPr>
              <w:rPr>
                <w:rFonts w:ascii="Calibri" w:eastAsia="Times New Roman" w:hAnsi="Calibri" w:cs="Times New Roman"/>
                <w:color w:val="000000"/>
                <w:lang w:val="en-GB"/>
              </w:rPr>
            </w:pP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603B883A"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artificial brown</w:t>
            </w:r>
          </w:p>
        </w:tc>
      </w:tr>
      <w:tr w:rsidR="00E73313" w:rsidRPr="0020749A" w14:paraId="5796EC9C" w14:textId="77777777" w:rsidTr="00E73313">
        <w:trPr>
          <w:trHeight w:val="300"/>
        </w:trPr>
        <w:tc>
          <w:tcPr>
            <w:tcW w:w="0" w:type="auto"/>
            <w:tcBorders>
              <w:top w:val="nil"/>
              <w:left w:val="nil"/>
              <w:bottom w:val="nil"/>
              <w:right w:val="nil"/>
            </w:tcBorders>
            <w:shd w:val="clear" w:color="auto" w:fill="auto"/>
            <w:noWrap/>
            <w:vAlign w:val="bottom"/>
            <w:hideMark/>
          </w:tcPr>
          <w:p w14:paraId="204B334F"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FFC18BD"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054E0FF6"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patches caused</w:t>
            </w:r>
          </w:p>
        </w:tc>
        <w:tc>
          <w:tcPr>
            <w:tcW w:w="0" w:type="auto"/>
            <w:tcBorders>
              <w:top w:val="nil"/>
              <w:left w:val="nil"/>
              <w:bottom w:val="nil"/>
              <w:right w:val="nil"/>
            </w:tcBorders>
            <w:shd w:val="clear" w:color="auto" w:fill="auto"/>
            <w:noWrap/>
            <w:vAlign w:val="bottom"/>
            <w:hideMark/>
          </w:tcPr>
          <w:p w14:paraId="1EC7093D"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4BA3DD4"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7E2D199"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238F9D6C"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patches caused</w:t>
            </w:r>
          </w:p>
        </w:tc>
      </w:tr>
      <w:tr w:rsidR="00E73313" w:rsidRPr="0020749A" w14:paraId="7EC3A7A9" w14:textId="77777777" w:rsidTr="00E73313">
        <w:trPr>
          <w:trHeight w:val="300"/>
        </w:trPr>
        <w:tc>
          <w:tcPr>
            <w:tcW w:w="0" w:type="auto"/>
            <w:tcBorders>
              <w:top w:val="nil"/>
              <w:left w:val="nil"/>
              <w:bottom w:val="nil"/>
              <w:right w:val="nil"/>
            </w:tcBorders>
            <w:shd w:val="clear" w:color="auto" w:fill="auto"/>
            <w:noWrap/>
            <w:vAlign w:val="bottom"/>
            <w:hideMark/>
          </w:tcPr>
          <w:p w14:paraId="53FFF53C"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D6FF376"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6ADBC896"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by scanning</w:t>
            </w:r>
          </w:p>
        </w:tc>
        <w:tc>
          <w:tcPr>
            <w:tcW w:w="0" w:type="auto"/>
            <w:tcBorders>
              <w:top w:val="nil"/>
              <w:left w:val="nil"/>
              <w:bottom w:val="nil"/>
              <w:right w:val="nil"/>
            </w:tcBorders>
            <w:shd w:val="clear" w:color="auto" w:fill="auto"/>
            <w:noWrap/>
            <w:vAlign w:val="bottom"/>
            <w:hideMark/>
          </w:tcPr>
          <w:p w14:paraId="0CAB10B7"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9ACF774"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B9DCEBF"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1011324F"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by scanning</w:t>
            </w:r>
          </w:p>
        </w:tc>
      </w:tr>
      <w:tr w:rsidR="00E73313" w:rsidRPr="0020749A" w14:paraId="7444E4A4" w14:textId="77777777" w:rsidTr="00E73313">
        <w:trPr>
          <w:trHeight w:val="300"/>
        </w:trPr>
        <w:tc>
          <w:tcPr>
            <w:tcW w:w="0" w:type="auto"/>
            <w:tcBorders>
              <w:top w:val="nil"/>
              <w:left w:val="nil"/>
              <w:bottom w:val="nil"/>
              <w:right w:val="nil"/>
            </w:tcBorders>
            <w:shd w:val="clear" w:color="auto" w:fill="auto"/>
            <w:noWrap/>
            <w:vAlign w:val="bottom"/>
            <w:hideMark/>
          </w:tcPr>
          <w:p w14:paraId="3303E99E"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826298A"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B14767D"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B126DB4"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D07797F"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2CCAE37"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1444CD8" w14:textId="77777777" w:rsidR="00E73313" w:rsidRPr="0020749A" w:rsidRDefault="00E73313" w:rsidP="00E73313">
            <w:pPr>
              <w:rPr>
                <w:rFonts w:ascii="Calibri" w:eastAsia="Times New Roman" w:hAnsi="Calibri" w:cs="Times New Roman"/>
                <w:color w:val="000000"/>
                <w:lang w:val="en-GB"/>
              </w:rPr>
            </w:pPr>
          </w:p>
        </w:tc>
      </w:tr>
      <w:tr w:rsidR="00E73313" w:rsidRPr="0020749A" w14:paraId="5AF33A1F" w14:textId="77777777" w:rsidTr="00E73313">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204502E" w14:textId="77777777" w:rsidR="00E73313" w:rsidRPr="0020749A" w:rsidRDefault="00E73313" w:rsidP="00E73313">
            <w:pPr>
              <w:jc w:val="cente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Characteristics</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4A84BE11" w14:textId="77777777" w:rsidR="00E73313" w:rsidRPr="0020749A" w:rsidRDefault="00E73313" w:rsidP="00E73313">
            <w:pPr>
              <w:rPr>
                <w:rFonts w:ascii="Calibri" w:eastAsia="Times New Roman" w:hAnsi="Calibri" w:cs="Times New Roman"/>
                <w:b/>
                <w:bCs/>
                <w:color w:val="9C6500"/>
                <w:lang w:val="en-GB"/>
              </w:rPr>
            </w:pPr>
            <w:r w:rsidRPr="0020749A">
              <w:rPr>
                <w:rFonts w:ascii="Calibri" w:eastAsia="Times New Roman" w:hAnsi="Calibri" w:cs="Times New Roman"/>
                <w:b/>
                <w:bCs/>
                <w:color w:val="9C6500"/>
                <w:lang w:val="en-GB"/>
              </w:rPr>
              <w:t>emersonii1*</w:t>
            </w:r>
          </w:p>
        </w:tc>
        <w:tc>
          <w:tcPr>
            <w:tcW w:w="0" w:type="auto"/>
            <w:tcBorders>
              <w:top w:val="single" w:sz="4" w:space="0" w:color="auto"/>
              <w:left w:val="nil"/>
              <w:bottom w:val="single" w:sz="4" w:space="0" w:color="auto"/>
              <w:right w:val="single" w:sz="4" w:space="0" w:color="auto"/>
            </w:tcBorders>
            <w:shd w:val="clear" w:color="000000" w:fill="FFC7CE"/>
            <w:noWrap/>
            <w:vAlign w:val="bottom"/>
            <w:hideMark/>
          </w:tcPr>
          <w:p w14:paraId="617C6558" w14:textId="77777777" w:rsidR="00E73313" w:rsidRPr="0020749A" w:rsidRDefault="00E73313" w:rsidP="00E73313">
            <w:pPr>
              <w:rPr>
                <w:rFonts w:ascii="Calibri" w:eastAsia="Times New Roman" w:hAnsi="Calibri" w:cs="Times New Roman"/>
                <w:b/>
                <w:bCs/>
                <w:color w:val="9C0006"/>
                <w:lang w:val="en-GB"/>
              </w:rPr>
            </w:pPr>
            <w:r w:rsidRPr="0020749A">
              <w:rPr>
                <w:rFonts w:ascii="Calibri" w:eastAsia="Times New Roman" w:hAnsi="Calibri" w:cs="Times New Roman"/>
                <w:b/>
                <w:bCs/>
                <w:color w:val="9C0006"/>
                <w:lang w:val="en-GB"/>
              </w:rPr>
              <w:t>emersonii2_1§</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7C48D2A2" w14:textId="77777777" w:rsidR="00E73313" w:rsidRPr="0020749A" w:rsidRDefault="00E73313" w:rsidP="00E73313">
            <w:pPr>
              <w:rPr>
                <w:rFonts w:ascii="Calibri" w:eastAsia="Times New Roman" w:hAnsi="Calibri" w:cs="Times New Roman"/>
                <w:b/>
                <w:bCs/>
                <w:color w:val="006100"/>
                <w:lang w:val="en-GB"/>
              </w:rPr>
            </w:pPr>
            <w:r w:rsidRPr="0020749A">
              <w:rPr>
                <w:rFonts w:ascii="Calibri" w:eastAsia="Times New Roman" w:hAnsi="Calibri" w:cs="Times New Roman"/>
                <w:b/>
                <w:bCs/>
                <w:color w:val="006100"/>
                <w:lang w:val="en-GB"/>
              </w:rPr>
              <w:t>emersonii2_3§</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10C57FC0" w14:textId="77777777" w:rsidR="00E73313" w:rsidRPr="0020749A" w:rsidRDefault="00E73313" w:rsidP="00E73313">
            <w:pPr>
              <w:rPr>
                <w:rFonts w:ascii="Calibri" w:eastAsia="Times New Roman" w:hAnsi="Calibri" w:cs="Times New Roman"/>
                <w:b/>
                <w:bCs/>
                <w:color w:val="006100"/>
                <w:lang w:val="en-GB"/>
              </w:rPr>
            </w:pPr>
            <w:r w:rsidRPr="0020749A">
              <w:rPr>
                <w:rFonts w:ascii="Calibri" w:eastAsia="Times New Roman" w:hAnsi="Calibri" w:cs="Times New Roman"/>
                <w:b/>
                <w:bCs/>
                <w:color w:val="006100"/>
                <w:lang w:val="en-GB"/>
              </w:rPr>
              <w:t>emersonii2_5§</w:t>
            </w:r>
          </w:p>
        </w:tc>
        <w:tc>
          <w:tcPr>
            <w:tcW w:w="0" w:type="auto"/>
            <w:tcBorders>
              <w:top w:val="single" w:sz="4" w:space="0" w:color="auto"/>
              <w:left w:val="nil"/>
              <w:bottom w:val="single" w:sz="4" w:space="0" w:color="auto"/>
              <w:right w:val="single" w:sz="4" w:space="0" w:color="auto"/>
            </w:tcBorders>
            <w:shd w:val="clear" w:color="000000" w:fill="FFC7CE"/>
            <w:noWrap/>
            <w:vAlign w:val="bottom"/>
            <w:hideMark/>
          </w:tcPr>
          <w:p w14:paraId="03C295A3" w14:textId="77777777" w:rsidR="00E73313" w:rsidRPr="0020749A" w:rsidRDefault="00E73313" w:rsidP="00E73313">
            <w:pPr>
              <w:rPr>
                <w:rFonts w:ascii="Calibri" w:eastAsia="Times New Roman" w:hAnsi="Calibri" w:cs="Times New Roman"/>
                <w:b/>
                <w:bCs/>
                <w:color w:val="9C0006"/>
                <w:lang w:val="en-GB"/>
              </w:rPr>
            </w:pPr>
            <w:r w:rsidRPr="0020749A">
              <w:rPr>
                <w:rFonts w:ascii="Calibri" w:eastAsia="Times New Roman" w:hAnsi="Calibri" w:cs="Times New Roman"/>
                <w:b/>
                <w:bCs/>
                <w:color w:val="9C0006"/>
                <w:lang w:val="en-GB"/>
              </w:rPr>
              <w:t>malipoense1*</w:t>
            </w:r>
          </w:p>
        </w:tc>
      </w:tr>
      <w:tr w:rsidR="00E73313" w:rsidRPr="0020749A" w14:paraId="757AF6B0" w14:textId="77777777" w:rsidTr="00E73313">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009A209"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4C9A06E4"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4C072794"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49862EEF"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3BC35C51"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50B972EE"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E73313" w:rsidRPr="0020749A" w14:paraId="4FB7A9EC"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956C32A"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broad-elliptic petals</w:t>
            </w:r>
          </w:p>
        </w:tc>
        <w:tc>
          <w:tcPr>
            <w:tcW w:w="0" w:type="auto"/>
            <w:tcBorders>
              <w:top w:val="nil"/>
              <w:left w:val="nil"/>
              <w:bottom w:val="single" w:sz="4" w:space="0" w:color="auto"/>
              <w:right w:val="single" w:sz="4" w:space="0" w:color="auto"/>
            </w:tcBorders>
            <w:shd w:val="clear" w:color="auto" w:fill="auto"/>
            <w:noWrap/>
            <w:hideMark/>
          </w:tcPr>
          <w:p w14:paraId="6089D43C" w14:textId="7514EDCF"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229FE18F" w14:textId="6517FF4B"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A9CE3AB" w14:textId="287065FD"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FD70438" w14:textId="77DB4CF2"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16C99DCE" w14:textId="6DDAB10D"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r>
      <w:tr w:rsidR="00E73313" w:rsidRPr="0020749A" w14:paraId="352AA32D"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3FEA484"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subcircular petals</w:t>
            </w:r>
          </w:p>
        </w:tc>
        <w:tc>
          <w:tcPr>
            <w:tcW w:w="0" w:type="auto"/>
            <w:tcBorders>
              <w:top w:val="nil"/>
              <w:left w:val="nil"/>
              <w:bottom w:val="single" w:sz="4" w:space="0" w:color="auto"/>
              <w:right w:val="single" w:sz="4" w:space="0" w:color="auto"/>
            </w:tcBorders>
            <w:shd w:val="clear" w:color="auto" w:fill="auto"/>
            <w:noWrap/>
            <w:hideMark/>
          </w:tcPr>
          <w:p w14:paraId="6AFA375D" w14:textId="32B2D008"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C2ADBB4" w14:textId="5F93C14F"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333B580A" w14:textId="191535AD"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06AD54B3" w14:textId="036224C0"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4296FB11" w14:textId="012ED1B5"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r>
      <w:tr w:rsidR="00E73313" w:rsidRPr="0020749A" w14:paraId="6AFD4D33"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FC2D3AF"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large staminode</w:t>
            </w:r>
          </w:p>
        </w:tc>
        <w:tc>
          <w:tcPr>
            <w:tcW w:w="0" w:type="auto"/>
            <w:tcBorders>
              <w:top w:val="nil"/>
              <w:left w:val="nil"/>
              <w:bottom w:val="single" w:sz="4" w:space="0" w:color="auto"/>
              <w:right w:val="single" w:sz="4" w:space="0" w:color="auto"/>
            </w:tcBorders>
            <w:shd w:val="clear" w:color="auto" w:fill="auto"/>
            <w:noWrap/>
            <w:hideMark/>
          </w:tcPr>
          <w:p w14:paraId="303FAE5A" w14:textId="07AAB56F"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6107B01" w14:textId="3D17D48A"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14B93B5" w14:textId="1D3DCA10"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B6E3F07" w14:textId="1B6548BC"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F74B2D3" w14:textId="0DE5B817"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r>
      <w:tr w:rsidR="00E73313" w:rsidRPr="0020749A" w14:paraId="0FBAED0D" w14:textId="77777777" w:rsidTr="00052C11">
        <w:trPr>
          <w:trHeight w:val="300"/>
        </w:trPr>
        <w:tc>
          <w:tcPr>
            <w:tcW w:w="0" w:type="auto"/>
            <w:gridSpan w:val="2"/>
            <w:tcBorders>
              <w:top w:val="single" w:sz="4" w:space="0" w:color="auto"/>
              <w:left w:val="single" w:sz="4" w:space="0" w:color="auto"/>
              <w:bottom w:val="nil"/>
              <w:right w:val="single" w:sz="4" w:space="0" w:color="auto"/>
            </w:tcBorders>
            <w:shd w:val="clear" w:color="auto" w:fill="auto"/>
            <w:noWrap/>
            <w:vAlign w:val="bottom"/>
            <w:hideMark/>
          </w:tcPr>
          <w:p w14:paraId="128783CF"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cream/yellow coloured petals</w:t>
            </w:r>
          </w:p>
        </w:tc>
        <w:tc>
          <w:tcPr>
            <w:tcW w:w="0" w:type="auto"/>
            <w:tcBorders>
              <w:top w:val="nil"/>
              <w:left w:val="nil"/>
              <w:bottom w:val="single" w:sz="4" w:space="0" w:color="auto"/>
              <w:right w:val="single" w:sz="4" w:space="0" w:color="auto"/>
            </w:tcBorders>
            <w:shd w:val="clear" w:color="auto" w:fill="auto"/>
            <w:noWrap/>
            <w:hideMark/>
          </w:tcPr>
          <w:p w14:paraId="73D84D6D" w14:textId="2313ECA5"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4C1F3566" w14:textId="5D197922"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64506BFC" w14:textId="0BED5B8B"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7C4B8BE5" w14:textId="1C97F243"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942B8DD" w14:textId="1F506AF8"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r>
      <w:tr w:rsidR="00E73313" w:rsidRPr="0020749A" w14:paraId="3464D383" w14:textId="77777777" w:rsidTr="00E73313">
        <w:trPr>
          <w:trHeight w:val="300"/>
        </w:trPr>
        <w:tc>
          <w:tcPr>
            <w:tcW w:w="0" w:type="auto"/>
            <w:tcBorders>
              <w:top w:val="single" w:sz="4" w:space="0" w:color="auto"/>
              <w:left w:val="nil"/>
              <w:bottom w:val="nil"/>
              <w:right w:val="nil"/>
            </w:tcBorders>
            <w:shd w:val="clear" w:color="auto" w:fill="auto"/>
            <w:noWrap/>
            <w:vAlign w:val="bottom"/>
            <w:hideMark/>
          </w:tcPr>
          <w:p w14:paraId="1124BB75"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49381FAA"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Note</w:t>
            </w:r>
          </w:p>
        </w:tc>
        <w:tc>
          <w:tcPr>
            <w:tcW w:w="0" w:type="auto"/>
            <w:tcBorders>
              <w:top w:val="single" w:sz="4" w:space="0" w:color="B2B2B2"/>
              <w:left w:val="nil"/>
              <w:bottom w:val="single" w:sz="4" w:space="0" w:color="B2B2B2"/>
              <w:right w:val="single" w:sz="4" w:space="0" w:color="B2B2B2"/>
            </w:tcBorders>
            <w:shd w:val="clear" w:color="000000" w:fill="FFFFCC"/>
            <w:noWrap/>
            <w:vAlign w:val="bottom"/>
            <w:hideMark/>
          </w:tcPr>
          <w:p w14:paraId="0923A463"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artificial white</w:t>
            </w:r>
          </w:p>
        </w:tc>
        <w:tc>
          <w:tcPr>
            <w:tcW w:w="0" w:type="auto"/>
            <w:tcBorders>
              <w:top w:val="single" w:sz="4" w:space="0" w:color="B2B2B2"/>
              <w:left w:val="nil"/>
              <w:bottom w:val="single" w:sz="4" w:space="0" w:color="B2B2B2"/>
              <w:right w:val="single" w:sz="4" w:space="0" w:color="B2B2B2"/>
            </w:tcBorders>
            <w:shd w:val="clear" w:color="000000" w:fill="FFFFCC"/>
            <w:noWrap/>
            <w:vAlign w:val="bottom"/>
            <w:hideMark/>
          </w:tcPr>
          <w:p w14:paraId="37662575"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Flower dark</w:t>
            </w:r>
          </w:p>
        </w:tc>
        <w:tc>
          <w:tcPr>
            <w:tcW w:w="0" w:type="auto"/>
            <w:tcBorders>
              <w:top w:val="nil"/>
              <w:left w:val="nil"/>
              <w:bottom w:val="nil"/>
              <w:right w:val="nil"/>
            </w:tcBorders>
            <w:shd w:val="clear" w:color="auto" w:fill="auto"/>
            <w:noWrap/>
            <w:vAlign w:val="bottom"/>
            <w:hideMark/>
          </w:tcPr>
          <w:p w14:paraId="64B7DBE2" w14:textId="77777777" w:rsidR="00E73313" w:rsidRPr="0020749A" w:rsidRDefault="00E73313" w:rsidP="00E73313">
            <w:pPr>
              <w:rPr>
                <w:rFonts w:ascii="Calibri" w:eastAsia="Times New Roman" w:hAnsi="Calibri" w:cs="Times New Roman"/>
                <w:color w:val="000000"/>
                <w:lang w:val="en-GB"/>
              </w:rPr>
            </w:pP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7C7B59E5"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Flower gray/</w:t>
            </w:r>
          </w:p>
        </w:tc>
        <w:tc>
          <w:tcPr>
            <w:tcW w:w="0" w:type="auto"/>
            <w:tcBorders>
              <w:top w:val="nil"/>
              <w:left w:val="nil"/>
              <w:bottom w:val="nil"/>
              <w:right w:val="nil"/>
            </w:tcBorders>
            <w:shd w:val="clear" w:color="auto" w:fill="auto"/>
            <w:noWrap/>
            <w:vAlign w:val="bottom"/>
            <w:hideMark/>
          </w:tcPr>
          <w:p w14:paraId="23349C81" w14:textId="77777777" w:rsidR="00E73313" w:rsidRPr="0020749A" w:rsidRDefault="00E73313" w:rsidP="00E73313">
            <w:pPr>
              <w:rPr>
                <w:rFonts w:ascii="Calibri" w:eastAsia="Times New Roman" w:hAnsi="Calibri" w:cs="Times New Roman"/>
                <w:color w:val="000000"/>
                <w:lang w:val="en-GB"/>
              </w:rPr>
            </w:pPr>
          </w:p>
        </w:tc>
      </w:tr>
      <w:tr w:rsidR="00E73313" w:rsidRPr="0020749A" w14:paraId="2BBE030A" w14:textId="77777777" w:rsidTr="00E73313">
        <w:trPr>
          <w:trHeight w:val="300"/>
        </w:trPr>
        <w:tc>
          <w:tcPr>
            <w:tcW w:w="0" w:type="auto"/>
            <w:tcBorders>
              <w:top w:val="nil"/>
              <w:left w:val="nil"/>
              <w:bottom w:val="nil"/>
              <w:right w:val="nil"/>
            </w:tcBorders>
            <w:shd w:val="clear" w:color="auto" w:fill="auto"/>
            <w:noWrap/>
            <w:vAlign w:val="bottom"/>
            <w:hideMark/>
          </w:tcPr>
          <w:p w14:paraId="1B13097B"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45F72B3"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1CC00DA7"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patches caused</w:t>
            </w:r>
          </w:p>
        </w:tc>
        <w:tc>
          <w:tcPr>
            <w:tcW w:w="0" w:type="auto"/>
            <w:tcBorders>
              <w:top w:val="nil"/>
              <w:left w:val="nil"/>
              <w:bottom w:val="nil"/>
              <w:right w:val="nil"/>
            </w:tcBorders>
            <w:shd w:val="clear" w:color="auto" w:fill="auto"/>
            <w:noWrap/>
            <w:vAlign w:val="bottom"/>
            <w:hideMark/>
          </w:tcPr>
          <w:p w14:paraId="0ED8843B"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35586A1"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231A94FF"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blue like</w:t>
            </w:r>
          </w:p>
        </w:tc>
        <w:tc>
          <w:tcPr>
            <w:tcW w:w="0" w:type="auto"/>
            <w:tcBorders>
              <w:top w:val="nil"/>
              <w:left w:val="nil"/>
              <w:bottom w:val="nil"/>
              <w:right w:val="nil"/>
            </w:tcBorders>
            <w:shd w:val="clear" w:color="auto" w:fill="auto"/>
            <w:noWrap/>
            <w:vAlign w:val="bottom"/>
            <w:hideMark/>
          </w:tcPr>
          <w:p w14:paraId="4DD2D18E" w14:textId="77777777" w:rsidR="00E73313" w:rsidRPr="0020749A" w:rsidRDefault="00E73313" w:rsidP="00E73313">
            <w:pPr>
              <w:rPr>
                <w:rFonts w:ascii="Calibri" w:eastAsia="Times New Roman" w:hAnsi="Calibri" w:cs="Times New Roman"/>
                <w:color w:val="000000"/>
                <w:lang w:val="en-GB"/>
              </w:rPr>
            </w:pPr>
          </w:p>
        </w:tc>
      </w:tr>
      <w:tr w:rsidR="00E73313" w:rsidRPr="0020749A" w14:paraId="0C7D3D94" w14:textId="77777777" w:rsidTr="00E73313">
        <w:trPr>
          <w:trHeight w:val="300"/>
        </w:trPr>
        <w:tc>
          <w:tcPr>
            <w:tcW w:w="0" w:type="auto"/>
            <w:tcBorders>
              <w:top w:val="nil"/>
              <w:left w:val="nil"/>
              <w:bottom w:val="nil"/>
              <w:right w:val="nil"/>
            </w:tcBorders>
            <w:shd w:val="clear" w:color="auto" w:fill="auto"/>
            <w:noWrap/>
            <w:vAlign w:val="bottom"/>
            <w:hideMark/>
          </w:tcPr>
          <w:p w14:paraId="338750EE"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9387A13"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36B00CE9"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by scanning</w:t>
            </w:r>
          </w:p>
        </w:tc>
        <w:tc>
          <w:tcPr>
            <w:tcW w:w="0" w:type="auto"/>
            <w:tcBorders>
              <w:top w:val="nil"/>
              <w:left w:val="nil"/>
              <w:bottom w:val="nil"/>
              <w:right w:val="nil"/>
            </w:tcBorders>
            <w:shd w:val="clear" w:color="auto" w:fill="auto"/>
            <w:noWrap/>
            <w:vAlign w:val="bottom"/>
            <w:hideMark/>
          </w:tcPr>
          <w:p w14:paraId="1AEC109A"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D45A222"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369E96A"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12C531D" w14:textId="77777777" w:rsidR="00E73313" w:rsidRPr="0020749A" w:rsidRDefault="00E73313" w:rsidP="00E73313">
            <w:pPr>
              <w:rPr>
                <w:rFonts w:ascii="Calibri" w:eastAsia="Times New Roman" w:hAnsi="Calibri" w:cs="Times New Roman"/>
                <w:color w:val="000000"/>
                <w:lang w:val="en-GB"/>
              </w:rPr>
            </w:pPr>
          </w:p>
        </w:tc>
      </w:tr>
      <w:tr w:rsidR="00E73313" w:rsidRPr="0020749A" w14:paraId="7A1B4278" w14:textId="77777777" w:rsidTr="00E73313">
        <w:trPr>
          <w:trHeight w:val="300"/>
        </w:trPr>
        <w:tc>
          <w:tcPr>
            <w:tcW w:w="0" w:type="auto"/>
            <w:tcBorders>
              <w:top w:val="nil"/>
              <w:left w:val="nil"/>
              <w:bottom w:val="nil"/>
              <w:right w:val="nil"/>
            </w:tcBorders>
            <w:shd w:val="clear" w:color="auto" w:fill="auto"/>
            <w:noWrap/>
            <w:vAlign w:val="bottom"/>
            <w:hideMark/>
          </w:tcPr>
          <w:p w14:paraId="3BB01987"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DD023CF"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4FABF3F"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287C841"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E1A1C76"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AC2B336"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A61EF04" w14:textId="77777777" w:rsidR="00E73313" w:rsidRPr="0020749A" w:rsidRDefault="00E73313" w:rsidP="00E73313">
            <w:pPr>
              <w:rPr>
                <w:rFonts w:ascii="Calibri" w:eastAsia="Times New Roman" w:hAnsi="Calibri" w:cs="Times New Roman"/>
                <w:color w:val="000000"/>
                <w:lang w:val="en-GB"/>
              </w:rPr>
            </w:pPr>
          </w:p>
        </w:tc>
      </w:tr>
      <w:tr w:rsidR="00E73313" w:rsidRPr="0020749A" w14:paraId="3A2914A3" w14:textId="77777777" w:rsidTr="00E73313">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2D1E385" w14:textId="77777777" w:rsidR="00E73313" w:rsidRPr="0020749A" w:rsidRDefault="00E73313" w:rsidP="00E73313">
            <w:pPr>
              <w:jc w:val="cente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Characteristics</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49120469" w14:textId="77777777" w:rsidR="00E73313" w:rsidRPr="0020749A" w:rsidRDefault="00E73313" w:rsidP="00E73313">
            <w:pPr>
              <w:rPr>
                <w:rFonts w:ascii="Calibri" w:eastAsia="Times New Roman" w:hAnsi="Calibri" w:cs="Times New Roman"/>
                <w:b/>
                <w:bCs/>
                <w:color w:val="006100"/>
                <w:lang w:val="en-GB"/>
              </w:rPr>
            </w:pPr>
            <w:r w:rsidRPr="0020749A">
              <w:rPr>
                <w:rFonts w:ascii="Calibri" w:eastAsia="Times New Roman" w:hAnsi="Calibri" w:cs="Times New Roman"/>
                <w:b/>
                <w:bCs/>
                <w:color w:val="006100"/>
                <w:lang w:val="en-GB"/>
              </w:rPr>
              <w:t>malipoense2_10§</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53401899" w14:textId="77777777" w:rsidR="00E73313" w:rsidRPr="0020749A" w:rsidRDefault="00E73313" w:rsidP="00E73313">
            <w:pPr>
              <w:rPr>
                <w:rFonts w:ascii="Calibri" w:eastAsia="Times New Roman" w:hAnsi="Calibri" w:cs="Times New Roman"/>
                <w:b/>
                <w:bCs/>
                <w:color w:val="006100"/>
                <w:lang w:val="en-GB"/>
              </w:rPr>
            </w:pPr>
            <w:r w:rsidRPr="0020749A">
              <w:rPr>
                <w:rFonts w:ascii="Calibri" w:eastAsia="Times New Roman" w:hAnsi="Calibri" w:cs="Times New Roman"/>
                <w:b/>
                <w:bCs/>
                <w:color w:val="006100"/>
                <w:lang w:val="en-GB"/>
              </w:rPr>
              <w:t>malipoense2_12§</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5CFC7800" w14:textId="77777777" w:rsidR="00E73313" w:rsidRPr="0020749A" w:rsidRDefault="00E73313" w:rsidP="00E73313">
            <w:pPr>
              <w:rPr>
                <w:rFonts w:ascii="Calibri" w:eastAsia="Times New Roman" w:hAnsi="Calibri" w:cs="Times New Roman"/>
                <w:b/>
                <w:bCs/>
                <w:color w:val="006100"/>
                <w:lang w:val="en-GB"/>
              </w:rPr>
            </w:pPr>
            <w:r w:rsidRPr="0020749A">
              <w:rPr>
                <w:rFonts w:ascii="Calibri" w:eastAsia="Times New Roman" w:hAnsi="Calibri" w:cs="Times New Roman"/>
                <w:b/>
                <w:bCs/>
                <w:color w:val="006100"/>
                <w:lang w:val="en-GB"/>
              </w:rPr>
              <w:t>malipoense2_14§</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5C9490B5" w14:textId="77777777" w:rsidR="00E73313" w:rsidRPr="0020749A" w:rsidRDefault="00E73313" w:rsidP="00E73313">
            <w:pPr>
              <w:rPr>
                <w:rFonts w:ascii="Calibri" w:eastAsia="Times New Roman" w:hAnsi="Calibri" w:cs="Times New Roman"/>
                <w:b/>
                <w:bCs/>
                <w:color w:val="006100"/>
                <w:lang w:val="en-GB"/>
              </w:rPr>
            </w:pPr>
            <w:r w:rsidRPr="0020749A">
              <w:rPr>
                <w:rFonts w:ascii="Calibri" w:eastAsia="Times New Roman" w:hAnsi="Calibri" w:cs="Times New Roman"/>
                <w:b/>
                <w:bCs/>
                <w:color w:val="006100"/>
                <w:lang w:val="en-GB"/>
              </w:rPr>
              <w:t>malipoense2_8§</w:t>
            </w:r>
          </w:p>
        </w:tc>
        <w:tc>
          <w:tcPr>
            <w:tcW w:w="0" w:type="auto"/>
            <w:tcBorders>
              <w:top w:val="single" w:sz="4" w:space="0" w:color="auto"/>
              <w:left w:val="nil"/>
              <w:bottom w:val="single" w:sz="4" w:space="0" w:color="auto"/>
              <w:right w:val="single" w:sz="4" w:space="0" w:color="auto"/>
            </w:tcBorders>
            <w:shd w:val="clear" w:color="000000" w:fill="FFC7CE"/>
            <w:noWrap/>
            <w:vAlign w:val="bottom"/>
            <w:hideMark/>
          </w:tcPr>
          <w:p w14:paraId="4A80617F" w14:textId="77777777" w:rsidR="00E73313" w:rsidRPr="0020749A" w:rsidRDefault="00E73313" w:rsidP="00E73313">
            <w:pPr>
              <w:rPr>
                <w:rFonts w:ascii="Calibri" w:eastAsia="Times New Roman" w:hAnsi="Calibri" w:cs="Times New Roman"/>
                <w:b/>
                <w:bCs/>
                <w:color w:val="9C0006"/>
                <w:lang w:val="en-GB"/>
              </w:rPr>
            </w:pPr>
            <w:r w:rsidRPr="0020749A">
              <w:rPr>
                <w:rFonts w:ascii="Calibri" w:eastAsia="Times New Roman" w:hAnsi="Calibri" w:cs="Times New Roman"/>
                <w:b/>
                <w:bCs/>
                <w:color w:val="9C0006"/>
                <w:lang w:val="en-GB"/>
              </w:rPr>
              <w:t>malipoense2*</w:t>
            </w:r>
          </w:p>
        </w:tc>
      </w:tr>
      <w:tr w:rsidR="00E73313" w:rsidRPr="0020749A" w14:paraId="606BA686" w14:textId="77777777" w:rsidTr="00E73313">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5098057"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688D5C40"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1218EA81"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60E915E0"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68F9295C"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39B49958"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E73313" w:rsidRPr="0020749A" w14:paraId="3A978856"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CE04F8E"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broad-elliptic petals</w:t>
            </w:r>
          </w:p>
        </w:tc>
        <w:tc>
          <w:tcPr>
            <w:tcW w:w="0" w:type="auto"/>
            <w:tcBorders>
              <w:top w:val="nil"/>
              <w:left w:val="nil"/>
              <w:bottom w:val="single" w:sz="4" w:space="0" w:color="auto"/>
              <w:right w:val="single" w:sz="4" w:space="0" w:color="auto"/>
            </w:tcBorders>
            <w:shd w:val="clear" w:color="auto" w:fill="auto"/>
            <w:noWrap/>
            <w:hideMark/>
          </w:tcPr>
          <w:p w14:paraId="6458AB23" w14:textId="1DC22ADF"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38AA5287" w14:textId="5AF97DD4"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92CE5B3" w14:textId="040EDBA8"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4A74EA01" w14:textId="4A1FDF39"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02420A73" w14:textId="38AC4054"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b/>
                <w:color w:val="E36C0A" w:themeColor="accent6" w:themeShade="BF"/>
                <w:sz w:val="28"/>
                <w:lang w:val="en-GB"/>
              </w:rPr>
              <w:t>!</w:t>
            </w:r>
          </w:p>
        </w:tc>
      </w:tr>
      <w:tr w:rsidR="00E73313" w:rsidRPr="0020749A" w14:paraId="6610C0FB"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2562BAD"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subcircular petals</w:t>
            </w:r>
          </w:p>
        </w:tc>
        <w:tc>
          <w:tcPr>
            <w:tcW w:w="0" w:type="auto"/>
            <w:tcBorders>
              <w:top w:val="nil"/>
              <w:left w:val="nil"/>
              <w:bottom w:val="single" w:sz="4" w:space="0" w:color="auto"/>
              <w:right w:val="single" w:sz="4" w:space="0" w:color="auto"/>
            </w:tcBorders>
            <w:shd w:val="clear" w:color="auto" w:fill="auto"/>
            <w:noWrap/>
            <w:hideMark/>
          </w:tcPr>
          <w:p w14:paraId="1ED673ED" w14:textId="617B798D"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242A0A0A" w14:textId="7E44F43C"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BCFEB49" w14:textId="239B3E7A"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2823E8F" w14:textId="3C6AC062"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09A6FBA6" w14:textId="08B6A6D4"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r>
      <w:tr w:rsidR="00E73313" w:rsidRPr="0020749A" w14:paraId="47F3A9A8"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BC8476F"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large staminode</w:t>
            </w:r>
          </w:p>
        </w:tc>
        <w:tc>
          <w:tcPr>
            <w:tcW w:w="0" w:type="auto"/>
            <w:tcBorders>
              <w:top w:val="nil"/>
              <w:left w:val="nil"/>
              <w:bottom w:val="single" w:sz="4" w:space="0" w:color="auto"/>
              <w:right w:val="single" w:sz="4" w:space="0" w:color="auto"/>
            </w:tcBorders>
            <w:shd w:val="clear" w:color="auto" w:fill="auto"/>
            <w:noWrap/>
            <w:hideMark/>
          </w:tcPr>
          <w:p w14:paraId="3D693688" w14:textId="7F5A14A8"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085DC4A5" w14:textId="4A8D73C8"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04D9B20" w14:textId="66FB6B5E"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0C44E269" w14:textId="08A3B5A2"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49AE8A12" w14:textId="2F6F5E29"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r>
      <w:tr w:rsidR="00E73313" w:rsidRPr="0020749A" w14:paraId="3461DC35" w14:textId="77777777" w:rsidTr="00052C11">
        <w:trPr>
          <w:trHeight w:val="300"/>
        </w:trPr>
        <w:tc>
          <w:tcPr>
            <w:tcW w:w="0" w:type="auto"/>
            <w:gridSpan w:val="2"/>
            <w:tcBorders>
              <w:top w:val="single" w:sz="4" w:space="0" w:color="auto"/>
              <w:left w:val="single" w:sz="4" w:space="0" w:color="auto"/>
              <w:bottom w:val="nil"/>
              <w:right w:val="single" w:sz="4" w:space="0" w:color="auto"/>
            </w:tcBorders>
            <w:shd w:val="clear" w:color="auto" w:fill="auto"/>
            <w:noWrap/>
            <w:vAlign w:val="bottom"/>
            <w:hideMark/>
          </w:tcPr>
          <w:p w14:paraId="69C0790E"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cream/yellow coloured petals</w:t>
            </w:r>
          </w:p>
        </w:tc>
        <w:tc>
          <w:tcPr>
            <w:tcW w:w="0" w:type="auto"/>
            <w:tcBorders>
              <w:top w:val="nil"/>
              <w:left w:val="nil"/>
              <w:bottom w:val="single" w:sz="4" w:space="0" w:color="auto"/>
              <w:right w:val="single" w:sz="4" w:space="0" w:color="auto"/>
            </w:tcBorders>
            <w:shd w:val="clear" w:color="auto" w:fill="auto"/>
            <w:noWrap/>
            <w:hideMark/>
          </w:tcPr>
          <w:p w14:paraId="17F104ED" w14:textId="0BCF8BC1"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456AEB9" w14:textId="1BF26ABB"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5C79B2A4" w14:textId="45708854"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43C729B3" w14:textId="25F669DE"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4A9795FD" w14:textId="66311866"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r>
      <w:tr w:rsidR="00E73313" w:rsidRPr="0020749A" w14:paraId="65FF4C38" w14:textId="77777777" w:rsidTr="00E73313">
        <w:trPr>
          <w:trHeight w:val="300"/>
        </w:trPr>
        <w:tc>
          <w:tcPr>
            <w:tcW w:w="0" w:type="auto"/>
            <w:tcBorders>
              <w:top w:val="single" w:sz="4" w:space="0" w:color="auto"/>
              <w:left w:val="nil"/>
              <w:bottom w:val="nil"/>
              <w:right w:val="nil"/>
            </w:tcBorders>
            <w:shd w:val="clear" w:color="auto" w:fill="auto"/>
            <w:noWrap/>
            <w:vAlign w:val="bottom"/>
            <w:hideMark/>
          </w:tcPr>
          <w:p w14:paraId="2949BA2B"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0C77C017"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Note</w:t>
            </w:r>
          </w:p>
        </w:tc>
        <w:tc>
          <w:tcPr>
            <w:tcW w:w="0" w:type="auto"/>
            <w:tcBorders>
              <w:top w:val="nil"/>
              <w:left w:val="nil"/>
              <w:bottom w:val="nil"/>
              <w:right w:val="nil"/>
            </w:tcBorders>
            <w:shd w:val="clear" w:color="auto" w:fill="auto"/>
            <w:noWrap/>
            <w:vAlign w:val="bottom"/>
            <w:hideMark/>
          </w:tcPr>
          <w:p w14:paraId="6910FC3C"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BA96762"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CEFEF6C"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BC0CD63" w14:textId="77777777" w:rsidR="00E73313" w:rsidRPr="0020749A" w:rsidRDefault="00E73313" w:rsidP="00E73313">
            <w:pPr>
              <w:rPr>
                <w:rFonts w:ascii="Calibri" w:eastAsia="Times New Roman" w:hAnsi="Calibri" w:cs="Times New Roman"/>
                <w:color w:val="000000"/>
                <w:lang w:val="en-GB"/>
              </w:rPr>
            </w:pP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0E942FED"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Not fully frontal</w:t>
            </w:r>
          </w:p>
        </w:tc>
      </w:tr>
      <w:tr w:rsidR="00E73313" w:rsidRPr="0020749A" w14:paraId="1C70740B" w14:textId="77777777" w:rsidTr="00E73313">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43AA719" w14:textId="77777777" w:rsidR="00E73313" w:rsidRPr="0020749A" w:rsidRDefault="00E73313" w:rsidP="00E73313">
            <w:pPr>
              <w:jc w:val="cente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lastRenderedPageBreak/>
              <w:t>Characteristics</w:t>
            </w:r>
          </w:p>
        </w:tc>
        <w:tc>
          <w:tcPr>
            <w:tcW w:w="0" w:type="auto"/>
            <w:tcBorders>
              <w:top w:val="single" w:sz="4" w:space="0" w:color="auto"/>
              <w:left w:val="nil"/>
              <w:bottom w:val="single" w:sz="4" w:space="0" w:color="auto"/>
              <w:right w:val="single" w:sz="4" w:space="0" w:color="auto"/>
            </w:tcBorders>
            <w:shd w:val="clear" w:color="000000" w:fill="FFC7CE"/>
            <w:noWrap/>
            <w:vAlign w:val="bottom"/>
            <w:hideMark/>
          </w:tcPr>
          <w:p w14:paraId="59290DD2" w14:textId="77777777" w:rsidR="00E73313" w:rsidRPr="0020749A" w:rsidRDefault="00E73313" w:rsidP="00E73313">
            <w:pPr>
              <w:rPr>
                <w:rFonts w:ascii="Calibri" w:eastAsia="Times New Roman" w:hAnsi="Calibri" w:cs="Times New Roman"/>
                <w:b/>
                <w:bCs/>
                <w:color w:val="9C0006"/>
                <w:lang w:val="en-GB"/>
              </w:rPr>
            </w:pPr>
            <w:r w:rsidRPr="0020749A">
              <w:rPr>
                <w:rFonts w:ascii="Calibri" w:eastAsia="Times New Roman" w:hAnsi="Calibri" w:cs="Times New Roman"/>
                <w:b/>
                <w:bCs/>
                <w:color w:val="9C0006"/>
                <w:lang w:val="en-GB"/>
              </w:rPr>
              <w:t>malipoense3*</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170423C8" w14:textId="77777777" w:rsidR="00E73313" w:rsidRPr="0020749A" w:rsidRDefault="00E73313" w:rsidP="00E73313">
            <w:pPr>
              <w:rPr>
                <w:rFonts w:ascii="Calibri" w:eastAsia="Times New Roman" w:hAnsi="Calibri" w:cs="Times New Roman"/>
                <w:b/>
                <w:bCs/>
                <w:color w:val="006100"/>
                <w:lang w:val="en-GB"/>
              </w:rPr>
            </w:pPr>
            <w:r w:rsidRPr="0020749A">
              <w:rPr>
                <w:rFonts w:ascii="Calibri" w:eastAsia="Times New Roman" w:hAnsi="Calibri" w:cs="Times New Roman"/>
                <w:b/>
                <w:bCs/>
                <w:color w:val="006100"/>
                <w:lang w:val="en-GB"/>
              </w:rPr>
              <w:t>malipoense2_16§</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14DD781D" w14:textId="77777777" w:rsidR="00E73313" w:rsidRPr="0020749A" w:rsidRDefault="00E73313" w:rsidP="00E73313">
            <w:pPr>
              <w:rPr>
                <w:rFonts w:ascii="Calibri" w:eastAsia="Times New Roman" w:hAnsi="Calibri" w:cs="Times New Roman"/>
                <w:b/>
                <w:bCs/>
                <w:color w:val="006100"/>
                <w:lang w:val="en-GB"/>
              </w:rPr>
            </w:pPr>
            <w:r w:rsidRPr="0020749A">
              <w:rPr>
                <w:rFonts w:ascii="Calibri" w:eastAsia="Times New Roman" w:hAnsi="Calibri" w:cs="Times New Roman"/>
                <w:b/>
                <w:bCs/>
                <w:color w:val="006100"/>
                <w:lang w:val="en-GB"/>
              </w:rPr>
              <w:t>malipoense2_18§</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0F55BCD1" w14:textId="77777777" w:rsidR="00E73313" w:rsidRPr="0020749A" w:rsidRDefault="00E73313" w:rsidP="00E73313">
            <w:pPr>
              <w:rPr>
                <w:rFonts w:ascii="Calibri" w:eastAsia="Times New Roman" w:hAnsi="Calibri" w:cs="Times New Roman"/>
                <w:b/>
                <w:bCs/>
                <w:color w:val="006100"/>
                <w:lang w:val="en-GB"/>
              </w:rPr>
            </w:pPr>
            <w:r w:rsidRPr="0020749A">
              <w:rPr>
                <w:rFonts w:ascii="Calibri" w:eastAsia="Times New Roman" w:hAnsi="Calibri" w:cs="Times New Roman"/>
                <w:b/>
                <w:bCs/>
                <w:color w:val="006100"/>
                <w:lang w:val="en-GB"/>
              </w:rPr>
              <w:t>malipoense2_2§</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67394DF4" w14:textId="77777777" w:rsidR="00E73313" w:rsidRPr="0020749A" w:rsidRDefault="00E73313" w:rsidP="00E73313">
            <w:pPr>
              <w:rPr>
                <w:rFonts w:ascii="Calibri" w:eastAsia="Times New Roman" w:hAnsi="Calibri" w:cs="Times New Roman"/>
                <w:b/>
                <w:bCs/>
                <w:color w:val="006100"/>
                <w:lang w:val="en-GB"/>
              </w:rPr>
            </w:pPr>
            <w:r w:rsidRPr="0020749A">
              <w:rPr>
                <w:rFonts w:ascii="Calibri" w:eastAsia="Times New Roman" w:hAnsi="Calibri" w:cs="Times New Roman"/>
                <w:b/>
                <w:bCs/>
                <w:color w:val="006100"/>
                <w:lang w:val="en-GB"/>
              </w:rPr>
              <w:t>malipoense2_4§</w:t>
            </w:r>
          </w:p>
        </w:tc>
      </w:tr>
      <w:tr w:rsidR="00E73313" w:rsidRPr="0020749A" w14:paraId="1E2FE3B5" w14:textId="77777777" w:rsidTr="00E73313">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1207AC7"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7612E148"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4D5981D0"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7DD5EFBC"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135B0413"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25B7FB49"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r>
      <w:tr w:rsidR="00E73313" w:rsidRPr="0020749A" w14:paraId="4F20CF2D"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E3F5578"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broad-elliptic petals</w:t>
            </w:r>
          </w:p>
        </w:tc>
        <w:tc>
          <w:tcPr>
            <w:tcW w:w="0" w:type="auto"/>
            <w:tcBorders>
              <w:top w:val="nil"/>
              <w:left w:val="nil"/>
              <w:bottom w:val="single" w:sz="4" w:space="0" w:color="auto"/>
              <w:right w:val="single" w:sz="4" w:space="0" w:color="auto"/>
            </w:tcBorders>
            <w:shd w:val="clear" w:color="auto" w:fill="auto"/>
            <w:noWrap/>
            <w:vAlign w:val="bottom"/>
            <w:hideMark/>
          </w:tcPr>
          <w:p w14:paraId="4EBEB7B5" w14:textId="222EDEFC"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b/>
                <w:color w:val="E36C0A" w:themeColor="accent6" w:themeShade="BF"/>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059A6FCD" w14:textId="64031AFD"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0BFC52C" w14:textId="74139BF3"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27FBD738" w14:textId="1AEEA8E3"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037C3599" w14:textId="4D1E4DFE"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r>
      <w:tr w:rsidR="00E73313" w:rsidRPr="0020749A" w14:paraId="08772118"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8B8CBB6"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subcircular petals</w:t>
            </w:r>
          </w:p>
        </w:tc>
        <w:tc>
          <w:tcPr>
            <w:tcW w:w="0" w:type="auto"/>
            <w:tcBorders>
              <w:top w:val="nil"/>
              <w:left w:val="nil"/>
              <w:bottom w:val="single" w:sz="4" w:space="0" w:color="auto"/>
              <w:right w:val="single" w:sz="4" w:space="0" w:color="auto"/>
            </w:tcBorders>
            <w:shd w:val="clear" w:color="auto" w:fill="auto"/>
            <w:noWrap/>
            <w:vAlign w:val="bottom"/>
            <w:hideMark/>
          </w:tcPr>
          <w:p w14:paraId="246BE135" w14:textId="6564EAC2"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59AB6ACB" w14:textId="41553D10"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202CE4F6" w14:textId="14744BEB"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5586477" w14:textId="18DD1C50"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5B1324C9" w14:textId="6D7BF856"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r>
      <w:tr w:rsidR="00E73313" w:rsidRPr="0020749A" w14:paraId="1D3480B1"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D3D42AD"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large staminode</w:t>
            </w:r>
          </w:p>
        </w:tc>
        <w:tc>
          <w:tcPr>
            <w:tcW w:w="0" w:type="auto"/>
            <w:tcBorders>
              <w:top w:val="nil"/>
              <w:left w:val="nil"/>
              <w:bottom w:val="single" w:sz="4" w:space="0" w:color="auto"/>
              <w:right w:val="single" w:sz="4" w:space="0" w:color="auto"/>
            </w:tcBorders>
            <w:shd w:val="clear" w:color="auto" w:fill="auto"/>
            <w:noWrap/>
            <w:vAlign w:val="bottom"/>
            <w:hideMark/>
          </w:tcPr>
          <w:p w14:paraId="1233C017" w14:textId="6EB23B94"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65CF2A4" w14:textId="6E2B156B"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6D577F0" w14:textId="78D6D1CD"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666FD6B" w14:textId="469CD37E"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0814B370" w14:textId="4FE45351"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r>
      <w:tr w:rsidR="00E73313" w:rsidRPr="0020749A" w14:paraId="03B43F80"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39D834"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cream/yellow coloured petals</w:t>
            </w:r>
          </w:p>
        </w:tc>
        <w:tc>
          <w:tcPr>
            <w:tcW w:w="0" w:type="auto"/>
            <w:tcBorders>
              <w:top w:val="nil"/>
              <w:left w:val="nil"/>
              <w:bottom w:val="single" w:sz="4" w:space="0" w:color="auto"/>
              <w:right w:val="single" w:sz="4" w:space="0" w:color="auto"/>
            </w:tcBorders>
            <w:shd w:val="clear" w:color="auto" w:fill="auto"/>
            <w:noWrap/>
            <w:vAlign w:val="bottom"/>
            <w:hideMark/>
          </w:tcPr>
          <w:p w14:paraId="0027E476" w14:textId="6F03DF1D"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57444BC" w14:textId="3A668DC2"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287D9DCF" w14:textId="5EEB140B"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61BDCA5" w14:textId="502B0028"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25ECACF7" w14:textId="6028832D"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r>
      <w:tr w:rsidR="00E73313" w:rsidRPr="0020749A" w14:paraId="24D037CE" w14:textId="77777777" w:rsidTr="00E73313">
        <w:trPr>
          <w:trHeight w:val="300"/>
        </w:trPr>
        <w:tc>
          <w:tcPr>
            <w:tcW w:w="0" w:type="auto"/>
            <w:tcBorders>
              <w:top w:val="nil"/>
              <w:left w:val="nil"/>
              <w:bottom w:val="nil"/>
              <w:right w:val="nil"/>
            </w:tcBorders>
            <w:shd w:val="clear" w:color="auto" w:fill="auto"/>
            <w:noWrap/>
            <w:vAlign w:val="bottom"/>
            <w:hideMark/>
          </w:tcPr>
          <w:p w14:paraId="34F4B4B8"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2AC5B88F"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Note</w:t>
            </w:r>
          </w:p>
        </w:tc>
        <w:tc>
          <w:tcPr>
            <w:tcW w:w="0" w:type="auto"/>
            <w:tcBorders>
              <w:top w:val="single" w:sz="4" w:space="0" w:color="B2B2B2"/>
              <w:left w:val="nil"/>
              <w:bottom w:val="single" w:sz="4" w:space="0" w:color="B2B2B2"/>
              <w:right w:val="single" w:sz="4" w:space="0" w:color="B2B2B2"/>
            </w:tcBorders>
            <w:shd w:val="clear" w:color="000000" w:fill="FFFFCC"/>
            <w:noWrap/>
            <w:vAlign w:val="bottom"/>
            <w:hideMark/>
          </w:tcPr>
          <w:p w14:paraId="7E4604E3"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Not fully frontal</w:t>
            </w:r>
          </w:p>
        </w:tc>
        <w:tc>
          <w:tcPr>
            <w:tcW w:w="0" w:type="auto"/>
            <w:tcBorders>
              <w:top w:val="nil"/>
              <w:left w:val="nil"/>
              <w:bottom w:val="nil"/>
              <w:right w:val="nil"/>
            </w:tcBorders>
            <w:shd w:val="clear" w:color="auto" w:fill="auto"/>
            <w:noWrap/>
            <w:vAlign w:val="bottom"/>
            <w:hideMark/>
          </w:tcPr>
          <w:p w14:paraId="5F36687B"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55325CD"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1DE11A0"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F56ED08" w14:textId="77777777" w:rsidR="00E73313" w:rsidRPr="0020749A" w:rsidRDefault="00E73313" w:rsidP="00E73313">
            <w:pPr>
              <w:rPr>
                <w:rFonts w:ascii="Calibri" w:eastAsia="Times New Roman" w:hAnsi="Calibri" w:cs="Times New Roman"/>
                <w:color w:val="000000"/>
                <w:lang w:val="en-GB"/>
              </w:rPr>
            </w:pPr>
          </w:p>
        </w:tc>
      </w:tr>
      <w:tr w:rsidR="00E73313" w:rsidRPr="0020749A" w14:paraId="64A6FED2" w14:textId="77777777" w:rsidTr="00E73313">
        <w:trPr>
          <w:trHeight w:val="300"/>
        </w:trPr>
        <w:tc>
          <w:tcPr>
            <w:tcW w:w="0" w:type="auto"/>
            <w:tcBorders>
              <w:top w:val="nil"/>
              <w:left w:val="nil"/>
              <w:bottom w:val="nil"/>
              <w:right w:val="nil"/>
            </w:tcBorders>
            <w:shd w:val="clear" w:color="auto" w:fill="auto"/>
            <w:noWrap/>
            <w:vAlign w:val="bottom"/>
            <w:hideMark/>
          </w:tcPr>
          <w:p w14:paraId="62F9A2E4"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DEAE27E"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6FFB132"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A3DB890"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CDE2749"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195CD20"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AEB018B" w14:textId="77777777" w:rsidR="00E73313" w:rsidRPr="0020749A" w:rsidRDefault="00E73313" w:rsidP="00E73313">
            <w:pPr>
              <w:rPr>
                <w:rFonts w:ascii="Calibri" w:eastAsia="Times New Roman" w:hAnsi="Calibri" w:cs="Times New Roman"/>
                <w:color w:val="000000"/>
                <w:lang w:val="en-GB"/>
              </w:rPr>
            </w:pPr>
          </w:p>
        </w:tc>
      </w:tr>
      <w:tr w:rsidR="00E73313" w:rsidRPr="0020749A" w14:paraId="2F2B860B" w14:textId="77777777" w:rsidTr="00E73313">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58AA982" w14:textId="77777777" w:rsidR="00E73313" w:rsidRPr="0020749A" w:rsidRDefault="00E73313" w:rsidP="00E73313">
            <w:pPr>
              <w:jc w:val="center"/>
              <w:rPr>
                <w:rFonts w:ascii="Calibri" w:eastAsia="Times New Roman" w:hAnsi="Calibri" w:cs="Times New Roman"/>
                <w:b/>
                <w:bCs/>
                <w:color w:val="000000"/>
                <w:lang w:val="en-GB"/>
              </w:rPr>
            </w:pPr>
            <w:r w:rsidRPr="0020749A">
              <w:rPr>
                <w:rFonts w:ascii="Calibri" w:eastAsia="Times New Roman" w:hAnsi="Calibri" w:cs="Times New Roman"/>
                <w:b/>
                <w:bCs/>
                <w:color w:val="000000"/>
                <w:lang w:val="en-GB"/>
              </w:rPr>
              <w:t>Characteristics</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6395DDA8" w14:textId="77777777" w:rsidR="00E73313" w:rsidRPr="0020749A" w:rsidRDefault="00E73313" w:rsidP="00E73313">
            <w:pPr>
              <w:rPr>
                <w:rFonts w:ascii="Calibri" w:eastAsia="Times New Roman" w:hAnsi="Calibri" w:cs="Times New Roman"/>
                <w:b/>
                <w:bCs/>
                <w:color w:val="006100"/>
                <w:lang w:val="en-GB"/>
              </w:rPr>
            </w:pPr>
            <w:r w:rsidRPr="0020749A">
              <w:rPr>
                <w:rFonts w:ascii="Calibri" w:eastAsia="Times New Roman" w:hAnsi="Calibri" w:cs="Times New Roman"/>
                <w:b/>
                <w:bCs/>
                <w:color w:val="006100"/>
                <w:lang w:val="en-GB"/>
              </w:rPr>
              <w:t>malipoense2_6§</w:t>
            </w:r>
          </w:p>
        </w:tc>
        <w:tc>
          <w:tcPr>
            <w:tcW w:w="0" w:type="auto"/>
            <w:tcBorders>
              <w:top w:val="nil"/>
              <w:left w:val="nil"/>
              <w:bottom w:val="nil"/>
              <w:right w:val="nil"/>
            </w:tcBorders>
            <w:shd w:val="clear" w:color="auto" w:fill="auto"/>
            <w:noWrap/>
            <w:vAlign w:val="bottom"/>
            <w:hideMark/>
          </w:tcPr>
          <w:p w14:paraId="07655292"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51D6B07"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49FCA07"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1164A41" w14:textId="77777777" w:rsidR="00E73313" w:rsidRPr="0020749A" w:rsidRDefault="00E73313" w:rsidP="00E73313">
            <w:pPr>
              <w:rPr>
                <w:rFonts w:ascii="Calibri" w:eastAsia="Times New Roman" w:hAnsi="Calibri" w:cs="Times New Roman"/>
                <w:color w:val="000000"/>
                <w:lang w:val="en-GB"/>
              </w:rPr>
            </w:pPr>
          </w:p>
        </w:tc>
      </w:tr>
      <w:tr w:rsidR="00E73313" w:rsidRPr="0020749A" w14:paraId="218BD50C" w14:textId="77777777" w:rsidTr="00E73313">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3C21316"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37630A96"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6D99DCEE"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2BD7864"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9C07DC0"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8A51E64" w14:textId="77777777" w:rsidR="00E73313" w:rsidRPr="0020749A" w:rsidRDefault="00E73313" w:rsidP="00E73313">
            <w:pPr>
              <w:rPr>
                <w:rFonts w:ascii="Calibri" w:eastAsia="Times New Roman" w:hAnsi="Calibri" w:cs="Times New Roman"/>
                <w:color w:val="000000"/>
                <w:lang w:val="en-GB"/>
              </w:rPr>
            </w:pPr>
          </w:p>
        </w:tc>
      </w:tr>
      <w:tr w:rsidR="00E73313" w:rsidRPr="0020749A" w14:paraId="0A51E426"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C78E45C"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broad-elliptic petals</w:t>
            </w:r>
          </w:p>
        </w:tc>
        <w:tc>
          <w:tcPr>
            <w:tcW w:w="0" w:type="auto"/>
            <w:tcBorders>
              <w:top w:val="nil"/>
              <w:left w:val="nil"/>
              <w:bottom w:val="single" w:sz="4" w:space="0" w:color="auto"/>
              <w:right w:val="single" w:sz="4" w:space="0" w:color="auto"/>
            </w:tcBorders>
            <w:shd w:val="clear" w:color="auto" w:fill="auto"/>
            <w:noWrap/>
            <w:hideMark/>
          </w:tcPr>
          <w:p w14:paraId="14DD5D57" w14:textId="50F7412F"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nil"/>
              <w:right w:val="nil"/>
            </w:tcBorders>
            <w:shd w:val="clear" w:color="auto" w:fill="auto"/>
            <w:noWrap/>
            <w:vAlign w:val="bottom"/>
            <w:hideMark/>
          </w:tcPr>
          <w:p w14:paraId="0B5283C3"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795894F"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EC181C1"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09B8BE0" w14:textId="77777777" w:rsidR="00E73313" w:rsidRPr="0020749A" w:rsidRDefault="00E73313" w:rsidP="00E73313">
            <w:pPr>
              <w:rPr>
                <w:rFonts w:ascii="Calibri" w:eastAsia="Times New Roman" w:hAnsi="Calibri" w:cs="Times New Roman"/>
                <w:color w:val="000000"/>
                <w:lang w:val="en-GB"/>
              </w:rPr>
            </w:pPr>
          </w:p>
        </w:tc>
      </w:tr>
      <w:tr w:rsidR="00E73313" w:rsidRPr="0020749A" w14:paraId="18FDD466"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2AA3C22"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subcircular petals</w:t>
            </w:r>
          </w:p>
        </w:tc>
        <w:tc>
          <w:tcPr>
            <w:tcW w:w="0" w:type="auto"/>
            <w:tcBorders>
              <w:top w:val="nil"/>
              <w:left w:val="nil"/>
              <w:bottom w:val="single" w:sz="4" w:space="0" w:color="auto"/>
              <w:right w:val="single" w:sz="4" w:space="0" w:color="auto"/>
            </w:tcBorders>
            <w:shd w:val="clear" w:color="auto" w:fill="auto"/>
            <w:noWrap/>
            <w:hideMark/>
          </w:tcPr>
          <w:p w14:paraId="57D18BEA" w14:textId="01274245"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nil"/>
              <w:right w:val="nil"/>
            </w:tcBorders>
            <w:shd w:val="clear" w:color="auto" w:fill="auto"/>
            <w:noWrap/>
            <w:vAlign w:val="bottom"/>
            <w:hideMark/>
          </w:tcPr>
          <w:p w14:paraId="1CF16641"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3EC98B6"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6AB7ACC"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B92C78B" w14:textId="77777777" w:rsidR="00E73313" w:rsidRPr="0020749A" w:rsidRDefault="00E73313" w:rsidP="00E73313">
            <w:pPr>
              <w:rPr>
                <w:rFonts w:ascii="Calibri" w:eastAsia="Times New Roman" w:hAnsi="Calibri" w:cs="Times New Roman"/>
                <w:color w:val="000000"/>
                <w:lang w:val="en-GB"/>
              </w:rPr>
            </w:pPr>
          </w:p>
        </w:tc>
      </w:tr>
      <w:tr w:rsidR="00E73313" w:rsidRPr="0020749A" w14:paraId="0713FC28"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CCA09AC"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large staminode</w:t>
            </w:r>
          </w:p>
        </w:tc>
        <w:tc>
          <w:tcPr>
            <w:tcW w:w="0" w:type="auto"/>
            <w:tcBorders>
              <w:top w:val="nil"/>
              <w:left w:val="nil"/>
              <w:bottom w:val="single" w:sz="4" w:space="0" w:color="auto"/>
              <w:right w:val="single" w:sz="4" w:space="0" w:color="auto"/>
            </w:tcBorders>
            <w:shd w:val="clear" w:color="auto" w:fill="auto"/>
            <w:noWrap/>
            <w:hideMark/>
          </w:tcPr>
          <w:p w14:paraId="4DE1E34D" w14:textId="0052511F"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nil"/>
              <w:right w:val="nil"/>
            </w:tcBorders>
            <w:shd w:val="clear" w:color="auto" w:fill="auto"/>
            <w:noWrap/>
            <w:vAlign w:val="bottom"/>
            <w:hideMark/>
          </w:tcPr>
          <w:p w14:paraId="6DD9D650"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8FFB6FE"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51C18E5"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1F3F53E" w14:textId="77777777" w:rsidR="00E73313" w:rsidRPr="0020749A" w:rsidRDefault="00E73313" w:rsidP="00E73313">
            <w:pPr>
              <w:rPr>
                <w:rFonts w:ascii="Calibri" w:eastAsia="Times New Roman" w:hAnsi="Calibri" w:cs="Times New Roman"/>
                <w:color w:val="000000"/>
                <w:lang w:val="en-GB"/>
              </w:rPr>
            </w:pPr>
          </w:p>
        </w:tc>
      </w:tr>
      <w:tr w:rsidR="00E73313" w:rsidRPr="0020749A" w14:paraId="377E311C"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BD3997" w14:textId="77777777"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cream/yellow coloured petals</w:t>
            </w:r>
          </w:p>
        </w:tc>
        <w:tc>
          <w:tcPr>
            <w:tcW w:w="0" w:type="auto"/>
            <w:tcBorders>
              <w:top w:val="nil"/>
              <w:left w:val="nil"/>
              <w:bottom w:val="single" w:sz="4" w:space="0" w:color="auto"/>
              <w:right w:val="single" w:sz="4" w:space="0" w:color="auto"/>
            </w:tcBorders>
            <w:shd w:val="clear" w:color="auto" w:fill="auto"/>
            <w:noWrap/>
            <w:hideMark/>
          </w:tcPr>
          <w:p w14:paraId="0A572307" w14:textId="779EA4B8"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nil"/>
              <w:right w:val="nil"/>
            </w:tcBorders>
            <w:shd w:val="clear" w:color="auto" w:fill="auto"/>
            <w:noWrap/>
            <w:vAlign w:val="bottom"/>
            <w:hideMark/>
          </w:tcPr>
          <w:p w14:paraId="4BE76B38"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80910DC"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ED88B0E"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45B8EB3" w14:textId="77777777" w:rsidR="00E73313" w:rsidRPr="0020749A" w:rsidRDefault="00E73313" w:rsidP="00E73313">
            <w:pPr>
              <w:rPr>
                <w:rFonts w:ascii="Calibri" w:eastAsia="Times New Roman" w:hAnsi="Calibri" w:cs="Times New Roman"/>
                <w:color w:val="000000"/>
                <w:lang w:val="en-GB"/>
              </w:rPr>
            </w:pPr>
          </w:p>
        </w:tc>
      </w:tr>
      <w:tr w:rsidR="00E73313" w:rsidRPr="0020749A" w14:paraId="700B63F4" w14:textId="77777777" w:rsidTr="00E73313">
        <w:trPr>
          <w:trHeight w:val="300"/>
        </w:trPr>
        <w:tc>
          <w:tcPr>
            <w:tcW w:w="0" w:type="auto"/>
            <w:tcBorders>
              <w:top w:val="nil"/>
              <w:left w:val="nil"/>
              <w:bottom w:val="nil"/>
              <w:right w:val="nil"/>
            </w:tcBorders>
            <w:shd w:val="clear" w:color="auto" w:fill="auto"/>
            <w:noWrap/>
            <w:vAlign w:val="bottom"/>
            <w:hideMark/>
          </w:tcPr>
          <w:p w14:paraId="7F2ECEF8"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1C6EB17"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735B9E2"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328D57D"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092F3B4"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09C0B51"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D6B14D7" w14:textId="77777777" w:rsidR="00E73313" w:rsidRPr="0020749A" w:rsidRDefault="00E73313" w:rsidP="00E73313">
            <w:pPr>
              <w:rPr>
                <w:rFonts w:ascii="Calibri" w:eastAsia="Times New Roman" w:hAnsi="Calibri" w:cs="Times New Roman"/>
                <w:color w:val="000000"/>
                <w:lang w:val="en-GB"/>
              </w:rPr>
            </w:pPr>
          </w:p>
        </w:tc>
      </w:tr>
      <w:tr w:rsidR="00E73313" w:rsidRPr="0020749A" w14:paraId="49897D52" w14:textId="77777777" w:rsidTr="00E73313">
        <w:trPr>
          <w:trHeight w:val="300"/>
        </w:trPr>
        <w:tc>
          <w:tcPr>
            <w:tcW w:w="0" w:type="auto"/>
            <w:tcBorders>
              <w:top w:val="nil"/>
              <w:left w:val="nil"/>
              <w:bottom w:val="nil"/>
              <w:right w:val="nil"/>
            </w:tcBorders>
            <w:shd w:val="clear" w:color="auto" w:fill="auto"/>
            <w:noWrap/>
            <w:vAlign w:val="bottom"/>
            <w:hideMark/>
          </w:tcPr>
          <w:p w14:paraId="00067E68"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42C0B83"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8C26F1D"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62DA0D1"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F7F4E50"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1EC2B7A"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C4CCE0D" w14:textId="77777777" w:rsidR="00E73313" w:rsidRPr="0020749A" w:rsidRDefault="00E73313" w:rsidP="00E73313">
            <w:pPr>
              <w:rPr>
                <w:rFonts w:ascii="Calibri" w:eastAsia="Times New Roman" w:hAnsi="Calibri" w:cs="Times New Roman"/>
                <w:color w:val="000000"/>
                <w:lang w:val="en-GB"/>
              </w:rPr>
            </w:pPr>
          </w:p>
        </w:tc>
      </w:tr>
      <w:tr w:rsidR="00E73313" w:rsidRPr="0020749A" w14:paraId="76795F8A" w14:textId="77777777" w:rsidTr="00E73313">
        <w:trPr>
          <w:trHeight w:val="300"/>
        </w:trPr>
        <w:tc>
          <w:tcPr>
            <w:tcW w:w="0" w:type="auto"/>
            <w:tcBorders>
              <w:top w:val="nil"/>
              <w:left w:val="nil"/>
              <w:bottom w:val="nil"/>
              <w:right w:val="nil"/>
            </w:tcBorders>
            <w:shd w:val="clear" w:color="auto" w:fill="auto"/>
            <w:noWrap/>
            <w:vAlign w:val="bottom"/>
            <w:hideMark/>
          </w:tcPr>
          <w:p w14:paraId="3A99A043" w14:textId="30DE181B"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008000"/>
                <w:sz w:val="28"/>
                <w:lang w:val="en-GB"/>
              </w:rPr>
              <w:t>✓</w:t>
            </w:r>
          </w:p>
        </w:tc>
        <w:tc>
          <w:tcPr>
            <w:tcW w:w="0" w:type="auto"/>
            <w:tcBorders>
              <w:top w:val="nil"/>
              <w:left w:val="nil"/>
              <w:bottom w:val="nil"/>
              <w:right w:val="nil"/>
            </w:tcBorders>
            <w:shd w:val="clear" w:color="auto" w:fill="auto"/>
            <w:noWrap/>
            <w:vAlign w:val="bottom"/>
            <w:hideMark/>
          </w:tcPr>
          <w:p w14:paraId="32A5EC47"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Visible</w:t>
            </w:r>
          </w:p>
        </w:tc>
        <w:tc>
          <w:tcPr>
            <w:tcW w:w="0" w:type="auto"/>
            <w:tcBorders>
              <w:top w:val="nil"/>
              <w:left w:val="nil"/>
              <w:bottom w:val="nil"/>
              <w:right w:val="nil"/>
            </w:tcBorders>
            <w:shd w:val="clear" w:color="auto" w:fill="auto"/>
            <w:noWrap/>
            <w:vAlign w:val="bottom"/>
            <w:hideMark/>
          </w:tcPr>
          <w:p w14:paraId="226633A4"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5D7D7DF"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4814FD2"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FDFDB8A"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9F63C6F" w14:textId="77777777" w:rsidR="00E73313" w:rsidRPr="0020749A" w:rsidRDefault="00E73313" w:rsidP="00E73313">
            <w:pPr>
              <w:rPr>
                <w:rFonts w:ascii="Calibri" w:eastAsia="Times New Roman" w:hAnsi="Calibri" w:cs="Times New Roman"/>
                <w:color w:val="000000"/>
                <w:lang w:val="en-GB"/>
              </w:rPr>
            </w:pPr>
          </w:p>
        </w:tc>
      </w:tr>
      <w:tr w:rsidR="00E73313" w:rsidRPr="0020749A" w14:paraId="766CC393" w14:textId="77777777" w:rsidTr="00E73313">
        <w:trPr>
          <w:trHeight w:val="300"/>
        </w:trPr>
        <w:tc>
          <w:tcPr>
            <w:tcW w:w="0" w:type="auto"/>
            <w:tcBorders>
              <w:top w:val="nil"/>
              <w:left w:val="nil"/>
              <w:bottom w:val="nil"/>
              <w:right w:val="nil"/>
            </w:tcBorders>
            <w:shd w:val="clear" w:color="auto" w:fill="auto"/>
            <w:noWrap/>
            <w:vAlign w:val="bottom"/>
            <w:hideMark/>
          </w:tcPr>
          <w:p w14:paraId="29531CA8" w14:textId="2CF3026C"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b/>
                <w:color w:val="E36C0A" w:themeColor="accent6" w:themeShade="BF"/>
                <w:sz w:val="28"/>
                <w:lang w:val="en-GB"/>
              </w:rPr>
              <w:t>!</w:t>
            </w:r>
          </w:p>
        </w:tc>
        <w:tc>
          <w:tcPr>
            <w:tcW w:w="0" w:type="auto"/>
            <w:tcBorders>
              <w:top w:val="nil"/>
              <w:left w:val="nil"/>
              <w:bottom w:val="nil"/>
              <w:right w:val="nil"/>
            </w:tcBorders>
            <w:shd w:val="clear" w:color="auto" w:fill="auto"/>
            <w:noWrap/>
            <w:vAlign w:val="bottom"/>
            <w:hideMark/>
          </w:tcPr>
          <w:p w14:paraId="747F25AE"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Difficult to see</w:t>
            </w:r>
          </w:p>
        </w:tc>
        <w:tc>
          <w:tcPr>
            <w:tcW w:w="0" w:type="auto"/>
            <w:tcBorders>
              <w:top w:val="nil"/>
              <w:left w:val="nil"/>
              <w:bottom w:val="nil"/>
              <w:right w:val="nil"/>
            </w:tcBorders>
            <w:shd w:val="clear" w:color="auto" w:fill="auto"/>
            <w:noWrap/>
            <w:vAlign w:val="bottom"/>
            <w:hideMark/>
          </w:tcPr>
          <w:p w14:paraId="4CD57D72"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53A545C"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9C30E03"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AFD5298"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3567254" w14:textId="77777777" w:rsidR="00E73313" w:rsidRPr="0020749A" w:rsidRDefault="00E73313" w:rsidP="00E73313">
            <w:pPr>
              <w:rPr>
                <w:rFonts w:ascii="Calibri" w:eastAsia="Times New Roman" w:hAnsi="Calibri" w:cs="Times New Roman"/>
                <w:color w:val="000000"/>
                <w:lang w:val="en-GB"/>
              </w:rPr>
            </w:pPr>
          </w:p>
        </w:tc>
      </w:tr>
      <w:tr w:rsidR="00E73313" w:rsidRPr="0020749A" w14:paraId="02EB3F9A" w14:textId="77777777" w:rsidTr="00E73313">
        <w:trPr>
          <w:trHeight w:val="300"/>
        </w:trPr>
        <w:tc>
          <w:tcPr>
            <w:tcW w:w="0" w:type="auto"/>
            <w:tcBorders>
              <w:top w:val="nil"/>
              <w:left w:val="nil"/>
              <w:bottom w:val="nil"/>
              <w:right w:val="nil"/>
            </w:tcBorders>
            <w:shd w:val="clear" w:color="auto" w:fill="auto"/>
            <w:noWrap/>
            <w:vAlign w:val="bottom"/>
            <w:hideMark/>
          </w:tcPr>
          <w:p w14:paraId="4597CE0C" w14:textId="73CB71FF" w:rsidR="00E73313" w:rsidRPr="0020749A" w:rsidRDefault="00E73313" w:rsidP="00E73313">
            <w:pPr>
              <w:jc w:val="center"/>
              <w:rPr>
                <w:rFonts w:ascii="Calibri" w:eastAsia="Times New Roman" w:hAnsi="Calibri" w:cs="Times New Roman"/>
                <w:color w:val="000000"/>
                <w:lang w:val="en-GB"/>
              </w:rPr>
            </w:pPr>
            <w:r w:rsidRPr="0020749A">
              <w:rPr>
                <w:rFonts w:ascii="Zapf Dingbats" w:eastAsia="Times New Roman" w:hAnsi="Zapf Dingbats" w:cs="Times New Roman"/>
                <w:color w:val="FF0000"/>
                <w:sz w:val="28"/>
                <w:lang w:val="en-GB"/>
              </w:rPr>
              <w:t>✗</w:t>
            </w:r>
          </w:p>
        </w:tc>
        <w:tc>
          <w:tcPr>
            <w:tcW w:w="0" w:type="auto"/>
            <w:tcBorders>
              <w:top w:val="nil"/>
              <w:left w:val="nil"/>
              <w:bottom w:val="nil"/>
              <w:right w:val="nil"/>
            </w:tcBorders>
            <w:shd w:val="clear" w:color="auto" w:fill="auto"/>
            <w:noWrap/>
            <w:vAlign w:val="bottom"/>
            <w:hideMark/>
          </w:tcPr>
          <w:p w14:paraId="6BC86EB5"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Invisible</w:t>
            </w:r>
          </w:p>
        </w:tc>
        <w:tc>
          <w:tcPr>
            <w:tcW w:w="0" w:type="auto"/>
            <w:tcBorders>
              <w:top w:val="nil"/>
              <w:left w:val="nil"/>
              <w:bottom w:val="nil"/>
              <w:right w:val="nil"/>
            </w:tcBorders>
            <w:shd w:val="clear" w:color="auto" w:fill="auto"/>
            <w:noWrap/>
            <w:vAlign w:val="bottom"/>
            <w:hideMark/>
          </w:tcPr>
          <w:p w14:paraId="034C197B"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97A43C0"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285DBD9"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44FB5B3"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0FA71C3" w14:textId="77777777" w:rsidR="00E73313" w:rsidRPr="0020749A" w:rsidRDefault="00E73313" w:rsidP="00E73313">
            <w:pPr>
              <w:rPr>
                <w:rFonts w:ascii="Calibri" w:eastAsia="Times New Roman" w:hAnsi="Calibri" w:cs="Times New Roman"/>
                <w:color w:val="000000"/>
                <w:lang w:val="en-GB"/>
              </w:rPr>
            </w:pPr>
          </w:p>
        </w:tc>
      </w:tr>
      <w:tr w:rsidR="00E73313" w:rsidRPr="0020749A" w14:paraId="35F88034" w14:textId="77777777" w:rsidTr="00E73313">
        <w:trPr>
          <w:trHeight w:val="300"/>
        </w:trPr>
        <w:tc>
          <w:tcPr>
            <w:tcW w:w="0" w:type="auto"/>
            <w:tcBorders>
              <w:top w:val="nil"/>
              <w:left w:val="nil"/>
              <w:bottom w:val="nil"/>
              <w:right w:val="nil"/>
            </w:tcBorders>
            <w:shd w:val="clear" w:color="auto" w:fill="auto"/>
            <w:noWrap/>
            <w:vAlign w:val="bottom"/>
            <w:hideMark/>
          </w:tcPr>
          <w:p w14:paraId="15F3B0CB" w14:textId="00D5304D"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w:t>
            </w:r>
          </w:p>
        </w:tc>
        <w:tc>
          <w:tcPr>
            <w:tcW w:w="0" w:type="auto"/>
            <w:gridSpan w:val="2"/>
            <w:tcBorders>
              <w:top w:val="nil"/>
              <w:left w:val="nil"/>
              <w:bottom w:val="nil"/>
              <w:right w:val="nil"/>
            </w:tcBorders>
            <w:shd w:val="clear" w:color="auto" w:fill="auto"/>
            <w:noWrap/>
            <w:vAlign w:val="bottom"/>
            <w:hideMark/>
          </w:tcPr>
          <w:p w14:paraId="40D217EB"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Picture scannd from Cribb, 1998</w:t>
            </w:r>
          </w:p>
        </w:tc>
        <w:tc>
          <w:tcPr>
            <w:tcW w:w="0" w:type="auto"/>
            <w:tcBorders>
              <w:top w:val="nil"/>
              <w:left w:val="nil"/>
              <w:bottom w:val="nil"/>
              <w:right w:val="nil"/>
            </w:tcBorders>
            <w:shd w:val="clear" w:color="auto" w:fill="auto"/>
            <w:noWrap/>
            <w:vAlign w:val="bottom"/>
            <w:hideMark/>
          </w:tcPr>
          <w:p w14:paraId="56EC5761"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3E1093E"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B2C63AB"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0F87049" w14:textId="77777777" w:rsidR="00E73313" w:rsidRPr="0020749A" w:rsidRDefault="00E73313" w:rsidP="00E73313">
            <w:pPr>
              <w:rPr>
                <w:rFonts w:ascii="Calibri" w:eastAsia="Times New Roman" w:hAnsi="Calibri" w:cs="Times New Roman"/>
                <w:color w:val="000000"/>
                <w:lang w:val="en-GB"/>
              </w:rPr>
            </w:pPr>
          </w:p>
        </w:tc>
      </w:tr>
      <w:tr w:rsidR="00E73313" w:rsidRPr="0020749A" w14:paraId="3DDB4AF5" w14:textId="77777777" w:rsidTr="00E73313">
        <w:trPr>
          <w:trHeight w:val="300"/>
        </w:trPr>
        <w:tc>
          <w:tcPr>
            <w:tcW w:w="0" w:type="auto"/>
            <w:tcBorders>
              <w:top w:val="nil"/>
              <w:left w:val="nil"/>
              <w:bottom w:val="nil"/>
              <w:right w:val="nil"/>
            </w:tcBorders>
            <w:shd w:val="clear" w:color="auto" w:fill="auto"/>
            <w:noWrap/>
            <w:vAlign w:val="bottom"/>
            <w:hideMark/>
          </w:tcPr>
          <w:p w14:paraId="195B2302" w14:textId="6928B6CD" w:rsidR="00E73313" w:rsidRPr="0020749A" w:rsidRDefault="00E73313" w:rsidP="00E73313">
            <w:pPr>
              <w:jc w:val="center"/>
              <w:rPr>
                <w:rFonts w:ascii="Calibri" w:eastAsia="Times New Roman" w:hAnsi="Calibri" w:cs="Times New Roman"/>
                <w:color w:val="000000"/>
                <w:lang w:val="en-GB"/>
              </w:rPr>
            </w:pPr>
            <w:r w:rsidRPr="0020749A">
              <w:rPr>
                <w:rFonts w:ascii="Calibri" w:eastAsia="Times New Roman" w:hAnsi="Calibri" w:cs="Times New Roman"/>
                <w:color w:val="000000"/>
                <w:lang w:val="en-GB"/>
              </w:rPr>
              <w:t>§</w:t>
            </w:r>
          </w:p>
        </w:tc>
        <w:tc>
          <w:tcPr>
            <w:tcW w:w="0" w:type="auto"/>
            <w:gridSpan w:val="2"/>
            <w:tcBorders>
              <w:top w:val="nil"/>
              <w:left w:val="nil"/>
              <w:bottom w:val="nil"/>
              <w:right w:val="nil"/>
            </w:tcBorders>
            <w:shd w:val="clear" w:color="auto" w:fill="auto"/>
            <w:noWrap/>
            <w:vAlign w:val="bottom"/>
            <w:hideMark/>
          </w:tcPr>
          <w:p w14:paraId="585ACE94"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Picture from dear.smartweb.tw</w:t>
            </w:r>
          </w:p>
        </w:tc>
        <w:tc>
          <w:tcPr>
            <w:tcW w:w="0" w:type="auto"/>
            <w:tcBorders>
              <w:top w:val="nil"/>
              <w:left w:val="nil"/>
              <w:bottom w:val="nil"/>
              <w:right w:val="nil"/>
            </w:tcBorders>
            <w:shd w:val="clear" w:color="auto" w:fill="auto"/>
            <w:noWrap/>
            <w:vAlign w:val="bottom"/>
            <w:hideMark/>
          </w:tcPr>
          <w:p w14:paraId="2EB3EF37"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7ECD697"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3F12EE1"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6A04747" w14:textId="77777777" w:rsidR="00E73313" w:rsidRPr="0020749A" w:rsidRDefault="00E73313" w:rsidP="00E73313">
            <w:pPr>
              <w:rPr>
                <w:rFonts w:ascii="Calibri" w:eastAsia="Times New Roman" w:hAnsi="Calibri" w:cs="Times New Roman"/>
                <w:color w:val="000000"/>
                <w:lang w:val="en-GB"/>
              </w:rPr>
            </w:pPr>
          </w:p>
        </w:tc>
      </w:tr>
      <w:tr w:rsidR="00E73313" w:rsidRPr="0020749A" w14:paraId="6F33508B" w14:textId="77777777" w:rsidTr="00E73313">
        <w:trPr>
          <w:trHeight w:val="300"/>
        </w:trPr>
        <w:tc>
          <w:tcPr>
            <w:tcW w:w="0" w:type="auto"/>
            <w:tcBorders>
              <w:top w:val="nil"/>
              <w:left w:val="nil"/>
              <w:bottom w:val="nil"/>
              <w:right w:val="nil"/>
            </w:tcBorders>
            <w:shd w:val="clear" w:color="000000" w:fill="C6EFCE"/>
            <w:noWrap/>
            <w:vAlign w:val="bottom"/>
            <w:hideMark/>
          </w:tcPr>
          <w:p w14:paraId="20D75C84" w14:textId="5C989B7E" w:rsidR="00E73313" w:rsidRPr="0020749A" w:rsidRDefault="00E73313" w:rsidP="00E73313">
            <w:pPr>
              <w:jc w:val="center"/>
              <w:rPr>
                <w:rFonts w:ascii="Calibri" w:eastAsia="Times New Roman" w:hAnsi="Calibri" w:cs="Times New Roman"/>
                <w:color w:val="006100"/>
                <w:lang w:val="en-GB"/>
              </w:rPr>
            </w:pPr>
            <w:r w:rsidRPr="0020749A">
              <w:rPr>
                <w:rFonts w:ascii="Calibri" w:eastAsia="Times New Roman" w:hAnsi="Calibri" w:cs="Times New Roman"/>
                <w:b/>
                <w:bCs/>
                <w:color w:val="006100"/>
                <w:lang w:val="en-GB"/>
              </w:rPr>
              <w:t>Name</w:t>
            </w:r>
          </w:p>
        </w:tc>
        <w:tc>
          <w:tcPr>
            <w:tcW w:w="0" w:type="auto"/>
            <w:gridSpan w:val="4"/>
            <w:tcBorders>
              <w:top w:val="nil"/>
              <w:left w:val="nil"/>
              <w:bottom w:val="nil"/>
              <w:right w:val="nil"/>
            </w:tcBorders>
            <w:shd w:val="clear" w:color="auto" w:fill="auto"/>
            <w:noWrap/>
            <w:vAlign w:val="bottom"/>
            <w:hideMark/>
          </w:tcPr>
          <w:p w14:paraId="010500AF"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Incorrectly identified to sectional level in max 1 of the 7 different networks</w:t>
            </w:r>
          </w:p>
        </w:tc>
        <w:tc>
          <w:tcPr>
            <w:tcW w:w="0" w:type="auto"/>
            <w:tcBorders>
              <w:top w:val="nil"/>
              <w:left w:val="nil"/>
              <w:bottom w:val="nil"/>
              <w:right w:val="nil"/>
            </w:tcBorders>
            <w:shd w:val="clear" w:color="auto" w:fill="auto"/>
            <w:noWrap/>
            <w:vAlign w:val="bottom"/>
            <w:hideMark/>
          </w:tcPr>
          <w:p w14:paraId="37F7ED0D"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D4DDD65" w14:textId="77777777" w:rsidR="00E73313" w:rsidRPr="0020749A" w:rsidRDefault="00E73313" w:rsidP="00E73313">
            <w:pPr>
              <w:rPr>
                <w:rFonts w:ascii="Calibri" w:eastAsia="Times New Roman" w:hAnsi="Calibri" w:cs="Times New Roman"/>
                <w:color w:val="000000"/>
                <w:lang w:val="en-GB"/>
              </w:rPr>
            </w:pPr>
          </w:p>
        </w:tc>
      </w:tr>
      <w:tr w:rsidR="00E73313" w:rsidRPr="0020749A" w14:paraId="5757EF5C" w14:textId="77777777" w:rsidTr="00E73313">
        <w:trPr>
          <w:trHeight w:val="300"/>
        </w:trPr>
        <w:tc>
          <w:tcPr>
            <w:tcW w:w="0" w:type="auto"/>
            <w:tcBorders>
              <w:top w:val="nil"/>
              <w:left w:val="nil"/>
              <w:bottom w:val="nil"/>
              <w:right w:val="nil"/>
            </w:tcBorders>
            <w:shd w:val="clear" w:color="000000" w:fill="FFEB9C"/>
            <w:noWrap/>
            <w:vAlign w:val="bottom"/>
            <w:hideMark/>
          </w:tcPr>
          <w:p w14:paraId="1EA5D112" w14:textId="2E5D7E54" w:rsidR="00E73313" w:rsidRPr="0020749A" w:rsidRDefault="00E73313" w:rsidP="00E73313">
            <w:pPr>
              <w:jc w:val="center"/>
              <w:rPr>
                <w:rFonts w:ascii="Calibri" w:eastAsia="Times New Roman" w:hAnsi="Calibri" w:cs="Times New Roman"/>
                <w:color w:val="9C6500"/>
                <w:lang w:val="en-GB"/>
              </w:rPr>
            </w:pPr>
            <w:r w:rsidRPr="0020749A">
              <w:rPr>
                <w:rFonts w:ascii="Calibri" w:eastAsia="Times New Roman" w:hAnsi="Calibri" w:cs="Times New Roman"/>
                <w:b/>
                <w:bCs/>
                <w:color w:val="9C6500"/>
                <w:lang w:val="en-GB"/>
              </w:rPr>
              <w:t>Name</w:t>
            </w:r>
          </w:p>
        </w:tc>
        <w:tc>
          <w:tcPr>
            <w:tcW w:w="0" w:type="auto"/>
            <w:gridSpan w:val="4"/>
            <w:tcBorders>
              <w:top w:val="nil"/>
              <w:left w:val="nil"/>
              <w:bottom w:val="nil"/>
              <w:right w:val="nil"/>
            </w:tcBorders>
            <w:shd w:val="clear" w:color="auto" w:fill="auto"/>
            <w:noWrap/>
            <w:vAlign w:val="bottom"/>
            <w:hideMark/>
          </w:tcPr>
          <w:p w14:paraId="5A525AA8"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Incorrecttly identified to sectional level in max 3 of the 7 different networks</w:t>
            </w:r>
          </w:p>
        </w:tc>
        <w:tc>
          <w:tcPr>
            <w:tcW w:w="0" w:type="auto"/>
            <w:tcBorders>
              <w:top w:val="nil"/>
              <w:left w:val="nil"/>
              <w:bottom w:val="nil"/>
              <w:right w:val="nil"/>
            </w:tcBorders>
            <w:shd w:val="clear" w:color="auto" w:fill="auto"/>
            <w:noWrap/>
            <w:vAlign w:val="bottom"/>
            <w:hideMark/>
          </w:tcPr>
          <w:p w14:paraId="246CC4F0"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BCBDFDC" w14:textId="77777777" w:rsidR="00E73313" w:rsidRPr="0020749A" w:rsidRDefault="00E73313" w:rsidP="00E73313">
            <w:pPr>
              <w:rPr>
                <w:rFonts w:ascii="Calibri" w:eastAsia="Times New Roman" w:hAnsi="Calibri" w:cs="Times New Roman"/>
                <w:color w:val="000000"/>
                <w:lang w:val="en-GB"/>
              </w:rPr>
            </w:pPr>
          </w:p>
        </w:tc>
      </w:tr>
      <w:tr w:rsidR="00E73313" w:rsidRPr="0020749A" w14:paraId="4C85980E" w14:textId="77777777" w:rsidTr="00E73313">
        <w:trPr>
          <w:trHeight w:val="300"/>
        </w:trPr>
        <w:tc>
          <w:tcPr>
            <w:tcW w:w="0" w:type="auto"/>
            <w:tcBorders>
              <w:top w:val="nil"/>
              <w:left w:val="nil"/>
              <w:bottom w:val="nil"/>
              <w:right w:val="nil"/>
            </w:tcBorders>
            <w:shd w:val="clear" w:color="000000" w:fill="FFC7CE"/>
            <w:noWrap/>
            <w:vAlign w:val="bottom"/>
            <w:hideMark/>
          </w:tcPr>
          <w:p w14:paraId="638680C0" w14:textId="296052FE" w:rsidR="00E73313" w:rsidRPr="0020749A" w:rsidRDefault="00E73313" w:rsidP="00E73313">
            <w:pPr>
              <w:jc w:val="center"/>
              <w:rPr>
                <w:rFonts w:ascii="Calibri" w:eastAsia="Times New Roman" w:hAnsi="Calibri" w:cs="Times New Roman"/>
                <w:color w:val="9C0006"/>
                <w:lang w:val="en-GB"/>
              </w:rPr>
            </w:pPr>
            <w:r w:rsidRPr="0020749A">
              <w:rPr>
                <w:rFonts w:ascii="Calibri" w:eastAsia="Times New Roman" w:hAnsi="Calibri" w:cs="Times New Roman"/>
                <w:b/>
                <w:bCs/>
                <w:color w:val="9C0006"/>
                <w:lang w:val="en-GB"/>
              </w:rPr>
              <w:t>Name</w:t>
            </w:r>
          </w:p>
        </w:tc>
        <w:tc>
          <w:tcPr>
            <w:tcW w:w="0" w:type="auto"/>
            <w:gridSpan w:val="4"/>
            <w:tcBorders>
              <w:top w:val="nil"/>
              <w:left w:val="nil"/>
              <w:bottom w:val="nil"/>
              <w:right w:val="nil"/>
            </w:tcBorders>
            <w:shd w:val="clear" w:color="auto" w:fill="auto"/>
            <w:noWrap/>
            <w:vAlign w:val="bottom"/>
            <w:hideMark/>
          </w:tcPr>
          <w:p w14:paraId="3A0627E8" w14:textId="77777777" w:rsidR="00E73313" w:rsidRPr="0020749A" w:rsidRDefault="00E73313" w:rsidP="00E73313">
            <w:pPr>
              <w:rPr>
                <w:rFonts w:ascii="Calibri" w:eastAsia="Times New Roman" w:hAnsi="Calibri" w:cs="Times New Roman"/>
                <w:color w:val="000000"/>
                <w:lang w:val="en-GB"/>
              </w:rPr>
            </w:pPr>
            <w:r w:rsidRPr="0020749A">
              <w:rPr>
                <w:rFonts w:ascii="Calibri" w:eastAsia="Times New Roman" w:hAnsi="Calibri" w:cs="Times New Roman"/>
                <w:color w:val="000000"/>
                <w:lang w:val="en-GB"/>
              </w:rPr>
              <w:t>Incorrectly identified to sectional level in more than 3 of the 7 networks</w:t>
            </w:r>
          </w:p>
        </w:tc>
        <w:tc>
          <w:tcPr>
            <w:tcW w:w="0" w:type="auto"/>
            <w:tcBorders>
              <w:top w:val="nil"/>
              <w:left w:val="nil"/>
              <w:bottom w:val="nil"/>
              <w:right w:val="nil"/>
            </w:tcBorders>
            <w:shd w:val="clear" w:color="auto" w:fill="auto"/>
            <w:noWrap/>
            <w:vAlign w:val="bottom"/>
            <w:hideMark/>
          </w:tcPr>
          <w:p w14:paraId="1935C72D" w14:textId="77777777" w:rsidR="00E73313" w:rsidRPr="0020749A"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F26BF4C" w14:textId="77777777" w:rsidR="00E73313" w:rsidRPr="0020749A" w:rsidRDefault="00E73313" w:rsidP="00E73313">
            <w:pPr>
              <w:rPr>
                <w:rFonts w:ascii="Calibri" w:eastAsia="Times New Roman" w:hAnsi="Calibri" w:cs="Times New Roman"/>
                <w:color w:val="000000"/>
                <w:lang w:val="en-GB"/>
              </w:rPr>
            </w:pPr>
          </w:p>
        </w:tc>
      </w:tr>
    </w:tbl>
    <w:p w14:paraId="2A88C722" w14:textId="77777777" w:rsidR="005E48BE" w:rsidRPr="0020749A" w:rsidRDefault="005E48BE" w:rsidP="005C28F9">
      <w:pPr>
        <w:rPr>
          <w:lang w:val="en-GB"/>
        </w:rPr>
        <w:sectPr w:rsidR="005E48BE" w:rsidRPr="0020749A" w:rsidSect="00E73313">
          <w:pgSz w:w="16840" w:h="11900" w:orient="landscape"/>
          <w:pgMar w:top="709" w:right="1417" w:bottom="1410" w:left="1417" w:header="708" w:footer="708" w:gutter="0"/>
          <w:cols w:space="708"/>
          <w:docGrid w:linePitch="360"/>
        </w:sectPr>
      </w:pPr>
    </w:p>
    <w:p w14:paraId="67112723" w14:textId="2091A0E0" w:rsidR="005C28F9" w:rsidRPr="0020749A" w:rsidRDefault="002E7A08" w:rsidP="002E7A08">
      <w:pPr>
        <w:pStyle w:val="Kop2"/>
        <w:numPr>
          <w:ilvl w:val="0"/>
          <w:numId w:val="12"/>
        </w:numPr>
        <w:spacing w:after="120"/>
        <w:ind w:left="717"/>
        <w:rPr>
          <w:lang w:val="en-GB"/>
        </w:rPr>
      </w:pPr>
      <w:bookmarkStart w:id="78" w:name="_Toc260914253"/>
      <w:r w:rsidRPr="0020749A">
        <w:rPr>
          <w:lang w:val="en-GB"/>
        </w:rPr>
        <w:lastRenderedPageBreak/>
        <w:t>Screenshots of the classification website</w:t>
      </w:r>
      <w:bookmarkEnd w:id="78"/>
    </w:p>
    <w:p w14:paraId="08449539" w14:textId="77777777" w:rsidR="006378C6" w:rsidRPr="0020749A" w:rsidRDefault="002E7A08" w:rsidP="006378C6">
      <w:pPr>
        <w:keepNext/>
        <w:rPr>
          <w:lang w:val="en-GB"/>
        </w:rPr>
      </w:pPr>
      <w:r w:rsidRPr="0020749A">
        <w:rPr>
          <w:noProof/>
          <w:lang w:val="en-US"/>
        </w:rPr>
        <w:drawing>
          <wp:inline distT="0" distB="0" distL="0" distR="0" wp14:anchorId="1B0881D2" wp14:editId="4CA10969">
            <wp:extent cx="8893810" cy="438023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4-05-01 om 14.34.03.png"/>
                    <pic:cNvPicPr/>
                  </pic:nvPicPr>
                  <pic:blipFill>
                    <a:blip r:embed="rId35">
                      <a:extLst>
                        <a:ext uri="{28A0092B-C50C-407E-A947-70E740481C1C}">
                          <a14:useLocalDpi xmlns:a14="http://schemas.microsoft.com/office/drawing/2010/main" val="0"/>
                        </a:ext>
                      </a:extLst>
                    </a:blip>
                    <a:stretch>
                      <a:fillRect/>
                    </a:stretch>
                  </pic:blipFill>
                  <pic:spPr>
                    <a:xfrm>
                      <a:off x="0" y="0"/>
                      <a:ext cx="8893810" cy="4380230"/>
                    </a:xfrm>
                    <a:prstGeom prst="rect">
                      <a:avLst/>
                    </a:prstGeom>
                  </pic:spPr>
                </pic:pic>
              </a:graphicData>
            </a:graphic>
          </wp:inline>
        </w:drawing>
      </w:r>
    </w:p>
    <w:p w14:paraId="0C6C4CF8" w14:textId="7F2E1ACC" w:rsidR="002E7A08" w:rsidRPr="0020749A" w:rsidRDefault="006378C6" w:rsidP="006378C6">
      <w:pPr>
        <w:pStyle w:val="Bijschrift"/>
        <w:rPr>
          <w:lang w:val="en-GB"/>
        </w:rPr>
      </w:pPr>
      <w:r w:rsidRPr="0020749A">
        <w:rPr>
          <w:lang w:val="en-GB"/>
        </w:rPr>
        <w:t>Figure S-</w:t>
      </w:r>
      <w:r w:rsidRPr="0020749A">
        <w:rPr>
          <w:lang w:val="en-GB"/>
        </w:rPr>
        <w:fldChar w:fldCharType="begin"/>
      </w:r>
      <w:r w:rsidRPr="0020749A">
        <w:rPr>
          <w:lang w:val="en-GB"/>
        </w:rPr>
        <w:instrText xml:space="preserve"> SEQ Figure_S- \* ARABIC </w:instrText>
      </w:r>
      <w:r w:rsidRPr="0020749A">
        <w:rPr>
          <w:lang w:val="en-GB"/>
        </w:rPr>
        <w:fldChar w:fldCharType="separate"/>
      </w:r>
      <w:r w:rsidRPr="0020749A">
        <w:rPr>
          <w:noProof/>
          <w:lang w:val="en-GB"/>
        </w:rPr>
        <w:t>1</w:t>
      </w:r>
      <w:r w:rsidRPr="0020749A">
        <w:rPr>
          <w:lang w:val="en-GB"/>
        </w:rPr>
        <w:fldChar w:fldCharType="end"/>
      </w:r>
      <w:r w:rsidRPr="0020749A">
        <w:rPr>
          <w:lang w:val="en-GB"/>
        </w:rPr>
        <w:t xml:space="preserve"> Homepage of the classification website</w:t>
      </w:r>
    </w:p>
    <w:p w14:paraId="007DB631" w14:textId="77777777" w:rsidR="006378C6" w:rsidRPr="0020749A" w:rsidRDefault="002E7A08" w:rsidP="006378C6">
      <w:pPr>
        <w:keepNext/>
        <w:rPr>
          <w:lang w:val="en-GB"/>
        </w:rPr>
      </w:pPr>
      <w:r w:rsidRPr="0020749A">
        <w:rPr>
          <w:noProof/>
          <w:lang w:val="en-US"/>
        </w:rPr>
        <w:lastRenderedPageBreak/>
        <w:drawing>
          <wp:inline distT="0" distB="0" distL="0" distR="0" wp14:anchorId="4F4DE7A5" wp14:editId="2F71ECA3">
            <wp:extent cx="6743700" cy="2971800"/>
            <wp:effectExtent l="0" t="0" r="1270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4-05-01 om 14.34.08.png"/>
                    <pic:cNvPicPr/>
                  </pic:nvPicPr>
                  <pic:blipFill>
                    <a:blip r:embed="rId36">
                      <a:extLst>
                        <a:ext uri="{28A0092B-C50C-407E-A947-70E740481C1C}">
                          <a14:useLocalDpi xmlns:a14="http://schemas.microsoft.com/office/drawing/2010/main" val="0"/>
                        </a:ext>
                      </a:extLst>
                    </a:blip>
                    <a:stretch>
                      <a:fillRect/>
                    </a:stretch>
                  </pic:blipFill>
                  <pic:spPr>
                    <a:xfrm>
                      <a:off x="0" y="0"/>
                      <a:ext cx="6743700" cy="2971800"/>
                    </a:xfrm>
                    <a:prstGeom prst="rect">
                      <a:avLst/>
                    </a:prstGeom>
                  </pic:spPr>
                </pic:pic>
              </a:graphicData>
            </a:graphic>
          </wp:inline>
        </w:drawing>
      </w:r>
    </w:p>
    <w:p w14:paraId="3CBD0C08" w14:textId="77777777" w:rsidR="00134196" w:rsidRPr="0020749A" w:rsidRDefault="006378C6" w:rsidP="006378C6">
      <w:pPr>
        <w:pStyle w:val="Bijschrift"/>
        <w:rPr>
          <w:lang w:val="en-GB"/>
        </w:rPr>
        <w:sectPr w:rsidR="00134196" w:rsidRPr="0020749A" w:rsidSect="007D5C5B">
          <w:pgSz w:w="16840" w:h="11900" w:orient="landscape"/>
          <w:pgMar w:top="709" w:right="1417" w:bottom="1410" w:left="1417" w:header="708" w:footer="708" w:gutter="0"/>
          <w:cols w:space="708"/>
          <w:docGrid w:linePitch="360"/>
        </w:sectPr>
      </w:pPr>
      <w:r w:rsidRPr="0020749A">
        <w:rPr>
          <w:lang w:val="en-GB"/>
        </w:rPr>
        <w:t>Figure S-</w:t>
      </w:r>
      <w:r w:rsidRPr="0020749A">
        <w:rPr>
          <w:lang w:val="en-GB"/>
        </w:rPr>
        <w:fldChar w:fldCharType="begin"/>
      </w:r>
      <w:r w:rsidRPr="0020749A">
        <w:rPr>
          <w:lang w:val="en-GB"/>
        </w:rPr>
        <w:instrText xml:space="preserve"> SEQ Figure_S- \* ARABIC </w:instrText>
      </w:r>
      <w:r w:rsidRPr="0020749A">
        <w:rPr>
          <w:lang w:val="en-GB"/>
        </w:rPr>
        <w:fldChar w:fldCharType="separate"/>
      </w:r>
      <w:r w:rsidRPr="0020749A">
        <w:rPr>
          <w:noProof/>
          <w:lang w:val="en-GB"/>
        </w:rPr>
        <w:t>2</w:t>
      </w:r>
      <w:r w:rsidRPr="0020749A">
        <w:rPr>
          <w:lang w:val="en-GB"/>
        </w:rPr>
        <w:fldChar w:fldCharType="end"/>
      </w:r>
      <w:r w:rsidRPr="0020749A">
        <w:rPr>
          <w:lang w:val="en-GB"/>
        </w:rPr>
        <w:t xml:space="preserve"> Upload page of the classification website</w:t>
      </w:r>
    </w:p>
    <w:p w14:paraId="453E953D" w14:textId="77777777" w:rsidR="006378C6" w:rsidRPr="0020749A" w:rsidRDefault="006378C6" w:rsidP="006378C6">
      <w:pPr>
        <w:keepNext/>
        <w:rPr>
          <w:lang w:val="en-GB"/>
        </w:rPr>
      </w:pPr>
      <w:r w:rsidRPr="0020749A">
        <w:rPr>
          <w:noProof/>
          <w:lang w:val="en-US"/>
        </w:rPr>
        <w:lastRenderedPageBreak/>
        <w:drawing>
          <wp:inline distT="0" distB="0" distL="0" distR="0" wp14:anchorId="2ABA5341" wp14:editId="53FEE8F1">
            <wp:extent cx="8893810" cy="4451985"/>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4-05-01 om 14.34.21.png"/>
                    <pic:cNvPicPr/>
                  </pic:nvPicPr>
                  <pic:blipFill>
                    <a:blip r:embed="rId37">
                      <a:extLst>
                        <a:ext uri="{28A0092B-C50C-407E-A947-70E740481C1C}">
                          <a14:useLocalDpi xmlns:a14="http://schemas.microsoft.com/office/drawing/2010/main" val="0"/>
                        </a:ext>
                      </a:extLst>
                    </a:blip>
                    <a:stretch>
                      <a:fillRect/>
                    </a:stretch>
                  </pic:blipFill>
                  <pic:spPr>
                    <a:xfrm>
                      <a:off x="0" y="0"/>
                      <a:ext cx="8893810" cy="4451985"/>
                    </a:xfrm>
                    <a:prstGeom prst="rect">
                      <a:avLst/>
                    </a:prstGeom>
                  </pic:spPr>
                </pic:pic>
              </a:graphicData>
            </a:graphic>
          </wp:inline>
        </w:drawing>
      </w:r>
    </w:p>
    <w:p w14:paraId="71FC6D1F" w14:textId="08C18308" w:rsidR="006378C6" w:rsidRPr="0020749A" w:rsidRDefault="006378C6" w:rsidP="006378C6">
      <w:pPr>
        <w:pStyle w:val="Bijschrift"/>
        <w:rPr>
          <w:lang w:val="en-GB"/>
        </w:rPr>
      </w:pPr>
      <w:r w:rsidRPr="0020749A">
        <w:rPr>
          <w:lang w:val="en-GB"/>
        </w:rPr>
        <w:t>Figure S-</w:t>
      </w:r>
      <w:r w:rsidRPr="0020749A">
        <w:rPr>
          <w:lang w:val="en-GB"/>
        </w:rPr>
        <w:fldChar w:fldCharType="begin"/>
      </w:r>
      <w:r w:rsidRPr="0020749A">
        <w:rPr>
          <w:lang w:val="en-GB"/>
        </w:rPr>
        <w:instrText xml:space="preserve"> SEQ Figure_S- \* ARABIC </w:instrText>
      </w:r>
      <w:r w:rsidRPr="0020749A">
        <w:rPr>
          <w:lang w:val="en-GB"/>
        </w:rPr>
        <w:fldChar w:fldCharType="separate"/>
      </w:r>
      <w:r w:rsidRPr="0020749A">
        <w:rPr>
          <w:noProof/>
          <w:lang w:val="en-GB"/>
        </w:rPr>
        <w:t>3</w:t>
      </w:r>
      <w:r w:rsidRPr="0020749A">
        <w:rPr>
          <w:lang w:val="en-GB"/>
        </w:rPr>
        <w:fldChar w:fldCharType="end"/>
      </w:r>
      <w:r w:rsidRPr="0020749A">
        <w:rPr>
          <w:lang w:val="en-GB"/>
        </w:rPr>
        <w:t xml:space="preserve"> Screen to select the picture to be classified</w:t>
      </w:r>
    </w:p>
    <w:p w14:paraId="5B936836" w14:textId="77777777" w:rsidR="006378C6" w:rsidRPr="0020749A" w:rsidRDefault="006378C6" w:rsidP="006378C6">
      <w:pPr>
        <w:keepNext/>
        <w:rPr>
          <w:lang w:val="en-GB"/>
        </w:rPr>
      </w:pPr>
      <w:r w:rsidRPr="0020749A">
        <w:rPr>
          <w:noProof/>
          <w:lang w:val="en-US"/>
        </w:rPr>
        <w:lastRenderedPageBreak/>
        <w:drawing>
          <wp:inline distT="0" distB="0" distL="0" distR="0" wp14:anchorId="22E5552C" wp14:editId="709D4AD2">
            <wp:extent cx="8893810" cy="589788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4-05-01 om 14.34.27.png"/>
                    <pic:cNvPicPr/>
                  </pic:nvPicPr>
                  <pic:blipFill>
                    <a:blip r:embed="rId38">
                      <a:extLst>
                        <a:ext uri="{28A0092B-C50C-407E-A947-70E740481C1C}">
                          <a14:useLocalDpi xmlns:a14="http://schemas.microsoft.com/office/drawing/2010/main" val="0"/>
                        </a:ext>
                      </a:extLst>
                    </a:blip>
                    <a:stretch>
                      <a:fillRect/>
                    </a:stretch>
                  </pic:blipFill>
                  <pic:spPr>
                    <a:xfrm>
                      <a:off x="0" y="0"/>
                      <a:ext cx="8893810" cy="5897880"/>
                    </a:xfrm>
                    <a:prstGeom prst="rect">
                      <a:avLst/>
                    </a:prstGeom>
                  </pic:spPr>
                </pic:pic>
              </a:graphicData>
            </a:graphic>
          </wp:inline>
        </w:drawing>
      </w:r>
    </w:p>
    <w:p w14:paraId="5C203C89" w14:textId="22A4D82F" w:rsidR="006378C6" w:rsidRPr="0020749A" w:rsidRDefault="006378C6" w:rsidP="006378C6">
      <w:pPr>
        <w:pStyle w:val="Bijschrift"/>
        <w:rPr>
          <w:lang w:val="en-GB"/>
        </w:rPr>
      </w:pPr>
      <w:r w:rsidRPr="0020749A">
        <w:rPr>
          <w:lang w:val="en-GB"/>
        </w:rPr>
        <w:t>Figure S-</w:t>
      </w:r>
      <w:r w:rsidRPr="0020749A">
        <w:rPr>
          <w:lang w:val="en-GB"/>
        </w:rPr>
        <w:fldChar w:fldCharType="begin"/>
      </w:r>
      <w:r w:rsidRPr="0020749A">
        <w:rPr>
          <w:lang w:val="en-GB"/>
        </w:rPr>
        <w:instrText xml:space="preserve"> SEQ Figure_S- \* ARABIC </w:instrText>
      </w:r>
      <w:r w:rsidRPr="0020749A">
        <w:rPr>
          <w:lang w:val="en-GB"/>
        </w:rPr>
        <w:fldChar w:fldCharType="separate"/>
      </w:r>
      <w:r w:rsidRPr="0020749A">
        <w:rPr>
          <w:noProof/>
          <w:lang w:val="en-GB"/>
        </w:rPr>
        <w:t>4</w:t>
      </w:r>
      <w:r w:rsidRPr="0020749A">
        <w:rPr>
          <w:lang w:val="en-GB"/>
        </w:rPr>
        <w:fldChar w:fldCharType="end"/>
      </w:r>
      <w:r w:rsidRPr="0020749A">
        <w:rPr>
          <w:lang w:val="en-GB"/>
        </w:rPr>
        <w:t xml:space="preserve"> page to check if the picture is uploaded correctly</w:t>
      </w:r>
    </w:p>
    <w:p w14:paraId="77AD5512" w14:textId="77777777" w:rsidR="006378C6" w:rsidRPr="0020749A" w:rsidRDefault="006378C6" w:rsidP="006378C6">
      <w:pPr>
        <w:keepNext/>
        <w:rPr>
          <w:lang w:val="en-GB"/>
        </w:rPr>
      </w:pPr>
      <w:r w:rsidRPr="0020749A">
        <w:rPr>
          <w:noProof/>
          <w:lang w:val="en-US"/>
        </w:rPr>
        <w:lastRenderedPageBreak/>
        <w:drawing>
          <wp:inline distT="0" distB="0" distL="0" distR="0" wp14:anchorId="590ABBCC" wp14:editId="0BD36DD5">
            <wp:extent cx="7086600" cy="571500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4-05-01 om 14.34.35.png"/>
                    <pic:cNvPicPr/>
                  </pic:nvPicPr>
                  <pic:blipFill>
                    <a:blip r:embed="rId39">
                      <a:extLst>
                        <a:ext uri="{28A0092B-C50C-407E-A947-70E740481C1C}">
                          <a14:useLocalDpi xmlns:a14="http://schemas.microsoft.com/office/drawing/2010/main" val="0"/>
                        </a:ext>
                      </a:extLst>
                    </a:blip>
                    <a:stretch>
                      <a:fillRect/>
                    </a:stretch>
                  </pic:blipFill>
                  <pic:spPr>
                    <a:xfrm>
                      <a:off x="0" y="0"/>
                      <a:ext cx="7086600" cy="5715000"/>
                    </a:xfrm>
                    <a:prstGeom prst="rect">
                      <a:avLst/>
                    </a:prstGeom>
                  </pic:spPr>
                </pic:pic>
              </a:graphicData>
            </a:graphic>
          </wp:inline>
        </w:drawing>
      </w:r>
    </w:p>
    <w:p w14:paraId="59925447" w14:textId="542BFFA6" w:rsidR="006378C6" w:rsidRPr="0020749A" w:rsidRDefault="006378C6" w:rsidP="006378C6">
      <w:pPr>
        <w:pStyle w:val="Bijschrift"/>
        <w:rPr>
          <w:lang w:val="en-GB"/>
        </w:rPr>
        <w:sectPr w:rsidR="006378C6" w:rsidRPr="0020749A" w:rsidSect="00134196">
          <w:pgSz w:w="16840" w:h="11900" w:orient="landscape"/>
          <w:pgMar w:top="709" w:right="1417" w:bottom="1410" w:left="1417" w:header="708" w:footer="708" w:gutter="0"/>
          <w:cols w:space="708"/>
          <w:docGrid w:linePitch="360"/>
        </w:sectPr>
      </w:pPr>
      <w:r w:rsidRPr="0020749A">
        <w:rPr>
          <w:lang w:val="en-GB"/>
        </w:rPr>
        <w:t>Figure S-</w:t>
      </w:r>
      <w:r w:rsidRPr="0020749A">
        <w:rPr>
          <w:lang w:val="en-GB"/>
        </w:rPr>
        <w:fldChar w:fldCharType="begin"/>
      </w:r>
      <w:r w:rsidRPr="0020749A">
        <w:rPr>
          <w:lang w:val="en-GB"/>
        </w:rPr>
        <w:instrText xml:space="preserve"> SEQ Figure_S- \* ARABIC </w:instrText>
      </w:r>
      <w:r w:rsidRPr="0020749A">
        <w:rPr>
          <w:lang w:val="en-GB"/>
        </w:rPr>
        <w:fldChar w:fldCharType="separate"/>
      </w:r>
      <w:r w:rsidRPr="0020749A">
        <w:rPr>
          <w:noProof/>
          <w:lang w:val="en-GB"/>
        </w:rPr>
        <w:t>5</w:t>
      </w:r>
      <w:r w:rsidRPr="0020749A">
        <w:rPr>
          <w:lang w:val="en-GB"/>
        </w:rPr>
        <w:fldChar w:fldCharType="end"/>
      </w:r>
      <w:r w:rsidRPr="0020749A">
        <w:rPr>
          <w:lang w:val="en-GB"/>
        </w:rPr>
        <w:t xml:space="preserve"> Result page of the classification website.</w:t>
      </w:r>
    </w:p>
    <w:p w14:paraId="7934033C" w14:textId="77777777" w:rsidR="00DF2853" w:rsidRPr="0020749A" w:rsidRDefault="00781EDD" w:rsidP="00B056D7">
      <w:pPr>
        <w:pStyle w:val="Kop1"/>
        <w:rPr>
          <w:lang w:val="en-GB"/>
        </w:rPr>
      </w:pPr>
      <w:bookmarkStart w:id="79" w:name="_Toc260914254"/>
      <w:bookmarkEnd w:id="72"/>
      <w:r w:rsidRPr="0020749A">
        <w:rPr>
          <w:lang w:val="en-GB"/>
        </w:rPr>
        <w:lastRenderedPageBreak/>
        <w:t>Appendices</w:t>
      </w:r>
      <w:bookmarkEnd w:id="79"/>
    </w:p>
    <w:p w14:paraId="5B6D002B" w14:textId="77777777" w:rsidR="00A235BD" w:rsidRPr="0020749A" w:rsidRDefault="00781EDD" w:rsidP="00781EDD">
      <w:pPr>
        <w:pStyle w:val="Kop2"/>
        <w:numPr>
          <w:ilvl w:val="0"/>
          <w:numId w:val="1"/>
        </w:numPr>
        <w:rPr>
          <w:lang w:val="en-GB"/>
        </w:rPr>
      </w:pPr>
      <w:bookmarkStart w:id="80" w:name="_Toc260914255"/>
      <w:r w:rsidRPr="0020749A">
        <w:rPr>
          <w:lang w:val="en-GB"/>
        </w:rPr>
        <w:t>Figures</w:t>
      </w:r>
      <w:bookmarkEnd w:id="80"/>
      <w:r w:rsidR="003A209C" w:rsidRPr="0020749A">
        <w:rPr>
          <w:lang w:val="en-GB"/>
        </w:rPr>
        <w:br/>
      </w:r>
    </w:p>
    <w:p w14:paraId="7FAC56B2" w14:textId="77777777" w:rsidR="008A70C4" w:rsidRPr="0020749A" w:rsidRDefault="00A235BD" w:rsidP="00B056D7">
      <w:pPr>
        <w:rPr>
          <w:lang w:val="en-GB"/>
        </w:rPr>
      </w:pPr>
      <w:r w:rsidRPr="0020749A">
        <w:rPr>
          <w:noProof/>
          <w:lang w:val="en-US"/>
        </w:rPr>
        <w:drawing>
          <wp:inline distT="0" distB="0" distL="0" distR="0" wp14:anchorId="284830F9" wp14:editId="748B85FD">
            <wp:extent cx="1978660" cy="1978660"/>
            <wp:effectExtent l="0" t="0" r="2540" b="254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0_arum_maculatum_1.tif"/>
                    <pic:cNvPicPr/>
                  </pic:nvPicPr>
                  <pic:blipFill>
                    <a:blip r:embed="rId40">
                      <a:extLst>
                        <a:ext uri="{28A0092B-C50C-407E-A947-70E740481C1C}">
                          <a14:useLocalDpi xmlns:a14="http://schemas.microsoft.com/office/drawing/2010/main" val="0"/>
                        </a:ext>
                      </a:extLst>
                    </a:blip>
                    <a:stretch>
                      <a:fillRect/>
                    </a:stretch>
                  </pic:blipFill>
                  <pic:spPr>
                    <a:xfrm>
                      <a:off x="0" y="0"/>
                      <a:ext cx="1978660" cy="1978660"/>
                    </a:xfrm>
                    <a:prstGeom prst="rect">
                      <a:avLst/>
                    </a:prstGeom>
                  </pic:spPr>
                </pic:pic>
              </a:graphicData>
            </a:graphic>
          </wp:inline>
        </w:drawing>
      </w:r>
    </w:p>
    <w:p w14:paraId="1186EC25" w14:textId="17EE4872" w:rsidR="00A235BD" w:rsidRPr="0020749A" w:rsidRDefault="008A70C4" w:rsidP="00B056D7">
      <w:pPr>
        <w:pStyle w:val="Bijschrift"/>
        <w:rPr>
          <w:lang w:val="en-GB"/>
        </w:rPr>
      </w:pPr>
      <w:r w:rsidRPr="0020749A">
        <w:rPr>
          <w:lang w:val="en-GB"/>
        </w:rPr>
        <w:t xml:space="preserve">Figure </w:t>
      </w:r>
      <w:r w:rsidR="002E7A08" w:rsidRPr="0020749A">
        <w:rPr>
          <w:lang w:val="en-GB"/>
        </w:rPr>
        <w:fldChar w:fldCharType="begin"/>
      </w:r>
      <w:r w:rsidR="002E7A08" w:rsidRPr="0020749A">
        <w:rPr>
          <w:lang w:val="en-GB"/>
        </w:rPr>
        <w:instrText xml:space="preserve"> SEQ Figure \* ARABIC </w:instrText>
      </w:r>
      <w:r w:rsidR="002E7A08" w:rsidRPr="0020749A">
        <w:rPr>
          <w:lang w:val="en-GB"/>
        </w:rPr>
        <w:fldChar w:fldCharType="separate"/>
      </w:r>
      <w:r w:rsidR="002E7A08" w:rsidRPr="0020749A">
        <w:rPr>
          <w:noProof/>
          <w:lang w:val="en-GB"/>
        </w:rPr>
        <w:t>6</w:t>
      </w:r>
      <w:r w:rsidR="002E7A08" w:rsidRPr="0020749A">
        <w:rPr>
          <w:lang w:val="en-GB"/>
        </w:rPr>
        <w:fldChar w:fldCharType="end"/>
      </w:r>
      <w:r w:rsidRPr="0020749A">
        <w:rPr>
          <w:lang w:val="en-GB"/>
        </w:rPr>
        <w:t xml:space="preserve"> </w:t>
      </w:r>
      <w:r w:rsidRPr="0020749A">
        <w:rPr>
          <w:i/>
          <w:lang w:val="en-GB"/>
        </w:rPr>
        <w:t>Arum maculatum</w:t>
      </w:r>
      <w:r w:rsidRPr="0020749A">
        <w:rPr>
          <w:lang w:val="en-GB"/>
        </w:rPr>
        <w:t xml:space="preserve"> [1</w:t>
      </w:r>
      <w:r w:rsidR="009F6D98" w:rsidRPr="0020749A">
        <w:rPr>
          <w:lang w:val="en-GB"/>
        </w:rPr>
        <w:t>5</w:t>
      </w:r>
      <w:r w:rsidRPr="0020749A">
        <w:rPr>
          <w:lang w:val="en-GB"/>
        </w:rPr>
        <w:t>]</w:t>
      </w:r>
    </w:p>
    <w:p w14:paraId="001DF620" w14:textId="77777777" w:rsidR="00A235BD" w:rsidRPr="0020749A" w:rsidRDefault="00A235BD" w:rsidP="00B056D7">
      <w:pPr>
        <w:rPr>
          <w:lang w:val="en-GB"/>
        </w:rPr>
      </w:pPr>
    </w:p>
    <w:p w14:paraId="1877E353" w14:textId="77777777" w:rsidR="00A235BD" w:rsidRPr="0020749A" w:rsidRDefault="00A235BD" w:rsidP="00B056D7">
      <w:pPr>
        <w:rPr>
          <w:lang w:val="en-GB"/>
        </w:rPr>
      </w:pPr>
    </w:p>
    <w:p w14:paraId="4A589562" w14:textId="77777777" w:rsidR="00A235BD" w:rsidRPr="0020749A" w:rsidRDefault="00A235BD" w:rsidP="00B056D7">
      <w:pPr>
        <w:rPr>
          <w:lang w:val="en-GB"/>
        </w:rPr>
      </w:pPr>
    </w:p>
    <w:p w14:paraId="4367BB95" w14:textId="77777777" w:rsidR="008A70C4" w:rsidRPr="0020749A" w:rsidRDefault="008A70C4" w:rsidP="00B056D7">
      <w:pPr>
        <w:rPr>
          <w:lang w:val="en-GB"/>
        </w:rPr>
      </w:pPr>
      <w:r w:rsidRPr="0020749A">
        <w:rPr>
          <w:noProof/>
          <w:lang w:val="en-US"/>
        </w:rPr>
        <w:drawing>
          <wp:inline distT="0" distB="0" distL="0" distR="0" wp14:anchorId="27A02A55" wp14:editId="4684B640">
            <wp:extent cx="1991995" cy="1991995"/>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2_asparagus_officinalis.tif"/>
                    <pic:cNvPicPr/>
                  </pic:nvPicPr>
                  <pic:blipFill>
                    <a:blip r:embed="rId41">
                      <a:extLst>
                        <a:ext uri="{28A0092B-C50C-407E-A947-70E740481C1C}">
                          <a14:useLocalDpi xmlns:a14="http://schemas.microsoft.com/office/drawing/2010/main" val="0"/>
                        </a:ext>
                      </a:extLst>
                    </a:blip>
                    <a:stretch>
                      <a:fillRect/>
                    </a:stretch>
                  </pic:blipFill>
                  <pic:spPr>
                    <a:xfrm>
                      <a:off x="0" y="0"/>
                      <a:ext cx="1991995" cy="1991995"/>
                    </a:xfrm>
                    <a:prstGeom prst="rect">
                      <a:avLst/>
                    </a:prstGeom>
                  </pic:spPr>
                </pic:pic>
              </a:graphicData>
            </a:graphic>
          </wp:inline>
        </w:drawing>
      </w:r>
    </w:p>
    <w:p w14:paraId="7D940D28" w14:textId="52C8FC5E" w:rsidR="008A70C4" w:rsidRPr="0020749A" w:rsidRDefault="008A70C4" w:rsidP="00B056D7">
      <w:pPr>
        <w:pStyle w:val="Bijschrift"/>
        <w:rPr>
          <w:lang w:val="en-GB"/>
        </w:rPr>
      </w:pPr>
      <w:r w:rsidRPr="0020749A">
        <w:rPr>
          <w:lang w:val="en-GB"/>
        </w:rPr>
        <w:t xml:space="preserve">Figure </w:t>
      </w:r>
      <w:r w:rsidR="002E7A08" w:rsidRPr="0020749A">
        <w:rPr>
          <w:lang w:val="en-GB"/>
        </w:rPr>
        <w:fldChar w:fldCharType="begin"/>
      </w:r>
      <w:r w:rsidR="002E7A08" w:rsidRPr="0020749A">
        <w:rPr>
          <w:lang w:val="en-GB"/>
        </w:rPr>
        <w:instrText xml:space="preserve"> SEQ Figure \* ARABIC </w:instrText>
      </w:r>
      <w:r w:rsidR="002E7A08" w:rsidRPr="0020749A">
        <w:rPr>
          <w:lang w:val="en-GB"/>
        </w:rPr>
        <w:fldChar w:fldCharType="separate"/>
      </w:r>
      <w:r w:rsidR="002E7A08" w:rsidRPr="0020749A">
        <w:rPr>
          <w:noProof/>
          <w:lang w:val="en-GB"/>
        </w:rPr>
        <w:t>7</w:t>
      </w:r>
      <w:r w:rsidR="002E7A08" w:rsidRPr="0020749A">
        <w:rPr>
          <w:lang w:val="en-GB"/>
        </w:rPr>
        <w:fldChar w:fldCharType="end"/>
      </w:r>
      <w:r w:rsidRPr="0020749A">
        <w:rPr>
          <w:lang w:val="en-GB"/>
        </w:rPr>
        <w:t xml:space="preserve"> </w:t>
      </w:r>
      <w:r w:rsidRPr="0020749A">
        <w:rPr>
          <w:i/>
          <w:lang w:val="en-GB"/>
        </w:rPr>
        <w:t>Asparagus officinalis</w:t>
      </w:r>
      <w:r w:rsidRPr="0020749A">
        <w:rPr>
          <w:lang w:val="en-GB"/>
        </w:rPr>
        <w:t xml:space="preserve"> [1</w:t>
      </w:r>
      <w:r w:rsidR="009F6D98" w:rsidRPr="0020749A">
        <w:rPr>
          <w:lang w:val="en-GB"/>
        </w:rPr>
        <w:t>5</w:t>
      </w:r>
      <w:r w:rsidRPr="0020749A">
        <w:rPr>
          <w:lang w:val="en-GB"/>
        </w:rPr>
        <w:t>]</w:t>
      </w:r>
    </w:p>
    <w:p w14:paraId="33C9A30E" w14:textId="77777777" w:rsidR="008A70C4" w:rsidRPr="0020749A" w:rsidRDefault="008A70C4" w:rsidP="00B056D7">
      <w:pPr>
        <w:rPr>
          <w:lang w:val="en-GB"/>
        </w:rPr>
      </w:pPr>
    </w:p>
    <w:p w14:paraId="59811CBD" w14:textId="77777777" w:rsidR="008A70C4" w:rsidRPr="0020749A" w:rsidRDefault="008A70C4" w:rsidP="00B056D7">
      <w:pPr>
        <w:rPr>
          <w:lang w:val="en-GB"/>
        </w:rPr>
      </w:pPr>
    </w:p>
    <w:p w14:paraId="49385188" w14:textId="77777777" w:rsidR="008A70C4" w:rsidRPr="0020749A" w:rsidRDefault="008A70C4" w:rsidP="00B056D7">
      <w:pPr>
        <w:rPr>
          <w:lang w:val="en-GB"/>
        </w:rPr>
      </w:pPr>
    </w:p>
    <w:p w14:paraId="109CA434" w14:textId="77777777" w:rsidR="008A70C4" w:rsidRPr="0020749A" w:rsidRDefault="008A70C4" w:rsidP="00B056D7">
      <w:pPr>
        <w:rPr>
          <w:lang w:val="en-GB"/>
        </w:rPr>
      </w:pPr>
      <w:r w:rsidRPr="0020749A">
        <w:rPr>
          <w:noProof/>
          <w:lang w:val="en-US"/>
        </w:rPr>
        <w:drawing>
          <wp:inline distT="0" distB="0" distL="0" distR="0" wp14:anchorId="6C509801" wp14:editId="6AE447A3">
            <wp:extent cx="1978660" cy="1978660"/>
            <wp:effectExtent l="0" t="0" r="2540" b="254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5_polygonatum_verticillatum.tif"/>
                    <pic:cNvPicPr/>
                  </pic:nvPicPr>
                  <pic:blipFill>
                    <a:blip r:embed="rId42">
                      <a:extLst>
                        <a:ext uri="{28A0092B-C50C-407E-A947-70E740481C1C}">
                          <a14:useLocalDpi xmlns:a14="http://schemas.microsoft.com/office/drawing/2010/main" val="0"/>
                        </a:ext>
                      </a:extLst>
                    </a:blip>
                    <a:stretch>
                      <a:fillRect/>
                    </a:stretch>
                  </pic:blipFill>
                  <pic:spPr>
                    <a:xfrm>
                      <a:off x="0" y="0"/>
                      <a:ext cx="1978660" cy="1978660"/>
                    </a:xfrm>
                    <a:prstGeom prst="rect">
                      <a:avLst/>
                    </a:prstGeom>
                  </pic:spPr>
                </pic:pic>
              </a:graphicData>
            </a:graphic>
          </wp:inline>
        </w:drawing>
      </w:r>
    </w:p>
    <w:p w14:paraId="6454118A" w14:textId="2C650CCA" w:rsidR="008A70C4" w:rsidRPr="0020749A" w:rsidRDefault="008A70C4" w:rsidP="00B056D7">
      <w:pPr>
        <w:pStyle w:val="Bijschrift"/>
        <w:rPr>
          <w:lang w:val="en-GB"/>
        </w:rPr>
      </w:pPr>
      <w:r w:rsidRPr="0020749A">
        <w:rPr>
          <w:lang w:val="en-GB"/>
        </w:rPr>
        <w:t xml:space="preserve">Figure </w:t>
      </w:r>
      <w:r w:rsidR="002E7A08" w:rsidRPr="0020749A">
        <w:rPr>
          <w:lang w:val="en-GB"/>
        </w:rPr>
        <w:fldChar w:fldCharType="begin"/>
      </w:r>
      <w:r w:rsidR="002E7A08" w:rsidRPr="0020749A">
        <w:rPr>
          <w:lang w:val="en-GB"/>
        </w:rPr>
        <w:instrText xml:space="preserve"> SEQ Figure \* ARABIC </w:instrText>
      </w:r>
      <w:r w:rsidR="002E7A08" w:rsidRPr="0020749A">
        <w:rPr>
          <w:lang w:val="en-GB"/>
        </w:rPr>
        <w:fldChar w:fldCharType="separate"/>
      </w:r>
      <w:r w:rsidR="002E7A08" w:rsidRPr="0020749A">
        <w:rPr>
          <w:noProof/>
          <w:lang w:val="en-GB"/>
        </w:rPr>
        <w:t>8</w:t>
      </w:r>
      <w:r w:rsidR="002E7A08" w:rsidRPr="0020749A">
        <w:rPr>
          <w:lang w:val="en-GB"/>
        </w:rPr>
        <w:fldChar w:fldCharType="end"/>
      </w:r>
      <w:r w:rsidRPr="0020749A">
        <w:rPr>
          <w:lang w:val="en-GB"/>
        </w:rPr>
        <w:t xml:space="preserve"> </w:t>
      </w:r>
      <w:r w:rsidRPr="0020749A">
        <w:rPr>
          <w:i/>
          <w:lang w:val="en-GB"/>
        </w:rPr>
        <w:t>Polygonatum verticillatum</w:t>
      </w:r>
      <w:r w:rsidRPr="0020749A">
        <w:rPr>
          <w:lang w:val="en-GB"/>
        </w:rPr>
        <w:t xml:space="preserve"> [1</w:t>
      </w:r>
      <w:r w:rsidR="009F6D98" w:rsidRPr="0020749A">
        <w:rPr>
          <w:lang w:val="en-GB"/>
        </w:rPr>
        <w:t>5</w:t>
      </w:r>
      <w:r w:rsidRPr="0020749A">
        <w:rPr>
          <w:lang w:val="en-GB"/>
        </w:rPr>
        <w:t>]</w:t>
      </w:r>
    </w:p>
    <w:p w14:paraId="0831D33F" w14:textId="77777777" w:rsidR="008A70C4" w:rsidRPr="0020749A" w:rsidRDefault="008A70C4" w:rsidP="00B056D7">
      <w:pPr>
        <w:rPr>
          <w:lang w:val="en-GB"/>
        </w:rPr>
      </w:pPr>
    </w:p>
    <w:p w14:paraId="7A81D1E1" w14:textId="77777777" w:rsidR="008A70C4" w:rsidRPr="0020749A" w:rsidRDefault="008A70C4" w:rsidP="00781EDD">
      <w:pPr>
        <w:pStyle w:val="Kop1"/>
        <w:rPr>
          <w:lang w:val="en-GB"/>
        </w:rPr>
      </w:pPr>
    </w:p>
    <w:p w14:paraId="615D9534" w14:textId="77777777" w:rsidR="003A209C" w:rsidRPr="0020749A" w:rsidRDefault="003A209C" w:rsidP="00781EDD">
      <w:pPr>
        <w:contextualSpacing/>
        <w:rPr>
          <w:lang w:val="en-GB"/>
        </w:rPr>
      </w:pPr>
    </w:p>
    <w:p w14:paraId="5E31DE74" w14:textId="77777777" w:rsidR="00781EDD" w:rsidRPr="0020749A" w:rsidRDefault="00781EDD" w:rsidP="00781EDD">
      <w:pPr>
        <w:contextualSpacing/>
        <w:rPr>
          <w:lang w:val="en-GB"/>
        </w:rPr>
      </w:pPr>
    </w:p>
    <w:p w14:paraId="3A2FFDEE" w14:textId="77777777" w:rsidR="008A70C4" w:rsidRPr="0020749A" w:rsidRDefault="008A70C4" w:rsidP="00B056D7">
      <w:pPr>
        <w:rPr>
          <w:lang w:val="en-GB"/>
        </w:rPr>
      </w:pPr>
      <w:r w:rsidRPr="0020749A">
        <w:rPr>
          <w:noProof/>
          <w:lang w:val="en-US"/>
        </w:rPr>
        <w:drawing>
          <wp:inline distT="0" distB="0" distL="0" distR="0" wp14:anchorId="529D19FF" wp14:editId="6FFB271F">
            <wp:extent cx="1943100" cy="1943100"/>
            <wp:effectExtent l="0" t="0" r="12700" b="1270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6_tulipa_greigii_1.tif"/>
                    <pic:cNvPicPr/>
                  </pic:nvPicPr>
                  <pic:blipFill>
                    <a:blip r:embed="rId43">
                      <a:extLst>
                        <a:ext uri="{28A0092B-C50C-407E-A947-70E740481C1C}">
                          <a14:useLocalDpi xmlns:a14="http://schemas.microsoft.com/office/drawing/2010/main" val="0"/>
                        </a:ext>
                      </a:extLst>
                    </a:blip>
                    <a:stretch>
                      <a:fillRect/>
                    </a:stretch>
                  </pic:blipFill>
                  <pic:spPr>
                    <a:xfrm>
                      <a:off x="0" y="0"/>
                      <a:ext cx="1943100" cy="1943100"/>
                    </a:xfrm>
                    <a:prstGeom prst="rect">
                      <a:avLst/>
                    </a:prstGeom>
                  </pic:spPr>
                </pic:pic>
              </a:graphicData>
            </a:graphic>
          </wp:inline>
        </w:drawing>
      </w:r>
    </w:p>
    <w:p w14:paraId="5E2D5B9E" w14:textId="7991B733" w:rsidR="008A70C4" w:rsidRPr="0020749A" w:rsidRDefault="008A70C4" w:rsidP="00B056D7">
      <w:pPr>
        <w:pStyle w:val="Bijschrift"/>
        <w:rPr>
          <w:lang w:val="en-GB"/>
        </w:rPr>
      </w:pPr>
      <w:r w:rsidRPr="0020749A">
        <w:rPr>
          <w:lang w:val="en-GB"/>
        </w:rPr>
        <w:t xml:space="preserve">Figure </w:t>
      </w:r>
      <w:r w:rsidR="002E7A08" w:rsidRPr="0020749A">
        <w:rPr>
          <w:lang w:val="en-GB"/>
        </w:rPr>
        <w:fldChar w:fldCharType="begin"/>
      </w:r>
      <w:r w:rsidR="002E7A08" w:rsidRPr="0020749A">
        <w:rPr>
          <w:lang w:val="en-GB"/>
        </w:rPr>
        <w:instrText xml:space="preserve"> SEQ Figure \* ARABIC </w:instrText>
      </w:r>
      <w:r w:rsidR="002E7A08" w:rsidRPr="0020749A">
        <w:rPr>
          <w:lang w:val="en-GB"/>
        </w:rPr>
        <w:fldChar w:fldCharType="separate"/>
      </w:r>
      <w:r w:rsidR="002E7A08" w:rsidRPr="0020749A">
        <w:rPr>
          <w:noProof/>
          <w:lang w:val="en-GB"/>
        </w:rPr>
        <w:t>9</w:t>
      </w:r>
      <w:r w:rsidR="002E7A08" w:rsidRPr="0020749A">
        <w:rPr>
          <w:lang w:val="en-GB"/>
        </w:rPr>
        <w:fldChar w:fldCharType="end"/>
      </w:r>
      <w:r w:rsidRPr="0020749A">
        <w:rPr>
          <w:lang w:val="en-GB"/>
        </w:rPr>
        <w:t xml:space="preserve"> </w:t>
      </w:r>
      <w:r w:rsidRPr="0020749A">
        <w:rPr>
          <w:i/>
          <w:lang w:val="en-GB"/>
        </w:rPr>
        <w:t>Tulipa greigii</w:t>
      </w:r>
      <w:r w:rsidRPr="0020749A">
        <w:rPr>
          <w:lang w:val="en-GB"/>
        </w:rPr>
        <w:t xml:space="preserve"> [1</w:t>
      </w:r>
      <w:r w:rsidR="009F6D98" w:rsidRPr="0020749A">
        <w:rPr>
          <w:lang w:val="en-GB"/>
        </w:rPr>
        <w:t>5</w:t>
      </w:r>
      <w:r w:rsidRPr="0020749A">
        <w:rPr>
          <w:lang w:val="en-GB"/>
        </w:rPr>
        <w:t>]</w:t>
      </w:r>
    </w:p>
    <w:p w14:paraId="0D20932B" w14:textId="77777777" w:rsidR="008A70C4" w:rsidRPr="0020749A" w:rsidRDefault="008A70C4" w:rsidP="00B056D7">
      <w:pPr>
        <w:rPr>
          <w:lang w:val="en-GB"/>
        </w:rPr>
      </w:pPr>
    </w:p>
    <w:p w14:paraId="35BA9923" w14:textId="77777777" w:rsidR="008A70C4" w:rsidRPr="0020749A" w:rsidRDefault="008A70C4" w:rsidP="00B056D7">
      <w:pPr>
        <w:rPr>
          <w:lang w:val="en-GB"/>
        </w:rPr>
      </w:pPr>
    </w:p>
    <w:p w14:paraId="52919640" w14:textId="77777777" w:rsidR="008A70C4" w:rsidRPr="0020749A" w:rsidRDefault="008A70C4" w:rsidP="00B056D7">
      <w:pPr>
        <w:rPr>
          <w:lang w:val="en-GB"/>
        </w:rPr>
      </w:pPr>
    </w:p>
    <w:p w14:paraId="363DFA7B" w14:textId="77777777" w:rsidR="008A70C4" w:rsidRPr="0020749A" w:rsidRDefault="008A70C4" w:rsidP="00B056D7">
      <w:pPr>
        <w:rPr>
          <w:lang w:val="en-GB"/>
        </w:rPr>
      </w:pPr>
      <w:r w:rsidRPr="0020749A">
        <w:rPr>
          <w:noProof/>
          <w:lang w:val="en-US"/>
        </w:rPr>
        <w:drawing>
          <wp:inline distT="0" distB="0" distL="0" distR="0" wp14:anchorId="1118C826" wp14:editId="7EC32541">
            <wp:extent cx="1943100" cy="1943100"/>
            <wp:effectExtent l="0" t="0" r="12700" b="1270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7_tulipia_jp.tif"/>
                    <pic:cNvPicPr/>
                  </pic:nvPicPr>
                  <pic:blipFill>
                    <a:blip r:embed="rId44">
                      <a:extLst>
                        <a:ext uri="{28A0092B-C50C-407E-A947-70E740481C1C}">
                          <a14:useLocalDpi xmlns:a14="http://schemas.microsoft.com/office/drawing/2010/main" val="0"/>
                        </a:ext>
                      </a:extLst>
                    </a:blip>
                    <a:stretch>
                      <a:fillRect/>
                    </a:stretch>
                  </pic:blipFill>
                  <pic:spPr>
                    <a:xfrm>
                      <a:off x="0" y="0"/>
                      <a:ext cx="1943100" cy="1943100"/>
                    </a:xfrm>
                    <a:prstGeom prst="rect">
                      <a:avLst/>
                    </a:prstGeom>
                  </pic:spPr>
                </pic:pic>
              </a:graphicData>
            </a:graphic>
          </wp:inline>
        </w:drawing>
      </w:r>
    </w:p>
    <w:p w14:paraId="02BF0360" w14:textId="14D4C605" w:rsidR="00913AD0" w:rsidRPr="0020749A" w:rsidRDefault="008A70C4" w:rsidP="00781EDD">
      <w:pPr>
        <w:pStyle w:val="Bijschrift"/>
        <w:rPr>
          <w:lang w:val="en-GB"/>
        </w:rPr>
        <w:sectPr w:rsidR="00913AD0" w:rsidRPr="0020749A">
          <w:pgSz w:w="11900" w:h="16840"/>
          <w:pgMar w:top="1417" w:right="1417" w:bottom="1417" w:left="1417" w:header="708" w:footer="708" w:gutter="0"/>
          <w:cols w:num="2" w:space="708"/>
          <w:docGrid w:linePitch="360"/>
        </w:sectPr>
      </w:pPr>
      <w:r w:rsidRPr="0020749A">
        <w:rPr>
          <w:lang w:val="en-GB"/>
        </w:rPr>
        <w:t xml:space="preserve">Figure </w:t>
      </w:r>
      <w:r w:rsidR="002E7A08" w:rsidRPr="0020749A">
        <w:rPr>
          <w:lang w:val="en-GB"/>
        </w:rPr>
        <w:fldChar w:fldCharType="begin"/>
      </w:r>
      <w:r w:rsidR="002E7A08" w:rsidRPr="0020749A">
        <w:rPr>
          <w:lang w:val="en-GB"/>
        </w:rPr>
        <w:instrText xml:space="preserve"> SEQ Figure \* ARABIC </w:instrText>
      </w:r>
      <w:r w:rsidR="002E7A08" w:rsidRPr="0020749A">
        <w:rPr>
          <w:lang w:val="en-GB"/>
        </w:rPr>
        <w:fldChar w:fldCharType="separate"/>
      </w:r>
      <w:r w:rsidR="002E7A08" w:rsidRPr="0020749A">
        <w:rPr>
          <w:noProof/>
          <w:lang w:val="en-GB"/>
        </w:rPr>
        <w:t>10</w:t>
      </w:r>
      <w:r w:rsidR="002E7A08" w:rsidRPr="0020749A">
        <w:rPr>
          <w:lang w:val="en-GB"/>
        </w:rPr>
        <w:fldChar w:fldCharType="end"/>
      </w:r>
      <w:r w:rsidRPr="0020749A">
        <w:rPr>
          <w:lang w:val="en-GB"/>
        </w:rPr>
        <w:t xml:space="preserve"> </w:t>
      </w:r>
      <w:r w:rsidRPr="0020749A">
        <w:rPr>
          <w:i/>
          <w:lang w:val="en-GB"/>
        </w:rPr>
        <w:t>Tulipa sp.</w:t>
      </w:r>
      <w:r w:rsidRPr="0020749A">
        <w:rPr>
          <w:lang w:val="en-GB"/>
        </w:rPr>
        <w:t xml:space="preserve"> [1</w:t>
      </w:r>
      <w:r w:rsidR="009F6D98" w:rsidRPr="0020749A">
        <w:rPr>
          <w:lang w:val="en-GB"/>
        </w:rPr>
        <w:t>5</w:t>
      </w:r>
      <w:r w:rsidRPr="0020749A">
        <w:rPr>
          <w:lang w:val="en-GB"/>
        </w:rPr>
        <w:t>]</w:t>
      </w:r>
    </w:p>
    <w:p w14:paraId="74F1204F" w14:textId="77777777" w:rsidR="00781EDD" w:rsidRPr="0020749A" w:rsidRDefault="00781EDD" w:rsidP="00781EDD">
      <w:pPr>
        <w:pStyle w:val="Bijschrift"/>
        <w:rPr>
          <w:lang w:val="en-GB"/>
        </w:rPr>
      </w:pPr>
    </w:p>
    <w:p w14:paraId="61717DDF" w14:textId="77777777" w:rsidR="00B45691" w:rsidRPr="0020749A" w:rsidRDefault="00913AD0" w:rsidP="00B45691">
      <w:pPr>
        <w:pStyle w:val="Bijschrift"/>
        <w:keepNext/>
        <w:rPr>
          <w:lang w:val="en-GB"/>
        </w:rPr>
      </w:pPr>
      <w:r w:rsidRPr="0020749A">
        <w:rPr>
          <w:noProof/>
          <w:lang w:val="en-US"/>
        </w:rPr>
        <w:drawing>
          <wp:inline distT="0" distB="0" distL="0" distR="0" wp14:anchorId="1F792B72" wp14:editId="06847F92">
            <wp:extent cx="2653552" cy="1762125"/>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820536994-4.jpg"/>
                    <pic:cNvPicPr/>
                  </pic:nvPicPr>
                  <pic:blipFill>
                    <a:blip r:embed="rId45">
                      <a:extLst>
                        <a:ext uri="{28A0092B-C50C-407E-A947-70E740481C1C}">
                          <a14:useLocalDpi xmlns:a14="http://schemas.microsoft.com/office/drawing/2010/main" val="0"/>
                        </a:ext>
                      </a:extLst>
                    </a:blip>
                    <a:stretch>
                      <a:fillRect/>
                    </a:stretch>
                  </pic:blipFill>
                  <pic:spPr>
                    <a:xfrm>
                      <a:off x="0" y="0"/>
                      <a:ext cx="2653552" cy="1762125"/>
                    </a:xfrm>
                    <a:prstGeom prst="rect">
                      <a:avLst/>
                    </a:prstGeom>
                  </pic:spPr>
                </pic:pic>
              </a:graphicData>
            </a:graphic>
          </wp:inline>
        </w:drawing>
      </w:r>
      <w:r w:rsidR="00B45691" w:rsidRPr="0020749A">
        <w:rPr>
          <w:noProof/>
          <w:lang w:val="en-US"/>
        </w:rPr>
        <w:drawing>
          <wp:inline distT="0" distB="0" distL="0" distR="0" wp14:anchorId="241EBEA3" wp14:editId="4A842857">
            <wp:extent cx="2530294" cy="1718310"/>
            <wp:effectExtent l="0" t="0" r="10160" b="8890"/>
            <wp:docPr id="5" name="Afbeelding 5" descr="Macintosh HD:private:var:folders:5m:j1lgtdwj2zv8mstfwygn29140000gn:T:com.skitch.skitch:540_75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5m:j1lgtdwj2zv8mstfwygn29140000gn:T:com.skitch.skitch:540_753-4.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31437" cy="1719086"/>
                    </a:xfrm>
                    <a:prstGeom prst="rect">
                      <a:avLst/>
                    </a:prstGeom>
                    <a:noFill/>
                    <a:ln>
                      <a:noFill/>
                    </a:ln>
                  </pic:spPr>
                </pic:pic>
              </a:graphicData>
            </a:graphic>
          </wp:inline>
        </w:drawing>
      </w:r>
    </w:p>
    <w:p w14:paraId="59F6B8A4" w14:textId="28AD86EC" w:rsidR="00B45691" w:rsidRPr="0020749A" w:rsidRDefault="00B45691" w:rsidP="00B45691">
      <w:pPr>
        <w:pStyle w:val="Bijschrift"/>
        <w:rPr>
          <w:lang w:val="en-GB"/>
        </w:rPr>
      </w:pPr>
      <w:r w:rsidRPr="0020749A">
        <w:rPr>
          <w:lang w:val="en-GB"/>
        </w:rPr>
        <w:t xml:space="preserve">Figure </w:t>
      </w:r>
      <w:r w:rsidR="002E7A08" w:rsidRPr="0020749A">
        <w:rPr>
          <w:lang w:val="en-GB"/>
        </w:rPr>
        <w:fldChar w:fldCharType="begin"/>
      </w:r>
      <w:r w:rsidR="002E7A08" w:rsidRPr="0020749A">
        <w:rPr>
          <w:lang w:val="en-GB"/>
        </w:rPr>
        <w:instrText xml:space="preserve"> SEQ Figure \* ARABIC </w:instrText>
      </w:r>
      <w:r w:rsidR="002E7A08" w:rsidRPr="0020749A">
        <w:rPr>
          <w:lang w:val="en-GB"/>
        </w:rPr>
        <w:fldChar w:fldCharType="separate"/>
      </w:r>
      <w:r w:rsidR="002E7A08" w:rsidRPr="0020749A">
        <w:rPr>
          <w:noProof/>
          <w:lang w:val="en-GB"/>
        </w:rPr>
        <w:t>11</w:t>
      </w:r>
      <w:r w:rsidR="002E7A08" w:rsidRPr="0020749A">
        <w:rPr>
          <w:lang w:val="en-GB"/>
        </w:rPr>
        <w:fldChar w:fldCharType="end"/>
      </w:r>
      <w:r w:rsidRPr="0020749A">
        <w:rPr>
          <w:lang w:val="en-GB"/>
        </w:rPr>
        <w:t xml:space="preserve"> A: A picture of a tuber, </w:t>
      </w:r>
      <w:r w:rsidR="004275BD" w:rsidRPr="0020749A">
        <w:rPr>
          <w:lang w:val="en-GB"/>
        </w:rPr>
        <w:t>before splitting</w:t>
      </w:r>
      <w:r w:rsidRPr="0020749A">
        <w:rPr>
          <w:lang w:val="en-GB"/>
        </w:rPr>
        <w:t>. B: A picture of t</w:t>
      </w:r>
      <w:r w:rsidR="004275BD" w:rsidRPr="0020749A">
        <w:rPr>
          <w:lang w:val="en-GB"/>
        </w:rPr>
        <w:t>he same tuber after splitting</w:t>
      </w:r>
      <w:r w:rsidR="006341BD" w:rsidRPr="0020749A">
        <w:rPr>
          <w:lang w:val="en-GB"/>
        </w:rPr>
        <w:t xml:space="preserve"> [15]</w:t>
      </w:r>
      <w:r w:rsidRPr="0020749A">
        <w:rPr>
          <w:lang w:val="en-GB"/>
        </w:rPr>
        <w:t>.</w:t>
      </w:r>
    </w:p>
    <w:p w14:paraId="6916433E" w14:textId="77777777" w:rsidR="00D25567" w:rsidRPr="0020749A" w:rsidRDefault="00D25567" w:rsidP="00781EDD">
      <w:pPr>
        <w:pStyle w:val="Bijschrift"/>
        <w:rPr>
          <w:lang w:val="en-GB"/>
        </w:rPr>
      </w:pPr>
      <w:r w:rsidRPr="0020749A">
        <w:rPr>
          <w:lang w:val="en-GB"/>
        </w:rPr>
        <w:br w:type="page"/>
      </w:r>
    </w:p>
    <w:p w14:paraId="161E8F4C" w14:textId="77777777" w:rsidR="00781EDD" w:rsidRPr="0020749A" w:rsidRDefault="00D25567" w:rsidP="00D25567">
      <w:pPr>
        <w:pStyle w:val="Kop2"/>
        <w:numPr>
          <w:ilvl w:val="0"/>
          <w:numId w:val="1"/>
        </w:numPr>
        <w:rPr>
          <w:lang w:val="en-GB"/>
        </w:rPr>
      </w:pPr>
      <w:bookmarkStart w:id="81" w:name="_Toc260914256"/>
      <w:r w:rsidRPr="0020749A">
        <w:rPr>
          <w:lang w:val="en-GB"/>
        </w:rPr>
        <w:lastRenderedPageBreak/>
        <w:t>Input and output files</w:t>
      </w:r>
      <w:bookmarkEnd w:id="81"/>
    </w:p>
    <w:p w14:paraId="2D6C0E0F" w14:textId="77777777" w:rsidR="00D25567" w:rsidRPr="0020749A" w:rsidRDefault="00A27A00" w:rsidP="00046B8F">
      <w:pPr>
        <w:pStyle w:val="Kop3"/>
        <w:numPr>
          <w:ilvl w:val="1"/>
          <w:numId w:val="1"/>
        </w:numPr>
        <w:rPr>
          <w:lang w:val="en-GB"/>
        </w:rPr>
      </w:pPr>
      <w:bookmarkStart w:id="82" w:name="_Toc260914257"/>
      <w:r w:rsidRPr="0020749A">
        <w:rPr>
          <w:lang w:val="en-GB"/>
        </w:rPr>
        <w:t>Example of an x</w:t>
      </w:r>
      <w:r w:rsidR="00046B8F" w:rsidRPr="0020749A">
        <w:rPr>
          <w:lang w:val="en-GB"/>
        </w:rPr>
        <w:t>ml file</w:t>
      </w:r>
      <w:bookmarkEnd w:id="82"/>
    </w:p>
    <w:p w14:paraId="256418D0" w14:textId="77777777" w:rsidR="00A27A00" w:rsidRPr="0020749A" w:rsidRDefault="00A27A00" w:rsidP="00A27A00">
      <w:pPr>
        <w:rPr>
          <w:lang w:val="en-GB"/>
        </w:rPr>
      </w:pPr>
      <w:r w:rsidRPr="0020749A">
        <w:rPr>
          <w:lang w:val="en-GB"/>
        </w:rPr>
        <w:t>&lt;photo id="12342126885" secret="ca74c114fa" server="7451" farm="8" dateuploaded="1391690138" isfavorite="0" license="0" safety_level="2" rotation="0" originalsecret="29fddd19e8" originalformat="jpg" views="0" media="photo"&gt;</w:t>
      </w:r>
    </w:p>
    <w:p w14:paraId="0C18A25B" w14:textId="77777777" w:rsidR="00A27A00" w:rsidRPr="0020749A" w:rsidRDefault="00A27A00" w:rsidP="00A27A00">
      <w:pPr>
        <w:rPr>
          <w:lang w:val="en-GB"/>
        </w:rPr>
      </w:pPr>
      <w:r w:rsidRPr="0020749A">
        <w:rPr>
          <w:lang w:val="en-GB"/>
        </w:rPr>
        <w:tab/>
        <w:t>&lt;owner nsid="113733456@N06" username="patrick_naturalis" realname="Patrick Wijntjes" location="" iconserver="0" iconfarm="0" path_alias=""/&gt;</w:t>
      </w:r>
    </w:p>
    <w:p w14:paraId="281938C7" w14:textId="77777777" w:rsidR="00A27A00" w:rsidRPr="0020749A" w:rsidRDefault="00A27A00" w:rsidP="00A27A00">
      <w:pPr>
        <w:rPr>
          <w:lang w:val="en-GB"/>
        </w:rPr>
      </w:pPr>
      <w:r w:rsidRPr="0020749A">
        <w:rPr>
          <w:lang w:val="en-GB"/>
        </w:rPr>
        <w:tab/>
        <w:t>&lt;title&gt;charlesworthii5&lt;/title&gt;</w:t>
      </w:r>
    </w:p>
    <w:p w14:paraId="6AA3FB37" w14:textId="77777777" w:rsidR="00A27A00" w:rsidRPr="0020749A" w:rsidRDefault="00A27A00" w:rsidP="00A27A00">
      <w:pPr>
        <w:rPr>
          <w:lang w:val="en-GB"/>
        </w:rPr>
      </w:pPr>
      <w:r w:rsidRPr="0020749A">
        <w:rPr>
          <w:lang w:val="en-GB"/>
        </w:rPr>
        <w:tab/>
        <w:t>&lt;description/&gt;</w:t>
      </w:r>
    </w:p>
    <w:p w14:paraId="2FE94D6A" w14:textId="77777777" w:rsidR="00A27A00" w:rsidRPr="0020749A" w:rsidRDefault="00A27A00" w:rsidP="00A27A00">
      <w:pPr>
        <w:rPr>
          <w:lang w:val="en-GB"/>
        </w:rPr>
      </w:pPr>
      <w:r w:rsidRPr="0020749A">
        <w:rPr>
          <w:lang w:val="en-GB"/>
        </w:rPr>
        <w:tab/>
        <w:t>&lt;visibility ispublic="0" isfriend="0" isfamily="0"/&gt;</w:t>
      </w:r>
    </w:p>
    <w:p w14:paraId="244BAC95" w14:textId="77777777" w:rsidR="00A27A00" w:rsidRPr="0020749A" w:rsidRDefault="00A27A00" w:rsidP="00A27A00">
      <w:pPr>
        <w:rPr>
          <w:lang w:val="en-GB"/>
        </w:rPr>
      </w:pPr>
      <w:r w:rsidRPr="0020749A">
        <w:rPr>
          <w:lang w:val="en-GB"/>
        </w:rPr>
        <w:tab/>
        <w:t>&lt;dates posted="1391690138" taken="2012-08-29 17:13:09" takengranularity="0" lastupdate="1391690248"/&gt;</w:t>
      </w:r>
    </w:p>
    <w:p w14:paraId="06289824" w14:textId="77777777" w:rsidR="00A27A00" w:rsidRPr="0020749A" w:rsidRDefault="00A27A00" w:rsidP="00A27A00">
      <w:pPr>
        <w:rPr>
          <w:lang w:val="en-GB"/>
        </w:rPr>
      </w:pPr>
      <w:r w:rsidRPr="0020749A">
        <w:rPr>
          <w:lang w:val="en-GB"/>
        </w:rPr>
        <w:tab/>
        <w:t>&lt;permissions permcomment="0" permaddmeta="0"/&gt;</w:t>
      </w:r>
    </w:p>
    <w:p w14:paraId="5E613F8B" w14:textId="77777777" w:rsidR="00A27A00" w:rsidRPr="0020749A" w:rsidRDefault="00A27A00" w:rsidP="00A27A00">
      <w:pPr>
        <w:rPr>
          <w:lang w:val="en-GB"/>
        </w:rPr>
      </w:pPr>
      <w:r w:rsidRPr="0020749A">
        <w:rPr>
          <w:lang w:val="en-GB"/>
        </w:rPr>
        <w:tab/>
        <w:t>&lt;editability cancomment="1" canaddmeta="1"/&gt;</w:t>
      </w:r>
    </w:p>
    <w:p w14:paraId="53CFA69D" w14:textId="77777777" w:rsidR="00A27A00" w:rsidRPr="0020749A" w:rsidRDefault="00A27A00" w:rsidP="00A27A00">
      <w:pPr>
        <w:rPr>
          <w:lang w:val="en-GB"/>
        </w:rPr>
      </w:pPr>
      <w:r w:rsidRPr="0020749A">
        <w:rPr>
          <w:lang w:val="en-GB"/>
        </w:rPr>
        <w:tab/>
        <w:t>&lt;publiceditability cancomment="0" canaddmeta="0"/&gt;</w:t>
      </w:r>
    </w:p>
    <w:p w14:paraId="6037BD2F" w14:textId="77777777" w:rsidR="00A27A00" w:rsidRPr="0020749A" w:rsidRDefault="00A27A00" w:rsidP="00A27A00">
      <w:pPr>
        <w:rPr>
          <w:lang w:val="en-GB"/>
        </w:rPr>
      </w:pPr>
      <w:r w:rsidRPr="0020749A">
        <w:rPr>
          <w:lang w:val="en-GB"/>
        </w:rPr>
        <w:tab/>
        <w:t>&lt;usage candownload="1" canblog="1" canprint="1" canshare="0"/&gt;</w:t>
      </w:r>
    </w:p>
    <w:p w14:paraId="5561A058" w14:textId="77777777" w:rsidR="00A27A00" w:rsidRPr="0020749A" w:rsidRDefault="00A27A00" w:rsidP="00A27A00">
      <w:pPr>
        <w:rPr>
          <w:lang w:val="en-GB"/>
        </w:rPr>
      </w:pPr>
      <w:r w:rsidRPr="0020749A">
        <w:rPr>
          <w:lang w:val="en-GB"/>
        </w:rPr>
        <w:tab/>
        <w:t>&lt;comments&gt;0&lt;/comments&gt;</w:t>
      </w:r>
    </w:p>
    <w:p w14:paraId="1D513BDE" w14:textId="77777777" w:rsidR="00A27A00" w:rsidRPr="0020749A" w:rsidRDefault="00A27A00" w:rsidP="00A27A00">
      <w:pPr>
        <w:rPr>
          <w:lang w:val="en-GB"/>
        </w:rPr>
      </w:pPr>
      <w:r w:rsidRPr="0020749A">
        <w:rPr>
          <w:lang w:val="en-GB"/>
        </w:rPr>
        <w:tab/>
        <w:t>&lt;notes/&gt;</w:t>
      </w:r>
    </w:p>
    <w:p w14:paraId="50727CB4" w14:textId="77777777" w:rsidR="00A27A00" w:rsidRPr="0020749A" w:rsidRDefault="00A27A00" w:rsidP="00A27A00">
      <w:pPr>
        <w:rPr>
          <w:lang w:val="en-GB"/>
        </w:rPr>
      </w:pPr>
      <w:r w:rsidRPr="0020749A">
        <w:rPr>
          <w:lang w:val="en-GB"/>
        </w:rPr>
        <w:tab/>
        <w:t>&lt;people haspeople="0"/&gt;</w:t>
      </w:r>
    </w:p>
    <w:p w14:paraId="5326E30D" w14:textId="77777777" w:rsidR="00A27A00" w:rsidRPr="0020749A" w:rsidRDefault="0010140C" w:rsidP="00A27A00">
      <w:pPr>
        <w:rPr>
          <w:lang w:val="en-GB"/>
        </w:rPr>
      </w:pPr>
      <w:r w:rsidRPr="0020749A">
        <w:rPr>
          <w:noProof/>
          <w:lang w:val="en-US"/>
        </w:rPr>
        <mc:AlternateContent>
          <mc:Choice Requires="wps">
            <w:drawing>
              <wp:anchor distT="0" distB="0" distL="114300" distR="114300" simplePos="0" relativeHeight="251657728" behindDoc="1" locked="0" layoutInCell="1" allowOverlap="1" wp14:anchorId="4B0C6321" wp14:editId="3543B471">
                <wp:simplePos x="0" y="0"/>
                <wp:positionH relativeFrom="column">
                  <wp:posOffset>-229235</wp:posOffset>
                </wp:positionH>
                <wp:positionV relativeFrom="paragraph">
                  <wp:posOffset>635</wp:posOffset>
                </wp:positionV>
                <wp:extent cx="5976620" cy="1494155"/>
                <wp:effectExtent l="60960" t="69215" r="71120" b="100330"/>
                <wp:wrapNone/>
                <wp:docPr id="1" name="Kader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76620" cy="1494155"/>
                        </a:xfrm>
                        <a:custGeom>
                          <a:avLst/>
                          <a:gdLst>
                            <a:gd name="T0" fmla="*/ 0 w 5976620"/>
                            <a:gd name="T1" fmla="*/ 0 h 1494155"/>
                            <a:gd name="T2" fmla="*/ 5976620 w 5976620"/>
                            <a:gd name="T3" fmla="*/ 0 h 1494155"/>
                            <a:gd name="T4" fmla="*/ 5976620 w 5976620"/>
                            <a:gd name="T5" fmla="*/ 1494155 h 1494155"/>
                            <a:gd name="T6" fmla="*/ 0 w 5976620"/>
                            <a:gd name="T7" fmla="*/ 1494155 h 1494155"/>
                            <a:gd name="T8" fmla="*/ 0 w 5976620"/>
                            <a:gd name="T9" fmla="*/ 0 h 1494155"/>
                            <a:gd name="T10" fmla="*/ 41059 w 5976620"/>
                            <a:gd name="T11" fmla="*/ 41059 h 1494155"/>
                            <a:gd name="T12" fmla="*/ 41059 w 5976620"/>
                            <a:gd name="T13" fmla="*/ 1453096 h 1494155"/>
                            <a:gd name="T14" fmla="*/ 5935561 w 5976620"/>
                            <a:gd name="T15" fmla="*/ 1453096 h 1494155"/>
                            <a:gd name="T16" fmla="*/ 5935561 w 5976620"/>
                            <a:gd name="T17" fmla="*/ 41059 h 1494155"/>
                            <a:gd name="T18" fmla="*/ 41059 w 5976620"/>
                            <a:gd name="T19" fmla="*/ 41059 h 149415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5976620" h="1494155">
                              <a:moveTo>
                                <a:pt x="0" y="0"/>
                              </a:moveTo>
                              <a:lnTo>
                                <a:pt x="5976620" y="0"/>
                              </a:lnTo>
                              <a:lnTo>
                                <a:pt x="5976620" y="1494155"/>
                              </a:lnTo>
                              <a:lnTo>
                                <a:pt x="0" y="1494155"/>
                              </a:lnTo>
                              <a:lnTo>
                                <a:pt x="0" y="0"/>
                              </a:lnTo>
                              <a:close/>
                              <a:moveTo>
                                <a:pt x="41059" y="41059"/>
                              </a:moveTo>
                              <a:lnTo>
                                <a:pt x="41059" y="1453096"/>
                              </a:lnTo>
                              <a:lnTo>
                                <a:pt x="5935561" y="1453096"/>
                              </a:lnTo>
                              <a:lnTo>
                                <a:pt x="5935561" y="41059"/>
                              </a:lnTo>
                              <a:lnTo>
                                <a:pt x="41059" y="41059"/>
                              </a:lnTo>
                              <a:close/>
                            </a:path>
                          </a:pathLst>
                        </a:custGeom>
                        <a:gradFill rotWithShape="1">
                          <a:gsLst>
                            <a:gs pos="0">
                              <a:schemeClr val="accent1">
                                <a:lumMod val="50000"/>
                                <a:lumOff val="50000"/>
                              </a:schemeClr>
                            </a:gs>
                            <a:gs pos="100000">
                              <a:schemeClr val="accent1">
                                <a:lumMod val="100000"/>
                                <a:lumOff val="0"/>
                              </a:schemeClr>
                            </a:gs>
                          </a:gsLst>
                          <a:lin ang="5400000"/>
                        </a:gradFill>
                        <a:ln w="3175">
                          <a:solidFill>
                            <a:schemeClr val="accent1">
                              <a:lumMod val="95000"/>
                              <a:lumOff val="0"/>
                            </a:schemeClr>
                          </a:solidFill>
                          <a:round/>
                          <a:headEnd/>
                          <a:tailEnd/>
                        </a:ln>
                        <a:effectLst>
                          <a:outerShdw blurRad="40000" dist="23000" dir="5400000" rotWithShape="0">
                            <a:srgbClr val="000000">
                              <a:alpha val="34999"/>
                            </a:srgbClr>
                          </a:outerShdw>
                        </a:effec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Kader 1" o:spid="_x0000_s1026" style="position:absolute;margin-left:-18pt;margin-top:.05pt;width:470.6pt;height:117.6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5976620,149415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" path="m0,0l5976620,,5976620,1494155,,1494155,,0xm41059,41059l41059,1453096,5935561,1453096,5935561,41059,41059,41059xe" fillcolor="#a7bfde [1620]" strokecolor="#4579b8 [3044]" strokeweight=".25pt">
                <v:fill color2="#4f81bd [3204]" rotate="t" focus="100%" type="gradient">
                  <o:fill v:ext="view" type="gradientUnscaled"/>
                </v:fill>
                <v:shadow on="t" opacity="22936f" mv:blur="40000f" origin=",.5" offset="0,23000emu"/>
                <v:path arrowok="t" o:connecttype="custom" o:connectlocs="0,0;5976620,0;5976620,1494155;0,1494155;0,0;41059,41059;41059,1453096;5935561,1453096;5935561,41059;41059,41059" o:connectangles="0,0,0,0,0,0,0,0,0,0"/>
              </v:shape>
            </w:pict>
          </mc:Fallback>
        </mc:AlternateContent>
      </w:r>
      <w:r w:rsidR="00A27A00" w:rsidRPr="0020749A">
        <w:rPr>
          <w:lang w:val="en-GB"/>
        </w:rPr>
        <w:tab/>
        <w:t>&lt;tags&gt;</w:t>
      </w:r>
    </w:p>
    <w:p w14:paraId="15E14583" w14:textId="77777777" w:rsidR="00A27A00" w:rsidRPr="0020749A" w:rsidRDefault="00A27A00" w:rsidP="00A27A00">
      <w:pPr>
        <w:rPr>
          <w:lang w:val="en-GB"/>
        </w:rPr>
      </w:pPr>
      <w:r w:rsidRPr="0020749A">
        <w:rPr>
          <w:lang w:val="en-GB"/>
        </w:rPr>
        <w:tab/>
      </w:r>
      <w:r w:rsidRPr="0020749A">
        <w:rPr>
          <w:lang w:val="en-GB"/>
        </w:rPr>
        <w:tab/>
        <w:t>&lt;tag id="113688134-12342126885-10993197" author="113733456@N06" raw="genus:Paphiopedilum" machine_tag="0"&gt;genuspaphiopedilum&lt;/tag&gt;</w:t>
      </w:r>
    </w:p>
    <w:p w14:paraId="7E34799E" w14:textId="77777777" w:rsidR="00A27A00" w:rsidRPr="0020749A" w:rsidRDefault="00A27A00" w:rsidP="00A27A00">
      <w:pPr>
        <w:rPr>
          <w:lang w:val="en-GB"/>
        </w:rPr>
      </w:pPr>
      <w:r w:rsidRPr="0020749A">
        <w:rPr>
          <w:lang w:val="en-GB"/>
        </w:rPr>
        <w:tab/>
      </w:r>
      <w:r w:rsidRPr="0020749A">
        <w:rPr>
          <w:lang w:val="en-GB"/>
        </w:rPr>
        <w:tab/>
        <w:t>&lt;tag id="113688134-12342126885-188931923" author="113733456@N06" raw="species:chariesworthii" machine_tag="0"&gt;specieschariesworthii&lt;/tag&gt;</w:t>
      </w:r>
    </w:p>
    <w:p w14:paraId="3E2AAA18" w14:textId="77777777" w:rsidR="00A27A00" w:rsidRPr="0020749A" w:rsidRDefault="00A27A00" w:rsidP="00A27A00">
      <w:pPr>
        <w:rPr>
          <w:lang w:val="en-GB"/>
        </w:rPr>
      </w:pPr>
      <w:r w:rsidRPr="0020749A">
        <w:rPr>
          <w:lang w:val="en-GB"/>
        </w:rPr>
        <w:tab/>
      </w:r>
      <w:r w:rsidRPr="0020749A">
        <w:rPr>
          <w:lang w:val="en-GB"/>
        </w:rPr>
        <w:tab/>
        <w:t>&lt;tag id="113688134-12342126885-535" author="113733456@N06" raw="Flower" machine_tag="0"&gt;flower&lt;/tag&gt;</w:t>
      </w:r>
    </w:p>
    <w:p w14:paraId="05CC32C3" w14:textId="77777777" w:rsidR="00A27A00" w:rsidRPr="0020749A" w:rsidRDefault="00A27A00" w:rsidP="00A27A00">
      <w:pPr>
        <w:rPr>
          <w:lang w:val="en-GB"/>
        </w:rPr>
      </w:pPr>
      <w:r w:rsidRPr="0020749A">
        <w:rPr>
          <w:lang w:val="en-GB"/>
        </w:rPr>
        <w:tab/>
        <w:t>&lt;/tags&gt;</w:t>
      </w:r>
    </w:p>
    <w:p w14:paraId="05C426BB" w14:textId="77777777" w:rsidR="00A27A00" w:rsidRPr="0020749A" w:rsidRDefault="00A27A00" w:rsidP="00A27A00">
      <w:pPr>
        <w:rPr>
          <w:lang w:val="en-GB"/>
        </w:rPr>
      </w:pPr>
      <w:r w:rsidRPr="0020749A">
        <w:rPr>
          <w:lang w:val="en-GB"/>
        </w:rPr>
        <w:tab/>
        <w:t>&lt;urls&gt;</w:t>
      </w:r>
    </w:p>
    <w:p w14:paraId="510E76C6" w14:textId="77777777" w:rsidR="00A27A00" w:rsidRPr="0020749A" w:rsidRDefault="00A27A00" w:rsidP="00A27A00">
      <w:pPr>
        <w:rPr>
          <w:lang w:val="en-GB"/>
        </w:rPr>
      </w:pPr>
      <w:r w:rsidRPr="0020749A">
        <w:rPr>
          <w:lang w:val="en-GB"/>
        </w:rPr>
        <w:tab/>
      </w:r>
      <w:r w:rsidRPr="0020749A">
        <w:rPr>
          <w:lang w:val="en-GB"/>
        </w:rPr>
        <w:tab/>
        <w:t>&lt;url type="photopage"&gt;http://www.flickr.com/photos/113733456@N06/12342126885/&lt;/url&gt;</w:t>
      </w:r>
    </w:p>
    <w:p w14:paraId="32EF7587" w14:textId="77777777" w:rsidR="00A27A00" w:rsidRPr="0020749A" w:rsidRDefault="00A27A00" w:rsidP="00A27A00">
      <w:pPr>
        <w:rPr>
          <w:lang w:val="en-GB"/>
        </w:rPr>
      </w:pPr>
      <w:r w:rsidRPr="0020749A">
        <w:rPr>
          <w:lang w:val="en-GB"/>
        </w:rPr>
        <w:tab/>
        <w:t>&lt;/urls&gt;</w:t>
      </w:r>
    </w:p>
    <w:p w14:paraId="277C8F97" w14:textId="77777777" w:rsidR="00A27A00" w:rsidRPr="0020749A" w:rsidRDefault="000C2E5B" w:rsidP="00A27A00">
      <w:pPr>
        <w:rPr>
          <w:lang w:val="en-GB"/>
        </w:rPr>
      </w:pPr>
      <w:r w:rsidRPr="0020749A">
        <w:rPr>
          <w:lang w:val="en-GB"/>
        </w:rPr>
        <w:t>&lt;/photo&gt;</w:t>
      </w:r>
    </w:p>
    <w:p w14:paraId="709D5BA2" w14:textId="77777777" w:rsidR="000C2E5B" w:rsidRPr="0020749A" w:rsidRDefault="000C2E5B" w:rsidP="00A27A00">
      <w:pPr>
        <w:rPr>
          <w:lang w:val="en-GB"/>
        </w:rPr>
      </w:pPr>
    </w:p>
    <w:p w14:paraId="5FD15680" w14:textId="77777777" w:rsidR="00046B8F" w:rsidRPr="0020749A" w:rsidRDefault="00A27A00" w:rsidP="00A27A00">
      <w:pPr>
        <w:pStyle w:val="Kop3"/>
        <w:numPr>
          <w:ilvl w:val="1"/>
          <w:numId w:val="1"/>
        </w:numPr>
        <w:rPr>
          <w:lang w:val="en-GB"/>
        </w:rPr>
      </w:pPr>
      <w:bookmarkStart w:id="83" w:name="_Toc260914258"/>
      <w:r w:rsidRPr="0020749A">
        <w:rPr>
          <w:lang w:val="en-GB"/>
        </w:rPr>
        <w:t>Tag file of a flower</w:t>
      </w:r>
      <w:bookmarkEnd w:id="83"/>
    </w:p>
    <w:p w14:paraId="7CF0680E" w14:textId="77777777" w:rsidR="000C2E5B" w:rsidRPr="0020749A" w:rsidRDefault="000C2E5B" w:rsidP="000C2E5B">
      <w:pPr>
        <w:rPr>
          <w:lang w:val="en-GB"/>
        </w:rPr>
      </w:pPr>
    </w:p>
    <w:p w14:paraId="2DD4CF15" w14:textId="77777777" w:rsidR="000C2E5B" w:rsidRPr="0020749A" w:rsidRDefault="000C2E5B" w:rsidP="000C2E5B">
      <w:pPr>
        <w:rPr>
          <w:lang w:val="en-GB"/>
        </w:rPr>
      </w:pPr>
      <w:r w:rsidRPr="0020749A">
        <w:rPr>
          <w:lang w:val="en-GB"/>
        </w:rPr>
        <w:t>bellatulum12 phot</w:t>
      </w:r>
    </w:p>
    <w:p w14:paraId="581924FB" w14:textId="77777777" w:rsidR="000C2E5B" w:rsidRPr="0020749A" w:rsidRDefault="000C2E5B" w:rsidP="000C2E5B">
      <w:pPr>
        <w:rPr>
          <w:lang w:val="en-GB"/>
        </w:rPr>
      </w:pPr>
    </w:p>
    <w:p w14:paraId="57AC8E8B" w14:textId="77777777" w:rsidR="000C2E5B" w:rsidRPr="0020749A" w:rsidRDefault="000C2E5B" w:rsidP="000C2E5B">
      <w:pPr>
        <w:rPr>
          <w:lang w:val="en-GB"/>
        </w:rPr>
      </w:pPr>
      <w:r w:rsidRPr="0020749A">
        <w:rPr>
          <w:lang w:val="en-GB"/>
        </w:rPr>
        <w:t>genus:Brachypetalum</w:t>
      </w:r>
    </w:p>
    <w:p w14:paraId="11E550C7" w14:textId="77777777" w:rsidR="000C2E5B" w:rsidRPr="0020749A" w:rsidRDefault="000C2E5B" w:rsidP="000C2E5B">
      <w:pPr>
        <w:rPr>
          <w:lang w:val="en-GB"/>
        </w:rPr>
      </w:pPr>
      <w:r w:rsidRPr="0020749A">
        <w:rPr>
          <w:lang w:val="en-GB"/>
        </w:rPr>
        <w:t>species:bellatulum</w:t>
      </w:r>
    </w:p>
    <w:p w14:paraId="25589373" w14:textId="77777777" w:rsidR="000C2E5B" w:rsidRPr="0020749A" w:rsidRDefault="000C2E5B" w:rsidP="00A27A00">
      <w:pPr>
        <w:rPr>
          <w:lang w:val="en-GB"/>
        </w:rPr>
      </w:pPr>
      <w:r w:rsidRPr="0020749A">
        <w:rPr>
          <w:lang w:val="en-GB"/>
        </w:rPr>
        <w:t>Flower</w:t>
      </w:r>
      <w:r w:rsidRPr="0020749A">
        <w:rPr>
          <w:lang w:val="en-GB"/>
        </w:rPr>
        <w:br w:type="page"/>
      </w:r>
    </w:p>
    <w:p w14:paraId="521D5C3F" w14:textId="09A4267B" w:rsidR="000C2E5B" w:rsidRPr="0020749A" w:rsidRDefault="000C2E5B" w:rsidP="000C2E5B">
      <w:pPr>
        <w:pStyle w:val="Kop3"/>
        <w:numPr>
          <w:ilvl w:val="1"/>
          <w:numId w:val="1"/>
        </w:numPr>
        <w:rPr>
          <w:lang w:val="en-GB"/>
        </w:rPr>
      </w:pPr>
      <w:bookmarkStart w:id="84" w:name="_Toc260914259"/>
      <w:r w:rsidRPr="0020749A">
        <w:rPr>
          <w:lang w:val="en-GB"/>
        </w:rPr>
        <w:lastRenderedPageBreak/>
        <w:t xml:space="preserve">Tag file of an </w:t>
      </w:r>
      <w:r w:rsidR="008A373F" w:rsidRPr="0020749A">
        <w:rPr>
          <w:i/>
          <w:lang w:val="en-GB"/>
        </w:rPr>
        <w:t>salep</w:t>
      </w:r>
      <w:r w:rsidR="008A373F" w:rsidRPr="0020749A">
        <w:rPr>
          <w:lang w:val="en-GB"/>
        </w:rPr>
        <w:t xml:space="preserve"> </w:t>
      </w:r>
      <w:r w:rsidRPr="0020749A">
        <w:rPr>
          <w:lang w:val="en-GB"/>
        </w:rPr>
        <w:t>tuber</w:t>
      </w:r>
      <w:bookmarkEnd w:id="84"/>
    </w:p>
    <w:p w14:paraId="4B68C2F0" w14:textId="77777777" w:rsidR="000C2E5B" w:rsidRPr="0020749A" w:rsidRDefault="000C2E5B" w:rsidP="000C2E5B">
      <w:pPr>
        <w:rPr>
          <w:lang w:val="en-GB"/>
        </w:rPr>
      </w:pPr>
    </w:p>
    <w:p w14:paraId="0D0B5A2A" w14:textId="77777777" w:rsidR="000C2E5B" w:rsidRPr="0020749A" w:rsidRDefault="000C2E5B" w:rsidP="000C2E5B">
      <w:pPr>
        <w:rPr>
          <w:lang w:val="en-GB"/>
        </w:rPr>
      </w:pPr>
      <w:r w:rsidRPr="0020749A">
        <w:rPr>
          <w:lang w:val="en-GB"/>
        </w:rPr>
        <w:t>TEH-1.1_5</w:t>
      </w:r>
    </w:p>
    <w:p w14:paraId="078EC318" w14:textId="77777777" w:rsidR="000C2E5B" w:rsidRPr="0020749A" w:rsidRDefault="000C2E5B" w:rsidP="000C2E5B">
      <w:pPr>
        <w:rPr>
          <w:lang w:val="en-GB"/>
        </w:rPr>
      </w:pPr>
    </w:p>
    <w:p w14:paraId="0ADF2E4A" w14:textId="77777777" w:rsidR="000C2E5B" w:rsidRPr="0020749A" w:rsidRDefault="000C2E5B" w:rsidP="000C2E5B">
      <w:pPr>
        <w:rPr>
          <w:lang w:val="en-GB"/>
        </w:rPr>
      </w:pPr>
      <w:r w:rsidRPr="0020749A">
        <w:rPr>
          <w:lang w:val="en-GB"/>
        </w:rPr>
        <w:t>Orchid_spur</w:t>
      </w:r>
    </w:p>
    <w:p w14:paraId="2EFF73B2" w14:textId="77777777" w:rsidR="000C2E5B" w:rsidRPr="0020749A" w:rsidRDefault="000C2E5B" w:rsidP="000C2E5B">
      <w:pPr>
        <w:rPr>
          <w:lang w:val="en-GB"/>
        </w:rPr>
      </w:pPr>
      <w:r w:rsidRPr="0020749A">
        <w:rPr>
          <w:lang w:val="en-GB"/>
        </w:rPr>
        <w:t>Orchid</w:t>
      </w:r>
    </w:p>
    <w:p w14:paraId="190650F4" w14:textId="77777777" w:rsidR="000C2E5B" w:rsidRPr="0020749A" w:rsidRDefault="000C2E5B" w:rsidP="000C2E5B">
      <w:pPr>
        <w:rPr>
          <w:lang w:val="en-GB"/>
        </w:rPr>
      </w:pPr>
      <w:r w:rsidRPr="0020749A">
        <w:rPr>
          <w:lang w:val="en-GB"/>
        </w:rPr>
        <w:t>Spur</w:t>
      </w:r>
    </w:p>
    <w:p w14:paraId="225C5997" w14:textId="77777777" w:rsidR="000C2E5B" w:rsidRPr="0020749A" w:rsidRDefault="000C2E5B" w:rsidP="000C2E5B">
      <w:pPr>
        <w:rPr>
          <w:lang w:val="en-GB"/>
        </w:rPr>
      </w:pPr>
      <w:r w:rsidRPr="0020749A">
        <w:rPr>
          <w:lang w:val="en-GB"/>
        </w:rPr>
        <w:t>genus:Dactylorhiza</w:t>
      </w:r>
    </w:p>
    <w:p w14:paraId="4BE5AB21" w14:textId="77777777" w:rsidR="000C2E5B" w:rsidRPr="0020749A" w:rsidRDefault="000C2E5B" w:rsidP="000C2E5B">
      <w:pPr>
        <w:rPr>
          <w:lang w:val="en-GB"/>
        </w:rPr>
      </w:pPr>
      <w:r w:rsidRPr="0020749A">
        <w:rPr>
          <w:lang w:val="en-GB"/>
        </w:rPr>
        <w:t>species:incarnata</w:t>
      </w:r>
    </w:p>
    <w:p w14:paraId="44E2F072" w14:textId="77777777" w:rsidR="000C2E5B" w:rsidRPr="0020749A" w:rsidRDefault="000C2E5B" w:rsidP="000C2E5B">
      <w:pPr>
        <w:rPr>
          <w:lang w:val="en-GB"/>
        </w:rPr>
      </w:pPr>
      <w:r w:rsidRPr="0020749A">
        <w:rPr>
          <w:lang w:val="en-GB"/>
        </w:rPr>
        <w:t>Tuber</w:t>
      </w:r>
    </w:p>
    <w:p w14:paraId="512F2EFD" w14:textId="77777777" w:rsidR="000C2E5B" w:rsidRPr="0020749A" w:rsidRDefault="000C2E5B" w:rsidP="000C2E5B">
      <w:pPr>
        <w:rPr>
          <w:lang w:val="en-GB"/>
        </w:rPr>
      </w:pPr>
    </w:p>
    <w:p w14:paraId="1A2A7721" w14:textId="77777777" w:rsidR="000C2E5B" w:rsidRPr="0020749A" w:rsidRDefault="000C2E5B" w:rsidP="000C2E5B">
      <w:pPr>
        <w:pStyle w:val="Kop3"/>
        <w:numPr>
          <w:ilvl w:val="1"/>
          <w:numId w:val="1"/>
        </w:numPr>
        <w:rPr>
          <w:lang w:val="en-GB"/>
        </w:rPr>
      </w:pPr>
      <w:bookmarkStart w:id="85" w:name="_Toc260914260"/>
      <w:r w:rsidRPr="0020749A">
        <w:rPr>
          <w:lang w:val="en-GB"/>
        </w:rPr>
        <w:t>Tag file of a Look-a-Like tuber</w:t>
      </w:r>
      <w:bookmarkEnd w:id="85"/>
    </w:p>
    <w:p w14:paraId="6A28F0F2" w14:textId="77777777" w:rsidR="000C2E5B" w:rsidRPr="0020749A" w:rsidRDefault="000C2E5B" w:rsidP="000C2E5B">
      <w:pPr>
        <w:rPr>
          <w:lang w:val="en-GB"/>
        </w:rPr>
      </w:pPr>
    </w:p>
    <w:p w14:paraId="3FB06A73" w14:textId="77777777" w:rsidR="000C2E5B" w:rsidRPr="0020749A" w:rsidRDefault="000C2E5B" w:rsidP="000C2E5B">
      <w:pPr>
        <w:rPr>
          <w:lang w:val="en-GB"/>
        </w:rPr>
      </w:pPr>
      <w:r w:rsidRPr="0020749A">
        <w:rPr>
          <w:lang w:val="en-GB"/>
        </w:rPr>
        <w:t>tulipa red riding hood3</w:t>
      </w:r>
    </w:p>
    <w:p w14:paraId="6DF0A540" w14:textId="77777777" w:rsidR="000C2E5B" w:rsidRPr="0020749A" w:rsidRDefault="000C2E5B" w:rsidP="000C2E5B">
      <w:pPr>
        <w:rPr>
          <w:lang w:val="en-GB"/>
        </w:rPr>
      </w:pPr>
    </w:p>
    <w:p w14:paraId="44008288" w14:textId="77777777" w:rsidR="000C2E5B" w:rsidRPr="0020749A" w:rsidRDefault="000C2E5B" w:rsidP="000C2E5B">
      <w:pPr>
        <w:rPr>
          <w:lang w:val="en-GB"/>
        </w:rPr>
      </w:pPr>
      <w:r w:rsidRPr="0020749A">
        <w:rPr>
          <w:lang w:val="en-GB"/>
        </w:rPr>
        <w:t>Look-a-Like_round</w:t>
      </w:r>
    </w:p>
    <w:p w14:paraId="629C8607" w14:textId="77777777" w:rsidR="000C2E5B" w:rsidRPr="0020749A" w:rsidRDefault="000C2E5B" w:rsidP="000C2E5B">
      <w:pPr>
        <w:rPr>
          <w:lang w:val="en-GB"/>
        </w:rPr>
      </w:pPr>
      <w:r w:rsidRPr="0020749A">
        <w:rPr>
          <w:lang w:val="en-GB"/>
        </w:rPr>
        <w:t>Look-a-Like</w:t>
      </w:r>
    </w:p>
    <w:p w14:paraId="29CEA697" w14:textId="77777777" w:rsidR="000C2E5B" w:rsidRPr="0020749A" w:rsidRDefault="000C2E5B" w:rsidP="000C2E5B">
      <w:pPr>
        <w:rPr>
          <w:lang w:val="en-GB"/>
        </w:rPr>
      </w:pPr>
      <w:r w:rsidRPr="0020749A">
        <w:rPr>
          <w:lang w:val="en-GB"/>
        </w:rPr>
        <w:t>Round</w:t>
      </w:r>
    </w:p>
    <w:p w14:paraId="77D9C5D8" w14:textId="77777777" w:rsidR="000C2E5B" w:rsidRPr="0020749A" w:rsidRDefault="000C2E5B" w:rsidP="000C2E5B">
      <w:pPr>
        <w:rPr>
          <w:lang w:val="en-GB"/>
        </w:rPr>
      </w:pPr>
      <w:r w:rsidRPr="0020749A">
        <w:rPr>
          <w:lang w:val="en-GB"/>
        </w:rPr>
        <w:t>genus:Tulipa</w:t>
      </w:r>
    </w:p>
    <w:p w14:paraId="7887EB3F" w14:textId="77777777" w:rsidR="000C2E5B" w:rsidRPr="0020749A" w:rsidRDefault="000C2E5B" w:rsidP="000C2E5B">
      <w:pPr>
        <w:rPr>
          <w:lang w:val="en-GB"/>
        </w:rPr>
      </w:pPr>
      <w:r w:rsidRPr="0020749A">
        <w:rPr>
          <w:lang w:val="en-GB"/>
        </w:rPr>
        <w:t>species:greigii</w:t>
      </w:r>
    </w:p>
    <w:p w14:paraId="1158D2CA" w14:textId="77777777" w:rsidR="000C2E5B" w:rsidRPr="0020749A" w:rsidRDefault="000C2E5B" w:rsidP="000C2E5B">
      <w:pPr>
        <w:rPr>
          <w:lang w:val="en-GB"/>
        </w:rPr>
      </w:pPr>
      <w:r w:rsidRPr="0020749A">
        <w:rPr>
          <w:lang w:val="en-GB"/>
        </w:rPr>
        <w:t>Tuber</w:t>
      </w:r>
    </w:p>
    <w:p w14:paraId="179B4F73" w14:textId="77777777" w:rsidR="000C2E5B" w:rsidRPr="0020749A" w:rsidRDefault="000C2E5B" w:rsidP="000C2E5B">
      <w:pPr>
        <w:rPr>
          <w:lang w:val="en-GB"/>
        </w:rPr>
      </w:pPr>
    </w:p>
    <w:p w14:paraId="3C43ADDE" w14:textId="77777777" w:rsidR="00D25567" w:rsidRPr="0020749A" w:rsidRDefault="00D25567" w:rsidP="00D25567">
      <w:pPr>
        <w:rPr>
          <w:lang w:val="en-GB"/>
        </w:rPr>
      </w:pPr>
      <w:r w:rsidRPr="0020749A">
        <w:rPr>
          <w:lang w:val="en-GB"/>
        </w:rPr>
        <w:br w:type="page"/>
      </w:r>
    </w:p>
    <w:p w14:paraId="0B71F53E" w14:textId="77777777" w:rsidR="00D25567" w:rsidRPr="0020749A" w:rsidRDefault="00D25567" w:rsidP="00D25567">
      <w:pPr>
        <w:pStyle w:val="Kop2"/>
        <w:numPr>
          <w:ilvl w:val="0"/>
          <w:numId w:val="1"/>
        </w:numPr>
        <w:rPr>
          <w:lang w:val="en-GB"/>
        </w:rPr>
      </w:pPr>
      <w:bookmarkStart w:id="86" w:name="_Toc260914261"/>
      <w:r w:rsidRPr="0020749A">
        <w:rPr>
          <w:lang w:val="en-GB"/>
        </w:rPr>
        <w:lastRenderedPageBreak/>
        <w:t>Codes</w:t>
      </w:r>
      <w:bookmarkEnd w:id="86"/>
    </w:p>
    <w:p w14:paraId="2DDA0BF7" w14:textId="77777777" w:rsidR="00E232EB" w:rsidRPr="0020749A" w:rsidRDefault="00E232EB" w:rsidP="00E232EB">
      <w:pPr>
        <w:pStyle w:val="Kop3"/>
        <w:numPr>
          <w:ilvl w:val="1"/>
          <w:numId w:val="1"/>
        </w:numPr>
        <w:rPr>
          <w:lang w:val="en-GB"/>
        </w:rPr>
      </w:pPr>
      <w:bookmarkStart w:id="87" w:name="_Toc260914262"/>
      <w:r w:rsidRPr="0020749A">
        <w:rPr>
          <w:lang w:val="en-GB"/>
        </w:rPr>
        <w:t>Bash</w:t>
      </w:r>
      <w:bookmarkEnd w:id="87"/>
    </w:p>
    <w:p w14:paraId="2109BE4D" w14:textId="77777777" w:rsidR="005846CF" w:rsidRPr="0020749A" w:rsidRDefault="005846CF" w:rsidP="005846CF">
      <w:pPr>
        <w:pStyle w:val="Kop4"/>
        <w:numPr>
          <w:ilvl w:val="2"/>
          <w:numId w:val="1"/>
        </w:numPr>
        <w:rPr>
          <w:lang w:val="en-GB"/>
        </w:rPr>
      </w:pPr>
      <w:bookmarkStart w:id="88" w:name="_Toc260914263"/>
      <w:r w:rsidRPr="0020749A">
        <w:rPr>
          <w:lang w:val="en-GB"/>
        </w:rPr>
        <w:t>training.sh</w:t>
      </w:r>
      <w:bookmarkEnd w:id="88"/>
    </w:p>
    <w:p w14:paraId="08A78411"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clear</w:t>
      </w:r>
    </w:p>
    <w:p w14:paraId="1D823A66"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280713B4"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w:t>
      </w:r>
    </w:p>
    <w:p w14:paraId="328BA028"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                                   Download pictures from Flickr                                   #</w:t>
      </w:r>
    </w:p>
    <w:p w14:paraId="318BE81D"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w:t>
      </w:r>
    </w:p>
    <w:p w14:paraId="5F54623F"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4349F031"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#Download pictures from Flickr</w:t>
      </w:r>
    </w:p>
    <w:p w14:paraId="06905176"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python Offlickr.py -p -n -i </w:t>
      </w:r>
      <w:r w:rsidRPr="00F37390">
        <w:rPr>
          <w:rFonts w:ascii="Menlo Regular" w:hAnsi="Menlo Regular" w:cs="Menlo Regular"/>
          <w:color w:val="1C00CF"/>
          <w:sz w:val="22"/>
          <w:szCs w:val="22"/>
          <w:lang w:val="en-US"/>
        </w:rPr>
        <w:t>113733456</w:t>
      </w:r>
      <w:r w:rsidRPr="00F37390">
        <w:rPr>
          <w:rFonts w:ascii="Menlo Regular" w:hAnsi="Menlo Regular" w:cs="Menlo Regular"/>
          <w:color w:val="000000"/>
          <w:sz w:val="22"/>
          <w:szCs w:val="22"/>
          <w:lang w:val="en-US"/>
        </w:rPr>
        <w:t>@N06 -d .</w:t>
      </w:r>
    </w:p>
    <w:p w14:paraId="6991BE2F"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1739F242"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#List all xml files and save it in a</w:t>
      </w:r>
    </w:p>
    <w:p w14:paraId="250F9802"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ls | egrep xml &gt; a</w:t>
      </w:r>
    </w:p>
    <w:p w14:paraId="624749E2"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63EA560A"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#Get the tags for every picture</w:t>
      </w:r>
    </w:p>
    <w:p w14:paraId="2FF3AFE6"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python get_tags.py</w:t>
      </w:r>
    </w:p>
    <w:p w14:paraId="32AFE478"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20DCA83C"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#remove all xml files and the list of xml files saved in a</w:t>
      </w:r>
    </w:p>
    <w:p w14:paraId="4C2EDB11"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rm *.xml a</w:t>
      </w:r>
    </w:p>
    <w:p w14:paraId="3C96E9C7"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04933F87"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1FF8D56B"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#Clear the screen, ask the user to check manualy if al pictures are download correctly. If not, download them by hand.</w:t>
      </w:r>
    </w:p>
    <w:p w14:paraId="28202644"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clear</w:t>
      </w:r>
    </w:p>
    <w:p w14:paraId="7468C19C"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echo </w:t>
      </w:r>
      <w:r w:rsidRPr="00F37390">
        <w:rPr>
          <w:rFonts w:ascii="Menlo Regular" w:hAnsi="Menlo Regular" w:cs="Menlo Regular"/>
          <w:color w:val="C41A16"/>
          <w:sz w:val="22"/>
          <w:szCs w:val="22"/>
          <w:lang w:val="en-US"/>
        </w:rPr>
        <w:t>"Pictures downloaded"</w:t>
      </w:r>
    </w:p>
    <w:p w14:paraId="71D885BD"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echo </w:t>
      </w:r>
      <w:r w:rsidRPr="00F37390">
        <w:rPr>
          <w:rFonts w:ascii="Menlo Regular" w:hAnsi="Menlo Regular" w:cs="Menlo Regular"/>
          <w:color w:val="C41A16"/>
          <w:sz w:val="22"/>
          <w:szCs w:val="22"/>
          <w:lang w:val="en-US"/>
        </w:rPr>
        <w:t>"Please check the downloaded pictures."</w:t>
      </w:r>
    </w:p>
    <w:p w14:paraId="1A8F9E78"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echo </w:t>
      </w:r>
      <w:r w:rsidRPr="00F37390">
        <w:rPr>
          <w:rFonts w:ascii="Menlo Regular" w:hAnsi="Menlo Regular" w:cs="Menlo Regular"/>
          <w:color w:val="C41A16"/>
          <w:sz w:val="22"/>
          <w:szCs w:val="22"/>
          <w:lang w:val="en-US"/>
        </w:rPr>
        <w:t>"Download all broken pictures by hand."</w:t>
      </w:r>
    </w:p>
    <w:p w14:paraId="12BF3059"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echo </w:t>
      </w:r>
      <w:r w:rsidRPr="00F37390">
        <w:rPr>
          <w:rFonts w:ascii="Menlo Regular" w:hAnsi="Menlo Regular" w:cs="Menlo Regular"/>
          <w:color w:val="C41A16"/>
          <w:sz w:val="22"/>
          <w:szCs w:val="22"/>
          <w:lang w:val="en-US"/>
        </w:rPr>
        <w:t>"log in on Flickr with the shared naturalis account and go to:"</w:t>
      </w:r>
    </w:p>
    <w:p w14:paraId="4BAE7623"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echo </w:t>
      </w:r>
      <w:r w:rsidRPr="00F37390">
        <w:rPr>
          <w:rFonts w:ascii="Menlo Regular" w:hAnsi="Menlo Regular" w:cs="Menlo Regular"/>
          <w:color w:val="C41A16"/>
          <w:sz w:val="22"/>
          <w:szCs w:val="22"/>
          <w:lang w:val="en-US"/>
        </w:rPr>
        <w:t>"https://www.flickr.com/photos/113733456@N06/&lt;picture_id&gt;/sizes/o/"</w:t>
      </w:r>
    </w:p>
    <w:p w14:paraId="7EF6F234"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echo </w:t>
      </w:r>
      <w:r w:rsidRPr="00F37390">
        <w:rPr>
          <w:rFonts w:ascii="Menlo Regular" w:hAnsi="Menlo Regular" w:cs="Menlo Regular"/>
          <w:color w:val="C41A16"/>
          <w:sz w:val="22"/>
          <w:szCs w:val="22"/>
          <w:lang w:val="en-US"/>
        </w:rPr>
        <w:t>"Press enter to continue"</w:t>
      </w:r>
    </w:p>
    <w:p w14:paraId="62B6BEC2"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AA0D91"/>
          <w:sz w:val="22"/>
          <w:szCs w:val="22"/>
          <w:lang w:val="en-US"/>
        </w:rPr>
        <w:t>read</w:t>
      </w:r>
    </w:p>
    <w:p w14:paraId="17C0FAB6"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615ED09D"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w:t>
      </w:r>
    </w:p>
    <w:p w14:paraId="0D75EF3B"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                               Divide pictures between Flower and Tuber                            #</w:t>
      </w:r>
    </w:p>
    <w:p w14:paraId="006755E5"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w:t>
      </w:r>
    </w:p>
    <w:p w14:paraId="1756F328"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7DBB0B83"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#Create the required directories</w:t>
      </w:r>
    </w:p>
    <w:p w14:paraId="0BB5A1D3"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mkdir Flower Tuber Tuber/LOblong Tuber/LSpur Tuber/LRound Tuber/Oblong Tuber/Round Tuber/Spur</w:t>
      </w:r>
    </w:p>
    <w:p w14:paraId="520DE3A8"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79E39339"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#Loop through every jpg file</w:t>
      </w:r>
    </w:p>
    <w:p w14:paraId="2A93E0D4"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AA0D91"/>
          <w:sz w:val="22"/>
          <w:szCs w:val="22"/>
          <w:lang w:val="en-US"/>
        </w:rPr>
        <w:t>for</w:t>
      </w:r>
      <w:r w:rsidRPr="00F37390">
        <w:rPr>
          <w:rFonts w:ascii="Menlo Regular" w:hAnsi="Menlo Regular" w:cs="Menlo Regular"/>
          <w:color w:val="000000"/>
          <w:sz w:val="22"/>
          <w:szCs w:val="22"/>
          <w:lang w:val="en-US"/>
        </w:rPr>
        <w:t xml:space="preserve"> i </w:t>
      </w:r>
      <w:r w:rsidRPr="00F37390">
        <w:rPr>
          <w:rFonts w:ascii="Menlo Regular" w:hAnsi="Menlo Regular" w:cs="Menlo Regular"/>
          <w:color w:val="AA0D91"/>
          <w:sz w:val="22"/>
          <w:szCs w:val="22"/>
          <w:lang w:val="en-US"/>
        </w:rPr>
        <w:t>in</w:t>
      </w:r>
      <w:r w:rsidRPr="00F37390">
        <w:rPr>
          <w:rFonts w:ascii="Menlo Regular" w:hAnsi="Menlo Regular" w:cs="Menlo Regular"/>
          <w:color w:val="000000"/>
          <w:sz w:val="22"/>
          <w:szCs w:val="22"/>
          <w:lang w:val="en-US"/>
        </w:rPr>
        <w:t xml:space="preserve"> *.jpg</w:t>
      </w:r>
    </w:p>
    <w:p w14:paraId="0624E6E2"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AA0D91"/>
          <w:sz w:val="22"/>
          <w:szCs w:val="22"/>
          <w:lang w:val="en-US"/>
        </w:rPr>
        <w:t>do</w:t>
      </w:r>
    </w:p>
    <w:p w14:paraId="50BA129D"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var=(${i//./ }$</w:t>
      </w:r>
      <w:r w:rsidRPr="00F37390">
        <w:rPr>
          <w:rFonts w:ascii="Menlo Regular" w:hAnsi="Menlo Regular" w:cs="Menlo Regular"/>
          <w:color w:val="1C00CF"/>
          <w:sz w:val="22"/>
          <w:szCs w:val="22"/>
          <w:lang w:val="en-US"/>
        </w:rPr>
        <w:t>0</w:t>
      </w:r>
      <w:r w:rsidRPr="00F37390">
        <w:rPr>
          <w:rFonts w:ascii="Menlo Regular" w:hAnsi="Menlo Regular" w:cs="Menlo Regular"/>
          <w:color w:val="000000"/>
          <w:sz w:val="22"/>
          <w:szCs w:val="22"/>
          <w:lang w:val="en-US"/>
        </w:rPr>
        <w:t>)</w:t>
      </w:r>
    </w:p>
    <w:p w14:paraId="0D68F8D0"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lastRenderedPageBreak/>
        <w:t xml:space="preserve">    tags=</w:t>
      </w:r>
      <w:r w:rsidRPr="00F37390">
        <w:rPr>
          <w:rFonts w:ascii="Menlo Regular" w:hAnsi="Menlo Regular" w:cs="Menlo Regular"/>
          <w:color w:val="C41A16"/>
          <w:sz w:val="22"/>
          <w:szCs w:val="22"/>
          <w:lang w:val="en-US"/>
        </w:rPr>
        <w:t>"$var""_tags.txt"</w:t>
      </w:r>
    </w:p>
    <w:p w14:paraId="0F1E0CFF"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007400"/>
          <w:sz w:val="22"/>
          <w:szCs w:val="22"/>
          <w:lang w:val="en-US"/>
        </w:rPr>
        <w:t>#Conver from jpg to png</w:t>
      </w:r>
    </w:p>
    <w:p w14:paraId="0EE5466A"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echo </w:t>
      </w:r>
      <w:r w:rsidRPr="00F37390">
        <w:rPr>
          <w:rFonts w:ascii="Menlo Regular" w:hAnsi="Menlo Regular" w:cs="Menlo Regular"/>
          <w:color w:val="C41A16"/>
          <w:sz w:val="22"/>
          <w:szCs w:val="22"/>
          <w:lang w:val="en-US"/>
        </w:rPr>
        <w:t>"Convert $i to $var.png"</w:t>
      </w:r>
    </w:p>
    <w:p w14:paraId="0CCB17B1"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convert $i $var.png</w:t>
      </w:r>
    </w:p>
    <w:p w14:paraId="6658AA34"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content=$(cat $tags)</w:t>
      </w:r>
    </w:p>
    <w:p w14:paraId="728682FA"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echo </w:t>
      </w:r>
      <w:r w:rsidRPr="00F37390">
        <w:rPr>
          <w:rFonts w:ascii="Menlo Regular" w:hAnsi="Menlo Regular" w:cs="Menlo Regular"/>
          <w:color w:val="C41A16"/>
          <w:sz w:val="22"/>
          <w:szCs w:val="22"/>
          <w:lang w:val="en-US"/>
        </w:rPr>
        <w:t>"---------------------------------------------"</w:t>
      </w:r>
    </w:p>
    <w:p w14:paraId="2D5B94DA"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007400"/>
          <w:sz w:val="22"/>
          <w:szCs w:val="22"/>
          <w:lang w:val="en-US"/>
        </w:rPr>
        <w:t>#Divide the pictiure and tags between Tuber and Flower</w:t>
      </w:r>
    </w:p>
    <w:p w14:paraId="2D6A358E"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AA0D91"/>
          <w:sz w:val="22"/>
          <w:szCs w:val="22"/>
          <w:lang w:val="en-US"/>
        </w:rPr>
        <w:t>if</w:t>
      </w:r>
      <w:r w:rsidRPr="00F37390">
        <w:rPr>
          <w:rFonts w:ascii="Menlo Regular" w:hAnsi="Menlo Regular" w:cs="Menlo Regular"/>
          <w:color w:val="000000"/>
          <w:sz w:val="22"/>
          <w:szCs w:val="22"/>
          <w:lang w:val="en-US"/>
        </w:rPr>
        <w:t xml:space="preserve"> [[ $content == *Tuber* ]]</w:t>
      </w:r>
    </w:p>
    <w:p w14:paraId="5E955191"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AA0D91"/>
          <w:sz w:val="22"/>
          <w:szCs w:val="22"/>
          <w:lang w:val="en-US"/>
        </w:rPr>
        <w:t>then</w:t>
      </w:r>
    </w:p>
    <w:p w14:paraId="2166FE5F"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mv $var.png Tuber</w:t>
      </w:r>
    </w:p>
    <w:p w14:paraId="07393C0F"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mv $tags Tuber</w:t>
      </w:r>
    </w:p>
    <w:p w14:paraId="39C1D21B"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AA0D91"/>
          <w:sz w:val="22"/>
          <w:szCs w:val="22"/>
          <w:lang w:val="en-US"/>
        </w:rPr>
        <w:t>elif</w:t>
      </w:r>
      <w:r w:rsidRPr="00F37390">
        <w:rPr>
          <w:rFonts w:ascii="Menlo Regular" w:hAnsi="Menlo Regular" w:cs="Menlo Regular"/>
          <w:color w:val="000000"/>
          <w:sz w:val="22"/>
          <w:szCs w:val="22"/>
          <w:lang w:val="en-US"/>
        </w:rPr>
        <w:t xml:space="preserve"> [[ $content == *Flower* ]]</w:t>
      </w:r>
    </w:p>
    <w:p w14:paraId="5BA63AA9"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AA0D91"/>
          <w:sz w:val="22"/>
          <w:szCs w:val="22"/>
          <w:lang w:val="en-US"/>
        </w:rPr>
        <w:t>then</w:t>
      </w:r>
    </w:p>
    <w:p w14:paraId="132551F8"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mv $var.png Flower</w:t>
      </w:r>
    </w:p>
    <w:p w14:paraId="19C65224"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mv $tags Flower</w:t>
      </w:r>
    </w:p>
    <w:p w14:paraId="6849E7A6"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AA0D91"/>
          <w:sz w:val="22"/>
          <w:szCs w:val="22"/>
          <w:lang w:val="en-US"/>
        </w:rPr>
        <w:t>else</w:t>
      </w:r>
    </w:p>
    <w:p w14:paraId="7648AA76"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echo </w:t>
      </w:r>
      <w:r w:rsidRPr="00F37390">
        <w:rPr>
          <w:rFonts w:ascii="Menlo Regular" w:hAnsi="Menlo Regular" w:cs="Menlo Regular"/>
          <w:color w:val="C41A16"/>
          <w:sz w:val="22"/>
          <w:szCs w:val="22"/>
          <w:lang w:val="en-US"/>
        </w:rPr>
        <w:t>"No correct tag found"</w:t>
      </w:r>
    </w:p>
    <w:p w14:paraId="5CC064EE"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echo </w:t>
      </w:r>
      <w:r w:rsidRPr="00F37390">
        <w:rPr>
          <w:rFonts w:ascii="Menlo Regular" w:hAnsi="Menlo Regular" w:cs="Menlo Regular"/>
          <w:color w:val="C41A16"/>
          <w:sz w:val="22"/>
          <w:szCs w:val="22"/>
          <w:lang w:val="en-US"/>
        </w:rPr>
        <w:t>"=================================================="</w:t>
      </w:r>
    </w:p>
    <w:p w14:paraId="5BECE63C"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AA0D91"/>
          <w:sz w:val="22"/>
          <w:szCs w:val="22"/>
          <w:lang w:val="en-US"/>
        </w:rPr>
        <w:t>fi</w:t>
      </w:r>
    </w:p>
    <w:p w14:paraId="2A497B97"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AA0D91"/>
          <w:sz w:val="22"/>
          <w:szCs w:val="22"/>
          <w:lang w:val="en-US"/>
        </w:rPr>
        <w:t>done</w:t>
      </w:r>
    </w:p>
    <w:p w14:paraId="601729FE"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73B2E2D1"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#Remove the jpg that will not be used anymore</w:t>
      </w:r>
    </w:p>
    <w:p w14:paraId="30B45B32"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rm *.jpg</w:t>
      </w:r>
    </w:p>
    <w:p w14:paraId="121B5CF7"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3ECA345D"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#Clear the screen, print a message and wait for input from the user.</w:t>
      </w:r>
    </w:p>
    <w:p w14:paraId="6E47BC4F"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clear</w:t>
      </w:r>
    </w:p>
    <w:p w14:paraId="51100B73"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echo </w:t>
      </w:r>
      <w:r w:rsidRPr="00F37390">
        <w:rPr>
          <w:rFonts w:ascii="Menlo Regular" w:hAnsi="Menlo Regular" w:cs="Menlo Regular"/>
          <w:color w:val="C41A16"/>
          <w:sz w:val="22"/>
          <w:szCs w:val="22"/>
          <w:lang w:val="en-US"/>
        </w:rPr>
        <w:t>"Pictures divided between flower and tuber"</w:t>
      </w:r>
    </w:p>
    <w:p w14:paraId="6F941237"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echo </w:t>
      </w:r>
      <w:r w:rsidRPr="00F37390">
        <w:rPr>
          <w:rFonts w:ascii="Menlo Regular" w:hAnsi="Menlo Regular" w:cs="Menlo Regular"/>
          <w:color w:val="C41A16"/>
          <w:sz w:val="22"/>
          <w:szCs w:val="22"/>
          <w:lang w:val="en-US"/>
        </w:rPr>
        <w:t>"Press enter to continue"</w:t>
      </w:r>
    </w:p>
    <w:p w14:paraId="1E8BC736"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AA0D91"/>
          <w:sz w:val="22"/>
          <w:szCs w:val="22"/>
          <w:lang w:val="en-US"/>
        </w:rPr>
        <w:t>read</w:t>
      </w:r>
    </w:p>
    <w:p w14:paraId="73662693"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30E2CBF1"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w:t>
      </w:r>
    </w:p>
    <w:p w14:paraId="07B69DD1"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        Divide the pictures in Flower between the different genera and the different species       #</w:t>
      </w:r>
    </w:p>
    <w:p w14:paraId="03D1166C"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w:t>
      </w:r>
    </w:p>
    <w:p w14:paraId="0755E941"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05E2290D"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#go into the Flower directory</w:t>
      </w:r>
    </w:p>
    <w:p w14:paraId="504D814F"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cd Flower</w:t>
      </w:r>
    </w:p>
    <w:p w14:paraId="48668645"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2039E55A"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#Loop through the png files</w:t>
      </w:r>
    </w:p>
    <w:p w14:paraId="682070D4"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AA0D91"/>
          <w:sz w:val="22"/>
          <w:szCs w:val="22"/>
          <w:lang w:val="en-US"/>
        </w:rPr>
        <w:t>for</w:t>
      </w:r>
      <w:r w:rsidRPr="00F37390">
        <w:rPr>
          <w:rFonts w:ascii="Menlo Regular" w:hAnsi="Menlo Regular" w:cs="Menlo Regular"/>
          <w:color w:val="000000"/>
          <w:sz w:val="22"/>
          <w:szCs w:val="22"/>
          <w:lang w:val="en-US"/>
        </w:rPr>
        <w:t xml:space="preserve"> f </w:t>
      </w:r>
      <w:r w:rsidRPr="00F37390">
        <w:rPr>
          <w:rFonts w:ascii="Menlo Regular" w:hAnsi="Menlo Regular" w:cs="Menlo Regular"/>
          <w:color w:val="AA0D91"/>
          <w:sz w:val="22"/>
          <w:szCs w:val="22"/>
          <w:lang w:val="en-US"/>
        </w:rPr>
        <w:t>in</w:t>
      </w:r>
      <w:r w:rsidRPr="00F37390">
        <w:rPr>
          <w:rFonts w:ascii="Menlo Regular" w:hAnsi="Menlo Regular" w:cs="Menlo Regular"/>
          <w:color w:val="000000"/>
          <w:sz w:val="22"/>
          <w:szCs w:val="22"/>
          <w:lang w:val="en-US"/>
        </w:rPr>
        <w:t xml:space="preserve"> *.png</w:t>
      </w:r>
    </w:p>
    <w:p w14:paraId="3F956BA1"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AA0D91"/>
          <w:sz w:val="22"/>
          <w:szCs w:val="22"/>
          <w:lang w:val="en-US"/>
        </w:rPr>
        <w:t>do</w:t>
      </w:r>
    </w:p>
    <w:p w14:paraId="624EC791"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var=(${f//./ }$</w:t>
      </w:r>
      <w:r w:rsidRPr="00F37390">
        <w:rPr>
          <w:rFonts w:ascii="Menlo Regular" w:hAnsi="Menlo Regular" w:cs="Menlo Regular"/>
          <w:color w:val="1C00CF"/>
          <w:sz w:val="22"/>
          <w:szCs w:val="22"/>
          <w:lang w:val="en-US"/>
        </w:rPr>
        <w:t>0</w:t>
      </w:r>
      <w:r w:rsidRPr="00F37390">
        <w:rPr>
          <w:rFonts w:ascii="Menlo Regular" w:hAnsi="Menlo Regular" w:cs="Menlo Regular"/>
          <w:color w:val="000000"/>
          <w:sz w:val="22"/>
          <w:szCs w:val="22"/>
          <w:lang w:val="en-US"/>
        </w:rPr>
        <w:t>)</w:t>
      </w:r>
    </w:p>
    <w:p w14:paraId="034AFBD7"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tags=</w:t>
      </w:r>
      <w:r w:rsidRPr="00F37390">
        <w:rPr>
          <w:rFonts w:ascii="Menlo Regular" w:hAnsi="Menlo Regular" w:cs="Menlo Regular"/>
          <w:color w:val="C41A16"/>
          <w:sz w:val="22"/>
          <w:szCs w:val="22"/>
          <w:lang w:val="en-US"/>
        </w:rPr>
        <w:t>"$var""_tags.txt"</w:t>
      </w:r>
    </w:p>
    <w:p w14:paraId="6EAC2BBD"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007400"/>
          <w:sz w:val="22"/>
          <w:szCs w:val="22"/>
          <w:lang w:val="en-US"/>
        </w:rPr>
        <w:t>#Create variables that will be used to create directories.</w:t>
      </w:r>
    </w:p>
    <w:p w14:paraId="5E16DA30"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content=$(cat $tags)</w:t>
      </w:r>
    </w:p>
    <w:p w14:paraId="2DBD3CD4"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genusi=$(sed -n </w:t>
      </w:r>
      <w:r w:rsidRPr="00F37390">
        <w:rPr>
          <w:rFonts w:ascii="Menlo Regular" w:hAnsi="Menlo Regular" w:cs="Menlo Regular"/>
          <w:color w:val="C41A16"/>
          <w:sz w:val="22"/>
          <w:szCs w:val="22"/>
          <w:lang w:val="en-US"/>
        </w:rPr>
        <w:t>'3p'</w:t>
      </w:r>
      <w:r w:rsidRPr="00F37390">
        <w:rPr>
          <w:rFonts w:ascii="Menlo Regular" w:hAnsi="Menlo Regular" w:cs="Menlo Regular"/>
          <w:color w:val="000000"/>
          <w:sz w:val="22"/>
          <w:szCs w:val="22"/>
          <w:lang w:val="en-US"/>
        </w:rPr>
        <w:t xml:space="preserve"> &lt; $tags)</w:t>
      </w:r>
    </w:p>
    <w:p w14:paraId="4FD35F3D"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speciesi=$(sed -n </w:t>
      </w:r>
      <w:r w:rsidRPr="00F37390">
        <w:rPr>
          <w:rFonts w:ascii="Menlo Regular" w:hAnsi="Menlo Regular" w:cs="Menlo Regular"/>
          <w:color w:val="C41A16"/>
          <w:sz w:val="22"/>
          <w:szCs w:val="22"/>
          <w:lang w:val="en-US"/>
        </w:rPr>
        <w:t>'4p'</w:t>
      </w:r>
      <w:r w:rsidRPr="00F37390">
        <w:rPr>
          <w:rFonts w:ascii="Menlo Regular" w:hAnsi="Menlo Regular" w:cs="Menlo Regular"/>
          <w:color w:val="000000"/>
          <w:sz w:val="22"/>
          <w:szCs w:val="22"/>
          <w:lang w:val="en-US"/>
        </w:rPr>
        <w:t xml:space="preserve"> &lt; $tags)</w:t>
      </w:r>
    </w:p>
    <w:p w14:paraId="7AF99946"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genus=(${genusi</w:t>
      </w:r>
      <w:r w:rsidRPr="00F37390">
        <w:rPr>
          <w:rFonts w:ascii="Menlo Regular" w:hAnsi="Menlo Regular" w:cs="Menlo Regular"/>
          <w:color w:val="007400"/>
          <w:sz w:val="22"/>
          <w:szCs w:val="22"/>
          <w:lang w:val="en-US"/>
        </w:rPr>
        <w:t>##*:})</w:t>
      </w:r>
    </w:p>
    <w:p w14:paraId="547A04C5"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species=(${speciesi</w:t>
      </w:r>
      <w:r w:rsidRPr="00F37390">
        <w:rPr>
          <w:rFonts w:ascii="Menlo Regular" w:hAnsi="Menlo Regular" w:cs="Menlo Regular"/>
          <w:color w:val="007400"/>
          <w:sz w:val="22"/>
          <w:szCs w:val="22"/>
          <w:lang w:val="en-US"/>
        </w:rPr>
        <w:t>##*:})</w:t>
      </w:r>
    </w:p>
    <w:p w14:paraId="6815DA99"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007400"/>
          <w:sz w:val="22"/>
          <w:szCs w:val="22"/>
          <w:lang w:val="en-US"/>
        </w:rPr>
        <w:t>#Create a direcory with the name of the genus</w:t>
      </w:r>
    </w:p>
    <w:p w14:paraId="2970020A"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mkdir $genus</w:t>
      </w:r>
    </w:p>
    <w:p w14:paraId="490B0709"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007400"/>
          <w:sz w:val="22"/>
          <w:szCs w:val="22"/>
          <w:lang w:val="en-US"/>
        </w:rPr>
        <w:t>#Move the picure and tag file to the the correct directory</w:t>
      </w:r>
    </w:p>
    <w:p w14:paraId="4719B019"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lastRenderedPageBreak/>
        <w:t xml:space="preserve">    mv $f $genus</w:t>
      </w:r>
    </w:p>
    <w:p w14:paraId="3F858207"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mv $tags $genus</w:t>
      </w:r>
    </w:p>
    <w:p w14:paraId="7FDA234D"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007400"/>
          <w:sz w:val="22"/>
          <w:szCs w:val="22"/>
          <w:lang w:val="en-US"/>
        </w:rPr>
        <w:t>#Go into the genus directory and create a directory wiht the name of the species</w:t>
      </w:r>
    </w:p>
    <w:p w14:paraId="6E893C3A"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cd $genus</w:t>
      </w:r>
    </w:p>
    <w:p w14:paraId="21D875A2"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mkdir $species</w:t>
      </w:r>
    </w:p>
    <w:p w14:paraId="0825855F"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007400"/>
          <w:sz w:val="22"/>
          <w:szCs w:val="22"/>
          <w:lang w:val="en-US"/>
        </w:rPr>
        <w:t>#Move the picture and tag file to the correct directory</w:t>
      </w:r>
    </w:p>
    <w:p w14:paraId="227A45DC"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mv $f $species</w:t>
      </w:r>
    </w:p>
    <w:p w14:paraId="47D6D32D"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mv $tags $species</w:t>
      </w:r>
    </w:p>
    <w:p w14:paraId="17703F6A"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007400"/>
          <w:sz w:val="22"/>
          <w:szCs w:val="22"/>
          <w:lang w:val="en-US"/>
        </w:rPr>
        <w:t>#Go back to the Flower directory</w:t>
      </w:r>
    </w:p>
    <w:p w14:paraId="483D85B9"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cd ..</w:t>
      </w:r>
    </w:p>
    <w:p w14:paraId="7B3FD73B"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AA0D91"/>
          <w:sz w:val="22"/>
          <w:szCs w:val="22"/>
          <w:lang w:val="en-US"/>
        </w:rPr>
        <w:t>done</w:t>
      </w:r>
    </w:p>
    <w:p w14:paraId="5B30E825"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#After looping through the png files in the Flower directory go out of this directory</w:t>
      </w:r>
    </w:p>
    <w:p w14:paraId="7E46BB10"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cd ..</w:t>
      </w:r>
    </w:p>
    <w:p w14:paraId="7A835D07"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1C94DE70"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#Clear the screen, print a message and wait for input from the user</w:t>
      </w:r>
    </w:p>
    <w:p w14:paraId="16264322"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clear</w:t>
      </w:r>
    </w:p>
    <w:p w14:paraId="54EA3E06"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echo </w:t>
      </w:r>
      <w:r w:rsidRPr="00F37390">
        <w:rPr>
          <w:rFonts w:ascii="Menlo Regular" w:hAnsi="Menlo Regular" w:cs="Menlo Regular"/>
          <w:color w:val="C41A16"/>
          <w:sz w:val="22"/>
          <w:szCs w:val="22"/>
          <w:lang w:val="en-US"/>
        </w:rPr>
        <w:t>"Flower pictures divided"</w:t>
      </w:r>
    </w:p>
    <w:p w14:paraId="395A61BE"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echo </w:t>
      </w:r>
      <w:r w:rsidRPr="00F37390">
        <w:rPr>
          <w:rFonts w:ascii="Menlo Regular" w:hAnsi="Menlo Regular" w:cs="Menlo Regular"/>
          <w:color w:val="C41A16"/>
          <w:sz w:val="22"/>
          <w:szCs w:val="22"/>
          <w:lang w:val="en-US"/>
        </w:rPr>
        <w:t>"Press enter to continue"</w:t>
      </w:r>
    </w:p>
    <w:p w14:paraId="5B648FA3"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AA0D91"/>
          <w:sz w:val="22"/>
          <w:szCs w:val="22"/>
          <w:lang w:val="en-US"/>
        </w:rPr>
        <w:t>read</w:t>
      </w:r>
    </w:p>
    <w:p w14:paraId="3BE74358"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320F6CB9"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w:t>
      </w:r>
    </w:p>
    <w:p w14:paraId="14CAC250"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                       Devide the pictures in Tuber between shape(L-a-L)                           #</w:t>
      </w:r>
    </w:p>
    <w:p w14:paraId="418D2704"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w:t>
      </w:r>
    </w:p>
    <w:p w14:paraId="5F1EA7E2"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361B645D"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#Go into the Tuber Directory</w:t>
      </w:r>
    </w:p>
    <w:p w14:paraId="53E626C4"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cd Tuber</w:t>
      </w:r>
    </w:p>
    <w:p w14:paraId="3F6A0505"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614F6628"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AA0D91"/>
          <w:sz w:val="22"/>
          <w:szCs w:val="22"/>
          <w:lang w:val="en-US"/>
        </w:rPr>
        <w:t>for</w:t>
      </w:r>
      <w:r w:rsidRPr="00F37390">
        <w:rPr>
          <w:rFonts w:ascii="Menlo Regular" w:hAnsi="Menlo Regular" w:cs="Menlo Regular"/>
          <w:color w:val="000000"/>
          <w:sz w:val="22"/>
          <w:szCs w:val="22"/>
          <w:lang w:val="en-US"/>
        </w:rPr>
        <w:t xml:space="preserve"> f </w:t>
      </w:r>
      <w:r w:rsidRPr="00F37390">
        <w:rPr>
          <w:rFonts w:ascii="Menlo Regular" w:hAnsi="Menlo Regular" w:cs="Menlo Regular"/>
          <w:color w:val="AA0D91"/>
          <w:sz w:val="22"/>
          <w:szCs w:val="22"/>
          <w:lang w:val="en-US"/>
        </w:rPr>
        <w:t>in</w:t>
      </w:r>
      <w:r w:rsidRPr="00F37390">
        <w:rPr>
          <w:rFonts w:ascii="Menlo Regular" w:hAnsi="Menlo Regular" w:cs="Menlo Regular"/>
          <w:color w:val="000000"/>
          <w:sz w:val="22"/>
          <w:szCs w:val="22"/>
          <w:lang w:val="en-US"/>
        </w:rPr>
        <w:t xml:space="preserve"> *.png</w:t>
      </w:r>
    </w:p>
    <w:p w14:paraId="3E0F0877"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AA0D91"/>
          <w:sz w:val="22"/>
          <w:szCs w:val="22"/>
          <w:lang w:val="en-US"/>
        </w:rPr>
        <w:t>do</w:t>
      </w:r>
    </w:p>
    <w:p w14:paraId="61C48157"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007400"/>
          <w:sz w:val="22"/>
          <w:szCs w:val="22"/>
          <w:lang w:val="en-US"/>
        </w:rPr>
        <w:t>#Create the variables to divide the pictures.</w:t>
      </w:r>
    </w:p>
    <w:p w14:paraId="4AA2C4B7"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var=(${f//./ }$</w:t>
      </w:r>
      <w:r w:rsidRPr="00F37390">
        <w:rPr>
          <w:rFonts w:ascii="Menlo Regular" w:hAnsi="Menlo Regular" w:cs="Menlo Regular"/>
          <w:color w:val="1C00CF"/>
          <w:sz w:val="22"/>
          <w:szCs w:val="22"/>
          <w:lang w:val="en-US"/>
        </w:rPr>
        <w:t>0</w:t>
      </w:r>
      <w:r w:rsidRPr="00F37390">
        <w:rPr>
          <w:rFonts w:ascii="Menlo Regular" w:hAnsi="Menlo Regular" w:cs="Menlo Regular"/>
          <w:color w:val="000000"/>
          <w:sz w:val="22"/>
          <w:szCs w:val="22"/>
          <w:lang w:val="en-US"/>
        </w:rPr>
        <w:t>)</w:t>
      </w:r>
    </w:p>
    <w:p w14:paraId="61617FB6"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tags=</w:t>
      </w:r>
      <w:r w:rsidRPr="00F37390">
        <w:rPr>
          <w:rFonts w:ascii="Menlo Regular" w:hAnsi="Menlo Regular" w:cs="Menlo Regular"/>
          <w:color w:val="C41A16"/>
          <w:sz w:val="22"/>
          <w:szCs w:val="22"/>
          <w:lang w:val="en-US"/>
        </w:rPr>
        <w:t>"$var""_tags.txt"</w:t>
      </w:r>
    </w:p>
    <w:p w14:paraId="746D6426"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content=$(cat $tags)</w:t>
      </w:r>
    </w:p>
    <w:p w14:paraId="23A7E963"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007400"/>
          <w:sz w:val="22"/>
          <w:szCs w:val="22"/>
          <w:lang w:val="en-US"/>
        </w:rPr>
        <w:t>#Divide the pictures to the correct directory</w:t>
      </w:r>
    </w:p>
    <w:p w14:paraId="7BB13DDF"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AA0D91"/>
          <w:sz w:val="22"/>
          <w:szCs w:val="22"/>
          <w:lang w:val="en-US"/>
        </w:rPr>
        <w:t>if</w:t>
      </w:r>
      <w:r w:rsidRPr="00F37390">
        <w:rPr>
          <w:rFonts w:ascii="Menlo Regular" w:hAnsi="Menlo Regular" w:cs="Menlo Regular"/>
          <w:color w:val="000000"/>
          <w:sz w:val="22"/>
          <w:szCs w:val="22"/>
          <w:lang w:val="en-US"/>
        </w:rPr>
        <w:t xml:space="preserve"> [[ $content == *Look-a-Like_round* ]]</w:t>
      </w:r>
    </w:p>
    <w:p w14:paraId="599F9C15"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AA0D91"/>
          <w:sz w:val="22"/>
          <w:szCs w:val="22"/>
          <w:lang w:val="en-US"/>
        </w:rPr>
        <w:t>then</w:t>
      </w:r>
    </w:p>
    <w:p w14:paraId="5B33A612"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mv $var.png  LRound/</w:t>
      </w:r>
    </w:p>
    <w:p w14:paraId="6776F593"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mv $tags LRound/</w:t>
      </w:r>
    </w:p>
    <w:p w14:paraId="59B7FDF7"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AA0D91"/>
          <w:sz w:val="22"/>
          <w:szCs w:val="22"/>
          <w:lang w:val="en-US"/>
        </w:rPr>
        <w:t>elif</w:t>
      </w:r>
      <w:r w:rsidRPr="00F37390">
        <w:rPr>
          <w:rFonts w:ascii="Menlo Regular" w:hAnsi="Menlo Regular" w:cs="Menlo Regular"/>
          <w:color w:val="000000"/>
          <w:sz w:val="22"/>
          <w:szCs w:val="22"/>
          <w:lang w:val="en-US"/>
        </w:rPr>
        <w:t xml:space="preserve"> [[ $content == *Look-a-Like_oblong* ]]</w:t>
      </w:r>
    </w:p>
    <w:p w14:paraId="0296C659"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AA0D91"/>
          <w:sz w:val="22"/>
          <w:szCs w:val="22"/>
          <w:lang w:val="en-US"/>
        </w:rPr>
        <w:t>then</w:t>
      </w:r>
    </w:p>
    <w:p w14:paraId="6D440119"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mv $var.png LOblong/</w:t>
      </w:r>
    </w:p>
    <w:p w14:paraId="64EB01D6"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mv $tags    LOblong/</w:t>
      </w:r>
    </w:p>
    <w:p w14:paraId="26B252EC"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AA0D91"/>
          <w:sz w:val="22"/>
          <w:szCs w:val="22"/>
          <w:lang w:val="en-US"/>
        </w:rPr>
        <w:t>elif</w:t>
      </w:r>
      <w:r w:rsidRPr="00F37390">
        <w:rPr>
          <w:rFonts w:ascii="Menlo Regular" w:hAnsi="Menlo Regular" w:cs="Menlo Regular"/>
          <w:color w:val="000000"/>
          <w:sz w:val="22"/>
          <w:szCs w:val="22"/>
          <w:lang w:val="en-US"/>
        </w:rPr>
        <w:t xml:space="preserve"> [[ $content == *Look-a-Like_spur* ]]</w:t>
      </w:r>
    </w:p>
    <w:p w14:paraId="2223FBF5"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AA0D91"/>
          <w:sz w:val="22"/>
          <w:szCs w:val="22"/>
          <w:lang w:val="en-US"/>
        </w:rPr>
        <w:t>then</w:t>
      </w:r>
    </w:p>
    <w:p w14:paraId="59859FC6"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mv $var.png LSpur/</w:t>
      </w:r>
    </w:p>
    <w:p w14:paraId="764F4A7D"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mv $tags LSpur/</w:t>
      </w:r>
    </w:p>
    <w:p w14:paraId="5AE99C43"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AA0D91"/>
          <w:sz w:val="22"/>
          <w:szCs w:val="22"/>
          <w:lang w:val="en-US"/>
        </w:rPr>
        <w:t>elif</w:t>
      </w:r>
      <w:r w:rsidRPr="00F37390">
        <w:rPr>
          <w:rFonts w:ascii="Menlo Regular" w:hAnsi="Menlo Regular" w:cs="Menlo Regular"/>
          <w:color w:val="000000"/>
          <w:sz w:val="22"/>
          <w:szCs w:val="22"/>
          <w:lang w:val="en-US"/>
        </w:rPr>
        <w:t xml:space="preserve"> [[ $content == *Round* ]]</w:t>
      </w:r>
    </w:p>
    <w:p w14:paraId="4F1CA41C"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AA0D91"/>
          <w:sz w:val="22"/>
          <w:szCs w:val="22"/>
          <w:lang w:val="en-US"/>
        </w:rPr>
        <w:t>then</w:t>
      </w:r>
    </w:p>
    <w:p w14:paraId="18D0A3FC"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mv $var.png Round/</w:t>
      </w:r>
    </w:p>
    <w:p w14:paraId="172FBDE9"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lastRenderedPageBreak/>
        <w:t xml:space="preserve">        mv $tags Round/</w:t>
      </w:r>
    </w:p>
    <w:p w14:paraId="1D955270"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AA0D91"/>
          <w:sz w:val="22"/>
          <w:szCs w:val="22"/>
          <w:lang w:val="en-US"/>
        </w:rPr>
        <w:t>elif</w:t>
      </w:r>
      <w:r w:rsidRPr="00F37390">
        <w:rPr>
          <w:rFonts w:ascii="Menlo Regular" w:hAnsi="Menlo Regular" w:cs="Menlo Regular"/>
          <w:color w:val="000000"/>
          <w:sz w:val="22"/>
          <w:szCs w:val="22"/>
          <w:lang w:val="en-US"/>
        </w:rPr>
        <w:t xml:space="preserve"> [[ $content == *Oblong* ]]</w:t>
      </w:r>
    </w:p>
    <w:p w14:paraId="04884E69"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AA0D91"/>
          <w:sz w:val="22"/>
          <w:szCs w:val="22"/>
          <w:lang w:val="en-US"/>
        </w:rPr>
        <w:t>then</w:t>
      </w:r>
    </w:p>
    <w:p w14:paraId="7C34BCB3"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mv $var.png Oblong/</w:t>
      </w:r>
    </w:p>
    <w:p w14:paraId="0E3825D4"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mv $tags Oblong/</w:t>
      </w:r>
    </w:p>
    <w:p w14:paraId="1B0FE0CD"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AA0D91"/>
          <w:sz w:val="22"/>
          <w:szCs w:val="22"/>
          <w:lang w:val="en-US"/>
        </w:rPr>
        <w:t>elif</w:t>
      </w:r>
      <w:r w:rsidRPr="00F37390">
        <w:rPr>
          <w:rFonts w:ascii="Menlo Regular" w:hAnsi="Menlo Regular" w:cs="Menlo Regular"/>
          <w:color w:val="000000"/>
          <w:sz w:val="22"/>
          <w:szCs w:val="22"/>
          <w:lang w:val="en-US"/>
        </w:rPr>
        <w:t xml:space="preserve"> [[ $content == *Spur* ]]</w:t>
      </w:r>
    </w:p>
    <w:p w14:paraId="4B2FE772"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AA0D91"/>
          <w:sz w:val="22"/>
          <w:szCs w:val="22"/>
          <w:lang w:val="en-US"/>
        </w:rPr>
        <w:t>then</w:t>
      </w:r>
    </w:p>
    <w:p w14:paraId="07CEEB7E"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mv $var.png Spur/</w:t>
      </w:r>
    </w:p>
    <w:p w14:paraId="282CE38B"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mv $tags Spur/</w:t>
      </w:r>
    </w:p>
    <w:p w14:paraId="5D2209C3"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AA0D91"/>
          <w:sz w:val="22"/>
          <w:szCs w:val="22"/>
          <w:lang w:val="en-US"/>
        </w:rPr>
        <w:t>else</w:t>
      </w:r>
    </w:p>
    <w:p w14:paraId="7DDD5581"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echo </w:t>
      </w:r>
      <w:r w:rsidRPr="00F37390">
        <w:rPr>
          <w:rFonts w:ascii="Menlo Regular" w:hAnsi="Menlo Regular" w:cs="Menlo Regular"/>
          <w:color w:val="C41A16"/>
          <w:sz w:val="22"/>
          <w:szCs w:val="22"/>
          <w:lang w:val="en-US"/>
        </w:rPr>
        <w:t>"No correct tag found"</w:t>
      </w:r>
    </w:p>
    <w:p w14:paraId="2F2623A2"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AA0D91"/>
          <w:sz w:val="22"/>
          <w:szCs w:val="22"/>
          <w:lang w:val="en-US"/>
        </w:rPr>
        <w:t>fi</w:t>
      </w:r>
    </w:p>
    <w:p w14:paraId="6531DBBC"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AA0D91"/>
          <w:sz w:val="22"/>
          <w:szCs w:val="22"/>
          <w:lang w:val="en-US"/>
        </w:rPr>
        <w:t>done</w:t>
      </w:r>
    </w:p>
    <w:p w14:paraId="44C7ABFD"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#After looping through the png files in the Tuber directory go out of this directory</w:t>
      </w:r>
    </w:p>
    <w:p w14:paraId="3B1DE9F1"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cd ..</w:t>
      </w:r>
    </w:p>
    <w:p w14:paraId="05A4A503"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185B0B21"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#Clear the screen, print a message and ask the user if he wants to split the Tuber pictures.</w:t>
      </w:r>
    </w:p>
    <w:p w14:paraId="77C6BCD0"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clear</w:t>
      </w:r>
    </w:p>
    <w:p w14:paraId="1E4670E0"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echo </w:t>
      </w:r>
      <w:r w:rsidRPr="00F37390">
        <w:rPr>
          <w:rFonts w:ascii="Menlo Regular" w:hAnsi="Menlo Regular" w:cs="Menlo Regular"/>
          <w:color w:val="C41A16"/>
          <w:sz w:val="22"/>
          <w:szCs w:val="22"/>
          <w:lang w:val="en-US"/>
        </w:rPr>
        <w:t>"Tuber pictures divided"</w:t>
      </w:r>
    </w:p>
    <w:p w14:paraId="0F64F7DA"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echo </w:t>
      </w:r>
      <w:r w:rsidRPr="00F37390">
        <w:rPr>
          <w:rFonts w:ascii="Menlo Regular" w:hAnsi="Menlo Regular" w:cs="Menlo Regular"/>
          <w:color w:val="C41A16"/>
          <w:sz w:val="22"/>
          <w:szCs w:val="22"/>
          <w:lang w:val="en-US"/>
        </w:rPr>
        <w:t>"Do you want to split the pictures of Tuber? (y or n)"</w:t>
      </w:r>
    </w:p>
    <w:p w14:paraId="2F851BB2"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AA0D91"/>
          <w:sz w:val="22"/>
          <w:szCs w:val="22"/>
          <w:lang w:val="en-US"/>
        </w:rPr>
        <w:t>read</w:t>
      </w:r>
      <w:r w:rsidRPr="00F37390">
        <w:rPr>
          <w:rFonts w:ascii="Menlo Regular" w:hAnsi="Menlo Regular" w:cs="Menlo Regular"/>
          <w:color w:val="000000"/>
          <w:sz w:val="22"/>
          <w:szCs w:val="22"/>
          <w:lang w:val="en-US"/>
        </w:rPr>
        <w:t xml:space="preserve"> $split</w:t>
      </w:r>
    </w:p>
    <w:p w14:paraId="208449AB"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0E0ADBF9"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w:t>
      </w:r>
    </w:p>
    <w:p w14:paraId="51A5916F"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                               Split all pictures of Tuber                                         #</w:t>
      </w:r>
    </w:p>
    <w:p w14:paraId="57C92F15"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w:t>
      </w:r>
    </w:p>
    <w:p w14:paraId="5C2017B6"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563A8E36"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 When the input is a y or a Y split the Tuber pictures</w:t>
      </w:r>
    </w:p>
    <w:p w14:paraId="1F6E9971"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AA0D91"/>
          <w:sz w:val="22"/>
          <w:szCs w:val="22"/>
          <w:lang w:val="en-US"/>
        </w:rPr>
        <w:t>if</w:t>
      </w:r>
      <w:r w:rsidRPr="00F37390">
        <w:rPr>
          <w:rFonts w:ascii="Menlo Regular" w:hAnsi="Menlo Regular" w:cs="Menlo Regular"/>
          <w:color w:val="000000"/>
          <w:sz w:val="22"/>
          <w:szCs w:val="22"/>
          <w:lang w:val="en-US"/>
        </w:rPr>
        <w:t xml:space="preserve"> [ </w:t>
      </w:r>
      <w:r w:rsidRPr="00F37390">
        <w:rPr>
          <w:rFonts w:ascii="Menlo Regular" w:hAnsi="Menlo Regular" w:cs="Menlo Regular"/>
          <w:color w:val="C41A16"/>
          <w:sz w:val="22"/>
          <w:szCs w:val="22"/>
          <w:lang w:val="en-US"/>
        </w:rPr>
        <w:t>"$split"</w:t>
      </w:r>
      <w:r w:rsidRPr="00F37390">
        <w:rPr>
          <w:rFonts w:ascii="Menlo Regular" w:hAnsi="Menlo Regular" w:cs="Menlo Regular"/>
          <w:color w:val="000000"/>
          <w:sz w:val="22"/>
          <w:szCs w:val="22"/>
          <w:lang w:val="en-US"/>
        </w:rPr>
        <w:t xml:space="preserve"> == </w:t>
      </w:r>
      <w:r w:rsidRPr="00F37390">
        <w:rPr>
          <w:rFonts w:ascii="Menlo Regular" w:hAnsi="Menlo Regular" w:cs="Menlo Regular"/>
          <w:color w:val="C41A16"/>
          <w:sz w:val="22"/>
          <w:szCs w:val="22"/>
          <w:lang w:val="en-US"/>
        </w:rPr>
        <w:t>"y"</w:t>
      </w:r>
      <w:r w:rsidRPr="00F37390">
        <w:rPr>
          <w:rFonts w:ascii="Menlo Regular" w:hAnsi="Menlo Regular" w:cs="Menlo Regular"/>
          <w:color w:val="000000"/>
          <w:sz w:val="22"/>
          <w:szCs w:val="22"/>
          <w:lang w:val="en-US"/>
        </w:rPr>
        <w:t xml:space="preserve"> ] || [ </w:t>
      </w:r>
      <w:r w:rsidRPr="00F37390">
        <w:rPr>
          <w:rFonts w:ascii="Menlo Regular" w:hAnsi="Menlo Regular" w:cs="Menlo Regular"/>
          <w:color w:val="C41A16"/>
          <w:sz w:val="22"/>
          <w:szCs w:val="22"/>
          <w:lang w:val="en-US"/>
        </w:rPr>
        <w:t>"$split"</w:t>
      </w:r>
      <w:r w:rsidRPr="00F37390">
        <w:rPr>
          <w:rFonts w:ascii="Menlo Regular" w:hAnsi="Menlo Regular" w:cs="Menlo Regular"/>
          <w:color w:val="000000"/>
          <w:sz w:val="22"/>
          <w:szCs w:val="22"/>
          <w:lang w:val="en-US"/>
        </w:rPr>
        <w:t xml:space="preserve"> == </w:t>
      </w:r>
      <w:r w:rsidRPr="00F37390">
        <w:rPr>
          <w:rFonts w:ascii="Menlo Regular" w:hAnsi="Menlo Regular" w:cs="Menlo Regular"/>
          <w:color w:val="C41A16"/>
          <w:sz w:val="22"/>
          <w:szCs w:val="22"/>
          <w:lang w:val="en-US"/>
        </w:rPr>
        <w:t>"Y"</w:t>
      </w:r>
      <w:r w:rsidRPr="00F37390">
        <w:rPr>
          <w:rFonts w:ascii="Menlo Regular" w:hAnsi="Menlo Regular" w:cs="Menlo Regular"/>
          <w:color w:val="000000"/>
          <w:sz w:val="22"/>
          <w:szCs w:val="22"/>
          <w:lang w:val="en-US"/>
        </w:rPr>
        <w:t xml:space="preserve"> ];</w:t>
      </w:r>
    </w:p>
    <w:p w14:paraId="71014623"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AA0D91"/>
          <w:sz w:val="22"/>
          <w:szCs w:val="22"/>
          <w:lang w:val="en-US"/>
        </w:rPr>
        <w:t>then</w:t>
      </w:r>
    </w:p>
    <w:p w14:paraId="58EC8E7F"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7400"/>
          <w:sz w:val="22"/>
          <w:szCs w:val="22"/>
          <w:lang w:val="en-US"/>
        </w:rPr>
        <w:t>#Go into the Tuber directory</w:t>
      </w:r>
    </w:p>
    <w:p w14:paraId="062379A1"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t>cd Tuber</w:t>
      </w:r>
    </w:p>
    <w:p w14:paraId="19FDC0A6"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36D46BC2"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7400"/>
          <w:sz w:val="22"/>
          <w:szCs w:val="22"/>
          <w:lang w:val="en-US"/>
        </w:rPr>
        <w:t>#Loop through all directories in this folder</w:t>
      </w:r>
    </w:p>
    <w:p w14:paraId="0E36C7F2"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AA0D91"/>
          <w:sz w:val="22"/>
          <w:szCs w:val="22"/>
          <w:lang w:val="en-US"/>
        </w:rPr>
        <w:t>for</w:t>
      </w:r>
      <w:r w:rsidRPr="00F37390">
        <w:rPr>
          <w:rFonts w:ascii="Menlo Regular" w:hAnsi="Menlo Regular" w:cs="Menlo Regular"/>
          <w:color w:val="000000"/>
          <w:sz w:val="22"/>
          <w:szCs w:val="22"/>
          <w:lang w:val="en-US"/>
        </w:rPr>
        <w:t xml:space="preserve"> i </w:t>
      </w:r>
      <w:r w:rsidRPr="00F37390">
        <w:rPr>
          <w:rFonts w:ascii="Menlo Regular" w:hAnsi="Menlo Regular" w:cs="Menlo Regular"/>
          <w:color w:val="AA0D91"/>
          <w:sz w:val="22"/>
          <w:szCs w:val="22"/>
          <w:lang w:val="en-US"/>
        </w:rPr>
        <w:t>in</w:t>
      </w:r>
      <w:r w:rsidRPr="00F37390">
        <w:rPr>
          <w:rFonts w:ascii="Menlo Regular" w:hAnsi="Menlo Regular" w:cs="Menlo Regular"/>
          <w:color w:val="000000"/>
          <w:sz w:val="22"/>
          <w:szCs w:val="22"/>
          <w:lang w:val="en-US"/>
        </w:rPr>
        <w:t xml:space="preserve"> $(ls -d */)</w:t>
      </w:r>
    </w:p>
    <w:p w14:paraId="66A159EA"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AA0D91"/>
          <w:sz w:val="22"/>
          <w:szCs w:val="22"/>
          <w:lang w:val="en-US"/>
        </w:rPr>
        <w:t>do</w:t>
      </w:r>
    </w:p>
    <w:p w14:paraId="57035F64"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t>y=${i%%/}</w:t>
      </w:r>
    </w:p>
    <w:p w14:paraId="376F630F"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7400"/>
          <w:sz w:val="22"/>
          <w:szCs w:val="22"/>
          <w:lang w:val="en-US"/>
        </w:rPr>
        <w:t>#Set standard parameter values</w:t>
      </w:r>
    </w:p>
    <w:p w14:paraId="47380739"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t>size=</w:t>
      </w:r>
      <w:r w:rsidRPr="00F37390">
        <w:rPr>
          <w:rFonts w:ascii="Menlo Regular" w:hAnsi="Menlo Regular" w:cs="Menlo Regular"/>
          <w:color w:val="1C00CF"/>
          <w:sz w:val="22"/>
          <w:szCs w:val="22"/>
          <w:lang w:val="en-US"/>
        </w:rPr>
        <w:t>10000</w:t>
      </w:r>
    </w:p>
    <w:p w14:paraId="4B79E834"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t>t=</w:t>
      </w:r>
      <w:r w:rsidRPr="00F37390">
        <w:rPr>
          <w:rFonts w:ascii="Menlo Regular" w:hAnsi="Menlo Regular" w:cs="Menlo Regular"/>
          <w:color w:val="1C00CF"/>
          <w:sz w:val="22"/>
          <w:szCs w:val="22"/>
          <w:lang w:val="en-US"/>
        </w:rPr>
        <w:t>0.65</w:t>
      </w:r>
    </w:p>
    <w:p w14:paraId="1ECDEC35"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7400"/>
          <w:sz w:val="22"/>
          <w:szCs w:val="22"/>
          <w:lang w:val="en-US"/>
        </w:rPr>
        <w:t>#Some directories requires other values for size or for t</w:t>
      </w:r>
    </w:p>
    <w:p w14:paraId="5CEB7482"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AA0D91"/>
          <w:sz w:val="22"/>
          <w:szCs w:val="22"/>
          <w:lang w:val="en-US"/>
        </w:rPr>
        <w:t>if</w:t>
      </w:r>
      <w:r w:rsidRPr="00F37390">
        <w:rPr>
          <w:rFonts w:ascii="Menlo Regular" w:hAnsi="Menlo Regular" w:cs="Menlo Regular"/>
          <w:color w:val="000000"/>
          <w:sz w:val="22"/>
          <w:szCs w:val="22"/>
          <w:lang w:val="en-US"/>
        </w:rPr>
        <w:t xml:space="preserve"> [[ $y == *LO* ]]</w:t>
      </w:r>
    </w:p>
    <w:p w14:paraId="4FE19576"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AA0D91"/>
          <w:sz w:val="22"/>
          <w:szCs w:val="22"/>
          <w:lang w:val="en-US"/>
        </w:rPr>
        <w:t>then</w:t>
      </w:r>
    </w:p>
    <w:p w14:paraId="1C2FC1D6"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t>size=</w:t>
      </w:r>
      <w:r w:rsidRPr="00F37390">
        <w:rPr>
          <w:rFonts w:ascii="Menlo Regular" w:hAnsi="Menlo Regular" w:cs="Menlo Regular"/>
          <w:color w:val="1C00CF"/>
          <w:sz w:val="22"/>
          <w:szCs w:val="22"/>
          <w:lang w:val="en-US"/>
        </w:rPr>
        <w:t>50000</w:t>
      </w:r>
    </w:p>
    <w:p w14:paraId="6F2BECC8"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AA0D91"/>
          <w:sz w:val="22"/>
          <w:szCs w:val="22"/>
          <w:lang w:val="en-US"/>
        </w:rPr>
        <w:t>elif</w:t>
      </w:r>
      <w:r w:rsidRPr="00F37390">
        <w:rPr>
          <w:rFonts w:ascii="Menlo Regular" w:hAnsi="Menlo Regular" w:cs="Menlo Regular"/>
          <w:color w:val="000000"/>
          <w:sz w:val="22"/>
          <w:szCs w:val="22"/>
          <w:lang w:val="en-US"/>
        </w:rPr>
        <w:t xml:space="preserve"> [[ $y == *LS* ]]</w:t>
      </w:r>
    </w:p>
    <w:p w14:paraId="03279DC9"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AA0D91"/>
          <w:sz w:val="22"/>
          <w:szCs w:val="22"/>
          <w:lang w:val="en-US"/>
        </w:rPr>
        <w:t>then</w:t>
      </w:r>
    </w:p>
    <w:p w14:paraId="21DCD581"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t>size=</w:t>
      </w:r>
      <w:r w:rsidRPr="00F37390">
        <w:rPr>
          <w:rFonts w:ascii="Menlo Regular" w:hAnsi="Menlo Regular" w:cs="Menlo Regular"/>
          <w:color w:val="1C00CF"/>
          <w:sz w:val="22"/>
          <w:szCs w:val="22"/>
          <w:lang w:val="en-US"/>
        </w:rPr>
        <w:t>50000</w:t>
      </w:r>
    </w:p>
    <w:p w14:paraId="2FF77329"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AA0D91"/>
          <w:sz w:val="22"/>
          <w:szCs w:val="22"/>
          <w:lang w:val="en-US"/>
        </w:rPr>
        <w:t>elif</w:t>
      </w:r>
      <w:r w:rsidRPr="00F37390">
        <w:rPr>
          <w:rFonts w:ascii="Menlo Regular" w:hAnsi="Menlo Regular" w:cs="Menlo Regular"/>
          <w:color w:val="000000"/>
          <w:sz w:val="22"/>
          <w:szCs w:val="22"/>
          <w:lang w:val="en-US"/>
        </w:rPr>
        <w:t xml:space="preserve"> [[ $y == R* ]]</w:t>
      </w:r>
    </w:p>
    <w:p w14:paraId="4309A657"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AA0D91"/>
          <w:sz w:val="22"/>
          <w:szCs w:val="22"/>
          <w:lang w:val="en-US"/>
        </w:rPr>
        <w:t>then</w:t>
      </w:r>
    </w:p>
    <w:p w14:paraId="643F2528"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t>t=</w:t>
      </w:r>
      <w:r w:rsidRPr="00F37390">
        <w:rPr>
          <w:rFonts w:ascii="Menlo Regular" w:hAnsi="Menlo Regular" w:cs="Menlo Regular"/>
          <w:color w:val="1C00CF"/>
          <w:sz w:val="22"/>
          <w:szCs w:val="22"/>
          <w:lang w:val="en-US"/>
        </w:rPr>
        <w:t>0.6</w:t>
      </w:r>
    </w:p>
    <w:p w14:paraId="6581494B"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lastRenderedPageBreak/>
        <w:tab/>
      </w:r>
      <w:r w:rsidRPr="00F37390">
        <w:rPr>
          <w:rFonts w:ascii="Menlo Regular" w:hAnsi="Menlo Regular" w:cs="Menlo Regular"/>
          <w:color w:val="000000"/>
          <w:sz w:val="22"/>
          <w:szCs w:val="22"/>
          <w:lang w:val="en-US"/>
        </w:rPr>
        <w:tab/>
      </w:r>
      <w:r w:rsidRPr="00F37390">
        <w:rPr>
          <w:rFonts w:ascii="Menlo Regular" w:hAnsi="Menlo Regular" w:cs="Menlo Regular"/>
          <w:color w:val="AA0D91"/>
          <w:sz w:val="22"/>
          <w:szCs w:val="22"/>
          <w:lang w:val="en-US"/>
        </w:rPr>
        <w:t>fi</w:t>
      </w:r>
    </w:p>
    <w:p w14:paraId="2BE5B350"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7400"/>
          <w:sz w:val="22"/>
          <w:szCs w:val="22"/>
          <w:lang w:val="en-US"/>
        </w:rPr>
        <w:t>#Loop through all pictures</w:t>
      </w:r>
    </w:p>
    <w:p w14:paraId="261CE193"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AA0D91"/>
          <w:sz w:val="22"/>
          <w:szCs w:val="22"/>
          <w:lang w:val="en-US"/>
        </w:rPr>
        <w:t>for</w:t>
      </w:r>
      <w:r w:rsidRPr="00F37390">
        <w:rPr>
          <w:rFonts w:ascii="Menlo Regular" w:hAnsi="Menlo Regular" w:cs="Menlo Regular"/>
          <w:color w:val="000000"/>
          <w:sz w:val="22"/>
          <w:szCs w:val="22"/>
          <w:lang w:val="en-US"/>
        </w:rPr>
        <w:t xml:space="preserve"> f </w:t>
      </w:r>
      <w:r w:rsidRPr="00F37390">
        <w:rPr>
          <w:rFonts w:ascii="Menlo Regular" w:hAnsi="Menlo Regular" w:cs="Menlo Regular"/>
          <w:color w:val="AA0D91"/>
          <w:sz w:val="22"/>
          <w:szCs w:val="22"/>
          <w:lang w:val="en-US"/>
        </w:rPr>
        <w:t>in</w:t>
      </w:r>
      <w:r w:rsidRPr="00F37390">
        <w:rPr>
          <w:rFonts w:ascii="Menlo Regular" w:hAnsi="Menlo Regular" w:cs="Menlo Regular"/>
          <w:color w:val="000000"/>
          <w:sz w:val="22"/>
          <w:szCs w:val="22"/>
          <w:lang w:val="en-US"/>
        </w:rPr>
        <w:t xml:space="preserve"> ./$y/*.png</w:t>
      </w:r>
    </w:p>
    <w:p w14:paraId="3D069241"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AA0D91"/>
          <w:sz w:val="22"/>
          <w:szCs w:val="22"/>
          <w:lang w:val="en-US"/>
        </w:rPr>
        <w:t>do</w:t>
      </w:r>
    </w:p>
    <w:p w14:paraId="402596E3"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7400"/>
          <w:sz w:val="22"/>
          <w:szCs w:val="22"/>
          <w:lang w:val="en-US"/>
        </w:rPr>
        <w:t>#Split the picture, using the given parameter values</w:t>
      </w:r>
    </w:p>
    <w:p w14:paraId="7D1A630B"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t xml:space="preserve">echo </w:t>
      </w:r>
      <w:r w:rsidRPr="00F37390">
        <w:rPr>
          <w:rFonts w:ascii="Menlo Regular" w:hAnsi="Menlo Regular" w:cs="Menlo Regular"/>
          <w:color w:val="C41A16"/>
          <w:sz w:val="22"/>
          <w:szCs w:val="22"/>
          <w:lang w:val="en-US"/>
        </w:rPr>
        <w:t>"Splitting $f"</w:t>
      </w:r>
    </w:p>
    <w:p w14:paraId="7856A25E"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t>perl ../splitter.pl -t $t -i $f</w:t>
      </w:r>
    </w:p>
    <w:p w14:paraId="2E9FD647"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7400"/>
          <w:sz w:val="22"/>
          <w:szCs w:val="22"/>
          <w:lang w:val="en-US"/>
        </w:rPr>
        <w:t>#Remove the noise pictures using the file size</w:t>
      </w:r>
    </w:p>
    <w:p w14:paraId="44EC2B73"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AA0D91"/>
          <w:sz w:val="22"/>
          <w:szCs w:val="22"/>
          <w:lang w:val="en-US"/>
        </w:rPr>
        <w:t>for</w:t>
      </w:r>
      <w:r w:rsidRPr="00F37390">
        <w:rPr>
          <w:rFonts w:ascii="Menlo Regular" w:hAnsi="Menlo Regular" w:cs="Menlo Regular"/>
          <w:color w:val="000000"/>
          <w:sz w:val="22"/>
          <w:szCs w:val="22"/>
          <w:lang w:val="en-US"/>
        </w:rPr>
        <w:t xml:space="preserve"> FILENAME </w:t>
      </w:r>
      <w:r w:rsidRPr="00F37390">
        <w:rPr>
          <w:rFonts w:ascii="Menlo Regular" w:hAnsi="Menlo Regular" w:cs="Menlo Regular"/>
          <w:color w:val="AA0D91"/>
          <w:sz w:val="22"/>
          <w:szCs w:val="22"/>
          <w:lang w:val="en-US"/>
        </w:rPr>
        <w:t>in</w:t>
      </w:r>
      <w:r w:rsidRPr="00F37390">
        <w:rPr>
          <w:rFonts w:ascii="Menlo Regular" w:hAnsi="Menlo Regular" w:cs="Menlo Regular"/>
          <w:color w:val="000000"/>
          <w:sz w:val="22"/>
          <w:szCs w:val="22"/>
          <w:lang w:val="en-US"/>
        </w:rPr>
        <w:t xml:space="preserve"> *,*.png</w:t>
      </w:r>
    </w:p>
    <w:p w14:paraId="334BA375"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AA0D91"/>
          <w:sz w:val="22"/>
          <w:szCs w:val="22"/>
          <w:lang w:val="en-US"/>
        </w:rPr>
        <w:t>do</w:t>
      </w:r>
    </w:p>
    <w:p w14:paraId="77CAA0AF"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t>FILESIZE=$(stat -f%z $FILENAME)</w:t>
      </w:r>
    </w:p>
    <w:p w14:paraId="338349F8"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AA0D91"/>
          <w:sz w:val="22"/>
          <w:szCs w:val="22"/>
          <w:lang w:val="en-US"/>
        </w:rPr>
        <w:t>if</w:t>
      </w:r>
      <w:r w:rsidRPr="00F37390">
        <w:rPr>
          <w:rFonts w:ascii="Menlo Regular" w:hAnsi="Menlo Regular" w:cs="Menlo Regular"/>
          <w:color w:val="000000"/>
          <w:sz w:val="22"/>
          <w:szCs w:val="22"/>
          <w:lang w:val="en-US"/>
        </w:rPr>
        <w:t xml:space="preserve"> (( FILESIZE &gt; size ))</w:t>
      </w:r>
    </w:p>
    <w:p w14:paraId="4EB97441"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AA0D91"/>
          <w:sz w:val="22"/>
          <w:szCs w:val="22"/>
          <w:lang w:val="en-US"/>
        </w:rPr>
        <w:t>then</w:t>
      </w:r>
    </w:p>
    <w:p w14:paraId="3BADAE31"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t>mv $FILENAME ./$y</w:t>
      </w:r>
    </w:p>
    <w:p w14:paraId="110059B5"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AA0D91"/>
          <w:sz w:val="22"/>
          <w:szCs w:val="22"/>
          <w:lang w:val="en-US"/>
        </w:rPr>
        <w:t>else</w:t>
      </w:r>
    </w:p>
    <w:p w14:paraId="557E284E"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t>rm $FILENAME</w:t>
      </w:r>
    </w:p>
    <w:p w14:paraId="63DD10F9"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AA0D91"/>
          <w:sz w:val="22"/>
          <w:szCs w:val="22"/>
          <w:lang w:val="en-US"/>
        </w:rPr>
        <w:t>fi</w:t>
      </w:r>
    </w:p>
    <w:p w14:paraId="32E11C17"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AA0D91"/>
          <w:sz w:val="22"/>
          <w:szCs w:val="22"/>
          <w:lang w:val="en-US"/>
        </w:rPr>
        <w:t>done</w:t>
      </w:r>
    </w:p>
    <w:p w14:paraId="00FF6CF6"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000000"/>
          <w:sz w:val="22"/>
          <w:szCs w:val="22"/>
          <w:lang w:val="en-US"/>
        </w:rPr>
        <w:tab/>
      </w:r>
      <w:r w:rsidRPr="00F37390">
        <w:rPr>
          <w:rFonts w:ascii="Menlo Regular" w:hAnsi="Menlo Regular" w:cs="Menlo Regular"/>
          <w:color w:val="AA0D91"/>
          <w:sz w:val="22"/>
          <w:szCs w:val="22"/>
          <w:lang w:val="en-US"/>
        </w:rPr>
        <w:t>done</w:t>
      </w:r>
    </w:p>
    <w:p w14:paraId="6203BB3C"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r>
      <w:r w:rsidRPr="00F37390">
        <w:rPr>
          <w:rFonts w:ascii="Menlo Regular" w:hAnsi="Menlo Regular" w:cs="Menlo Regular"/>
          <w:color w:val="AA0D91"/>
          <w:sz w:val="22"/>
          <w:szCs w:val="22"/>
          <w:lang w:val="en-US"/>
        </w:rPr>
        <w:t>done</w:t>
      </w:r>
    </w:p>
    <w:p w14:paraId="4432CA89"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007400"/>
          <w:sz w:val="22"/>
          <w:szCs w:val="22"/>
          <w:lang w:val="en-US"/>
        </w:rPr>
        <w:t>#When this step is finished go out of the Tuber directory</w:t>
      </w:r>
    </w:p>
    <w:p w14:paraId="6B90B1A0"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t>cd ..</w:t>
      </w:r>
    </w:p>
    <w:p w14:paraId="28FB2862"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464908C0"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007400"/>
          <w:sz w:val="22"/>
          <w:szCs w:val="22"/>
          <w:lang w:val="en-US"/>
        </w:rPr>
        <w:t>#Clear the screen and print a message</w:t>
      </w:r>
    </w:p>
    <w:p w14:paraId="7AE17CB9"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t>clear</w:t>
      </w:r>
    </w:p>
    <w:p w14:paraId="377AB048"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t xml:space="preserve">echo </w:t>
      </w:r>
      <w:r w:rsidRPr="00F37390">
        <w:rPr>
          <w:rFonts w:ascii="Menlo Regular" w:hAnsi="Menlo Regular" w:cs="Menlo Regular"/>
          <w:color w:val="C41A16"/>
          <w:sz w:val="22"/>
          <w:szCs w:val="22"/>
          <w:lang w:val="en-US"/>
        </w:rPr>
        <w:t>"Tuber pictures splited"</w:t>
      </w:r>
    </w:p>
    <w:p w14:paraId="78C9835C"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65C14C04"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#If the input is not y or Y</w:t>
      </w:r>
    </w:p>
    <w:p w14:paraId="438E2F5D"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AA0D91"/>
          <w:sz w:val="22"/>
          <w:szCs w:val="22"/>
          <w:lang w:val="en-US"/>
        </w:rPr>
        <w:t>else</w:t>
      </w:r>
    </w:p>
    <w:p w14:paraId="40BBCA91"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 xml:space="preserve">    </w:t>
      </w:r>
      <w:r w:rsidRPr="00F37390">
        <w:rPr>
          <w:rFonts w:ascii="Menlo Regular" w:hAnsi="Menlo Regular" w:cs="Menlo Regular"/>
          <w:color w:val="007400"/>
          <w:sz w:val="22"/>
          <w:szCs w:val="22"/>
          <w:lang w:val="en-US"/>
        </w:rPr>
        <w:t>#Print a message that the pictures will not be split</w:t>
      </w:r>
    </w:p>
    <w:p w14:paraId="7F56F6F6"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0000"/>
          <w:sz w:val="22"/>
          <w:szCs w:val="22"/>
          <w:lang w:val="en-US"/>
        </w:rPr>
        <w:tab/>
        <w:t xml:space="preserve">echo </w:t>
      </w:r>
      <w:r w:rsidRPr="00F37390">
        <w:rPr>
          <w:rFonts w:ascii="Menlo Regular" w:hAnsi="Menlo Regular" w:cs="Menlo Regular"/>
          <w:color w:val="C41A16"/>
          <w:sz w:val="22"/>
          <w:szCs w:val="22"/>
          <w:lang w:val="en-US"/>
        </w:rPr>
        <w:t>"The pictures wouldn't be split"</w:t>
      </w:r>
    </w:p>
    <w:p w14:paraId="464D36D9"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AA0D91"/>
          <w:sz w:val="22"/>
          <w:szCs w:val="22"/>
          <w:lang w:val="en-US"/>
        </w:rPr>
        <w:t>fi</w:t>
      </w:r>
    </w:p>
    <w:p w14:paraId="1B3E09DC"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p>
    <w:p w14:paraId="360D0D65" w14:textId="77777777" w:rsidR="00F37390" w:rsidRPr="00F37390" w:rsidRDefault="00F37390" w:rsidP="00F37390">
      <w:pPr>
        <w:widowControl w:val="0"/>
        <w:tabs>
          <w:tab w:val="left" w:pos="529"/>
        </w:tabs>
        <w:autoSpaceDE w:val="0"/>
        <w:autoSpaceDN w:val="0"/>
        <w:adjustRightInd w:val="0"/>
        <w:rPr>
          <w:rFonts w:ascii="Menlo Regular" w:hAnsi="Menlo Regular" w:cs="Menlo Regular"/>
          <w:color w:val="000000"/>
          <w:sz w:val="22"/>
          <w:szCs w:val="22"/>
          <w:lang w:val="en-US"/>
        </w:rPr>
      </w:pPr>
      <w:r w:rsidRPr="00F37390">
        <w:rPr>
          <w:rFonts w:ascii="Menlo Regular" w:hAnsi="Menlo Regular" w:cs="Menlo Regular"/>
          <w:color w:val="007400"/>
          <w:sz w:val="22"/>
          <w:szCs w:val="22"/>
          <w:lang w:val="en-US"/>
        </w:rPr>
        <w:t>#Print a finish message</w:t>
      </w:r>
    </w:p>
    <w:p w14:paraId="0D110017" w14:textId="2DC7B8AE" w:rsidR="005846CF" w:rsidRPr="00F37390" w:rsidRDefault="00F37390" w:rsidP="00F37390">
      <w:pPr>
        <w:rPr>
          <w:rFonts w:ascii="Menlo Regular" w:hAnsi="Menlo Regular" w:cs="Menlo Regular"/>
          <w:color w:val="C41A16"/>
          <w:sz w:val="22"/>
          <w:szCs w:val="22"/>
          <w:lang w:val="en-GB"/>
        </w:rPr>
      </w:pPr>
      <w:r w:rsidRPr="00F37390">
        <w:rPr>
          <w:rFonts w:ascii="Menlo Regular" w:hAnsi="Menlo Regular" w:cs="Menlo Regular"/>
          <w:color w:val="000000"/>
          <w:sz w:val="22"/>
          <w:szCs w:val="22"/>
          <w:lang w:val="en-US"/>
        </w:rPr>
        <w:t xml:space="preserve">echo </w:t>
      </w:r>
      <w:r w:rsidRPr="00F37390">
        <w:rPr>
          <w:rFonts w:ascii="Menlo Regular" w:hAnsi="Menlo Regular" w:cs="Menlo Regular"/>
          <w:color w:val="C41A16"/>
          <w:sz w:val="22"/>
          <w:szCs w:val="22"/>
          <w:lang w:val="en-US"/>
        </w:rPr>
        <w:t>"The program is finished"</w:t>
      </w:r>
      <w:r w:rsidR="000779B1" w:rsidRPr="00F37390">
        <w:rPr>
          <w:rFonts w:ascii="Menlo Regular" w:hAnsi="Menlo Regular" w:cs="Menlo Regular"/>
          <w:color w:val="C41A16"/>
          <w:sz w:val="22"/>
          <w:szCs w:val="22"/>
          <w:lang w:val="en-GB"/>
        </w:rPr>
        <w:br w:type="page"/>
      </w:r>
    </w:p>
    <w:p w14:paraId="470B8FB6" w14:textId="70594771" w:rsidR="008A373F" w:rsidRPr="0020749A" w:rsidRDefault="008A373F" w:rsidP="00C54370">
      <w:pPr>
        <w:pStyle w:val="Kop4"/>
        <w:numPr>
          <w:ilvl w:val="2"/>
          <w:numId w:val="1"/>
        </w:numPr>
        <w:rPr>
          <w:lang w:val="en-GB"/>
        </w:rPr>
      </w:pPr>
      <w:bookmarkStart w:id="89" w:name="_Toc260914264"/>
      <w:r w:rsidRPr="0020749A">
        <w:rPr>
          <w:lang w:val="en-GB"/>
        </w:rPr>
        <w:lastRenderedPageBreak/>
        <w:t>modify_flower_data.sh</w:t>
      </w:r>
      <w:bookmarkEnd w:id="89"/>
    </w:p>
    <w:p w14:paraId="124975A5" w14:textId="77777777" w:rsidR="00B626A2" w:rsidRPr="00B626A2"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US"/>
        </w:rPr>
      </w:pPr>
      <w:r w:rsidRPr="00B626A2">
        <w:rPr>
          <w:rFonts w:ascii="Menlo Regular" w:hAnsi="Menlo Regular" w:cs="Menlo Regular"/>
          <w:color w:val="007400"/>
          <w:sz w:val="22"/>
          <w:szCs w:val="22"/>
          <w:lang w:val="en-US"/>
        </w:rPr>
        <w:t>#Go into the Flower directory</w:t>
      </w:r>
    </w:p>
    <w:p w14:paraId="2732E43B" w14:textId="77777777" w:rsidR="00B626A2" w:rsidRPr="00B626A2"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US"/>
        </w:rPr>
      </w:pPr>
      <w:r w:rsidRPr="00B626A2">
        <w:rPr>
          <w:rFonts w:ascii="Menlo Regular" w:hAnsi="Menlo Regular" w:cs="Menlo Regular"/>
          <w:color w:val="000000"/>
          <w:sz w:val="22"/>
          <w:szCs w:val="22"/>
          <w:lang w:val="en-US"/>
        </w:rPr>
        <w:t>cd Flower</w:t>
      </w:r>
    </w:p>
    <w:p w14:paraId="666A6221" w14:textId="77777777" w:rsidR="00B626A2" w:rsidRPr="00B626A2"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US"/>
        </w:rPr>
      </w:pPr>
    </w:p>
    <w:p w14:paraId="1A437CC2" w14:textId="77777777" w:rsidR="00B626A2" w:rsidRPr="00B626A2"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US"/>
        </w:rPr>
      </w:pPr>
      <w:r w:rsidRPr="00B626A2">
        <w:rPr>
          <w:rFonts w:ascii="Menlo Regular" w:hAnsi="Menlo Regular" w:cs="Menlo Regular"/>
          <w:color w:val="007400"/>
          <w:sz w:val="22"/>
          <w:szCs w:val="22"/>
          <w:lang w:val="en-US"/>
        </w:rPr>
        <w:t>#Loop through the directories</w:t>
      </w:r>
    </w:p>
    <w:p w14:paraId="2A15E01E" w14:textId="77777777" w:rsidR="00B626A2" w:rsidRPr="00B626A2"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US"/>
        </w:rPr>
      </w:pPr>
      <w:r w:rsidRPr="00B626A2">
        <w:rPr>
          <w:rFonts w:ascii="Menlo Regular" w:hAnsi="Menlo Regular" w:cs="Menlo Regular"/>
          <w:color w:val="AA0D91"/>
          <w:sz w:val="22"/>
          <w:szCs w:val="22"/>
          <w:lang w:val="en-US"/>
        </w:rPr>
        <w:t>for</w:t>
      </w:r>
      <w:r w:rsidRPr="00B626A2">
        <w:rPr>
          <w:rFonts w:ascii="Menlo Regular" w:hAnsi="Menlo Regular" w:cs="Menlo Regular"/>
          <w:color w:val="000000"/>
          <w:sz w:val="22"/>
          <w:szCs w:val="22"/>
          <w:lang w:val="en-US"/>
        </w:rPr>
        <w:t xml:space="preserve"> directory </w:t>
      </w:r>
      <w:r w:rsidRPr="00B626A2">
        <w:rPr>
          <w:rFonts w:ascii="Menlo Regular" w:hAnsi="Menlo Regular" w:cs="Menlo Regular"/>
          <w:color w:val="AA0D91"/>
          <w:sz w:val="22"/>
          <w:szCs w:val="22"/>
          <w:lang w:val="en-US"/>
        </w:rPr>
        <w:t>in</w:t>
      </w:r>
      <w:r w:rsidRPr="00B626A2">
        <w:rPr>
          <w:rFonts w:ascii="Menlo Regular" w:hAnsi="Menlo Regular" w:cs="Menlo Regular"/>
          <w:color w:val="000000"/>
          <w:sz w:val="22"/>
          <w:szCs w:val="22"/>
          <w:lang w:val="en-US"/>
        </w:rPr>
        <w:t xml:space="preserve"> $(ls -d */)</w:t>
      </w:r>
    </w:p>
    <w:p w14:paraId="244396DF" w14:textId="77777777" w:rsidR="00B626A2" w:rsidRPr="00B626A2"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US"/>
        </w:rPr>
      </w:pPr>
      <w:r w:rsidRPr="00B626A2">
        <w:rPr>
          <w:rFonts w:ascii="Menlo Regular" w:hAnsi="Menlo Regular" w:cs="Menlo Regular"/>
          <w:color w:val="AA0D91"/>
          <w:sz w:val="22"/>
          <w:szCs w:val="22"/>
          <w:lang w:val="en-US"/>
        </w:rPr>
        <w:t>do</w:t>
      </w:r>
    </w:p>
    <w:p w14:paraId="4FFFB6C9" w14:textId="77777777" w:rsidR="00B626A2" w:rsidRPr="00B626A2"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US"/>
        </w:rPr>
      </w:pPr>
      <w:r w:rsidRPr="00B626A2">
        <w:rPr>
          <w:rFonts w:ascii="Menlo Regular" w:hAnsi="Menlo Regular" w:cs="Menlo Regular"/>
          <w:color w:val="000000"/>
          <w:sz w:val="22"/>
          <w:szCs w:val="22"/>
          <w:lang w:val="en-US"/>
        </w:rPr>
        <w:t xml:space="preserve">    </w:t>
      </w:r>
      <w:r w:rsidRPr="00B626A2">
        <w:rPr>
          <w:rFonts w:ascii="Menlo Regular" w:hAnsi="Menlo Regular" w:cs="Menlo Regular"/>
          <w:color w:val="007400"/>
          <w:sz w:val="22"/>
          <w:szCs w:val="22"/>
          <w:lang w:val="en-US"/>
        </w:rPr>
        <w:t>#Go into the directory</w:t>
      </w:r>
    </w:p>
    <w:p w14:paraId="20142BB1" w14:textId="77777777" w:rsidR="00B626A2" w:rsidRPr="00B626A2"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US"/>
        </w:rPr>
      </w:pPr>
      <w:r w:rsidRPr="00B626A2">
        <w:rPr>
          <w:rFonts w:ascii="Menlo Regular" w:hAnsi="Menlo Regular" w:cs="Menlo Regular"/>
          <w:color w:val="000000"/>
          <w:sz w:val="22"/>
          <w:szCs w:val="22"/>
          <w:lang w:val="en-US"/>
        </w:rPr>
        <w:t xml:space="preserve">    cd $directory</w:t>
      </w:r>
    </w:p>
    <w:p w14:paraId="40DCE3A4" w14:textId="77777777" w:rsidR="00B626A2" w:rsidRPr="00B626A2"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US"/>
        </w:rPr>
      </w:pPr>
      <w:r w:rsidRPr="00B626A2">
        <w:rPr>
          <w:rFonts w:ascii="Menlo Regular" w:hAnsi="Menlo Regular" w:cs="Menlo Regular"/>
          <w:color w:val="000000"/>
          <w:sz w:val="22"/>
          <w:szCs w:val="22"/>
          <w:lang w:val="en-US"/>
        </w:rPr>
        <w:t xml:space="preserve">    </w:t>
      </w:r>
      <w:r w:rsidRPr="00B626A2">
        <w:rPr>
          <w:rFonts w:ascii="Menlo Regular" w:hAnsi="Menlo Regular" w:cs="Menlo Regular"/>
          <w:color w:val="007400"/>
          <w:sz w:val="22"/>
          <w:szCs w:val="22"/>
          <w:lang w:val="en-US"/>
        </w:rPr>
        <w:t>#Run combine_files.py</w:t>
      </w:r>
    </w:p>
    <w:p w14:paraId="7515E936" w14:textId="77777777" w:rsidR="00B626A2" w:rsidRPr="00B626A2"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US"/>
        </w:rPr>
      </w:pPr>
      <w:r w:rsidRPr="00B626A2">
        <w:rPr>
          <w:rFonts w:ascii="Menlo Regular" w:hAnsi="Menlo Regular" w:cs="Menlo Regular"/>
          <w:color w:val="000000"/>
          <w:sz w:val="22"/>
          <w:szCs w:val="22"/>
          <w:lang w:val="en-US"/>
        </w:rPr>
        <w:t xml:space="preserve">    echo </w:t>
      </w:r>
      <w:r w:rsidRPr="00B626A2">
        <w:rPr>
          <w:rFonts w:ascii="Menlo Regular" w:hAnsi="Menlo Regular" w:cs="Menlo Regular"/>
          <w:color w:val="C41A16"/>
          <w:sz w:val="22"/>
          <w:szCs w:val="22"/>
          <w:lang w:val="en-US"/>
        </w:rPr>
        <w:t>"Run combine_files.py"</w:t>
      </w:r>
    </w:p>
    <w:p w14:paraId="64A0A644" w14:textId="77777777" w:rsidR="00B626A2" w:rsidRPr="00B626A2"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US"/>
        </w:rPr>
      </w:pPr>
      <w:r w:rsidRPr="00B626A2">
        <w:rPr>
          <w:rFonts w:ascii="Menlo Regular" w:hAnsi="Menlo Regular" w:cs="Menlo Regular"/>
          <w:color w:val="000000"/>
          <w:sz w:val="22"/>
          <w:szCs w:val="22"/>
          <w:lang w:val="en-US"/>
        </w:rPr>
        <w:t xml:space="preserve">    python ../../combine_files.py</w:t>
      </w:r>
    </w:p>
    <w:p w14:paraId="02175D0B" w14:textId="77777777" w:rsidR="00B626A2" w:rsidRPr="00B626A2"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US"/>
        </w:rPr>
      </w:pPr>
      <w:r w:rsidRPr="00B626A2">
        <w:rPr>
          <w:rFonts w:ascii="Menlo Regular" w:hAnsi="Menlo Regular" w:cs="Menlo Regular"/>
          <w:color w:val="000000"/>
          <w:sz w:val="22"/>
          <w:szCs w:val="22"/>
          <w:lang w:val="en-US"/>
        </w:rPr>
        <w:t xml:space="preserve">    </w:t>
      </w:r>
      <w:r w:rsidRPr="00B626A2">
        <w:rPr>
          <w:rFonts w:ascii="Menlo Regular" w:hAnsi="Menlo Regular" w:cs="Menlo Regular"/>
          <w:color w:val="007400"/>
          <w:sz w:val="22"/>
          <w:szCs w:val="22"/>
          <w:lang w:val="en-US"/>
        </w:rPr>
        <w:t>#Go back to the Flower directory</w:t>
      </w:r>
    </w:p>
    <w:p w14:paraId="55591668" w14:textId="77777777" w:rsidR="00B626A2" w:rsidRPr="00B626A2"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US"/>
        </w:rPr>
      </w:pPr>
      <w:r w:rsidRPr="00B626A2">
        <w:rPr>
          <w:rFonts w:ascii="Menlo Regular" w:hAnsi="Menlo Regular" w:cs="Menlo Regular"/>
          <w:color w:val="000000"/>
          <w:sz w:val="22"/>
          <w:szCs w:val="22"/>
          <w:lang w:val="en-US"/>
        </w:rPr>
        <w:t xml:space="preserve">    cd ..</w:t>
      </w:r>
    </w:p>
    <w:p w14:paraId="55BD8274" w14:textId="77777777" w:rsidR="00B626A2" w:rsidRPr="00B626A2"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US"/>
        </w:rPr>
      </w:pPr>
      <w:r w:rsidRPr="00B626A2">
        <w:rPr>
          <w:rFonts w:ascii="Menlo Regular" w:hAnsi="Menlo Regular" w:cs="Menlo Regular"/>
          <w:color w:val="AA0D91"/>
          <w:sz w:val="22"/>
          <w:szCs w:val="22"/>
          <w:lang w:val="en-US"/>
        </w:rPr>
        <w:t>done</w:t>
      </w:r>
    </w:p>
    <w:p w14:paraId="6242717B" w14:textId="77777777" w:rsidR="00B626A2" w:rsidRPr="00B626A2"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US"/>
        </w:rPr>
      </w:pPr>
    </w:p>
    <w:p w14:paraId="2A08779E" w14:textId="77777777" w:rsidR="00B626A2" w:rsidRPr="00B626A2"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US"/>
        </w:rPr>
      </w:pPr>
      <w:r w:rsidRPr="00B626A2">
        <w:rPr>
          <w:rFonts w:ascii="Menlo Regular" w:hAnsi="Menlo Regular" w:cs="Menlo Regular"/>
          <w:color w:val="007400"/>
          <w:sz w:val="22"/>
          <w:szCs w:val="22"/>
          <w:lang w:val="en-US"/>
        </w:rPr>
        <w:t>#Run add_columns.py</w:t>
      </w:r>
    </w:p>
    <w:p w14:paraId="21E1AC83" w14:textId="77777777" w:rsidR="00B626A2" w:rsidRPr="00B626A2"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US"/>
        </w:rPr>
      </w:pPr>
      <w:r w:rsidRPr="00B626A2">
        <w:rPr>
          <w:rFonts w:ascii="Menlo Regular" w:hAnsi="Menlo Regular" w:cs="Menlo Regular"/>
          <w:color w:val="000000"/>
          <w:sz w:val="22"/>
          <w:szCs w:val="22"/>
          <w:lang w:val="en-US"/>
        </w:rPr>
        <w:t xml:space="preserve">echo </w:t>
      </w:r>
      <w:r w:rsidRPr="00B626A2">
        <w:rPr>
          <w:rFonts w:ascii="Menlo Regular" w:hAnsi="Menlo Regular" w:cs="Menlo Regular"/>
          <w:color w:val="C41A16"/>
          <w:sz w:val="22"/>
          <w:szCs w:val="22"/>
          <w:lang w:val="en-US"/>
        </w:rPr>
        <w:t>"Run add_columns.py"</w:t>
      </w:r>
    </w:p>
    <w:p w14:paraId="69A3D556" w14:textId="77777777" w:rsidR="00B626A2" w:rsidRPr="00B626A2"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US"/>
        </w:rPr>
      </w:pPr>
      <w:r w:rsidRPr="00B626A2">
        <w:rPr>
          <w:rFonts w:ascii="Menlo Regular" w:hAnsi="Menlo Regular" w:cs="Menlo Regular"/>
          <w:color w:val="000000"/>
          <w:sz w:val="22"/>
          <w:szCs w:val="22"/>
          <w:lang w:val="en-US"/>
        </w:rPr>
        <w:t>python ../add_columns.py</w:t>
      </w:r>
    </w:p>
    <w:p w14:paraId="4D3C237A" w14:textId="77777777" w:rsidR="00B626A2" w:rsidRPr="00B626A2"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US"/>
        </w:rPr>
      </w:pPr>
    </w:p>
    <w:p w14:paraId="1729D3FE" w14:textId="77777777" w:rsidR="00B626A2" w:rsidRPr="00B626A2" w:rsidRDefault="00B626A2" w:rsidP="00B626A2">
      <w:pPr>
        <w:widowControl w:val="0"/>
        <w:tabs>
          <w:tab w:val="left" w:pos="529"/>
        </w:tabs>
        <w:autoSpaceDE w:val="0"/>
        <w:autoSpaceDN w:val="0"/>
        <w:adjustRightInd w:val="0"/>
        <w:rPr>
          <w:rFonts w:ascii="Menlo Regular" w:hAnsi="Menlo Regular" w:cs="Menlo Regular"/>
          <w:color w:val="000000"/>
          <w:sz w:val="22"/>
          <w:szCs w:val="22"/>
          <w:lang w:val="en-US"/>
        </w:rPr>
      </w:pPr>
      <w:r w:rsidRPr="00B626A2">
        <w:rPr>
          <w:rFonts w:ascii="Menlo Regular" w:hAnsi="Menlo Regular" w:cs="Menlo Regular"/>
          <w:color w:val="007400"/>
          <w:sz w:val="22"/>
          <w:szCs w:val="22"/>
          <w:lang w:val="en-US"/>
        </w:rPr>
        <w:t>#Print a finising message</w:t>
      </w:r>
    </w:p>
    <w:p w14:paraId="2C169C49" w14:textId="3AB6747E" w:rsidR="00C54370" w:rsidRPr="00B626A2" w:rsidRDefault="00B626A2" w:rsidP="00B626A2">
      <w:pPr>
        <w:rPr>
          <w:rFonts w:ascii="Menlo Regular" w:hAnsi="Menlo Regular" w:cs="Menlo Regular"/>
          <w:color w:val="000000"/>
          <w:sz w:val="22"/>
          <w:szCs w:val="22"/>
          <w:lang w:val="en-GB"/>
        </w:rPr>
      </w:pPr>
      <w:r w:rsidRPr="00B626A2">
        <w:rPr>
          <w:rFonts w:ascii="Menlo Regular" w:hAnsi="Menlo Regular" w:cs="Menlo Regular"/>
          <w:color w:val="000000"/>
          <w:sz w:val="22"/>
          <w:szCs w:val="22"/>
          <w:lang w:val="en-US"/>
        </w:rPr>
        <w:t xml:space="preserve">echo </w:t>
      </w:r>
      <w:r w:rsidRPr="00B626A2">
        <w:rPr>
          <w:rFonts w:ascii="Menlo Regular" w:hAnsi="Menlo Regular" w:cs="Menlo Regular"/>
          <w:color w:val="C41A16"/>
          <w:sz w:val="22"/>
          <w:szCs w:val="22"/>
          <w:lang w:val="en-US"/>
        </w:rPr>
        <w:t>"Finished"</w:t>
      </w:r>
      <w:r w:rsidR="00C54370" w:rsidRPr="00B626A2">
        <w:rPr>
          <w:rFonts w:ascii="Menlo Regular" w:hAnsi="Menlo Regular" w:cs="Menlo Regular"/>
          <w:color w:val="000000"/>
          <w:sz w:val="22"/>
          <w:szCs w:val="22"/>
          <w:lang w:val="en-GB"/>
        </w:rPr>
        <w:br w:type="page"/>
      </w:r>
    </w:p>
    <w:p w14:paraId="56974CFB" w14:textId="44469E70" w:rsidR="00C54370" w:rsidRPr="0020749A" w:rsidRDefault="00715FE2" w:rsidP="00715FE2">
      <w:pPr>
        <w:pStyle w:val="Kop4"/>
        <w:numPr>
          <w:ilvl w:val="2"/>
          <w:numId w:val="1"/>
        </w:numPr>
        <w:rPr>
          <w:lang w:val="en-GB"/>
        </w:rPr>
      </w:pPr>
      <w:bookmarkStart w:id="90" w:name="_Toc260914265"/>
      <w:r w:rsidRPr="0020749A">
        <w:rPr>
          <w:lang w:val="en-GB"/>
        </w:rPr>
        <w:lastRenderedPageBreak/>
        <w:t>create_traindata.sh</w:t>
      </w:r>
      <w:bookmarkEnd w:id="90"/>
    </w:p>
    <w:p w14:paraId="5E061DEC"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7400"/>
          <w:sz w:val="22"/>
          <w:szCs w:val="22"/>
          <w:lang w:val="en-US"/>
        </w:rPr>
        <w:t>#Loop throug the directories</w:t>
      </w:r>
    </w:p>
    <w:p w14:paraId="2BB6C3F2"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AA0D91"/>
          <w:sz w:val="22"/>
          <w:szCs w:val="22"/>
          <w:lang w:val="en-US"/>
        </w:rPr>
        <w:t>for</w:t>
      </w:r>
      <w:r w:rsidRPr="002D2E8B">
        <w:rPr>
          <w:rFonts w:ascii="Menlo Regular" w:hAnsi="Menlo Regular" w:cs="Menlo Regular"/>
          <w:color w:val="000000"/>
          <w:sz w:val="22"/>
          <w:szCs w:val="22"/>
          <w:lang w:val="en-US"/>
        </w:rPr>
        <w:t xml:space="preserve"> i </w:t>
      </w:r>
      <w:r w:rsidRPr="002D2E8B">
        <w:rPr>
          <w:rFonts w:ascii="Menlo Regular" w:hAnsi="Menlo Regular" w:cs="Menlo Regular"/>
          <w:color w:val="AA0D91"/>
          <w:sz w:val="22"/>
          <w:szCs w:val="22"/>
          <w:lang w:val="en-US"/>
        </w:rPr>
        <w:t>in</w:t>
      </w:r>
      <w:r w:rsidRPr="002D2E8B">
        <w:rPr>
          <w:rFonts w:ascii="Menlo Regular" w:hAnsi="Menlo Regular" w:cs="Menlo Regular"/>
          <w:color w:val="000000"/>
          <w:sz w:val="22"/>
          <w:szCs w:val="22"/>
          <w:lang w:val="en-US"/>
        </w:rPr>
        <w:t xml:space="preserve"> $(ls -d */)</w:t>
      </w:r>
    </w:p>
    <w:p w14:paraId="1D87F342"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AA0D91"/>
          <w:sz w:val="22"/>
          <w:szCs w:val="22"/>
          <w:lang w:val="en-US"/>
        </w:rPr>
        <w:t>do</w:t>
      </w:r>
    </w:p>
    <w:p w14:paraId="038BE460"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directories=${i%%/}</w:t>
      </w:r>
    </w:p>
    <w:p w14:paraId="28C4EF99"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7400"/>
          <w:sz w:val="22"/>
          <w:szCs w:val="22"/>
          <w:lang w:val="en-US"/>
        </w:rPr>
        <w:t>#    echo ${i%%/}</w:t>
      </w:r>
    </w:p>
    <w:p w14:paraId="26288751"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007400"/>
          <w:sz w:val="22"/>
          <w:szCs w:val="22"/>
          <w:lang w:val="en-US"/>
        </w:rPr>
        <w:t>#The tuber pictures use another Perl script for training the neural network</w:t>
      </w:r>
    </w:p>
    <w:p w14:paraId="7BDBF3E2"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007400"/>
          <w:sz w:val="22"/>
          <w:szCs w:val="22"/>
          <w:lang w:val="en-US"/>
        </w:rPr>
        <w:t>#than the flower pictures. So check the name of the directory.</w:t>
      </w:r>
    </w:p>
    <w:p w14:paraId="40280D8D"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AA0D91"/>
          <w:sz w:val="22"/>
          <w:szCs w:val="22"/>
          <w:lang w:val="en-US"/>
        </w:rPr>
        <w:t>if</w:t>
      </w:r>
      <w:r w:rsidRPr="002D2E8B">
        <w:rPr>
          <w:rFonts w:ascii="Menlo Regular" w:hAnsi="Menlo Regular" w:cs="Menlo Regular"/>
          <w:color w:val="000000"/>
          <w:sz w:val="22"/>
          <w:szCs w:val="22"/>
          <w:lang w:val="en-US"/>
        </w:rPr>
        <w:t xml:space="preserve"> [[ $directories == T* ]]</w:t>
      </w:r>
    </w:p>
    <w:p w14:paraId="5B9CBC27"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007400"/>
          <w:sz w:val="22"/>
          <w:szCs w:val="22"/>
          <w:lang w:val="en-US"/>
        </w:rPr>
        <w:t>#If it starts with T (=Tuber)</w:t>
      </w:r>
    </w:p>
    <w:p w14:paraId="26EB0D85"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AA0D91"/>
          <w:sz w:val="22"/>
          <w:szCs w:val="22"/>
          <w:lang w:val="en-US"/>
        </w:rPr>
        <w:t>then</w:t>
      </w:r>
    </w:p>
    <w:p w14:paraId="227269A1"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007400"/>
          <w:sz w:val="22"/>
          <w:szCs w:val="22"/>
          <w:lang w:val="en-US"/>
        </w:rPr>
        <w:t>#Go into the directory</w:t>
      </w:r>
    </w:p>
    <w:p w14:paraId="1A4B15D0"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cd $directories</w:t>
      </w:r>
    </w:p>
    <w:p w14:paraId="4D909B9D"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007400"/>
          <w:sz w:val="22"/>
          <w:szCs w:val="22"/>
          <w:lang w:val="en-US"/>
        </w:rPr>
        <w:t>#Loop through the directories</w:t>
      </w:r>
    </w:p>
    <w:p w14:paraId="3FAEA1B7"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AA0D91"/>
          <w:sz w:val="22"/>
          <w:szCs w:val="22"/>
          <w:lang w:val="en-US"/>
        </w:rPr>
        <w:t>for</w:t>
      </w:r>
      <w:r w:rsidRPr="002D2E8B">
        <w:rPr>
          <w:rFonts w:ascii="Menlo Regular" w:hAnsi="Menlo Regular" w:cs="Menlo Regular"/>
          <w:color w:val="000000"/>
          <w:sz w:val="22"/>
          <w:szCs w:val="22"/>
          <w:lang w:val="en-US"/>
        </w:rPr>
        <w:t xml:space="preserve"> x </w:t>
      </w:r>
      <w:r w:rsidRPr="002D2E8B">
        <w:rPr>
          <w:rFonts w:ascii="Menlo Regular" w:hAnsi="Menlo Regular" w:cs="Menlo Regular"/>
          <w:color w:val="AA0D91"/>
          <w:sz w:val="22"/>
          <w:szCs w:val="22"/>
          <w:lang w:val="en-US"/>
        </w:rPr>
        <w:t>in</w:t>
      </w:r>
      <w:r w:rsidRPr="002D2E8B">
        <w:rPr>
          <w:rFonts w:ascii="Menlo Regular" w:hAnsi="Menlo Regular" w:cs="Menlo Regular"/>
          <w:color w:val="000000"/>
          <w:sz w:val="22"/>
          <w:szCs w:val="22"/>
          <w:lang w:val="en-US"/>
        </w:rPr>
        <w:t xml:space="preserve"> $(ls -d */)</w:t>
      </w:r>
    </w:p>
    <w:p w14:paraId="297EAE7E"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AA0D91"/>
          <w:sz w:val="22"/>
          <w:szCs w:val="22"/>
          <w:lang w:val="en-US"/>
        </w:rPr>
        <w:t>do</w:t>
      </w:r>
    </w:p>
    <w:p w14:paraId="7BF8D669"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007400"/>
          <w:sz w:val="22"/>
          <w:szCs w:val="22"/>
          <w:lang w:val="en-US"/>
        </w:rPr>
        <w:t>#Create variables</w:t>
      </w:r>
    </w:p>
    <w:p w14:paraId="144674A8"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catagory=</w:t>
      </w:r>
      <w:r w:rsidRPr="002D2E8B">
        <w:rPr>
          <w:rFonts w:ascii="Menlo Regular" w:hAnsi="Menlo Regular" w:cs="Menlo Regular"/>
          <w:color w:val="1C00CF"/>
          <w:sz w:val="22"/>
          <w:szCs w:val="22"/>
          <w:lang w:val="en-US"/>
        </w:rPr>
        <w:t>0</w:t>
      </w:r>
    </w:p>
    <w:p w14:paraId="6DF603E8"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shape=${x%%/}</w:t>
      </w:r>
    </w:p>
    <w:p w14:paraId="1200C1F0"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echo </w:t>
      </w:r>
      <w:r w:rsidRPr="002D2E8B">
        <w:rPr>
          <w:rFonts w:ascii="Menlo Regular" w:hAnsi="Menlo Regular" w:cs="Menlo Regular"/>
          <w:color w:val="C41A16"/>
          <w:sz w:val="22"/>
          <w:szCs w:val="22"/>
          <w:lang w:val="en-US"/>
        </w:rPr>
        <w:t>"run traindata.pl for $shape"</w:t>
      </w:r>
    </w:p>
    <w:p w14:paraId="421CC1F8"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007400"/>
          <w:sz w:val="22"/>
          <w:szCs w:val="22"/>
          <w:lang w:val="en-US"/>
        </w:rPr>
        <w:t>#Give the Look-a-like tubers catagory -1</w:t>
      </w:r>
    </w:p>
    <w:p w14:paraId="644A2042"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AA0D91"/>
          <w:sz w:val="22"/>
          <w:szCs w:val="22"/>
          <w:lang w:val="en-US"/>
        </w:rPr>
        <w:t>if</w:t>
      </w:r>
      <w:r w:rsidRPr="002D2E8B">
        <w:rPr>
          <w:rFonts w:ascii="Menlo Regular" w:hAnsi="Menlo Regular" w:cs="Menlo Regular"/>
          <w:color w:val="000000"/>
          <w:sz w:val="22"/>
          <w:szCs w:val="22"/>
          <w:lang w:val="en-US"/>
        </w:rPr>
        <w:t xml:space="preserve"> [[ $shape == L* ]]</w:t>
      </w:r>
    </w:p>
    <w:p w14:paraId="0AC463AA"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AA0D91"/>
          <w:sz w:val="22"/>
          <w:szCs w:val="22"/>
          <w:lang w:val="en-US"/>
        </w:rPr>
        <w:t>then</w:t>
      </w:r>
    </w:p>
    <w:p w14:paraId="2B302283"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catagory=</w:t>
      </w:r>
      <w:r w:rsidRPr="002D2E8B">
        <w:rPr>
          <w:rFonts w:ascii="Menlo Regular" w:hAnsi="Menlo Regular" w:cs="Menlo Regular"/>
          <w:color w:val="1C00CF"/>
          <w:sz w:val="22"/>
          <w:szCs w:val="22"/>
          <w:lang w:val="en-US"/>
        </w:rPr>
        <w:t>-1</w:t>
      </w:r>
    </w:p>
    <w:p w14:paraId="70A8C671"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007400"/>
          <w:sz w:val="22"/>
          <w:szCs w:val="22"/>
          <w:lang w:val="en-US"/>
        </w:rPr>
        <w:t>#Give the salep tubers catagory 1</w:t>
      </w:r>
    </w:p>
    <w:p w14:paraId="15D1C880"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AA0D91"/>
          <w:sz w:val="22"/>
          <w:szCs w:val="22"/>
          <w:lang w:val="en-US"/>
        </w:rPr>
        <w:t>else</w:t>
      </w:r>
    </w:p>
    <w:p w14:paraId="2C059C43"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catagory=</w:t>
      </w:r>
      <w:r w:rsidRPr="002D2E8B">
        <w:rPr>
          <w:rFonts w:ascii="Menlo Regular" w:hAnsi="Menlo Regular" w:cs="Menlo Regular"/>
          <w:color w:val="1C00CF"/>
          <w:sz w:val="22"/>
          <w:szCs w:val="22"/>
          <w:lang w:val="en-US"/>
        </w:rPr>
        <w:t>1</w:t>
      </w:r>
    </w:p>
    <w:p w14:paraId="6E486DEF"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AA0D91"/>
          <w:sz w:val="22"/>
          <w:szCs w:val="22"/>
          <w:lang w:val="en-US"/>
        </w:rPr>
        <w:t>fi</w:t>
      </w:r>
    </w:p>
    <w:p w14:paraId="6BAE617B"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p>
    <w:p w14:paraId="1BDEAF09"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007400"/>
          <w:sz w:val="22"/>
          <w:szCs w:val="22"/>
          <w:lang w:val="en-US"/>
        </w:rPr>
        <w:t>#Run the traindata script and write the output to a tsv file.</w:t>
      </w:r>
    </w:p>
    <w:p w14:paraId="48EDAFC8"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007400"/>
          <w:sz w:val="22"/>
          <w:szCs w:val="22"/>
          <w:lang w:val="en-US"/>
        </w:rPr>
        <w:t>#Give this file the name of the current directory</w:t>
      </w:r>
    </w:p>
    <w:p w14:paraId="617D5862"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perl ../traindata.pl -d ./$shape -c $catagory &gt; $shape.tsv</w:t>
      </w:r>
    </w:p>
    <w:p w14:paraId="20B48171"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AA0D91"/>
          <w:sz w:val="22"/>
          <w:szCs w:val="22"/>
          <w:lang w:val="en-US"/>
        </w:rPr>
        <w:t>done</w:t>
      </w:r>
    </w:p>
    <w:p w14:paraId="47D69DB9"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007400"/>
          <w:sz w:val="22"/>
          <w:szCs w:val="22"/>
          <w:lang w:val="en-US"/>
        </w:rPr>
        <w:t>#After looping through the directories go out of the Tuber directory</w:t>
      </w:r>
    </w:p>
    <w:p w14:paraId="0F6D9B9A"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cd ..</w:t>
      </w:r>
    </w:p>
    <w:p w14:paraId="7AF70ACE"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AA0D91"/>
          <w:sz w:val="22"/>
          <w:szCs w:val="22"/>
          <w:lang w:val="en-US"/>
        </w:rPr>
        <w:t>elif</w:t>
      </w:r>
      <w:r w:rsidRPr="002D2E8B">
        <w:rPr>
          <w:rFonts w:ascii="Menlo Regular" w:hAnsi="Menlo Regular" w:cs="Menlo Regular"/>
          <w:color w:val="000000"/>
          <w:sz w:val="22"/>
          <w:szCs w:val="22"/>
          <w:lang w:val="en-US"/>
        </w:rPr>
        <w:t xml:space="preserve"> [[ $directories == F* ]]</w:t>
      </w:r>
    </w:p>
    <w:p w14:paraId="726672F3"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007400"/>
          <w:sz w:val="22"/>
          <w:szCs w:val="22"/>
          <w:lang w:val="en-US"/>
        </w:rPr>
        <w:t>#If it starts with F (=Flower)</w:t>
      </w:r>
    </w:p>
    <w:p w14:paraId="5F54C6B1"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AA0D91"/>
          <w:sz w:val="22"/>
          <w:szCs w:val="22"/>
          <w:lang w:val="en-US"/>
        </w:rPr>
        <w:t>then</w:t>
      </w:r>
    </w:p>
    <w:p w14:paraId="52575C3A"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007400"/>
          <w:sz w:val="22"/>
          <w:szCs w:val="22"/>
          <w:lang w:val="en-US"/>
        </w:rPr>
        <w:t>#Go into the directory</w:t>
      </w:r>
    </w:p>
    <w:p w14:paraId="7C79F46F"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cd $directories</w:t>
      </w:r>
    </w:p>
    <w:p w14:paraId="6DA33E95"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007400"/>
          <w:sz w:val="22"/>
          <w:szCs w:val="22"/>
          <w:lang w:val="en-US"/>
        </w:rPr>
        <w:t>#Loop through the section directories</w:t>
      </w:r>
    </w:p>
    <w:p w14:paraId="2AA4C880"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AA0D91"/>
          <w:sz w:val="22"/>
          <w:szCs w:val="22"/>
          <w:lang w:val="en-US"/>
        </w:rPr>
        <w:t>for</w:t>
      </w:r>
      <w:r w:rsidRPr="002D2E8B">
        <w:rPr>
          <w:rFonts w:ascii="Menlo Regular" w:hAnsi="Menlo Regular" w:cs="Menlo Regular"/>
          <w:color w:val="000000"/>
          <w:sz w:val="22"/>
          <w:szCs w:val="22"/>
          <w:lang w:val="en-US"/>
        </w:rPr>
        <w:t xml:space="preserve"> section </w:t>
      </w:r>
      <w:r w:rsidRPr="002D2E8B">
        <w:rPr>
          <w:rFonts w:ascii="Menlo Regular" w:hAnsi="Menlo Regular" w:cs="Menlo Regular"/>
          <w:color w:val="AA0D91"/>
          <w:sz w:val="22"/>
          <w:szCs w:val="22"/>
          <w:lang w:val="en-US"/>
        </w:rPr>
        <w:t>in</w:t>
      </w:r>
      <w:r w:rsidRPr="002D2E8B">
        <w:rPr>
          <w:rFonts w:ascii="Menlo Regular" w:hAnsi="Menlo Regular" w:cs="Menlo Regular"/>
          <w:color w:val="000000"/>
          <w:sz w:val="22"/>
          <w:szCs w:val="22"/>
          <w:lang w:val="en-US"/>
        </w:rPr>
        <w:t xml:space="preserve"> $(ls -d */)</w:t>
      </w:r>
    </w:p>
    <w:p w14:paraId="0EAC9F69"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AA0D91"/>
          <w:sz w:val="22"/>
          <w:szCs w:val="22"/>
          <w:lang w:val="en-US"/>
        </w:rPr>
        <w:t>do</w:t>
      </w:r>
    </w:p>
    <w:p w14:paraId="0F6C2882"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007400"/>
          <w:sz w:val="22"/>
          <w:szCs w:val="22"/>
          <w:lang w:val="en-US"/>
        </w:rPr>
        <w:t>#Go into the section directory</w:t>
      </w:r>
    </w:p>
    <w:p w14:paraId="435AC0E5"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cd $section</w:t>
      </w:r>
    </w:p>
    <w:p w14:paraId="0BA6D77A"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007400"/>
          <w:sz w:val="22"/>
          <w:szCs w:val="22"/>
          <w:lang w:val="en-US"/>
        </w:rPr>
        <w:t>#Loop through the species directories</w:t>
      </w:r>
    </w:p>
    <w:p w14:paraId="1AA52556"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AA0D91"/>
          <w:sz w:val="22"/>
          <w:szCs w:val="22"/>
          <w:lang w:val="en-US"/>
        </w:rPr>
        <w:t>for</w:t>
      </w:r>
      <w:r w:rsidRPr="002D2E8B">
        <w:rPr>
          <w:rFonts w:ascii="Menlo Regular" w:hAnsi="Menlo Regular" w:cs="Menlo Regular"/>
          <w:color w:val="000000"/>
          <w:sz w:val="22"/>
          <w:szCs w:val="22"/>
          <w:lang w:val="en-US"/>
        </w:rPr>
        <w:t xml:space="preserve"> z </w:t>
      </w:r>
      <w:r w:rsidRPr="002D2E8B">
        <w:rPr>
          <w:rFonts w:ascii="Menlo Regular" w:hAnsi="Menlo Regular" w:cs="Menlo Regular"/>
          <w:color w:val="AA0D91"/>
          <w:sz w:val="22"/>
          <w:szCs w:val="22"/>
          <w:lang w:val="en-US"/>
        </w:rPr>
        <w:t>in</w:t>
      </w:r>
      <w:r w:rsidRPr="002D2E8B">
        <w:rPr>
          <w:rFonts w:ascii="Menlo Regular" w:hAnsi="Menlo Regular" w:cs="Menlo Regular"/>
          <w:color w:val="000000"/>
          <w:sz w:val="22"/>
          <w:szCs w:val="22"/>
          <w:lang w:val="en-US"/>
        </w:rPr>
        <w:t xml:space="preserve"> $(ls -d */)</w:t>
      </w:r>
    </w:p>
    <w:p w14:paraId="4C9608B1"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AA0D91"/>
          <w:sz w:val="22"/>
          <w:szCs w:val="22"/>
          <w:lang w:val="en-US"/>
        </w:rPr>
        <w:t>do</w:t>
      </w:r>
    </w:p>
    <w:p w14:paraId="32D84DD6"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007400"/>
          <w:sz w:val="22"/>
          <w:szCs w:val="22"/>
          <w:lang w:val="en-US"/>
        </w:rPr>
        <w:t>#Create variables</w:t>
      </w:r>
    </w:p>
    <w:p w14:paraId="2F2ED4EC"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species=${z%%/}</w:t>
      </w:r>
    </w:p>
    <w:p w14:paraId="32AB34D5"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lastRenderedPageBreak/>
        <w:tab/>
      </w:r>
      <w:r w:rsidRPr="002D2E8B">
        <w:rPr>
          <w:rFonts w:ascii="Menlo Regular" w:hAnsi="Menlo Regular" w:cs="Menlo Regular"/>
          <w:color w:val="000000"/>
          <w:sz w:val="22"/>
          <w:szCs w:val="22"/>
          <w:lang w:val="en-US"/>
        </w:rPr>
        <w:tab/>
      </w:r>
      <w:r w:rsidRPr="002D2E8B">
        <w:rPr>
          <w:rFonts w:ascii="Menlo Regular" w:hAnsi="Menlo Regular" w:cs="Menlo Regular"/>
          <w:color w:val="000000"/>
          <w:sz w:val="22"/>
          <w:szCs w:val="22"/>
          <w:lang w:val="en-US"/>
        </w:rPr>
        <w:tab/>
      </w:r>
      <w:r w:rsidRPr="002D2E8B">
        <w:rPr>
          <w:rFonts w:ascii="Menlo Regular" w:hAnsi="Menlo Regular" w:cs="Menlo Regular"/>
          <w:color w:val="000000"/>
          <w:sz w:val="22"/>
          <w:szCs w:val="22"/>
          <w:lang w:val="en-US"/>
        </w:rPr>
        <w:tab/>
        <w:t xml:space="preserve">echo </w:t>
      </w:r>
      <w:r w:rsidRPr="002D2E8B">
        <w:rPr>
          <w:rFonts w:ascii="Menlo Regular" w:hAnsi="Menlo Regular" w:cs="Menlo Regular"/>
          <w:color w:val="C41A16"/>
          <w:sz w:val="22"/>
          <w:szCs w:val="22"/>
          <w:lang w:val="en-US"/>
        </w:rPr>
        <w:t>"run traindata2.pl for $species"</w:t>
      </w:r>
    </w:p>
    <w:p w14:paraId="6D1693B6"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007400"/>
          <w:sz w:val="22"/>
          <w:szCs w:val="22"/>
          <w:lang w:val="en-US"/>
        </w:rPr>
        <w:t>#Run the traindata2 script and redirect the output to a tsv file.</w:t>
      </w:r>
    </w:p>
    <w:p w14:paraId="162DA023"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007400"/>
          <w:sz w:val="22"/>
          <w:szCs w:val="22"/>
          <w:lang w:val="en-US"/>
        </w:rPr>
        <w:t>#Give this file the name of the current directory</w:t>
      </w:r>
    </w:p>
    <w:p w14:paraId="6F650B4B"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perl ../../traindata2.pl -d ./$species -c </w:t>
      </w:r>
      <w:r w:rsidRPr="002D2E8B">
        <w:rPr>
          <w:rFonts w:ascii="Menlo Regular" w:hAnsi="Menlo Regular" w:cs="Menlo Regular"/>
          <w:color w:val="1C00CF"/>
          <w:sz w:val="22"/>
          <w:szCs w:val="22"/>
          <w:lang w:val="en-US"/>
        </w:rPr>
        <w:t>0</w:t>
      </w:r>
      <w:r w:rsidRPr="002D2E8B">
        <w:rPr>
          <w:rFonts w:ascii="Menlo Regular" w:hAnsi="Menlo Regular" w:cs="Menlo Regular"/>
          <w:color w:val="000000"/>
          <w:sz w:val="22"/>
          <w:szCs w:val="22"/>
          <w:lang w:val="en-US"/>
        </w:rPr>
        <w:t xml:space="preserve"> &gt; $species.tsv</w:t>
      </w:r>
    </w:p>
    <w:p w14:paraId="126F3F60"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AA0D91"/>
          <w:sz w:val="22"/>
          <w:szCs w:val="22"/>
          <w:lang w:val="en-US"/>
        </w:rPr>
        <w:t>done</w:t>
      </w:r>
    </w:p>
    <w:p w14:paraId="50DEF48E"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007400"/>
          <w:sz w:val="22"/>
          <w:szCs w:val="22"/>
          <w:lang w:val="en-US"/>
        </w:rPr>
        <w:t>#After loopging through the species directories go back to the Flower directory</w:t>
      </w:r>
    </w:p>
    <w:p w14:paraId="1458CBA6"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cd ..</w:t>
      </w:r>
    </w:p>
    <w:p w14:paraId="2D894D89"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AA0D91"/>
          <w:sz w:val="22"/>
          <w:szCs w:val="22"/>
          <w:lang w:val="en-US"/>
        </w:rPr>
        <w:t>done</w:t>
      </w:r>
    </w:p>
    <w:p w14:paraId="07705D62"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007400"/>
          <w:sz w:val="22"/>
          <w:szCs w:val="22"/>
          <w:lang w:val="en-US"/>
        </w:rPr>
        <w:t>#After looping through the genus directories gou out of the Flower directory</w:t>
      </w:r>
    </w:p>
    <w:p w14:paraId="7CBB3F8E"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cd ..</w:t>
      </w:r>
    </w:p>
    <w:p w14:paraId="36822B50"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 xml:space="preserve">    </w:t>
      </w:r>
      <w:r w:rsidRPr="002D2E8B">
        <w:rPr>
          <w:rFonts w:ascii="Menlo Regular" w:hAnsi="Menlo Regular" w:cs="Menlo Regular"/>
          <w:color w:val="AA0D91"/>
          <w:sz w:val="22"/>
          <w:szCs w:val="22"/>
          <w:lang w:val="en-US"/>
        </w:rPr>
        <w:t>fi</w:t>
      </w:r>
    </w:p>
    <w:p w14:paraId="3AC4784D"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AA0D91"/>
          <w:sz w:val="22"/>
          <w:szCs w:val="22"/>
          <w:lang w:val="en-US"/>
        </w:rPr>
        <w:t>done</w:t>
      </w:r>
    </w:p>
    <w:p w14:paraId="1E47EC74"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p>
    <w:p w14:paraId="4846E6BF"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r w:rsidRPr="002D2E8B">
        <w:rPr>
          <w:rFonts w:ascii="Menlo Regular" w:hAnsi="Menlo Regular" w:cs="Menlo Regular"/>
          <w:color w:val="000000"/>
          <w:sz w:val="22"/>
          <w:szCs w:val="22"/>
          <w:lang w:val="en-US"/>
        </w:rPr>
        <w:t>clear</w:t>
      </w:r>
    </w:p>
    <w:p w14:paraId="630F0799" w14:textId="77777777" w:rsidR="002D2E8B" w:rsidRPr="002D2E8B" w:rsidRDefault="002D2E8B" w:rsidP="002D2E8B">
      <w:pPr>
        <w:widowControl w:val="0"/>
        <w:tabs>
          <w:tab w:val="left" w:pos="529"/>
        </w:tabs>
        <w:autoSpaceDE w:val="0"/>
        <w:autoSpaceDN w:val="0"/>
        <w:adjustRightInd w:val="0"/>
        <w:rPr>
          <w:rFonts w:ascii="Menlo Regular" w:hAnsi="Menlo Regular" w:cs="Menlo Regular"/>
          <w:color w:val="000000"/>
          <w:sz w:val="22"/>
          <w:szCs w:val="22"/>
          <w:lang w:val="en-US"/>
        </w:rPr>
      </w:pPr>
    </w:p>
    <w:p w14:paraId="53F78D99" w14:textId="52A36D18" w:rsidR="00715FE2" w:rsidRPr="002D2E8B" w:rsidRDefault="002D2E8B" w:rsidP="002D2E8B">
      <w:pPr>
        <w:rPr>
          <w:rFonts w:ascii="Menlo Regular" w:hAnsi="Menlo Regular" w:cs="Menlo Regular"/>
          <w:color w:val="C41A16"/>
          <w:sz w:val="22"/>
          <w:szCs w:val="22"/>
          <w:lang w:val="en-GB"/>
        </w:rPr>
      </w:pPr>
      <w:r w:rsidRPr="002D2E8B">
        <w:rPr>
          <w:rFonts w:ascii="Menlo Regular" w:hAnsi="Menlo Regular" w:cs="Menlo Regular"/>
          <w:color w:val="000000"/>
          <w:sz w:val="22"/>
          <w:szCs w:val="22"/>
          <w:lang w:val="en-US"/>
        </w:rPr>
        <w:t xml:space="preserve">echo </w:t>
      </w:r>
      <w:r w:rsidRPr="002D2E8B">
        <w:rPr>
          <w:rFonts w:ascii="Menlo Regular" w:hAnsi="Menlo Regular" w:cs="Menlo Regular"/>
          <w:color w:val="C41A16"/>
          <w:sz w:val="22"/>
          <w:szCs w:val="22"/>
          <w:lang w:val="en-US"/>
        </w:rPr>
        <w:t>"Done"</w:t>
      </w:r>
      <w:r w:rsidR="00715FE2" w:rsidRPr="002D2E8B">
        <w:rPr>
          <w:rFonts w:ascii="Menlo Regular" w:hAnsi="Menlo Regular" w:cs="Menlo Regular"/>
          <w:color w:val="C41A16"/>
          <w:sz w:val="22"/>
          <w:szCs w:val="22"/>
          <w:lang w:val="en-GB"/>
        </w:rPr>
        <w:br w:type="page"/>
      </w:r>
    </w:p>
    <w:p w14:paraId="603D32F1" w14:textId="77777777" w:rsidR="00D25567" w:rsidRPr="0020749A" w:rsidRDefault="00E232EB" w:rsidP="00E232EB">
      <w:pPr>
        <w:pStyle w:val="Kop3"/>
        <w:numPr>
          <w:ilvl w:val="1"/>
          <w:numId w:val="1"/>
        </w:numPr>
        <w:rPr>
          <w:lang w:val="en-GB"/>
        </w:rPr>
      </w:pPr>
      <w:bookmarkStart w:id="91" w:name="_Toc260914266"/>
      <w:r w:rsidRPr="0020749A">
        <w:rPr>
          <w:lang w:val="en-GB"/>
        </w:rPr>
        <w:lastRenderedPageBreak/>
        <w:t>Css</w:t>
      </w:r>
      <w:bookmarkEnd w:id="91"/>
    </w:p>
    <w:p w14:paraId="26D8376C" w14:textId="77777777" w:rsidR="000779B1" w:rsidRPr="0020749A" w:rsidRDefault="00244D9B" w:rsidP="000779B1">
      <w:pPr>
        <w:pStyle w:val="Kop4"/>
        <w:numPr>
          <w:ilvl w:val="2"/>
          <w:numId w:val="1"/>
        </w:numPr>
        <w:rPr>
          <w:lang w:val="en-GB"/>
        </w:rPr>
      </w:pPr>
      <w:bookmarkStart w:id="92" w:name="_Toc260914267"/>
      <w:r w:rsidRPr="0020749A">
        <w:rPr>
          <w:lang w:val="en-GB"/>
        </w:rPr>
        <w:t>computer.css</w:t>
      </w:r>
      <w:bookmarkEnd w:id="92"/>
    </w:p>
    <w:p w14:paraId="4FD2E4FA" w14:textId="77777777" w:rsidR="00244D9B" w:rsidRPr="0020749A" w:rsidRDefault="00244D9B" w:rsidP="00244D9B">
      <w:pPr>
        <w:rPr>
          <w:lang w:val="en-GB"/>
        </w:rPr>
      </w:pPr>
    </w:p>
    <w:p w14:paraId="4B900DE3"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This is the default lay-out for the webpages */</w:t>
      </w:r>
    </w:p>
    <w:p w14:paraId="7071AA09"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p>
    <w:p w14:paraId="5394FCAD"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@media screen {</w:t>
      </w:r>
    </w:p>
    <w:p w14:paraId="15AE57C9"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Lay-out for the body */</w:t>
      </w:r>
    </w:p>
    <w:p w14:paraId="5C6A72D0"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body {</w:t>
      </w:r>
    </w:p>
    <w:p w14:paraId="7AC389A0"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text in the middel of the page */</w:t>
      </w:r>
    </w:p>
    <w:p w14:paraId="3A83A6D4"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text-align: center;</w:t>
      </w:r>
    </w:p>
    <w:p w14:paraId="67A3D57A"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3418795"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3FB25EF"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Lay-out for the page */        </w:t>
      </w:r>
    </w:p>
    <w:p w14:paraId="64EB349D"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#page {</w:t>
      </w:r>
    </w:p>
    <w:p w14:paraId="2E4E4F5E"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the width */</w:t>
      </w:r>
    </w:p>
    <w:p w14:paraId="0D4784F2"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width: 960px;</w:t>
      </w:r>
    </w:p>
    <w:p w14:paraId="0BC3E972"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5DF705C"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text left */</w:t>
      </w:r>
    </w:p>
    <w:p w14:paraId="17E6713C"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text-align: left;</w:t>
      </w:r>
    </w:p>
    <w:p w14:paraId="7E92CF5A"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129B79D"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clear automatically the area around the page */</w:t>
      </w:r>
    </w:p>
    <w:p w14:paraId="1875EF0F"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margin: 10px auto 20px auto;</w:t>
      </w:r>
    </w:p>
    <w:p w14:paraId="7F60D0F0"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03C73C2"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Set the background color to white */</w:t>
      </w:r>
    </w:p>
    <w:p w14:paraId="6A31BAF5"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background-color:white;</w:t>
      </w:r>
    </w:p>
    <w:p w14:paraId="10DE2EE9"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6BA5552"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567F8DE"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Lay-out for the logo */</w:t>
      </w:r>
    </w:p>
    <w:p w14:paraId="20C31A77"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#logo {</w:t>
      </w:r>
    </w:p>
    <w:p w14:paraId="77DB1B72"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logo on the leftside of the page */</w:t>
      </w:r>
    </w:p>
    <w:p w14:paraId="2BB8EAE9"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float: left;</w:t>
      </w:r>
    </w:p>
    <w:p w14:paraId="7018C847"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1C8519E"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the width of the logo is 200 pixels */</w:t>
      </w:r>
    </w:p>
    <w:p w14:paraId="7CEFDDC1"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width: 200px;</w:t>
      </w:r>
    </w:p>
    <w:p w14:paraId="191B40A3"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58B59A6"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DFB0422"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Lay-out for sidebar, not used, but available for later */</w:t>
      </w:r>
    </w:p>
    <w:p w14:paraId="71DA431F"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/*#sidebar {</w:t>
      </w:r>
    </w:p>
    <w:p w14:paraId="5D4DF3FF"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float: right;</w:t>
      </w:r>
    </w:p>
    <w:p w14:paraId="129661AB"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width: 200px;</w:t>
      </w:r>
    </w:p>
    <w:p w14:paraId="2E2DA368"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border: 1px solid #E3004A;</w:t>
      </w:r>
    </w:p>
    <w:p w14:paraId="27E28ECB"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98CDC8F"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BF6397B"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Lay-out for the content */</w:t>
      </w:r>
    </w:p>
    <w:p w14:paraId="60081439"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#content {</w:t>
      </w:r>
    </w:p>
    <w:p w14:paraId="30FCC851"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content left, because logo is described first, the content will</w:t>
      </w:r>
    </w:p>
    <w:p w14:paraId="6C9D9DB2"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be displayed right of the logo */</w:t>
      </w:r>
    </w:p>
    <w:p w14:paraId="75B7A06F"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float: left;</w:t>
      </w:r>
    </w:p>
    <w:p w14:paraId="2092BC62"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851D165"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The width of this box will be automaticly changed to the content */</w:t>
      </w:r>
    </w:p>
    <w:p w14:paraId="35DAE8B5"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width: auto;</w:t>
      </w:r>
    </w:p>
    <w:p w14:paraId="2A1E3981"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w:t>
      </w:r>
    </w:p>
    <w:p w14:paraId="6490C3DB"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a border around the content</w:t>
      </w:r>
    </w:p>
    <w:p w14:paraId="20B69907"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3 pixels widht with a pink-like color, The same color of the</w:t>
      </w:r>
    </w:p>
    <w:p w14:paraId="18196DAC"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Naturalis logo */</w:t>
      </w:r>
    </w:p>
    <w:p w14:paraId="229127F1"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border: 3px solid #E3004A;</w:t>
      </w:r>
    </w:p>
    <w:p w14:paraId="35B614D4"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549DF69"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Clear 10 pixels around the content, inside de border */</w:t>
      </w:r>
    </w:p>
    <w:p w14:paraId="1E0C832F"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padding: 10px;</w:t>
      </w:r>
    </w:p>
    <w:p w14:paraId="611152DA"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0A4588C"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BE5ED84"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Lay-out for the footer */</w:t>
      </w:r>
    </w:p>
    <w:p w14:paraId="6ED5C820"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#footer {</w:t>
      </w:r>
    </w:p>
    <w:p w14:paraId="1A6B787A"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footer on the bottom */</w:t>
      </w:r>
    </w:p>
    <w:p w14:paraId="27F995BF"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position:absolute;</w:t>
      </w:r>
    </w:p>
    <w:p w14:paraId="2CF2876C"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bottom:10px;</w:t>
      </w:r>
    </w:p>
    <w:p w14:paraId="6F41F533"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068A3DB"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962EBFD"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Standard font settings for a paragraph */</w:t>
      </w:r>
    </w:p>
    <w:p w14:paraId="4304242C"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 {</w:t>
      </w:r>
    </w:p>
    <w:p w14:paraId="10EC8EF8"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5E35718B"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1em;</w:t>
      </w:r>
    </w:p>
    <w:p w14:paraId="4351DD34"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69FE976"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FCC17FA"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Standard font settings for a Header1 */</w:t>
      </w:r>
    </w:p>
    <w:p w14:paraId="43C0AFEE"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h1 {</w:t>
      </w:r>
    </w:p>
    <w:p w14:paraId="522A1CB2"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349BAD56"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1.9em;</w:t>
      </w:r>
    </w:p>
    <w:p w14:paraId="53557975"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12166B5"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96DE221"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Standard font settings for a Header2 */</w:t>
      </w:r>
    </w:p>
    <w:p w14:paraId="1788E48E"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h2 {</w:t>
      </w:r>
    </w:p>
    <w:p w14:paraId="79B4E9E2"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2C7D7C30"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1.7em;</w:t>
      </w:r>
    </w:p>
    <w:p w14:paraId="6512054B"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F61EF80"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B2DF8DC"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DB0F765"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Standard font settings for a Header3 */</w:t>
      </w:r>
    </w:p>
    <w:p w14:paraId="690FD80C"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h3 {</w:t>
      </w:r>
    </w:p>
    <w:p w14:paraId="1FE035F4"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77829333"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1.5em;</w:t>
      </w:r>
    </w:p>
    <w:p w14:paraId="67560941"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AADFB05"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F83EB0D"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Standard font settings for a Header4 */</w:t>
      </w:r>
    </w:p>
    <w:p w14:paraId="72DD0B57"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h4 {</w:t>
      </w:r>
    </w:p>
    <w:p w14:paraId="2508FC99"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64CF33F3"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1.3em;</w:t>
      </w:r>
    </w:p>
    <w:p w14:paraId="7C08DE38"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B420E97"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036A7A0"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Standard font settings for text with id small */</w:t>
      </w:r>
    </w:p>
    <w:p w14:paraId="3BC966D6"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#small {</w:t>
      </w:r>
    </w:p>
    <w:p w14:paraId="387B050C"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0.75em;</w:t>
      </w:r>
    </w:p>
    <w:p w14:paraId="627D6703"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FE5CD21"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DFB7289"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Standard font settings for the forms */</w:t>
      </w:r>
    </w:p>
    <w:p w14:paraId="2265BBE0"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form {</w:t>
      </w:r>
    </w:p>
    <w:p w14:paraId="33E54C81"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7EB4B951"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1em;</w:t>
      </w:r>
    </w:p>
    <w:p w14:paraId="76364B10"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BEAA1B8"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34AE1E5"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Standard font settings for the input box */</w:t>
      </w:r>
    </w:p>
    <w:p w14:paraId="3AC8BDB2"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input {</w:t>
      </w:r>
    </w:p>
    <w:p w14:paraId="422235A6"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3570EEEE"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1em;</w:t>
      </w:r>
    </w:p>
    <w:p w14:paraId="488B0131"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7B9A1C0"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77EFA46"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Standard font settings for the text with id button */</w:t>
      </w:r>
    </w:p>
    <w:p w14:paraId="6D5419C2"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#button {</w:t>
      </w:r>
    </w:p>
    <w:p w14:paraId="4E6D0882"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47EC45C2"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1.25em;</w:t>
      </w:r>
    </w:p>
    <w:p w14:paraId="4E3CF7D8" w14:textId="77777777" w:rsidR="003F4221" w:rsidRDefault="003F4221" w:rsidP="003F422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85AF22F" w14:textId="5B8D371E" w:rsidR="00244D9B" w:rsidRPr="0020749A" w:rsidRDefault="00244D9B" w:rsidP="003F4221">
      <w:pPr>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w:t>
      </w:r>
      <w:r w:rsidRPr="0020749A">
        <w:rPr>
          <w:rFonts w:ascii="Menlo Regular" w:hAnsi="Menlo Regular" w:cs="Menlo Regular"/>
          <w:color w:val="000000"/>
          <w:sz w:val="22"/>
          <w:szCs w:val="22"/>
          <w:lang w:val="en-GB"/>
        </w:rPr>
        <w:br w:type="page"/>
      </w:r>
    </w:p>
    <w:p w14:paraId="5409FCFE" w14:textId="77777777" w:rsidR="00244D9B" w:rsidRPr="0020749A" w:rsidRDefault="00244D9B" w:rsidP="00244D9B">
      <w:pPr>
        <w:pStyle w:val="Kop4"/>
        <w:numPr>
          <w:ilvl w:val="2"/>
          <w:numId w:val="1"/>
        </w:numPr>
        <w:rPr>
          <w:lang w:val="en-GB"/>
        </w:rPr>
      </w:pPr>
      <w:bookmarkStart w:id="93" w:name="_Toc260914268"/>
      <w:r w:rsidRPr="0020749A">
        <w:rPr>
          <w:lang w:val="en-GB"/>
        </w:rPr>
        <w:lastRenderedPageBreak/>
        <w:t>mobile.css</w:t>
      </w:r>
      <w:bookmarkEnd w:id="93"/>
    </w:p>
    <w:p w14:paraId="1E3B894C" w14:textId="77777777" w:rsidR="00244D9B" w:rsidRPr="0020749A" w:rsidRDefault="00244D9B" w:rsidP="00244D9B">
      <w:pPr>
        <w:rPr>
          <w:lang w:val="en-GB"/>
        </w:rPr>
      </w:pPr>
    </w:p>
    <w:p w14:paraId="5799A779"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@media handheld {</w:t>
      </w:r>
    </w:p>
    <w:p w14:paraId="3CBABF4C"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Lay-out for the body */</w:t>
      </w:r>
    </w:p>
    <w:p w14:paraId="6349A77D"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body {</w:t>
      </w:r>
    </w:p>
    <w:p w14:paraId="1BAB614C"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text in the middel of the page */</w:t>
      </w:r>
    </w:p>
    <w:p w14:paraId="18C04FE4"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text-align: center;</w:t>
      </w:r>
    </w:p>
    <w:p w14:paraId="24C5A8E9"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DEDA645"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11084AD"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1BEB1FE"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Lay-out for the logo */</w:t>
      </w:r>
    </w:p>
    <w:p w14:paraId="6BBF529C"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#logo {</w:t>
      </w:r>
    </w:p>
    <w:p w14:paraId="25D115BF"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logo on the leftside of the page */</w:t>
      </w:r>
    </w:p>
    <w:p w14:paraId="613C0997"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float: left;</w:t>
      </w:r>
    </w:p>
    <w:p w14:paraId="5748D174"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F9822B0"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the width of the logo is 200 pixels */</w:t>
      </w:r>
    </w:p>
    <w:p w14:paraId="2A7781B8"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width: 200px;</w:t>
      </w:r>
    </w:p>
    <w:p w14:paraId="45B84A22"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A00CF78"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C24159F"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Lay-out for sidebar, not used, but available for later */</w:t>
      </w:r>
    </w:p>
    <w:p w14:paraId="2F5E453C"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/*#sidebar {</w:t>
      </w:r>
    </w:p>
    <w:p w14:paraId="4E92EBC8"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float: right;</w:t>
      </w:r>
    </w:p>
    <w:p w14:paraId="756C4174"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width: 200px;</w:t>
      </w:r>
    </w:p>
    <w:p w14:paraId="5517EB43"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border: 1px solid #E3004A;</w:t>
      </w:r>
    </w:p>
    <w:p w14:paraId="11A94761"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6240624"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F0C6BDE"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Lay-out for the content */</w:t>
      </w:r>
    </w:p>
    <w:p w14:paraId="2A9306DB"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#content {</w:t>
      </w:r>
    </w:p>
    <w:p w14:paraId="657AC5EA"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content left, because logo is described first, the content will</w:t>
      </w:r>
    </w:p>
    <w:p w14:paraId="3207915A"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be displayed right of the logo */</w:t>
      </w:r>
    </w:p>
    <w:p w14:paraId="67600063"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float: left;</w:t>
      </w:r>
    </w:p>
    <w:p w14:paraId="68FBB5DF"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B7D1909"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The width of this box will be automaticly changed to the content self */</w:t>
      </w:r>
    </w:p>
    <w:p w14:paraId="29362CC3"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width: auto;</w:t>
      </w:r>
    </w:p>
    <w:p w14:paraId="1E5FFB0D"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32EDCC4"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a border around the content</w:t>
      </w:r>
    </w:p>
    <w:p w14:paraId="17D82A24"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3 pixels widht with a pink-like color, The same color of the</w:t>
      </w:r>
    </w:p>
    <w:p w14:paraId="5AD55FDF"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Naturalis logo */</w:t>
      </w:r>
    </w:p>
    <w:p w14:paraId="46CBE213"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border: 13px solid #E3004A;</w:t>
      </w:r>
    </w:p>
    <w:p w14:paraId="16ACDA9B"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04B2EC6"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Clear 10 pixels around the content, inside de border */</w:t>
      </w:r>
    </w:p>
    <w:p w14:paraId="5F4E19D3"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padding: 10px;</w:t>
      </w:r>
    </w:p>
    <w:p w14:paraId="5241A0D3"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AC39977"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CE349C3"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Lay-out for the footer */</w:t>
      </w:r>
    </w:p>
    <w:p w14:paraId="3691AE62"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#footer {</w:t>
      </w:r>
    </w:p>
    <w:p w14:paraId="0DDBB8DA"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footer on the bottom */</w:t>
      </w:r>
    </w:p>
    <w:p w14:paraId="414F2F1B"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position:absolute;</w:t>
      </w:r>
    </w:p>
    <w:p w14:paraId="15CEE339"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bottom:10px;</w:t>
      </w:r>
    </w:p>
    <w:p w14:paraId="3CEFAEF7"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218087B"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F0A2CD9"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Standard font settings for a paragraph */</w:t>
      </w:r>
    </w:p>
    <w:p w14:paraId="44677CB0"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p {</w:t>
      </w:r>
    </w:p>
    <w:p w14:paraId="51274F84"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6C226426"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2em;</w:t>
      </w:r>
    </w:p>
    <w:p w14:paraId="7E6906E7"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E3ACAEC"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0879514"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Standard font settings for a Header1 */</w:t>
      </w:r>
    </w:p>
    <w:p w14:paraId="7C6EF5D5"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h1 {</w:t>
      </w:r>
    </w:p>
    <w:p w14:paraId="47D9D6DA"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0B144762"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3.8em;</w:t>
      </w:r>
    </w:p>
    <w:p w14:paraId="24033A71"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AE5D19A"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DA6BE89"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Standard font settings for a Header2 */</w:t>
      </w:r>
    </w:p>
    <w:p w14:paraId="10E87373"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h2 {</w:t>
      </w:r>
    </w:p>
    <w:p w14:paraId="40A1C8E9"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19A56D16"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3.4em;</w:t>
      </w:r>
    </w:p>
    <w:p w14:paraId="7A56A1AE"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885955B"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7BFBBB8"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1915EC1"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Standard font settings for a Header3 */</w:t>
      </w:r>
    </w:p>
    <w:p w14:paraId="00ECF4F3"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h3 {</w:t>
      </w:r>
    </w:p>
    <w:p w14:paraId="1D7DB1CC"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7A1A9654"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3em;</w:t>
      </w:r>
    </w:p>
    <w:p w14:paraId="69061B32"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A4E4D5E"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8FAE0D3"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Standard font settings for a Header4 */</w:t>
      </w:r>
    </w:p>
    <w:p w14:paraId="6B8FB1AD"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h4 {</w:t>
      </w:r>
    </w:p>
    <w:p w14:paraId="02A02E71"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56224A70"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2.6em;</w:t>
      </w:r>
    </w:p>
    <w:p w14:paraId="7C8E9D07"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62B0D6F"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CAF006A"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Standard font settings for text with id small */</w:t>
      </w:r>
    </w:p>
    <w:p w14:paraId="20AFB8FA"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#small {</w:t>
      </w:r>
    </w:p>
    <w:p w14:paraId="105819D4"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1.25em;</w:t>
      </w:r>
    </w:p>
    <w:p w14:paraId="1EE386AD"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9B25837"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9EF06C0"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Standard font settings for the forms */</w:t>
      </w:r>
    </w:p>
    <w:p w14:paraId="11E2EC9D"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form {</w:t>
      </w:r>
    </w:p>
    <w:p w14:paraId="499BF5FC"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7F38B22A"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2em;</w:t>
      </w:r>
    </w:p>
    <w:p w14:paraId="3D17EB7F"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9B232E3"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45720CF"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Standard font settings for the input box */</w:t>
      </w:r>
    </w:p>
    <w:p w14:paraId="3D925FB8"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input {</w:t>
      </w:r>
    </w:p>
    <w:p w14:paraId="336EEA5D"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4121C76E"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2em;</w:t>
      </w:r>
    </w:p>
    <w:p w14:paraId="47EC920A"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9AB639F"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F19AA5F"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Standard font settings for the text with id button */</w:t>
      </w:r>
    </w:p>
    <w:p w14:paraId="36A9CFA9"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#button {</w:t>
      </w:r>
    </w:p>
    <w:p w14:paraId="2B90555F"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5B27E238"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2.5em;</w:t>
      </w:r>
    </w:p>
    <w:p w14:paraId="241E6DD7" w14:textId="77777777" w:rsidR="006E0F41" w:rsidRDefault="006E0F41" w:rsidP="006E0F4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2D72162" w14:textId="4C51072D" w:rsidR="00244D9B" w:rsidRPr="0020749A" w:rsidRDefault="00244D9B" w:rsidP="006E0F41">
      <w:pPr>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w:t>
      </w:r>
      <w:r w:rsidRPr="0020749A">
        <w:rPr>
          <w:rFonts w:ascii="Menlo Regular" w:hAnsi="Menlo Regular" w:cs="Menlo Regular"/>
          <w:color w:val="000000"/>
          <w:sz w:val="22"/>
          <w:szCs w:val="22"/>
          <w:lang w:val="en-GB"/>
        </w:rPr>
        <w:br w:type="page"/>
      </w:r>
    </w:p>
    <w:p w14:paraId="52287774" w14:textId="77777777" w:rsidR="00E232EB" w:rsidRPr="0020749A" w:rsidRDefault="00E232EB" w:rsidP="00E232EB">
      <w:pPr>
        <w:pStyle w:val="Kop3"/>
        <w:numPr>
          <w:ilvl w:val="1"/>
          <w:numId w:val="1"/>
        </w:numPr>
        <w:rPr>
          <w:lang w:val="en-GB"/>
        </w:rPr>
      </w:pPr>
      <w:bookmarkStart w:id="94" w:name="_Toc260914269"/>
      <w:commentRangeStart w:id="95"/>
      <w:r w:rsidRPr="0020749A">
        <w:rPr>
          <w:lang w:val="en-GB"/>
        </w:rPr>
        <w:lastRenderedPageBreak/>
        <w:t>Html</w:t>
      </w:r>
      <w:commentRangeEnd w:id="95"/>
      <w:r w:rsidR="006E0F41">
        <w:rPr>
          <w:rStyle w:val="Verwijzingopmerking"/>
          <w:rFonts w:eastAsiaTheme="minorEastAsia" w:cstheme="minorBidi"/>
          <w:b w:val="0"/>
          <w:bCs w:val="0"/>
          <w:color w:val="auto"/>
        </w:rPr>
        <w:commentReference w:id="95"/>
      </w:r>
      <w:bookmarkEnd w:id="94"/>
    </w:p>
    <w:p w14:paraId="757B8896" w14:textId="77777777" w:rsidR="00244D9B" w:rsidRPr="0020749A" w:rsidRDefault="00244D9B" w:rsidP="00244D9B">
      <w:pPr>
        <w:pStyle w:val="Kop4"/>
        <w:numPr>
          <w:ilvl w:val="2"/>
          <w:numId w:val="1"/>
        </w:numPr>
        <w:rPr>
          <w:lang w:val="en-GB"/>
        </w:rPr>
      </w:pPr>
      <w:bookmarkStart w:id="96" w:name="_Toc260914270"/>
      <w:r w:rsidRPr="0020749A">
        <w:rPr>
          <w:lang w:val="en-GB"/>
        </w:rPr>
        <w:t>computer_invalid_login.html</w:t>
      </w:r>
      <w:bookmarkEnd w:id="96"/>
    </w:p>
    <w:p w14:paraId="1F33CE77" w14:textId="77777777" w:rsidR="00244D9B" w:rsidRPr="0020749A" w:rsidRDefault="00244D9B" w:rsidP="00244D9B">
      <w:pPr>
        <w:rPr>
          <w:lang w:val="en-GB"/>
        </w:rPr>
      </w:pPr>
    </w:p>
    <w:p w14:paraId="21847B55"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Use the computer template and override the content block --&gt;</w:t>
      </w:r>
    </w:p>
    <w:p w14:paraId="727C2605"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extends "computer.html" %}</w:t>
      </w:r>
    </w:p>
    <w:p w14:paraId="1FCB8C39"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p>
    <w:p w14:paraId="5ECF2AAA"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Override the title --&gt;</w:t>
      </w:r>
    </w:p>
    <w:p w14:paraId="4CA4B24B"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title %}Orchid Identifier - Invalid login{% endblock %}</w:t>
      </w:r>
    </w:p>
    <w:p w14:paraId="6558CEB8"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p>
    <w:p w14:paraId="1AFF6321"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content %}</w:t>
      </w:r>
    </w:p>
    <w:p w14:paraId="528AAD3F"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All lines in this block will be diplayd in the content block --&gt;</w:t>
      </w:r>
    </w:p>
    <w:p w14:paraId="2D2535EF"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0792E8D2"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a header, telling the login details are incorrect --&gt;</w:t>
      </w:r>
    </w:p>
    <w:p w14:paraId="29FA6F59"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&lt;h2&gt;</w:t>
      </w:r>
      <w:r w:rsidRPr="0020749A">
        <w:rPr>
          <w:rFonts w:ascii="Menlo Regular" w:hAnsi="Menlo Regular" w:cs="Menlo Regular"/>
          <w:color w:val="000000"/>
          <w:sz w:val="22"/>
          <w:szCs w:val="22"/>
          <w:lang w:val="en-GB"/>
        </w:rPr>
        <w:t>Your login details are invalid!</w:t>
      </w:r>
      <w:r w:rsidRPr="0020749A">
        <w:rPr>
          <w:rFonts w:ascii="Menlo Regular" w:hAnsi="Menlo Regular" w:cs="Menlo Regular"/>
          <w:color w:val="AA0D91"/>
          <w:sz w:val="22"/>
          <w:szCs w:val="22"/>
          <w:lang w:val="en-GB"/>
        </w:rPr>
        <w:t>&lt;/h2&gt;</w:t>
      </w:r>
    </w:p>
    <w:p w14:paraId="078E5F82"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7BF2BE36"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Button to login again --&gt;</w:t>
      </w:r>
    </w:p>
    <w:p w14:paraId="2A782277"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"/accounts/login/"</w:t>
      </w:r>
      <w:r w:rsidRPr="0020749A">
        <w:rPr>
          <w:rFonts w:ascii="Menlo Regular" w:hAnsi="Menlo Regular" w:cs="Menlo Regular"/>
          <w:color w:val="AA0D91"/>
          <w:sz w:val="22"/>
          <w:szCs w:val="22"/>
          <w:lang w:val="en-GB"/>
        </w:rPr>
        <w:t>&gt;</w:t>
      </w:r>
    </w:p>
    <w:p w14:paraId="5DCF0B04"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submit button with the text Try again inside --&gt;</w:t>
      </w:r>
    </w:p>
    <w:p w14:paraId="6AE685D9"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"Try again"</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28A9B72A"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11E49E4D"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0A99B3DC"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&lt;p&gt;&lt;/p&gt;</w:t>
      </w:r>
    </w:p>
    <w:p w14:paraId="4595C820"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Button to go back to the welcome page --&gt;</w:t>
      </w:r>
    </w:p>
    <w:p w14:paraId="1E2B5F39"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"/welcome/"</w:t>
      </w:r>
      <w:r w:rsidRPr="0020749A">
        <w:rPr>
          <w:rFonts w:ascii="Menlo Regular" w:hAnsi="Menlo Regular" w:cs="Menlo Regular"/>
          <w:color w:val="AA0D91"/>
          <w:sz w:val="22"/>
          <w:szCs w:val="22"/>
          <w:lang w:val="en-GB"/>
        </w:rPr>
        <w:t>&gt;</w:t>
      </w:r>
    </w:p>
    <w:p w14:paraId="00F0E142"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submit button with the text Home inside --&gt;</w:t>
      </w:r>
    </w:p>
    <w:p w14:paraId="33FE4265"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"Home"</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3C45F6FB"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6320DBCD" w14:textId="77777777" w:rsidR="00C81C2F" w:rsidRPr="0020749A"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7E9D3D1B" w14:textId="77777777" w:rsidR="00C81C2F" w:rsidRPr="0020749A" w:rsidRDefault="00C81C2F" w:rsidP="00C81C2F">
      <w:pPr>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endblock %}</w:t>
      </w:r>
      <w:r w:rsidRPr="0020749A">
        <w:rPr>
          <w:rFonts w:ascii="Menlo Regular" w:hAnsi="Menlo Regular" w:cs="Menlo Regular"/>
          <w:color w:val="000000"/>
          <w:sz w:val="22"/>
          <w:szCs w:val="22"/>
          <w:lang w:val="en-GB"/>
        </w:rPr>
        <w:br w:type="page"/>
      </w:r>
    </w:p>
    <w:p w14:paraId="713E3BC0" w14:textId="77777777" w:rsidR="00244D9B" w:rsidRPr="0020749A" w:rsidRDefault="006C0A11" w:rsidP="00C81C2F">
      <w:pPr>
        <w:pStyle w:val="Kop4"/>
        <w:numPr>
          <w:ilvl w:val="2"/>
          <w:numId w:val="1"/>
        </w:numPr>
        <w:rPr>
          <w:lang w:val="en-GB"/>
        </w:rPr>
      </w:pPr>
      <w:bookmarkStart w:id="97" w:name="_Toc260914271"/>
      <w:r w:rsidRPr="0020749A">
        <w:rPr>
          <w:lang w:val="en-GB"/>
        </w:rPr>
        <w:lastRenderedPageBreak/>
        <w:t>computer_login.html</w:t>
      </w:r>
      <w:bookmarkEnd w:id="97"/>
    </w:p>
    <w:p w14:paraId="7B873A32" w14:textId="77777777" w:rsidR="006C0A11" w:rsidRPr="0020749A" w:rsidRDefault="006C0A11" w:rsidP="006C0A11">
      <w:pPr>
        <w:rPr>
          <w:lang w:val="en-GB"/>
        </w:rPr>
      </w:pPr>
    </w:p>
    <w:p w14:paraId="0DD07D5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Use the computer template and override the content block --&gt;</w:t>
      </w:r>
    </w:p>
    <w:p w14:paraId="126518B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extends "computer.html" %}</w:t>
      </w:r>
    </w:p>
    <w:p w14:paraId="4B731C5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1A1253D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Override the title --&gt;</w:t>
      </w:r>
    </w:p>
    <w:p w14:paraId="4C269DE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title %}Orchid Identifier - Login{% endblock %}</w:t>
      </w:r>
    </w:p>
    <w:p w14:paraId="0085192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0D231D1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content %}</w:t>
      </w:r>
    </w:p>
    <w:p w14:paraId="172034C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All lines in this block will be diplayd in the content block --&gt;</w:t>
      </w:r>
    </w:p>
    <w:p w14:paraId="4996975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3137E3C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a header --&gt;</w:t>
      </w:r>
    </w:p>
    <w:p w14:paraId="4829B690"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&lt;h3&gt;</w:t>
      </w:r>
      <w:r w:rsidRPr="0020749A">
        <w:rPr>
          <w:rFonts w:ascii="Menlo Regular" w:hAnsi="Menlo Regular" w:cs="Menlo Regular"/>
          <w:color w:val="000000"/>
          <w:sz w:val="22"/>
          <w:szCs w:val="22"/>
          <w:lang w:val="en-GB"/>
        </w:rPr>
        <w:t>Login required to remove files!</w:t>
      </w:r>
      <w:r w:rsidRPr="0020749A">
        <w:rPr>
          <w:rFonts w:ascii="Menlo Regular" w:hAnsi="Menlo Regular" w:cs="Menlo Regular"/>
          <w:color w:val="AA0D91"/>
          <w:sz w:val="22"/>
          <w:szCs w:val="22"/>
          <w:lang w:val="en-GB"/>
        </w:rPr>
        <w:t>&lt;/h3&gt;</w:t>
      </w:r>
      <w:r w:rsidRPr="0020749A">
        <w:rPr>
          <w:rFonts w:ascii="Menlo Regular" w:hAnsi="Menlo Regular" w:cs="Menlo Regular"/>
          <w:color w:val="000000"/>
          <w:sz w:val="22"/>
          <w:szCs w:val="22"/>
          <w:lang w:val="en-GB"/>
        </w:rPr>
        <w:t xml:space="preserve">    </w:t>
      </w:r>
    </w:p>
    <w:p w14:paraId="034D7C6C"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4EAAE0F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Ask for the username and password --&gt;</w:t>
      </w:r>
    </w:p>
    <w:p w14:paraId="0C86857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"/accounts/auth/"</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method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"post"</w:t>
      </w:r>
      <w:r w:rsidRPr="0020749A">
        <w:rPr>
          <w:rFonts w:ascii="Menlo Regular" w:hAnsi="Menlo Regular" w:cs="Menlo Regular"/>
          <w:color w:val="AA0D91"/>
          <w:sz w:val="22"/>
          <w:szCs w:val="22"/>
          <w:lang w:val="en-GB"/>
        </w:rPr>
        <w:t>&gt;</w:t>
      </w:r>
      <w:r w:rsidRPr="0020749A">
        <w:rPr>
          <w:rFonts w:ascii="Menlo Regular" w:hAnsi="Menlo Regular" w:cs="Menlo Regular"/>
          <w:color w:val="000000"/>
          <w:sz w:val="22"/>
          <w:szCs w:val="22"/>
          <w:lang w:val="en-GB"/>
        </w:rPr>
        <w:t>{% csrf_token %}</w:t>
      </w:r>
    </w:p>
    <w:p w14:paraId="1FBABCC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&lt;label </w:t>
      </w:r>
      <w:r w:rsidRPr="0020749A">
        <w:rPr>
          <w:rFonts w:ascii="Menlo Regular" w:hAnsi="Menlo Regular" w:cs="Menlo Regular"/>
          <w:color w:val="836C28"/>
          <w:sz w:val="22"/>
          <w:szCs w:val="22"/>
          <w:lang w:val="en-GB"/>
        </w:rPr>
        <w:t>for</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"username"</w:t>
      </w:r>
      <w:r w:rsidRPr="0020749A">
        <w:rPr>
          <w:rFonts w:ascii="Menlo Regular" w:hAnsi="Menlo Regular" w:cs="Menlo Regular"/>
          <w:color w:val="AA0D91"/>
          <w:sz w:val="22"/>
          <w:szCs w:val="22"/>
          <w:lang w:val="en-GB"/>
        </w:rPr>
        <w:t>&gt;</w:t>
      </w:r>
      <w:r w:rsidRPr="0020749A">
        <w:rPr>
          <w:rFonts w:ascii="Menlo Regular" w:hAnsi="Menlo Regular" w:cs="Menlo Regular"/>
          <w:color w:val="000000"/>
          <w:sz w:val="22"/>
          <w:szCs w:val="22"/>
          <w:lang w:val="en-GB"/>
        </w:rPr>
        <w:t>User name:</w:t>
      </w:r>
      <w:r w:rsidRPr="0020749A">
        <w:rPr>
          <w:rFonts w:ascii="Menlo Regular" w:hAnsi="Menlo Regular" w:cs="Menlo Regular"/>
          <w:color w:val="AA0D91"/>
          <w:sz w:val="22"/>
          <w:szCs w:val="22"/>
          <w:lang w:val="en-GB"/>
        </w:rPr>
        <w:t>&lt;/label&gt;</w:t>
      </w:r>
    </w:p>
    <w:p w14:paraId="59E9385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"text"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name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"username"</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"username"</w:t>
      </w:r>
      <w:r w:rsidRPr="0020749A">
        <w:rPr>
          <w:rFonts w:ascii="Menlo Regular" w:hAnsi="Menlo Regular" w:cs="Menlo Regular"/>
          <w:color w:val="AA0D91"/>
          <w:sz w:val="22"/>
          <w:szCs w:val="22"/>
          <w:lang w:val="en-GB"/>
        </w:rPr>
        <w:t>&gt;</w:t>
      </w:r>
    </w:p>
    <w:p w14:paraId="63237330"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&lt;p&gt;&lt;/p&gt;</w:t>
      </w:r>
    </w:p>
    <w:p w14:paraId="6206F5D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&lt;label </w:t>
      </w:r>
      <w:r w:rsidRPr="0020749A">
        <w:rPr>
          <w:rFonts w:ascii="Menlo Regular" w:hAnsi="Menlo Regular" w:cs="Menlo Regular"/>
          <w:color w:val="836C28"/>
          <w:sz w:val="22"/>
          <w:szCs w:val="22"/>
          <w:lang w:val="en-GB"/>
        </w:rPr>
        <w:t>for</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"password"</w:t>
      </w:r>
      <w:r w:rsidRPr="0020749A">
        <w:rPr>
          <w:rFonts w:ascii="Menlo Regular" w:hAnsi="Menlo Regular" w:cs="Menlo Regular"/>
          <w:color w:val="AA0D91"/>
          <w:sz w:val="22"/>
          <w:szCs w:val="22"/>
          <w:lang w:val="en-GB"/>
        </w:rPr>
        <w:t>&gt;</w:t>
      </w:r>
      <w:r w:rsidRPr="0020749A">
        <w:rPr>
          <w:rFonts w:ascii="Menlo Regular" w:hAnsi="Menlo Regular" w:cs="Menlo Regular"/>
          <w:color w:val="000000"/>
          <w:sz w:val="22"/>
          <w:szCs w:val="22"/>
          <w:lang w:val="en-GB"/>
        </w:rPr>
        <w:t>Password:</w:t>
      </w:r>
      <w:r w:rsidRPr="0020749A">
        <w:rPr>
          <w:rFonts w:ascii="Menlo Regular" w:hAnsi="Menlo Regular" w:cs="Menlo Regular"/>
          <w:color w:val="AA0D91"/>
          <w:sz w:val="22"/>
          <w:szCs w:val="22"/>
          <w:lang w:val="en-GB"/>
        </w:rPr>
        <w:t>&lt;/label&gt;</w:t>
      </w:r>
    </w:p>
    <w:p w14:paraId="4013220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"password"</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name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"password"</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"pasword"</w:t>
      </w:r>
      <w:r w:rsidRPr="0020749A">
        <w:rPr>
          <w:rFonts w:ascii="Menlo Regular" w:hAnsi="Menlo Regular" w:cs="Menlo Regular"/>
          <w:color w:val="AA0D91"/>
          <w:sz w:val="22"/>
          <w:szCs w:val="22"/>
          <w:lang w:val="en-GB"/>
        </w:rPr>
        <w:t>&gt;</w:t>
      </w:r>
    </w:p>
    <w:p w14:paraId="390D8BB0"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&lt;p&gt;&lt;/p&gt;</w:t>
      </w:r>
    </w:p>
    <w:p w14:paraId="57B49F4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"login"</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475027E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6918E94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7BBACA8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&lt;p&gt;&lt;/p&gt;</w:t>
      </w:r>
    </w:p>
    <w:p w14:paraId="47F930B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Button to go back to the home page --&gt;</w:t>
      </w:r>
    </w:p>
    <w:p w14:paraId="3DCE4D1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"/welcome/"</w:t>
      </w:r>
      <w:r w:rsidRPr="0020749A">
        <w:rPr>
          <w:rFonts w:ascii="Menlo Regular" w:hAnsi="Menlo Regular" w:cs="Menlo Regular"/>
          <w:color w:val="AA0D91"/>
          <w:sz w:val="22"/>
          <w:szCs w:val="22"/>
          <w:lang w:val="en-GB"/>
        </w:rPr>
        <w:t>&gt;</w:t>
      </w:r>
    </w:p>
    <w:p w14:paraId="2E716F0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submit button with the text Home inside --&gt;</w:t>
      </w:r>
    </w:p>
    <w:p w14:paraId="50BD7EC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"Home"</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10B4FE85"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0A94FB9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10840647" w14:textId="77777777" w:rsidR="006C0A11" w:rsidRPr="0020749A" w:rsidRDefault="006C0A11" w:rsidP="006C0A11">
      <w:pPr>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endblock %}</w:t>
      </w:r>
      <w:r w:rsidRPr="0020749A">
        <w:rPr>
          <w:rFonts w:ascii="Menlo Regular" w:hAnsi="Menlo Regular" w:cs="Menlo Regular"/>
          <w:color w:val="000000"/>
          <w:sz w:val="22"/>
          <w:szCs w:val="22"/>
          <w:lang w:val="en-GB"/>
        </w:rPr>
        <w:br w:type="page"/>
      </w:r>
    </w:p>
    <w:p w14:paraId="33F19D66" w14:textId="77777777" w:rsidR="006C0A11" w:rsidRPr="0020749A" w:rsidRDefault="006C0A11" w:rsidP="006C0A11">
      <w:pPr>
        <w:pStyle w:val="Kop4"/>
        <w:numPr>
          <w:ilvl w:val="2"/>
          <w:numId w:val="1"/>
        </w:numPr>
        <w:rPr>
          <w:lang w:val="en-GB"/>
        </w:rPr>
      </w:pPr>
      <w:bookmarkStart w:id="98" w:name="_Toc260914272"/>
      <w:r w:rsidRPr="0020749A">
        <w:rPr>
          <w:lang w:val="en-GB"/>
        </w:rPr>
        <w:lastRenderedPageBreak/>
        <w:t>computer_remove.html</w:t>
      </w:r>
      <w:bookmarkEnd w:id="98"/>
    </w:p>
    <w:p w14:paraId="57301018" w14:textId="77777777" w:rsidR="006C0A11" w:rsidRPr="0020749A" w:rsidRDefault="006C0A11" w:rsidP="006C0A11">
      <w:pPr>
        <w:rPr>
          <w:lang w:val="en-GB"/>
        </w:rPr>
      </w:pPr>
    </w:p>
    <w:p w14:paraId="69E651D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Use the computer template and override the content block --&gt;</w:t>
      </w:r>
    </w:p>
    <w:p w14:paraId="43DE9F3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extends "computer.html" %}</w:t>
      </w:r>
    </w:p>
    <w:p w14:paraId="4E8FC3D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7C5929C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Override the title --&gt;</w:t>
      </w:r>
    </w:p>
    <w:p w14:paraId="03A3CDB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title %}Orchid Identifier - Files removed{% endblock %}</w:t>
      </w:r>
    </w:p>
    <w:p w14:paraId="3E17E86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363AB79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content %}</w:t>
      </w:r>
    </w:p>
    <w:p w14:paraId="05A1FA5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All lines in this block will be diplayd in the content block --&gt;</w:t>
      </w:r>
    </w:p>
    <w:p w14:paraId="320DB75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533E84D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a header, telling the task has been completed --&gt;</w:t>
      </w:r>
    </w:p>
    <w:p w14:paraId="207B84A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&lt;h2&gt;</w:t>
      </w:r>
      <w:r w:rsidRPr="0020749A">
        <w:rPr>
          <w:rFonts w:ascii="Menlo Regular" w:hAnsi="Menlo Regular" w:cs="Menlo Regular"/>
          <w:color w:val="000000"/>
          <w:sz w:val="22"/>
          <w:szCs w:val="22"/>
          <w:lang w:val="en-GB"/>
        </w:rPr>
        <w:t>Removing complete!</w:t>
      </w:r>
      <w:r w:rsidRPr="0020749A">
        <w:rPr>
          <w:rFonts w:ascii="Menlo Regular" w:hAnsi="Menlo Regular" w:cs="Menlo Regular"/>
          <w:color w:val="AA0D91"/>
          <w:sz w:val="22"/>
          <w:szCs w:val="22"/>
          <w:lang w:val="en-GB"/>
        </w:rPr>
        <w:t>&lt;/h2&gt;</w:t>
      </w:r>
    </w:p>
    <w:p w14:paraId="3D9CABE5"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Give detailed information --&gt;</w:t>
      </w:r>
    </w:p>
    <w:p w14:paraId="3E7B56F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All uploaded pictures and their results</w:t>
      </w:r>
      <w:r w:rsidRPr="0020749A">
        <w:rPr>
          <w:rFonts w:ascii="Menlo Regular" w:hAnsi="Menlo Regular" w:cs="Menlo Regular"/>
          <w:color w:val="AA0D91"/>
          <w:sz w:val="22"/>
          <w:szCs w:val="22"/>
          <w:lang w:val="en-GB"/>
        </w:rPr>
        <w:t>&lt;BR&gt;</w:t>
      </w:r>
    </w:p>
    <w:p w14:paraId="1CC53035"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are moved to the results directory</w:t>
      </w:r>
      <w:r w:rsidRPr="0020749A">
        <w:rPr>
          <w:rFonts w:ascii="Menlo Regular" w:hAnsi="Menlo Regular" w:cs="Menlo Regular"/>
          <w:color w:val="AA0D91"/>
          <w:sz w:val="22"/>
          <w:szCs w:val="22"/>
          <w:lang w:val="en-GB"/>
        </w:rPr>
        <w:t>&lt;/p&gt;</w:t>
      </w:r>
    </w:p>
    <w:p w14:paraId="53D7243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You have removed the following files:</w:t>
      </w:r>
      <w:r w:rsidRPr="0020749A">
        <w:rPr>
          <w:rFonts w:ascii="Menlo Regular" w:hAnsi="Menlo Regular" w:cs="Menlo Regular"/>
          <w:color w:val="AA0D91"/>
          <w:sz w:val="22"/>
          <w:szCs w:val="22"/>
          <w:lang w:val="en-GB"/>
        </w:rPr>
        <w:t>&lt;/p&gt;</w:t>
      </w:r>
    </w:p>
    <w:p w14:paraId="7F9620D5"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{{uploads}}</w:t>
      </w:r>
      <w:r w:rsidRPr="0020749A">
        <w:rPr>
          <w:rFonts w:ascii="Menlo Regular" w:hAnsi="Menlo Regular" w:cs="Menlo Regular"/>
          <w:color w:val="AA0D91"/>
          <w:sz w:val="22"/>
          <w:szCs w:val="22"/>
          <w:lang w:val="en-GB"/>
        </w:rPr>
        <w:t>&lt;/p&gt;</w:t>
      </w:r>
    </w:p>
    <w:p w14:paraId="3D76821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{{temps}}</w:t>
      </w:r>
      <w:r w:rsidRPr="0020749A">
        <w:rPr>
          <w:rFonts w:ascii="Menlo Regular" w:hAnsi="Menlo Regular" w:cs="Menlo Regular"/>
          <w:color w:val="AA0D91"/>
          <w:sz w:val="22"/>
          <w:szCs w:val="22"/>
          <w:lang w:val="en-GB"/>
        </w:rPr>
        <w:t>&lt;/p&gt;</w:t>
      </w:r>
    </w:p>
    <w:p w14:paraId="0668953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75319DB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Button to logout --&gt;</w:t>
      </w:r>
    </w:p>
    <w:p w14:paraId="0B7D93C3"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"/accounts/logout/"</w:t>
      </w:r>
      <w:r w:rsidRPr="0020749A">
        <w:rPr>
          <w:rFonts w:ascii="Menlo Regular" w:hAnsi="Menlo Regular" w:cs="Menlo Regular"/>
          <w:color w:val="AA0D91"/>
          <w:sz w:val="22"/>
          <w:szCs w:val="22"/>
          <w:lang w:val="en-GB"/>
        </w:rPr>
        <w:t>&gt;</w:t>
      </w:r>
    </w:p>
    <w:p w14:paraId="6B9A5E8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submit button with the text Upload picture inside --&gt;</w:t>
      </w:r>
    </w:p>
    <w:p w14:paraId="1C2A48B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"Logout"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1D33D013"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67C2229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1DB61C2E" w14:textId="77777777" w:rsidR="006C0A11" w:rsidRPr="0020749A" w:rsidRDefault="006C0A11" w:rsidP="006C0A11">
      <w:pPr>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endblock %}</w:t>
      </w:r>
      <w:r w:rsidRPr="0020749A">
        <w:rPr>
          <w:rFonts w:ascii="Menlo Regular" w:hAnsi="Menlo Regular" w:cs="Menlo Regular"/>
          <w:color w:val="000000"/>
          <w:sz w:val="22"/>
          <w:szCs w:val="22"/>
          <w:lang w:val="en-GB"/>
        </w:rPr>
        <w:br w:type="page"/>
      </w:r>
    </w:p>
    <w:p w14:paraId="6E63C6F5" w14:textId="77777777" w:rsidR="006C0A11" w:rsidRPr="0020749A" w:rsidRDefault="006C0A11" w:rsidP="006C0A11">
      <w:pPr>
        <w:pStyle w:val="Kop4"/>
        <w:numPr>
          <w:ilvl w:val="2"/>
          <w:numId w:val="1"/>
        </w:numPr>
        <w:rPr>
          <w:lang w:val="en-GB"/>
        </w:rPr>
      </w:pPr>
      <w:bookmarkStart w:id="99" w:name="_Toc260914273"/>
      <w:r w:rsidRPr="0020749A">
        <w:rPr>
          <w:lang w:val="en-GB"/>
        </w:rPr>
        <w:lastRenderedPageBreak/>
        <w:t>computer_result.html</w:t>
      </w:r>
      <w:bookmarkEnd w:id="99"/>
    </w:p>
    <w:p w14:paraId="04D49254" w14:textId="77777777" w:rsidR="006C0A11" w:rsidRPr="0020749A" w:rsidRDefault="006C0A11" w:rsidP="006C0A11">
      <w:pPr>
        <w:rPr>
          <w:lang w:val="en-GB"/>
        </w:rPr>
      </w:pPr>
    </w:p>
    <w:p w14:paraId="69FE549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Use the computer template and override the content block --&gt;</w:t>
      </w:r>
    </w:p>
    <w:p w14:paraId="5D0007E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extends "computer.html" %}</w:t>
      </w:r>
    </w:p>
    <w:p w14:paraId="653C546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567FD12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Override the title --&gt;</w:t>
      </w:r>
    </w:p>
    <w:p w14:paraId="0088CE05"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title %}Orchid Identifier - Result{% endblock %}</w:t>
      </w:r>
    </w:p>
    <w:p w14:paraId="1B54566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0D839D4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content %}</w:t>
      </w:r>
    </w:p>
    <w:p w14:paraId="0D35E62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All lines in this block will be diplayd in the content block --&gt;</w:t>
      </w:r>
    </w:p>
    <w:p w14:paraId="67CA51B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displaying content is only for testing and needs to be updated</w:t>
      </w:r>
    </w:p>
    <w:p w14:paraId="57AD09B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for the real version --&gt;</w:t>
      </w:r>
    </w:p>
    <w:p w14:paraId="245AB72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47312EC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a header to tell this is de result page --&gt;</w:t>
      </w:r>
    </w:p>
    <w:p w14:paraId="44DD744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&lt;h2&gt;</w:t>
      </w:r>
      <w:r w:rsidRPr="0020749A">
        <w:rPr>
          <w:rFonts w:ascii="Menlo Regular" w:hAnsi="Menlo Regular" w:cs="Menlo Regular"/>
          <w:color w:val="000000"/>
          <w:sz w:val="22"/>
          <w:szCs w:val="22"/>
          <w:lang w:val="en-GB"/>
        </w:rPr>
        <w:t>Results</w:t>
      </w:r>
      <w:r w:rsidRPr="0020749A">
        <w:rPr>
          <w:rFonts w:ascii="Menlo Regular" w:hAnsi="Menlo Regular" w:cs="Menlo Regular"/>
          <w:color w:val="AA0D91"/>
          <w:sz w:val="22"/>
          <w:szCs w:val="22"/>
          <w:lang w:val="en-GB"/>
        </w:rPr>
        <w:t>&lt;/h2&gt;</w:t>
      </w:r>
    </w:p>
    <w:p w14:paraId="7EC34AD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251A318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FOR TESTING: Display the filename --&gt;</w:t>
      </w:r>
    </w:p>
    <w:p w14:paraId="78EA0C2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 xml:space="preserve">Filename: {{filename}} </w:t>
      </w:r>
      <w:r w:rsidRPr="0020749A">
        <w:rPr>
          <w:rFonts w:ascii="Menlo Regular" w:hAnsi="Menlo Regular" w:cs="Menlo Regular"/>
          <w:color w:val="AA0D91"/>
          <w:sz w:val="22"/>
          <w:szCs w:val="22"/>
          <w:lang w:val="en-GB"/>
        </w:rPr>
        <w:t>&lt;/p&gt;</w:t>
      </w:r>
    </w:p>
    <w:p w14:paraId="45E25D9C"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182E114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the result --&gt;</w:t>
      </w:r>
    </w:p>
    <w:p w14:paraId="3A5A727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WARNING: this is a test result, and will always be a random sentence</w:t>
      </w:r>
    </w:p>
    <w:p w14:paraId="3AE6219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This needs to be changed for the real version! --&gt;</w:t>
      </w:r>
    </w:p>
    <w:p w14:paraId="29A44A7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 xml:space="preserve">Result: {{result}} </w:t>
      </w:r>
      <w:r w:rsidRPr="0020749A">
        <w:rPr>
          <w:rFonts w:ascii="Menlo Regular" w:hAnsi="Menlo Regular" w:cs="Menlo Regular"/>
          <w:color w:val="AA0D91"/>
          <w:sz w:val="22"/>
          <w:szCs w:val="22"/>
          <w:lang w:val="en-GB"/>
        </w:rPr>
        <w:t>&lt;/p&gt;</w:t>
      </w:r>
    </w:p>
    <w:p w14:paraId="1EC9AD8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3A13801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the picture, give it a link to view the picter on a new</w:t>
      </w:r>
    </w:p>
    <w:p w14:paraId="1924EC7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webpage / tab --&gt;</w:t>
      </w:r>
    </w:p>
    <w:p w14:paraId="38902E0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&lt;p&gt;&lt;a </w:t>
      </w:r>
      <w:r w:rsidRPr="0020749A">
        <w:rPr>
          <w:rFonts w:ascii="Menlo Regular" w:hAnsi="Menlo Regular" w:cs="Menlo Regular"/>
          <w:color w:val="836C28"/>
          <w:sz w:val="22"/>
          <w:szCs w:val="22"/>
          <w:lang w:val="en-GB"/>
        </w:rPr>
        <w:t>href</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"/static/assets/uploaded_files/{{filename}}"</w:t>
      </w:r>
      <w:r w:rsidRPr="0020749A">
        <w:rPr>
          <w:rFonts w:ascii="Menlo Regular" w:hAnsi="Menlo Regular" w:cs="Menlo Regular"/>
          <w:color w:val="AA0D91"/>
          <w:sz w:val="22"/>
          <w:szCs w:val="22"/>
          <w:lang w:val="en-GB"/>
        </w:rPr>
        <w:t xml:space="preserve">&gt;&lt;img </w:t>
      </w:r>
      <w:r w:rsidRPr="0020749A">
        <w:rPr>
          <w:rFonts w:ascii="Menlo Regular" w:hAnsi="Menlo Regular" w:cs="Menlo Regular"/>
          <w:color w:val="836C28"/>
          <w:sz w:val="22"/>
          <w:szCs w:val="22"/>
          <w:lang w:val="en-GB"/>
        </w:rPr>
        <w:t>src</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"/static/assets/uploaded_files/{{filename}}"</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width</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"200"</w:t>
      </w:r>
      <w:r w:rsidRPr="0020749A">
        <w:rPr>
          <w:rFonts w:ascii="Menlo Regular" w:hAnsi="Menlo Regular" w:cs="Menlo Regular"/>
          <w:color w:val="AA0D91"/>
          <w:sz w:val="22"/>
          <w:szCs w:val="22"/>
          <w:lang w:val="en-GB"/>
        </w:rPr>
        <w:t>/&gt;&lt;/a&gt;&lt;/p&gt;</w:t>
      </w:r>
    </w:p>
    <w:p w14:paraId="0E41AC9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0887CB1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"/exit/"</w:t>
      </w:r>
      <w:r w:rsidRPr="0020749A">
        <w:rPr>
          <w:rFonts w:ascii="Menlo Regular" w:hAnsi="Menlo Regular" w:cs="Menlo Regular"/>
          <w:color w:val="AA0D91"/>
          <w:sz w:val="22"/>
          <w:szCs w:val="22"/>
          <w:lang w:val="en-GB"/>
        </w:rPr>
        <w:t>&gt;</w:t>
      </w:r>
    </w:p>
    <w:p w14:paraId="5C880DB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submit button with the text Upload picture inside --&gt;</w:t>
      </w:r>
    </w:p>
    <w:p w14:paraId="6A8250A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"Exit"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245D4BEC"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2A365F1F" w14:textId="77777777" w:rsidR="006C0A11" w:rsidRPr="0020749A" w:rsidRDefault="006C0A11" w:rsidP="006C0A11">
      <w:pPr>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endblock %}</w:t>
      </w:r>
      <w:r w:rsidRPr="0020749A">
        <w:rPr>
          <w:rFonts w:ascii="Menlo Regular" w:hAnsi="Menlo Regular" w:cs="Menlo Regular"/>
          <w:color w:val="000000"/>
          <w:sz w:val="22"/>
          <w:szCs w:val="22"/>
          <w:lang w:val="en-GB"/>
        </w:rPr>
        <w:br w:type="page"/>
      </w:r>
    </w:p>
    <w:p w14:paraId="02EBFF8F" w14:textId="77777777" w:rsidR="006C0A11" w:rsidRPr="0020749A" w:rsidRDefault="006C0A11" w:rsidP="006C0A11">
      <w:pPr>
        <w:pStyle w:val="Kop4"/>
        <w:numPr>
          <w:ilvl w:val="2"/>
          <w:numId w:val="1"/>
        </w:numPr>
        <w:rPr>
          <w:lang w:val="en-GB"/>
        </w:rPr>
      </w:pPr>
      <w:bookmarkStart w:id="100" w:name="_Toc260914274"/>
      <w:r w:rsidRPr="0020749A">
        <w:rPr>
          <w:lang w:val="en-GB"/>
        </w:rPr>
        <w:lastRenderedPageBreak/>
        <w:t>computer_sorry.html</w:t>
      </w:r>
      <w:bookmarkEnd w:id="100"/>
    </w:p>
    <w:p w14:paraId="32B7B584" w14:textId="77777777" w:rsidR="006C0A11" w:rsidRPr="0020749A" w:rsidRDefault="006C0A11" w:rsidP="006C0A11">
      <w:pPr>
        <w:rPr>
          <w:lang w:val="en-GB"/>
        </w:rPr>
      </w:pPr>
    </w:p>
    <w:p w14:paraId="4CBB550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Use the computer template and override the content block --&gt;</w:t>
      </w:r>
    </w:p>
    <w:p w14:paraId="49B9063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extends "computer.html" %}</w:t>
      </w:r>
    </w:p>
    <w:p w14:paraId="5A3059A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0BED18B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Override the title --&gt;</w:t>
      </w:r>
    </w:p>
    <w:p w14:paraId="21D905C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title %}Orchid Identifier - Error{% endblock %}</w:t>
      </w:r>
    </w:p>
    <w:p w14:paraId="1DBFAE70"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5D93BDE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content %}</w:t>
      </w:r>
    </w:p>
    <w:p w14:paraId="07EA12A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All lines in this block will be diplayd in the content block --&gt;</w:t>
      </w:r>
    </w:p>
    <w:p w14:paraId="39D962A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63ABB64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Header --&gt;</w:t>
      </w:r>
    </w:p>
    <w:p w14:paraId="4D7BBDE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&lt;h2&gt;</w:t>
      </w:r>
      <w:r w:rsidRPr="0020749A">
        <w:rPr>
          <w:rFonts w:ascii="Menlo Regular" w:hAnsi="Menlo Regular" w:cs="Menlo Regular"/>
          <w:color w:val="000000"/>
          <w:sz w:val="22"/>
          <w:szCs w:val="22"/>
          <w:lang w:val="en-GB"/>
        </w:rPr>
        <w:t>Sorry!</w:t>
      </w:r>
      <w:r w:rsidRPr="0020749A">
        <w:rPr>
          <w:rFonts w:ascii="Menlo Regular" w:hAnsi="Menlo Regular" w:cs="Menlo Regular"/>
          <w:color w:val="AA0D91"/>
          <w:sz w:val="22"/>
          <w:szCs w:val="22"/>
          <w:lang w:val="en-GB"/>
        </w:rPr>
        <w:t>&lt;/h2&gt;</w:t>
      </w:r>
    </w:p>
    <w:p w14:paraId="1F31C633"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538D669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Explain the error and ask to try again --&gt;</w:t>
      </w:r>
    </w:p>
    <w:p w14:paraId="72A5CDC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During the calculation, your picture has been removed.</w:t>
      </w:r>
      <w:r w:rsidRPr="0020749A">
        <w:rPr>
          <w:rFonts w:ascii="Menlo Regular" w:hAnsi="Menlo Regular" w:cs="Menlo Regular"/>
          <w:color w:val="AA0D91"/>
          <w:sz w:val="22"/>
          <w:szCs w:val="22"/>
          <w:lang w:val="en-GB"/>
        </w:rPr>
        <w:t>&lt;BR&gt;</w:t>
      </w:r>
    </w:p>
    <w:p w14:paraId="5DD42F1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Please try again</w:t>
      </w:r>
      <w:r w:rsidRPr="0020749A">
        <w:rPr>
          <w:rFonts w:ascii="Menlo Regular" w:hAnsi="Menlo Regular" w:cs="Menlo Regular"/>
          <w:color w:val="AA0D91"/>
          <w:sz w:val="22"/>
          <w:szCs w:val="22"/>
          <w:lang w:val="en-GB"/>
        </w:rPr>
        <w:t>&lt;/p&gt;</w:t>
      </w:r>
    </w:p>
    <w:p w14:paraId="301FA9D3"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49C2D20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Button to try again --&gt;</w:t>
      </w:r>
    </w:p>
    <w:p w14:paraId="5200303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"/upload/"</w:t>
      </w:r>
      <w:r w:rsidRPr="0020749A">
        <w:rPr>
          <w:rFonts w:ascii="Menlo Regular" w:hAnsi="Menlo Regular" w:cs="Menlo Regular"/>
          <w:color w:val="AA0D91"/>
          <w:sz w:val="22"/>
          <w:szCs w:val="22"/>
          <w:lang w:val="en-GB"/>
        </w:rPr>
        <w:t>&gt;</w:t>
      </w:r>
    </w:p>
    <w:p w14:paraId="6C47318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submit button with the text Upload picture inside --&gt;</w:t>
      </w:r>
    </w:p>
    <w:p w14:paraId="0244100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"Upload picture"</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08281D30"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r w:rsidRPr="0020749A">
        <w:rPr>
          <w:rFonts w:ascii="Menlo Regular" w:hAnsi="Menlo Regular" w:cs="Menlo Regular"/>
          <w:color w:val="000000"/>
          <w:sz w:val="22"/>
          <w:szCs w:val="22"/>
          <w:lang w:val="en-GB"/>
        </w:rPr>
        <w:t xml:space="preserve"> </w:t>
      </w:r>
    </w:p>
    <w:p w14:paraId="05F46DD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0D26B2C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&lt;p&gt;&lt;/p&gt;</w:t>
      </w:r>
    </w:p>
    <w:p w14:paraId="20A64E0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Button to go back to the homepage --&gt;</w:t>
      </w:r>
    </w:p>
    <w:p w14:paraId="270C102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"/welcome/"</w:t>
      </w:r>
      <w:r w:rsidRPr="0020749A">
        <w:rPr>
          <w:rFonts w:ascii="Menlo Regular" w:hAnsi="Menlo Regular" w:cs="Menlo Regular"/>
          <w:color w:val="AA0D91"/>
          <w:sz w:val="22"/>
          <w:szCs w:val="22"/>
          <w:lang w:val="en-GB"/>
        </w:rPr>
        <w:t>&gt;</w:t>
      </w:r>
    </w:p>
    <w:p w14:paraId="14D4FD9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submit button with the text Home inside --&gt;</w:t>
      </w:r>
    </w:p>
    <w:p w14:paraId="4A11D313"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"Home"</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28DB651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03C21C25"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48BE636D" w14:textId="77777777" w:rsidR="006C0A11" w:rsidRPr="0020749A" w:rsidRDefault="006C0A11" w:rsidP="006C0A11">
      <w:pPr>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endblock %}</w:t>
      </w:r>
      <w:r w:rsidRPr="0020749A">
        <w:rPr>
          <w:rFonts w:ascii="Menlo Regular" w:hAnsi="Menlo Regular" w:cs="Menlo Regular"/>
          <w:color w:val="000000"/>
          <w:sz w:val="22"/>
          <w:szCs w:val="22"/>
          <w:lang w:val="en-GB"/>
        </w:rPr>
        <w:br w:type="page"/>
      </w:r>
    </w:p>
    <w:p w14:paraId="4AF917FA" w14:textId="77777777" w:rsidR="006C0A11" w:rsidRPr="0020749A" w:rsidRDefault="006C0A11" w:rsidP="006C0A11">
      <w:pPr>
        <w:pStyle w:val="Kop4"/>
        <w:numPr>
          <w:ilvl w:val="2"/>
          <w:numId w:val="1"/>
        </w:numPr>
        <w:rPr>
          <w:lang w:val="en-GB"/>
        </w:rPr>
      </w:pPr>
      <w:bookmarkStart w:id="101" w:name="_Toc260914275"/>
      <w:r w:rsidRPr="0020749A">
        <w:rPr>
          <w:lang w:val="en-GB"/>
        </w:rPr>
        <w:lastRenderedPageBreak/>
        <w:t>computer_upload_succes.html</w:t>
      </w:r>
      <w:bookmarkEnd w:id="101"/>
    </w:p>
    <w:p w14:paraId="5119A152" w14:textId="77777777" w:rsidR="006C0A11" w:rsidRPr="0020749A" w:rsidRDefault="006C0A11" w:rsidP="006C0A11">
      <w:pPr>
        <w:rPr>
          <w:lang w:val="en-GB"/>
        </w:rPr>
      </w:pPr>
    </w:p>
    <w:p w14:paraId="5F4E95E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Use the computer template and override the content block --&gt;</w:t>
      </w:r>
    </w:p>
    <w:p w14:paraId="64DA04A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extends "computer.html" %}</w:t>
      </w:r>
    </w:p>
    <w:p w14:paraId="1AF161EC"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394659C0"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Override the title --&gt;</w:t>
      </w:r>
    </w:p>
    <w:p w14:paraId="5AEDEB5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title %}Orchid Identifier - Upload succeeded{% endblock %}</w:t>
      </w:r>
    </w:p>
    <w:p w14:paraId="746B866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5C1131E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content %}</w:t>
      </w:r>
    </w:p>
    <w:p w14:paraId="1AB371C3"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All lines in this block will be diplayd in the content block --&gt;</w:t>
      </w:r>
    </w:p>
    <w:p w14:paraId="7120045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displaying content is only for testing and needs to be updated</w:t>
      </w:r>
    </w:p>
    <w:p w14:paraId="7452F715"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for the real version --&gt;</w:t>
      </w:r>
    </w:p>
    <w:p w14:paraId="2DDDE87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352C4FE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a header, telling the file is uploaded --&gt;</w:t>
      </w:r>
    </w:p>
    <w:p w14:paraId="000365D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&lt;h2&gt;</w:t>
      </w:r>
      <w:r w:rsidRPr="0020749A">
        <w:rPr>
          <w:rFonts w:ascii="Menlo Regular" w:hAnsi="Menlo Regular" w:cs="Menlo Regular"/>
          <w:color w:val="000000"/>
          <w:sz w:val="22"/>
          <w:szCs w:val="22"/>
          <w:lang w:val="en-GB"/>
        </w:rPr>
        <w:t>You have uploaded the file!</w:t>
      </w:r>
      <w:r w:rsidRPr="0020749A">
        <w:rPr>
          <w:rFonts w:ascii="Menlo Regular" w:hAnsi="Menlo Regular" w:cs="Menlo Regular"/>
          <w:color w:val="AA0D91"/>
          <w:sz w:val="22"/>
          <w:szCs w:val="22"/>
          <w:lang w:val="en-GB"/>
        </w:rPr>
        <w:t>&lt;/h2&gt;</w:t>
      </w:r>
    </w:p>
    <w:p w14:paraId="1D66665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7C70AF6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FOR TESTING: Display the filename --&gt;</w:t>
      </w:r>
    </w:p>
    <w:p w14:paraId="0A0713D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filename: {{filename}}</w:t>
      </w:r>
      <w:r w:rsidRPr="0020749A">
        <w:rPr>
          <w:rFonts w:ascii="Menlo Regular" w:hAnsi="Menlo Regular" w:cs="Menlo Regular"/>
          <w:color w:val="AA0D91"/>
          <w:sz w:val="22"/>
          <w:szCs w:val="22"/>
          <w:lang w:val="en-GB"/>
        </w:rPr>
        <w:t>&lt;/p&gt;</w:t>
      </w:r>
    </w:p>
    <w:p w14:paraId="4C9137E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7A19C0F3"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FOR TESTING: Display the path to the file --&gt;</w:t>
      </w:r>
    </w:p>
    <w:p w14:paraId="490C210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path: {{path}}</w:t>
      </w:r>
      <w:r w:rsidRPr="0020749A">
        <w:rPr>
          <w:rFonts w:ascii="Menlo Regular" w:hAnsi="Menlo Regular" w:cs="Menlo Regular"/>
          <w:color w:val="AA0D91"/>
          <w:sz w:val="22"/>
          <w:szCs w:val="22"/>
          <w:lang w:val="en-GB"/>
        </w:rPr>
        <w:t>&lt;/p&gt;</w:t>
      </w:r>
    </w:p>
    <w:p w14:paraId="715C52B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7DDE781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the picture, give it a link to view the picter on a new</w:t>
      </w:r>
    </w:p>
    <w:p w14:paraId="5AB2185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webpage / tab --&gt;</w:t>
      </w:r>
    </w:p>
    <w:p w14:paraId="7D5CC9E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&lt;p&gt;&lt;a </w:t>
      </w:r>
      <w:r w:rsidRPr="0020749A">
        <w:rPr>
          <w:rFonts w:ascii="Menlo Regular" w:hAnsi="Menlo Regular" w:cs="Menlo Regular"/>
          <w:color w:val="836C28"/>
          <w:sz w:val="22"/>
          <w:szCs w:val="22"/>
          <w:lang w:val="en-GB"/>
        </w:rPr>
        <w:t>href</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"/{{path}}"</w:t>
      </w:r>
      <w:r w:rsidRPr="0020749A">
        <w:rPr>
          <w:rFonts w:ascii="Menlo Regular" w:hAnsi="Menlo Regular" w:cs="Menlo Regular"/>
          <w:color w:val="AA0D91"/>
          <w:sz w:val="22"/>
          <w:szCs w:val="22"/>
          <w:lang w:val="en-GB"/>
        </w:rPr>
        <w:t xml:space="preserve">&gt;&lt;img </w:t>
      </w:r>
      <w:r w:rsidRPr="0020749A">
        <w:rPr>
          <w:rFonts w:ascii="Menlo Regular" w:hAnsi="Menlo Regular" w:cs="Menlo Regular"/>
          <w:color w:val="836C28"/>
          <w:sz w:val="22"/>
          <w:szCs w:val="22"/>
          <w:lang w:val="en-GB"/>
        </w:rPr>
        <w:t>src</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"/{{path}}"</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width</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"200"</w:t>
      </w:r>
      <w:r w:rsidRPr="0020749A">
        <w:rPr>
          <w:rFonts w:ascii="Menlo Regular" w:hAnsi="Menlo Regular" w:cs="Menlo Regular"/>
          <w:color w:val="AA0D91"/>
          <w:sz w:val="22"/>
          <w:szCs w:val="22"/>
          <w:lang w:val="en-GB"/>
        </w:rPr>
        <w:t>/&gt;&lt;/a&gt;&lt;/p&gt;</w:t>
      </w:r>
    </w:p>
    <w:p w14:paraId="6BBA65E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68E437B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"/result/"</w:t>
      </w:r>
      <w:r w:rsidRPr="0020749A">
        <w:rPr>
          <w:rFonts w:ascii="Menlo Regular" w:hAnsi="Menlo Regular" w:cs="Menlo Regular"/>
          <w:color w:val="AA0D91"/>
          <w:sz w:val="22"/>
          <w:szCs w:val="22"/>
          <w:lang w:val="en-GB"/>
        </w:rPr>
        <w:t>&gt;</w:t>
      </w:r>
    </w:p>
    <w:p w14:paraId="163B525C"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submit button with the text Upload picture inside --&gt;</w:t>
      </w:r>
    </w:p>
    <w:p w14:paraId="7CD3613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"Result"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5444A9D5"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6934352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an empty line betwee both buttonts--&gt;</w:t>
      </w:r>
    </w:p>
    <w:p w14:paraId="12E82523"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&lt;p&gt;&lt;/p&gt;</w:t>
      </w:r>
    </w:p>
    <w:p w14:paraId="6EE56EE0"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"/welcome/"</w:t>
      </w:r>
      <w:r w:rsidRPr="0020749A">
        <w:rPr>
          <w:rFonts w:ascii="Menlo Regular" w:hAnsi="Menlo Regular" w:cs="Menlo Regular"/>
          <w:color w:val="AA0D91"/>
          <w:sz w:val="22"/>
          <w:szCs w:val="22"/>
          <w:lang w:val="en-GB"/>
        </w:rPr>
        <w:t>&gt;</w:t>
      </w:r>
    </w:p>
    <w:p w14:paraId="72DB8C4C"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submit button with the text Home inside --&gt;</w:t>
      </w:r>
    </w:p>
    <w:p w14:paraId="6BA22270"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"Home"</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4610130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71B5F1FD" w14:textId="77777777" w:rsidR="006C0A11" w:rsidRPr="0020749A" w:rsidRDefault="006C0A11" w:rsidP="006C0A11">
      <w:pPr>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endblock %}</w:t>
      </w:r>
      <w:r w:rsidRPr="0020749A">
        <w:rPr>
          <w:rFonts w:ascii="Menlo Regular" w:hAnsi="Menlo Regular" w:cs="Menlo Regular"/>
          <w:color w:val="000000"/>
          <w:sz w:val="22"/>
          <w:szCs w:val="22"/>
          <w:lang w:val="en-GB"/>
        </w:rPr>
        <w:br w:type="page"/>
      </w:r>
    </w:p>
    <w:p w14:paraId="6C1174F0" w14:textId="77777777" w:rsidR="006C0A11" w:rsidRPr="0020749A" w:rsidRDefault="006C0A11" w:rsidP="006C0A11">
      <w:pPr>
        <w:pStyle w:val="Kop4"/>
        <w:numPr>
          <w:ilvl w:val="2"/>
          <w:numId w:val="1"/>
        </w:numPr>
        <w:rPr>
          <w:lang w:val="en-GB"/>
        </w:rPr>
      </w:pPr>
      <w:bookmarkStart w:id="102" w:name="_Toc260914276"/>
      <w:r w:rsidRPr="0020749A">
        <w:rPr>
          <w:lang w:val="en-GB"/>
        </w:rPr>
        <w:lastRenderedPageBreak/>
        <w:t>computer_upload.html</w:t>
      </w:r>
      <w:bookmarkEnd w:id="102"/>
    </w:p>
    <w:p w14:paraId="74C0091B" w14:textId="77777777" w:rsidR="006C0A11" w:rsidRPr="0020749A" w:rsidRDefault="006C0A11" w:rsidP="006C0A11">
      <w:pPr>
        <w:rPr>
          <w:lang w:val="en-GB"/>
        </w:rPr>
      </w:pPr>
    </w:p>
    <w:p w14:paraId="062A3CA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Use the computer template and override the content block --&gt;</w:t>
      </w:r>
    </w:p>
    <w:p w14:paraId="1D64D50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extends "computer.html" %}</w:t>
      </w:r>
    </w:p>
    <w:p w14:paraId="404CBCD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5AF55B65"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Override the title --&gt;</w:t>
      </w:r>
    </w:p>
    <w:p w14:paraId="11C022FC"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title %}Orchid Identifier - Upload picture{% endblock %}</w:t>
      </w:r>
    </w:p>
    <w:p w14:paraId="130AE99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24B07A6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content %}</w:t>
      </w:r>
    </w:p>
    <w:p w14:paraId="2155C4B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All lines in this block will be diplayd in the content block --&gt;</w:t>
      </w:r>
    </w:p>
    <w:p w14:paraId="7268C33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displaying content is only for testing and needs to be updated</w:t>
      </w:r>
    </w:p>
    <w:p w14:paraId="38164FA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for the real version --&gt;</w:t>
      </w:r>
    </w:p>
    <w:p w14:paraId="4AF998F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646D645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a header to tell this is de upload page --&gt;</w:t>
      </w:r>
    </w:p>
    <w:p w14:paraId="53B0259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&lt;h2&gt;</w:t>
      </w:r>
      <w:r w:rsidRPr="0020749A">
        <w:rPr>
          <w:rFonts w:ascii="Menlo Regular" w:hAnsi="Menlo Regular" w:cs="Menlo Regular"/>
          <w:color w:val="000000"/>
          <w:sz w:val="22"/>
          <w:szCs w:val="22"/>
          <w:lang w:val="en-GB"/>
        </w:rPr>
        <w:t>Upload picture</w:t>
      </w:r>
      <w:r w:rsidRPr="0020749A">
        <w:rPr>
          <w:rFonts w:ascii="Menlo Regular" w:hAnsi="Menlo Regular" w:cs="Menlo Regular"/>
          <w:color w:val="AA0D91"/>
          <w:sz w:val="22"/>
          <w:szCs w:val="22"/>
          <w:lang w:val="en-GB"/>
        </w:rPr>
        <w:t>&lt;/h2&gt;</w:t>
      </w:r>
    </w:p>
    <w:p w14:paraId="279E071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7482C7E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&lt;p </w:t>
      </w:r>
      <w:r w:rsidRPr="0020749A">
        <w:rPr>
          <w:rFonts w:ascii="Menlo Regular" w:hAnsi="Menlo Regular" w:cs="Menlo Regular"/>
          <w:color w:val="836C28"/>
          <w:sz w:val="22"/>
          <w:szCs w:val="22"/>
          <w:lang w:val="en-GB"/>
        </w:rPr>
        <w:t>style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"color:red; font-size:0.9em"</w:t>
      </w:r>
      <w:r w:rsidRPr="0020749A">
        <w:rPr>
          <w:rFonts w:ascii="Menlo Regular" w:hAnsi="Menlo Regular" w:cs="Menlo Regular"/>
          <w:color w:val="AA0D91"/>
          <w:sz w:val="22"/>
          <w:szCs w:val="22"/>
          <w:lang w:val="en-GB"/>
        </w:rPr>
        <w:t>&gt;&lt;em&gt;</w:t>
      </w:r>
      <w:r w:rsidRPr="0020749A">
        <w:rPr>
          <w:rFonts w:ascii="Menlo Regular" w:hAnsi="Menlo Regular" w:cs="Menlo Regular"/>
          <w:color w:val="000000"/>
          <w:sz w:val="22"/>
          <w:szCs w:val="22"/>
          <w:lang w:val="en-GB"/>
        </w:rPr>
        <w:t>{{message}}</w:t>
      </w:r>
      <w:r w:rsidRPr="0020749A">
        <w:rPr>
          <w:rFonts w:ascii="Menlo Regular" w:hAnsi="Menlo Regular" w:cs="Menlo Regular"/>
          <w:color w:val="AA0D91"/>
          <w:sz w:val="22"/>
          <w:szCs w:val="22"/>
          <w:lang w:val="en-GB"/>
        </w:rPr>
        <w:t>&lt;/em&gt;&lt;/p&gt;</w:t>
      </w:r>
    </w:p>
    <w:p w14:paraId="583C053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11A10B9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Use the form from orchid.views.upload to receive a picture --&gt;</w:t>
      </w:r>
    </w:p>
    <w:p w14:paraId="6A4655F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method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"post"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style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"{{style}}"</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enctype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"multipart/form-data"</w:t>
      </w:r>
      <w:r w:rsidRPr="0020749A">
        <w:rPr>
          <w:rFonts w:ascii="Menlo Regular" w:hAnsi="Menlo Regular" w:cs="Menlo Regular"/>
          <w:color w:val="AA0D91"/>
          <w:sz w:val="22"/>
          <w:szCs w:val="22"/>
          <w:lang w:val="en-GB"/>
        </w:rPr>
        <w:t>&gt;</w:t>
      </w:r>
      <w:r w:rsidRPr="0020749A">
        <w:rPr>
          <w:rFonts w:ascii="Menlo Regular" w:hAnsi="Menlo Regular" w:cs="Menlo Regular"/>
          <w:color w:val="000000"/>
          <w:sz w:val="22"/>
          <w:szCs w:val="22"/>
          <w:lang w:val="en-GB"/>
        </w:rPr>
        <w:t>{% csrf_token %}</w:t>
      </w:r>
    </w:p>
    <w:p w14:paraId="275C510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{{form}}</w:t>
      </w:r>
    </w:p>
    <w:p w14:paraId="1B9D35C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&lt;p&gt;&lt;/p&gt;</w:t>
      </w:r>
    </w:p>
    <w:p w14:paraId="79253B5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xml:space="preserve">&lt;!-- Place a submit button under the form, with the text Upload picture inside. </w:t>
      </w:r>
    </w:p>
    <w:p w14:paraId="2462FC0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To place it under the form, it is required to display an empty line first--&gt;</w:t>
      </w:r>
      <w:r w:rsidRPr="0020749A">
        <w:rPr>
          <w:rFonts w:ascii="Menlo Regular" w:hAnsi="Menlo Regular" w:cs="Menlo Regular"/>
          <w:color w:val="000000"/>
          <w:sz w:val="22"/>
          <w:szCs w:val="22"/>
          <w:lang w:val="en-GB"/>
        </w:rPr>
        <w:t xml:space="preserve">  </w:t>
      </w:r>
    </w:p>
    <w:p w14:paraId="046AAC93"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"Upload picture"</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0B6B40B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2C9DB67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End of form --&gt;</w:t>
      </w:r>
    </w:p>
    <w:p w14:paraId="396DF03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49A5208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5EDED8B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&lt;p&gt;&lt;/p&gt;</w:t>
      </w:r>
    </w:p>
    <w:p w14:paraId="262D3C0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Place a button under the form to go back to the home screen --&gt;</w:t>
      </w:r>
    </w:p>
    <w:p w14:paraId="3065887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"/welcome/"</w:t>
      </w:r>
      <w:r w:rsidRPr="0020749A">
        <w:rPr>
          <w:rFonts w:ascii="Menlo Regular" w:hAnsi="Menlo Regular" w:cs="Menlo Regular"/>
          <w:color w:val="AA0D91"/>
          <w:sz w:val="22"/>
          <w:szCs w:val="22"/>
          <w:lang w:val="en-GB"/>
        </w:rPr>
        <w:t>&gt;</w:t>
      </w:r>
    </w:p>
    <w:p w14:paraId="423099C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"Home"</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5D88B77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60F25AD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4C92EBED" w14:textId="77777777" w:rsidR="006C0A11" w:rsidRPr="0020749A" w:rsidRDefault="006C0A11" w:rsidP="006C0A11">
      <w:pPr>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endblock %}</w:t>
      </w:r>
      <w:r w:rsidRPr="0020749A">
        <w:rPr>
          <w:rFonts w:ascii="Menlo Regular" w:hAnsi="Menlo Regular" w:cs="Menlo Regular"/>
          <w:color w:val="000000"/>
          <w:sz w:val="22"/>
          <w:szCs w:val="22"/>
          <w:lang w:val="en-GB"/>
        </w:rPr>
        <w:br w:type="page"/>
      </w:r>
    </w:p>
    <w:p w14:paraId="3B71C16F" w14:textId="77777777" w:rsidR="006C0A11" w:rsidRPr="0020749A" w:rsidRDefault="006C0A11" w:rsidP="006C0A11">
      <w:pPr>
        <w:pStyle w:val="Kop4"/>
        <w:numPr>
          <w:ilvl w:val="2"/>
          <w:numId w:val="1"/>
        </w:numPr>
        <w:rPr>
          <w:lang w:val="en-GB"/>
        </w:rPr>
      </w:pPr>
      <w:bookmarkStart w:id="103" w:name="_Toc260914277"/>
      <w:r w:rsidRPr="0020749A">
        <w:rPr>
          <w:lang w:val="en-GB"/>
        </w:rPr>
        <w:lastRenderedPageBreak/>
        <w:t>computer_welcome.html</w:t>
      </w:r>
      <w:bookmarkEnd w:id="103"/>
    </w:p>
    <w:p w14:paraId="16168D1A" w14:textId="77777777" w:rsidR="006C0A11" w:rsidRPr="0020749A" w:rsidRDefault="006C0A11" w:rsidP="006C0A11">
      <w:pPr>
        <w:rPr>
          <w:lang w:val="en-GB"/>
        </w:rPr>
      </w:pPr>
    </w:p>
    <w:p w14:paraId="7A2FE6B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Use the computer template and override the content block --&gt;</w:t>
      </w:r>
    </w:p>
    <w:p w14:paraId="1AB43875"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extends "computer.html" %}</w:t>
      </w:r>
    </w:p>
    <w:p w14:paraId="0EE698C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3F7FCD9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Override the title --&gt;</w:t>
      </w:r>
    </w:p>
    <w:p w14:paraId="24FE84F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title %}Orchid Identifier - Home{% endblock %}</w:t>
      </w:r>
    </w:p>
    <w:p w14:paraId="533F447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3D32F33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content %}</w:t>
      </w:r>
    </w:p>
    <w:p w14:paraId="66AA0263"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All lines in this block will be diplayd in the content block --&gt;</w:t>
      </w:r>
    </w:p>
    <w:p w14:paraId="232A75A5"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displaying content is only for testing and needs to be updated</w:t>
      </w:r>
    </w:p>
    <w:p w14:paraId="2EF00113"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for the real version --&gt;</w:t>
      </w:r>
    </w:p>
    <w:p w14:paraId="4866105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0E8DBCA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a header, telling this is the welcome page --&gt;</w:t>
      </w:r>
    </w:p>
    <w:p w14:paraId="6E8B7E2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AA0D91"/>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&lt;h2&gt;</w:t>
      </w:r>
      <w:r w:rsidRPr="0020749A">
        <w:rPr>
          <w:rFonts w:ascii="Menlo Regular" w:hAnsi="Menlo Regular" w:cs="Menlo Regular"/>
          <w:color w:val="000000"/>
          <w:sz w:val="22"/>
          <w:szCs w:val="22"/>
          <w:lang w:val="en-GB"/>
        </w:rPr>
        <w:t>Welcome</w:t>
      </w:r>
      <w:r w:rsidRPr="0020749A">
        <w:rPr>
          <w:rFonts w:ascii="Menlo Regular" w:hAnsi="Menlo Regular" w:cs="Menlo Regular"/>
          <w:color w:val="AA0D91"/>
          <w:sz w:val="22"/>
          <w:szCs w:val="22"/>
          <w:lang w:val="en-GB"/>
        </w:rPr>
        <w:t>&lt;/h2</w:t>
      </w:r>
    </w:p>
    <w:p w14:paraId="78747BE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AA0D91"/>
          <w:sz w:val="22"/>
          <w:szCs w:val="22"/>
          <w:lang w:val="en-GB"/>
        </w:rPr>
      </w:pPr>
      <w:r w:rsidRPr="0020749A">
        <w:rPr>
          <w:rFonts w:ascii="Menlo Regular" w:hAnsi="Menlo Regular" w:cs="Menlo Regular"/>
          <w:color w:val="AA0D91"/>
          <w:sz w:val="22"/>
          <w:szCs w:val="22"/>
          <w:lang w:val="en-GB"/>
        </w:rPr>
        <w:t xml:space="preserve">    </w:t>
      </w:r>
    </w:p>
    <w:p w14:paraId="27C355C5"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 xml:space="preserve">    &lt;!-- Tell the user what this webapplication will do --&gt;</w:t>
      </w:r>
    </w:p>
    <w:p w14:paraId="0BBE273C"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&lt;h4&gt;</w:t>
      </w:r>
      <w:r w:rsidRPr="0020749A">
        <w:rPr>
          <w:rFonts w:ascii="Menlo Regular" w:hAnsi="Menlo Regular" w:cs="Menlo Regular"/>
          <w:color w:val="000000"/>
          <w:sz w:val="22"/>
          <w:szCs w:val="22"/>
          <w:lang w:val="en-GB"/>
        </w:rPr>
        <w:t>Welcome on the orchid identifier website of Naturalis</w:t>
      </w:r>
      <w:r w:rsidRPr="0020749A">
        <w:rPr>
          <w:rFonts w:ascii="Menlo Regular" w:hAnsi="Menlo Regular" w:cs="Menlo Regular"/>
          <w:color w:val="AA0D91"/>
          <w:sz w:val="22"/>
          <w:szCs w:val="22"/>
          <w:lang w:val="en-GB"/>
        </w:rPr>
        <w:t>&lt;/h4&gt;</w:t>
      </w:r>
    </w:p>
    <w:p w14:paraId="18F3D2E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After uploading a picture the website will identify the orchid.</w:t>
      </w:r>
      <w:r w:rsidRPr="0020749A">
        <w:rPr>
          <w:rFonts w:ascii="Menlo Regular" w:hAnsi="Menlo Regular" w:cs="Menlo Regular"/>
          <w:color w:val="AA0D91"/>
          <w:sz w:val="22"/>
          <w:szCs w:val="22"/>
          <w:lang w:val="en-GB"/>
        </w:rPr>
        <w:t>&lt;BR&gt;</w:t>
      </w:r>
    </w:p>
    <w:p w14:paraId="5CEEEB4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Please click the upload picture button below to upload a picture.</w:t>
      </w:r>
      <w:r w:rsidRPr="0020749A">
        <w:rPr>
          <w:rFonts w:ascii="Menlo Regular" w:hAnsi="Menlo Regular" w:cs="Menlo Regular"/>
          <w:color w:val="AA0D91"/>
          <w:sz w:val="22"/>
          <w:szCs w:val="22"/>
          <w:lang w:val="en-GB"/>
        </w:rPr>
        <w:t>&lt;BR&gt;</w:t>
      </w:r>
    </w:p>
    <w:p w14:paraId="54C47980"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&lt;em&gt;</w:t>
      </w:r>
      <w:r w:rsidRPr="0020749A">
        <w:rPr>
          <w:rFonts w:ascii="Menlo Regular" w:hAnsi="Menlo Regular" w:cs="Menlo Regular"/>
          <w:color w:val="000000"/>
          <w:sz w:val="22"/>
          <w:szCs w:val="22"/>
          <w:lang w:val="en-GB"/>
        </w:rPr>
        <w:t>You can upload a picture of a tuber, a leaf or a flower.</w:t>
      </w:r>
      <w:r w:rsidRPr="0020749A">
        <w:rPr>
          <w:rFonts w:ascii="Menlo Regular" w:hAnsi="Menlo Regular" w:cs="Menlo Regular"/>
          <w:color w:val="AA0D91"/>
          <w:sz w:val="22"/>
          <w:szCs w:val="22"/>
          <w:lang w:val="en-GB"/>
        </w:rPr>
        <w:t>&lt;/em&gt;&lt;/p&gt;</w:t>
      </w:r>
    </w:p>
    <w:p w14:paraId="10760FA0"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1C4224B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Create a form which contains two buttons.</w:t>
      </w:r>
    </w:p>
    <w:p w14:paraId="30879E8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The first button is for uploading the file --&gt;</w:t>
      </w:r>
    </w:p>
    <w:p w14:paraId="5DD897C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"/upload/"</w:t>
      </w:r>
      <w:r w:rsidRPr="0020749A">
        <w:rPr>
          <w:rFonts w:ascii="Menlo Regular" w:hAnsi="Menlo Regular" w:cs="Menlo Regular"/>
          <w:color w:val="AA0D91"/>
          <w:sz w:val="22"/>
          <w:szCs w:val="22"/>
          <w:lang w:val="en-GB"/>
        </w:rPr>
        <w:t>&gt;</w:t>
      </w:r>
    </w:p>
    <w:p w14:paraId="594369C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submit button with the text Upload picture inside --&gt;</w:t>
      </w:r>
    </w:p>
    <w:p w14:paraId="0A3D27B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"Upload picture"</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67299B6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423C9FC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a white line --&gt;</w:t>
      </w:r>
    </w:p>
    <w:p w14:paraId="2ACA86D0"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&lt;p&gt;&lt;/p&gt;</w:t>
      </w:r>
    </w:p>
    <w:p w14:paraId="36A2942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Second button to remove all leftover files --&gt;</w:t>
      </w:r>
    </w:p>
    <w:p w14:paraId="161A9E0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&lt;p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"small"</w:t>
      </w:r>
      <w:r w:rsidRPr="0020749A">
        <w:rPr>
          <w:rFonts w:ascii="Menlo Regular" w:hAnsi="Menlo Regular" w:cs="Menlo Regular"/>
          <w:color w:val="AA0D91"/>
          <w:sz w:val="22"/>
          <w:szCs w:val="22"/>
          <w:lang w:val="en-GB"/>
        </w:rPr>
        <w:t>&gt;</w:t>
      </w:r>
      <w:r w:rsidRPr="0020749A">
        <w:rPr>
          <w:rFonts w:ascii="Menlo Regular" w:hAnsi="Menlo Regular" w:cs="Menlo Regular"/>
          <w:color w:val="000000"/>
          <w:sz w:val="22"/>
          <w:szCs w:val="22"/>
          <w:lang w:val="en-GB"/>
        </w:rPr>
        <w:t>To remove all unused uploaded pictures and their temporary files</w:t>
      </w:r>
      <w:r w:rsidRPr="0020749A">
        <w:rPr>
          <w:rFonts w:ascii="Menlo Regular" w:hAnsi="Menlo Regular" w:cs="Menlo Regular"/>
          <w:color w:val="AA0D91"/>
          <w:sz w:val="22"/>
          <w:szCs w:val="22"/>
          <w:lang w:val="en-GB"/>
        </w:rPr>
        <w:t>&lt;BR&gt;</w:t>
      </w:r>
    </w:p>
    <w:p w14:paraId="162CF75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click below </w:t>
      </w:r>
      <w:r w:rsidRPr="0020749A">
        <w:rPr>
          <w:rFonts w:ascii="Menlo Regular" w:hAnsi="Menlo Regular" w:cs="Menlo Regular"/>
          <w:color w:val="AA0D91"/>
          <w:sz w:val="22"/>
          <w:szCs w:val="22"/>
          <w:lang w:val="en-GB"/>
        </w:rPr>
        <w:t xml:space="preserve">&lt;span </w:t>
      </w:r>
      <w:r w:rsidRPr="0020749A">
        <w:rPr>
          <w:rFonts w:ascii="Menlo Regular" w:hAnsi="Menlo Regular" w:cs="Menlo Regular"/>
          <w:color w:val="836C28"/>
          <w:sz w:val="22"/>
          <w:szCs w:val="22"/>
          <w:lang w:val="en-GB"/>
        </w:rPr>
        <w:t>style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"color: red"</w:t>
      </w:r>
      <w:r w:rsidRPr="0020749A">
        <w:rPr>
          <w:rFonts w:ascii="Menlo Regular" w:hAnsi="Menlo Regular" w:cs="Menlo Regular"/>
          <w:color w:val="AA0D91"/>
          <w:sz w:val="22"/>
          <w:szCs w:val="22"/>
          <w:lang w:val="en-GB"/>
        </w:rPr>
        <w:t>&gt;&lt;strong&gt;</w:t>
      </w:r>
      <w:r w:rsidRPr="0020749A">
        <w:rPr>
          <w:rFonts w:ascii="Menlo Regular" w:hAnsi="Menlo Regular" w:cs="Menlo Regular"/>
          <w:color w:val="000000"/>
          <w:sz w:val="22"/>
          <w:szCs w:val="22"/>
          <w:lang w:val="en-GB"/>
        </w:rPr>
        <w:t>(login required)</w:t>
      </w:r>
      <w:r w:rsidRPr="0020749A">
        <w:rPr>
          <w:rFonts w:ascii="Menlo Regular" w:hAnsi="Menlo Regular" w:cs="Menlo Regular"/>
          <w:color w:val="AA0D91"/>
          <w:sz w:val="22"/>
          <w:szCs w:val="22"/>
          <w:lang w:val="en-GB"/>
        </w:rPr>
        <w:t>&lt;/strong&gt;&lt;/span&gt;&lt;/p&gt;</w:t>
      </w:r>
    </w:p>
    <w:p w14:paraId="5619900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"/admin/remove"</w:t>
      </w:r>
      <w:r w:rsidRPr="0020749A">
        <w:rPr>
          <w:rFonts w:ascii="Menlo Regular" w:hAnsi="Menlo Regular" w:cs="Menlo Regular"/>
          <w:color w:val="AA0D91"/>
          <w:sz w:val="22"/>
          <w:szCs w:val="22"/>
          <w:lang w:val="en-GB"/>
        </w:rPr>
        <w:t>&gt;</w:t>
      </w:r>
    </w:p>
    <w:p w14:paraId="2DB865E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"Remove unused files"</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162AB36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7F303CE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789D00E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FOR TESTING: Print the used divise --&gt;</w:t>
      </w:r>
    </w:p>
    <w:p w14:paraId="3A392E95"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device: {{device}}</w:t>
      </w:r>
      <w:r w:rsidRPr="0020749A">
        <w:rPr>
          <w:rFonts w:ascii="Menlo Regular" w:hAnsi="Menlo Regular" w:cs="Menlo Regular"/>
          <w:color w:val="AA0D91"/>
          <w:sz w:val="22"/>
          <w:szCs w:val="22"/>
          <w:lang w:val="en-GB"/>
        </w:rPr>
        <w:t>&lt;/p&gt;</w:t>
      </w:r>
    </w:p>
    <w:p w14:paraId="3EBCE3AB" w14:textId="77777777" w:rsidR="006C0A11" w:rsidRPr="0020749A" w:rsidRDefault="006C0A11" w:rsidP="006C0A11">
      <w:pPr>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endblock %}</w:t>
      </w:r>
      <w:r w:rsidRPr="0020749A">
        <w:rPr>
          <w:rFonts w:ascii="Menlo Regular" w:hAnsi="Menlo Regular" w:cs="Menlo Regular"/>
          <w:color w:val="000000"/>
          <w:sz w:val="22"/>
          <w:szCs w:val="22"/>
          <w:lang w:val="en-GB"/>
        </w:rPr>
        <w:br w:type="page"/>
      </w:r>
    </w:p>
    <w:p w14:paraId="6F76F348" w14:textId="77777777" w:rsidR="006C0A11" w:rsidRPr="0020749A" w:rsidRDefault="006C0A11" w:rsidP="006C0A11">
      <w:pPr>
        <w:pStyle w:val="Kop4"/>
        <w:numPr>
          <w:ilvl w:val="2"/>
          <w:numId w:val="1"/>
        </w:numPr>
        <w:rPr>
          <w:lang w:val="en-GB"/>
        </w:rPr>
      </w:pPr>
      <w:bookmarkStart w:id="104" w:name="_Toc260914278"/>
      <w:r w:rsidRPr="0020749A">
        <w:rPr>
          <w:lang w:val="en-GB"/>
        </w:rPr>
        <w:lastRenderedPageBreak/>
        <w:t>computer.html</w:t>
      </w:r>
      <w:bookmarkEnd w:id="104"/>
    </w:p>
    <w:p w14:paraId="415FFB08" w14:textId="77777777" w:rsidR="006C0A11" w:rsidRPr="0020749A" w:rsidRDefault="006C0A11" w:rsidP="006C0A11">
      <w:pPr>
        <w:rPr>
          <w:lang w:val="en-GB"/>
        </w:rPr>
      </w:pPr>
    </w:p>
    <w:p w14:paraId="1A2E2EB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THIS IS THE STANDARD HTML FOR THE COMPUTER LAY-OUTS --&gt;</w:t>
      </w:r>
    </w:p>
    <w:p w14:paraId="78C2B68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60E27FD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Load in the static function --&gt;</w:t>
      </w:r>
    </w:p>
    <w:p w14:paraId="6C501B1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load static %}</w:t>
      </w:r>
    </w:p>
    <w:p w14:paraId="582D6C4C"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61A0792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declare the DOCTYPE and html language--&gt;</w:t>
      </w:r>
    </w:p>
    <w:p w14:paraId="645482F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&lt;!DOCTYPE html&gt;</w:t>
      </w:r>
    </w:p>
    <w:p w14:paraId="1931279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 xml:space="preserve">&lt;html </w:t>
      </w:r>
      <w:r w:rsidRPr="0020749A">
        <w:rPr>
          <w:rFonts w:ascii="Menlo Regular" w:hAnsi="Menlo Regular" w:cs="Menlo Regular"/>
          <w:color w:val="836C28"/>
          <w:sz w:val="22"/>
          <w:szCs w:val="22"/>
          <w:lang w:val="en-GB"/>
        </w:rPr>
        <w:t>lang</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"en"</w:t>
      </w:r>
      <w:r w:rsidRPr="0020749A">
        <w:rPr>
          <w:rFonts w:ascii="Menlo Regular" w:hAnsi="Menlo Regular" w:cs="Menlo Regular"/>
          <w:color w:val="AA0D91"/>
          <w:sz w:val="22"/>
          <w:szCs w:val="22"/>
          <w:lang w:val="en-GB"/>
        </w:rPr>
        <w:t>&gt;</w:t>
      </w:r>
    </w:p>
    <w:p w14:paraId="0DC9320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7A915D1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Create the head --&gt;</w:t>
      </w:r>
    </w:p>
    <w:p w14:paraId="35ADCCD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&lt;head&gt;</w:t>
      </w:r>
    </w:p>
    <w:p w14:paraId="6798540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Create a title using a block --&gt;</w:t>
      </w:r>
    </w:p>
    <w:p w14:paraId="59DBACE3"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This title needs to be changed! The best way to change the title</w:t>
      </w:r>
    </w:p>
    <w:p w14:paraId="5B846A5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is in the other html files witch extends this html --&gt;</w:t>
      </w:r>
    </w:p>
    <w:p w14:paraId="01F0585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&lt;title&gt;</w:t>
      </w:r>
      <w:r w:rsidRPr="0020749A">
        <w:rPr>
          <w:rFonts w:ascii="Menlo Regular" w:hAnsi="Menlo Regular" w:cs="Menlo Regular"/>
          <w:color w:val="000000"/>
          <w:sz w:val="22"/>
          <w:szCs w:val="22"/>
          <w:lang w:val="en-GB"/>
        </w:rPr>
        <w:t>{% block title %} My Base Template{% endblock %}</w:t>
      </w:r>
      <w:r w:rsidRPr="0020749A">
        <w:rPr>
          <w:rFonts w:ascii="Menlo Regular" w:hAnsi="Menlo Regular" w:cs="Menlo Regular"/>
          <w:color w:val="AA0D91"/>
          <w:sz w:val="22"/>
          <w:szCs w:val="22"/>
          <w:lang w:val="en-GB"/>
        </w:rPr>
        <w:t>&lt;/title&gt;</w:t>
      </w:r>
    </w:p>
    <w:p w14:paraId="7C798EB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5E64FA8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Use the compyter.css stylesheet for all the lay-outs --&gt;</w:t>
      </w:r>
    </w:p>
    <w:p w14:paraId="62EB8A6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&lt;link </w:t>
      </w:r>
      <w:r w:rsidRPr="0020749A">
        <w:rPr>
          <w:rFonts w:ascii="Menlo Regular" w:hAnsi="Menlo Regular" w:cs="Menlo Regular"/>
          <w:color w:val="836C28"/>
          <w:sz w:val="22"/>
          <w:szCs w:val="22"/>
          <w:lang w:val="en-GB"/>
        </w:rPr>
        <w:t>rel</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"stylesheet"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"text/css"</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href</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 static "</w:t>
      </w:r>
      <w:r w:rsidRPr="0020749A">
        <w:rPr>
          <w:rFonts w:ascii="Menlo Regular" w:hAnsi="Menlo Regular" w:cs="Menlo Regular"/>
          <w:color w:val="836C28"/>
          <w:sz w:val="22"/>
          <w:szCs w:val="22"/>
          <w:lang w:val="en-GB"/>
        </w:rPr>
        <w:t>assets</w:t>
      </w:r>
      <w:r w:rsidRPr="0020749A">
        <w:rPr>
          <w:rFonts w:ascii="Menlo Regular" w:hAnsi="Menlo Regular" w:cs="Menlo Regular"/>
          <w:color w:val="AA0D91"/>
          <w:sz w:val="22"/>
          <w:szCs w:val="22"/>
          <w:lang w:val="en-GB"/>
        </w:rPr>
        <w:t>/</w:t>
      </w:r>
      <w:r w:rsidRPr="0020749A">
        <w:rPr>
          <w:rFonts w:ascii="Menlo Regular" w:hAnsi="Menlo Regular" w:cs="Menlo Regular"/>
          <w:color w:val="836C28"/>
          <w:sz w:val="22"/>
          <w:szCs w:val="22"/>
          <w:lang w:val="en-GB"/>
        </w:rPr>
        <w:t>css</w:t>
      </w:r>
      <w:r w:rsidRPr="0020749A">
        <w:rPr>
          <w:rFonts w:ascii="Menlo Regular" w:hAnsi="Menlo Regular" w:cs="Menlo Regular"/>
          <w:color w:val="AA0D91"/>
          <w:sz w:val="22"/>
          <w:szCs w:val="22"/>
          <w:lang w:val="en-GB"/>
        </w:rPr>
        <w:t>/</w:t>
      </w:r>
      <w:r w:rsidRPr="0020749A">
        <w:rPr>
          <w:rFonts w:ascii="Menlo Regular" w:hAnsi="Menlo Regular" w:cs="Menlo Regular"/>
          <w:color w:val="836C28"/>
          <w:sz w:val="22"/>
          <w:szCs w:val="22"/>
          <w:lang w:val="en-GB"/>
        </w:rPr>
        <w:t>computer.css</w:t>
      </w:r>
      <w:r w:rsidRPr="0020749A">
        <w:rPr>
          <w:rFonts w:ascii="Menlo Regular" w:hAnsi="Menlo Regular" w:cs="Menlo Regular"/>
          <w:color w:val="C41A16"/>
          <w:sz w:val="22"/>
          <w:szCs w:val="22"/>
          <w:lang w:val="en-GB"/>
        </w:rPr>
        <w:t>" %}"</w:t>
      </w:r>
      <w:r w:rsidRPr="0020749A">
        <w:rPr>
          <w:rFonts w:ascii="Menlo Regular" w:hAnsi="Menlo Regular" w:cs="Menlo Regular"/>
          <w:color w:val="AA0D91"/>
          <w:sz w:val="22"/>
          <w:szCs w:val="22"/>
          <w:lang w:val="en-GB"/>
        </w:rPr>
        <w:t>&gt;</w:t>
      </w:r>
    </w:p>
    <w:p w14:paraId="012A1D5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47B5413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end of the head --&gt;</w:t>
      </w:r>
      <w:r w:rsidRPr="0020749A">
        <w:rPr>
          <w:rFonts w:ascii="Menlo Regular" w:hAnsi="Menlo Regular" w:cs="Menlo Regular"/>
          <w:color w:val="000000"/>
          <w:sz w:val="22"/>
          <w:szCs w:val="22"/>
          <w:lang w:val="en-GB"/>
        </w:rPr>
        <w:t xml:space="preserve">        </w:t>
      </w:r>
    </w:p>
    <w:p w14:paraId="0F94B3C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&lt;/head&gt;</w:t>
      </w:r>
    </w:p>
    <w:p w14:paraId="56C2A15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03B3F5E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Create the body --&gt;</w:t>
      </w:r>
    </w:p>
    <w:p w14:paraId="29ED3EF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&lt;body&gt;</w:t>
      </w:r>
    </w:p>
    <w:p w14:paraId="0D963FD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Create a page --&gt;</w:t>
      </w:r>
    </w:p>
    <w:p w14:paraId="581CAD7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&lt;div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"page"</w:t>
      </w:r>
      <w:r w:rsidRPr="0020749A">
        <w:rPr>
          <w:rFonts w:ascii="Menlo Regular" w:hAnsi="Menlo Regular" w:cs="Menlo Regular"/>
          <w:color w:val="AA0D91"/>
          <w:sz w:val="22"/>
          <w:szCs w:val="22"/>
          <w:lang w:val="en-GB"/>
        </w:rPr>
        <w:t>&gt;</w:t>
      </w:r>
    </w:p>
    <w:p w14:paraId="5F389B0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19A1519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Create a logo block, using the logo lay-out from compyter.css --&gt;</w:t>
      </w:r>
    </w:p>
    <w:p w14:paraId="5CC3B7B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&lt;div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"logo"</w:t>
      </w:r>
      <w:r w:rsidRPr="0020749A">
        <w:rPr>
          <w:rFonts w:ascii="Menlo Regular" w:hAnsi="Menlo Regular" w:cs="Menlo Regular"/>
          <w:color w:val="AA0D91"/>
          <w:sz w:val="22"/>
          <w:szCs w:val="22"/>
          <w:lang w:val="en-GB"/>
        </w:rPr>
        <w:t>&gt;</w:t>
      </w:r>
    </w:p>
    <w:p w14:paraId="5B6CBC1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 block logo %}</w:t>
      </w:r>
    </w:p>
    <w:p w14:paraId="7579279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Place the Naturalis logo inside the logo block --&gt;</w:t>
      </w:r>
    </w:p>
    <w:p w14:paraId="43F1504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&lt;ul&gt;</w:t>
      </w:r>
    </w:p>
    <w:p w14:paraId="1BA2A8D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&lt;a </w:t>
      </w:r>
      <w:r w:rsidRPr="0020749A">
        <w:rPr>
          <w:rFonts w:ascii="Menlo Regular" w:hAnsi="Menlo Regular" w:cs="Menlo Regular"/>
          <w:color w:val="836C28"/>
          <w:sz w:val="22"/>
          <w:szCs w:val="22"/>
          <w:lang w:val="en-GB"/>
        </w:rPr>
        <w:t>href</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w:t>
      </w:r>
      <w:hyperlink r:id="rId47" w:history="1">
        <w:r w:rsidRPr="0020749A">
          <w:rPr>
            <w:rFonts w:ascii="Menlo Regular" w:hAnsi="Menlo Regular" w:cs="Menlo Regular"/>
            <w:color w:val="0E0EFF"/>
            <w:sz w:val="22"/>
            <w:szCs w:val="22"/>
            <w:lang w:val="en-GB"/>
          </w:rPr>
          <w:t>http://www.naturalis.nl</w:t>
        </w:r>
      </w:hyperlink>
      <w:r w:rsidRPr="0020749A">
        <w:rPr>
          <w:rFonts w:ascii="Menlo Regular" w:hAnsi="Menlo Regular" w:cs="Menlo Regular"/>
          <w:color w:val="C41A16"/>
          <w:sz w:val="22"/>
          <w:szCs w:val="22"/>
          <w:lang w:val="en-GB"/>
        </w:rPr>
        <w:t>"</w:t>
      </w:r>
      <w:r w:rsidRPr="0020749A">
        <w:rPr>
          <w:rFonts w:ascii="Menlo Regular" w:hAnsi="Menlo Regular" w:cs="Menlo Regular"/>
          <w:color w:val="AA0D91"/>
          <w:sz w:val="22"/>
          <w:szCs w:val="22"/>
          <w:lang w:val="en-GB"/>
        </w:rPr>
        <w:t xml:space="preserve">&gt;&lt;img </w:t>
      </w:r>
      <w:r w:rsidRPr="0020749A">
        <w:rPr>
          <w:rFonts w:ascii="Menlo Regular" w:hAnsi="Menlo Regular" w:cs="Menlo Regular"/>
          <w:color w:val="836C28"/>
          <w:sz w:val="22"/>
          <w:szCs w:val="22"/>
          <w:lang w:val="en-GB"/>
        </w:rPr>
        <w:t>src</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 static "</w:t>
      </w:r>
      <w:r w:rsidRPr="0020749A">
        <w:rPr>
          <w:rFonts w:ascii="Menlo Regular" w:hAnsi="Menlo Regular" w:cs="Menlo Regular"/>
          <w:color w:val="836C28"/>
          <w:sz w:val="22"/>
          <w:szCs w:val="22"/>
          <w:lang w:val="en-GB"/>
        </w:rPr>
        <w:t>assets</w:t>
      </w:r>
      <w:r w:rsidRPr="0020749A">
        <w:rPr>
          <w:rFonts w:ascii="Menlo Regular" w:hAnsi="Menlo Regular" w:cs="Menlo Regular"/>
          <w:color w:val="AA0D91"/>
          <w:sz w:val="22"/>
          <w:szCs w:val="22"/>
          <w:lang w:val="en-GB"/>
        </w:rPr>
        <w:t>/</w:t>
      </w:r>
      <w:r w:rsidRPr="0020749A">
        <w:rPr>
          <w:rFonts w:ascii="Menlo Regular" w:hAnsi="Menlo Regular" w:cs="Menlo Regular"/>
          <w:color w:val="836C28"/>
          <w:sz w:val="22"/>
          <w:szCs w:val="22"/>
          <w:lang w:val="en-GB"/>
        </w:rPr>
        <w:t>images</w:t>
      </w:r>
      <w:r w:rsidRPr="0020749A">
        <w:rPr>
          <w:rFonts w:ascii="Menlo Regular" w:hAnsi="Menlo Regular" w:cs="Menlo Regular"/>
          <w:color w:val="AA0D91"/>
          <w:sz w:val="22"/>
          <w:szCs w:val="22"/>
          <w:lang w:val="en-GB"/>
        </w:rPr>
        <w:t>/</w:t>
      </w:r>
      <w:r w:rsidRPr="0020749A">
        <w:rPr>
          <w:rFonts w:ascii="Menlo Regular" w:hAnsi="Menlo Regular" w:cs="Menlo Regular"/>
          <w:color w:val="836C28"/>
          <w:sz w:val="22"/>
          <w:szCs w:val="22"/>
          <w:lang w:val="en-GB"/>
        </w:rPr>
        <w:t>Naturalis_logo.png</w:t>
      </w:r>
      <w:r w:rsidRPr="0020749A">
        <w:rPr>
          <w:rFonts w:ascii="Menlo Regular" w:hAnsi="Menlo Regular" w:cs="Menlo Regular"/>
          <w:color w:val="C41A16"/>
          <w:sz w:val="22"/>
          <w:szCs w:val="22"/>
          <w:lang w:val="en-GB"/>
        </w:rPr>
        <w:t>" %}"</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width</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"100"</w:t>
      </w:r>
      <w:r w:rsidRPr="0020749A">
        <w:rPr>
          <w:rFonts w:ascii="Menlo Regular" w:hAnsi="Menlo Regular" w:cs="Menlo Regular"/>
          <w:color w:val="AA0D91"/>
          <w:sz w:val="22"/>
          <w:szCs w:val="22"/>
          <w:lang w:val="en-GB"/>
        </w:rPr>
        <w:t>/&gt;&lt;/a&gt;</w:t>
      </w:r>
    </w:p>
    <w:p w14:paraId="4A34E8AC"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&lt;/ul&gt;</w:t>
      </w:r>
    </w:p>
    <w:p w14:paraId="6ACEE5C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End of the logo block --&gt;</w:t>
      </w:r>
    </w:p>
    <w:p w14:paraId="1E51CE3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 endblock %}</w:t>
      </w:r>
    </w:p>
    <w:p w14:paraId="43612CC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&lt;/div&gt;</w:t>
      </w:r>
    </w:p>
    <w:p w14:paraId="01FEF655"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2D3CC4E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Create a content block, using the content lay-out from computer.css --&gt;</w:t>
      </w:r>
    </w:p>
    <w:p w14:paraId="0F5B1B0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&lt;div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"content"</w:t>
      </w:r>
      <w:r w:rsidRPr="0020749A">
        <w:rPr>
          <w:rFonts w:ascii="Menlo Regular" w:hAnsi="Menlo Regular" w:cs="Menlo Regular"/>
          <w:color w:val="AA0D91"/>
          <w:sz w:val="22"/>
          <w:szCs w:val="22"/>
          <w:lang w:val="en-GB"/>
        </w:rPr>
        <w:t>&gt;</w:t>
      </w:r>
    </w:p>
    <w:p w14:paraId="3528BA1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Place a standard text in the content --&gt;</w:t>
      </w:r>
    </w:p>
    <w:p w14:paraId="76785A1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This block will be override for all different html pages --&gt;</w:t>
      </w:r>
    </w:p>
    <w:p w14:paraId="02265FE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 block content %}This is the content of this block{% endblock %}</w:t>
      </w:r>
    </w:p>
    <w:p w14:paraId="153B134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165FD1F5"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 xml:space="preserve">    </w:t>
      </w:r>
      <w:r w:rsidRPr="0020749A">
        <w:rPr>
          <w:rFonts w:ascii="Menlo Regular" w:hAnsi="Menlo Regular" w:cs="Menlo Regular"/>
          <w:color w:val="AA0D91"/>
          <w:sz w:val="22"/>
          <w:szCs w:val="22"/>
          <w:lang w:val="en-GB"/>
        </w:rPr>
        <w:t>&lt;/div&gt;</w:t>
      </w:r>
    </w:p>
    <w:p w14:paraId="750666D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11A420D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Create a footer block, using the footer lay-out from computer.css --&gt;</w:t>
      </w:r>
    </w:p>
    <w:p w14:paraId="608CD71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&lt;div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"footer"</w:t>
      </w:r>
      <w:r w:rsidRPr="0020749A">
        <w:rPr>
          <w:rFonts w:ascii="Menlo Regular" w:hAnsi="Menlo Regular" w:cs="Menlo Regular"/>
          <w:color w:val="AA0D91"/>
          <w:sz w:val="22"/>
          <w:szCs w:val="22"/>
          <w:lang w:val="en-GB"/>
        </w:rPr>
        <w:t>&gt;</w:t>
      </w:r>
    </w:p>
    <w:p w14:paraId="1625227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Place some text in the footer block --&gt;</w:t>
      </w:r>
    </w:p>
    <w:p w14:paraId="29A717A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 block footer %}</w:t>
      </w:r>
      <w:r w:rsidRPr="0020749A">
        <w:rPr>
          <w:rFonts w:ascii="Menlo Regular" w:hAnsi="Menlo Regular" w:cs="Menlo Regular"/>
          <w:color w:val="AA0D91"/>
          <w:sz w:val="22"/>
          <w:szCs w:val="22"/>
          <w:lang w:val="en-GB"/>
        </w:rPr>
        <w:t>&lt;p&gt;</w:t>
      </w:r>
      <w:r w:rsidRPr="0020749A">
        <w:rPr>
          <w:rFonts w:ascii="Menlo Regular" w:hAnsi="Menlo Regular" w:cs="Menlo Regular"/>
          <w:color w:val="1C00CF"/>
          <w:sz w:val="22"/>
          <w:szCs w:val="22"/>
          <w:lang w:val="en-GB"/>
        </w:rPr>
        <w:t>&amp;copy;</w:t>
      </w:r>
      <w:r w:rsidRPr="0020749A">
        <w:rPr>
          <w:rFonts w:ascii="Menlo Regular" w:hAnsi="Menlo Regular" w:cs="Menlo Regular"/>
          <w:color w:val="000000"/>
          <w:sz w:val="22"/>
          <w:szCs w:val="22"/>
          <w:lang w:val="en-GB"/>
        </w:rPr>
        <w:t>2013-2014 Patrick Wijntjes</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 endblock %}</w:t>
      </w:r>
    </w:p>
    <w:p w14:paraId="0A4329E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4DAB3A4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End of the page --&gt;</w:t>
      </w:r>
    </w:p>
    <w:p w14:paraId="3CE80BA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&lt;/div&gt;</w:t>
      </w:r>
    </w:p>
    <w:p w14:paraId="2D13557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59C37E1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End of the body and of the html --&gt;</w:t>
      </w:r>
    </w:p>
    <w:p w14:paraId="3BCA195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&lt;/body&gt;</w:t>
      </w:r>
    </w:p>
    <w:p w14:paraId="533B13A5" w14:textId="77777777" w:rsidR="006C0A11" w:rsidRPr="0020749A" w:rsidRDefault="006C0A11" w:rsidP="006C0A11">
      <w:pPr>
        <w:rPr>
          <w:rFonts w:ascii="Menlo Regular" w:hAnsi="Menlo Regular" w:cs="Menlo Regular"/>
          <w:color w:val="AA0D91"/>
          <w:sz w:val="22"/>
          <w:szCs w:val="22"/>
          <w:lang w:val="en-GB"/>
        </w:rPr>
      </w:pPr>
      <w:r w:rsidRPr="0020749A">
        <w:rPr>
          <w:rFonts w:ascii="Menlo Regular" w:hAnsi="Menlo Regular" w:cs="Menlo Regular"/>
          <w:color w:val="AA0D91"/>
          <w:sz w:val="22"/>
          <w:szCs w:val="22"/>
          <w:lang w:val="en-GB"/>
        </w:rPr>
        <w:t>&lt;/html&gt;</w:t>
      </w:r>
      <w:r w:rsidRPr="0020749A">
        <w:rPr>
          <w:rFonts w:ascii="Menlo Regular" w:hAnsi="Menlo Regular" w:cs="Menlo Regular"/>
          <w:color w:val="AA0D91"/>
          <w:sz w:val="22"/>
          <w:szCs w:val="22"/>
          <w:lang w:val="en-GB"/>
        </w:rPr>
        <w:br w:type="page"/>
      </w:r>
    </w:p>
    <w:p w14:paraId="1C6D7025" w14:textId="77777777" w:rsidR="006C0A11" w:rsidRPr="0020749A" w:rsidRDefault="006C0A11" w:rsidP="006C0A11">
      <w:pPr>
        <w:pStyle w:val="Kop4"/>
        <w:numPr>
          <w:ilvl w:val="2"/>
          <w:numId w:val="1"/>
        </w:numPr>
        <w:rPr>
          <w:lang w:val="en-GB"/>
        </w:rPr>
      </w:pPr>
      <w:bookmarkStart w:id="105" w:name="_Toc260914279"/>
      <w:r w:rsidRPr="0020749A">
        <w:rPr>
          <w:lang w:val="en-GB"/>
        </w:rPr>
        <w:lastRenderedPageBreak/>
        <w:t>mobile_invalid_login.html</w:t>
      </w:r>
      <w:bookmarkEnd w:id="105"/>
    </w:p>
    <w:p w14:paraId="2D73EEB2" w14:textId="77777777" w:rsidR="006C0A11" w:rsidRPr="0020749A" w:rsidRDefault="006C0A11" w:rsidP="006C0A11">
      <w:pPr>
        <w:rPr>
          <w:lang w:val="en-GB"/>
        </w:rPr>
      </w:pPr>
    </w:p>
    <w:p w14:paraId="5398DF6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Use the mobile template and override the content block --&gt;</w:t>
      </w:r>
    </w:p>
    <w:p w14:paraId="2AC064B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extends "mobile.html" %}</w:t>
      </w:r>
    </w:p>
    <w:p w14:paraId="31E48D95"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28186373"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Override the title --&gt;</w:t>
      </w:r>
    </w:p>
    <w:p w14:paraId="4AABEFD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title %}Orchid Identifier - Invalid login{% endblock %}</w:t>
      </w:r>
    </w:p>
    <w:p w14:paraId="411D0CB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127E44E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content %}</w:t>
      </w:r>
    </w:p>
    <w:p w14:paraId="11269CD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All lines in this block will be diplayd in the content block --&gt;</w:t>
      </w:r>
    </w:p>
    <w:p w14:paraId="115B2000"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6FE74F3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a header, telling the login details are incorrect --&gt;</w:t>
      </w:r>
    </w:p>
    <w:p w14:paraId="17D6685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&lt;h2&gt;</w:t>
      </w:r>
      <w:r w:rsidRPr="0020749A">
        <w:rPr>
          <w:rFonts w:ascii="Menlo Regular" w:hAnsi="Menlo Regular" w:cs="Menlo Regular"/>
          <w:color w:val="000000"/>
          <w:sz w:val="22"/>
          <w:szCs w:val="22"/>
          <w:lang w:val="en-GB"/>
        </w:rPr>
        <w:t>Your login details are invalid!</w:t>
      </w:r>
      <w:r w:rsidRPr="0020749A">
        <w:rPr>
          <w:rFonts w:ascii="Menlo Regular" w:hAnsi="Menlo Regular" w:cs="Menlo Regular"/>
          <w:color w:val="AA0D91"/>
          <w:sz w:val="22"/>
          <w:szCs w:val="22"/>
          <w:lang w:val="en-GB"/>
        </w:rPr>
        <w:t>&lt;/h2&gt;</w:t>
      </w:r>
    </w:p>
    <w:p w14:paraId="176E95F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087C314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Button to login again --&gt;</w:t>
      </w:r>
    </w:p>
    <w:p w14:paraId="1F7C012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"/accounts/login/"</w:t>
      </w:r>
      <w:r w:rsidRPr="0020749A">
        <w:rPr>
          <w:rFonts w:ascii="Menlo Regular" w:hAnsi="Menlo Regular" w:cs="Menlo Regular"/>
          <w:color w:val="AA0D91"/>
          <w:sz w:val="22"/>
          <w:szCs w:val="22"/>
          <w:lang w:val="en-GB"/>
        </w:rPr>
        <w:t>&gt;</w:t>
      </w:r>
    </w:p>
    <w:p w14:paraId="73453F7C"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submit button with the text Try again inside --&gt;</w:t>
      </w:r>
    </w:p>
    <w:p w14:paraId="42A15DB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"Try again"</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43956EC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56C7A9B3"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44C616F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&lt;p&gt;&lt;/p&gt;</w:t>
      </w:r>
    </w:p>
    <w:p w14:paraId="7E6BBA8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Button to go back to the welcome page --&gt;</w:t>
      </w:r>
    </w:p>
    <w:p w14:paraId="05DF9AB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"/welcome/"</w:t>
      </w:r>
      <w:r w:rsidRPr="0020749A">
        <w:rPr>
          <w:rFonts w:ascii="Menlo Regular" w:hAnsi="Menlo Regular" w:cs="Menlo Regular"/>
          <w:color w:val="AA0D91"/>
          <w:sz w:val="22"/>
          <w:szCs w:val="22"/>
          <w:lang w:val="en-GB"/>
        </w:rPr>
        <w:t>&gt;</w:t>
      </w:r>
    </w:p>
    <w:p w14:paraId="6E4052CC"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submit button with the text Home inside --&gt;</w:t>
      </w:r>
    </w:p>
    <w:p w14:paraId="34B54BE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"Home"</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2A2DB70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36D481A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117DECC3" w14:textId="77777777" w:rsidR="006C0A11" w:rsidRPr="0020749A" w:rsidRDefault="006C0A11" w:rsidP="006C0A11">
      <w:pPr>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endblock %}</w:t>
      </w:r>
      <w:r w:rsidRPr="0020749A">
        <w:rPr>
          <w:rFonts w:ascii="Menlo Regular" w:hAnsi="Menlo Regular" w:cs="Menlo Regular"/>
          <w:color w:val="000000"/>
          <w:sz w:val="22"/>
          <w:szCs w:val="22"/>
          <w:lang w:val="en-GB"/>
        </w:rPr>
        <w:br w:type="page"/>
      </w:r>
    </w:p>
    <w:p w14:paraId="26F09E34" w14:textId="77777777" w:rsidR="006C0A11" w:rsidRPr="0020749A" w:rsidRDefault="006C0A11" w:rsidP="006C0A11">
      <w:pPr>
        <w:pStyle w:val="Kop4"/>
        <w:numPr>
          <w:ilvl w:val="2"/>
          <w:numId w:val="1"/>
        </w:numPr>
        <w:rPr>
          <w:lang w:val="en-GB"/>
        </w:rPr>
      </w:pPr>
      <w:bookmarkStart w:id="106" w:name="_Toc260914280"/>
      <w:r w:rsidRPr="0020749A">
        <w:rPr>
          <w:lang w:val="en-GB"/>
        </w:rPr>
        <w:lastRenderedPageBreak/>
        <w:t>mobile_login.html</w:t>
      </w:r>
      <w:bookmarkEnd w:id="106"/>
    </w:p>
    <w:p w14:paraId="77F1EE8E" w14:textId="77777777" w:rsidR="006C0A11" w:rsidRPr="0020749A" w:rsidRDefault="006C0A11" w:rsidP="006C0A11">
      <w:pPr>
        <w:rPr>
          <w:lang w:val="en-GB"/>
        </w:rPr>
      </w:pPr>
    </w:p>
    <w:p w14:paraId="1759AA3C"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Use the mobile template and override the content block --&gt;</w:t>
      </w:r>
    </w:p>
    <w:p w14:paraId="65E481F5"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extends "mobile.html" %}</w:t>
      </w:r>
    </w:p>
    <w:p w14:paraId="0A5A7CC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4C70CF6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Override the title --&gt;</w:t>
      </w:r>
    </w:p>
    <w:p w14:paraId="1ED193B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title %}Orchid Identifier - Login{% endblock %}</w:t>
      </w:r>
    </w:p>
    <w:p w14:paraId="691C792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04614E7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content %}</w:t>
      </w:r>
    </w:p>
    <w:p w14:paraId="240C485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All lines in this block will be diplayd in the content block --&gt;</w:t>
      </w:r>
    </w:p>
    <w:p w14:paraId="0640A115"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787043D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a header --&gt;</w:t>
      </w:r>
    </w:p>
    <w:p w14:paraId="05E6BB0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&lt;h3&gt;</w:t>
      </w:r>
      <w:r w:rsidRPr="0020749A">
        <w:rPr>
          <w:rFonts w:ascii="Menlo Regular" w:hAnsi="Menlo Regular" w:cs="Menlo Regular"/>
          <w:color w:val="000000"/>
          <w:sz w:val="22"/>
          <w:szCs w:val="22"/>
          <w:lang w:val="en-GB"/>
        </w:rPr>
        <w:t>Login required to remove files!</w:t>
      </w:r>
      <w:r w:rsidRPr="0020749A">
        <w:rPr>
          <w:rFonts w:ascii="Menlo Regular" w:hAnsi="Menlo Regular" w:cs="Menlo Regular"/>
          <w:color w:val="AA0D91"/>
          <w:sz w:val="22"/>
          <w:szCs w:val="22"/>
          <w:lang w:val="en-GB"/>
        </w:rPr>
        <w:t>&lt;/h3&gt;</w:t>
      </w:r>
      <w:r w:rsidRPr="0020749A">
        <w:rPr>
          <w:rFonts w:ascii="Menlo Regular" w:hAnsi="Menlo Regular" w:cs="Menlo Regular"/>
          <w:color w:val="000000"/>
          <w:sz w:val="22"/>
          <w:szCs w:val="22"/>
          <w:lang w:val="en-GB"/>
        </w:rPr>
        <w:t xml:space="preserve">    </w:t>
      </w:r>
    </w:p>
    <w:p w14:paraId="7FA229E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0B2E506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Ask for the username and password --&gt;</w:t>
      </w:r>
    </w:p>
    <w:p w14:paraId="0ACF05A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"/accounts/auth/"</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method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"post"</w:t>
      </w:r>
      <w:r w:rsidRPr="0020749A">
        <w:rPr>
          <w:rFonts w:ascii="Menlo Regular" w:hAnsi="Menlo Regular" w:cs="Menlo Regular"/>
          <w:color w:val="AA0D91"/>
          <w:sz w:val="22"/>
          <w:szCs w:val="22"/>
          <w:lang w:val="en-GB"/>
        </w:rPr>
        <w:t>&gt;</w:t>
      </w:r>
      <w:r w:rsidRPr="0020749A">
        <w:rPr>
          <w:rFonts w:ascii="Menlo Regular" w:hAnsi="Menlo Regular" w:cs="Menlo Regular"/>
          <w:color w:val="000000"/>
          <w:sz w:val="22"/>
          <w:szCs w:val="22"/>
          <w:lang w:val="en-GB"/>
        </w:rPr>
        <w:t>{% csrf_token %}</w:t>
      </w:r>
    </w:p>
    <w:p w14:paraId="43181AF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&lt;label </w:t>
      </w:r>
      <w:r w:rsidRPr="0020749A">
        <w:rPr>
          <w:rFonts w:ascii="Menlo Regular" w:hAnsi="Menlo Regular" w:cs="Menlo Regular"/>
          <w:color w:val="836C28"/>
          <w:sz w:val="22"/>
          <w:szCs w:val="22"/>
          <w:lang w:val="en-GB"/>
        </w:rPr>
        <w:t>for</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"username"</w:t>
      </w:r>
      <w:r w:rsidRPr="0020749A">
        <w:rPr>
          <w:rFonts w:ascii="Menlo Regular" w:hAnsi="Menlo Regular" w:cs="Menlo Regular"/>
          <w:color w:val="AA0D91"/>
          <w:sz w:val="22"/>
          <w:szCs w:val="22"/>
          <w:lang w:val="en-GB"/>
        </w:rPr>
        <w:t>&gt;</w:t>
      </w:r>
      <w:r w:rsidRPr="0020749A">
        <w:rPr>
          <w:rFonts w:ascii="Menlo Regular" w:hAnsi="Menlo Regular" w:cs="Menlo Regular"/>
          <w:color w:val="000000"/>
          <w:sz w:val="22"/>
          <w:szCs w:val="22"/>
          <w:lang w:val="en-GB"/>
        </w:rPr>
        <w:t>User name:</w:t>
      </w:r>
      <w:r w:rsidRPr="0020749A">
        <w:rPr>
          <w:rFonts w:ascii="Menlo Regular" w:hAnsi="Menlo Regular" w:cs="Menlo Regular"/>
          <w:color w:val="AA0D91"/>
          <w:sz w:val="22"/>
          <w:szCs w:val="22"/>
          <w:lang w:val="en-GB"/>
        </w:rPr>
        <w:t>&lt;/label&gt;</w:t>
      </w:r>
    </w:p>
    <w:p w14:paraId="0ECFBDB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"text"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name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"username"</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"username"</w:t>
      </w:r>
      <w:r w:rsidRPr="0020749A">
        <w:rPr>
          <w:rFonts w:ascii="Menlo Regular" w:hAnsi="Menlo Regular" w:cs="Menlo Regular"/>
          <w:color w:val="AA0D91"/>
          <w:sz w:val="22"/>
          <w:szCs w:val="22"/>
          <w:lang w:val="en-GB"/>
        </w:rPr>
        <w:t>&gt;</w:t>
      </w:r>
    </w:p>
    <w:p w14:paraId="52ADE79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&lt;p&gt;&lt;/p&gt;</w:t>
      </w:r>
    </w:p>
    <w:p w14:paraId="749ADBC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&lt;label </w:t>
      </w:r>
      <w:r w:rsidRPr="0020749A">
        <w:rPr>
          <w:rFonts w:ascii="Menlo Regular" w:hAnsi="Menlo Regular" w:cs="Menlo Regular"/>
          <w:color w:val="836C28"/>
          <w:sz w:val="22"/>
          <w:szCs w:val="22"/>
          <w:lang w:val="en-GB"/>
        </w:rPr>
        <w:t>for</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"password"</w:t>
      </w:r>
      <w:r w:rsidRPr="0020749A">
        <w:rPr>
          <w:rFonts w:ascii="Menlo Regular" w:hAnsi="Menlo Regular" w:cs="Menlo Regular"/>
          <w:color w:val="AA0D91"/>
          <w:sz w:val="22"/>
          <w:szCs w:val="22"/>
          <w:lang w:val="en-GB"/>
        </w:rPr>
        <w:t>&gt;</w:t>
      </w:r>
      <w:r w:rsidRPr="0020749A">
        <w:rPr>
          <w:rFonts w:ascii="Menlo Regular" w:hAnsi="Menlo Regular" w:cs="Menlo Regular"/>
          <w:color w:val="000000"/>
          <w:sz w:val="22"/>
          <w:szCs w:val="22"/>
          <w:lang w:val="en-GB"/>
        </w:rPr>
        <w:t>Password:</w:t>
      </w:r>
      <w:r w:rsidRPr="0020749A">
        <w:rPr>
          <w:rFonts w:ascii="Menlo Regular" w:hAnsi="Menlo Regular" w:cs="Menlo Regular"/>
          <w:color w:val="AA0D91"/>
          <w:sz w:val="22"/>
          <w:szCs w:val="22"/>
          <w:lang w:val="en-GB"/>
        </w:rPr>
        <w:t>&lt;/label&gt;</w:t>
      </w:r>
    </w:p>
    <w:p w14:paraId="73EE638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"password"</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name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"password"</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"pasword"</w:t>
      </w:r>
      <w:r w:rsidRPr="0020749A">
        <w:rPr>
          <w:rFonts w:ascii="Menlo Regular" w:hAnsi="Menlo Regular" w:cs="Menlo Regular"/>
          <w:color w:val="AA0D91"/>
          <w:sz w:val="22"/>
          <w:szCs w:val="22"/>
          <w:lang w:val="en-GB"/>
        </w:rPr>
        <w:t>&gt;</w:t>
      </w:r>
    </w:p>
    <w:p w14:paraId="1B6CB37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&lt;p&gt;&lt;/p&gt;</w:t>
      </w:r>
    </w:p>
    <w:p w14:paraId="342DC77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"login"</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5B498435"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2E61C1A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774E88F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&lt;p&gt;&lt;/p&gt;</w:t>
      </w:r>
    </w:p>
    <w:p w14:paraId="1AEA5F0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Button to go back to the home page --&gt;</w:t>
      </w:r>
    </w:p>
    <w:p w14:paraId="2C4B5E0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"/welcome/"</w:t>
      </w:r>
      <w:r w:rsidRPr="0020749A">
        <w:rPr>
          <w:rFonts w:ascii="Menlo Regular" w:hAnsi="Menlo Regular" w:cs="Menlo Regular"/>
          <w:color w:val="AA0D91"/>
          <w:sz w:val="22"/>
          <w:szCs w:val="22"/>
          <w:lang w:val="en-GB"/>
        </w:rPr>
        <w:t>&gt;</w:t>
      </w:r>
    </w:p>
    <w:p w14:paraId="626373B5"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submit button with the text Home inside --&gt;</w:t>
      </w:r>
    </w:p>
    <w:p w14:paraId="1C5ACAE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"Home"</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6228070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34A3112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6ED4FA8C" w14:textId="77777777" w:rsidR="006C0A11" w:rsidRPr="0020749A" w:rsidRDefault="006C0A11" w:rsidP="006C0A11">
      <w:pPr>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endblock %}</w:t>
      </w:r>
      <w:r w:rsidRPr="0020749A">
        <w:rPr>
          <w:rFonts w:ascii="Menlo Regular" w:hAnsi="Menlo Regular" w:cs="Menlo Regular"/>
          <w:color w:val="000000"/>
          <w:sz w:val="22"/>
          <w:szCs w:val="22"/>
          <w:lang w:val="en-GB"/>
        </w:rPr>
        <w:br w:type="page"/>
      </w:r>
    </w:p>
    <w:p w14:paraId="7B9CCBB6" w14:textId="77777777" w:rsidR="006C0A11" w:rsidRPr="0020749A" w:rsidRDefault="006C0A11" w:rsidP="006C0A11">
      <w:pPr>
        <w:pStyle w:val="Kop4"/>
        <w:numPr>
          <w:ilvl w:val="2"/>
          <w:numId w:val="1"/>
        </w:numPr>
        <w:rPr>
          <w:lang w:val="en-GB"/>
        </w:rPr>
      </w:pPr>
      <w:bookmarkStart w:id="107" w:name="_Toc260914281"/>
      <w:r w:rsidRPr="0020749A">
        <w:rPr>
          <w:lang w:val="en-GB"/>
        </w:rPr>
        <w:lastRenderedPageBreak/>
        <w:t>mobile_remove.html</w:t>
      </w:r>
      <w:bookmarkEnd w:id="107"/>
    </w:p>
    <w:p w14:paraId="493FF2E3" w14:textId="77777777" w:rsidR="006C0A11" w:rsidRPr="0020749A" w:rsidRDefault="006C0A11" w:rsidP="006C0A11">
      <w:pPr>
        <w:rPr>
          <w:lang w:val="en-GB"/>
        </w:rPr>
      </w:pPr>
    </w:p>
    <w:p w14:paraId="3555CC5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Use the mobile template and override the content block --&gt;</w:t>
      </w:r>
    </w:p>
    <w:p w14:paraId="378D630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extends "mobile.html" %}</w:t>
      </w:r>
    </w:p>
    <w:p w14:paraId="461CBE3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57BA001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Override the title --&gt;</w:t>
      </w:r>
    </w:p>
    <w:p w14:paraId="15A1A64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title %}Orchid Identifier - Files removed{% endblock %}</w:t>
      </w:r>
    </w:p>
    <w:p w14:paraId="7575CA2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42D9803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content %}</w:t>
      </w:r>
    </w:p>
    <w:p w14:paraId="2D1827B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All lines in this block will be diplayd in the content block --&gt;</w:t>
      </w:r>
    </w:p>
    <w:p w14:paraId="12B8E66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5A6CFE53"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a header, telling the task has been completed --&gt;</w:t>
      </w:r>
    </w:p>
    <w:p w14:paraId="2265935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&lt;h2&gt;</w:t>
      </w:r>
      <w:r w:rsidRPr="0020749A">
        <w:rPr>
          <w:rFonts w:ascii="Menlo Regular" w:hAnsi="Menlo Regular" w:cs="Menlo Regular"/>
          <w:color w:val="000000"/>
          <w:sz w:val="22"/>
          <w:szCs w:val="22"/>
          <w:lang w:val="en-GB"/>
        </w:rPr>
        <w:t>Removing complete!</w:t>
      </w:r>
      <w:r w:rsidRPr="0020749A">
        <w:rPr>
          <w:rFonts w:ascii="Menlo Regular" w:hAnsi="Menlo Regular" w:cs="Menlo Regular"/>
          <w:color w:val="AA0D91"/>
          <w:sz w:val="22"/>
          <w:szCs w:val="22"/>
          <w:lang w:val="en-GB"/>
        </w:rPr>
        <w:t>&lt;/h2&gt;</w:t>
      </w:r>
    </w:p>
    <w:p w14:paraId="2DD32F2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Give detailed information --&gt;</w:t>
      </w:r>
    </w:p>
    <w:p w14:paraId="19C3BE63"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All uploaded pictures and their results</w:t>
      </w:r>
      <w:r w:rsidRPr="0020749A">
        <w:rPr>
          <w:rFonts w:ascii="Menlo Regular" w:hAnsi="Menlo Regular" w:cs="Menlo Regular"/>
          <w:color w:val="AA0D91"/>
          <w:sz w:val="22"/>
          <w:szCs w:val="22"/>
          <w:lang w:val="en-GB"/>
        </w:rPr>
        <w:t>&lt;BR&gt;</w:t>
      </w:r>
    </w:p>
    <w:p w14:paraId="056B94B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are moved to the results directory</w:t>
      </w:r>
      <w:r w:rsidRPr="0020749A">
        <w:rPr>
          <w:rFonts w:ascii="Menlo Regular" w:hAnsi="Menlo Regular" w:cs="Menlo Regular"/>
          <w:color w:val="AA0D91"/>
          <w:sz w:val="22"/>
          <w:szCs w:val="22"/>
          <w:lang w:val="en-GB"/>
        </w:rPr>
        <w:t>&lt;/p&gt;</w:t>
      </w:r>
    </w:p>
    <w:p w14:paraId="0B33EAAC"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You have removed the following files:</w:t>
      </w:r>
      <w:r w:rsidRPr="0020749A">
        <w:rPr>
          <w:rFonts w:ascii="Menlo Regular" w:hAnsi="Menlo Regular" w:cs="Menlo Regular"/>
          <w:color w:val="AA0D91"/>
          <w:sz w:val="22"/>
          <w:szCs w:val="22"/>
          <w:lang w:val="en-GB"/>
        </w:rPr>
        <w:t>&lt;/p&gt;</w:t>
      </w:r>
    </w:p>
    <w:p w14:paraId="61BE8DF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{{uploads}}</w:t>
      </w:r>
      <w:r w:rsidRPr="0020749A">
        <w:rPr>
          <w:rFonts w:ascii="Menlo Regular" w:hAnsi="Menlo Regular" w:cs="Menlo Regular"/>
          <w:color w:val="AA0D91"/>
          <w:sz w:val="22"/>
          <w:szCs w:val="22"/>
          <w:lang w:val="en-GB"/>
        </w:rPr>
        <w:t>&lt;/p&gt;</w:t>
      </w:r>
    </w:p>
    <w:p w14:paraId="66583F00"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{{temps}}</w:t>
      </w:r>
      <w:r w:rsidRPr="0020749A">
        <w:rPr>
          <w:rFonts w:ascii="Menlo Regular" w:hAnsi="Menlo Regular" w:cs="Menlo Regular"/>
          <w:color w:val="AA0D91"/>
          <w:sz w:val="22"/>
          <w:szCs w:val="22"/>
          <w:lang w:val="en-GB"/>
        </w:rPr>
        <w:t>&lt;/p&gt;</w:t>
      </w:r>
    </w:p>
    <w:p w14:paraId="6275C4C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5B0B081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Button to logout --&gt;</w:t>
      </w:r>
    </w:p>
    <w:p w14:paraId="5141651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"/accounts/logout/"</w:t>
      </w:r>
      <w:r w:rsidRPr="0020749A">
        <w:rPr>
          <w:rFonts w:ascii="Menlo Regular" w:hAnsi="Menlo Regular" w:cs="Menlo Regular"/>
          <w:color w:val="AA0D91"/>
          <w:sz w:val="22"/>
          <w:szCs w:val="22"/>
          <w:lang w:val="en-GB"/>
        </w:rPr>
        <w:t>&gt;</w:t>
      </w:r>
    </w:p>
    <w:p w14:paraId="54D0194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submit button with the text Upload picture inside --&gt;</w:t>
      </w:r>
    </w:p>
    <w:p w14:paraId="4E67285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"Logout"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6683602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590BB99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31DC9DE5" w14:textId="77777777" w:rsidR="006C0A11" w:rsidRPr="0020749A" w:rsidRDefault="006C0A11" w:rsidP="006C0A11">
      <w:pPr>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endblock %}</w:t>
      </w:r>
      <w:r w:rsidRPr="0020749A">
        <w:rPr>
          <w:rFonts w:ascii="Menlo Regular" w:hAnsi="Menlo Regular" w:cs="Menlo Regular"/>
          <w:color w:val="000000"/>
          <w:sz w:val="22"/>
          <w:szCs w:val="22"/>
          <w:lang w:val="en-GB"/>
        </w:rPr>
        <w:br w:type="page"/>
      </w:r>
    </w:p>
    <w:p w14:paraId="77A21635" w14:textId="77777777" w:rsidR="006C0A11" w:rsidRPr="0020749A" w:rsidRDefault="006C0A11" w:rsidP="006C0A11">
      <w:pPr>
        <w:pStyle w:val="Kop4"/>
        <w:numPr>
          <w:ilvl w:val="2"/>
          <w:numId w:val="1"/>
        </w:numPr>
        <w:rPr>
          <w:lang w:val="en-GB"/>
        </w:rPr>
      </w:pPr>
      <w:bookmarkStart w:id="108" w:name="_Toc260914282"/>
      <w:r w:rsidRPr="0020749A">
        <w:rPr>
          <w:lang w:val="en-GB"/>
        </w:rPr>
        <w:lastRenderedPageBreak/>
        <w:t>mobile_result.html</w:t>
      </w:r>
      <w:bookmarkEnd w:id="108"/>
    </w:p>
    <w:p w14:paraId="203ADC0D" w14:textId="77777777" w:rsidR="006C0A11" w:rsidRPr="0020749A" w:rsidRDefault="006C0A11" w:rsidP="006C0A11">
      <w:pPr>
        <w:rPr>
          <w:lang w:val="en-GB"/>
        </w:rPr>
      </w:pPr>
    </w:p>
    <w:p w14:paraId="0D18AEA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Use the mobile template and override the content block --&gt;</w:t>
      </w:r>
    </w:p>
    <w:p w14:paraId="06F1CF0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extends "mobile.html" %}</w:t>
      </w:r>
    </w:p>
    <w:p w14:paraId="05A12C5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132FFBA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Override the title --&gt;</w:t>
      </w:r>
    </w:p>
    <w:p w14:paraId="32D5DF8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title %}Orchid Identifier - Result{% endblock %}</w:t>
      </w:r>
    </w:p>
    <w:p w14:paraId="51EE12A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354EF9EC"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content %}</w:t>
      </w:r>
    </w:p>
    <w:p w14:paraId="31D6975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All lines in this block will be diplayd in the content block --&gt;</w:t>
      </w:r>
    </w:p>
    <w:p w14:paraId="1079D9A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displaying content is only for testing and needs to be updated</w:t>
      </w:r>
    </w:p>
    <w:p w14:paraId="2DA0843C"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for the real version --&gt;</w:t>
      </w:r>
    </w:p>
    <w:p w14:paraId="01FDC91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0018424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a header to tell this is de result page --&gt;</w:t>
      </w:r>
    </w:p>
    <w:p w14:paraId="3DB3B693"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&lt;h2&gt;</w:t>
      </w:r>
      <w:r w:rsidRPr="0020749A">
        <w:rPr>
          <w:rFonts w:ascii="Menlo Regular" w:hAnsi="Menlo Regular" w:cs="Menlo Regular"/>
          <w:color w:val="000000"/>
          <w:sz w:val="22"/>
          <w:szCs w:val="22"/>
          <w:lang w:val="en-GB"/>
        </w:rPr>
        <w:t>Results</w:t>
      </w:r>
      <w:r w:rsidRPr="0020749A">
        <w:rPr>
          <w:rFonts w:ascii="Menlo Regular" w:hAnsi="Menlo Regular" w:cs="Menlo Regular"/>
          <w:color w:val="AA0D91"/>
          <w:sz w:val="22"/>
          <w:szCs w:val="22"/>
          <w:lang w:val="en-GB"/>
        </w:rPr>
        <w:t>&lt;/h2&gt;</w:t>
      </w:r>
    </w:p>
    <w:p w14:paraId="326FFDE3"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0D6BCA3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FOR TESTING: Display the filename --&gt;</w:t>
      </w:r>
    </w:p>
    <w:p w14:paraId="7B39E7F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 xml:space="preserve">Filename: {{filename}} </w:t>
      </w:r>
      <w:r w:rsidRPr="0020749A">
        <w:rPr>
          <w:rFonts w:ascii="Menlo Regular" w:hAnsi="Menlo Regular" w:cs="Menlo Regular"/>
          <w:color w:val="AA0D91"/>
          <w:sz w:val="22"/>
          <w:szCs w:val="22"/>
          <w:lang w:val="en-GB"/>
        </w:rPr>
        <w:t>&lt;/p&gt;</w:t>
      </w:r>
    </w:p>
    <w:p w14:paraId="7784C0D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3AE7480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the result --&gt;</w:t>
      </w:r>
    </w:p>
    <w:p w14:paraId="55C336D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WARNING: this is a test result, and will always be a random sentence</w:t>
      </w:r>
    </w:p>
    <w:p w14:paraId="3D1BD170"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This needs to be changed for the real version! --&gt;</w:t>
      </w:r>
    </w:p>
    <w:p w14:paraId="6F3E8EC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 xml:space="preserve">Result: {{result}} </w:t>
      </w:r>
      <w:r w:rsidRPr="0020749A">
        <w:rPr>
          <w:rFonts w:ascii="Menlo Regular" w:hAnsi="Menlo Regular" w:cs="Menlo Regular"/>
          <w:color w:val="AA0D91"/>
          <w:sz w:val="22"/>
          <w:szCs w:val="22"/>
          <w:lang w:val="en-GB"/>
        </w:rPr>
        <w:t>&lt;/p&gt;</w:t>
      </w:r>
    </w:p>
    <w:p w14:paraId="4DF8410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47E2C5F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the picture, give it a link to view the picter on a new</w:t>
      </w:r>
    </w:p>
    <w:p w14:paraId="61D15F35"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webpage / tab --&gt;</w:t>
      </w:r>
    </w:p>
    <w:p w14:paraId="383E633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Misschien de grootte aanpassen! --&gt;</w:t>
      </w:r>
    </w:p>
    <w:p w14:paraId="4C715BEC"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&lt;p&gt;&lt;a </w:t>
      </w:r>
      <w:r w:rsidRPr="0020749A">
        <w:rPr>
          <w:rFonts w:ascii="Menlo Regular" w:hAnsi="Menlo Regular" w:cs="Menlo Regular"/>
          <w:color w:val="836C28"/>
          <w:sz w:val="22"/>
          <w:szCs w:val="22"/>
          <w:lang w:val="en-GB"/>
        </w:rPr>
        <w:t>href</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"/static/assets/uploaded_files/{{filename}}"</w:t>
      </w:r>
      <w:r w:rsidRPr="0020749A">
        <w:rPr>
          <w:rFonts w:ascii="Menlo Regular" w:hAnsi="Menlo Regular" w:cs="Menlo Regular"/>
          <w:color w:val="AA0D91"/>
          <w:sz w:val="22"/>
          <w:szCs w:val="22"/>
          <w:lang w:val="en-GB"/>
        </w:rPr>
        <w:t xml:space="preserve">&gt;&lt;img </w:t>
      </w:r>
      <w:r w:rsidRPr="0020749A">
        <w:rPr>
          <w:rFonts w:ascii="Menlo Regular" w:hAnsi="Menlo Regular" w:cs="Menlo Regular"/>
          <w:color w:val="836C28"/>
          <w:sz w:val="22"/>
          <w:szCs w:val="22"/>
          <w:lang w:val="en-GB"/>
        </w:rPr>
        <w:t>src</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"/static/assets/uploaded_files/{{filename}}"</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width</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"200"</w:t>
      </w:r>
      <w:r w:rsidRPr="0020749A">
        <w:rPr>
          <w:rFonts w:ascii="Menlo Regular" w:hAnsi="Menlo Regular" w:cs="Menlo Regular"/>
          <w:color w:val="AA0D91"/>
          <w:sz w:val="22"/>
          <w:szCs w:val="22"/>
          <w:lang w:val="en-GB"/>
        </w:rPr>
        <w:t>/&gt;&lt;/a&gt;&lt;/p&gt;</w:t>
      </w:r>
    </w:p>
    <w:p w14:paraId="33E03AE3"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3C3FDB40"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"/exit/"</w:t>
      </w:r>
      <w:r w:rsidRPr="0020749A">
        <w:rPr>
          <w:rFonts w:ascii="Menlo Regular" w:hAnsi="Menlo Regular" w:cs="Menlo Regular"/>
          <w:color w:val="AA0D91"/>
          <w:sz w:val="22"/>
          <w:szCs w:val="22"/>
          <w:lang w:val="en-GB"/>
        </w:rPr>
        <w:t>&gt;</w:t>
      </w:r>
    </w:p>
    <w:p w14:paraId="78CAF65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submit button with the text Upload picture inside --&gt;</w:t>
      </w:r>
    </w:p>
    <w:p w14:paraId="1D5994D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"Exit"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10AFD42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446A79B1" w14:textId="77777777" w:rsidR="006C0A11" w:rsidRPr="0020749A" w:rsidRDefault="006C0A11" w:rsidP="006C0A11">
      <w:pPr>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endblock %}</w:t>
      </w:r>
      <w:r w:rsidRPr="0020749A">
        <w:rPr>
          <w:rFonts w:ascii="Menlo Regular" w:hAnsi="Menlo Regular" w:cs="Menlo Regular"/>
          <w:color w:val="000000"/>
          <w:sz w:val="22"/>
          <w:szCs w:val="22"/>
          <w:lang w:val="en-GB"/>
        </w:rPr>
        <w:br w:type="page"/>
      </w:r>
    </w:p>
    <w:p w14:paraId="43CB4481" w14:textId="77777777" w:rsidR="006C0A11" w:rsidRPr="0020749A" w:rsidRDefault="006C0A11" w:rsidP="006C0A11">
      <w:pPr>
        <w:pStyle w:val="Kop4"/>
        <w:numPr>
          <w:ilvl w:val="2"/>
          <w:numId w:val="1"/>
        </w:numPr>
        <w:rPr>
          <w:lang w:val="en-GB"/>
        </w:rPr>
      </w:pPr>
      <w:bookmarkStart w:id="109" w:name="_Toc260914283"/>
      <w:r w:rsidRPr="0020749A">
        <w:rPr>
          <w:lang w:val="en-GB"/>
        </w:rPr>
        <w:lastRenderedPageBreak/>
        <w:t>mobile_sorry.html</w:t>
      </w:r>
      <w:bookmarkEnd w:id="109"/>
    </w:p>
    <w:p w14:paraId="680FF475" w14:textId="77777777" w:rsidR="006C0A11" w:rsidRPr="0020749A" w:rsidRDefault="006C0A11" w:rsidP="006C0A11">
      <w:pPr>
        <w:rPr>
          <w:lang w:val="en-GB"/>
        </w:rPr>
      </w:pPr>
    </w:p>
    <w:p w14:paraId="4722266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Use the mobile template and override the content block --&gt;</w:t>
      </w:r>
    </w:p>
    <w:p w14:paraId="0428784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extends "mobile.html" %}</w:t>
      </w:r>
    </w:p>
    <w:p w14:paraId="1F9B892C"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2CEA321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Override the title --&gt;</w:t>
      </w:r>
    </w:p>
    <w:p w14:paraId="2F90F67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title %}Orchid Identifier - Error{% endblock %}</w:t>
      </w:r>
    </w:p>
    <w:p w14:paraId="674C506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75B668F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content %}</w:t>
      </w:r>
    </w:p>
    <w:p w14:paraId="71E4F5B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All lines in this block will be diplayd in the content block --&gt;</w:t>
      </w:r>
    </w:p>
    <w:p w14:paraId="77B3333C"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30C1893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Header --&gt;</w:t>
      </w:r>
    </w:p>
    <w:p w14:paraId="0BB91B8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&lt;h2&gt;</w:t>
      </w:r>
      <w:r w:rsidRPr="0020749A">
        <w:rPr>
          <w:rFonts w:ascii="Menlo Regular" w:hAnsi="Menlo Regular" w:cs="Menlo Regular"/>
          <w:color w:val="000000"/>
          <w:sz w:val="22"/>
          <w:szCs w:val="22"/>
          <w:lang w:val="en-GB"/>
        </w:rPr>
        <w:t>Sorry!</w:t>
      </w:r>
      <w:r w:rsidRPr="0020749A">
        <w:rPr>
          <w:rFonts w:ascii="Menlo Regular" w:hAnsi="Menlo Regular" w:cs="Menlo Regular"/>
          <w:color w:val="AA0D91"/>
          <w:sz w:val="22"/>
          <w:szCs w:val="22"/>
          <w:lang w:val="en-GB"/>
        </w:rPr>
        <w:t>&lt;/h2&gt;</w:t>
      </w:r>
    </w:p>
    <w:p w14:paraId="5761039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3FD4C9D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Explain the error and ask to try again --&gt;</w:t>
      </w:r>
    </w:p>
    <w:p w14:paraId="61505090"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During the calculation, your picture has been removed.</w:t>
      </w:r>
      <w:r w:rsidRPr="0020749A">
        <w:rPr>
          <w:rFonts w:ascii="Menlo Regular" w:hAnsi="Menlo Regular" w:cs="Menlo Regular"/>
          <w:color w:val="AA0D91"/>
          <w:sz w:val="22"/>
          <w:szCs w:val="22"/>
          <w:lang w:val="en-GB"/>
        </w:rPr>
        <w:t>&lt;BR&gt;</w:t>
      </w:r>
    </w:p>
    <w:p w14:paraId="612F902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Please try again</w:t>
      </w:r>
      <w:r w:rsidRPr="0020749A">
        <w:rPr>
          <w:rFonts w:ascii="Menlo Regular" w:hAnsi="Menlo Regular" w:cs="Menlo Regular"/>
          <w:color w:val="AA0D91"/>
          <w:sz w:val="22"/>
          <w:szCs w:val="22"/>
          <w:lang w:val="en-GB"/>
        </w:rPr>
        <w:t>&lt;/p&gt;</w:t>
      </w:r>
    </w:p>
    <w:p w14:paraId="78B950CC"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785DAA40"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Button to try again --&gt;</w:t>
      </w:r>
    </w:p>
    <w:p w14:paraId="3C595B1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"/upload/"</w:t>
      </w:r>
      <w:r w:rsidRPr="0020749A">
        <w:rPr>
          <w:rFonts w:ascii="Menlo Regular" w:hAnsi="Menlo Regular" w:cs="Menlo Regular"/>
          <w:color w:val="AA0D91"/>
          <w:sz w:val="22"/>
          <w:szCs w:val="22"/>
          <w:lang w:val="en-GB"/>
        </w:rPr>
        <w:t>&gt;</w:t>
      </w:r>
    </w:p>
    <w:p w14:paraId="4B08C60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submit button with the text Upload picture inside --&gt;</w:t>
      </w:r>
    </w:p>
    <w:p w14:paraId="2AA2666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"Upload picture"</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333FE938"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r w:rsidRPr="0020749A">
        <w:rPr>
          <w:rFonts w:ascii="Menlo Regular" w:hAnsi="Menlo Regular" w:cs="Menlo Regular"/>
          <w:color w:val="000000"/>
          <w:sz w:val="22"/>
          <w:szCs w:val="22"/>
          <w:lang w:val="en-GB"/>
        </w:rPr>
        <w:t xml:space="preserve"> </w:t>
      </w:r>
    </w:p>
    <w:p w14:paraId="35E2D4B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5A078CB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&lt;p&gt;&lt;/p&gt;</w:t>
      </w:r>
    </w:p>
    <w:p w14:paraId="6EADCAE0"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Buttont to go back to the homepage --&gt;</w:t>
      </w:r>
    </w:p>
    <w:p w14:paraId="1C4CEC63"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"/welcome/"</w:t>
      </w:r>
      <w:r w:rsidRPr="0020749A">
        <w:rPr>
          <w:rFonts w:ascii="Menlo Regular" w:hAnsi="Menlo Regular" w:cs="Menlo Regular"/>
          <w:color w:val="AA0D91"/>
          <w:sz w:val="22"/>
          <w:szCs w:val="22"/>
          <w:lang w:val="en-GB"/>
        </w:rPr>
        <w:t>&gt;</w:t>
      </w:r>
    </w:p>
    <w:p w14:paraId="4E1552E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submit buttont with the thext Home inside --&gt;</w:t>
      </w:r>
    </w:p>
    <w:p w14:paraId="231B3A7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"Home"</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669DF3EA"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54A3434E"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1659E560" w14:textId="77777777" w:rsidR="006C0A11" w:rsidRPr="0020749A" w:rsidRDefault="006C0A11" w:rsidP="006C0A11">
      <w:pPr>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endblock %}</w:t>
      </w:r>
      <w:r w:rsidRPr="0020749A">
        <w:rPr>
          <w:rFonts w:ascii="Menlo Regular" w:hAnsi="Menlo Regular" w:cs="Menlo Regular"/>
          <w:color w:val="000000"/>
          <w:sz w:val="22"/>
          <w:szCs w:val="22"/>
          <w:lang w:val="en-GB"/>
        </w:rPr>
        <w:br w:type="page"/>
      </w:r>
    </w:p>
    <w:p w14:paraId="11C145C8" w14:textId="77777777" w:rsidR="006C0A11" w:rsidRPr="0020749A" w:rsidRDefault="006C0A11" w:rsidP="006C0A11">
      <w:pPr>
        <w:pStyle w:val="Kop4"/>
        <w:numPr>
          <w:ilvl w:val="2"/>
          <w:numId w:val="1"/>
        </w:numPr>
        <w:rPr>
          <w:lang w:val="en-GB"/>
        </w:rPr>
      </w:pPr>
      <w:bookmarkStart w:id="110" w:name="_Toc260914284"/>
      <w:r w:rsidRPr="0020749A">
        <w:rPr>
          <w:lang w:val="en-GB"/>
        </w:rPr>
        <w:lastRenderedPageBreak/>
        <w:t>mobile_upload_succes.html</w:t>
      </w:r>
      <w:bookmarkEnd w:id="110"/>
    </w:p>
    <w:p w14:paraId="3E9EBC15" w14:textId="77777777" w:rsidR="006C0A11" w:rsidRPr="0020749A" w:rsidRDefault="006C0A11" w:rsidP="006C0A11">
      <w:pPr>
        <w:rPr>
          <w:lang w:val="en-GB"/>
        </w:rPr>
      </w:pPr>
    </w:p>
    <w:p w14:paraId="6AA254D5"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Use the mobile template and override the content block --&gt;</w:t>
      </w:r>
    </w:p>
    <w:p w14:paraId="709D5C1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extends "mobile.html" %}</w:t>
      </w:r>
    </w:p>
    <w:p w14:paraId="5FE31A6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26799E7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Override the title --&gt;</w:t>
      </w:r>
    </w:p>
    <w:p w14:paraId="22C01C89"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title %}Orchid Identifier - Upload succeeded{% endblock %}</w:t>
      </w:r>
    </w:p>
    <w:p w14:paraId="3F13722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68105AA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content %}</w:t>
      </w:r>
    </w:p>
    <w:p w14:paraId="56738460"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All lines in this block will be diplayd in the content block --&gt;</w:t>
      </w:r>
    </w:p>
    <w:p w14:paraId="28AA3570"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displaying content is only for testing and needs to be updated</w:t>
      </w:r>
    </w:p>
    <w:p w14:paraId="24D0C60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for the real version --&gt;</w:t>
      </w:r>
    </w:p>
    <w:p w14:paraId="7848F6A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222BE3F3"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a header, telling the file is uploaded --&gt;</w:t>
      </w:r>
    </w:p>
    <w:p w14:paraId="08D4B56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&lt;h2&gt;</w:t>
      </w:r>
      <w:r w:rsidRPr="0020749A">
        <w:rPr>
          <w:rFonts w:ascii="Menlo Regular" w:hAnsi="Menlo Regular" w:cs="Menlo Regular"/>
          <w:color w:val="000000"/>
          <w:sz w:val="22"/>
          <w:szCs w:val="22"/>
          <w:lang w:val="en-GB"/>
        </w:rPr>
        <w:t>You have uploaded the file!</w:t>
      </w:r>
      <w:r w:rsidRPr="0020749A">
        <w:rPr>
          <w:rFonts w:ascii="Menlo Regular" w:hAnsi="Menlo Regular" w:cs="Menlo Regular"/>
          <w:color w:val="AA0D91"/>
          <w:sz w:val="22"/>
          <w:szCs w:val="22"/>
          <w:lang w:val="en-GB"/>
        </w:rPr>
        <w:t>&lt;/h2&gt;</w:t>
      </w:r>
    </w:p>
    <w:p w14:paraId="6340C96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477B2DB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FOR TESTING: Display the filename --&gt;</w:t>
      </w:r>
    </w:p>
    <w:p w14:paraId="5B9683C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filename: {{filename}}</w:t>
      </w:r>
      <w:r w:rsidRPr="0020749A">
        <w:rPr>
          <w:rFonts w:ascii="Menlo Regular" w:hAnsi="Menlo Regular" w:cs="Menlo Regular"/>
          <w:color w:val="AA0D91"/>
          <w:sz w:val="22"/>
          <w:szCs w:val="22"/>
          <w:lang w:val="en-GB"/>
        </w:rPr>
        <w:t>&lt;/p&gt;</w:t>
      </w:r>
    </w:p>
    <w:p w14:paraId="384A342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11BF5AE4"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FOR TESTING: Display the path to the file --&gt;</w:t>
      </w:r>
    </w:p>
    <w:p w14:paraId="750EA26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path: {{path}}</w:t>
      </w:r>
      <w:r w:rsidRPr="0020749A">
        <w:rPr>
          <w:rFonts w:ascii="Menlo Regular" w:hAnsi="Menlo Regular" w:cs="Menlo Regular"/>
          <w:color w:val="AA0D91"/>
          <w:sz w:val="22"/>
          <w:szCs w:val="22"/>
          <w:lang w:val="en-GB"/>
        </w:rPr>
        <w:t>&lt;/p&gt;</w:t>
      </w:r>
    </w:p>
    <w:p w14:paraId="4D7A72B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6D8F89A7"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the picture, give it a link to view the picter on a new</w:t>
      </w:r>
    </w:p>
    <w:p w14:paraId="36A0CE32"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webpage / tab --&gt;</w:t>
      </w:r>
    </w:p>
    <w:p w14:paraId="521317D3"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&lt;p&gt;&lt;a </w:t>
      </w:r>
      <w:r w:rsidRPr="0020749A">
        <w:rPr>
          <w:rFonts w:ascii="Menlo Regular" w:hAnsi="Menlo Regular" w:cs="Menlo Regular"/>
          <w:color w:val="836C28"/>
          <w:sz w:val="22"/>
          <w:szCs w:val="22"/>
          <w:lang w:val="en-GB"/>
        </w:rPr>
        <w:t>href</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"/{{path}}"</w:t>
      </w:r>
      <w:r w:rsidRPr="0020749A">
        <w:rPr>
          <w:rFonts w:ascii="Menlo Regular" w:hAnsi="Menlo Regular" w:cs="Menlo Regular"/>
          <w:color w:val="AA0D91"/>
          <w:sz w:val="22"/>
          <w:szCs w:val="22"/>
          <w:lang w:val="en-GB"/>
        </w:rPr>
        <w:t xml:space="preserve">&gt;&lt;img </w:t>
      </w:r>
      <w:r w:rsidRPr="0020749A">
        <w:rPr>
          <w:rFonts w:ascii="Menlo Regular" w:hAnsi="Menlo Regular" w:cs="Menlo Regular"/>
          <w:color w:val="836C28"/>
          <w:sz w:val="22"/>
          <w:szCs w:val="22"/>
          <w:lang w:val="en-GB"/>
        </w:rPr>
        <w:t>src</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"/{{path}}"</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width</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"200"</w:t>
      </w:r>
      <w:r w:rsidRPr="0020749A">
        <w:rPr>
          <w:rFonts w:ascii="Menlo Regular" w:hAnsi="Menlo Regular" w:cs="Menlo Regular"/>
          <w:color w:val="AA0D91"/>
          <w:sz w:val="22"/>
          <w:szCs w:val="22"/>
          <w:lang w:val="en-GB"/>
        </w:rPr>
        <w:t>/&gt;&lt;/a&gt;&lt;/p&gt;</w:t>
      </w:r>
    </w:p>
    <w:p w14:paraId="4185D45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462EF90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"/result/"</w:t>
      </w:r>
      <w:r w:rsidRPr="0020749A">
        <w:rPr>
          <w:rFonts w:ascii="Menlo Regular" w:hAnsi="Menlo Regular" w:cs="Menlo Regular"/>
          <w:color w:val="AA0D91"/>
          <w:sz w:val="22"/>
          <w:szCs w:val="22"/>
          <w:lang w:val="en-GB"/>
        </w:rPr>
        <w:t>&gt;</w:t>
      </w:r>
    </w:p>
    <w:p w14:paraId="13142D9B"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submit button with the text Upload picture inside --&gt;</w:t>
      </w:r>
    </w:p>
    <w:p w14:paraId="08263F4C"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"Result"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3E56EBA0"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279A28A0"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an empty line betwee both buttonts--&gt;</w:t>
      </w:r>
    </w:p>
    <w:p w14:paraId="6015513F"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&lt;p </w:t>
      </w:r>
      <w:r w:rsidRPr="0020749A">
        <w:rPr>
          <w:rFonts w:ascii="Menlo Regular" w:hAnsi="Menlo Regular" w:cs="Menlo Regular"/>
          <w:color w:val="836C28"/>
          <w:sz w:val="22"/>
          <w:szCs w:val="22"/>
          <w:lang w:val="en-GB"/>
        </w:rPr>
        <w:t>style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"font-size:10;"</w:t>
      </w:r>
      <w:r w:rsidRPr="0020749A">
        <w:rPr>
          <w:rFonts w:ascii="Menlo Regular" w:hAnsi="Menlo Regular" w:cs="Menlo Regular"/>
          <w:color w:val="AA0D91"/>
          <w:sz w:val="22"/>
          <w:szCs w:val="22"/>
          <w:lang w:val="en-GB"/>
        </w:rPr>
        <w:t>&gt;&lt;/p&gt;</w:t>
      </w:r>
    </w:p>
    <w:p w14:paraId="2CDAD6E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"/welcome/"</w:t>
      </w:r>
      <w:r w:rsidRPr="0020749A">
        <w:rPr>
          <w:rFonts w:ascii="Menlo Regular" w:hAnsi="Menlo Regular" w:cs="Menlo Regular"/>
          <w:color w:val="AA0D91"/>
          <w:sz w:val="22"/>
          <w:szCs w:val="22"/>
          <w:lang w:val="en-GB"/>
        </w:rPr>
        <w:t>&gt;</w:t>
      </w:r>
    </w:p>
    <w:p w14:paraId="6272F671"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submit button with the text Home inside --&gt;</w:t>
      </w:r>
    </w:p>
    <w:p w14:paraId="6F65326D"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"Home"</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184C7696" w14:textId="77777777" w:rsidR="006C0A11" w:rsidRPr="0020749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486E1D0D" w14:textId="77777777" w:rsidR="006C0A11" w:rsidRPr="0020749A" w:rsidRDefault="006C0A11" w:rsidP="006C0A11">
      <w:pPr>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endblock %}</w:t>
      </w:r>
      <w:r w:rsidRPr="0020749A">
        <w:rPr>
          <w:rFonts w:ascii="Menlo Regular" w:hAnsi="Menlo Regular" w:cs="Menlo Regular"/>
          <w:color w:val="000000"/>
          <w:sz w:val="22"/>
          <w:szCs w:val="22"/>
          <w:lang w:val="en-GB"/>
        </w:rPr>
        <w:br w:type="page"/>
      </w:r>
    </w:p>
    <w:p w14:paraId="435D5D48" w14:textId="77777777" w:rsidR="006C0A11" w:rsidRPr="0020749A" w:rsidRDefault="006C0A11" w:rsidP="006C0A11">
      <w:pPr>
        <w:pStyle w:val="Kop4"/>
        <w:numPr>
          <w:ilvl w:val="2"/>
          <w:numId w:val="1"/>
        </w:numPr>
        <w:rPr>
          <w:lang w:val="en-GB"/>
        </w:rPr>
      </w:pPr>
      <w:bookmarkStart w:id="111" w:name="_Toc260914285"/>
      <w:r w:rsidRPr="0020749A">
        <w:rPr>
          <w:lang w:val="en-GB"/>
        </w:rPr>
        <w:lastRenderedPageBreak/>
        <w:t>mobile_upload.html</w:t>
      </w:r>
      <w:bookmarkEnd w:id="111"/>
    </w:p>
    <w:p w14:paraId="6FD059A9" w14:textId="77777777" w:rsidR="006C0A11" w:rsidRPr="0020749A" w:rsidRDefault="006C0A11" w:rsidP="006C0A11">
      <w:pPr>
        <w:rPr>
          <w:lang w:val="en-GB"/>
        </w:rPr>
      </w:pPr>
    </w:p>
    <w:p w14:paraId="270CA5AD"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Use the mobile template and override the content block --&gt;</w:t>
      </w:r>
    </w:p>
    <w:p w14:paraId="2B3CAC4D"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extends "mobile.html" %}</w:t>
      </w:r>
    </w:p>
    <w:p w14:paraId="51AAC044"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p>
    <w:p w14:paraId="1E9ED6AF"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Override the title --&gt;</w:t>
      </w:r>
    </w:p>
    <w:p w14:paraId="4E9EB337"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title %}Orchid Identifier - Upload picture{% endblock %}</w:t>
      </w:r>
    </w:p>
    <w:p w14:paraId="394E354C"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p>
    <w:p w14:paraId="085F892B"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content %}</w:t>
      </w:r>
    </w:p>
    <w:p w14:paraId="541DE0F4"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All lines in this block will be diplayd in the content block --&gt;</w:t>
      </w:r>
    </w:p>
    <w:p w14:paraId="194BE289"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74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displaying content is only for testing and needs to be updated</w:t>
      </w:r>
    </w:p>
    <w:p w14:paraId="0F3E58D8"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for the real version --&gt;</w:t>
      </w:r>
    </w:p>
    <w:p w14:paraId="65E31D59"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54E9D917"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a header to tell this is de upload page --&gt;</w:t>
      </w:r>
    </w:p>
    <w:p w14:paraId="2A3A2791"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&lt;h2&gt;</w:t>
      </w:r>
      <w:r w:rsidRPr="0020749A">
        <w:rPr>
          <w:rFonts w:ascii="Menlo Regular" w:hAnsi="Menlo Regular" w:cs="Menlo Regular"/>
          <w:color w:val="000000"/>
          <w:sz w:val="22"/>
          <w:szCs w:val="22"/>
          <w:lang w:val="en-GB"/>
        </w:rPr>
        <w:t>Upload picture</w:t>
      </w:r>
      <w:r w:rsidRPr="0020749A">
        <w:rPr>
          <w:rFonts w:ascii="Menlo Regular" w:hAnsi="Menlo Regular" w:cs="Menlo Regular"/>
          <w:color w:val="AA0D91"/>
          <w:sz w:val="22"/>
          <w:szCs w:val="22"/>
          <w:lang w:val="en-GB"/>
        </w:rPr>
        <w:t>&lt;/h2&gt;</w:t>
      </w:r>
    </w:p>
    <w:p w14:paraId="140CA1D9"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43A9AFD7"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Font-size needs te be changed!!!!! --&gt;</w:t>
      </w:r>
    </w:p>
    <w:p w14:paraId="5FCB92CF"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&lt;p </w:t>
      </w:r>
      <w:r w:rsidRPr="0020749A">
        <w:rPr>
          <w:rFonts w:ascii="Menlo Regular" w:hAnsi="Menlo Regular" w:cs="Menlo Regular"/>
          <w:color w:val="836C28"/>
          <w:sz w:val="22"/>
          <w:szCs w:val="22"/>
          <w:lang w:val="en-GB"/>
        </w:rPr>
        <w:t>style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"{{style}};"</w:t>
      </w:r>
      <w:r w:rsidRPr="0020749A">
        <w:rPr>
          <w:rFonts w:ascii="Menlo Regular" w:hAnsi="Menlo Regular" w:cs="Menlo Regular"/>
          <w:color w:val="AA0D91"/>
          <w:sz w:val="22"/>
          <w:szCs w:val="22"/>
          <w:lang w:val="en-GB"/>
        </w:rPr>
        <w:t>&gt;&lt;em&gt;</w:t>
      </w:r>
      <w:r w:rsidRPr="0020749A">
        <w:rPr>
          <w:rFonts w:ascii="Menlo Regular" w:hAnsi="Menlo Regular" w:cs="Menlo Regular"/>
          <w:color w:val="000000"/>
          <w:sz w:val="22"/>
          <w:szCs w:val="22"/>
          <w:lang w:val="en-GB"/>
        </w:rPr>
        <w:t>{{message}}</w:t>
      </w:r>
      <w:r w:rsidRPr="0020749A">
        <w:rPr>
          <w:rFonts w:ascii="Menlo Regular" w:hAnsi="Menlo Regular" w:cs="Menlo Regular"/>
          <w:color w:val="AA0D91"/>
          <w:sz w:val="22"/>
          <w:szCs w:val="22"/>
          <w:lang w:val="en-GB"/>
        </w:rPr>
        <w:t>&lt;/em&gt;&lt;/p&gt;</w:t>
      </w:r>
    </w:p>
    <w:p w14:paraId="1FCC08E3"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717D9F57"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Use the form from orchid.views.upload to receive a picture --&gt;</w:t>
      </w:r>
    </w:p>
    <w:p w14:paraId="7B56B341"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method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"post"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style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"{{style}}; font-size:60px"</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enctype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"multipart/form-data"</w:t>
      </w:r>
      <w:r w:rsidRPr="0020749A">
        <w:rPr>
          <w:rFonts w:ascii="Menlo Regular" w:hAnsi="Menlo Regular" w:cs="Menlo Regular"/>
          <w:color w:val="AA0D91"/>
          <w:sz w:val="22"/>
          <w:szCs w:val="22"/>
          <w:lang w:val="en-GB"/>
        </w:rPr>
        <w:t>&gt;</w:t>
      </w:r>
      <w:r w:rsidRPr="0020749A">
        <w:rPr>
          <w:rFonts w:ascii="Menlo Regular" w:hAnsi="Menlo Regular" w:cs="Menlo Regular"/>
          <w:color w:val="000000"/>
          <w:sz w:val="22"/>
          <w:szCs w:val="22"/>
          <w:lang w:val="en-GB"/>
        </w:rPr>
        <w:t>{% csrf_token %}</w:t>
      </w:r>
    </w:p>
    <w:p w14:paraId="4827BF1F"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{{form}}</w:t>
      </w:r>
    </w:p>
    <w:p w14:paraId="37DBE181"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&lt;p&gt;&lt;/p&gt;</w:t>
      </w:r>
    </w:p>
    <w:p w14:paraId="0966D228"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74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xml:space="preserve">&lt;!-- Place a submit button under the form, with the text Upload picture inside. </w:t>
      </w:r>
    </w:p>
    <w:p w14:paraId="4898F62A"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To place it under the form, it is required to display an empty line first--&gt;</w:t>
      </w:r>
      <w:r w:rsidRPr="0020749A">
        <w:rPr>
          <w:rFonts w:ascii="Menlo Regular" w:hAnsi="Menlo Regular" w:cs="Menlo Regular"/>
          <w:color w:val="000000"/>
          <w:sz w:val="22"/>
          <w:szCs w:val="22"/>
          <w:lang w:val="en-GB"/>
        </w:rPr>
        <w:t xml:space="preserve">  </w:t>
      </w:r>
    </w:p>
    <w:p w14:paraId="2F28747D"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"Upload picture"</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3E09A0F9"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127147D4"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End of form --&gt;</w:t>
      </w:r>
    </w:p>
    <w:p w14:paraId="1EDD3B8D"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28425828"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143CB865"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&lt;p&gt;&lt;/p&gt;</w:t>
      </w:r>
    </w:p>
    <w:p w14:paraId="787AC791"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Place a button under the form to go back to the home screen --&gt;</w:t>
      </w:r>
    </w:p>
    <w:p w14:paraId="1946ED74"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"/welcome/"</w:t>
      </w:r>
      <w:r w:rsidRPr="0020749A">
        <w:rPr>
          <w:rFonts w:ascii="Menlo Regular" w:hAnsi="Menlo Regular" w:cs="Menlo Regular"/>
          <w:color w:val="AA0D91"/>
          <w:sz w:val="22"/>
          <w:szCs w:val="22"/>
          <w:lang w:val="en-GB"/>
        </w:rPr>
        <w:t>&gt;</w:t>
      </w:r>
    </w:p>
    <w:p w14:paraId="511044A5"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"Home"</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78264F0C"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70B368C8"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2DC7B060" w14:textId="77777777" w:rsidR="000243B5" w:rsidRPr="0020749A" w:rsidRDefault="000243B5" w:rsidP="000243B5">
      <w:pPr>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endblock %}</w:t>
      </w:r>
      <w:r w:rsidRPr="0020749A">
        <w:rPr>
          <w:rFonts w:ascii="Menlo Regular" w:hAnsi="Menlo Regular" w:cs="Menlo Regular"/>
          <w:color w:val="000000"/>
          <w:sz w:val="22"/>
          <w:szCs w:val="22"/>
          <w:lang w:val="en-GB"/>
        </w:rPr>
        <w:br w:type="page"/>
      </w:r>
    </w:p>
    <w:p w14:paraId="60C6261E" w14:textId="77777777" w:rsidR="006C0A11" w:rsidRPr="0020749A" w:rsidRDefault="000243B5" w:rsidP="000243B5">
      <w:pPr>
        <w:pStyle w:val="Kop4"/>
        <w:numPr>
          <w:ilvl w:val="2"/>
          <w:numId w:val="1"/>
        </w:numPr>
        <w:rPr>
          <w:lang w:val="en-GB"/>
        </w:rPr>
      </w:pPr>
      <w:bookmarkStart w:id="112" w:name="_Toc260914286"/>
      <w:r w:rsidRPr="0020749A">
        <w:rPr>
          <w:lang w:val="en-GB"/>
        </w:rPr>
        <w:lastRenderedPageBreak/>
        <w:t>mobile_welcome.html</w:t>
      </w:r>
      <w:bookmarkEnd w:id="112"/>
    </w:p>
    <w:p w14:paraId="2CB14589" w14:textId="77777777" w:rsidR="000243B5" w:rsidRPr="0020749A" w:rsidRDefault="000243B5" w:rsidP="000243B5">
      <w:pPr>
        <w:rPr>
          <w:lang w:val="en-GB"/>
        </w:rPr>
      </w:pPr>
    </w:p>
    <w:p w14:paraId="27C55D2E"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Use the mobile template and override the content block --&gt;</w:t>
      </w:r>
    </w:p>
    <w:p w14:paraId="59948154"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extends "mobile.html" %}</w:t>
      </w:r>
    </w:p>
    <w:p w14:paraId="313268A1"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p>
    <w:p w14:paraId="75E4BEA7"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Override the title --&gt;</w:t>
      </w:r>
    </w:p>
    <w:p w14:paraId="63730886"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title %}Orchid Identifier - Home{% endblock %}</w:t>
      </w:r>
    </w:p>
    <w:p w14:paraId="4F1AE042"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p>
    <w:p w14:paraId="551A2D2D"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block content %}</w:t>
      </w:r>
    </w:p>
    <w:p w14:paraId="6843F215"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All lines in this block will be diplayd in the content block --&gt;</w:t>
      </w:r>
    </w:p>
    <w:p w14:paraId="11AB0E90"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74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displaying content is only for testing and needs to be updated</w:t>
      </w:r>
    </w:p>
    <w:p w14:paraId="6A5A523F"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for the real version --&gt;</w:t>
      </w:r>
    </w:p>
    <w:p w14:paraId="261233F9"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p>
    <w:p w14:paraId="23609F51"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a header, telling this is the welcome page --&gt;</w:t>
      </w:r>
    </w:p>
    <w:p w14:paraId="4CCCA152"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AA0D91"/>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&lt;h2&gt;</w:t>
      </w:r>
      <w:r w:rsidRPr="0020749A">
        <w:rPr>
          <w:rFonts w:ascii="Menlo Regular" w:hAnsi="Menlo Regular" w:cs="Menlo Regular"/>
          <w:color w:val="000000"/>
          <w:sz w:val="22"/>
          <w:szCs w:val="22"/>
          <w:lang w:val="en-GB"/>
        </w:rPr>
        <w:t>Welcome</w:t>
      </w:r>
      <w:r w:rsidRPr="0020749A">
        <w:rPr>
          <w:rFonts w:ascii="Menlo Regular" w:hAnsi="Menlo Regular" w:cs="Menlo Regular"/>
          <w:color w:val="AA0D91"/>
          <w:sz w:val="22"/>
          <w:szCs w:val="22"/>
          <w:lang w:val="en-GB"/>
        </w:rPr>
        <w:t>&lt;/h2</w:t>
      </w:r>
    </w:p>
    <w:p w14:paraId="615597C9"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AA0D91"/>
          <w:sz w:val="22"/>
          <w:szCs w:val="22"/>
          <w:lang w:val="en-GB"/>
        </w:rPr>
      </w:pPr>
      <w:r w:rsidRPr="0020749A">
        <w:rPr>
          <w:rFonts w:ascii="Menlo Regular" w:hAnsi="Menlo Regular" w:cs="Menlo Regular"/>
          <w:color w:val="AA0D91"/>
          <w:sz w:val="22"/>
          <w:szCs w:val="22"/>
          <w:lang w:val="en-GB"/>
        </w:rPr>
        <w:t xml:space="preserve">    </w:t>
      </w:r>
    </w:p>
    <w:p w14:paraId="2BACE16C"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 xml:space="preserve">    &lt;!-- Tell the user what this webapplication will do --&gt;</w:t>
      </w:r>
    </w:p>
    <w:p w14:paraId="2250B930"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&lt;h4&gt;</w:t>
      </w:r>
      <w:r w:rsidRPr="0020749A">
        <w:rPr>
          <w:rFonts w:ascii="Menlo Regular" w:hAnsi="Menlo Regular" w:cs="Menlo Regular"/>
          <w:color w:val="000000"/>
          <w:sz w:val="22"/>
          <w:szCs w:val="22"/>
          <w:lang w:val="en-GB"/>
        </w:rPr>
        <w:t>Welcome on the orchid identifier website of Naturalis</w:t>
      </w:r>
      <w:r w:rsidRPr="0020749A">
        <w:rPr>
          <w:rFonts w:ascii="Menlo Regular" w:hAnsi="Menlo Regular" w:cs="Menlo Regular"/>
          <w:color w:val="AA0D91"/>
          <w:sz w:val="22"/>
          <w:szCs w:val="22"/>
          <w:lang w:val="en-GB"/>
        </w:rPr>
        <w:t>&lt;/h4&gt;</w:t>
      </w:r>
    </w:p>
    <w:p w14:paraId="0DDD2ED2"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After uploading a picture the website will identify the orchid.</w:t>
      </w:r>
      <w:r w:rsidRPr="0020749A">
        <w:rPr>
          <w:rFonts w:ascii="Menlo Regular" w:hAnsi="Menlo Regular" w:cs="Menlo Regular"/>
          <w:color w:val="AA0D91"/>
          <w:sz w:val="22"/>
          <w:szCs w:val="22"/>
          <w:lang w:val="en-GB"/>
        </w:rPr>
        <w:t>&lt;BR&gt;</w:t>
      </w:r>
    </w:p>
    <w:p w14:paraId="7959F398"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Please click the upload picture button below to upload a picture.</w:t>
      </w:r>
      <w:r w:rsidRPr="0020749A">
        <w:rPr>
          <w:rFonts w:ascii="Menlo Regular" w:hAnsi="Menlo Regular" w:cs="Menlo Regular"/>
          <w:color w:val="AA0D91"/>
          <w:sz w:val="22"/>
          <w:szCs w:val="22"/>
          <w:lang w:val="en-GB"/>
        </w:rPr>
        <w:t>&lt;BR&gt;</w:t>
      </w:r>
    </w:p>
    <w:p w14:paraId="0AE30F19"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&lt;em&gt;</w:t>
      </w:r>
      <w:r w:rsidRPr="0020749A">
        <w:rPr>
          <w:rFonts w:ascii="Menlo Regular" w:hAnsi="Menlo Regular" w:cs="Menlo Regular"/>
          <w:color w:val="000000"/>
          <w:sz w:val="22"/>
          <w:szCs w:val="22"/>
          <w:lang w:val="en-GB"/>
        </w:rPr>
        <w:t>You can upload a picture of a tuber, a leaf or a flower.</w:t>
      </w:r>
      <w:r w:rsidRPr="0020749A">
        <w:rPr>
          <w:rFonts w:ascii="Menlo Regular" w:hAnsi="Menlo Regular" w:cs="Menlo Regular"/>
          <w:color w:val="AA0D91"/>
          <w:sz w:val="22"/>
          <w:szCs w:val="22"/>
          <w:lang w:val="en-GB"/>
        </w:rPr>
        <w:t>&lt;/em&gt;&lt;/p&gt;</w:t>
      </w:r>
    </w:p>
    <w:p w14:paraId="43C6F5BE"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42CE54B0"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74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Create a form which contains two buttons.</w:t>
      </w:r>
    </w:p>
    <w:p w14:paraId="0093B58A"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The first button is for uploading the file --&gt;</w:t>
      </w:r>
    </w:p>
    <w:p w14:paraId="3DA81B31"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"/upload/"</w:t>
      </w:r>
      <w:r w:rsidRPr="0020749A">
        <w:rPr>
          <w:rFonts w:ascii="Menlo Regular" w:hAnsi="Menlo Regular" w:cs="Menlo Regular"/>
          <w:color w:val="AA0D91"/>
          <w:sz w:val="22"/>
          <w:szCs w:val="22"/>
          <w:lang w:val="en-GB"/>
        </w:rPr>
        <w:t>&gt;</w:t>
      </w:r>
    </w:p>
    <w:p w14:paraId="7527F925"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The submit button with the text Upload picture inside --&gt;</w:t>
      </w:r>
    </w:p>
    <w:p w14:paraId="198DFDA6"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"Upload picture"</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774890DC"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35EA33AB"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display a white line --&gt;</w:t>
      </w:r>
    </w:p>
    <w:p w14:paraId="74CD08C0"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&lt;p&gt;&lt;/p&gt;</w:t>
      </w:r>
    </w:p>
    <w:p w14:paraId="78D5A196"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Second button to remove all leftover files --&gt;</w:t>
      </w:r>
    </w:p>
    <w:p w14:paraId="36A4F0CD"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&lt;p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"small"</w:t>
      </w:r>
      <w:r w:rsidRPr="0020749A">
        <w:rPr>
          <w:rFonts w:ascii="Menlo Regular" w:hAnsi="Menlo Regular" w:cs="Menlo Regular"/>
          <w:color w:val="AA0D91"/>
          <w:sz w:val="22"/>
          <w:szCs w:val="22"/>
          <w:lang w:val="en-GB"/>
        </w:rPr>
        <w:t>&gt;</w:t>
      </w:r>
      <w:r w:rsidRPr="0020749A">
        <w:rPr>
          <w:rFonts w:ascii="Menlo Regular" w:hAnsi="Menlo Regular" w:cs="Menlo Regular"/>
          <w:color w:val="000000"/>
          <w:sz w:val="22"/>
          <w:szCs w:val="22"/>
          <w:lang w:val="en-GB"/>
        </w:rPr>
        <w:t>To remove all unused uploaded pictures and their temporary files</w:t>
      </w:r>
      <w:r w:rsidRPr="0020749A">
        <w:rPr>
          <w:rFonts w:ascii="Menlo Regular" w:hAnsi="Menlo Regular" w:cs="Menlo Regular"/>
          <w:color w:val="AA0D91"/>
          <w:sz w:val="22"/>
          <w:szCs w:val="22"/>
          <w:lang w:val="en-GB"/>
        </w:rPr>
        <w:t>&lt;BR&gt;</w:t>
      </w:r>
    </w:p>
    <w:p w14:paraId="70B6C54E"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click below </w:t>
      </w:r>
      <w:r w:rsidRPr="0020749A">
        <w:rPr>
          <w:rFonts w:ascii="Menlo Regular" w:hAnsi="Menlo Regular" w:cs="Menlo Regular"/>
          <w:color w:val="AA0D91"/>
          <w:sz w:val="22"/>
          <w:szCs w:val="22"/>
          <w:lang w:val="en-GB"/>
        </w:rPr>
        <w:t xml:space="preserve">&lt;span </w:t>
      </w:r>
      <w:r w:rsidRPr="0020749A">
        <w:rPr>
          <w:rFonts w:ascii="Menlo Regular" w:hAnsi="Menlo Regular" w:cs="Menlo Regular"/>
          <w:color w:val="836C28"/>
          <w:sz w:val="22"/>
          <w:szCs w:val="22"/>
          <w:lang w:val="en-GB"/>
        </w:rPr>
        <w:t>style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"color: red"</w:t>
      </w:r>
      <w:r w:rsidRPr="0020749A">
        <w:rPr>
          <w:rFonts w:ascii="Menlo Regular" w:hAnsi="Menlo Regular" w:cs="Menlo Regular"/>
          <w:color w:val="AA0D91"/>
          <w:sz w:val="22"/>
          <w:szCs w:val="22"/>
          <w:lang w:val="en-GB"/>
        </w:rPr>
        <w:t>&gt;&lt;strong&gt;</w:t>
      </w:r>
      <w:r w:rsidRPr="0020749A">
        <w:rPr>
          <w:rFonts w:ascii="Menlo Regular" w:hAnsi="Menlo Regular" w:cs="Menlo Regular"/>
          <w:color w:val="000000"/>
          <w:sz w:val="22"/>
          <w:szCs w:val="22"/>
          <w:lang w:val="en-GB"/>
        </w:rPr>
        <w:t>(login required)</w:t>
      </w:r>
      <w:r w:rsidRPr="0020749A">
        <w:rPr>
          <w:rFonts w:ascii="Menlo Regular" w:hAnsi="Menlo Regular" w:cs="Menlo Regular"/>
          <w:color w:val="AA0D91"/>
          <w:sz w:val="22"/>
          <w:szCs w:val="22"/>
          <w:lang w:val="en-GB"/>
        </w:rPr>
        <w:t>&lt;/strong&gt;&lt;/span&gt;&lt;/p&gt;</w:t>
      </w:r>
    </w:p>
    <w:p w14:paraId="2EBC4390"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&lt;form </w:t>
      </w:r>
      <w:r w:rsidRPr="0020749A">
        <w:rPr>
          <w:rFonts w:ascii="Menlo Regular" w:hAnsi="Menlo Regular" w:cs="Menlo Regular"/>
          <w:color w:val="836C28"/>
          <w:sz w:val="22"/>
          <w:szCs w:val="22"/>
          <w:lang w:val="en-GB"/>
        </w:rPr>
        <w:t>action</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"/admin/remove"</w:t>
      </w:r>
      <w:r w:rsidRPr="0020749A">
        <w:rPr>
          <w:rFonts w:ascii="Menlo Regular" w:hAnsi="Menlo Regular" w:cs="Menlo Regular"/>
          <w:color w:val="AA0D91"/>
          <w:sz w:val="22"/>
          <w:szCs w:val="22"/>
          <w:lang w:val="en-GB"/>
        </w:rPr>
        <w:t>&gt;</w:t>
      </w:r>
    </w:p>
    <w:p w14:paraId="0778B977"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&lt;input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"submit"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value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"Remove unused files"</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"button"</w:t>
      </w:r>
      <w:r w:rsidRPr="0020749A">
        <w:rPr>
          <w:rFonts w:ascii="Menlo Regular" w:hAnsi="Menlo Regular" w:cs="Menlo Regular"/>
          <w:color w:val="AA0D91"/>
          <w:sz w:val="22"/>
          <w:szCs w:val="22"/>
          <w:lang w:val="en-GB"/>
        </w:rPr>
        <w:t>&gt;</w:t>
      </w:r>
    </w:p>
    <w:p w14:paraId="3D6FCF04"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&lt;/form&gt;</w:t>
      </w:r>
    </w:p>
    <w:p w14:paraId="05659C8E"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2633ADBB"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FOR TESTING: Print the used divise --&gt;</w:t>
      </w:r>
    </w:p>
    <w:p w14:paraId="279CB6FA"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device: {{device}}</w:t>
      </w:r>
      <w:r w:rsidRPr="0020749A">
        <w:rPr>
          <w:rFonts w:ascii="Menlo Regular" w:hAnsi="Menlo Regular" w:cs="Menlo Regular"/>
          <w:color w:val="AA0D91"/>
          <w:sz w:val="22"/>
          <w:szCs w:val="22"/>
          <w:lang w:val="en-GB"/>
        </w:rPr>
        <w:t>&lt;/p&gt;</w:t>
      </w:r>
    </w:p>
    <w:p w14:paraId="422458B5" w14:textId="77777777" w:rsidR="000243B5" w:rsidRPr="0020749A" w:rsidRDefault="000243B5" w:rsidP="000243B5">
      <w:pPr>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endblock %}</w:t>
      </w:r>
      <w:r w:rsidRPr="0020749A">
        <w:rPr>
          <w:rFonts w:ascii="Menlo Regular" w:hAnsi="Menlo Regular" w:cs="Menlo Regular"/>
          <w:color w:val="000000"/>
          <w:sz w:val="22"/>
          <w:szCs w:val="22"/>
          <w:lang w:val="en-GB"/>
        </w:rPr>
        <w:br w:type="page"/>
      </w:r>
    </w:p>
    <w:p w14:paraId="076BE0F6" w14:textId="77777777" w:rsidR="000243B5" w:rsidRPr="0020749A" w:rsidRDefault="000243B5" w:rsidP="000243B5">
      <w:pPr>
        <w:pStyle w:val="Kop4"/>
        <w:numPr>
          <w:ilvl w:val="2"/>
          <w:numId w:val="1"/>
        </w:numPr>
        <w:rPr>
          <w:lang w:val="en-GB"/>
        </w:rPr>
      </w:pPr>
      <w:bookmarkStart w:id="113" w:name="_Toc260914287"/>
      <w:r w:rsidRPr="0020749A">
        <w:rPr>
          <w:lang w:val="en-GB"/>
        </w:rPr>
        <w:lastRenderedPageBreak/>
        <w:t>mobile.html</w:t>
      </w:r>
      <w:bookmarkEnd w:id="113"/>
    </w:p>
    <w:p w14:paraId="50A2029A" w14:textId="77777777" w:rsidR="000243B5" w:rsidRPr="0020749A" w:rsidRDefault="000243B5" w:rsidP="000243B5">
      <w:pPr>
        <w:rPr>
          <w:lang w:val="en-GB"/>
        </w:rPr>
      </w:pPr>
    </w:p>
    <w:p w14:paraId="724AA17D"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THIS IS THE STANDARD HTML FOR MOBILE DEVICES --&gt;</w:t>
      </w:r>
    </w:p>
    <w:p w14:paraId="3422268E"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p>
    <w:p w14:paraId="1D2DF007"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Load in the static function --&gt;</w:t>
      </w:r>
    </w:p>
    <w:p w14:paraId="065DF93D"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load static %}</w:t>
      </w:r>
    </w:p>
    <w:p w14:paraId="5E2F5194"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p>
    <w:p w14:paraId="5859925A"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declare the DOCTYPE and html language--&gt;</w:t>
      </w:r>
    </w:p>
    <w:p w14:paraId="7F505CA2"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&lt;!DOCTYPE html&gt;</w:t>
      </w:r>
    </w:p>
    <w:p w14:paraId="48FEC02B"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 xml:space="preserve">&lt;html </w:t>
      </w:r>
      <w:r w:rsidRPr="0020749A">
        <w:rPr>
          <w:rFonts w:ascii="Menlo Regular" w:hAnsi="Menlo Regular" w:cs="Menlo Regular"/>
          <w:color w:val="836C28"/>
          <w:sz w:val="22"/>
          <w:szCs w:val="22"/>
          <w:lang w:val="en-GB"/>
        </w:rPr>
        <w:t>lang</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"en"</w:t>
      </w:r>
      <w:r w:rsidRPr="0020749A">
        <w:rPr>
          <w:rFonts w:ascii="Menlo Regular" w:hAnsi="Menlo Regular" w:cs="Menlo Regular"/>
          <w:color w:val="AA0D91"/>
          <w:sz w:val="22"/>
          <w:szCs w:val="22"/>
          <w:lang w:val="en-GB"/>
        </w:rPr>
        <w:t>&gt;</w:t>
      </w:r>
    </w:p>
    <w:p w14:paraId="701EFB46"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p>
    <w:p w14:paraId="6F9A9B79"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Create the head --&gt;</w:t>
      </w:r>
    </w:p>
    <w:p w14:paraId="194B524B"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&lt;head&gt;</w:t>
      </w:r>
    </w:p>
    <w:p w14:paraId="79A0B8EC"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Create a title using a block --&gt;</w:t>
      </w:r>
    </w:p>
    <w:p w14:paraId="25E31FFC"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74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This title needs to be changed! The best way to change the title</w:t>
      </w:r>
    </w:p>
    <w:p w14:paraId="154ECFE8"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is in the other html files witch extends this html --&gt;</w:t>
      </w:r>
    </w:p>
    <w:p w14:paraId="0B8AA418"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&lt;title&gt;</w:t>
      </w:r>
      <w:r w:rsidRPr="0020749A">
        <w:rPr>
          <w:rFonts w:ascii="Menlo Regular" w:hAnsi="Menlo Regular" w:cs="Menlo Regular"/>
          <w:color w:val="000000"/>
          <w:sz w:val="22"/>
          <w:szCs w:val="22"/>
          <w:lang w:val="en-GB"/>
        </w:rPr>
        <w:t>{% block title %} My Base Template{% endblock %}</w:t>
      </w:r>
      <w:r w:rsidRPr="0020749A">
        <w:rPr>
          <w:rFonts w:ascii="Menlo Regular" w:hAnsi="Menlo Regular" w:cs="Menlo Regular"/>
          <w:color w:val="AA0D91"/>
          <w:sz w:val="22"/>
          <w:szCs w:val="22"/>
          <w:lang w:val="en-GB"/>
        </w:rPr>
        <w:t>&lt;/title&gt;</w:t>
      </w:r>
    </w:p>
    <w:p w14:paraId="60C5D1A8"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200908ED"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Use the mobile.css stylesheet for all mobile lay-outs --&gt;</w:t>
      </w:r>
    </w:p>
    <w:p w14:paraId="15A83F59"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&lt;link </w:t>
      </w:r>
      <w:r w:rsidRPr="0020749A">
        <w:rPr>
          <w:rFonts w:ascii="Menlo Regular" w:hAnsi="Menlo Regular" w:cs="Menlo Regular"/>
          <w:color w:val="836C28"/>
          <w:sz w:val="22"/>
          <w:szCs w:val="22"/>
          <w:lang w:val="en-GB"/>
        </w:rPr>
        <w:t>rel</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"stylesheet"</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type</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"text/css"</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href</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 static "</w:t>
      </w:r>
      <w:r w:rsidRPr="0020749A">
        <w:rPr>
          <w:rFonts w:ascii="Menlo Regular" w:hAnsi="Menlo Regular" w:cs="Menlo Regular"/>
          <w:color w:val="836C28"/>
          <w:sz w:val="22"/>
          <w:szCs w:val="22"/>
          <w:lang w:val="en-GB"/>
        </w:rPr>
        <w:t>assets</w:t>
      </w:r>
      <w:r w:rsidRPr="0020749A">
        <w:rPr>
          <w:rFonts w:ascii="Menlo Regular" w:hAnsi="Menlo Regular" w:cs="Menlo Regular"/>
          <w:color w:val="AA0D91"/>
          <w:sz w:val="22"/>
          <w:szCs w:val="22"/>
          <w:lang w:val="en-GB"/>
        </w:rPr>
        <w:t>/</w:t>
      </w:r>
      <w:r w:rsidRPr="0020749A">
        <w:rPr>
          <w:rFonts w:ascii="Menlo Regular" w:hAnsi="Menlo Regular" w:cs="Menlo Regular"/>
          <w:color w:val="836C28"/>
          <w:sz w:val="22"/>
          <w:szCs w:val="22"/>
          <w:lang w:val="en-GB"/>
        </w:rPr>
        <w:t>css</w:t>
      </w:r>
      <w:r w:rsidRPr="0020749A">
        <w:rPr>
          <w:rFonts w:ascii="Menlo Regular" w:hAnsi="Menlo Regular" w:cs="Menlo Regular"/>
          <w:color w:val="AA0D91"/>
          <w:sz w:val="22"/>
          <w:szCs w:val="22"/>
          <w:lang w:val="en-GB"/>
        </w:rPr>
        <w:t>/</w:t>
      </w:r>
      <w:r w:rsidRPr="0020749A">
        <w:rPr>
          <w:rFonts w:ascii="Menlo Regular" w:hAnsi="Menlo Regular" w:cs="Menlo Regular"/>
          <w:color w:val="836C28"/>
          <w:sz w:val="22"/>
          <w:szCs w:val="22"/>
          <w:lang w:val="en-GB"/>
        </w:rPr>
        <w:t>mobile.css</w:t>
      </w:r>
      <w:r w:rsidRPr="0020749A">
        <w:rPr>
          <w:rFonts w:ascii="Menlo Regular" w:hAnsi="Menlo Regular" w:cs="Menlo Regular"/>
          <w:color w:val="C41A16"/>
          <w:sz w:val="22"/>
          <w:szCs w:val="22"/>
          <w:lang w:val="en-GB"/>
        </w:rPr>
        <w:t>" %}"</w:t>
      </w:r>
      <w:r w:rsidRPr="0020749A">
        <w:rPr>
          <w:rFonts w:ascii="Menlo Regular" w:hAnsi="Menlo Regular" w:cs="Menlo Regular"/>
          <w:color w:val="AA0D91"/>
          <w:sz w:val="22"/>
          <w:szCs w:val="22"/>
          <w:lang w:val="en-GB"/>
        </w:rPr>
        <w:t>&gt;</w:t>
      </w:r>
    </w:p>
    <w:p w14:paraId="7292E53D"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p>
    <w:p w14:paraId="08713FF0"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end of the head --&gt;</w:t>
      </w:r>
      <w:r w:rsidRPr="0020749A">
        <w:rPr>
          <w:rFonts w:ascii="Menlo Regular" w:hAnsi="Menlo Regular" w:cs="Menlo Regular"/>
          <w:color w:val="000000"/>
          <w:sz w:val="22"/>
          <w:szCs w:val="22"/>
          <w:lang w:val="en-GB"/>
        </w:rPr>
        <w:t xml:space="preserve">        </w:t>
      </w:r>
    </w:p>
    <w:p w14:paraId="7BAE8784"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&lt;/head&gt;</w:t>
      </w:r>
    </w:p>
    <w:p w14:paraId="7191CF08"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p>
    <w:p w14:paraId="01C05E52"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Create the body --&gt;</w:t>
      </w:r>
    </w:p>
    <w:p w14:paraId="4BEF1F5E"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&lt;body&gt;</w:t>
      </w:r>
    </w:p>
    <w:p w14:paraId="2F93401B"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Create a page --&gt;</w:t>
      </w:r>
    </w:p>
    <w:p w14:paraId="3F0F05F4"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&lt;div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"page"</w:t>
      </w:r>
      <w:r w:rsidRPr="0020749A">
        <w:rPr>
          <w:rFonts w:ascii="Menlo Regular" w:hAnsi="Menlo Regular" w:cs="Menlo Regular"/>
          <w:color w:val="AA0D91"/>
          <w:sz w:val="22"/>
          <w:szCs w:val="22"/>
          <w:lang w:val="en-GB"/>
        </w:rPr>
        <w:t>&gt;</w:t>
      </w:r>
    </w:p>
    <w:p w14:paraId="3E6439AF"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2605B276"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Create a logo block, using the logo lay-out from mobile.css --&gt;</w:t>
      </w:r>
    </w:p>
    <w:p w14:paraId="439C2212"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&lt;div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"logo"</w:t>
      </w:r>
      <w:r w:rsidRPr="0020749A">
        <w:rPr>
          <w:rFonts w:ascii="Menlo Regular" w:hAnsi="Menlo Regular" w:cs="Menlo Regular"/>
          <w:color w:val="AA0D91"/>
          <w:sz w:val="22"/>
          <w:szCs w:val="22"/>
          <w:lang w:val="en-GB"/>
        </w:rPr>
        <w:t>&gt;</w:t>
      </w:r>
    </w:p>
    <w:p w14:paraId="57D3F823"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 block logo %}</w:t>
      </w:r>
    </w:p>
    <w:p w14:paraId="79E32A42"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Place the Naturalis logo inside the logo block --&gt;</w:t>
      </w:r>
    </w:p>
    <w:p w14:paraId="1AD91420"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&lt;ul&gt;</w:t>
      </w:r>
    </w:p>
    <w:p w14:paraId="14E5C3B4"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&lt;a </w:t>
      </w:r>
      <w:r w:rsidRPr="0020749A">
        <w:rPr>
          <w:rFonts w:ascii="Menlo Regular" w:hAnsi="Menlo Regular" w:cs="Menlo Regular"/>
          <w:color w:val="836C28"/>
          <w:sz w:val="22"/>
          <w:szCs w:val="22"/>
          <w:lang w:val="en-GB"/>
        </w:rPr>
        <w:t>href</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w:t>
      </w:r>
      <w:hyperlink r:id="rId48" w:history="1">
        <w:r w:rsidRPr="0020749A">
          <w:rPr>
            <w:rFonts w:ascii="Menlo Regular" w:hAnsi="Menlo Regular" w:cs="Menlo Regular"/>
            <w:color w:val="0E0EFF"/>
            <w:sz w:val="22"/>
            <w:szCs w:val="22"/>
            <w:lang w:val="en-GB"/>
          </w:rPr>
          <w:t>http://www.naturalis.nl</w:t>
        </w:r>
      </w:hyperlink>
      <w:r w:rsidRPr="0020749A">
        <w:rPr>
          <w:rFonts w:ascii="Menlo Regular" w:hAnsi="Menlo Regular" w:cs="Menlo Regular"/>
          <w:color w:val="C41A16"/>
          <w:sz w:val="22"/>
          <w:szCs w:val="22"/>
          <w:lang w:val="en-GB"/>
        </w:rPr>
        <w:t>"</w:t>
      </w:r>
      <w:r w:rsidRPr="0020749A">
        <w:rPr>
          <w:rFonts w:ascii="Menlo Regular" w:hAnsi="Menlo Regular" w:cs="Menlo Regular"/>
          <w:color w:val="AA0D91"/>
          <w:sz w:val="22"/>
          <w:szCs w:val="22"/>
          <w:lang w:val="en-GB"/>
        </w:rPr>
        <w:t xml:space="preserve">&gt;&lt;img </w:t>
      </w:r>
      <w:r w:rsidRPr="0020749A">
        <w:rPr>
          <w:rFonts w:ascii="Menlo Regular" w:hAnsi="Menlo Regular" w:cs="Menlo Regular"/>
          <w:color w:val="836C28"/>
          <w:sz w:val="22"/>
          <w:szCs w:val="22"/>
          <w:lang w:val="en-GB"/>
        </w:rPr>
        <w:t>src</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 static "</w:t>
      </w:r>
      <w:r w:rsidRPr="0020749A">
        <w:rPr>
          <w:rFonts w:ascii="Menlo Regular" w:hAnsi="Menlo Regular" w:cs="Menlo Regular"/>
          <w:color w:val="836C28"/>
          <w:sz w:val="22"/>
          <w:szCs w:val="22"/>
          <w:lang w:val="en-GB"/>
        </w:rPr>
        <w:t>assets</w:t>
      </w:r>
      <w:r w:rsidRPr="0020749A">
        <w:rPr>
          <w:rFonts w:ascii="Menlo Regular" w:hAnsi="Menlo Regular" w:cs="Menlo Regular"/>
          <w:color w:val="AA0D91"/>
          <w:sz w:val="22"/>
          <w:szCs w:val="22"/>
          <w:lang w:val="en-GB"/>
        </w:rPr>
        <w:t>/</w:t>
      </w:r>
      <w:r w:rsidRPr="0020749A">
        <w:rPr>
          <w:rFonts w:ascii="Menlo Regular" w:hAnsi="Menlo Regular" w:cs="Menlo Regular"/>
          <w:color w:val="836C28"/>
          <w:sz w:val="22"/>
          <w:szCs w:val="22"/>
          <w:lang w:val="en-GB"/>
        </w:rPr>
        <w:t>images</w:t>
      </w:r>
      <w:r w:rsidRPr="0020749A">
        <w:rPr>
          <w:rFonts w:ascii="Menlo Regular" w:hAnsi="Menlo Regular" w:cs="Menlo Regular"/>
          <w:color w:val="AA0D91"/>
          <w:sz w:val="22"/>
          <w:szCs w:val="22"/>
          <w:lang w:val="en-GB"/>
        </w:rPr>
        <w:t>/</w:t>
      </w:r>
      <w:r w:rsidRPr="0020749A">
        <w:rPr>
          <w:rFonts w:ascii="Menlo Regular" w:hAnsi="Menlo Regular" w:cs="Menlo Regular"/>
          <w:color w:val="836C28"/>
          <w:sz w:val="22"/>
          <w:szCs w:val="22"/>
          <w:lang w:val="en-GB"/>
        </w:rPr>
        <w:t>Naturalis_logo.png</w:t>
      </w:r>
      <w:r w:rsidRPr="0020749A">
        <w:rPr>
          <w:rFonts w:ascii="Menlo Regular" w:hAnsi="Menlo Regular" w:cs="Menlo Regular"/>
          <w:color w:val="C41A16"/>
          <w:sz w:val="22"/>
          <w:szCs w:val="22"/>
          <w:lang w:val="en-GB"/>
        </w:rPr>
        <w:t>" %}"</w:t>
      </w:r>
      <w:r w:rsidRPr="0020749A">
        <w:rPr>
          <w:rFonts w:ascii="Menlo Regular" w:hAnsi="Menlo Regular" w:cs="Menlo Regular"/>
          <w:color w:val="AA0D91"/>
          <w:sz w:val="22"/>
          <w:szCs w:val="22"/>
          <w:lang w:val="en-GB"/>
        </w:rPr>
        <w:t xml:space="preserve"> </w:t>
      </w:r>
      <w:r w:rsidRPr="0020749A">
        <w:rPr>
          <w:rFonts w:ascii="Menlo Regular" w:hAnsi="Menlo Regular" w:cs="Menlo Regular"/>
          <w:color w:val="836C28"/>
          <w:sz w:val="22"/>
          <w:szCs w:val="22"/>
          <w:lang w:val="en-GB"/>
        </w:rPr>
        <w:t>width</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"250"</w:t>
      </w:r>
      <w:r w:rsidRPr="0020749A">
        <w:rPr>
          <w:rFonts w:ascii="Menlo Regular" w:hAnsi="Menlo Regular" w:cs="Menlo Regular"/>
          <w:color w:val="AA0D91"/>
          <w:sz w:val="22"/>
          <w:szCs w:val="22"/>
          <w:lang w:val="en-GB"/>
        </w:rPr>
        <w:t>/&gt;&lt;/a&gt;</w:t>
      </w:r>
    </w:p>
    <w:p w14:paraId="4D918D15"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&lt;/ul&gt;</w:t>
      </w:r>
    </w:p>
    <w:p w14:paraId="63DE3D69"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End of the logo block --&gt;</w:t>
      </w:r>
    </w:p>
    <w:p w14:paraId="5FE6DCBA"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 endblock %}</w:t>
      </w:r>
    </w:p>
    <w:p w14:paraId="36AEC7E1"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&lt;/div&gt;</w:t>
      </w:r>
    </w:p>
    <w:p w14:paraId="6A36C353"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51F03705"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Create a content block, using the content lay-out from mobile.css --&gt;</w:t>
      </w:r>
    </w:p>
    <w:p w14:paraId="077B9BED"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&lt;div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"content"</w:t>
      </w:r>
      <w:r w:rsidRPr="0020749A">
        <w:rPr>
          <w:rFonts w:ascii="Menlo Regular" w:hAnsi="Menlo Regular" w:cs="Menlo Regular"/>
          <w:color w:val="AA0D91"/>
          <w:sz w:val="22"/>
          <w:szCs w:val="22"/>
          <w:lang w:val="en-GB"/>
        </w:rPr>
        <w:t>&gt;</w:t>
      </w:r>
    </w:p>
    <w:p w14:paraId="2C199629"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Place a standard text in the content --&gt;</w:t>
      </w:r>
    </w:p>
    <w:p w14:paraId="6CA26C2C"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This block will be override for all mobile html pages --&gt;</w:t>
      </w:r>
    </w:p>
    <w:p w14:paraId="2E1CC68D"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 block content %}This is the content of this block{% endblock %}</w:t>
      </w:r>
    </w:p>
    <w:p w14:paraId="20F9DEB9"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2CE22E55"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 xml:space="preserve">    </w:t>
      </w:r>
      <w:r w:rsidRPr="0020749A">
        <w:rPr>
          <w:rFonts w:ascii="Menlo Regular" w:hAnsi="Menlo Regular" w:cs="Menlo Regular"/>
          <w:color w:val="AA0D91"/>
          <w:sz w:val="22"/>
          <w:szCs w:val="22"/>
          <w:lang w:val="en-GB"/>
        </w:rPr>
        <w:t>&lt;/div&gt;</w:t>
      </w:r>
    </w:p>
    <w:p w14:paraId="7C184585"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4A300CEE"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Create a footer block, using the footer lay-out from mobile.css --&gt;</w:t>
      </w:r>
    </w:p>
    <w:p w14:paraId="306CEBFD"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 xml:space="preserve">&lt;div </w:t>
      </w:r>
      <w:r w:rsidRPr="0020749A">
        <w:rPr>
          <w:rFonts w:ascii="Menlo Regular" w:hAnsi="Menlo Regular" w:cs="Menlo Regular"/>
          <w:color w:val="836C28"/>
          <w:sz w:val="22"/>
          <w:szCs w:val="22"/>
          <w:lang w:val="en-GB"/>
        </w:rPr>
        <w:t>id</w:t>
      </w:r>
      <w:r w:rsidRPr="0020749A">
        <w:rPr>
          <w:rFonts w:ascii="Menlo Regular" w:hAnsi="Menlo Regular" w:cs="Menlo Regular"/>
          <w:color w:val="AA0D91"/>
          <w:sz w:val="22"/>
          <w:szCs w:val="22"/>
          <w:lang w:val="en-GB"/>
        </w:rPr>
        <w:t>=</w:t>
      </w:r>
      <w:r w:rsidRPr="0020749A">
        <w:rPr>
          <w:rFonts w:ascii="Menlo Regular" w:hAnsi="Menlo Regular" w:cs="Menlo Regular"/>
          <w:color w:val="C41A16"/>
          <w:sz w:val="22"/>
          <w:szCs w:val="22"/>
          <w:lang w:val="en-GB"/>
        </w:rPr>
        <w:t>"footer"</w:t>
      </w:r>
      <w:r w:rsidRPr="0020749A">
        <w:rPr>
          <w:rFonts w:ascii="Menlo Regular" w:hAnsi="Menlo Regular" w:cs="Menlo Regular"/>
          <w:color w:val="AA0D91"/>
          <w:sz w:val="22"/>
          <w:szCs w:val="22"/>
          <w:lang w:val="en-GB"/>
        </w:rPr>
        <w:t>&gt;</w:t>
      </w:r>
    </w:p>
    <w:p w14:paraId="5DA62778"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Place some text in the footer block --&gt;</w:t>
      </w:r>
    </w:p>
    <w:p w14:paraId="4A450946"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 block footer %}</w:t>
      </w:r>
      <w:r w:rsidRPr="0020749A">
        <w:rPr>
          <w:rFonts w:ascii="Menlo Regular" w:hAnsi="Menlo Regular" w:cs="Menlo Regular"/>
          <w:color w:val="AA0D91"/>
          <w:sz w:val="22"/>
          <w:szCs w:val="22"/>
          <w:lang w:val="en-GB"/>
        </w:rPr>
        <w:t>&lt;p&gt;</w:t>
      </w:r>
      <w:r w:rsidRPr="0020749A">
        <w:rPr>
          <w:rFonts w:ascii="Menlo Regular" w:hAnsi="Menlo Regular" w:cs="Menlo Regular"/>
          <w:color w:val="1C00CF"/>
          <w:sz w:val="22"/>
          <w:szCs w:val="22"/>
          <w:lang w:val="en-GB"/>
        </w:rPr>
        <w:t>&amp;copy;</w:t>
      </w:r>
      <w:r w:rsidRPr="0020749A">
        <w:rPr>
          <w:rFonts w:ascii="Menlo Regular" w:hAnsi="Menlo Regular" w:cs="Menlo Regular"/>
          <w:color w:val="000000"/>
          <w:sz w:val="22"/>
          <w:szCs w:val="22"/>
          <w:lang w:val="en-GB"/>
        </w:rPr>
        <w:t>2013-2014 Patrick Wijntjes</w:t>
      </w:r>
      <w:r w:rsidRPr="0020749A">
        <w:rPr>
          <w:rFonts w:ascii="Menlo Regular" w:hAnsi="Menlo Regular" w:cs="Menlo Regular"/>
          <w:color w:val="AA0D91"/>
          <w:sz w:val="22"/>
          <w:szCs w:val="22"/>
          <w:lang w:val="en-GB"/>
        </w:rPr>
        <w:t>&lt;/p&gt;</w:t>
      </w:r>
      <w:r w:rsidRPr="0020749A">
        <w:rPr>
          <w:rFonts w:ascii="Menlo Regular" w:hAnsi="Menlo Regular" w:cs="Menlo Regular"/>
          <w:color w:val="000000"/>
          <w:sz w:val="22"/>
          <w:szCs w:val="22"/>
          <w:lang w:val="en-GB"/>
        </w:rPr>
        <w:t>{% endblock %}</w:t>
      </w:r>
    </w:p>
    <w:p w14:paraId="5581A4BC"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6999A61F"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&lt;!-- End of the page --&gt;</w:t>
      </w:r>
    </w:p>
    <w:p w14:paraId="4686EDB2"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&lt;/div&gt;</w:t>
      </w:r>
    </w:p>
    <w:p w14:paraId="415997DC"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p>
    <w:p w14:paraId="2523B6BA"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&lt;!-- End of the body and of the html --&gt;</w:t>
      </w:r>
    </w:p>
    <w:p w14:paraId="6625D54F" w14:textId="77777777" w:rsidR="000243B5" w:rsidRPr="0020749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&lt;/body&gt;</w:t>
      </w:r>
    </w:p>
    <w:p w14:paraId="54752C70" w14:textId="77777777" w:rsidR="000243B5" w:rsidRPr="0020749A" w:rsidRDefault="000243B5" w:rsidP="000243B5">
      <w:pPr>
        <w:rPr>
          <w:rFonts w:ascii="Menlo Regular" w:hAnsi="Menlo Regular" w:cs="Menlo Regular"/>
          <w:color w:val="AA0D91"/>
          <w:sz w:val="22"/>
          <w:szCs w:val="22"/>
          <w:lang w:val="en-GB"/>
        </w:rPr>
      </w:pPr>
      <w:r w:rsidRPr="0020749A">
        <w:rPr>
          <w:rFonts w:ascii="Menlo Regular" w:hAnsi="Menlo Regular" w:cs="Menlo Regular"/>
          <w:color w:val="AA0D91"/>
          <w:sz w:val="22"/>
          <w:szCs w:val="22"/>
          <w:lang w:val="en-GB"/>
        </w:rPr>
        <w:t>&lt;/html&gt;</w:t>
      </w:r>
      <w:r w:rsidRPr="0020749A">
        <w:rPr>
          <w:rFonts w:ascii="Menlo Regular" w:hAnsi="Menlo Regular" w:cs="Menlo Regular"/>
          <w:color w:val="AA0D91"/>
          <w:sz w:val="22"/>
          <w:szCs w:val="22"/>
          <w:lang w:val="en-GB"/>
        </w:rPr>
        <w:br w:type="page"/>
      </w:r>
    </w:p>
    <w:p w14:paraId="2E369E61" w14:textId="77777777" w:rsidR="000243B5" w:rsidRPr="0020749A" w:rsidRDefault="000243B5" w:rsidP="000243B5">
      <w:pPr>
        <w:rPr>
          <w:lang w:val="en-GB"/>
        </w:rPr>
      </w:pPr>
    </w:p>
    <w:p w14:paraId="0066B2FA" w14:textId="77777777" w:rsidR="00E232EB" w:rsidRPr="0020749A" w:rsidRDefault="00E232EB" w:rsidP="00E232EB">
      <w:pPr>
        <w:pStyle w:val="Kop3"/>
        <w:numPr>
          <w:ilvl w:val="1"/>
          <w:numId w:val="1"/>
        </w:numPr>
        <w:rPr>
          <w:lang w:val="en-GB"/>
        </w:rPr>
      </w:pPr>
      <w:bookmarkStart w:id="114" w:name="_Toc260914288"/>
      <w:r w:rsidRPr="0020749A">
        <w:rPr>
          <w:lang w:val="en-GB"/>
        </w:rPr>
        <w:t>Perl</w:t>
      </w:r>
      <w:bookmarkEnd w:id="114"/>
    </w:p>
    <w:p w14:paraId="2C4333AD" w14:textId="3FDB95BC" w:rsidR="009060F3" w:rsidRPr="0020749A" w:rsidRDefault="00764747" w:rsidP="009060F3">
      <w:pPr>
        <w:pStyle w:val="Kop4"/>
        <w:numPr>
          <w:ilvl w:val="2"/>
          <w:numId w:val="1"/>
        </w:numPr>
        <w:rPr>
          <w:lang w:val="en-GB"/>
        </w:rPr>
      </w:pPr>
      <w:bookmarkStart w:id="115" w:name="_Toc260914289"/>
      <w:r w:rsidRPr="0020749A">
        <w:rPr>
          <w:lang w:val="en-GB"/>
        </w:rPr>
        <w:t>c</w:t>
      </w:r>
      <w:r w:rsidR="009060F3" w:rsidRPr="0020749A">
        <w:rPr>
          <w:lang w:val="en-GB"/>
        </w:rPr>
        <w:t>lassify.pl [19]</w:t>
      </w:r>
      <w:bookmarkEnd w:id="115"/>
    </w:p>
    <w:p w14:paraId="034EED9B"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#!/usr/bin/perl</w:t>
      </w:r>
    </w:p>
    <w:p w14:paraId="05FE00A5"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strict;</w:t>
      </w:r>
    </w:p>
    <w:p w14:paraId="7C6B694C"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warnings;</w:t>
      </w:r>
    </w:p>
    <w:p w14:paraId="3FB371A6"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Getopt::Long;</w:t>
      </w:r>
    </w:p>
    <w:p w14:paraId="621BD155"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Data::Dumper;</w:t>
      </w:r>
    </w:p>
    <w:p w14:paraId="603A9686"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AI::FANN </w:t>
      </w:r>
      <w:r w:rsidRPr="0020749A">
        <w:rPr>
          <w:rFonts w:ascii="Menlo Regular" w:hAnsi="Menlo Regular" w:cs="Menlo Regular"/>
          <w:color w:val="C41A16"/>
          <w:sz w:val="22"/>
          <w:szCs w:val="22"/>
          <w:lang w:val="en-GB"/>
        </w:rPr>
        <w:t>':all'</w:t>
      </w:r>
      <w:r w:rsidRPr="0020749A">
        <w:rPr>
          <w:rFonts w:ascii="Menlo Regular" w:hAnsi="Menlo Regular" w:cs="Menlo Regular"/>
          <w:color w:val="000000"/>
          <w:sz w:val="22"/>
          <w:szCs w:val="22"/>
          <w:lang w:val="en-GB"/>
        </w:rPr>
        <w:t>;</w:t>
      </w:r>
    </w:p>
    <w:p w14:paraId="42AD7B0E"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Fingerprint </w:t>
      </w:r>
      <w:r w:rsidRPr="0020749A">
        <w:rPr>
          <w:rFonts w:ascii="Menlo Regular" w:hAnsi="Menlo Regular" w:cs="Menlo Regular"/>
          <w:color w:val="C41A16"/>
          <w:sz w:val="22"/>
          <w:szCs w:val="22"/>
          <w:lang w:val="en-GB"/>
        </w:rPr>
        <w:t>'make_fingerprint'</w:t>
      </w:r>
      <w:r w:rsidRPr="0020749A">
        <w:rPr>
          <w:rFonts w:ascii="Menlo Regular" w:hAnsi="Menlo Regular" w:cs="Menlo Regular"/>
          <w:color w:val="000000"/>
          <w:sz w:val="22"/>
          <w:szCs w:val="22"/>
          <w:lang w:val="en-GB"/>
        </w:rPr>
        <w:t>;</w:t>
      </w:r>
    </w:p>
    <w:p w14:paraId="1456A2E7"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Bio::Phylo::Util::Logger </w:t>
      </w:r>
      <w:r w:rsidRPr="0020749A">
        <w:rPr>
          <w:rFonts w:ascii="Menlo Regular" w:hAnsi="Menlo Regular" w:cs="Menlo Regular"/>
          <w:color w:val="C41A16"/>
          <w:sz w:val="22"/>
          <w:szCs w:val="22"/>
          <w:lang w:val="en-GB"/>
        </w:rPr>
        <w:t>':levels'</w:t>
      </w:r>
      <w:r w:rsidRPr="0020749A">
        <w:rPr>
          <w:rFonts w:ascii="Menlo Regular" w:hAnsi="Menlo Regular" w:cs="Menlo Regular"/>
          <w:color w:val="000000"/>
          <w:sz w:val="22"/>
          <w:szCs w:val="22"/>
          <w:lang w:val="en-GB"/>
        </w:rPr>
        <w:t>;</w:t>
      </w:r>
    </w:p>
    <w:p w14:paraId="5AB43116"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p>
    <w:p w14:paraId="4DCC0989"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process command line arguments</w:t>
      </w:r>
    </w:p>
    <w:p w14:paraId="27969FDE"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$verbosity  = WARN;</w:t>
      </w:r>
    </w:p>
    <w:p w14:paraId="587FCBFB"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$resolution = </w:t>
      </w:r>
      <w:r w:rsidRPr="0020749A">
        <w:rPr>
          <w:rFonts w:ascii="Menlo Regular" w:hAnsi="Menlo Regular" w:cs="Menlo Regular"/>
          <w:color w:val="1C00CF"/>
          <w:sz w:val="22"/>
          <w:szCs w:val="22"/>
          <w:lang w:val="en-GB"/>
        </w:rPr>
        <w:t>50</w:t>
      </w:r>
      <w:r w:rsidRPr="0020749A">
        <w:rPr>
          <w:rFonts w:ascii="Menlo Regular" w:hAnsi="Menlo Regular" w:cs="Menlo Regular"/>
          <w:color w:val="000000"/>
          <w:sz w:val="22"/>
          <w:szCs w:val="22"/>
          <w:lang w:val="en-GB"/>
        </w:rPr>
        <w:t>;</w:t>
      </w:r>
    </w:p>
    <w:p w14:paraId="39C14F33"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$dir;</w:t>
      </w:r>
    </w:p>
    <w:p w14:paraId="48082A66"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$ai;</w:t>
      </w:r>
    </w:p>
    <w:p w14:paraId="7C4F60D8"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GetOptions(</w:t>
      </w:r>
    </w:p>
    <w:p w14:paraId="0C433DDA"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'verbose+'</w:t>
      </w:r>
      <w:r w:rsidRPr="0020749A">
        <w:rPr>
          <w:rFonts w:ascii="Menlo Regular" w:hAnsi="Menlo Regular" w:cs="Menlo Regular"/>
          <w:color w:val="000000"/>
          <w:sz w:val="22"/>
          <w:szCs w:val="22"/>
          <w:lang w:val="en-GB"/>
        </w:rPr>
        <w:t xml:space="preserve">     =&gt; \$verbosity,</w:t>
      </w:r>
    </w:p>
    <w:p w14:paraId="0AA87F95"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'dir=s'</w:t>
      </w:r>
      <w:r w:rsidRPr="0020749A">
        <w:rPr>
          <w:rFonts w:ascii="Menlo Regular" w:hAnsi="Menlo Regular" w:cs="Menlo Regular"/>
          <w:color w:val="000000"/>
          <w:sz w:val="22"/>
          <w:szCs w:val="22"/>
          <w:lang w:val="en-GB"/>
        </w:rPr>
        <w:t xml:space="preserve">        =&gt; \$dir,</w:t>
      </w:r>
    </w:p>
    <w:p w14:paraId="7D33311F"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'ai=s'</w:t>
      </w:r>
      <w:r w:rsidRPr="0020749A">
        <w:rPr>
          <w:rFonts w:ascii="Menlo Regular" w:hAnsi="Menlo Regular" w:cs="Menlo Regular"/>
          <w:color w:val="000000"/>
          <w:sz w:val="22"/>
          <w:szCs w:val="22"/>
          <w:lang w:val="en-GB"/>
        </w:rPr>
        <w:t xml:space="preserve">         =&gt; \$ai,</w:t>
      </w:r>
    </w:p>
    <w:p w14:paraId="2FF062BB"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'resolution=i'</w:t>
      </w:r>
      <w:r w:rsidRPr="0020749A">
        <w:rPr>
          <w:rFonts w:ascii="Menlo Regular" w:hAnsi="Menlo Regular" w:cs="Menlo Regular"/>
          <w:color w:val="000000"/>
          <w:sz w:val="22"/>
          <w:szCs w:val="22"/>
          <w:lang w:val="en-GB"/>
        </w:rPr>
        <w:t xml:space="preserve"> =&gt; \$resolution,</w:t>
      </w:r>
    </w:p>
    <w:p w14:paraId="34086C23"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w:t>
      </w:r>
    </w:p>
    <w:p w14:paraId="42294A24"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p>
    <w:p w14:paraId="450E0F3C"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instantiate helper objects</w:t>
      </w:r>
    </w:p>
    <w:p w14:paraId="476B4790"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$log = Bio::Phylo::Util::Logger-&gt;</w:t>
      </w:r>
      <w:r w:rsidRPr="0020749A">
        <w:rPr>
          <w:rFonts w:ascii="Menlo Regular" w:hAnsi="Menlo Regular" w:cs="Menlo Regular"/>
          <w:color w:val="AA0D91"/>
          <w:sz w:val="22"/>
          <w:szCs w:val="22"/>
          <w:lang w:val="en-GB"/>
        </w:rPr>
        <w:t>new</w:t>
      </w:r>
      <w:r w:rsidRPr="0020749A">
        <w:rPr>
          <w:rFonts w:ascii="Menlo Regular" w:hAnsi="Menlo Regular" w:cs="Menlo Regular"/>
          <w:color w:val="000000"/>
          <w:sz w:val="22"/>
          <w:szCs w:val="22"/>
          <w:lang w:val="en-GB"/>
        </w:rPr>
        <w:t>(</w:t>
      </w:r>
    </w:p>
    <w:p w14:paraId="79A54630"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'-level'</w:t>
      </w:r>
      <w:r w:rsidRPr="0020749A">
        <w:rPr>
          <w:rFonts w:ascii="Menlo Regular" w:hAnsi="Menlo Regular" w:cs="Menlo Regular"/>
          <w:color w:val="000000"/>
          <w:sz w:val="22"/>
          <w:szCs w:val="22"/>
          <w:lang w:val="en-GB"/>
        </w:rPr>
        <w:t xml:space="preserve"> =&gt; $verbosity,</w:t>
      </w:r>
    </w:p>
    <w:p w14:paraId="54828856"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'-class'</w:t>
      </w:r>
      <w:r w:rsidRPr="0020749A">
        <w:rPr>
          <w:rFonts w:ascii="Menlo Regular" w:hAnsi="Menlo Regular" w:cs="Menlo Regular"/>
          <w:color w:val="000000"/>
          <w:sz w:val="22"/>
          <w:szCs w:val="22"/>
          <w:lang w:val="en-GB"/>
        </w:rPr>
        <w:t xml:space="preserve"> =&gt; </w:t>
      </w:r>
      <w:r w:rsidRPr="0020749A">
        <w:rPr>
          <w:rFonts w:ascii="Menlo Regular" w:hAnsi="Menlo Regular" w:cs="Menlo Regular"/>
          <w:color w:val="C41A16"/>
          <w:sz w:val="22"/>
          <w:szCs w:val="22"/>
          <w:lang w:val="en-GB"/>
        </w:rPr>
        <w:t>'main'</w:t>
      </w:r>
      <w:r w:rsidRPr="0020749A">
        <w:rPr>
          <w:rFonts w:ascii="Menlo Regular" w:hAnsi="Menlo Regular" w:cs="Menlo Regular"/>
          <w:color w:val="000000"/>
          <w:sz w:val="22"/>
          <w:szCs w:val="22"/>
          <w:lang w:val="en-GB"/>
        </w:rPr>
        <w:t>,</w:t>
      </w:r>
    </w:p>
    <w:p w14:paraId="2EB53079"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w:t>
      </w:r>
    </w:p>
    <w:p w14:paraId="781154A4"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$log-&gt;info(</w:t>
      </w:r>
      <w:r w:rsidRPr="0020749A">
        <w:rPr>
          <w:rFonts w:ascii="Menlo Regular" w:hAnsi="Menlo Regular" w:cs="Menlo Regular"/>
          <w:color w:val="C41A16"/>
          <w:sz w:val="22"/>
          <w:szCs w:val="22"/>
          <w:lang w:val="en-GB"/>
        </w:rPr>
        <w:t>"going to instantiate AI from file $ai"</w:t>
      </w:r>
      <w:r w:rsidRPr="0020749A">
        <w:rPr>
          <w:rFonts w:ascii="Menlo Regular" w:hAnsi="Menlo Regular" w:cs="Menlo Regular"/>
          <w:color w:val="000000"/>
          <w:sz w:val="22"/>
          <w:szCs w:val="22"/>
          <w:lang w:val="en-GB"/>
        </w:rPr>
        <w:t>);</w:t>
      </w:r>
    </w:p>
    <w:p w14:paraId="4BE90ABE"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$ann = AI::FANN-&gt;new_from_file($ai);</w:t>
      </w:r>
    </w:p>
    <w:p w14:paraId="464DFBE8"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p>
    <w:p w14:paraId="38C5C7CD"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read from the directory</w:t>
      </w:r>
    </w:p>
    <w:p w14:paraId="168ED91E"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$log-&gt;info(</w:t>
      </w:r>
      <w:r w:rsidRPr="0020749A">
        <w:rPr>
          <w:rFonts w:ascii="Menlo Regular" w:hAnsi="Menlo Regular" w:cs="Menlo Regular"/>
          <w:color w:val="C41A16"/>
          <w:sz w:val="22"/>
          <w:szCs w:val="22"/>
          <w:lang w:val="en-GB"/>
        </w:rPr>
        <w:t>"going to classify images in dir $dir"</w:t>
      </w:r>
      <w:r w:rsidRPr="0020749A">
        <w:rPr>
          <w:rFonts w:ascii="Menlo Regular" w:hAnsi="Menlo Regular" w:cs="Menlo Regular"/>
          <w:color w:val="000000"/>
          <w:sz w:val="22"/>
          <w:szCs w:val="22"/>
          <w:lang w:val="en-GB"/>
        </w:rPr>
        <w:t>);</w:t>
      </w:r>
    </w:p>
    <w:p w14:paraId="012C1EFB"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opendir</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$dh, $dir </w:t>
      </w:r>
      <w:r w:rsidRPr="0020749A">
        <w:rPr>
          <w:rFonts w:ascii="Menlo Regular" w:hAnsi="Menlo Regular" w:cs="Menlo Regular"/>
          <w:color w:val="AA0D91"/>
          <w:sz w:val="22"/>
          <w:szCs w:val="22"/>
          <w:lang w:val="en-GB"/>
        </w:rPr>
        <w:t>or</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die</w:t>
      </w:r>
      <w:r w:rsidRPr="0020749A">
        <w:rPr>
          <w:rFonts w:ascii="Menlo Regular" w:hAnsi="Menlo Regular" w:cs="Menlo Regular"/>
          <w:color w:val="000000"/>
          <w:sz w:val="22"/>
          <w:szCs w:val="22"/>
          <w:lang w:val="en-GB"/>
        </w:rPr>
        <w:t xml:space="preserve"> $!;</w:t>
      </w:r>
    </w:p>
    <w:p w14:paraId="14AD36D0"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while</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$entry = </w:t>
      </w:r>
      <w:r w:rsidRPr="0020749A">
        <w:rPr>
          <w:rFonts w:ascii="Menlo Regular" w:hAnsi="Menlo Regular" w:cs="Menlo Regular"/>
          <w:color w:val="AA0D91"/>
          <w:sz w:val="22"/>
          <w:szCs w:val="22"/>
          <w:lang w:val="en-GB"/>
        </w:rPr>
        <w:t>readdir</w:t>
      </w:r>
      <w:r w:rsidRPr="0020749A">
        <w:rPr>
          <w:rFonts w:ascii="Menlo Regular" w:hAnsi="Menlo Regular" w:cs="Menlo Regular"/>
          <w:color w:val="000000"/>
          <w:sz w:val="22"/>
          <w:szCs w:val="22"/>
          <w:lang w:val="en-GB"/>
        </w:rPr>
        <w:t xml:space="preserve"> $dh ) {</w:t>
      </w:r>
    </w:p>
    <w:p w14:paraId="541C82CF"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 $entry =~ /.png$/ ) {</w:t>
      </w:r>
    </w:p>
    <w:p w14:paraId="64D31BD9"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$log-&gt;debug(</w:t>
      </w:r>
      <w:r w:rsidRPr="0020749A">
        <w:rPr>
          <w:rFonts w:ascii="Menlo Regular" w:hAnsi="Menlo Regular" w:cs="Menlo Regular"/>
          <w:color w:val="C41A16"/>
          <w:sz w:val="22"/>
          <w:szCs w:val="22"/>
          <w:lang w:val="en-GB"/>
        </w:rPr>
        <w:t>"going to classify $entry"</w:t>
      </w:r>
      <w:r w:rsidRPr="0020749A">
        <w:rPr>
          <w:rFonts w:ascii="Menlo Regular" w:hAnsi="Menlo Regular" w:cs="Menlo Regular"/>
          <w:color w:val="000000"/>
          <w:sz w:val="22"/>
          <w:szCs w:val="22"/>
          <w:lang w:val="en-GB"/>
        </w:rPr>
        <w:t>);</w:t>
      </w:r>
    </w:p>
    <w:p w14:paraId="11E0317F"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p>
    <w:p w14:paraId="60D78A8F"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7400"/>
          <w:sz w:val="22"/>
          <w:szCs w:val="22"/>
          <w:lang w:val="en-GB"/>
        </w:rPr>
        <w:t># analyse the input file</w:t>
      </w:r>
    </w:p>
    <w:p w14:paraId="47EB7D58"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@fingerprint = make_fingerprint(</w:t>
      </w:r>
    </w:p>
    <w:p w14:paraId="30347A4D"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'file'</w:t>
      </w:r>
      <w:r w:rsidRPr="0020749A">
        <w:rPr>
          <w:rFonts w:ascii="Menlo Regular" w:hAnsi="Menlo Regular" w:cs="Menlo Regular"/>
          <w:color w:val="000000"/>
          <w:sz w:val="22"/>
          <w:szCs w:val="22"/>
          <w:lang w:val="en-GB"/>
        </w:rPr>
        <w:t xml:space="preserve">       =&gt; </w:t>
      </w:r>
      <w:r w:rsidRPr="0020749A">
        <w:rPr>
          <w:rFonts w:ascii="Menlo Regular" w:hAnsi="Menlo Regular" w:cs="Menlo Regular"/>
          <w:color w:val="C41A16"/>
          <w:sz w:val="22"/>
          <w:szCs w:val="22"/>
          <w:lang w:val="en-GB"/>
        </w:rPr>
        <w:t>"$dir/$entry"</w:t>
      </w:r>
      <w:r w:rsidRPr="0020749A">
        <w:rPr>
          <w:rFonts w:ascii="Menlo Regular" w:hAnsi="Menlo Regular" w:cs="Menlo Regular"/>
          <w:color w:val="000000"/>
          <w:sz w:val="22"/>
          <w:szCs w:val="22"/>
          <w:lang w:val="en-GB"/>
        </w:rPr>
        <w:t>,</w:t>
      </w:r>
    </w:p>
    <w:p w14:paraId="6844B3F0"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'resolution'</w:t>
      </w:r>
      <w:r w:rsidRPr="0020749A">
        <w:rPr>
          <w:rFonts w:ascii="Menlo Regular" w:hAnsi="Menlo Regular" w:cs="Menlo Regular"/>
          <w:color w:val="000000"/>
          <w:sz w:val="22"/>
          <w:szCs w:val="22"/>
          <w:lang w:val="en-GB"/>
        </w:rPr>
        <w:t xml:space="preserve"> =&gt; $resolution,</w:t>
      </w:r>
    </w:p>
    <w:p w14:paraId="2EB7E178"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w:t>
      </w:r>
    </w:p>
    <w:p w14:paraId="5F5185EB"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$log-&gt;debug(</w:t>
      </w:r>
      <w:r w:rsidRPr="0020749A">
        <w:rPr>
          <w:rFonts w:ascii="Menlo Regular" w:hAnsi="Menlo Regular" w:cs="Menlo Regular"/>
          <w:color w:val="C41A16"/>
          <w:sz w:val="22"/>
          <w:szCs w:val="22"/>
          <w:lang w:val="en-GB"/>
        </w:rPr>
        <w:t>"made fingerprint of file"</w:t>
      </w:r>
      <w:r w:rsidRPr="0020749A">
        <w:rPr>
          <w:rFonts w:ascii="Menlo Regular" w:hAnsi="Menlo Regular" w:cs="Menlo Regular"/>
          <w:color w:val="000000"/>
          <w:sz w:val="22"/>
          <w:szCs w:val="22"/>
          <w:lang w:val="en-GB"/>
        </w:rPr>
        <w:t>);</w:t>
      </w:r>
    </w:p>
    <w:p w14:paraId="558B7398"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p>
    <w:p w14:paraId="61DE6549"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7400"/>
          <w:sz w:val="22"/>
          <w:szCs w:val="22"/>
          <w:lang w:val="en-GB"/>
        </w:rPr>
        <w:t># do the classification</w:t>
      </w:r>
    </w:p>
    <w:p w14:paraId="2BE07DE8"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$result = $ann-&gt;run(\@fingerprint);</w:t>
      </w:r>
    </w:p>
    <w:p w14:paraId="5E4B05B2"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"Entry: $entry\n"</w:t>
      </w:r>
      <w:r w:rsidRPr="0020749A">
        <w:rPr>
          <w:rFonts w:ascii="Menlo Regular" w:hAnsi="Menlo Regular" w:cs="Menlo Regular"/>
          <w:color w:val="000000"/>
          <w:sz w:val="22"/>
          <w:szCs w:val="22"/>
          <w:lang w:val="en-GB"/>
        </w:rPr>
        <w:t>;</w:t>
      </w:r>
    </w:p>
    <w:p w14:paraId="7F266463"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Dumper($result);</w:t>
      </w:r>
    </w:p>
    <w:p w14:paraId="7EE62B4A" w14:textId="77777777" w:rsidR="00764747" w:rsidRPr="0020749A"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t>}</w:t>
      </w:r>
    </w:p>
    <w:p w14:paraId="6CEDCA55" w14:textId="5F17A380" w:rsidR="009060F3" w:rsidRPr="0020749A" w:rsidRDefault="00764747" w:rsidP="00764747">
      <w:pPr>
        <w:rPr>
          <w:lang w:val="en-GB"/>
        </w:rPr>
      </w:pPr>
      <w:r w:rsidRPr="0020749A">
        <w:rPr>
          <w:rFonts w:ascii="Menlo Regular" w:hAnsi="Menlo Regular" w:cs="Menlo Regular"/>
          <w:color w:val="000000"/>
          <w:sz w:val="22"/>
          <w:szCs w:val="22"/>
          <w:lang w:val="en-GB"/>
        </w:rPr>
        <w:t>}</w:t>
      </w:r>
    </w:p>
    <w:p w14:paraId="7EECDC16" w14:textId="7964FC5F" w:rsidR="006338D7" w:rsidRPr="0020749A" w:rsidRDefault="006338D7" w:rsidP="006338D7">
      <w:pPr>
        <w:pStyle w:val="Kop4"/>
        <w:numPr>
          <w:ilvl w:val="2"/>
          <w:numId w:val="1"/>
        </w:numPr>
        <w:rPr>
          <w:lang w:val="en-GB"/>
        </w:rPr>
      </w:pPr>
      <w:bookmarkStart w:id="116" w:name="_Toc260914290"/>
      <w:r w:rsidRPr="0020749A">
        <w:rPr>
          <w:lang w:val="en-GB"/>
        </w:rPr>
        <w:lastRenderedPageBreak/>
        <w:t>splitter.pl [</w:t>
      </w:r>
      <w:r w:rsidR="009F6D98" w:rsidRPr="0020749A">
        <w:rPr>
          <w:lang w:val="en-GB"/>
        </w:rPr>
        <w:t>19</w:t>
      </w:r>
      <w:r w:rsidRPr="0020749A">
        <w:rPr>
          <w:lang w:val="en-GB"/>
        </w:rPr>
        <w:t>]</w:t>
      </w:r>
      <w:bookmarkEnd w:id="116"/>
    </w:p>
    <w:p w14:paraId="5FC42BD5" w14:textId="77777777" w:rsidR="006338D7" w:rsidRPr="0020749A" w:rsidRDefault="006338D7" w:rsidP="006338D7">
      <w:pPr>
        <w:rPr>
          <w:lang w:val="en-GB"/>
        </w:rPr>
      </w:pPr>
    </w:p>
    <w:p w14:paraId="03D26B91"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#!/usr/bin/perl</w:t>
      </w:r>
    </w:p>
    <w:p w14:paraId="3A753D58"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strict;</w:t>
      </w:r>
    </w:p>
    <w:p w14:paraId="3EBF1E21"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warnings;</w:t>
      </w:r>
    </w:p>
    <w:p w14:paraId="44F3A491"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Data::Dumper;</w:t>
      </w:r>
    </w:p>
    <w:p w14:paraId="51FD1A94"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Getopt::Long;</w:t>
      </w:r>
    </w:p>
    <w:p w14:paraId="75F179AD"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Image::Magick;</w:t>
      </w:r>
    </w:p>
    <w:p w14:paraId="4BD5E0DA"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List::Util </w:t>
      </w:r>
      <w:r w:rsidRPr="0020749A">
        <w:rPr>
          <w:rFonts w:ascii="Menlo Regular" w:hAnsi="Menlo Regular" w:cs="Menlo Regular"/>
          <w:color w:val="C41A16"/>
          <w:sz w:val="22"/>
          <w:szCs w:val="22"/>
          <w:lang w:val="en-GB"/>
        </w:rPr>
        <w:t>'sum'</w:t>
      </w:r>
      <w:r w:rsidRPr="0020749A">
        <w:rPr>
          <w:rFonts w:ascii="Menlo Regular" w:hAnsi="Menlo Regular" w:cs="Menlo Regular"/>
          <w:color w:val="000000"/>
          <w:sz w:val="22"/>
          <w:szCs w:val="22"/>
          <w:lang w:val="en-GB"/>
        </w:rPr>
        <w:t>;</w:t>
      </w:r>
    </w:p>
    <w:p w14:paraId="671FE089"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Bio::Phylo::Util::Logger </w:t>
      </w:r>
      <w:r w:rsidRPr="0020749A">
        <w:rPr>
          <w:rFonts w:ascii="Menlo Regular" w:hAnsi="Menlo Regular" w:cs="Menlo Regular"/>
          <w:color w:val="C41A16"/>
          <w:sz w:val="22"/>
          <w:szCs w:val="22"/>
          <w:lang w:val="en-GB"/>
        </w:rPr>
        <w:t>':levels'</w:t>
      </w:r>
      <w:r w:rsidRPr="0020749A">
        <w:rPr>
          <w:rFonts w:ascii="Menlo Regular" w:hAnsi="Menlo Regular" w:cs="Menlo Regular"/>
          <w:color w:val="000000"/>
          <w:sz w:val="22"/>
          <w:szCs w:val="22"/>
          <w:lang w:val="en-GB"/>
        </w:rPr>
        <w:t>;</w:t>
      </w:r>
    </w:p>
    <w:p w14:paraId="4CF5E3B3"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102D3481"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will have deep recursions </w:t>
      </w:r>
    </w:p>
    <w:p w14:paraId="3143F09C"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no</w:t>
      </w:r>
      <w:r w:rsidRPr="0020749A">
        <w:rPr>
          <w:rFonts w:ascii="Menlo Regular" w:hAnsi="Menlo Regular" w:cs="Menlo Regular"/>
          <w:color w:val="000000"/>
          <w:sz w:val="22"/>
          <w:szCs w:val="22"/>
          <w:lang w:val="en-GB"/>
        </w:rPr>
        <w:t xml:space="preserve"> warnings </w:t>
      </w:r>
      <w:r w:rsidRPr="0020749A">
        <w:rPr>
          <w:rFonts w:ascii="Menlo Regular" w:hAnsi="Menlo Regular" w:cs="Menlo Regular"/>
          <w:color w:val="C41A16"/>
          <w:sz w:val="22"/>
          <w:szCs w:val="22"/>
          <w:lang w:val="en-GB"/>
        </w:rPr>
        <w:t>'recursion'</w:t>
      </w:r>
      <w:r w:rsidRPr="0020749A">
        <w:rPr>
          <w:rFonts w:ascii="Menlo Regular" w:hAnsi="Menlo Regular" w:cs="Menlo Regular"/>
          <w:color w:val="000000"/>
          <w:sz w:val="22"/>
          <w:szCs w:val="22"/>
          <w:lang w:val="en-GB"/>
        </w:rPr>
        <w:t>;</w:t>
      </w:r>
    </w:p>
    <w:p w14:paraId="16726FE9"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3F3BEBF3"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process command line arguments</w:t>
      </w:r>
    </w:p>
    <w:p w14:paraId="78D7ACDB"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$threshold = </w:t>
      </w:r>
      <w:r w:rsidRPr="0020749A">
        <w:rPr>
          <w:rFonts w:ascii="Menlo Regular" w:hAnsi="Menlo Regular" w:cs="Menlo Regular"/>
          <w:color w:val="1C00CF"/>
          <w:sz w:val="22"/>
          <w:szCs w:val="22"/>
          <w:lang w:val="en-GB"/>
        </w:rPr>
        <w:t>0.7</w:t>
      </w:r>
      <w:r w:rsidRPr="0020749A">
        <w:rPr>
          <w:rFonts w:ascii="Menlo Regular" w:hAnsi="Menlo Regular" w:cs="Menlo Regular"/>
          <w:color w:val="000000"/>
          <w:sz w:val="22"/>
          <w:szCs w:val="22"/>
          <w:lang w:val="en-GB"/>
        </w:rPr>
        <w:t>;</w:t>
      </w:r>
    </w:p>
    <w:p w14:paraId="050F36C3"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$fuzzyness = </w:t>
      </w:r>
      <w:r w:rsidRPr="0020749A">
        <w:rPr>
          <w:rFonts w:ascii="Menlo Regular" w:hAnsi="Menlo Regular" w:cs="Menlo Regular"/>
          <w:color w:val="1C00CF"/>
          <w:sz w:val="22"/>
          <w:szCs w:val="22"/>
          <w:lang w:val="en-GB"/>
        </w:rPr>
        <w:t>100</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pixels</w:t>
      </w:r>
    </w:p>
    <w:p w14:paraId="33B48B37"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$verbosity = WARN;</w:t>
      </w:r>
    </w:p>
    <w:p w14:paraId="304D958C"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$infile;</w:t>
      </w:r>
    </w:p>
    <w:p w14:paraId="2B6EEA29"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GetOptions(</w:t>
      </w:r>
    </w:p>
    <w:p w14:paraId="5919F99D"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'threshold=f'</w:t>
      </w:r>
      <w:r w:rsidRPr="0020749A">
        <w:rPr>
          <w:rFonts w:ascii="Menlo Regular" w:hAnsi="Menlo Regular" w:cs="Menlo Regular"/>
          <w:color w:val="000000"/>
          <w:sz w:val="22"/>
          <w:szCs w:val="22"/>
          <w:lang w:val="en-GB"/>
        </w:rPr>
        <w:t xml:space="preserve"> =&gt; \$threshold,</w:t>
      </w:r>
    </w:p>
    <w:p w14:paraId="5489EA41"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'fuzzyness=i'</w:t>
      </w:r>
      <w:r w:rsidRPr="0020749A">
        <w:rPr>
          <w:rFonts w:ascii="Menlo Regular" w:hAnsi="Menlo Regular" w:cs="Menlo Regular"/>
          <w:color w:val="000000"/>
          <w:sz w:val="22"/>
          <w:szCs w:val="22"/>
          <w:lang w:val="en-GB"/>
        </w:rPr>
        <w:t xml:space="preserve"> =&gt; \$fuzzyness,</w:t>
      </w:r>
    </w:p>
    <w:p w14:paraId="49ECA0DF"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'verbose+'</w:t>
      </w:r>
      <w:r w:rsidRPr="0020749A">
        <w:rPr>
          <w:rFonts w:ascii="Menlo Regular" w:hAnsi="Menlo Regular" w:cs="Menlo Regular"/>
          <w:color w:val="000000"/>
          <w:sz w:val="22"/>
          <w:szCs w:val="22"/>
          <w:lang w:val="en-GB"/>
        </w:rPr>
        <w:t xml:space="preserve">    =&gt; \$verbosity,</w:t>
      </w:r>
    </w:p>
    <w:p w14:paraId="15E45C03"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'infile=s'</w:t>
      </w:r>
      <w:r w:rsidRPr="0020749A">
        <w:rPr>
          <w:rFonts w:ascii="Menlo Regular" w:hAnsi="Menlo Regular" w:cs="Menlo Regular"/>
          <w:color w:val="000000"/>
          <w:sz w:val="22"/>
          <w:szCs w:val="22"/>
          <w:lang w:val="en-GB"/>
        </w:rPr>
        <w:t xml:space="preserve">    =&gt; \$infile,</w:t>
      </w:r>
    </w:p>
    <w:p w14:paraId="74AAA020"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w:t>
      </w:r>
    </w:p>
    <w:p w14:paraId="50CDDEF0"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04EE8C03"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instantiate helper objects</w:t>
      </w:r>
    </w:p>
    <w:p w14:paraId="4E7DF501"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$log = Bio::Phylo::Util::Logger-&gt;</w:t>
      </w:r>
      <w:r w:rsidRPr="0020749A">
        <w:rPr>
          <w:rFonts w:ascii="Menlo Regular" w:hAnsi="Menlo Regular" w:cs="Menlo Regular"/>
          <w:color w:val="AA0D91"/>
          <w:sz w:val="22"/>
          <w:szCs w:val="22"/>
          <w:lang w:val="en-GB"/>
        </w:rPr>
        <w:t>new</w:t>
      </w:r>
      <w:r w:rsidRPr="0020749A">
        <w:rPr>
          <w:rFonts w:ascii="Menlo Regular" w:hAnsi="Menlo Regular" w:cs="Menlo Regular"/>
          <w:color w:val="000000"/>
          <w:sz w:val="22"/>
          <w:szCs w:val="22"/>
          <w:lang w:val="en-GB"/>
        </w:rPr>
        <w:t>(</w:t>
      </w:r>
    </w:p>
    <w:p w14:paraId="512CFDC1"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'-level'</w:t>
      </w:r>
      <w:r w:rsidRPr="0020749A">
        <w:rPr>
          <w:rFonts w:ascii="Menlo Regular" w:hAnsi="Menlo Regular" w:cs="Menlo Regular"/>
          <w:color w:val="000000"/>
          <w:sz w:val="22"/>
          <w:szCs w:val="22"/>
          <w:lang w:val="en-GB"/>
        </w:rPr>
        <w:t xml:space="preserve"> =&gt; $verbosity,</w:t>
      </w:r>
    </w:p>
    <w:p w14:paraId="460FBF83"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'-class'</w:t>
      </w:r>
      <w:r w:rsidRPr="0020749A">
        <w:rPr>
          <w:rFonts w:ascii="Menlo Regular" w:hAnsi="Menlo Regular" w:cs="Menlo Regular"/>
          <w:color w:val="000000"/>
          <w:sz w:val="22"/>
          <w:szCs w:val="22"/>
          <w:lang w:val="en-GB"/>
        </w:rPr>
        <w:t xml:space="preserve"> =&gt; </w:t>
      </w:r>
      <w:r w:rsidRPr="0020749A">
        <w:rPr>
          <w:rFonts w:ascii="Menlo Regular" w:hAnsi="Menlo Regular" w:cs="Menlo Regular"/>
          <w:color w:val="C41A16"/>
          <w:sz w:val="22"/>
          <w:szCs w:val="22"/>
          <w:lang w:val="en-GB"/>
        </w:rPr>
        <w:t>'main'</w:t>
      </w:r>
      <w:r w:rsidRPr="0020749A">
        <w:rPr>
          <w:rFonts w:ascii="Menlo Regular" w:hAnsi="Menlo Regular" w:cs="Menlo Regular"/>
          <w:color w:val="000000"/>
          <w:sz w:val="22"/>
          <w:szCs w:val="22"/>
          <w:lang w:val="en-GB"/>
        </w:rPr>
        <w:t>,</w:t>
      </w:r>
    </w:p>
    <w:p w14:paraId="6532DBBB"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w:t>
      </w:r>
    </w:p>
    <w:p w14:paraId="6B247849"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$img = Image::Magick-&gt;</w:t>
      </w:r>
      <w:r w:rsidRPr="0020749A">
        <w:rPr>
          <w:rFonts w:ascii="Menlo Regular" w:hAnsi="Menlo Regular" w:cs="Menlo Regular"/>
          <w:color w:val="AA0D91"/>
          <w:sz w:val="22"/>
          <w:szCs w:val="22"/>
          <w:lang w:val="en-GB"/>
        </w:rPr>
        <w:t>new</w:t>
      </w:r>
      <w:r w:rsidRPr="0020749A">
        <w:rPr>
          <w:rFonts w:ascii="Menlo Regular" w:hAnsi="Menlo Regular" w:cs="Menlo Regular"/>
          <w:color w:val="000000"/>
          <w:sz w:val="22"/>
          <w:szCs w:val="22"/>
          <w:lang w:val="en-GB"/>
        </w:rPr>
        <w:t>;</w:t>
      </w:r>
    </w:p>
    <w:p w14:paraId="7127832D"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%seen;</w:t>
      </w:r>
    </w:p>
    <w:p w14:paraId="13E03C87"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%area;</w:t>
      </w:r>
    </w:p>
    <w:p w14:paraId="1C7EBF2B"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457889F8"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read the image</w:t>
      </w:r>
    </w:p>
    <w:p w14:paraId="3C51D585"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$log-&gt;info(</w:t>
      </w:r>
      <w:r w:rsidRPr="0020749A">
        <w:rPr>
          <w:rFonts w:ascii="Menlo Regular" w:hAnsi="Menlo Regular" w:cs="Menlo Regular"/>
          <w:color w:val="C41A16"/>
          <w:sz w:val="22"/>
          <w:szCs w:val="22"/>
          <w:lang w:val="en-GB"/>
        </w:rPr>
        <w:t>"going to read image '$infile'"</w:t>
      </w:r>
      <w:r w:rsidRPr="0020749A">
        <w:rPr>
          <w:rFonts w:ascii="Menlo Regular" w:hAnsi="Menlo Regular" w:cs="Menlo Regular"/>
          <w:color w:val="000000"/>
          <w:sz w:val="22"/>
          <w:szCs w:val="22"/>
          <w:lang w:val="en-GB"/>
        </w:rPr>
        <w:t>);</w:t>
      </w:r>
    </w:p>
    <w:p w14:paraId="2A7934C5"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$msg = $img-&gt;Read($infile);</w:t>
      </w:r>
    </w:p>
    <w:p w14:paraId="06EA4129"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$log-&gt;</w:t>
      </w:r>
      <w:r w:rsidRPr="0020749A">
        <w:rPr>
          <w:rFonts w:ascii="Menlo Regular" w:hAnsi="Menlo Regular" w:cs="Menlo Regular"/>
          <w:color w:val="AA0D91"/>
          <w:sz w:val="22"/>
          <w:szCs w:val="22"/>
          <w:lang w:val="en-GB"/>
        </w:rPr>
        <w:t>warn</w:t>
      </w:r>
      <w:r w:rsidRPr="0020749A">
        <w:rPr>
          <w:rFonts w:ascii="Menlo Regular" w:hAnsi="Menlo Regular" w:cs="Menlo Regular"/>
          <w:color w:val="000000"/>
          <w:sz w:val="22"/>
          <w:szCs w:val="22"/>
          <w:lang w:val="en-GB"/>
        </w:rPr>
        <w:t xml:space="preserve">($msg)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$msg;</w:t>
      </w:r>
    </w:p>
    <w:p w14:paraId="63D28255"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1DDED8D0"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get width and height</w:t>
      </w:r>
    </w:p>
    <w:p w14:paraId="0930668D"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$width  = $img-&gt;Get(</w:t>
      </w:r>
      <w:r w:rsidRPr="0020749A">
        <w:rPr>
          <w:rFonts w:ascii="Menlo Regular" w:hAnsi="Menlo Regular" w:cs="Menlo Regular"/>
          <w:color w:val="C41A16"/>
          <w:sz w:val="22"/>
          <w:szCs w:val="22"/>
          <w:lang w:val="en-GB"/>
        </w:rPr>
        <w:t>'columns'</w:t>
      </w:r>
      <w:r w:rsidRPr="0020749A">
        <w:rPr>
          <w:rFonts w:ascii="Menlo Regular" w:hAnsi="Menlo Regular" w:cs="Menlo Regular"/>
          <w:color w:val="000000"/>
          <w:sz w:val="22"/>
          <w:szCs w:val="22"/>
          <w:lang w:val="en-GB"/>
        </w:rPr>
        <w:t>);</w:t>
      </w:r>
    </w:p>
    <w:p w14:paraId="20DAF189"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$height = $img-&gt;Get(</w:t>
      </w:r>
      <w:r w:rsidRPr="0020749A">
        <w:rPr>
          <w:rFonts w:ascii="Menlo Regular" w:hAnsi="Menlo Regular" w:cs="Menlo Regular"/>
          <w:color w:val="C41A16"/>
          <w:sz w:val="22"/>
          <w:szCs w:val="22"/>
          <w:lang w:val="en-GB"/>
        </w:rPr>
        <w:t>'rows'</w:t>
      </w:r>
      <w:r w:rsidRPr="0020749A">
        <w:rPr>
          <w:rFonts w:ascii="Menlo Regular" w:hAnsi="Menlo Regular" w:cs="Menlo Regular"/>
          <w:color w:val="000000"/>
          <w:sz w:val="22"/>
          <w:szCs w:val="22"/>
          <w:lang w:val="en-GB"/>
        </w:rPr>
        <w:t>);</w:t>
      </w:r>
    </w:p>
    <w:p w14:paraId="0A70E519"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$log-&gt;info(</w:t>
      </w:r>
      <w:r w:rsidRPr="0020749A">
        <w:rPr>
          <w:rFonts w:ascii="Menlo Regular" w:hAnsi="Menlo Regular" w:cs="Menlo Regular"/>
          <w:color w:val="C41A16"/>
          <w:sz w:val="22"/>
          <w:szCs w:val="22"/>
          <w:lang w:val="en-GB"/>
        </w:rPr>
        <w:t>"width: $width height: $height"</w:t>
      </w:r>
      <w:r w:rsidRPr="0020749A">
        <w:rPr>
          <w:rFonts w:ascii="Menlo Regular" w:hAnsi="Menlo Regular" w:cs="Menlo Regular"/>
          <w:color w:val="000000"/>
          <w:sz w:val="22"/>
          <w:szCs w:val="22"/>
          <w:lang w:val="en-GB"/>
        </w:rPr>
        <w:t>);</w:t>
      </w:r>
    </w:p>
    <w:p w14:paraId="281198C5"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461E893E"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iterate over all pixels</w:t>
      </w:r>
    </w:p>
    <w:p w14:paraId="1C83FAE6"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$x ( </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 xml:space="preserve"> .. $width ) {</w:t>
      </w:r>
    </w:p>
    <w:p w14:paraId="0E3D0833"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$y ( </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 xml:space="preserve"> .. $height ) {</w:t>
      </w:r>
    </w:p>
    <w:p w14:paraId="56703A4F"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$nucleus = </w:t>
      </w:r>
      <w:r w:rsidRPr="0020749A">
        <w:rPr>
          <w:rFonts w:ascii="Menlo Regular" w:hAnsi="Menlo Regular" w:cs="Menlo Regular"/>
          <w:color w:val="C41A16"/>
          <w:sz w:val="22"/>
          <w:szCs w:val="22"/>
          <w:lang w:val="en-GB"/>
        </w:rPr>
        <w:t>"$x,$y"</w:t>
      </w:r>
      <w:r w:rsidRPr="0020749A">
        <w:rPr>
          <w:rFonts w:ascii="Menlo Regular" w:hAnsi="Menlo Regular" w:cs="Menlo Regular"/>
          <w:color w:val="000000"/>
          <w:sz w:val="22"/>
          <w:szCs w:val="22"/>
          <w:lang w:val="en-GB"/>
        </w:rPr>
        <w:t>;</w:t>
      </w:r>
    </w:p>
    <w:p w14:paraId="2A79C1DE"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 xml:space="preserve">recurse( </w:t>
      </w:r>
      <w:r w:rsidRPr="0020749A">
        <w:rPr>
          <w:rFonts w:ascii="Menlo Regular" w:hAnsi="Menlo Regular" w:cs="Menlo Regular"/>
          <w:color w:val="C41A16"/>
          <w:sz w:val="22"/>
          <w:szCs w:val="22"/>
          <w:lang w:val="en-GB"/>
        </w:rPr>
        <w:t>'x'</w:t>
      </w:r>
      <w:r w:rsidRPr="0020749A">
        <w:rPr>
          <w:rFonts w:ascii="Menlo Regular" w:hAnsi="Menlo Regular" w:cs="Menlo Regular"/>
          <w:color w:val="000000"/>
          <w:sz w:val="22"/>
          <w:szCs w:val="22"/>
          <w:lang w:val="en-GB"/>
        </w:rPr>
        <w:t xml:space="preserve"> =&gt; $x, </w:t>
      </w:r>
      <w:r w:rsidRPr="0020749A">
        <w:rPr>
          <w:rFonts w:ascii="Menlo Regular" w:hAnsi="Menlo Regular" w:cs="Menlo Regular"/>
          <w:color w:val="C41A16"/>
          <w:sz w:val="22"/>
          <w:szCs w:val="22"/>
          <w:lang w:val="en-GB"/>
        </w:rPr>
        <w:t>'y'</w:t>
      </w:r>
      <w:r w:rsidRPr="0020749A">
        <w:rPr>
          <w:rFonts w:ascii="Menlo Regular" w:hAnsi="Menlo Regular" w:cs="Menlo Regular"/>
          <w:color w:val="000000"/>
          <w:sz w:val="22"/>
          <w:szCs w:val="22"/>
          <w:lang w:val="en-GB"/>
        </w:rPr>
        <w:t xml:space="preserve"> =&gt; $y, </w:t>
      </w:r>
      <w:r w:rsidRPr="0020749A">
        <w:rPr>
          <w:rFonts w:ascii="Menlo Regular" w:hAnsi="Menlo Regular" w:cs="Menlo Regular"/>
          <w:color w:val="C41A16"/>
          <w:sz w:val="22"/>
          <w:szCs w:val="22"/>
          <w:lang w:val="en-GB"/>
        </w:rPr>
        <w:t>'nucleus'</w:t>
      </w:r>
      <w:r w:rsidRPr="0020749A">
        <w:rPr>
          <w:rFonts w:ascii="Menlo Regular" w:hAnsi="Menlo Regular" w:cs="Menlo Regular"/>
          <w:color w:val="000000"/>
          <w:sz w:val="22"/>
          <w:szCs w:val="22"/>
          <w:lang w:val="en-GB"/>
        </w:rPr>
        <w:t xml:space="preserve"> =&gt; $nucleus );</w:t>
      </w:r>
    </w:p>
    <w:p w14:paraId="1C0F1AF9"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 $area{$nucleus} ) {</w:t>
      </w:r>
    </w:p>
    <w:p w14:paraId="0A8A7437"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$size = </w:t>
      </w:r>
      <w:r w:rsidRPr="0020749A">
        <w:rPr>
          <w:rFonts w:ascii="Menlo Regular" w:hAnsi="Menlo Regular" w:cs="Menlo Regular"/>
          <w:color w:val="AA0D91"/>
          <w:sz w:val="22"/>
          <w:szCs w:val="22"/>
          <w:lang w:val="en-GB"/>
        </w:rPr>
        <w:t>scalar</w:t>
      </w:r>
      <w:r w:rsidRPr="0020749A">
        <w:rPr>
          <w:rFonts w:ascii="Menlo Regular" w:hAnsi="Menlo Regular" w:cs="Menlo Regular"/>
          <w:color w:val="000000"/>
          <w:sz w:val="22"/>
          <w:szCs w:val="22"/>
          <w:lang w:val="en-GB"/>
        </w:rPr>
        <w:t xml:space="preserve"> @{ $area{$nucleus} };</w:t>
      </w:r>
    </w:p>
    <w:p w14:paraId="7C990678"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 $size &gt; $fuzzyness ) {</w:t>
      </w:r>
    </w:p>
    <w:p w14:paraId="159A150B"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$log-&gt;info(</w:t>
      </w:r>
      <w:r w:rsidRPr="0020749A">
        <w:rPr>
          <w:rFonts w:ascii="Menlo Regular" w:hAnsi="Menlo Regular" w:cs="Menlo Regular"/>
          <w:color w:val="C41A16"/>
          <w:sz w:val="22"/>
          <w:szCs w:val="22"/>
          <w:lang w:val="en-GB"/>
        </w:rPr>
        <w:t xml:space="preserve">"found area of $size pixels around </w:t>
      </w:r>
      <w:r w:rsidRPr="0020749A">
        <w:rPr>
          <w:rFonts w:ascii="Menlo Regular" w:hAnsi="Menlo Regular" w:cs="Menlo Regular"/>
          <w:color w:val="C41A16"/>
          <w:sz w:val="22"/>
          <w:szCs w:val="22"/>
          <w:lang w:val="en-GB"/>
        </w:rPr>
        <w:lastRenderedPageBreak/>
        <w:t>nucleus $nucleus"</w:t>
      </w:r>
      <w:r w:rsidRPr="0020749A">
        <w:rPr>
          <w:rFonts w:ascii="Menlo Regular" w:hAnsi="Menlo Regular" w:cs="Menlo Regular"/>
          <w:color w:val="000000"/>
          <w:sz w:val="22"/>
          <w:szCs w:val="22"/>
          <w:lang w:val="en-GB"/>
        </w:rPr>
        <w:t>);</w:t>
      </w:r>
    </w:p>
    <w:p w14:paraId="53260CC1"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w:t>
      </w:r>
    </w:p>
    <w:p w14:paraId="75C42612"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w:t>
      </w:r>
    </w:p>
    <w:p w14:paraId="00F57834"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t>}</w:t>
      </w:r>
    </w:p>
    <w:p w14:paraId="64111983"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w:t>
      </w:r>
    </w:p>
    <w:p w14:paraId="7F0CA063"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2271ED8D"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write large areas</w:t>
      </w:r>
    </w:p>
    <w:p w14:paraId="07B3102B"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$nucleus ( </w:t>
      </w:r>
      <w:r w:rsidRPr="0020749A">
        <w:rPr>
          <w:rFonts w:ascii="Menlo Regular" w:hAnsi="Menlo Regular" w:cs="Menlo Regular"/>
          <w:color w:val="AA0D91"/>
          <w:sz w:val="22"/>
          <w:szCs w:val="22"/>
          <w:lang w:val="en-GB"/>
        </w:rPr>
        <w:t>grep</w:t>
      </w:r>
      <w:r w:rsidRPr="0020749A">
        <w:rPr>
          <w:rFonts w:ascii="Menlo Regular" w:hAnsi="Menlo Regular" w:cs="Menlo Regular"/>
          <w:color w:val="000000"/>
          <w:sz w:val="22"/>
          <w:szCs w:val="22"/>
          <w:lang w:val="en-GB"/>
        </w:rPr>
        <w:t xml:space="preserve"> { </w:t>
      </w:r>
      <w:r w:rsidRPr="0020749A">
        <w:rPr>
          <w:rFonts w:ascii="Menlo Regular" w:hAnsi="Menlo Regular" w:cs="Menlo Regular"/>
          <w:color w:val="AA0D91"/>
          <w:sz w:val="22"/>
          <w:szCs w:val="22"/>
          <w:lang w:val="en-GB"/>
        </w:rPr>
        <w:t>scalar</w:t>
      </w:r>
      <w:r w:rsidRPr="0020749A">
        <w:rPr>
          <w:rFonts w:ascii="Menlo Regular" w:hAnsi="Menlo Regular" w:cs="Menlo Regular"/>
          <w:color w:val="000000"/>
          <w:sz w:val="22"/>
          <w:szCs w:val="22"/>
          <w:lang w:val="en-GB"/>
        </w:rPr>
        <w:t xml:space="preserve"> @{ $area{$_} } &gt; $fuzzyness } </w:t>
      </w:r>
      <w:r w:rsidRPr="0020749A">
        <w:rPr>
          <w:rFonts w:ascii="Menlo Regular" w:hAnsi="Menlo Regular" w:cs="Menlo Regular"/>
          <w:color w:val="AA0D91"/>
          <w:sz w:val="22"/>
          <w:szCs w:val="22"/>
          <w:lang w:val="en-GB"/>
        </w:rPr>
        <w:t>keys</w:t>
      </w:r>
      <w:r w:rsidRPr="0020749A">
        <w:rPr>
          <w:rFonts w:ascii="Menlo Regular" w:hAnsi="Menlo Regular" w:cs="Menlo Regular"/>
          <w:color w:val="000000"/>
          <w:sz w:val="22"/>
          <w:szCs w:val="22"/>
          <w:lang w:val="en-GB"/>
        </w:rPr>
        <w:t xml:space="preserve"> %area ) {</w:t>
      </w:r>
    </w:p>
    <w:p w14:paraId="7B800235"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($min_x) = </w:t>
      </w:r>
      <w:r w:rsidRPr="0020749A">
        <w:rPr>
          <w:rFonts w:ascii="Menlo Regular" w:hAnsi="Menlo Regular" w:cs="Menlo Regular"/>
          <w:color w:val="AA0D91"/>
          <w:sz w:val="22"/>
          <w:szCs w:val="22"/>
          <w:lang w:val="en-GB"/>
        </w:rPr>
        <w:t>sort</w:t>
      </w:r>
      <w:r w:rsidRPr="0020749A">
        <w:rPr>
          <w:rFonts w:ascii="Menlo Regular" w:hAnsi="Menlo Regular" w:cs="Menlo Regular"/>
          <w:color w:val="000000"/>
          <w:sz w:val="22"/>
          <w:szCs w:val="22"/>
          <w:lang w:val="en-GB"/>
        </w:rPr>
        <w:t xml:space="preserve"> { $a &lt;=&gt; $b } </w:t>
      </w:r>
      <w:r w:rsidRPr="0020749A">
        <w:rPr>
          <w:rFonts w:ascii="Menlo Regular" w:hAnsi="Menlo Regular" w:cs="Menlo Regular"/>
          <w:color w:val="AA0D91"/>
          <w:sz w:val="22"/>
          <w:szCs w:val="22"/>
          <w:lang w:val="en-GB"/>
        </w:rPr>
        <w:t>map</w:t>
      </w:r>
      <w:r w:rsidRPr="0020749A">
        <w:rPr>
          <w:rFonts w:ascii="Menlo Regular" w:hAnsi="Menlo Regular" w:cs="Menlo Regular"/>
          <w:color w:val="000000"/>
          <w:sz w:val="22"/>
          <w:szCs w:val="22"/>
          <w:lang w:val="en-GB"/>
        </w:rPr>
        <w:t xml:space="preserve"> { [ </w:t>
      </w:r>
      <w:r w:rsidRPr="0020749A">
        <w:rPr>
          <w:rFonts w:ascii="Menlo Regular" w:hAnsi="Menlo Regular" w:cs="Menlo Regular"/>
          <w:color w:val="AA0D91"/>
          <w:sz w:val="22"/>
          <w:szCs w:val="22"/>
          <w:lang w:val="en-GB"/>
        </w:rPr>
        <w:t>split</w:t>
      </w:r>
      <w:r w:rsidRPr="0020749A">
        <w:rPr>
          <w:rFonts w:ascii="Menlo Regular" w:hAnsi="Menlo Regular" w:cs="Menlo Regular"/>
          <w:color w:val="000000"/>
          <w:sz w:val="22"/>
          <w:szCs w:val="22"/>
          <w:lang w:val="en-GB"/>
        </w:rPr>
        <w:t>(/,/, $_) ]-&gt;[</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 } @{ $area{$nucleus} };</w:t>
      </w:r>
    </w:p>
    <w:p w14:paraId="78E19B1E"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($max_x) = </w:t>
      </w:r>
      <w:r w:rsidRPr="0020749A">
        <w:rPr>
          <w:rFonts w:ascii="Menlo Regular" w:hAnsi="Menlo Regular" w:cs="Menlo Regular"/>
          <w:color w:val="AA0D91"/>
          <w:sz w:val="22"/>
          <w:szCs w:val="22"/>
          <w:lang w:val="en-GB"/>
        </w:rPr>
        <w:t>sort</w:t>
      </w:r>
      <w:r w:rsidRPr="0020749A">
        <w:rPr>
          <w:rFonts w:ascii="Menlo Regular" w:hAnsi="Menlo Regular" w:cs="Menlo Regular"/>
          <w:color w:val="000000"/>
          <w:sz w:val="22"/>
          <w:szCs w:val="22"/>
          <w:lang w:val="en-GB"/>
        </w:rPr>
        <w:t xml:space="preserve"> { $b &lt;=&gt; $a } </w:t>
      </w:r>
      <w:r w:rsidRPr="0020749A">
        <w:rPr>
          <w:rFonts w:ascii="Menlo Regular" w:hAnsi="Menlo Regular" w:cs="Menlo Regular"/>
          <w:color w:val="AA0D91"/>
          <w:sz w:val="22"/>
          <w:szCs w:val="22"/>
          <w:lang w:val="en-GB"/>
        </w:rPr>
        <w:t>map</w:t>
      </w:r>
      <w:r w:rsidRPr="0020749A">
        <w:rPr>
          <w:rFonts w:ascii="Menlo Regular" w:hAnsi="Menlo Regular" w:cs="Menlo Regular"/>
          <w:color w:val="000000"/>
          <w:sz w:val="22"/>
          <w:szCs w:val="22"/>
          <w:lang w:val="en-GB"/>
        </w:rPr>
        <w:t xml:space="preserve"> { [ </w:t>
      </w:r>
      <w:r w:rsidRPr="0020749A">
        <w:rPr>
          <w:rFonts w:ascii="Menlo Regular" w:hAnsi="Menlo Regular" w:cs="Menlo Regular"/>
          <w:color w:val="AA0D91"/>
          <w:sz w:val="22"/>
          <w:szCs w:val="22"/>
          <w:lang w:val="en-GB"/>
        </w:rPr>
        <w:t>split</w:t>
      </w:r>
      <w:r w:rsidRPr="0020749A">
        <w:rPr>
          <w:rFonts w:ascii="Menlo Regular" w:hAnsi="Menlo Regular" w:cs="Menlo Regular"/>
          <w:color w:val="000000"/>
          <w:sz w:val="22"/>
          <w:szCs w:val="22"/>
          <w:lang w:val="en-GB"/>
        </w:rPr>
        <w:t>(/,/, $_) ]-&gt;[</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 } @{ $area{$nucleus} };</w:t>
      </w:r>
      <w:r w:rsidRPr="0020749A">
        <w:rPr>
          <w:rFonts w:ascii="Menlo Regular" w:hAnsi="Menlo Regular" w:cs="Menlo Regular"/>
          <w:color w:val="000000"/>
          <w:sz w:val="22"/>
          <w:szCs w:val="22"/>
          <w:lang w:val="en-GB"/>
        </w:rPr>
        <w:tab/>
      </w:r>
    </w:p>
    <w:p w14:paraId="0208D573"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($min_y) = </w:t>
      </w:r>
      <w:r w:rsidRPr="0020749A">
        <w:rPr>
          <w:rFonts w:ascii="Menlo Regular" w:hAnsi="Menlo Regular" w:cs="Menlo Regular"/>
          <w:color w:val="AA0D91"/>
          <w:sz w:val="22"/>
          <w:szCs w:val="22"/>
          <w:lang w:val="en-GB"/>
        </w:rPr>
        <w:t>sort</w:t>
      </w:r>
      <w:r w:rsidRPr="0020749A">
        <w:rPr>
          <w:rFonts w:ascii="Menlo Regular" w:hAnsi="Menlo Regular" w:cs="Menlo Regular"/>
          <w:color w:val="000000"/>
          <w:sz w:val="22"/>
          <w:szCs w:val="22"/>
          <w:lang w:val="en-GB"/>
        </w:rPr>
        <w:t xml:space="preserve"> { $a &lt;=&gt; $b } </w:t>
      </w:r>
      <w:r w:rsidRPr="0020749A">
        <w:rPr>
          <w:rFonts w:ascii="Menlo Regular" w:hAnsi="Menlo Regular" w:cs="Menlo Regular"/>
          <w:color w:val="AA0D91"/>
          <w:sz w:val="22"/>
          <w:szCs w:val="22"/>
          <w:lang w:val="en-GB"/>
        </w:rPr>
        <w:t>map</w:t>
      </w:r>
      <w:r w:rsidRPr="0020749A">
        <w:rPr>
          <w:rFonts w:ascii="Menlo Regular" w:hAnsi="Menlo Regular" w:cs="Menlo Regular"/>
          <w:color w:val="000000"/>
          <w:sz w:val="22"/>
          <w:szCs w:val="22"/>
          <w:lang w:val="en-GB"/>
        </w:rPr>
        <w:t xml:space="preserve"> { [ </w:t>
      </w:r>
      <w:r w:rsidRPr="0020749A">
        <w:rPr>
          <w:rFonts w:ascii="Menlo Regular" w:hAnsi="Menlo Regular" w:cs="Menlo Regular"/>
          <w:color w:val="AA0D91"/>
          <w:sz w:val="22"/>
          <w:szCs w:val="22"/>
          <w:lang w:val="en-GB"/>
        </w:rPr>
        <w:t>split</w:t>
      </w:r>
      <w:r w:rsidRPr="0020749A">
        <w:rPr>
          <w:rFonts w:ascii="Menlo Regular" w:hAnsi="Menlo Regular" w:cs="Menlo Regular"/>
          <w:color w:val="000000"/>
          <w:sz w:val="22"/>
          <w:szCs w:val="22"/>
          <w:lang w:val="en-GB"/>
        </w:rPr>
        <w:t>(/,/, $_) ]-&gt;[</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 } @{ $area{$nucleus} };</w:t>
      </w:r>
      <w:r w:rsidRPr="0020749A">
        <w:rPr>
          <w:rFonts w:ascii="Menlo Regular" w:hAnsi="Menlo Regular" w:cs="Menlo Regular"/>
          <w:color w:val="000000"/>
          <w:sz w:val="22"/>
          <w:szCs w:val="22"/>
          <w:lang w:val="en-GB"/>
        </w:rPr>
        <w:tab/>
      </w:r>
    </w:p>
    <w:p w14:paraId="27F14085"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($max_y) = </w:t>
      </w:r>
      <w:r w:rsidRPr="0020749A">
        <w:rPr>
          <w:rFonts w:ascii="Menlo Regular" w:hAnsi="Menlo Regular" w:cs="Menlo Regular"/>
          <w:color w:val="AA0D91"/>
          <w:sz w:val="22"/>
          <w:szCs w:val="22"/>
          <w:lang w:val="en-GB"/>
        </w:rPr>
        <w:t>sort</w:t>
      </w:r>
      <w:r w:rsidRPr="0020749A">
        <w:rPr>
          <w:rFonts w:ascii="Menlo Regular" w:hAnsi="Menlo Regular" w:cs="Menlo Regular"/>
          <w:color w:val="000000"/>
          <w:sz w:val="22"/>
          <w:szCs w:val="22"/>
          <w:lang w:val="en-GB"/>
        </w:rPr>
        <w:t xml:space="preserve"> { $b &lt;=&gt; $a } </w:t>
      </w:r>
      <w:r w:rsidRPr="0020749A">
        <w:rPr>
          <w:rFonts w:ascii="Menlo Regular" w:hAnsi="Menlo Regular" w:cs="Menlo Regular"/>
          <w:color w:val="AA0D91"/>
          <w:sz w:val="22"/>
          <w:szCs w:val="22"/>
          <w:lang w:val="en-GB"/>
        </w:rPr>
        <w:t>map</w:t>
      </w:r>
      <w:r w:rsidRPr="0020749A">
        <w:rPr>
          <w:rFonts w:ascii="Menlo Regular" w:hAnsi="Menlo Regular" w:cs="Menlo Regular"/>
          <w:color w:val="000000"/>
          <w:sz w:val="22"/>
          <w:szCs w:val="22"/>
          <w:lang w:val="en-GB"/>
        </w:rPr>
        <w:t xml:space="preserve"> { [ </w:t>
      </w:r>
      <w:r w:rsidRPr="0020749A">
        <w:rPr>
          <w:rFonts w:ascii="Menlo Regular" w:hAnsi="Menlo Regular" w:cs="Menlo Regular"/>
          <w:color w:val="AA0D91"/>
          <w:sz w:val="22"/>
          <w:szCs w:val="22"/>
          <w:lang w:val="en-GB"/>
        </w:rPr>
        <w:t>split</w:t>
      </w:r>
      <w:r w:rsidRPr="0020749A">
        <w:rPr>
          <w:rFonts w:ascii="Menlo Regular" w:hAnsi="Menlo Regular" w:cs="Menlo Regular"/>
          <w:color w:val="000000"/>
          <w:sz w:val="22"/>
          <w:szCs w:val="22"/>
          <w:lang w:val="en-GB"/>
        </w:rPr>
        <w:t>(/,/, $_) ]-&gt;[</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 } @{ $area{$nucleus} };</w:t>
      </w:r>
    </w:p>
    <w:p w14:paraId="6D44FA72"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p>
    <w:p w14:paraId="0A48C6E0"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7400"/>
          <w:sz w:val="22"/>
          <w:szCs w:val="22"/>
          <w:lang w:val="en-GB"/>
        </w:rPr>
        <w:t># compute new area</w:t>
      </w:r>
    </w:p>
    <w:p w14:paraId="250242BD"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$new_width  = $max_x - $min_x;</w:t>
      </w:r>
    </w:p>
    <w:p w14:paraId="62C70B73"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$new_height = $max_y - $min_y;</w:t>
      </w:r>
    </w:p>
    <w:p w14:paraId="090F1CDD" w14:textId="01C6BC2B" w:rsidR="006338D7" w:rsidRPr="0020749A" w:rsidRDefault="0004332E"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noProof/>
          <w:color w:val="000000"/>
          <w:sz w:val="22"/>
          <w:szCs w:val="22"/>
          <w:lang w:val="en-US"/>
        </w:rPr>
        <mc:AlternateContent>
          <mc:Choice Requires="wps">
            <w:drawing>
              <wp:anchor distT="0" distB="0" distL="114300" distR="114300" simplePos="0" relativeHeight="251659264" behindDoc="0" locked="0" layoutInCell="1" allowOverlap="1" wp14:anchorId="6DB18274" wp14:editId="1AF25405">
                <wp:simplePos x="0" y="0"/>
                <wp:positionH relativeFrom="column">
                  <wp:posOffset>-114935</wp:posOffset>
                </wp:positionH>
                <wp:positionV relativeFrom="paragraph">
                  <wp:posOffset>302259</wp:posOffset>
                </wp:positionV>
                <wp:extent cx="5631815" cy="574675"/>
                <wp:effectExtent l="50800" t="25400" r="83185" b="111125"/>
                <wp:wrapNone/>
                <wp:docPr id="4" name="Kader 4"/>
                <wp:cNvGraphicFramePr/>
                <a:graphic xmlns:a="http://schemas.openxmlformats.org/drawingml/2006/main">
                  <a:graphicData uri="http://schemas.microsoft.com/office/word/2010/wordprocessingShape">
                    <wps:wsp>
                      <wps:cNvSpPr/>
                      <wps:spPr>
                        <a:xfrm>
                          <a:off x="0" y="0"/>
                          <a:ext cx="5631815" cy="574675"/>
                        </a:xfrm>
                        <a:prstGeom prst="frame">
                          <a:avLst>
                            <a:gd name="adj1" fmla="val 8939"/>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Kader 4" o:spid="_x0000_s1026" style="position:absolute;margin-left:-9pt;margin-top:23.8pt;width:443.45pt;height:4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631815,57467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" path="m0,0l5631815,,5631815,574675,,574675,,0xm51370,51370l51370,523305,5580445,523305,5580445,51370,51370,51370xe" fillcolor="#4f81bd [3204]" strokecolor="#4579b8 [3044]">
                <v:fill color2="#a7bfde [1620]" rotate="t" type="gradient">
                  <o:fill v:ext="view" type="gradientUnscaled"/>
                </v:fill>
                <v:shadow on="t" opacity="22937f" mv:blur="40000f" origin=",.5" offset="0,23000emu"/>
                <v:path arrowok="t" o:connecttype="custom" o:connectlocs="0,0;5631815,0;5631815,574675;0,574675;0,0;51370,51370;51370,523305;5580445,523305;5580445,51370;51370,51370" o:connectangles="0,0,0,0,0,0,0,0,0,0"/>
              </v:shape>
            </w:pict>
          </mc:Fallback>
        </mc:AlternateContent>
      </w:r>
      <w:r w:rsidR="006338D7" w:rsidRPr="0020749A">
        <w:rPr>
          <w:rFonts w:ascii="Menlo Regular" w:hAnsi="Menlo Regular" w:cs="Menlo Regular"/>
          <w:color w:val="000000"/>
          <w:sz w:val="22"/>
          <w:szCs w:val="22"/>
          <w:lang w:val="en-GB"/>
        </w:rPr>
        <w:tab/>
        <w:t>$log-&gt;info(</w:t>
      </w:r>
      <w:r w:rsidR="006338D7" w:rsidRPr="0020749A">
        <w:rPr>
          <w:rFonts w:ascii="Menlo Regular" w:hAnsi="Menlo Regular" w:cs="Menlo Regular"/>
          <w:color w:val="C41A16"/>
          <w:sz w:val="22"/>
          <w:szCs w:val="22"/>
          <w:lang w:val="en-GB"/>
        </w:rPr>
        <w:t>"going to write $nucleus to ${new_width}x${new_height} file"</w:t>
      </w:r>
      <w:r w:rsidR="006338D7" w:rsidRPr="0020749A">
        <w:rPr>
          <w:rFonts w:ascii="Menlo Regular" w:hAnsi="Menlo Regular" w:cs="Menlo Regular"/>
          <w:color w:val="000000"/>
          <w:sz w:val="22"/>
          <w:szCs w:val="22"/>
          <w:lang w:val="en-GB"/>
        </w:rPr>
        <w:t>);</w:t>
      </w:r>
    </w:p>
    <w:p w14:paraId="23D2F4D9" w14:textId="71D48A33"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p>
    <w:p w14:paraId="6F07E2E6"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7400"/>
          <w:sz w:val="22"/>
          <w:szCs w:val="22"/>
          <w:lang w:val="en-GB"/>
        </w:rPr>
        <w:t># create new image, set dimensions, make white background</w:t>
      </w:r>
    </w:p>
    <w:p w14:paraId="1C9888FE"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$new_img = Image::Magick-&gt;</w:t>
      </w:r>
      <w:r w:rsidRPr="0020749A">
        <w:rPr>
          <w:rFonts w:ascii="Menlo Regular" w:hAnsi="Menlo Regular" w:cs="Menlo Regular"/>
          <w:color w:val="AA0D91"/>
          <w:sz w:val="22"/>
          <w:szCs w:val="22"/>
          <w:lang w:val="en-GB"/>
        </w:rPr>
        <w:t>new</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'size'</w:t>
      </w:r>
      <w:r w:rsidRPr="0020749A">
        <w:rPr>
          <w:rFonts w:ascii="Menlo Regular" w:hAnsi="Menlo Regular" w:cs="Menlo Regular"/>
          <w:color w:val="000000"/>
          <w:sz w:val="22"/>
          <w:szCs w:val="22"/>
          <w:lang w:val="en-GB"/>
        </w:rPr>
        <w:t xml:space="preserve"> =&gt; </w:t>
      </w:r>
      <w:r w:rsidRPr="0020749A">
        <w:rPr>
          <w:rFonts w:ascii="Menlo Regular" w:hAnsi="Menlo Regular" w:cs="Menlo Regular"/>
          <w:color w:val="C41A16"/>
          <w:sz w:val="22"/>
          <w:szCs w:val="22"/>
          <w:lang w:val="en-GB"/>
        </w:rPr>
        <w:t>"${new_width}x${new_height}"</w:t>
      </w:r>
      <w:r w:rsidRPr="0020749A">
        <w:rPr>
          <w:rFonts w:ascii="Menlo Regular" w:hAnsi="Menlo Regular" w:cs="Menlo Regular"/>
          <w:color w:val="000000"/>
          <w:sz w:val="22"/>
          <w:szCs w:val="22"/>
          <w:lang w:val="en-GB"/>
        </w:rPr>
        <w:t xml:space="preserve"> );</w:t>
      </w:r>
    </w:p>
    <w:p w14:paraId="22CC406E"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t>$msg = $new_img-&gt;Read(</w:t>
      </w:r>
      <w:r w:rsidRPr="0020749A">
        <w:rPr>
          <w:rFonts w:ascii="Menlo Regular" w:hAnsi="Menlo Regular" w:cs="Menlo Regular"/>
          <w:color w:val="C41A16"/>
          <w:sz w:val="22"/>
          <w:szCs w:val="22"/>
          <w:lang w:val="en-GB"/>
        </w:rPr>
        <w:t>'xc:white'</w:t>
      </w:r>
      <w:r w:rsidRPr="0020749A">
        <w:rPr>
          <w:rFonts w:ascii="Menlo Regular" w:hAnsi="Menlo Regular" w:cs="Menlo Regular"/>
          <w:color w:val="000000"/>
          <w:sz w:val="22"/>
          <w:szCs w:val="22"/>
          <w:lang w:val="en-GB"/>
        </w:rPr>
        <w:t>);</w:t>
      </w:r>
      <w:r w:rsidRPr="0020749A">
        <w:rPr>
          <w:rFonts w:ascii="Menlo Regular" w:hAnsi="Menlo Regular" w:cs="Menlo Regular"/>
          <w:color w:val="000000"/>
          <w:sz w:val="22"/>
          <w:szCs w:val="22"/>
          <w:lang w:val="en-GB"/>
        </w:rPr>
        <w:tab/>
      </w:r>
    </w:p>
    <w:p w14:paraId="10D092BB"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t>$log-&gt;</w:t>
      </w:r>
      <w:r w:rsidRPr="0020749A">
        <w:rPr>
          <w:rFonts w:ascii="Menlo Regular" w:hAnsi="Menlo Regular" w:cs="Menlo Regular"/>
          <w:color w:val="AA0D91"/>
          <w:sz w:val="22"/>
          <w:szCs w:val="22"/>
          <w:lang w:val="en-GB"/>
        </w:rPr>
        <w:t>warn</w:t>
      </w:r>
      <w:r w:rsidRPr="0020749A">
        <w:rPr>
          <w:rFonts w:ascii="Menlo Regular" w:hAnsi="Menlo Regular" w:cs="Menlo Regular"/>
          <w:color w:val="000000"/>
          <w:sz w:val="22"/>
          <w:szCs w:val="22"/>
          <w:lang w:val="en-GB"/>
        </w:rPr>
        <w:t xml:space="preserve">($msg)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$msg;</w:t>
      </w:r>
    </w:p>
    <w:p w14:paraId="2C99D073"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t>$log-&gt;info(</w:t>
      </w:r>
      <w:r w:rsidRPr="0020749A">
        <w:rPr>
          <w:rFonts w:ascii="Menlo Regular" w:hAnsi="Menlo Regular" w:cs="Menlo Regular"/>
          <w:color w:val="C41A16"/>
          <w:sz w:val="22"/>
          <w:szCs w:val="22"/>
          <w:lang w:val="en-GB"/>
        </w:rPr>
        <w:t>"instantiated new image"</w:t>
      </w:r>
      <w:r w:rsidRPr="0020749A">
        <w:rPr>
          <w:rFonts w:ascii="Menlo Regular" w:hAnsi="Menlo Regular" w:cs="Menlo Regular"/>
          <w:color w:val="000000"/>
          <w:sz w:val="22"/>
          <w:szCs w:val="22"/>
          <w:lang w:val="en-GB"/>
        </w:rPr>
        <w:t>);</w:t>
      </w:r>
    </w:p>
    <w:p w14:paraId="23DE8E51"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p>
    <w:p w14:paraId="2C06784B"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7400"/>
          <w:sz w:val="22"/>
          <w:szCs w:val="22"/>
          <w:lang w:val="en-GB"/>
        </w:rPr>
        <w:t># assign pixels</w:t>
      </w:r>
    </w:p>
    <w:p w14:paraId="0F4197F0"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$x ( </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 xml:space="preserve"> .. $new_width ) {</w:t>
      </w:r>
    </w:p>
    <w:p w14:paraId="626E78A0"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$y ( </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 xml:space="preserve"> .. $new_height ) {</w:t>
      </w:r>
    </w:p>
    <w:p w14:paraId="431672EF"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$loc = ( $x + $min_x ) . </w:t>
      </w:r>
      <w:r w:rsidRPr="0020749A">
        <w:rPr>
          <w:rFonts w:ascii="Menlo Regular" w:hAnsi="Menlo Regular" w:cs="Menlo Regular"/>
          <w:color w:val="C41A16"/>
          <w:sz w:val="22"/>
          <w:szCs w:val="22"/>
          <w:lang w:val="en-GB"/>
        </w:rPr>
        <w:t>','</w:t>
      </w:r>
      <w:r w:rsidRPr="0020749A">
        <w:rPr>
          <w:rFonts w:ascii="Menlo Regular" w:hAnsi="Menlo Regular" w:cs="Menlo Regular"/>
          <w:color w:val="000000"/>
          <w:sz w:val="22"/>
          <w:szCs w:val="22"/>
          <w:lang w:val="en-GB"/>
        </w:rPr>
        <w:t xml:space="preserve"> . ( $y + $min_y );</w:t>
      </w:r>
    </w:p>
    <w:p w14:paraId="4F440860"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 $seen{$loc} ) {</w:t>
      </w:r>
    </w:p>
    <w:p w14:paraId="000224A5"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 xml:space="preserve">$msg = $new_img-&gt;SetPixel( </w:t>
      </w:r>
      <w:r w:rsidRPr="0020749A">
        <w:rPr>
          <w:rFonts w:ascii="Menlo Regular" w:hAnsi="Menlo Regular" w:cs="Menlo Regular"/>
          <w:color w:val="C41A16"/>
          <w:sz w:val="22"/>
          <w:szCs w:val="22"/>
          <w:lang w:val="en-GB"/>
        </w:rPr>
        <w:t>'x'</w:t>
      </w:r>
      <w:r w:rsidRPr="0020749A">
        <w:rPr>
          <w:rFonts w:ascii="Menlo Regular" w:hAnsi="Menlo Regular" w:cs="Menlo Regular"/>
          <w:color w:val="000000"/>
          <w:sz w:val="22"/>
          <w:szCs w:val="22"/>
          <w:lang w:val="en-GB"/>
        </w:rPr>
        <w:t xml:space="preserve"> =&gt; $x, </w:t>
      </w:r>
      <w:r w:rsidRPr="0020749A">
        <w:rPr>
          <w:rFonts w:ascii="Menlo Regular" w:hAnsi="Menlo Regular" w:cs="Menlo Regular"/>
          <w:color w:val="C41A16"/>
          <w:sz w:val="22"/>
          <w:szCs w:val="22"/>
          <w:lang w:val="en-GB"/>
        </w:rPr>
        <w:t>'y'</w:t>
      </w:r>
      <w:r w:rsidRPr="0020749A">
        <w:rPr>
          <w:rFonts w:ascii="Menlo Regular" w:hAnsi="Menlo Regular" w:cs="Menlo Regular"/>
          <w:color w:val="000000"/>
          <w:sz w:val="22"/>
          <w:szCs w:val="22"/>
          <w:lang w:val="en-GB"/>
        </w:rPr>
        <w:t xml:space="preserve"> =&gt; $y, </w:t>
      </w:r>
      <w:r w:rsidRPr="0020749A">
        <w:rPr>
          <w:rFonts w:ascii="Menlo Regular" w:hAnsi="Menlo Regular" w:cs="Menlo Regular"/>
          <w:color w:val="C41A16"/>
          <w:sz w:val="22"/>
          <w:szCs w:val="22"/>
          <w:lang w:val="en-GB"/>
        </w:rPr>
        <w:t>'color'</w:t>
      </w:r>
      <w:r w:rsidRPr="0020749A">
        <w:rPr>
          <w:rFonts w:ascii="Menlo Regular" w:hAnsi="Menlo Regular" w:cs="Menlo Regular"/>
          <w:color w:val="000000"/>
          <w:sz w:val="22"/>
          <w:szCs w:val="22"/>
          <w:lang w:val="en-GB"/>
        </w:rPr>
        <w:t xml:space="preserve"> =&gt; $seen{$loc} );</w:t>
      </w:r>
    </w:p>
    <w:p w14:paraId="6D447247"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$log-&gt;</w:t>
      </w:r>
      <w:r w:rsidRPr="0020749A">
        <w:rPr>
          <w:rFonts w:ascii="Menlo Regular" w:hAnsi="Menlo Regular" w:cs="Menlo Regular"/>
          <w:color w:val="AA0D91"/>
          <w:sz w:val="22"/>
          <w:szCs w:val="22"/>
          <w:lang w:val="en-GB"/>
        </w:rPr>
        <w:t>warn</w:t>
      </w:r>
      <w:r w:rsidRPr="0020749A">
        <w:rPr>
          <w:rFonts w:ascii="Menlo Regular" w:hAnsi="Menlo Regular" w:cs="Menlo Regular"/>
          <w:color w:val="000000"/>
          <w:sz w:val="22"/>
          <w:szCs w:val="22"/>
          <w:lang w:val="en-GB"/>
        </w:rPr>
        <w:t xml:space="preserve">($msg)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$msg;</w:t>
      </w:r>
    </w:p>
    <w:p w14:paraId="75E111AA"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w:t>
      </w:r>
    </w:p>
    <w:p w14:paraId="566FA8E8"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w:t>
      </w:r>
    </w:p>
    <w:p w14:paraId="14AFB9C1"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t>}</w:t>
      </w:r>
    </w:p>
    <w:p w14:paraId="3475E30D"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t>$log-&gt;info(</w:t>
      </w:r>
      <w:r w:rsidRPr="0020749A">
        <w:rPr>
          <w:rFonts w:ascii="Menlo Regular" w:hAnsi="Menlo Regular" w:cs="Menlo Regular"/>
          <w:color w:val="C41A16"/>
          <w:sz w:val="22"/>
          <w:szCs w:val="22"/>
          <w:lang w:val="en-GB"/>
        </w:rPr>
        <w:t>"assigned new pixels"</w:t>
      </w:r>
      <w:r w:rsidRPr="0020749A">
        <w:rPr>
          <w:rFonts w:ascii="Menlo Regular" w:hAnsi="Menlo Regular" w:cs="Menlo Regular"/>
          <w:color w:val="000000"/>
          <w:sz w:val="22"/>
          <w:szCs w:val="22"/>
          <w:lang w:val="en-GB"/>
        </w:rPr>
        <w:t>);</w:t>
      </w:r>
    </w:p>
    <w:p w14:paraId="29943D92"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p>
    <w:p w14:paraId="370AC755"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7400"/>
          <w:sz w:val="22"/>
          <w:szCs w:val="22"/>
          <w:lang w:val="en-GB"/>
        </w:rPr>
        <w:t># write image</w:t>
      </w:r>
    </w:p>
    <w:p w14:paraId="338DD1AF"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t>$msg = $new_img-&gt;Write(</w:t>
      </w:r>
      <w:r w:rsidRPr="0020749A">
        <w:rPr>
          <w:rFonts w:ascii="Menlo Regular" w:hAnsi="Menlo Regular" w:cs="Menlo Regular"/>
          <w:color w:val="C41A16"/>
          <w:sz w:val="22"/>
          <w:szCs w:val="22"/>
          <w:lang w:val="en-GB"/>
        </w:rPr>
        <w:t>"${nucleus}.png"</w:t>
      </w:r>
      <w:r w:rsidRPr="0020749A">
        <w:rPr>
          <w:rFonts w:ascii="Menlo Regular" w:hAnsi="Menlo Regular" w:cs="Menlo Regular"/>
          <w:color w:val="000000"/>
          <w:sz w:val="22"/>
          <w:szCs w:val="22"/>
          <w:lang w:val="en-GB"/>
        </w:rPr>
        <w:t>);</w:t>
      </w:r>
    </w:p>
    <w:p w14:paraId="62B1FD31"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t>$log-&gt;</w:t>
      </w:r>
      <w:r w:rsidRPr="0020749A">
        <w:rPr>
          <w:rFonts w:ascii="Menlo Regular" w:hAnsi="Menlo Regular" w:cs="Menlo Regular"/>
          <w:color w:val="AA0D91"/>
          <w:sz w:val="22"/>
          <w:szCs w:val="22"/>
          <w:lang w:val="en-GB"/>
        </w:rPr>
        <w:t>warn</w:t>
      </w:r>
      <w:r w:rsidRPr="0020749A">
        <w:rPr>
          <w:rFonts w:ascii="Menlo Regular" w:hAnsi="Menlo Regular" w:cs="Menlo Regular"/>
          <w:color w:val="000000"/>
          <w:sz w:val="22"/>
          <w:szCs w:val="22"/>
          <w:lang w:val="en-GB"/>
        </w:rPr>
        <w:t xml:space="preserve">($msg)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$msg;</w:t>
      </w:r>
    </w:p>
    <w:p w14:paraId="614B19BD"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t>$log-&gt;info(</w:t>
      </w:r>
      <w:r w:rsidRPr="0020749A">
        <w:rPr>
          <w:rFonts w:ascii="Menlo Regular" w:hAnsi="Menlo Regular" w:cs="Menlo Regular"/>
          <w:color w:val="C41A16"/>
          <w:sz w:val="22"/>
          <w:szCs w:val="22"/>
          <w:lang w:val="en-GB"/>
        </w:rPr>
        <w:t>"wrote image ${nucleus}.png"</w:t>
      </w:r>
      <w:r w:rsidRPr="0020749A">
        <w:rPr>
          <w:rFonts w:ascii="Menlo Regular" w:hAnsi="Menlo Regular" w:cs="Menlo Regular"/>
          <w:color w:val="000000"/>
          <w:sz w:val="22"/>
          <w:szCs w:val="22"/>
          <w:lang w:val="en-GB"/>
        </w:rPr>
        <w:t>);</w:t>
      </w:r>
    </w:p>
    <w:p w14:paraId="192758CE"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w:t>
      </w:r>
    </w:p>
    <w:p w14:paraId="158694F4"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670D1E5E"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sub</w:t>
      </w:r>
      <w:r w:rsidRPr="0020749A">
        <w:rPr>
          <w:rFonts w:ascii="Menlo Regular" w:hAnsi="Menlo Regular" w:cs="Menlo Regular"/>
          <w:color w:val="000000"/>
          <w:sz w:val="22"/>
          <w:szCs w:val="22"/>
          <w:lang w:val="en-GB"/>
        </w:rPr>
        <w:t xml:space="preserve"> recurse {</w:t>
      </w:r>
    </w:p>
    <w:p w14:paraId="7D52F228"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%args = @_;</w:t>
      </w:r>
    </w:p>
    <w:p w14:paraId="7220EBF4"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p>
    <w:p w14:paraId="7408E08E"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7400"/>
          <w:sz w:val="22"/>
          <w:szCs w:val="22"/>
          <w:lang w:val="en-GB"/>
        </w:rPr>
        <w:t># get sub args</w:t>
      </w:r>
    </w:p>
    <w:p w14:paraId="139B9D9A"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$nucleus   = </w:t>
      </w:r>
      <w:r w:rsidRPr="0020749A">
        <w:rPr>
          <w:rFonts w:ascii="Menlo Regular" w:hAnsi="Menlo Regular" w:cs="Menlo Regular"/>
          <w:color w:val="AA0D91"/>
          <w:sz w:val="22"/>
          <w:szCs w:val="22"/>
          <w:lang w:val="en-GB"/>
        </w:rPr>
        <w:t>delete</w:t>
      </w:r>
      <w:r w:rsidRPr="0020749A">
        <w:rPr>
          <w:rFonts w:ascii="Menlo Regular" w:hAnsi="Menlo Regular" w:cs="Menlo Regular"/>
          <w:color w:val="000000"/>
          <w:sz w:val="22"/>
          <w:szCs w:val="22"/>
          <w:lang w:val="en-GB"/>
        </w:rPr>
        <w:t xml:space="preserve"> $args{nucleus};</w:t>
      </w:r>
    </w:p>
    <w:p w14:paraId="53F9D3B8"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 $x, $y ) = @args{qw(x y)};</w:t>
      </w:r>
    </w:p>
    <w:p w14:paraId="323C0B38"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p>
    <w:p w14:paraId="448720DC"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7400"/>
          <w:sz w:val="22"/>
          <w:szCs w:val="22"/>
          <w:lang w:val="en-GB"/>
        </w:rPr>
        <w:t># sample the focal pixel</w:t>
      </w:r>
    </w:p>
    <w:p w14:paraId="0F0476A2"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@pixel = $img-&gt;GetPixel(%args);</w:t>
      </w:r>
    </w:p>
    <w:p w14:paraId="3947EF1B"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p>
    <w:p w14:paraId="17ACB8E0"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7400"/>
          <w:sz w:val="22"/>
          <w:szCs w:val="22"/>
          <w:lang w:val="en-GB"/>
        </w:rPr>
        <w:t># if pixel is darker than threshold and not yet seen...</w:t>
      </w:r>
    </w:p>
    <w:p w14:paraId="583D2996"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 sum(@pixel)/</w:t>
      </w:r>
      <w:r w:rsidRPr="0020749A">
        <w:rPr>
          <w:rFonts w:ascii="Menlo Regular" w:hAnsi="Menlo Regular" w:cs="Menlo Regular"/>
          <w:color w:val="AA0D91"/>
          <w:sz w:val="22"/>
          <w:szCs w:val="22"/>
          <w:lang w:val="en-GB"/>
        </w:rPr>
        <w:t>scalar</w:t>
      </w:r>
      <w:r w:rsidRPr="0020749A">
        <w:rPr>
          <w:rFonts w:ascii="Menlo Regular" w:hAnsi="Menlo Regular" w:cs="Menlo Regular"/>
          <w:color w:val="000000"/>
          <w:sz w:val="22"/>
          <w:szCs w:val="22"/>
          <w:lang w:val="en-GB"/>
        </w:rPr>
        <w:t>(@pixel) &lt; $threshold &amp;&amp; ! $seen{</w:t>
      </w:r>
      <w:r w:rsidRPr="0020749A">
        <w:rPr>
          <w:rFonts w:ascii="Menlo Regular" w:hAnsi="Menlo Regular" w:cs="Menlo Regular"/>
          <w:color w:val="C41A16"/>
          <w:sz w:val="22"/>
          <w:szCs w:val="22"/>
          <w:lang w:val="en-GB"/>
        </w:rPr>
        <w:t>"$x,$y"</w:t>
      </w:r>
      <w:r w:rsidRPr="0020749A">
        <w:rPr>
          <w:rFonts w:ascii="Menlo Regular" w:hAnsi="Menlo Regular" w:cs="Menlo Regular"/>
          <w:color w:val="000000"/>
          <w:sz w:val="22"/>
          <w:szCs w:val="22"/>
          <w:lang w:val="en-GB"/>
        </w:rPr>
        <w:t>} ) {</w:t>
      </w:r>
    </w:p>
    <w:p w14:paraId="3D7152E2"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$log-&gt;debug(</w:t>
      </w:r>
      <w:r w:rsidRPr="0020749A">
        <w:rPr>
          <w:rFonts w:ascii="Menlo Regular" w:hAnsi="Menlo Regular" w:cs="Menlo Regular"/>
          <w:color w:val="C41A16"/>
          <w:sz w:val="22"/>
          <w:szCs w:val="22"/>
          <w:lang w:val="en-GB"/>
        </w:rPr>
        <w:t>"$x,$y"</w:t>
      </w:r>
      <w:r w:rsidRPr="0020749A">
        <w:rPr>
          <w:rFonts w:ascii="Menlo Regular" w:hAnsi="Menlo Regular" w:cs="Menlo Regular"/>
          <w:color w:val="000000"/>
          <w:sz w:val="22"/>
          <w:szCs w:val="22"/>
          <w:lang w:val="en-GB"/>
        </w:rPr>
        <w:t>);</w:t>
      </w:r>
    </w:p>
    <w:p w14:paraId="3F857773"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7E445E53"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7400"/>
          <w:sz w:val="22"/>
          <w:szCs w:val="22"/>
          <w:lang w:val="en-GB"/>
        </w:rPr>
        <w:t># store the pixel</w:t>
      </w:r>
    </w:p>
    <w:p w14:paraId="1FE39768"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$seen{</w:t>
      </w:r>
      <w:r w:rsidRPr="0020749A">
        <w:rPr>
          <w:rFonts w:ascii="Menlo Regular" w:hAnsi="Menlo Regular" w:cs="Menlo Regular"/>
          <w:color w:val="C41A16"/>
          <w:sz w:val="22"/>
          <w:szCs w:val="22"/>
          <w:lang w:val="en-GB"/>
        </w:rPr>
        <w:t>"$x,$y"</w:t>
      </w:r>
      <w:r w:rsidRPr="0020749A">
        <w:rPr>
          <w:rFonts w:ascii="Menlo Regular" w:hAnsi="Menlo Regular" w:cs="Menlo Regular"/>
          <w:color w:val="000000"/>
          <w:sz w:val="22"/>
          <w:szCs w:val="22"/>
          <w:lang w:val="en-GB"/>
        </w:rPr>
        <w:t>} = \@pixel;</w:t>
      </w:r>
    </w:p>
    <w:p w14:paraId="793430FE"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p>
    <w:p w14:paraId="624873A9"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7400"/>
          <w:sz w:val="22"/>
          <w:szCs w:val="22"/>
          <w:lang w:val="en-GB"/>
        </w:rPr>
        <w:t># initialize area around current nucleus</w:t>
      </w:r>
    </w:p>
    <w:p w14:paraId="108A101C"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 xml:space="preserve">$area{$nucleus} = []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not $area{$nucleus};</w:t>
      </w:r>
    </w:p>
    <w:p w14:paraId="1B98C35D"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p>
    <w:p w14:paraId="4E8B7B4F"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7400"/>
          <w:sz w:val="22"/>
          <w:szCs w:val="22"/>
          <w:lang w:val="en-GB"/>
        </w:rPr>
        <w:t># store id of the focal pixel</w:t>
      </w:r>
    </w:p>
    <w:p w14:paraId="58066C33"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push</w:t>
      </w:r>
      <w:r w:rsidRPr="0020749A">
        <w:rPr>
          <w:rFonts w:ascii="Menlo Regular" w:hAnsi="Menlo Regular" w:cs="Menlo Regular"/>
          <w:color w:val="000000"/>
          <w:sz w:val="22"/>
          <w:szCs w:val="22"/>
          <w:lang w:val="en-GB"/>
        </w:rPr>
        <w:t xml:space="preserve"> @{ $area{$nucleus} }, </w:t>
      </w:r>
      <w:r w:rsidRPr="0020749A">
        <w:rPr>
          <w:rFonts w:ascii="Menlo Regular" w:hAnsi="Menlo Regular" w:cs="Menlo Regular"/>
          <w:color w:val="C41A16"/>
          <w:sz w:val="22"/>
          <w:szCs w:val="22"/>
          <w:lang w:val="en-GB"/>
        </w:rPr>
        <w:t>"$x,$y"</w:t>
      </w:r>
      <w:r w:rsidRPr="0020749A">
        <w:rPr>
          <w:rFonts w:ascii="Menlo Regular" w:hAnsi="Menlo Regular" w:cs="Menlo Regular"/>
          <w:color w:val="000000"/>
          <w:sz w:val="22"/>
          <w:szCs w:val="22"/>
          <w:lang w:val="en-GB"/>
        </w:rPr>
        <w:t>;</w:t>
      </w:r>
    </w:p>
    <w:p w14:paraId="0971CCF4"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p>
    <w:p w14:paraId="6DD059BF"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7400"/>
          <w:sz w:val="22"/>
          <w:szCs w:val="22"/>
          <w:lang w:val="en-GB"/>
        </w:rPr>
        <w:t># start growing the area</w:t>
      </w:r>
    </w:p>
    <w:p w14:paraId="6D0FDB90"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 $x &gt; </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 xml:space="preserve"> ) {</w:t>
      </w:r>
    </w:p>
    <w:p w14:paraId="146701CD"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 xml:space="preserve">recurse( </w:t>
      </w:r>
      <w:r w:rsidRPr="0020749A">
        <w:rPr>
          <w:rFonts w:ascii="Menlo Regular" w:hAnsi="Menlo Regular" w:cs="Menlo Regular"/>
          <w:color w:val="C41A16"/>
          <w:sz w:val="22"/>
          <w:szCs w:val="22"/>
          <w:lang w:val="en-GB"/>
        </w:rPr>
        <w:t>'x'</w:t>
      </w:r>
      <w:r w:rsidRPr="0020749A">
        <w:rPr>
          <w:rFonts w:ascii="Menlo Regular" w:hAnsi="Menlo Regular" w:cs="Menlo Regular"/>
          <w:color w:val="000000"/>
          <w:sz w:val="22"/>
          <w:szCs w:val="22"/>
          <w:lang w:val="en-GB"/>
        </w:rPr>
        <w:t xml:space="preserve"> =&gt; $x - </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'y'</w:t>
      </w:r>
      <w:r w:rsidRPr="0020749A">
        <w:rPr>
          <w:rFonts w:ascii="Menlo Regular" w:hAnsi="Menlo Regular" w:cs="Menlo Regular"/>
          <w:color w:val="000000"/>
          <w:sz w:val="22"/>
          <w:szCs w:val="22"/>
          <w:lang w:val="en-GB"/>
        </w:rPr>
        <w:t xml:space="preserve"> =&gt; $y, </w:t>
      </w:r>
      <w:r w:rsidRPr="0020749A">
        <w:rPr>
          <w:rFonts w:ascii="Menlo Regular" w:hAnsi="Menlo Regular" w:cs="Menlo Regular"/>
          <w:color w:val="C41A16"/>
          <w:sz w:val="22"/>
          <w:szCs w:val="22"/>
          <w:lang w:val="en-GB"/>
        </w:rPr>
        <w:t>'nucleus'</w:t>
      </w:r>
      <w:r w:rsidRPr="0020749A">
        <w:rPr>
          <w:rFonts w:ascii="Menlo Regular" w:hAnsi="Menlo Regular" w:cs="Menlo Regular"/>
          <w:color w:val="000000"/>
          <w:sz w:val="22"/>
          <w:szCs w:val="22"/>
          <w:lang w:val="en-GB"/>
        </w:rPr>
        <w:t xml:space="preserve"> =&gt; $nucleus );</w:t>
      </w:r>
    </w:p>
    <w:p w14:paraId="4EBCCAE5"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w:t>
      </w:r>
    </w:p>
    <w:p w14:paraId="3BC0A096"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 $y &gt; </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 xml:space="preserve"> ) {</w:t>
      </w:r>
    </w:p>
    <w:p w14:paraId="67DD7BD2"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 xml:space="preserve">recurse( </w:t>
      </w:r>
      <w:r w:rsidRPr="0020749A">
        <w:rPr>
          <w:rFonts w:ascii="Menlo Regular" w:hAnsi="Menlo Regular" w:cs="Menlo Regular"/>
          <w:color w:val="C41A16"/>
          <w:sz w:val="22"/>
          <w:szCs w:val="22"/>
          <w:lang w:val="en-GB"/>
        </w:rPr>
        <w:t>'x'</w:t>
      </w:r>
      <w:r w:rsidRPr="0020749A">
        <w:rPr>
          <w:rFonts w:ascii="Menlo Regular" w:hAnsi="Menlo Regular" w:cs="Menlo Regular"/>
          <w:color w:val="000000"/>
          <w:sz w:val="22"/>
          <w:szCs w:val="22"/>
          <w:lang w:val="en-GB"/>
        </w:rPr>
        <w:t xml:space="preserve"> =&gt; $x, </w:t>
      </w:r>
      <w:r w:rsidRPr="0020749A">
        <w:rPr>
          <w:rFonts w:ascii="Menlo Regular" w:hAnsi="Menlo Regular" w:cs="Menlo Regular"/>
          <w:color w:val="C41A16"/>
          <w:sz w:val="22"/>
          <w:szCs w:val="22"/>
          <w:lang w:val="en-GB"/>
        </w:rPr>
        <w:t>'y'</w:t>
      </w:r>
      <w:r w:rsidRPr="0020749A">
        <w:rPr>
          <w:rFonts w:ascii="Menlo Regular" w:hAnsi="Menlo Regular" w:cs="Menlo Regular"/>
          <w:color w:val="000000"/>
          <w:sz w:val="22"/>
          <w:szCs w:val="22"/>
          <w:lang w:val="en-GB"/>
        </w:rPr>
        <w:t xml:space="preserve"> =&gt; $y - </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'nucleus'</w:t>
      </w:r>
      <w:r w:rsidRPr="0020749A">
        <w:rPr>
          <w:rFonts w:ascii="Menlo Regular" w:hAnsi="Menlo Regular" w:cs="Menlo Regular"/>
          <w:color w:val="000000"/>
          <w:sz w:val="22"/>
          <w:szCs w:val="22"/>
          <w:lang w:val="en-GB"/>
        </w:rPr>
        <w:t xml:space="preserve"> =&gt; $nucleus );</w:t>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p>
    <w:p w14:paraId="36E4259E"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w:t>
      </w:r>
    </w:p>
    <w:p w14:paraId="698401AD"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 $x &lt; $width ) {</w:t>
      </w:r>
    </w:p>
    <w:p w14:paraId="08413D8A"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 xml:space="preserve">recurse( </w:t>
      </w:r>
      <w:r w:rsidRPr="0020749A">
        <w:rPr>
          <w:rFonts w:ascii="Menlo Regular" w:hAnsi="Menlo Regular" w:cs="Menlo Regular"/>
          <w:color w:val="C41A16"/>
          <w:sz w:val="22"/>
          <w:szCs w:val="22"/>
          <w:lang w:val="en-GB"/>
        </w:rPr>
        <w:t>'x'</w:t>
      </w:r>
      <w:r w:rsidRPr="0020749A">
        <w:rPr>
          <w:rFonts w:ascii="Menlo Regular" w:hAnsi="Menlo Regular" w:cs="Menlo Regular"/>
          <w:color w:val="000000"/>
          <w:sz w:val="22"/>
          <w:szCs w:val="22"/>
          <w:lang w:val="en-GB"/>
        </w:rPr>
        <w:t xml:space="preserve"> =&gt; $x + </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'y'</w:t>
      </w:r>
      <w:r w:rsidRPr="0020749A">
        <w:rPr>
          <w:rFonts w:ascii="Menlo Regular" w:hAnsi="Menlo Regular" w:cs="Menlo Regular"/>
          <w:color w:val="000000"/>
          <w:sz w:val="22"/>
          <w:szCs w:val="22"/>
          <w:lang w:val="en-GB"/>
        </w:rPr>
        <w:t xml:space="preserve"> =&gt; $y, </w:t>
      </w:r>
      <w:r w:rsidRPr="0020749A">
        <w:rPr>
          <w:rFonts w:ascii="Menlo Regular" w:hAnsi="Menlo Regular" w:cs="Menlo Regular"/>
          <w:color w:val="C41A16"/>
          <w:sz w:val="22"/>
          <w:szCs w:val="22"/>
          <w:lang w:val="en-GB"/>
        </w:rPr>
        <w:t>'nucleus'</w:t>
      </w:r>
      <w:r w:rsidRPr="0020749A">
        <w:rPr>
          <w:rFonts w:ascii="Menlo Regular" w:hAnsi="Menlo Regular" w:cs="Menlo Regular"/>
          <w:color w:val="000000"/>
          <w:sz w:val="22"/>
          <w:szCs w:val="22"/>
          <w:lang w:val="en-GB"/>
        </w:rPr>
        <w:t xml:space="preserve"> =&gt; $nucleus );</w:t>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p>
    <w:p w14:paraId="49E29BFE"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w:t>
      </w:r>
    </w:p>
    <w:p w14:paraId="15873658"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 $y &lt; $height ) {</w:t>
      </w:r>
    </w:p>
    <w:p w14:paraId="7F3C83FD"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 xml:space="preserve">recurse( </w:t>
      </w:r>
      <w:r w:rsidRPr="0020749A">
        <w:rPr>
          <w:rFonts w:ascii="Menlo Regular" w:hAnsi="Menlo Regular" w:cs="Menlo Regular"/>
          <w:color w:val="C41A16"/>
          <w:sz w:val="22"/>
          <w:szCs w:val="22"/>
          <w:lang w:val="en-GB"/>
        </w:rPr>
        <w:t>'x'</w:t>
      </w:r>
      <w:r w:rsidRPr="0020749A">
        <w:rPr>
          <w:rFonts w:ascii="Menlo Regular" w:hAnsi="Menlo Regular" w:cs="Menlo Regular"/>
          <w:color w:val="000000"/>
          <w:sz w:val="22"/>
          <w:szCs w:val="22"/>
          <w:lang w:val="en-GB"/>
        </w:rPr>
        <w:t xml:space="preserve"> =&gt; $x, </w:t>
      </w:r>
      <w:r w:rsidRPr="0020749A">
        <w:rPr>
          <w:rFonts w:ascii="Menlo Regular" w:hAnsi="Menlo Regular" w:cs="Menlo Regular"/>
          <w:color w:val="C41A16"/>
          <w:sz w:val="22"/>
          <w:szCs w:val="22"/>
          <w:lang w:val="en-GB"/>
        </w:rPr>
        <w:t>'y'</w:t>
      </w:r>
      <w:r w:rsidRPr="0020749A">
        <w:rPr>
          <w:rFonts w:ascii="Menlo Regular" w:hAnsi="Menlo Regular" w:cs="Menlo Regular"/>
          <w:color w:val="000000"/>
          <w:sz w:val="22"/>
          <w:szCs w:val="22"/>
          <w:lang w:val="en-GB"/>
        </w:rPr>
        <w:t xml:space="preserve"> =&gt; $y + </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'nucleus'</w:t>
      </w:r>
      <w:r w:rsidRPr="0020749A">
        <w:rPr>
          <w:rFonts w:ascii="Menlo Regular" w:hAnsi="Menlo Regular" w:cs="Menlo Regular"/>
          <w:color w:val="000000"/>
          <w:sz w:val="22"/>
          <w:szCs w:val="22"/>
          <w:lang w:val="en-GB"/>
        </w:rPr>
        <w:t xml:space="preserve"> =&gt; $nucleus );</w:t>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p>
    <w:p w14:paraId="4FA07FB0"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w:t>
      </w:r>
    </w:p>
    <w:p w14:paraId="5B4F69AA"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t>}</w:t>
      </w:r>
    </w:p>
    <w:p w14:paraId="109579B9" w14:textId="77777777" w:rsidR="006338D7" w:rsidRPr="0020749A"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w:t>
      </w:r>
    </w:p>
    <w:p w14:paraId="516B7550" w14:textId="77777777" w:rsidR="006338D7" w:rsidRPr="0020749A" w:rsidRDefault="006338D7" w:rsidP="006338D7">
      <w:pPr>
        <w:rPr>
          <w:lang w:val="en-GB"/>
        </w:rPr>
      </w:pPr>
      <w:r w:rsidRPr="0020749A">
        <w:rPr>
          <w:lang w:val="en-GB"/>
        </w:rPr>
        <w:br w:type="page"/>
      </w:r>
    </w:p>
    <w:p w14:paraId="60424C24" w14:textId="45240724" w:rsidR="00D16416" w:rsidRPr="0020749A" w:rsidRDefault="00D16416" w:rsidP="00D16416">
      <w:pPr>
        <w:pStyle w:val="Kop4"/>
        <w:numPr>
          <w:ilvl w:val="2"/>
          <w:numId w:val="1"/>
        </w:numPr>
        <w:rPr>
          <w:lang w:val="en-GB"/>
        </w:rPr>
      </w:pPr>
      <w:bookmarkStart w:id="117" w:name="_Toc260914291"/>
      <w:r w:rsidRPr="0020749A">
        <w:rPr>
          <w:lang w:val="en-GB"/>
        </w:rPr>
        <w:lastRenderedPageBreak/>
        <w:t>traindata.pl</w:t>
      </w:r>
      <w:r w:rsidR="009F6D98" w:rsidRPr="0020749A">
        <w:rPr>
          <w:lang w:val="en-GB"/>
        </w:rPr>
        <w:t xml:space="preserve"> [19</w:t>
      </w:r>
      <w:r w:rsidRPr="0020749A">
        <w:rPr>
          <w:lang w:val="en-GB"/>
        </w:rPr>
        <w:t>]</w:t>
      </w:r>
      <w:bookmarkEnd w:id="117"/>
    </w:p>
    <w:p w14:paraId="2A16CB9E"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#!/usr/bin/perl</w:t>
      </w:r>
    </w:p>
    <w:p w14:paraId="478E239F"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strict;</w:t>
      </w:r>
    </w:p>
    <w:p w14:paraId="32F97696"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warnings;</w:t>
      </w:r>
    </w:p>
    <w:p w14:paraId="27471A95"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Getopt::Long;</w:t>
      </w:r>
    </w:p>
    <w:p w14:paraId="6DD3818B"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Fingerprint </w:t>
      </w:r>
      <w:r w:rsidRPr="0020749A">
        <w:rPr>
          <w:rFonts w:ascii="Menlo Regular" w:hAnsi="Menlo Regular" w:cs="Menlo Regular"/>
          <w:color w:val="C41A16"/>
          <w:sz w:val="22"/>
          <w:szCs w:val="22"/>
          <w:lang w:val="en-GB"/>
        </w:rPr>
        <w:t>'make_fingerprint'</w:t>
      </w:r>
      <w:r w:rsidRPr="0020749A">
        <w:rPr>
          <w:rFonts w:ascii="Menlo Regular" w:hAnsi="Menlo Regular" w:cs="Menlo Regular"/>
          <w:color w:val="000000"/>
          <w:sz w:val="22"/>
          <w:szCs w:val="22"/>
          <w:lang w:val="en-GB"/>
        </w:rPr>
        <w:t>;</w:t>
      </w:r>
    </w:p>
    <w:p w14:paraId="661DB345"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Bio::Phylo::Util::Logger </w:t>
      </w:r>
      <w:r w:rsidRPr="0020749A">
        <w:rPr>
          <w:rFonts w:ascii="Menlo Regular" w:hAnsi="Menlo Regular" w:cs="Menlo Regular"/>
          <w:color w:val="C41A16"/>
          <w:sz w:val="22"/>
          <w:szCs w:val="22"/>
          <w:lang w:val="en-GB"/>
        </w:rPr>
        <w:t>':levels'</w:t>
      </w:r>
      <w:r w:rsidRPr="0020749A">
        <w:rPr>
          <w:rFonts w:ascii="Menlo Regular" w:hAnsi="Menlo Regular" w:cs="Menlo Regular"/>
          <w:color w:val="000000"/>
          <w:sz w:val="22"/>
          <w:szCs w:val="22"/>
          <w:lang w:val="en-GB"/>
        </w:rPr>
        <w:t>;</w:t>
      </w:r>
    </w:p>
    <w:p w14:paraId="1C734EFC"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0EA9E920"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process command line arguments</w:t>
      </w:r>
    </w:p>
    <w:p w14:paraId="2761205B"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$verbosity = WARN;</w:t>
      </w:r>
    </w:p>
    <w:p w14:paraId="54231195"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$resolution = </w:t>
      </w:r>
      <w:r w:rsidRPr="0020749A">
        <w:rPr>
          <w:rFonts w:ascii="Menlo Regular" w:hAnsi="Menlo Regular" w:cs="Menlo Regular"/>
          <w:color w:val="1C00CF"/>
          <w:sz w:val="22"/>
          <w:szCs w:val="22"/>
          <w:lang w:val="en-GB"/>
        </w:rPr>
        <w:t>50</w:t>
      </w:r>
      <w:r w:rsidRPr="0020749A">
        <w:rPr>
          <w:rFonts w:ascii="Menlo Regular" w:hAnsi="Menlo Regular" w:cs="Menlo Regular"/>
          <w:color w:val="000000"/>
          <w:sz w:val="22"/>
          <w:szCs w:val="22"/>
          <w:lang w:val="en-GB"/>
        </w:rPr>
        <w:t>;</w:t>
      </w:r>
    </w:p>
    <w:p w14:paraId="606668C1"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$dir;</w:t>
      </w:r>
    </w:p>
    <w:p w14:paraId="53CD95F8"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$category;</w:t>
      </w:r>
    </w:p>
    <w:p w14:paraId="10FF2D7A"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GetOptions(</w:t>
      </w:r>
    </w:p>
    <w:p w14:paraId="288067C1"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'category=i'</w:t>
      </w:r>
      <w:r w:rsidRPr="0020749A">
        <w:rPr>
          <w:rFonts w:ascii="Menlo Regular" w:hAnsi="Menlo Regular" w:cs="Menlo Regular"/>
          <w:color w:val="000000"/>
          <w:sz w:val="22"/>
          <w:szCs w:val="22"/>
          <w:lang w:val="en-GB"/>
        </w:rPr>
        <w:t xml:space="preserve">   =&gt; \$category,</w:t>
      </w:r>
    </w:p>
    <w:p w14:paraId="6119270F"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'resolution=i'</w:t>
      </w:r>
      <w:r w:rsidRPr="0020749A">
        <w:rPr>
          <w:rFonts w:ascii="Menlo Regular" w:hAnsi="Menlo Regular" w:cs="Menlo Regular"/>
          <w:color w:val="000000"/>
          <w:sz w:val="22"/>
          <w:szCs w:val="22"/>
          <w:lang w:val="en-GB"/>
        </w:rPr>
        <w:t xml:space="preserve"> =&gt; \$resolution,</w:t>
      </w:r>
    </w:p>
    <w:p w14:paraId="1CFC6363"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'dir=s'</w:t>
      </w:r>
      <w:r w:rsidRPr="0020749A">
        <w:rPr>
          <w:rFonts w:ascii="Menlo Regular" w:hAnsi="Menlo Regular" w:cs="Menlo Regular"/>
          <w:color w:val="000000"/>
          <w:sz w:val="22"/>
          <w:szCs w:val="22"/>
          <w:lang w:val="en-GB"/>
        </w:rPr>
        <w:t xml:space="preserve">        =&gt; \$dir,</w:t>
      </w:r>
    </w:p>
    <w:p w14:paraId="197D86E3"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'verbose+'</w:t>
      </w:r>
      <w:r w:rsidRPr="0020749A">
        <w:rPr>
          <w:rFonts w:ascii="Menlo Regular" w:hAnsi="Menlo Regular" w:cs="Menlo Regular"/>
          <w:color w:val="000000"/>
          <w:sz w:val="22"/>
          <w:szCs w:val="22"/>
          <w:lang w:val="en-GB"/>
        </w:rPr>
        <w:t xml:space="preserve">     =&gt; \$verbosity,</w:t>
      </w:r>
    </w:p>
    <w:p w14:paraId="7FAC7599"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w:t>
      </w:r>
    </w:p>
    <w:p w14:paraId="16286532"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26BEF752"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instantiate helper objects</w:t>
      </w:r>
    </w:p>
    <w:p w14:paraId="0722DB8F"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$log = Bio::Phylo::Util::Logger-&gt;</w:t>
      </w:r>
      <w:r w:rsidRPr="0020749A">
        <w:rPr>
          <w:rFonts w:ascii="Menlo Regular" w:hAnsi="Menlo Regular" w:cs="Menlo Regular"/>
          <w:color w:val="AA0D91"/>
          <w:sz w:val="22"/>
          <w:szCs w:val="22"/>
          <w:lang w:val="en-GB"/>
        </w:rPr>
        <w:t>new</w:t>
      </w:r>
      <w:r w:rsidRPr="0020749A">
        <w:rPr>
          <w:rFonts w:ascii="Menlo Regular" w:hAnsi="Menlo Regular" w:cs="Menlo Regular"/>
          <w:color w:val="000000"/>
          <w:sz w:val="22"/>
          <w:szCs w:val="22"/>
          <w:lang w:val="en-GB"/>
        </w:rPr>
        <w:t>(</w:t>
      </w:r>
    </w:p>
    <w:p w14:paraId="5F4DBD76"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'-level'</w:t>
      </w:r>
      <w:r w:rsidRPr="0020749A">
        <w:rPr>
          <w:rFonts w:ascii="Menlo Regular" w:hAnsi="Menlo Regular" w:cs="Menlo Regular"/>
          <w:color w:val="000000"/>
          <w:sz w:val="22"/>
          <w:szCs w:val="22"/>
          <w:lang w:val="en-GB"/>
        </w:rPr>
        <w:t xml:space="preserve"> =&gt; $verbosity,</w:t>
      </w:r>
    </w:p>
    <w:p w14:paraId="446A40C4"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'-class'</w:t>
      </w:r>
      <w:r w:rsidRPr="0020749A">
        <w:rPr>
          <w:rFonts w:ascii="Menlo Regular" w:hAnsi="Menlo Regular" w:cs="Menlo Regular"/>
          <w:color w:val="000000"/>
          <w:sz w:val="22"/>
          <w:szCs w:val="22"/>
          <w:lang w:val="en-GB"/>
        </w:rPr>
        <w:t xml:space="preserve"> =&gt; [ </w:t>
      </w:r>
      <w:r w:rsidRPr="0020749A">
        <w:rPr>
          <w:rFonts w:ascii="Menlo Regular" w:hAnsi="Menlo Regular" w:cs="Menlo Regular"/>
          <w:color w:val="C41A16"/>
          <w:sz w:val="22"/>
          <w:szCs w:val="22"/>
          <w:lang w:val="en-GB"/>
        </w:rPr>
        <w:t>'main'</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'Fingerprint'</w:t>
      </w:r>
      <w:r w:rsidRPr="0020749A">
        <w:rPr>
          <w:rFonts w:ascii="Menlo Regular" w:hAnsi="Menlo Regular" w:cs="Menlo Regular"/>
          <w:color w:val="000000"/>
          <w:sz w:val="22"/>
          <w:szCs w:val="22"/>
          <w:lang w:val="en-GB"/>
        </w:rPr>
        <w:t xml:space="preserve"> ],</w:t>
      </w:r>
    </w:p>
    <w:p w14:paraId="3B43846F"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w:t>
      </w:r>
    </w:p>
    <w:p w14:paraId="283C5903"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2E2F94E5"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print the header</w:t>
      </w:r>
    </w:p>
    <w:p w14:paraId="726FCFA2"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"image\t"</w:t>
      </w:r>
      <w:r w:rsidRPr="0020749A">
        <w:rPr>
          <w:rFonts w:ascii="Menlo Regular" w:hAnsi="Menlo Regular" w:cs="Menlo Regular"/>
          <w:color w:val="000000"/>
          <w:sz w:val="22"/>
          <w:szCs w:val="22"/>
          <w:lang w:val="en-GB"/>
        </w:rPr>
        <w:t>;</w:t>
      </w:r>
    </w:p>
    <w:p w14:paraId="467D6DC4"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$axis ( qw(vert horiz) ) {</w:t>
      </w:r>
    </w:p>
    <w:p w14:paraId="54E8D20B"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$color ( qw(red green blue) ) {</w:t>
      </w:r>
    </w:p>
    <w:p w14:paraId="02CEC1AC"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$max = $axis </w:t>
      </w:r>
      <w:r w:rsidRPr="0020749A">
        <w:rPr>
          <w:rFonts w:ascii="Menlo Regular" w:hAnsi="Menlo Regular" w:cs="Menlo Regular"/>
          <w:color w:val="AA0D91"/>
          <w:sz w:val="22"/>
          <w:szCs w:val="22"/>
          <w:lang w:val="en-GB"/>
        </w:rPr>
        <w:t>eq</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'horiz'</w:t>
      </w:r>
      <w:r w:rsidRPr="0020749A">
        <w:rPr>
          <w:rFonts w:ascii="Menlo Regular" w:hAnsi="Menlo Regular" w:cs="Menlo Regular"/>
          <w:color w:val="000000"/>
          <w:sz w:val="22"/>
          <w:szCs w:val="22"/>
          <w:lang w:val="en-GB"/>
        </w:rPr>
        <w:t xml:space="preserve"> ? $resolution / </w:t>
      </w:r>
      <w:r w:rsidRPr="0020749A">
        <w:rPr>
          <w:rFonts w:ascii="Menlo Regular" w:hAnsi="Menlo Regular" w:cs="Menlo Regular"/>
          <w:color w:val="1C00CF"/>
          <w:sz w:val="22"/>
          <w:szCs w:val="22"/>
          <w:lang w:val="en-GB"/>
        </w:rPr>
        <w:t>2</w:t>
      </w:r>
      <w:r w:rsidRPr="0020749A">
        <w:rPr>
          <w:rFonts w:ascii="Menlo Regular" w:hAnsi="Menlo Regular" w:cs="Menlo Regular"/>
          <w:color w:val="000000"/>
          <w:sz w:val="22"/>
          <w:szCs w:val="22"/>
          <w:lang w:val="en-GB"/>
        </w:rPr>
        <w:t xml:space="preserve"> : $resolution;</w:t>
      </w:r>
    </w:p>
    <w:p w14:paraId="50E89683"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$i ( </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 xml:space="preserve"> .. $max ) {</w:t>
      </w:r>
    </w:p>
    <w:p w14:paraId="05E2EDD2"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"${axis}.${color}.${i}\t"</w:t>
      </w:r>
      <w:r w:rsidRPr="0020749A">
        <w:rPr>
          <w:rFonts w:ascii="Menlo Regular" w:hAnsi="Menlo Regular" w:cs="Menlo Regular"/>
          <w:color w:val="000000"/>
          <w:sz w:val="22"/>
          <w:szCs w:val="22"/>
          <w:lang w:val="en-GB"/>
        </w:rPr>
        <w:t>;</w:t>
      </w:r>
      <w:r w:rsidRPr="0020749A">
        <w:rPr>
          <w:rFonts w:ascii="Menlo Regular" w:hAnsi="Menlo Regular" w:cs="Menlo Regular"/>
          <w:color w:val="000000"/>
          <w:sz w:val="22"/>
          <w:szCs w:val="22"/>
          <w:lang w:val="en-GB"/>
        </w:rPr>
        <w:tab/>
      </w:r>
    </w:p>
    <w:p w14:paraId="6DCA4DAE"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w:t>
      </w:r>
    </w:p>
    <w:p w14:paraId="0512F57D"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t>}</w:t>
      </w:r>
    </w:p>
    <w:p w14:paraId="436077D4"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w:t>
      </w:r>
    </w:p>
    <w:p w14:paraId="66E1DB6D"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"category\n"</w:t>
      </w:r>
      <w:r w:rsidRPr="0020749A">
        <w:rPr>
          <w:rFonts w:ascii="Menlo Regular" w:hAnsi="Menlo Regular" w:cs="Menlo Regular"/>
          <w:color w:val="000000"/>
          <w:sz w:val="22"/>
          <w:szCs w:val="22"/>
          <w:lang w:val="en-GB"/>
        </w:rPr>
        <w:t>;</w:t>
      </w:r>
    </w:p>
    <w:p w14:paraId="01ABD585"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382AF887"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start reading the images</w:t>
      </w:r>
    </w:p>
    <w:p w14:paraId="638D2923"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$log-&gt;info(</w:t>
      </w:r>
      <w:r w:rsidRPr="0020749A">
        <w:rPr>
          <w:rFonts w:ascii="Menlo Regular" w:hAnsi="Menlo Regular" w:cs="Menlo Regular"/>
          <w:color w:val="C41A16"/>
          <w:sz w:val="22"/>
          <w:szCs w:val="22"/>
          <w:lang w:val="en-GB"/>
        </w:rPr>
        <w:t>"going to read images from $dir"</w:t>
      </w:r>
      <w:r w:rsidRPr="0020749A">
        <w:rPr>
          <w:rFonts w:ascii="Menlo Regular" w:hAnsi="Menlo Regular" w:cs="Menlo Regular"/>
          <w:color w:val="000000"/>
          <w:sz w:val="22"/>
          <w:szCs w:val="22"/>
          <w:lang w:val="en-GB"/>
        </w:rPr>
        <w:t>);</w:t>
      </w:r>
    </w:p>
    <w:p w14:paraId="3970093E"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opendir</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$dh, $dir </w:t>
      </w:r>
      <w:r w:rsidRPr="0020749A">
        <w:rPr>
          <w:rFonts w:ascii="Menlo Regular" w:hAnsi="Menlo Regular" w:cs="Menlo Regular"/>
          <w:color w:val="AA0D91"/>
          <w:sz w:val="22"/>
          <w:szCs w:val="22"/>
          <w:lang w:val="en-GB"/>
        </w:rPr>
        <w:t>or</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die</w:t>
      </w:r>
      <w:r w:rsidRPr="0020749A">
        <w:rPr>
          <w:rFonts w:ascii="Menlo Regular" w:hAnsi="Menlo Regular" w:cs="Menlo Regular"/>
          <w:color w:val="000000"/>
          <w:sz w:val="22"/>
          <w:szCs w:val="22"/>
          <w:lang w:val="en-GB"/>
        </w:rPr>
        <w:t xml:space="preserve"> $!;</w:t>
      </w:r>
    </w:p>
    <w:p w14:paraId="1A1F6E16"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while</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$entry = </w:t>
      </w:r>
      <w:r w:rsidRPr="0020749A">
        <w:rPr>
          <w:rFonts w:ascii="Menlo Regular" w:hAnsi="Menlo Regular" w:cs="Menlo Regular"/>
          <w:color w:val="AA0D91"/>
          <w:sz w:val="22"/>
          <w:szCs w:val="22"/>
          <w:lang w:val="en-GB"/>
        </w:rPr>
        <w:t>readdir</w:t>
      </w:r>
      <w:r w:rsidRPr="0020749A">
        <w:rPr>
          <w:rFonts w:ascii="Menlo Regular" w:hAnsi="Menlo Regular" w:cs="Menlo Regular"/>
          <w:color w:val="000000"/>
          <w:sz w:val="22"/>
          <w:szCs w:val="22"/>
          <w:lang w:val="en-GB"/>
        </w:rPr>
        <w:t xml:space="preserve"> $dh ) {</w:t>
      </w:r>
    </w:p>
    <w:p w14:paraId="42CEFE4F"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19FEFF02"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7400"/>
          <w:sz w:val="22"/>
          <w:szCs w:val="22"/>
          <w:lang w:val="en-GB"/>
        </w:rPr>
        <w:t># only read png files created by splitter.pl</w:t>
      </w:r>
    </w:p>
    <w:p w14:paraId="6689AF30"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 $entry =~ /(\d+,\d+)\.png/ ) {</w:t>
      </w:r>
    </w:p>
    <w:p w14:paraId="4B12BEDF"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$nucleus = $1;</w:t>
      </w:r>
    </w:p>
    <w:p w14:paraId="29314336"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@row = ( $nucleus );</w:t>
      </w:r>
    </w:p>
    <w:p w14:paraId="61EC2C0F"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p>
    <w:p w14:paraId="3C631331"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7400"/>
          <w:sz w:val="22"/>
          <w:szCs w:val="22"/>
          <w:lang w:val="en-GB"/>
        </w:rPr>
        <w:t># read image</w:t>
      </w:r>
    </w:p>
    <w:p w14:paraId="3FE40D2D"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$img = Image::Magick-&gt;</w:t>
      </w:r>
      <w:r w:rsidRPr="0020749A">
        <w:rPr>
          <w:rFonts w:ascii="Menlo Regular" w:hAnsi="Menlo Regular" w:cs="Menlo Regular"/>
          <w:color w:val="AA0D91"/>
          <w:sz w:val="22"/>
          <w:szCs w:val="22"/>
          <w:lang w:val="en-GB"/>
        </w:rPr>
        <w:t>new</w:t>
      </w:r>
      <w:r w:rsidRPr="0020749A">
        <w:rPr>
          <w:rFonts w:ascii="Menlo Regular" w:hAnsi="Menlo Regular" w:cs="Menlo Regular"/>
          <w:color w:val="000000"/>
          <w:sz w:val="22"/>
          <w:szCs w:val="22"/>
          <w:lang w:val="en-GB"/>
        </w:rPr>
        <w:t>;</w:t>
      </w:r>
    </w:p>
    <w:p w14:paraId="2ADA510A"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push</w:t>
      </w:r>
      <w:r w:rsidRPr="0020749A">
        <w:rPr>
          <w:rFonts w:ascii="Menlo Regular" w:hAnsi="Menlo Regular" w:cs="Menlo Regular"/>
          <w:color w:val="000000"/>
          <w:sz w:val="22"/>
          <w:szCs w:val="22"/>
          <w:lang w:val="en-GB"/>
        </w:rPr>
        <w:t xml:space="preserve"> @row, make_fingerprint( </w:t>
      </w:r>
    </w:p>
    <w:p w14:paraId="1463B05F"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'file'</w:t>
      </w:r>
      <w:r w:rsidRPr="0020749A">
        <w:rPr>
          <w:rFonts w:ascii="Menlo Regular" w:hAnsi="Menlo Regular" w:cs="Menlo Regular"/>
          <w:color w:val="000000"/>
          <w:sz w:val="22"/>
          <w:szCs w:val="22"/>
          <w:lang w:val="en-GB"/>
        </w:rPr>
        <w:t xml:space="preserve">       =&gt; $dir . </w:t>
      </w:r>
      <w:r w:rsidRPr="0020749A">
        <w:rPr>
          <w:rFonts w:ascii="Menlo Regular" w:hAnsi="Menlo Regular" w:cs="Menlo Regular"/>
          <w:color w:val="C41A16"/>
          <w:sz w:val="22"/>
          <w:szCs w:val="22"/>
          <w:lang w:val="en-GB"/>
        </w:rPr>
        <w:t>'/'</w:t>
      </w:r>
      <w:r w:rsidRPr="0020749A">
        <w:rPr>
          <w:rFonts w:ascii="Menlo Regular" w:hAnsi="Menlo Regular" w:cs="Menlo Regular"/>
          <w:color w:val="000000"/>
          <w:sz w:val="22"/>
          <w:szCs w:val="22"/>
          <w:lang w:val="en-GB"/>
        </w:rPr>
        <w:t xml:space="preserve"> . $entry,</w:t>
      </w:r>
    </w:p>
    <w:p w14:paraId="4F71E7C8"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'resolution'</w:t>
      </w:r>
      <w:r w:rsidRPr="0020749A">
        <w:rPr>
          <w:rFonts w:ascii="Menlo Regular" w:hAnsi="Menlo Regular" w:cs="Menlo Regular"/>
          <w:color w:val="000000"/>
          <w:sz w:val="22"/>
          <w:szCs w:val="22"/>
          <w:lang w:val="en-GB"/>
        </w:rPr>
        <w:t xml:space="preserve"> =&gt; $resolution,</w:t>
      </w:r>
    </w:p>
    <w:p w14:paraId="5FD5B121"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w:t>
      </w:r>
    </w:p>
    <w:p w14:paraId="23F93826"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ab/>
      </w:r>
      <w:r w:rsidRPr="0020749A">
        <w:rPr>
          <w:rFonts w:ascii="Menlo Regular" w:hAnsi="Menlo Regular" w:cs="Menlo Regular"/>
          <w:color w:val="000000"/>
          <w:sz w:val="22"/>
          <w:szCs w:val="22"/>
          <w:lang w:val="en-GB"/>
        </w:rPr>
        <w:tab/>
        <w:t>$log-&gt;info(</w:t>
      </w:r>
      <w:r w:rsidRPr="0020749A">
        <w:rPr>
          <w:rFonts w:ascii="Menlo Regular" w:hAnsi="Menlo Regular" w:cs="Menlo Regular"/>
          <w:color w:val="C41A16"/>
          <w:sz w:val="22"/>
          <w:szCs w:val="22"/>
          <w:lang w:val="en-GB"/>
        </w:rPr>
        <w:t>"created fingerprint for $entry"</w:t>
      </w:r>
      <w:r w:rsidRPr="0020749A">
        <w:rPr>
          <w:rFonts w:ascii="Menlo Regular" w:hAnsi="Menlo Regular" w:cs="Menlo Regular"/>
          <w:color w:val="000000"/>
          <w:sz w:val="22"/>
          <w:szCs w:val="22"/>
          <w:lang w:val="en-GB"/>
        </w:rPr>
        <w:t>);</w:t>
      </w:r>
    </w:p>
    <w:p w14:paraId="2AEBD8A2"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p>
    <w:p w14:paraId="34E275A0"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push</w:t>
      </w:r>
      <w:r w:rsidRPr="0020749A">
        <w:rPr>
          <w:rFonts w:ascii="Menlo Regular" w:hAnsi="Menlo Regular" w:cs="Menlo Regular"/>
          <w:color w:val="000000"/>
          <w:sz w:val="22"/>
          <w:szCs w:val="22"/>
          <w:lang w:val="en-GB"/>
        </w:rPr>
        <w:t xml:space="preserve"> @row, $category;</w:t>
      </w:r>
    </w:p>
    <w:p w14:paraId="6EC74C7F"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join</w:t>
      </w:r>
      <w:r w:rsidRPr="0020749A">
        <w:rPr>
          <w:rFonts w:ascii="Menlo Regular" w:hAnsi="Menlo Regular" w:cs="Menlo Regular"/>
          <w:color w:val="000000"/>
          <w:sz w:val="22"/>
          <w:szCs w:val="22"/>
          <w:lang w:val="en-GB"/>
        </w:rPr>
        <w:t>(</w:t>
      </w:r>
      <w:r w:rsidRPr="0020749A">
        <w:rPr>
          <w:rFonts w:ascii="Menlo Regular" w:hAnsi="Menlo Regular" w:cs="Menlo Regular"/>
          <w:color w:val="C41A16"/>
          <w:sz w:val="22"/>
          <w:szCs w:val="22"/>
          <w:lang w:val="en-GB"/>
        </w:rPr>
        <w:t>"\t"</w:t>
      </w:r>
      <w:r w:rsidRPr="0020749A">
        <w:rPr>
          <w:rFonts w:ascii="Menlo Regular" w:hAnsi="Menlo Regular" w:cs="Menlo Regular"/>
          <w:color w:val="000000"/>
          <w:sz w:val="22"/>
          <w:szCs w:val="22"/>
          <w:lang w:val="en-GB"/>
        </w:rPr>
        <w:t xml:space="preserve">, @row), </w:t>
      </w:r>
      <w:r w:rsidRPr="0020749A">
        <w:rPr>
          <w:rFonts w:ascii="Menlo Regular" w:hAnsi="Menlo Regular" w:cs="Menlo Regular"/>
          <w:color w:val="C41A16"/>
          <w:sz w:val="22"/>
          <w:szCs w:val="22"/>
          <w:lang w:val="en-GB"/>
        </w:rPr>
        <w:t>"\n"</w:t>
      </w:r>
      <w:r w:rsidRPr="0020749A">
        <w:rPr>
          <w:rFonts w:ascii="Menlo Regular" w:hAnsi="Menlo Regular" w:cs="Menlo Regular"/>
          <w:color w:val="000000"/>
          <w:sz w:val="22"/>
          <w:szCs w:val="22"/>
          <w:lang w:val="en-GB"/>
        </w:rPr>
        <w:t>;</w:t>
      </w:r>
    </w:p>
    <w:p w14:paraId="6ECE8803"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t>}</w:t>
      </w:r>
      <w:r w:rsidRPr="0020749A">
        <w:rPr>
          <w:rFonts w:ascii="Menlo Regular" w:hAnsi="Menlo Regular" w:cs="Menlo Regular"/>
          <w:color w:val="000000"/>
          <w:sz w:val="22"/>
          <w:szCs w:val="22"/>
          <w:lang w:val="en-GB"/>
        </w:rPr>
        <w:tab/>
      </w:r>
    </w:p>
    <w:p w14:paraId="1BE96051" w14:textId="6B57C1BC"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w:t>
      </w:r>
      <w:r w:rsidRPr="0020749A">
        <w:rPr>
          <w:rFonts w:ascii="Menlo Regular" w:hAnsi="Menlo Regular" w:cs="Menlo Regular"/>
          <w:color w:val="000000"/>
          <w:sz w:val="22"/>
          <w:szCs w:val="22"/>
          <w:lang w:val="en-GB"/>
        </w:rPr>
        <w:br w:type="page"/>
      </w:r>
    </w:p>
    <w:p w14:paraId="20B03772" w14:textId="3EB30DFD" w:rsidR="00D16416" w:rsidRPr="0020749A" w:rsidRDefault="00D16416" w:rsidP="00D16416">
      <w:pPr>
        <w:pStyle w:val="Kop4"/>
        <w:numPr>
          <w:ilvl w:val="2"/>
          <w:numId w:val="1"/>
        </w:numPr>
        <w:rPr>
          <w:lang w:val="en-GB"/>
        </w:rPr>
      </w:pPr>
      <w:bookmarkStart w:id="118" w:name="_Toc260914292"/>
      <w:r w:rsidRPr="0020749A">
        <w:rPr>
          <w:lang w:val="en-GB"/>
        </w:rPr>
        <w:lastRenderedPageBreak/>
        <w:t>traindata2.pl</w:t>
      </w:r>
      <w:r w:rsidR="009F6D98" w:rsidRPr="0020749A">
        <w:rPr>
          <w:lang w:val="en-GB"/>
        </w:rPr>
        <w:t xml:space="preserve"> [19</w:t>
      </w:r>
      <w:r w:rsidRPr="0020749A">
        <w:rPr>
          <w:lang w:val="en-GB"/>
        </w:rPr>
        <w:t>]</w:t>
      </w:r>
      <w:bookmarkEnd w:id="118"/>
    </w:p>
    <w:p w14:paraId="08285140"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#!/usr/bin/perl</w:t>
      </w:r>
    </w:p>
    <w:p w14:paraId="0DC1BAE0"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strict;</w:t>
      </w:r>
    </w:p>
    <w:p w14:paraId="5C2AE6CF"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warnings;</w:t>
      </w:r>
    </w:p>
    <w:p w14:paraId="74E57F51"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Getopt::Long;</w:t>
      </w:r>
    </w:p>
    <w:p w14:paraId="23524AC0"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Fingerprint </w:t>
      </w:r>
      <w:r w:rsidRPr="0020749A">
        <w:rPr>
          <w:rFonts w:ascii="Menlo Regular" w:hAnsi="Menlo Regular" w:cs="Menlo Regular"/>
          <w:color w:val="C41A16"/>
          <w:sz w:val="22"/>
          <w:szCs w:val="22"/>
          <w:lang w:val="en-GB"/>
        </w:rPr>
        <w:t>'make_fingerprint'</w:t>
      </w:r>
      <w:r w:rsidRPr="0020749A">
        <w:rPr>
          <w:rFonts w:ascii="Menlo Regular" w:hAnsi="Menlo Regular" w:cs="Menlo Regular"/>
          <w:color w:val="000000"/>
          <w:sz w:val="22"/>
          <w:szCs w:val="22"/>
          <w:lang w:val="en-GB"/>
        </w:rPr>
        <w:t>;</w:t>
      </w:r>
    </w:p>
    <w:p w14:paraId="270A7933"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use</w:t>
      </w:r>
      <w:r w:rsidRPr="0020749A">
        <w:rPr>
          <w:rFonts w:ascii="Menlo Regular" w:hAnsi="Menlo Regular" w:cs="Menlo Regular"/>
          <w:color w:val="000000"/>
          <w:sz w:val="22"/>
          <w:szCs w:val="22"/>
          <w:lang w:val="en-GB"/>
        </w:rPr>
        <w:t xml:space="preserve"> Bio::Phylo::Util::Logger </w:t>
      </w:r>
      <w:r w:rsidRPr="0020749A">
        <w:rPr>
          <w:rFonts w:ascii="Menlo Regular" w:hAnsi="Menlo Regular" w:cs="Menlo Regular"/>
          <w:color w:val="C41A16"/>
          <w:sz w:val="22"/>
          <w:szCs w:val="22"/>
          <w:lang w:val="en-GB"/>
        </w:rPr>
        <w:t>':levels'</w:t>
      </w:r>
      <w:r w:rsidRPr="0020749A">
        <w:rPr>
          <w:rFonts w:ascii="Menlo Regular" w:hAnsi="Menlo Regular" w:cs="Menlo Regular"/>
          <w:color w:val="000000"/>
          <w:sz w:val="22"/>
          <w:szCs w:val="22"/>
          <w:lang w:val="en-GB"/>
        </w:rPr>
        <w:t>;</w:t>
      </w:r>
    </w:p>
    <w:p w14:paraId="57D85E03"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229B73AE"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process command line arguments</w:t>
      </w:r>
    </w:p>
    <w:p w14:paraId="40B1A4D7"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$verbosity = WARN;</w:t>
      </w:r>
    </w:p>
    <w:p w14:paraId="7A0DA2A5"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$resolution = </w:t>
      </w:r>
      <w:r w:rsidRPr="0020749A">
        <w:rPr>
          <w:rFonts w:ascii="Menlo Regular" w:hAnsi="Menlo Regular" w:cs="Menlo Regular"/>
          <w:color w:val="1C00CF"/>
          <w:sz w:val="22"/>
          <w:szCs w:val="22"/>
          <w:lang w:val="en-GB"/>
        </w:rPr>
        <w:t>50</w:t>
      </w:r>
      <w:r w:rsidRPr="0020749A">
        <w:rPr>
          <w:rFonts w:ascii="Menlo Regular" w:hAnsi="Menlo Regular" w:cs="Menlo Regular"/>
          <w:color w:val="000000"/>
          <w:sz w:val="22"/>
          <w:szCs w:val="22"/>
          <w:lang w:val="en-GB"/>
        </w:rPr>
        <w:t>;</w:t>
      </w:r>
    </w:p>
    <w:p w14:paraId="78258C46"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$dir;</w:t>
      </w:r>
    </w:p>
    <w:p w14:paraId="53834ED7"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$category;</w:t>
      </w:r>
    </w:p>
    <w:p w14:paraId="6F748038"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GetOptions(</w:t>
      </w:r>
    </w:p>
    <w:p w14:paraId="6367D6AF"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'category=i'</w:t>
      </w:r>
      <w:r w:rsidRPr="0020749A">
        <w:rPr>
          <w:rFonts w:ascii="Menlo Regular" w:hAnsi="Menlo Regular" w:cs="Menlo Regular"/>
          <w:color w:val="000000"/>
          <w:sz w:val="22"/>
          <w:szCs w:val="22"/>
          <w:lang w:val="en-GB"/>
        </w:rPr>
        <w:t xml:space="preserve">   =&gt; \$category,</w:t>
      </w:r>
    </w:p>
    <w:p w14:paraId="21A3D89C"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'resolution=i'</w:t>
      </w:r>
      <w:r w:rsidRPr="0020749A">
        <w:rPr>
          <w:rFonts w:ascii="Menlo Regular" w:hAnsi="Menlo Regular" w:cs="Menlo Regular"/>
          <w:color w:val="000000"/>
          <w:sz w:val="22"/>
          <w:szCs w:val="22"/>
          <w:lang w:val="en-GB"/>
        </w:rPr>
        <w:t xml:space="preserve"> =&gt; \$resolution,</w:t>
      </w:r>
    </w:p>
    <w:p w14:paraId="25B994C4"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'dir=s'</w:t>
      </w:r>
      <w:r w:rsidRPr="0020749A">
        <w:rPr>
          <w:rFonts w:ascii="Menlo Regular" w:hAnsi="Menlo Regular" w:cs="Menlo Regular"/>
          <w:color w:val="000000"/>
          <w:sz w:val="22"/>
          <w:szCs w:val="22"/>
          <w:lang w:val="en-GB"/>
        </w:rPr>
        <w:t xml:space="preserve">        =&gt; \$dir,</w:t>
      </w:r>
    </w:p>
    <w:p w14:paraId="5B8CF09A"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'verbose+'</w:t>
      </w:r>
      <w:r w:rsidRPr="0020749A">
        <w:rPr>
          <w:rFonts w:ascii="Menlo Regular" w:hAnsi="Menlo Regular" w:cs="Menlo Regular"/>
          <w:color w:val="000000"/>
          <w:sz w:val="22"/>
          <w:szCs w:val="22"/>
          <w:lang w:val="en-GB"/>
        </w:rPr>
        <w:t xml:space="preserve">     =&gt; \$verbosity,</w:t>
      </w:r>
    </w:p>
    <w:p w14:paraId="48F73623"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w:t>
      </w:r>
    </w:p>
    <w:p w14:paraId="4EE4AFA9"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3633C328"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instantiate helper objects</w:t>
      </w:r>
    </w:p>
    <w:p w14:paraId="7AD2AA6C"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$log = Bio::Phylo::Util::Logger-&gt;</w:t>
      </w:r>
      <w:r w:rsidRPr="0020749A">
        <w:rPr>
          <w:rFonts w:ascii="Menlo Regular" w:hAnsi="Menlo Regular" w:cs="Menlo Regular"/>
          <w:color w:val="AA0D91"/>
          <w:sz w:val="22"/>
          <w:szCs w:val="22"/>
          <w:lang w:val="en-GB"/>
        </w:rPr>
        <w:t>new</w:t>
      </w:r>
      <w:r w:rsidRPr="0020749A">
        <w:rPr>
          <w:rFonts w:ascii="Menlo Regular" w:hAnsi="Menlo Regular" w:cs="Menlo Regular"/>
          <w:color w:val="000000"/>
          <w:sz w:val="22"/>
          <w:szCs w:val="22"/>
          <w:lang w:val="en-GB"/>
        </w:rPr>
        <w:t>(</w:t>
      </w:r>
    </w:p>
    <w:p w14:paraId="7EE0E9B7"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'-level'</w:t>
      </w:r>
      <w:r w:rsidRPr="0020749A">
        <w:rPr>
          <w:rFonts w:ascii="Menlo Regular" w:hAnsi="Menlo Regular" w:cs="Menlo Regular"/>
          <w:color w:val="000000"/>
          <w:sz w:val="22"/>
          <w:szCs w:val="22"/>
          <w:lang w:val="en-GB"/>
        </w:rPr>
        <w:t xml:space="preserve"> =&gt; $verbosity,</w:t>
      </w:r>
    </w:p>
    <w:p w14:paraId="157314AF"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'-class'</w:t>
      </w:r>
      <w:r w:rsidRPr="0020749A">
        <w:rPr>
          <w:rFonts w:ascii="Menlo Regular" w:hAnsi="Menlo Regular" w:cs="Menlo Regular"/>
          <w:color w:val="000000"/>
          <w:sz w:val="22"/>
          <w:szCs w:val="22"/>
          <w:lang w:val="en-GB"/>
        </w:rPr>
        <w:t xml:space="preserve"> =&gt; [ </w:t>
      </w:r>
      <w:r w:rsidRPr="0020749A">
        <w:rPr>
          <w:rFonts w:ascii="Menlo Regular" w:hAnsi="Menlo Regular" w:cs="Menlo Regular"/>
          <w:color w:val="C41A16"/>
          <w:sz w:val="22"/>
          <w:szCs w:val="22"/>
          <w:lang w:val="en-GB"/>
        </w:rPr>
        <w:t>'main'</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'Fingerprint'</w:t>
      </w:r>
      <w:r w:rsidRPr="0020749A">
        <w:rPr>
          <w:rFonts w:ascii="Menlo Regular" w:hAnsi="Menlo Regular" w:cs="Menlo Regular"/>
          <w:color w:val="000000"/>
          <w:sz w:val="22"/>
          <w:szCs w:val="22"/>
          <w:lang w:val="en-GB"/>
        </w:rPr>
        <w:t xml:space="preserve"> ],</w:t>
      </w:r>
    </w:p>
    <w:p w14:paraId="7AED3325"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w:t>
      </w:r>
    </w:p>
    <w:p w14:paraId="78D00DC5"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60AD3E2B"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print the header</w:t>
      </w:r>
    </w:p>
    <w:p w14:paraId="7136DE58"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"image\t"</w:t>
      </w:r>
      <w:r w:rsidRPr="0020749A">
        <w:rPr>
          <w:rFonts w:ascii="Menlo Regular" w:hAnsi="Menlo Regular" w:cs="Menlo Regular"/>
          <w:color w:val="000000"/>
          <w:sz w:val="22"/>
          <w:szCs w:val="22"/>
          <w:lang w:val="en-GB"/>
        </w:rPr>
        <w:t>;</w:t>
      </w:r>
    </w:p>
    <w:p w14:paraId="60FCD74B"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$axis ( qw(vert horiz) ) {</w:t>
      </w:r>
    </w:p>
    <w:p w14:paraId="5EDC45DD"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$color ( qw(red green blue) ) {</w:t>
      </w:r>
    </w:p>
    <w:p w14:paraId="43712586"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$max = $axis </w:t>
      </w:r>
      <w:r w:rsidRPr="0020749A">
        <w:rPr>
          <w:rFonts w:ascii="Menlo Regular" w:hAnsi="Menlo Regular" w:cs="Menlo Regular"/>
          <w:color w:val="AA0D91"/>
          <w:sz w:val="22"/>
          <w:szCs w:val="22"/>
          <w:lang w:val="en-GB"/>
        </w:rPr>
        <w:t>eq</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'horiz'</w:t>
      </w:r>
      <w:r w:rsidRPr="0020749A">
        <w:rPr>
          <w:rFonts w:ascii="Menlo Regular" w:hAnsi="Menlo Regular" w:cs="Menlo Regular"/>
          <w:color w:val="000000"/>
          <w:sz w:val="22"/>
          <w:szCs w:val="22"/>
          <w:lang w:val="en-GB"/>
        </w:rPr>
        <w:t xml:space="preserve"> ? $resolution / </w:t>
      </w:r>
      <w:r w:rsidRPr="0020749A">
        <w:rPr>
          <w:rFonts w:ascii="Menlo Regular" w:hAnsi="Menlo Regular" w:cs="Menlo Regular"/>
          <w:color w:val="1C00CF"/>
          <w:sz w:val="22"/>
          <w:szCs w:val="22"/>
          <w:lang w:val="en-GB"/>
        </w:rPr>
        <w:t>2</w:t>
      </w:r>
      <w:r w:rsidRPr="0020749A">
        <w:rPr>
          <w:rFonts w:ascii="Menlo Regular" w:hAnsi="Menlo Regular" w:cs="Menlo Regular"/>
          <w:color w:val="000000"/>
          <w:sz w:val="22"/>
          <w:szCs w:val="22"/>
          <w:lang w:val="en-GB"/>
        </w:rPr>
        <w:t xml:space="preserve"> : $resolution;</w:t>
      </w:r>
    </w:p>
    <w:p w14:paraId="66B95148"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$i ( </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 xml:space="preserve"> .. $max ) {</w:t>
      </w:r>
    </w:p>
    <w:p w14:paraId="6E701B8F"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"${axis}.${color}.${i}\t"</w:t>
      </w:r>
      <w:r w:rsidRPr="0020749A">
        <w:rPr>
          <w:rFonts w:ascii="Menlo Regular" w:hAnsi="Menlo Regular" w:cs="Menlo Regular"/>
          <w:color w:val="000000"/>
          <w:sz w:val="22"/>
          <w:szCs w:val="22"/>
          <w:lang w:val="en-GB"/>
        </w:rPr>
        <w:t>;</w:t>
      </w:r>
      <w:r w:rsidRPr="0020749A">
        <w:rPr>
          <w:rFonts w:ascii="Menlo Regular" w:hAnsi="Menlo Regular" w:cs="Menlo Regular"/>
          <w:color w:val="000000"/>
          <w:sz w:val="22"/>
          <w:szCs w:val="22"/>
          <w:lang w:val="en-GB"/>
        </w:rPr>
        <w:tab/>
      </w:r>
    </w:p>
    <w:p w14:paraId="5DDE2612"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w:t>
      </w:r>
    </w:p>
    <w:p w14:paraId="2E677AC0"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t>}</w:t>
      </w:r>
    </w:p>
    <w:p w14:paraId="52DCD50A"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w:t>
      </w:r>
    </w:p>
    <w:p w14:paraId="7CE5D0CC"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"category\n"</w:t>
      </w:r>
      <w:r w:rsidRPr="0020749A">
        <w:rPr>
          <w:rFonts w:ascii="Menlo Regular" w:hAnsi="Menlo Regular" w:cs="Menlo Regular"/>
          <w:color w:val="000000"/>
          <w:sz w:val="22"/>
          <w:szCs w:val="22"/>
          <w:lang w:val="en-GB"/>
        </w:rPr>
        <w:t>;</w:t>
      </w:r>
    </w:p>
    <w:p w14:paraId="17881F18"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5C1D8E4B"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start reading the images</w:t>
      </w:r>
    </w:p>
    <w:p w14:paraId="74E8C463"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$log-&gt;info(</w:t>
      </w:r>
      <w:r w:rsidRPr="0020749A">
        <w:rPr>
          <w:rFonts w:ascii="Menlo Regular" w:hAnsi="Menlo Regular" w:cs="Menlo Regular"/>
          <w:color w:val="C41A16"/>
          <w:sz w:val="22"/>
          <w:szCs w:val="22"/>
          <w:lang w:val="en-GB"/>
        </w:rPr>
        <w:t>"going to read images from $dir"</w:t>
      </w:r>
      <w:r w:rsidRPr="0020749A">
        <w:rPr>
          <w:rFonts w:ascii="Menlo Regular" w:hAnsi="Menlo Regular" w:cs="Menlo Regular"/>
          <w:color w:val="000000"/>
          <w:sz w:val="22"/>
          <w:szCs w:val="22"/>
          <w:lang w:val="en-GB"/>
        </w:rPr>
        <w:t>);</w:t>
      </w:r>
    </w:p>
    <w:p w14:paraId="20C2EE72"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opendir</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$dh, $dir </w:t>
      </w:r>
      <w:r w:rsidRPr="0020749A">
        <w:rPr>
          <w:rFonts w:ascii="Menlo Regular" w:hAnsi="Menlo Regular" w:cs="Menlo Regular"/>
          <w:color w:val="AA0D91"/>
          <w:sz w:val="22"/>
          <w:szCs w:val="22"/>
          <w:lang w:val="en-GB"/>
        </w:rPr>
        <w:t>or</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die</w:t>
      </w:r>
      <w:r w:rsidRPr="0020749A">
        <w:rPr>
          <w:rFonts w:ascii="Menlo Regular" w:hAnsi="Menlo Regular" w:cs="Menlo Regular"/>
          <w:color w:val="000000"/>
          <w:sz w:val="22"/>
          <w:szCs w:val="22"/>
          <w:lang w:val="en-GB"/>
        </w:rPr>
        <w:t xml:space="preserve"> $!;</w:t>
      </w:r>
    </w:p>
    <w:p w14:paraId="71425537"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while</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$entry = </w:t>
      </w:r>
      <w:r w:rsidRPr="0020749A">
        <w:rPr>
          <w:rFonts w:ascii="Menlo Regular" w:hAnsi="Menlo Regular" w:cs="Menlo Regular"/>
          <w:color w:val="AA0D91"/>
          <w:sz w:val="22"/>
          <w:szCs w:val="22"/>
          <w:lang w:val="en-GB"/>
        </w:rPr>
        <w:t>readdir</w:t>
      </w:r>
      <w:r w:rsidRPr="0020749A">
        <w:rPr>
          <w:rFonts w:ascii="Menlo Regular" w:hAnsi="Menlo Regular" w:cs="Menlo Regular"/>
          <w:color w:val="000000"/>
          <w:sz w:val="22"/>
          <w:szCs w:val="22"/>
          <w:lang w:val="en-GB"/>
        </w:rPr>
        <w:t xml:space="preserve"> $dh ) {</w:t>
      </w:r>
    </w:p>
    <w:p w14:paraId="18CC1BF7"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6959854E"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7400"/>
          <w:sz w:val="22"/>
          <w:szCs w:val="22"/>
          <w:lang w:val="en-GB"/>
        </w:rPr>
        <w:t># only read png files created by splitter.pl</w:t>
      </w:r>
    </w:p>
    <w:p w14:paraId="2A5BF27B"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 $entry =~ /(\d+,?\d*)\.png/ ) {</w:t>
      </w:r>
    </w:p>
    <w:p w14:paraId="247216CD"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$nucleus = $1;</w:t>
      </w:r>
    </w:p>
    <w:p w14:paraId="47E18034"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@row = ( $nucleus );</w:t>
      </w:r>
    </w:p>
    <w:p w14:paraId="31001A8A"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p>
    <w:p w14:paraId="6C06FD31"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7400"/>
          <w:sz w:val="22"/>
          <w:szCs w:val="22"/>
          <w:lang w:val="en-GB"/>
        </w:rPr>
        <w:t># read image</w:t>
      </w:r>
    </w:p>
    <w:p w14:paraId="632C3191"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my</w:t>
      </w:r>
      <w:r w:rsidRPr="0020749A">
        <w:rPr>
          <w:rFonts w:ascii="Menlo Regular" w:hAnsi="Menlo Regular" w:cs="Menlo Regular"/>
          <w:color w:val="000000"/>
          <w:sz w:val="22"/>
          <w:szCs w:val="22"/>
          <w:lang w:val="en-GB"/>
        </w:rPr>
        <w:t xml:space="preserve"> $img = Image::Magick-&gt;</w:t>
      </w:r>
      <w:r w:rsidRPr="0020749A">
        <w:rPr>
          <w:rFonts w:ascii="Menlo Regular" w:hAnsi="Menlo Regular" w:cs="Menlo Regular"/>
          <w:color w:val="AA0D91"/>
          <w:sz w:val="22"/>
          <w:szCs w:val="22"/>
          <w:lang w:val="en-GB"/>
        </w:rPr>
        <w:t>new</w:t>
      </w:r>
      <w:r w:rsidRPr="0020749A">
        <w:rPr>
          <w:rFonts w:ascii="Menlo Regular" w:hAnsi="Menlo Regular" w:cs="Menlo Regular"/>
          <w:color w:val="000000"/>
          <w:sz w:val="22"/>
          <w:szCs w:val="22"/>
          <w:lang w:val="en-GB"/>
        </w:rPr>
        <w:t>;</w:t>
      </w:r>
    </w:p>
    <w:p w14:paraId="31766FC1"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push</w:t>
      </w:r>
      <w:r w:rsidRPr="0020749A">
        <w:rPr>
          <w:rFonts w:ascii="Menlo Regular" w:hAnsi="Menlo Regular" w:cs="Menlo Regular"/>
          <w:color w:val="000000"/>
          <w:sz w:val="22"/>
          <w:szCs w:val="22"/>
          <w:lang w:val="en-GB"/>
        </w:rPr>
        <w:t xml:space="preserve"> @row, make_fingerprint( </w:t>
      </w:r>
    </w:p>
    <w:p w14:paraId="27A9FE0E"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'file'</w:t>
      </w:r>
      <w:r w:rsidRPr="0020749A">
        <w:rPr>
          <w:rFonts w:ascii="Menlo Regular" w:hAnsi="Menlo Regular" w:cs="Menlo Regular"/>
          <w:color w:val="000000"/>
          <w:sz w:val="22"/>
          <w:szCs w:val="22"/>
          <w:lang w:val="en-GB"/>
        </w:rPr>
        <w:t xml:space="preserve">       =&gt; $dir . </w:t>
      </w:r>
      <w:r w:rsidRPr="0020749A">
        <w:rPr>
          <w:rFonts w:ascii="Menlo Regular" w:hAnsi="Menlo Regular" w:cs="Menlo Regular"/>
          <w:color w:val="C41A16"/>
          <w:sz w:val="22"/>
          <w:szCs w:val="22"/>
          <w:lang w:val="en-GB"/>
        </w:rPr>
        <w:t>'/'</w:t>
      </w:r>
      <w:r w:rsidRPr="0020749A">
        <w:rPr>
          <w:rFonts w:ascii="Menlo Regular" w:hAnsi="Menlo Regular" w:cs="Menlo Regular"/>
          <w:color w:val="000000"/>
          <w:sz w:val="22"/>
          <w:szCs w:val="22"/>
          <w:lang w:val="en-GB"/>
        </w:rPr>
        <w:t xml:space="preserve"> . $entry,</w:t>
      </w:r>
    </w:p>
    <w:p w14:paraId="3F8428BE"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C41A16"/>
          <w:sz w:val="22"/>
          <w:szCs w:val="22"/>
          <w:lang w:val="en-GB"/>
        </w:rPr>
        <w:t>'resolution'</w:t>
      </w:r>
      <w:r w:rsidRPr="0020749A">
        <w:rPr>
          <w:rFonts w:ascii="Menlo Regular" w:hAnsi="Menlo Regular" w:cs="Menlo Regular"/>
          <w:color w:val="000000"/>
          <w:sz w:val="22"/>
          <w:szCs w:val="22"/>
          <w:lang w:val="en-GB"/>
        </w:rPr>
        <w:t xml:space="preserve"> =&gt; $resolution,</w:t>
      </w:r>
    </w:p>
    <w:p w14:paraId="4C1BC9B4"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t>);</w:t>
      </w:r>
    </w:p>
    <w:p w14:paraId="6115DF92"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ab/>
      </w:r>
      <w:r w:rsidRPr="0020749A">
        <w:rPr>
          <w:rFonts w:ascii="Menlo Regular" w:hAnsi="Menlo Regular" w:cs="Menlo Regular"/>
          <w:color w:val="000000"/>
          <w:sz w:val="22"/>
          <w:szCs w:val="22"/>
          <w:lang w:val="en-GB"/>
        </w:rPr>
        <w:tab/>
        <w:t>$log-&gt;info(</w:t>
      </w:r>
      <w:r w:rsidRPr="0020749A">
        <w:rPr>
          <w:rFonts w:ascii="Menlo Regular" w:hAnsi="Menlo Regular" w:cs="Menlo Regular"/>
          <w:color w:val="C41A16"/>
          <w:sz w:val="22"/>
          <w:szCs w:val="22"/>
          <w:lang w:val="en-GB"/>
        </w:rPr>
        <w:t>"created fingerprint for $entry"</w:t>
      </w:r>
      <w:r w:rsidRPr="0020749A">
        <w:rPr>
          <w:rFonts w:ascii="Menlo Regular" w:hAnsi="Menlo Regular" w:cs="Menlo Regular"/>
          <w:color w:val="000000"/>
          <w:sz w:val="22"/>
          <w:szCs w:val="22"/>
          <w:lang w:val="en-GB"/>
        </w:rPr>
        <w:t>);</w:t>
      </w:r>
    </w:p>
    <w:p w14:paraId="1F2ED46F"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p>
    <w:p w14:paraId="62986B7B"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push</w:t>
      </w:r>
      <w:r w:rsidRPr="0020749A">
        <w:rPr>
          <w:rFonts w:ascii="Menlo Regular" w:hAnsi="Menlo Regular" w:cs="Menlo Regular"/>
          <w:color w:val="000000"/>
          <w:sz w:val="22"/>
          <w:szCs w:val="22"/>
          <w:lang w:val="en-GB"/>
        </w:rPr>
        <w:t xml:space="preserve"> @row, $category;</w:t>
      </w:r>
    </w:p>
    <w:p w14:paraId="0C6040A1"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r>
      <w:r w:rsidRPr="0020749A">
        <w:rPr>
          <w:rFonts w:ascii="Menlo Regular" w:hAnsi="Menlo Regular" w:cs="Menlo Regular"/>
          <w:color w:val="000000"/>
          <w:sz w:val="22"/>
          <w:szCs w:val="22"/>
          <w:lang w:val="en-GB"/>
        </w:rPr>
        <w:tab/>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join</w:t>
      </w:r>
      <w:r w:rsidRPr="0020749A">
        <w:rPr>
          <w:rFonts w:ascii="Menlo Regular" w:hAnsi="Menlo Regular" w:cs="Menlo Regular"/>
          <w:color w:val="000000"/>
          <w:sz w:val="22"/>
          <w:szCs w:val="22"/>
          <w:lang w:val="en-GB"/>
        </w:rPr>
        <w:t>(</w:t>
      </w:r>
      <w:r w:rsidRPr="0020749A">
        <w:rPr>
          <w:rFonts w:ascii="Menlo Regular" w:hAnsi="Menlo Regular" w:cs="Menlo Regular"/>
          <w:color w:val="C41A16"/>
          <w:sz w:val="22"/>
          <w:szCs w:val="22"/>
          <w:lang w:val="en-GB"/>
        </w:rPr>
        <w:t>"\t"</w:t>
      </w:r>
      <w:r w:rsidRPr="0020749A">
        <w:rPr>
          <w:rFonts w:ascii="Menlo Regular" w:hAnsi="Menlo Regular" w:cs="Menlo Regular"/>
          <w:color w:val="000000"/>
          <w:sz w:val="22"/>
          <w:szCs w:val="22"/>
          <w:lang w:val="en-GB"/>
        </w:rPr>
        <w:t xml:space="preserve">, @row), </w:t>
      </w:r>
      <w:r w:rsidRPr="0020749A">
        <w:rPr>
          <w:rFonts w:ascii="Menlo Regular" w:hAnsi="Menlo Regular" w:cs="Menlo Regular"/>
          <w:color w:val="C41A16"/>
          <w:sz w:val="22"/>
          <w:szCs w:val="22"/>
          <w:lang w:val="en-GB"/>
        </w:rPr>
        <w:t>"\n"</w:t>
      </w:r>
      <w:r w:rsidRPr="0020749A">
        <w:rPr>
          <w:rFonts w:ascii="Menlo Regular" w:hAnsi="Menlo Regular" w:cs="Menlo Regular"/>
          <w:color w:val="000000"/>
          <w:sz w:val="22"/>
          <w:szCs w:val="22"/>
          <w:lang w:val="en-GB"/>
        </w:rPr>
        <w:t>;</w:t>
      </w:r>
    </w:p>
    <w:p w14:paraId="639C0607" w14:textId="77777777"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ab/>
        <w:t>}</w:t>
      </w:r>
      <w:r w:rsidRPr="0020749A">
        <w:rPr>
          <w:rFonts w:ascii="Menlo Regular" w:hAnsi="Menlo Regular" w:cs="Menlo Regular"/>
          <w:color w:val="000000"/>
          <w:sz w:val="22"/>
          <w:szCs w:val="22"/>
          <w:lang w:val="en-GB"/>
        </w:rPr>
        <w:tab/>
      </w:r>
    </w:p>
    <w:p w14:paraId="30D10635" w14:textId="5DE7E9F5" w:rsidR="00D16416" w:rsidRPr="0020749A"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w:t>
      </w:r>
      <w:r w:rsidRPr="0020749A">
        <w:rPr>
          <w:rFonts w:ascii="Menlo Regular" w:hAnsi="Menlo Regular" w:cs="Menlo Regular"/>
          <w:color w:val="000000"/>
          <w:sz w:val="22"/>
          <w:szCs w:val="22"/>
          <w:lang w:val="en-GB"/>
        </w:rPr>
        <w:br w:type="page"/>
      </w:r>
    </w:p>
    <w:p w14:paraId="2280665D" w14:textId="77777777" w:rsidR="00E232EB" w:rsidRPr="0020749A" w:rsidRDefault="00E232EB" w:rsidP="00E232EB">
      <w:pPr>
        <w:pStyle w:val="Kop3"/>
        <w:numPr>
          <w:ilvl w:val="1"/>
          <w:numId w:val="1"/>
        </w:numPr>
        <w:rPr>
          <w:lang w:val="en-GB"/>
        </w:rPr>
      </w:pPr>
      <w:bookmarkStart w:id="119" w:name="_Toc260914293"/>
      <w:r w:rsidRPr="0020749A">
        <w:rPr>
          <w:lang w:val="en-GB"/>
        </w:rPr>
        <w:lastRenderedPageBreak/>
        <w:t>Python for training</w:t>
      </w:r>
      <w:bookmarkEnd w:id="119"/>
    </w:p>
    <w:p w14:paraId="32E3D1A2" w14:textId="3232B17D" w:rsidR="00FD6B4C" w:rsidRPr="0020749A" w:rsidRDefault="00DD32F7" w:rsidP="00DD32F7">
      <w:pPr>
        <w:pStyle w:val="Kop4"/>
        <w:numPr>
          <w:ilvl w:val="2"/>
          <w:numId w:val="1"/>
        </w:numPr>
        <w:rPr>
          <w:lang w:val="en-GB"/>
        </w:rPr>
      </w:pPr>
      <w:bookmarkStart w:id="120" w:name="_Toc260914294"/>
      <w:r w:rsidRPr="0020749A">
        <w:rPr>
          <w:lang w:val="en-GB"/>
        </w:rPr>
        <w:t>Offlickr.py [</w:t>
      </w:r>
      <w:r w:rsidR="009F6D98" w:rsidRPr="0020749A">
        <w:rPr>
          <w:lang w:val="en-GB"/>
        </w:rPr>
        <w:t>18</w:t>
      </w:r>
      <w:r w:rsidRPr="0020749A">
        <w:rPr>
          <w:lang w:val="en-GB"/>
        </w:rPr>
        <w:t>]</w:t>
      </w:r>
      <w:bookmarkEnd w:id="120"/>
    </w:p>
    <w:p w14:paraId="68EDF124" w14:textId="77777777" w:rsidR="00DD32F7" w:rsidRPr="0020749A" w:rsidRDefault="00DD32F7" w:rsidP="00DD32F7">
      <w:pPr>
        <w:rPr>
          <w:lang w:val="en-GB"/>
        </w:rPr>
      </w:pPr>
    </w:p>
    <w:p w14:paraId="0B48E24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#!/usr/bin/python</w:t>
      </w:r>
    </w:p>
    <w:p w14:paraId="061C618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 coding: utf-8 -*-</w:t>
      </w:r>
    </w:p>
    <w:p w14:paraId="09D56AC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Offlickr</w:t>
      </w:r>
    </w:p>
    <w:p w14:paraId="5B6F2B9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Hugo Haas -- </w:t>
      </w:r>
      <w:hyperlink r:id="rId49" w:history="1">
        <w:r w:rsidRPr="0020749A">
          <w:rPr>
            <w:rFonts w:ascii="Menlo Regular" w:hAnsi="Menlo Regular" w:cs="Menlo Regular"/>
            <w:color w:val="0E0EFF"/>
            <w:sz w:val="22"/>
            <w:szCs w:val="22"/>
            <w:lang w:val="en-GB"/>
          </w:rPr>
          <w:t>mailto:hugo@larve.net</w:t>
        </w:r>
      </w:hyperlink>
      <w:r w:rsidRPr="0020749A">
        <w:rPr>
          <w:rFonts w:ascii="Menlo Regular" w:hAnsi="Menlo Regular" w:cs="Menlo Regular"/>
          <w:color w:val="007400"/>
          <w:sz w:val="22"/>
          <w:szCs w:val="22"/>
          <w:lang w:val="en-GB"/>
        </w:rPr>
        <w:t xml:space="preserve"> -- </w:t>
      </w:r>
      <w:hyperlink r:id="rId50" w:history="1">
        <w:r w:rsidRPr="0020749A">
          <w:rPr>
            <w:rFonts w:ascii="Menlo Regular" w:hAnsi="Menlo Regular" w:cs="Menlo Regular"/>
            <w:color w:val="0E0EFF"/>
            <w:sz w:val="22"/>
            <w:szCs w:val="22"/>
            <w:lang w:val="en-GB"/>
          </w:rPr>
          <w:t>http://larve.net/people/hugo/</w:t>
        </w:r>
      </w:hyperlink>
    </w:p>
    <w:p w14:paraId="52E90A8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Homepage: </w:t>
      </w:r>
      <w:hyperlink r:id="rId51" w:history="1">
        <w:r w:rsidRPr="0020749A">
          <w:rPr>
            <w:rFonts w:ascii="Menlo Regular" w:hAnsi="Menlo Regular" w:cs="Menlo Regular"/>
            <w:color w:val="0E0EFF"/>
            <w:sz w:val="22"/>
            <w:szCs w:val="22"/>
            <w:lang w:val="en-GB"/>
          </w:rPr>
          <w:t>http://larve.net/people/hugo/2005/12/offlickr/</w:t>
        </w:r>
      </w:hyperlink>
    </w:p>
    <w:p w14:paraId="514533A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License: GPLv2</w:t>
      </w:r>
    </w:p>
    <w:p w14:paraId="66DC903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w:t>
      </w:r>
    </w:p>
    <w:p w14:paraId="3695B7C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Daniel Drucker &lt;</w:t>
      </w:r>
      <w:hyperlink r:id="rId52" w:history="1">
        <w:r w:rsidRPr="0020749A">
          <w:rPr>
            <w:rFonts w:ascii="Menlo Regular" w:hAnsi="Menlo Regular" w:cs="Menlo Regular"/>
            <w:color w:val="0E0EFF"/>
            <w:sz w:val="22"/>
            <w:szCs w:val="22"/>
            <w:lang w:val="en-GB"/>
          </w:rPr>
          <w:t>dmd@3e.org</w:t>
        </w:r>
      </w:hyperlink>
      <w:r w:rsidRPr="0020749A">
        <w:rPr>
          <w:rFonts w:ascii="Menlo Regular" w:hAnsi="Menlo Regular" w:cs="Menlo Regular"/>
          <w:color w:val="007400"/>
          <w:sz w:val="22"/>
          <w:szCs w:val="22"/>
          <w:lang w:val="en-GB"/>
        </w:rPr>
        <w:t>&gt; contributed:</w:t>
      </w:r>
    </w:p>
    <w:p w14:paraId="28B7CAF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 wget patch</w:t>
      </w:r>
    </w:p>
    <w:p w14:paraId="2DF2741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 backup of videos as well</w:t>
      </w:r>
    </w:p>
    <w:p w14:paraId="495C9B0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 updated to Beej's Flickr API version 1.2 (required)</w:t>
      </w:r>
    </w:p>
    <w:p w14:paraId="00B535D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42E0279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import</w:t>
      </w:r>
      <w:r w:rsidRPr="0020749A">
        <w:rPr>
          <w:rFonts w:ascii="Menlo Regular" w:hAnsi="Menlo Regular" w:cs="Menlo Regular"/>
          <w:color w:val="000000"/>
          <w:sz w:val="22"/>
          <w:szCs w:val="22"/>
          <w:lang w:val="en-GB"/>
        </w:rPr>
        <w:t xml:space="preserve"> sys</w:t>
      </w:r>
    </w:p>
    <w:p w14:paraId="2C5BB09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import</w:t>
      </w:r>
      <w:r w:rsidRPr="0020749A">
        <w:rPr>
          <w:rFonts w:ascii="Menlo Regular" w:hAnsi="Menlo Regular" w:cs="Menlo Regular"/>
          <w:color w:val="000000"/>
          <w:sz w:val="22"/>
          <w:szCs w:val="22"/>
          <w:lang w:val="en-GB"/>
        </w:rPr>
        <w:t xml:space="preserve"> libxml2</w:t>
      </w:r>
    </w:p>
    <w:p w14:paraId="5491480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import</w:t>
      </w:r>
      <w:r w:rsidRPr="0020749A">
        <w:rPr>
          <w:rFonts w:ascii="Menlo Regular" w:hAnsi="Menlo Regular" w:cs="Menlo Regular"/>
          <w:color w:val="000000"/>
          <w:sz w:val="22"/>
          <w:szCs w:val="22"/>
          <w:lang w:val="en-GB"/>
        </w:rPr>
        <w:t xml:space="preserve"> urllib</w:t>
      </w:r>
    </w:p>
    <w:p w14:paraId="6485D5F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import</w:t>
      </w:r>
      <w:r w:rsidRPr="0020749A">
        <w:rPr>
          <w:rFonts w:ascii="Menlo Regular" w:hAnsi="Menlo Regular" w:cs="Menlo Regular"/>
          <w:color w:val="000000"/>
          <w:sz w:val="22"/>
          <w:szCs w:val="22"/>
          <w:lang w:val="en-GB"/>
        </w:rPr>
        <w:t xml:space="preserve"> getopt</w:t>
      </w:r>
    </w:p>
    <w:p w14:paraId="7D6F3EB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import</w:t>
      </w:r>
      <w:r w:rsidRPr="0020749A">
        <w:rPr>
          <w:rFonts w:ascii="Menlo Regular" w:hAnsi="Menlo Regular" w:cs="Menlo Regular"/>
          <w:color w:val="000000"/>
          <w:sz w:val="22"/>
          <w:szCs w:val="22"/>
          <w:lang w:val="en-GB"/>
        </w:rPr>
        <w:t xml:space="preserve"> time</w:t>
      </w:r>
    </w:p>
    <w:p w14:paraId="2FC71E8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import</w:t>
      </w:r>
      <w:r w:rsidRPr="0020749A">
        <w:rPr>
          <w:rFonts w:ascii="Menlo Regular" w:hAnsi="Menlo Regular" w:cs="Menlo Regular"/>
          <w:color w:val="000000"/>
          <w:sz w:val="22"/>
          <w:szCs w:val="22"/>
          <w:lang w:val="en-GB"/>
        </w:rPr>
        <w:t xml:space="preserve"> os.path</w:t>
      </w:r>
    </w:p>
    <w:p w14:paraId="04EBAFC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import</w:t>
      </w:r>
      <w:r w:rsidRPr="0020749A">
        <w:rPr>
          <w:rFonts w:ascii="Menlo Regular" w:hAnsi="Menlo Regular" w:cs="Menlo Regular"/>
          <w:color w:val="000000"/>
          <w:sz w:val="22"/>
          <w:szCs w:val="22"/>
          <w:lang w:val="en-GB"/>
        </w:rPr>
        <w:t xml:space="preserve"> threading</w:t>
      </w:r>
    </w:p>
    <w:p w14:paraId="60C2899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224E66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Beej's Python Flickr API</w:t>
      </w:r>
    </w:p>
    <w:p w14:paraId="7CA6FB7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xml:space="preserve"># </w:t>
      </w:r>
      <w:hyperlink r:id="rId53" w:history="1">
        <w:r w:rsidRPr="0020749A">
          <w:rPr>
            <w:rFonts w:ascii="Menlo Regular" w:hAnsi="Menlo Regular" w:cs="Menlo Regular"/>
            <w:color w:val="0E0EFF"/>
            <w:sz w:val="22"/>
            <w:szCs w:val="22"/>
            <w:lang w:val="en-GB"/>
          </w:rPr>
          <w:t>http://beej.us/flickr/flickrapi/</w:t>
        </w:r>
      </w:hyperlink>
    </w:p>
    <w:p w14:paraId="2D0AEBF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70B187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from</w:t>
      </w:r>
      <w:r w:rsidRPr="0020749A">
        <w:rPr>
          <w:rFonts w:ascii="Menlo Regular" w:hAnsi="Menlo Regular" w:cs="Menlo Regular"/>
          <w:color w:val="000000"/>
          <w:sz w:val="22"/>
          <w:szCs w:val="22"/>
          <w:lang w:val="en-GB"/>
        </w:rPr>
        <w:t xml:space="preserve"> flickrapi </w:t>
      </w:r>
      <w:r w:rsidRPr="0020749A">
        <w:rPr>
          <w:rFonts w:ascii="Menlo Regular" w:hAnsi="Menlo Regular" w:cs="Menlo Regular"/>
          <w:color w:val="AA0D91"/>
          <w:sz w:val="22"/>
          <w:szCs w:val="22"/>
          <w:lang w:val="en-GB"/>
        </w:rPr>
        <w:t>import</w:t>
      </w:r>
      <w:r w:rsidRPr="0020749A">
        <w:rPr>
          <w:rFonts w:ascii="Menlo Regular" w:hAnsi="Menlo Regular" w:cs="Menlo Regular"/>
          <w:color w:val="000000"/>
          <w:sz w:val="22"/>
          <w:szCs w:val="22"/>
          <w:lang w:val="en-GB"/>
        </w:rPr>
        <w:t xml:space="preserve"> FlickrAPI</w:t>
      </w:r>
    </w:p>
    <w:p w14:paraId="1FB5FD0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import</w:t>
      </w:r>
      <w:r w:rsidRPr="0020749A">
        <w:rPr>
          <w:rFonts w:ascii="Menlo Regular" w:hAnsi="Menlo Regular" w:cs="Menlo Regular"/>
          <w:color w:val="000000"/>
          <w:sz w:val="22"/>
          <w:szCs w:val="22"/>
          <w:lang w:val="en-GB"/>
        </w:rPr>
        <w:t xml:space="preserve"> logging</w:t>
      </w:r>
    </w:p>
    <w:p w14:paraId="23B9863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F5E78B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__version__ = </w:t>
      </w:r>
      <w:r w:rsidRPr="0020749A">
        <w:rPr>
          <w:rFonts w:ascii="Menlo Regular" w:hAnsi="Menlo Regular" w:cs="Menlo Regular"/>
          <w:color w:val="1C00CF"/>
          <w:sz w:val="22"/>
          <w:szCs w:val="22"/>
          <w:lang w:val="en-GB"/>
        </w:rPr>
        <w:t>'0.22 - 2009-03-20'</w:t>
      </w:r>
    </w:p>
    <w:p w14:paraId="064A000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maxTime = </w:t>
      </w:r>
      <w:r w:rsidRPr="0020749A">
        <w:rPr>
          <w:rFonts w:ascii="Menlo Regular" w:hAnsi="Menlo Regular" w:cs="Menlo Regular"/>
          <w:color w:val="1C00CF"/>
          <w:sz w:val="22"/>
          <w:szCs w:val="22"/>
          <w:lang w:val="en-GB"/>
        </w:rPr>
        <w:t>'9999999999'</w:t>
      </w:r>
    </w:p>
    <w:p w14:paraId="5FF0474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FEAC80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Gotten from Flickr</w:t>
      </w:r>
    </w:p>
    <w:p w14:paraId="0D099E7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451061B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flickrAPIKey = </w:t>
      </w:r>
      <w:r w:rsidRPr="0020749A">
        <w:rPr>
          <w:rFonts w:ascii="Menlo Regular" w:hAnsi="Menlo Regular" w:cs="Menlo Regular"/>
          <w:color w:val="1C00CF"/>
          <w:sz w:val="22"/>
          <w:szCs w:val="22"/>
          <w:lang w:val="en-GB"/>
        </w:rPr>
        <w:t>'1391fcd0a9780b247cd6a101272acf71'</w:t>
      </w:r>
    </w:p>
    <w:p w14:paraId="20809AD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flickrSecret = </w:t>
      </w:r>
      <w:r w:rsidRPr="0020749A">
        <w:rPr>
          <w:rFonts w:ascii="Menlo Regular" w:hAnsi="Menlo Regular" w:cs="Menlo Regular"/>
          <w:color w:val="1C00CF"/>
          <w:sz w:val="22"/>
          <w:szCs w:val="22"/>
          <w:lang w:val="en-GB"/>
        </w:rPr>
        <w:t>'fd221d0336de3b6d'</w:t>
      </w:r>
    </w:p>
    <w:p w14:paraId="00C023C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6628AF8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41E2B70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class</w:t>
      </w:r>
      <w:r w:rsidRPr="0020749A">
        <w:rPr>
          <w:rFonts w:ascii="Menlo Regular" w:hAnsi="Menlo Regular" w:cs="Menlo Regular"/>
          <w:color w:val="000000"/>
          <w:sz w:val="22"/>
          <w:szCs w:val="22"/>
          <w:lang w:val="en-GB"/>
        </w:rPr>
        <w:t xml:space="preserve"> Offlickr:</w:t>
      </w:r>
    </w:p>
    <w:p w14:paraId="31940C1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7A1917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__init__(</w:t>
      </w:r>
    </w:p>
    <w:p w14:paraId="2C55A53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w:t>
      </w:r>
    </w:p>
    <w:p w14:paraId="6CB12BC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key,</w:t>
      </w:r>
    </w:p>
    <w:p w14:paraId="63E8DBC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secret,</w:t>
      </w:r>
    </w:p>
    <w:p w14:paraId="7744A94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uid,</w:t>
      </w:r>
    </w:p>
    <w:p w14:paraId="201EDAE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httplib=</w:t>
      </w:r>
      <w:r w:rsidRPr="0020749A">
        <w:rPr>
          <w:rFonts w:ascii="Menlo Regular" w:hAnsi="Menlo Regular" w:cs="Menlo Regular"/>
          <w:color w:val="AA0D91"/>
          <w:sz w:val="22"/>
          <w:szCs w:val="22"/>
          <w:lang w:val="en-GB"/>
        </w:rPr>
        <w:t>None</w:t>
      </w:r>
      <w:r w:rsidRPr="0020749A">
        <w:rPr>
          <w:rFonts w:ascii="Menlo Regular" w:hAnsi="Menlo Regular" w:cs="Menlo Regular"/>
          <w:color w:val="000000"/>
          <w:sz w:val="22"/>
          <w:szCs w:val="22"/>
          <w:lang w:val="en-GB"/>
        </w:rPr>
        <w:t>,</w:t>
      </w:r>
    </w:p>
    <w:p w14:paraId="5AC11FD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dryrun=False,</w:t>
      </w:r>
    </w:p>
    <w:p w14:paraId="3DEF7D5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verbose=False,</w:t>
      </w:r>
    </w:p>
    <w:p w14:paraId="27A7F3E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7143DBF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"""Instantiates an Offlickr object</w:t>
      </w:r>
    </w:p>
    <w:p w14:paraId="5359D19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C41A16"/>
          <w:sz w:val="22"/>
          <w:szCs w:val="22"/>
          <w:lang w:val="en-GB"/>
        </w:rPr>
        <w:t xml:space="preserve">        An API key is needed, as well as an API secret and a user id."""</w:t>
      </w:r>
    </w:p>
    <w:p w14:paraId="37CB7A3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41D0F7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self.__flickrAPIKey = key</w:t>
      </w:r>
    </w:p>
    <w:p w14:paraId="39E7F10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self.__flickrSecret = secret</w:t>
      </w:r>
    </w:p>
    <w:p w14:paraId="1216390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self.__httplib = httplib</w:t>
      </w:r>
    </w:p>
    <w:p w14:paraId="79960D0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0C7E45F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Get authentication token</w:t>
      </w:r>
    </w:p>
    <w:p w14:paraId="634FFEB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note we must explicitly select the xmlnode parser to be compatible with FlickrAPI 1.2</w:t>
      </w:r>
    </w:p>
    <w:p w14:paraId="0EEB530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74DBFA6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self.fapi = FlickrAPI(self.__flickrAPIKey, self.__flickrSecret,</w:t>
      </w:r>
    </w:p>
    <w:p w14:paraId="3621D4E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format=</w:t>
      </w:r>
      <w:r w:rsidRPr="0020749A">
        <w:rPr>
          <w:rFonts w:ascii="Menlo Regular" w:hAnsi="Menlo Regular" w:cs="Menlo Regular"/>
          <w:color w:val="1C00CF"/>
          <w:sz w:val="22"/>
          <w:szCs w:val="22"/>
          <w:lang w:val="en-GB"/>
        </w:rPr>
        <w:t>'xmlnode'</w:t>
      </w:r>
      <w:r w:rsidRPr="0020749A">
        <w:rPr>
          <w:rFonts w:ascii="Menlo Regular" w:hAnsi="Menlo Regular" w:cs="Menlo Regular"/>
          <w:color w:val="000000"/>
          <w:sz w:val="22"/>
          <w:szCs w:val="22"/>
          <w:lang w:val="en-GB"/>
        </w:rPr>
        <w:t>)</w:t>
      </w:r>
    </w:p>
    <w:p w14:paraId="4AF15E1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(token, frob) = self.fapi.get_token_part_one()</w:t>
      </w:r>
    </w:p>
    <w:p w14:paraId="28B3465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not</w:t>
      </w:r>
      <w:r w:rsidRPr="0020749A">
        <w:rPr>
          <w:rFonts w:ascii="Menlo Regular" w:hAnsi="Menlo Regular" w:cs="Menlo Regular"/>
          <w:color w:val="000000"/>
          <w:sz w:val="22"/>
          <w:szCs w:val="22"/>
          <w:lang w:val="en-GB"/>
        </w:rPr>
        <w:t xml:space="preserve"> token:</w:t>
      </w:r>
    </w:p>
    <w:p w14:paraId="009F257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raw_input(</w:t>
      </w:r>
      <w:r w:rsidRPr="0020749A">
        <w:rPr>
          <w:rFonts w:ascii="Menlo Regular" w:hAnsi="Menlo Regular" w:cs="Menlo Regular"/>
          <w:color w:val="1C00CF"/>
          <w:sz w:val="22"/>
          <w:szCs w:val="22"/>
          <w:lang w:val="en-GB"/>
        </w:rPr>
        <w:t>'Press ENTER after you authorized this program'</w:t>
      </w:r>
      <w:r w:rsidRPr="0020749A">
        <w:rPr>
          <w:rFonts w:ascii="Menlo Regular" w:hAnsi="Menlo Regular" w:cs="Menlo Regular"/>
          <w:color w:val="000000"/>
          <w:sz w:val="22"/>
          <w:szCs w:val="22"/>
          <w:lang w:val="en-GB"/>
        </w:rPr>
        <w:t>)</w:t>
      </w:r>
    </w:p>
    <w:p w14:paraId="746E261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self.fapi.get_token_part_two((token, frob))</w:t>
      </w:r>
    </w:p>
    <w:p w14:paraId="40B83FF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self.token = token</w:t>
      </w:r>
    </w:p>
    <w:p w14:paraId="777A8C4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self.flickrUserId = uid</w:t>
      </w:r>
    </w:p>
    <w:p w14:paraId="33640CF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self.dryrun = dryrun</w:t>
      </w:r>
    </w:p>
    <w:p w14:paraId="2052D1D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self.verbose = verbose</w:t>
      </w:r>
    </w:p>
    <w:p w14:paraId="244860E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07BB0C5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__testFailure(self, rsp):</w:t>
      </w:r>
    </w:p>
    <w:p w14:paraId="2DD5077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"""Returns whether the previous call was successful"""</w:t>
      </w:r>
    </w:p>
    <w:p w14:paraId="608C8AB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0AB18B0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rsp[</w:t>
      </w:r>
      <w:r w:rsidRPr="0020749A">
        <w:rPr>
          <w:rFonts w:ascii="Menlo Regular" w:hAnsi="Menlo Regular" w:cs="Menlo Regular"/>
          <w:color w:val="1C00CF"/>
          <w:sz w:val="22"/>
          <w:szCs w:val="22"/>
          <w:lang w:val="en-GB"/>
        </w:rPr>
        <w:t>'stat'</w:t>
      </w:r>
      <w:r w:rsidRPr="0020749A">
        <w:rPr>
          <w:rFonts w:ascii="Menlo Regular" w:hAnsi="Menlo Regular" w:cs="Menlo Regular"/>
          <w:color w:val="000000"/>
          <w:sz w:val="22"/>
          <w:szCs w:val="22"/>
          <w:lang w:val="en-GB"/>
        </w:rPr>
        <w:t xml:space="preserve">] == </w:t>
      </w:r>
      <w:r w:rsidRPr="0020749A">
        <w:rPr>
          <w:rFonts w:ascii="Menlo Regular" w:hAnsi="Menlo Regular" w:cs="Menlo Regular"/>
          <w:color w:val="1C00CF"/>
          <w:sz w:val="22"/>
          <w:szCs w:val="22"/>
          <w:lang w:val="en-GB"/>
        </w:rPr>
        <w:t>'fail'</w:t>
      </w:r>
      <w:r w:rsidRPr="0020749A">
        <w:rPr>
          <w:rFonts w:ascii="Menlo Regular" w:hAnsi="Menlo Regular" w:cs="Menlo Regular"/>
          <w:color w:val="000000"/>
          <w:sz w:val="22"/>
          <w:szCs w:val="22"/>
          <w:lang w:val="en-GB"/>
        </w:rPr>
        <w:t>:</w:t>
      </w:r>
    </w:p>
    <w:p w14:paraId="5830815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'Error!'</w:t>
      </w:r>
    </w:p>
    <w:p w14:paraId="57DF882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True</w:t>
      </w:r>
    </w:p>
    <w:p w14:paraId="35762E6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else</w:t>
      </w:r>
      <w:r w:rsidRPr="0020749A">
        <w:rPr>
          <w:rFonts w:ascii="Menlo Regular" w:hAnsi="Menlo Regular" w:cs="Menlo Regular"/>
          <w:color w:val="000000"/>
          <w:sz w:val="22"/>
          <w:szCs w:val="22"/>
          <w:lang w:val="en-GB"/>
        </w:rPr>
        <w:t>:</w:t>
      </w:r>
    </w:p>
    <w:p w14:paraId="11E0270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False</w:t>
      </w:r>
    </w:p>
    <w:p w14:paraId="5F44FA3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743F502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getPhotoList(self, dateLo, dateHi):</w:t>
      </w:r>
    </w:p>
    <w:p w14:paraId="3BF2583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"""Returns a list of photo given a time frame"""</w:t>
      </w:r>
    </w:p>
    <w:p w14:paraId="5B2ECF1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DCB2CB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n = </w:t>
      </w:r>
      <w:r w:rsidRPr="0020749A">
        <w:rPr>
          <w:rFonts w:ascii="Menlo Regular" w:hAnsi="Menlo Regular" w:cs="Menlo Regular"/>
          <w:color w:val="1C00CF"/>
          <w:sz w:val="22"/>
          <w:szCs w:val="22"/>
          <w:lang w:val="en-GB"/>
        </w:rPr>
        <w:t>0</w:t>
      </w:r>
    </w:p>
    <w:p w14:paraId="667EA13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flickr_max = </w:t>
      </w:r>
      <w:r w:rsidRPr="0020749A">
        <w:rPr>
          <w:rFonts w:ascii="Menlo Regular" w:hAnsi="Menlo Regular" w:cs="Menlo Regular"/>
          <w:color w:val="1C00CF"/>
          <w:sz w:val="22"/>
          <w:szCs w:val="22"/>
          <w:lang w:val="en-GB"/>
        </w:rPr>
        <w:t>500</w:t>
      </w:r>
    </w:p>
    <w:p w14:paraId="22FBEB8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photos = []</w:t>
      </w:r>
    </w:p>
    <w:p w14:paraId="3586D85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126034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'Retrieving list of photos'</w:t>
      </w:r>
    </w:p>
    <w:p w14:paraId="7A57AE4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while</w:t>
      </w:r>
      <w:r w:rsidRPr="0020749A">
        <w:rPr>
          <w:rFonts w:ascii="Menlo Regular" w:hAnsi="Menlo Regular" w:cs="Menlo Regular"/>
          <w:color w:val="000000"/>
          <w:sz w:val="22"/>
          <w:szCs w:val="22"/>
          <w:lang w:val="en-GB"/>
        </w:rPr>
        <w:t xml:space="preserve"> True:</w:t>
      </w:r>
    </w:p>
    <w:p w14:paraId="10C6AA1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self.verbose:</w:t>
      </w:r>
    </w:p>
    <w:p w14:paraId="3077562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'Requesting a page...'</w:t>
      </w:r>
    </w:p>
    <w:p w14:paraId="6D31A37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n = n + </w:t>
      </w:r>
      <w:r w:rsidRPr="0020749A">
        <w:rPr>
          <w:rFonts w:ascii="Menlo Regular" w:hAnsi="Menlo Regular" w:cs="Menlo Regular"/>
          <w:color w:val="1C00CF"/>
          <w:sz w:val="22"/>
          <w:szCs w:val="22"/>
          <w:lang w:val="en-GB"/>
        </w:rPr>
        <w:t>1</w:t>
      </w:r>
    </w:p>
    <w:p w14:paraId="2458B8A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rsp = self.fapi.photos_search(</w:t>
      </w:r>
    </w:p>
    <w:p w14:paraId="7AB120A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api_key=self.__flickrAPIKey,</w:t>
      </w:r>
    </w:p>
    <w:p w14:paraId="783EB12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auth_token=self.token,</w:t>
      </w:r>
    </w:p>
    <w:p w14:paraId="181E58F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user_id=self.flickrUserId,</w:t>
      </w:r>
    </w:p>
    <w:p w14:paraId="5F47E00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per_page=str(flickr_max),</w:t>
      </w:r>
    </w:p>
    <w:p w14:paraId="636B819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page=str(n),</w:t>
      </w:r>
    </w:p>
    <w:p w14:paraId="2E57EF3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min_upload_date=dateLo,</w:t>
      </w:r>
    </w:p>
    <w:p w14:paraId="7E8053D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max_upload_date=dateHi,</w:t>
      </w:r>
    </w:p>
    <w:p w14:paraId="1C1D308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#The next line is added by Patrick Wijntjes, 14-01-2014</w:t>
      </w:r>
    </w:p>
    <w:p w14:paraId="26DC7C2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privacy_filter=</w:t>
      </w:r>
      <w:r w:rsidRPr="0020749A">
        <w:rPr>
          <w:rFonts w:ascii="Menlo Regular" w:hAnsi="Menlo Regular" w:cs="Menlo Regular"/>
          <w:color w:val="1C00CF"/>
          <w:sz w:val="22"/>
          <w:szCs w:val="22"/>
          <w:lang w:val="en-GB"/>
        </w:rPr>
        <w:t>5</w:t>
      </w:r>
    </w:p>
    <w:p w14:paraId="739378F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 xml:space="preserve">                )</w:t>
      </w:r>
    </w:p>
    <w:p w14:paraId="7B95BB8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self.__testFailure(rsp):</w:t>
      </w:r>
    </w:p>
    <w:p w14:paraId="3A47413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None</w:t>
      </w:r>
    </w:p>
    <w:p w14:paraId="5A9DD6D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rsp.photos[</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'total'</w:t>
      </w:r>
      <w:r w:rsidRPr="0020749A">
        <w:rPr>
          <w:rFonts w:ascii="Menlo Regular" w:hAnsi="Menlo Regular" w:cs="Menlo Regular"/>
          <w:color w:val="000000"/>
          <w:sz w:val="22"/>
          <w:szCs w:val="22"/>
          <w:lang w:val="en-GB"/>
        </w:rPr>
        <w:t xml:space="preserve">] == </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p>
    <w:p w14:paraId="7447B33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None</w:t>
      </w:r>
    </w:p>
    <w:p w14:paraId="7DB45A1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photos += rsp.photos[</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].photo</w:t>
      </w:r>
    </w:p>
    <w:p w14:paraId="0AF20FD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self.verbose:</w:t>
      </w:r>
    </w:p>
    <w:p w14:paraId="03563D9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 %d photos so far'</w:t>
      </w:r>
      <w:r w:rsidRPr="0020749A">
        <w:rPr>
          <w:rFonts w:ascii="Menlo Regular" w:hAnsi="Menlo Regular" w:cs="Menlo Regular"/>
          <w:color w:val="000000"/>
          <w:sz w:val="22"/>
          <w:szCs w:val="22"/>
          <w:lang w:val="en-GB"/>
        </w:rPr>
        <w:t xml:space="preserve"> % len(photos)</w:t>
      </w:r>
    </w:p>
    <w:p w14:paraId="1E8684B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len(photos) &gt;= int(rsp.photos[</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'total'</w:t>
      </w:r>
      <w:r w:rsidRPr="0020749A">
        <w:rPr>
          <w:rFonts w:ascii="Menlo Regular" w:hAnsi="Menlo Regular" w:cs="Menlo Regular"/>
          <w:color w:val="000000"/>
          <w:sz w:val="22"/>
          <w:szCs w:val="22"/>
          <w:lang w:val="en-GB"/>
        </w:rPr>
        <w:t>]):</w:t>
      </w:r>
    </w:p>
    <w:p w14:paraId="299DD0F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break</w:t>
      </w:r>
    </w:p>
    <w:p w14:paraId="2666A34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4A934EF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photos</w:t>
      </w:r>
    </w:p>
    <w:p w14:paraId="1049F21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7FDA10D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getGeotaggedPhotoList(self, dateLo, dateHi):</w:t>
      </w:r>
    </w:p>
    <w:p w14:paraId="6BC4B47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"""Returns a list of photo given a time frame"""</w:t>
      </w:r>
    </w:p>
    <w:p w14:paraId="744C011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2D28A5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n = </w:t>
      </w:r>
      <w:r w:rsidRPr="0020749A">
        <w:rPr>
          <w:rFonts w:ascii="Menlo Regular" w:hAnsi="Menlo Regular" w:cs="Menlo Regular"/>
          <w:color w:val="1C00CF"/>
          <w:sz w:val="22"/>
          <w:szCs w:val="22"/>
          <w:lang w:val="en-GB"/>
        </w:rPr>
        <w:t>0</w:t>
      </w:r>
    </w:p>
    <w:p w14:paraId="02116A3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flickr_max = </w:t>
      </w:r>
      <w:r w:rsidRPr="0020749A">
        <w:rPr>
          <w:rFonts w:ascii="Menlo Regular" w:hAnsi="Menlo Regular" w:cs="Menlo Regular"/>
          <w:color w:val="1C00CF"/>
          <w:sz w:val="22"/>
          <w:szCs w:val="22"/>
          <w:lang w:val="en-GB"/>
        </w:rPr>
        <w:t>500</w:t>
      </w:r>
    </w:p>
    <w:p w14:paraId="7123C40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photos = []</w:t>
      </w:r>
    </w:p>
    <w:p w14:paraId="0424EFE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81559B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'Retrieving list of photos'</w:t>
      </w:r>
    </w:p>
    <w:p w14:paraId="061EF28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while</w:t>
      </w:r>
      <w:r w:rsidRPr="0020749A">
        <w:rPr>
          <w:rFonts w:ascii="Menlo Regular" w:hAnsi="Menlo Regular" w:cs="Menlo Regular"/>
          <w:color w:val="000000"/>
          <w:sz w:val="22"/>
          <w:szCs w:val="22"/>
          <w:lang w:val="en-GB"/>
        </w:rPr>
        <w:t xml:space="preserve"> True:</w:t>
      </w:r>
    </w:p>
    <w:p w14:paraId="6C4A2DD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self.verbose:</w:t>
      </w:r>
    </w:p>
    <w:p w14:paraId="74CD1E9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'Requesting a page...'</w:t>
      </w:r>
    </w:p>
    <w:p w14:paraId="7C1B7B5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n = n + </w:t>
      </w:r>
      <w:r w:rsidRPr="0020749A">
        <w:rPr>
          <w:rFonts w:ascii="Menlo Regular" w:hAnsi="Menlo Regular" w:cs="Menlo Regular"/>
          <w:color w:val="1C00CF"/>
          <w:sz w:val="22"/>
          <w:szCs w:val="22"/>
          <w:lang w:val="en-GB"/>
        </w:rPr>
        <w:t>1</w:t>
      </w:r>
    </w:p>
    <w:p w14:paraId="4558B05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rsp = \</w:t>
      </w:r>
    </w:p>
    <w:p w14:paraId="767303A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self.fapi.photos_getWithGeoData(api_key=self.__flickrAPIKey,</w:t>
      </w:r>
    </w:p>
    <w:p w14:paraId="3560010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auth_token=self.token, user_id=self.flickrUserId,</w:t>
      </w:r>
    </w:p>
    <w:p w14:paraId="3F1417A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per_page=str(flickr_max), page=str(n))</w:t>
      </w:r>
    </w:p>
    <w:p w14:paraId="00DB23C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self.__testFailure(rsp):</w:t>
      </w:r>
    </w:p>
    <w:p w14:paraId="71F93EA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None</w:t>
      </w:r>
    </w:p>
    <w:p w14:paraId="01E6261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rsp.photos[</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'total'</w:t>
      </w:r>
      <w:r w:rsidRPr="0020749A">
        <w:rPr>
          <w:rFonts w:ascii="Menlo Regular" w:hAnsi="Menlo Regular" w:cs="Menlo Regular"/>
          <w:color w:val="000000"/>
          <w:sz w:val="22"/>
          <w:szCs w:val="22"/>
          <w:lang w:val="en-GB"/>
        </w:rPr>
        <w:t xml:space="preserve">] == </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p>
    <w:p w14:paraId="75507BC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None</w:t>
      </w:r>
    </w:p>
    <w:p w14:paraId="2BA8597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photos += rsp.photos[</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].photo</w:t>
      </w:r>
    </w:p>
    <w:p w14:paraId="747CACD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self.verbose:</w:t>
      </w:r>
    </w:p>
    <w:p w14:paraId="6E000EB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 %d photos so far'</w:t>
      </w:r>
      <w:r w:rsidRPr="0020749A">
        <w:rPr>
          <w:rFonts w:ascii="Menlo Regular" w:hAnsi="Menlo Regular" w:cs="Menlo Regular"/>
          <w:color w:val="000000"/>
          <w:sz w:val="22"/>
          <w:szCs w:val="22"/>
          <w:lang w:val="en-GB"/>
        </w:rPr>
        <w:t xml:space="preserve"> % len(photos)</w:t>
      </w:r>
    </w:p>
    <w:p w14:paraId="1342906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len(photos) &gt;= int(rsp.photos[</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'total'</w:t>
      </w:r>
      <w:r w:rsidRPr="0020749A">
        <w:rPr>
          <w:rFonts w:ascii="Menlo Regular" w:hAnsi="Menlo Regular" w:cs="Menlo Regular"/>
          <w:color w:val="000000"/>
          <w:sz w:val="22"/>
          <w:szCs w:val="22"/>
          <w:lang w:val="en-GB"/>
        </w:rPr>
        <w:t>]):</w:t>
      </w:r>
    </w:p>
    <w:p w14:paraId="7BAB73B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break</w:t>
      </w:r>
    </w:p>
    <w:p w14:paraId="7B84518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E38C50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photos</w:t>
      </w:r>
    </w:p>
    <w:p w14:paraId="02EB18F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029DF3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getPhotoLocation(self, pid):</w:t>
      </w:r>
    </w:p>
    <w:p w14:paraId="3165749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"""Returns a string containing location of a photo (in XML)"""</w:t>
      </w:r>
    </w:p>
    <w:p w14:paraId="1C36780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70A7A71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rsp = \</w:t>
      </w:r>
    </w:p>
    <w:p w14:paraId="6AC1210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self.fapi.photos_geo_getLocation(api_key=self.__flickrAPIKey,</w:t>
      </w:r>
    </w:p>
    <w:p w14:paraId="0E1DBC8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auth_token=self.token, photo_id=pid)</w:t>
      </w:r>
    </w:p>
    <w:p w14:paraId="25D6417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self.__testFailure(rsp):</w:t>
      </w:r>
    </w:p>
    <w:p w14:paraId="279B25F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None</w:t>
      </w:r>
    </w:p>
    <w:p w14:paraId="060C282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doc = libxml2.parseDoc(rsp.xml)</w:t>
      </w:r>
    </w:p>
    <w:p w14:paraId="1B6C6B0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 xml:space="preserve">        info = doc.xpathEval(</w:t>
      </w:r>
      <w:r w:rsidRPr="0020749A">
        <w:rPr>
          <w:rFonts w:ascii="Menlo Regular" w:hAnsi="Menlo Regular" w:cs="Menlo Regular"/>
          <w:color w:val="1C00CF"/>
          <w:sz w:val="22"/>
          <w:szCs w:val="22"/>
          <w:lang w:val="en-GB"/>
        </w:rPr>
        <w:t>'/rsp/photo'</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].serialize()</w:t>
      </w:r>
    </w:p>
    <w:p w14:paraId="2953D59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doc.freeDoc()</w:t>
      </w:r>
    </w:p>
    <w:p w14:paraId="10361C7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info</w:t>
      </w:r>
    </w:p>
    <w:p w14:paraId="06ED9D9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64C3D72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getPhotoLocationPermission(self, pid):</w:t>
      </w:r>
    </w:p>
    <w:p w14:paraId="4822454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"""Returns a string containing location permision for a photo (in XML)"""</w:t>
      </w:r>
    </w:p>
    <w:p w14:paraId="65C827D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4AACDFF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rsp = \</w:t>
      </w:r>
    </w:p>
    <w:p w14:paraId="6518A21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self.fapi.photos_geo_getPerms(api_key=self.__flickrAPIKey,</w:t>
      </w:r>
    </w:p>
    <w:p w14:paraId="7D0EBE9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auth_token=self.token, photo_id=pid)</w:t>
      </w:r>
    </w:p>
    <w:p w14:paraId="39B1B0B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self.__testFailure(rsp):</w:t>
      </w:r>
    </w:p>
    <w:p w14:paraId="70D4656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None</w:t>
      </w:r>
    </w:p>
    <w:p w14:paraId="1F43A20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doc = libxml2.parseDoc(rsp.xml)</w:t>
      </w:r>
    </w:p>
    <w:p w14:paraId="00AB863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info = doc.xpathEval(</w:t>
      </w:r>
      <w:r w:rsidRPr="0020749A">
        <w:rPr>
          <w:rFonts w:ascii="Menlo Regular" w:hAnsi="Menlo Regular" w:cs="Menlo Regular"/>
          <w:color w:val="1C00CF"/>
          <w:sz w:val="22"/>
          <w:szCs w:val="22"/>
          <w:lang w:val="en-GB"/>
        </w:rPr>
        <w:t>'/rsp/perms'</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].serialize()</w:t>
      </w:r>
    </w:p>
    <w:p w14:paraId="4F49A5A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doc.freeDoc()</w:t>
      </w:r>
    </w:p>
    <w:p w14:paraId="5763F8A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info</w:t>
      </w:r>
    </w:p>
    <w:p w14:paraId="31477BA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E5EC29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getPhotosetList(self):</w:t>
      </w:r>
    </w:p>
    <w:p w14:paraId="345B819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"""Returns a list of photosets for a user"""</w:t>
      </w:r>
    </w:p>
    <w:p w14:paraId="3587E8F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A01BE9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rsp = self.fapi.photosets_getList(api_key=self.__flickrAPIKey,</w:t>
      </w:r>
    </w:p>
    <w:p w14:paraId="6FF8DBA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auth_token=self.token, user_id=self.flickrUserId)</w:t>
      </w:r>
    </w:p>
    <w:p w14:paraId="390E7B3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self.__testFailure(rsp):</w:t>
      </w:r>
    </w:p>
    <w:p w14:paraId="7B9AC59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None</w:t>
      </w:r>
    </w:p>
    <w:p w14:paraId="7B9A804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rsp.photosets[</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].photoset</w:t>
      </w:r>
    </w:p>
    <w:p w14:paraId="71370E2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68271EE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getPhotosetInfo(self, pid, method):</w:t>
      </w:r>
    </w:p>
    <w:p w14:paraId="3FDA307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"""Returns a string containing information about a photoset (in XML)"""</w:t>
      </w:r>
    </w:p>
    <w:p w14:paraId="3081C17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7CE888B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rsp = method(api_key=self.__flickrAPIKey,</w:t>
      </w:r>
    </w:p>
    <w:p w14:paraId="7FD29A9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auth_token=self.token, photoset_id=pid)</w:t>
      </w:r>
    </w:p>
    <w:p w14:paraId="4D8099B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self.__testFailure(rsp):</w:t>
      </w:r>
    </w:p>
    <w:p w14:paraId="5995269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None</w:t>
      </w:r>
    </w:p>
    <w:p w14:paraId="49F6626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doc = libxml2.parseDoc(rsp.xml)</w:t>
      </w:r>
    </w:p>
    <w:p w14:paraId="0C2999F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info = doc.xpathEval(</w:t>
      </w:r>
      <w:r w:rsidRPr="0020749A">
        <w:rPr>
          <w:rFonts w:ascii="Menlo Regular" w:hAnsi="Menlo Regular" w:cs="Menlo Regular"/>
          <w:color w:val="1C00CF"/>
          <w:sz w:val="22"/>
          <w:szCs w:val="22"/>
          <w:lang w:val="en-GB"/>
        </w:rPr>
        <w:t>'/rsp/photoset'</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].serialize()</w:t>
      </w:r>
    </w:p>
    <w:p w14:paraId="3304EB2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doc.freeDoc()</w:t>
      </w:r>
    </w:p>
    <w:p w14:paraId="5EBD2CA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info</w:t>
      </w:r>
    </w:p>
    <w:p w14:paraId="1A65D59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4FBF9EB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getPhotoMetadata(self, pid):</w:t>
      </w:r>
    </w:p>
    <w:p w14:paraId="0538369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"""Returns an array containing containing the photo metadata (as a string), and the format of the photo"""</w:t>
      </w:r>
    </w:p>
    <w:p w14:paraId="5893C2A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79E910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self.verbose:</w:t>
      </w:r>
    </w:p>
    <w:p w14:paraId="592E7AA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'Requesting metadata for photo %s'</w:t>
      </w:r>
      <w:r w:rsidRPr="0020749A">
        <w:rPr>
          <w:rFonts w:ascii="Menlo Regular" w:hAnsi="Menlo Regular" w:cs="Menlo Regular"/>
          <w:color w:val="000000"/>
          <w:sz w:val="22"/>
          <w:szCs w:val="22"/>
          <w:lang w:val="en-GB"/>
        </w:rPr>
        <w:t xml:space="preserve"> % pid</w:t>
      </w:r>
    </w:p>
    <w:p w14:paraId="672452F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rsp = self.fapi.photos_getInfo(api_key=self.__flickrAPIKey,</w:t>
      </w:r>
    </w:p>
    <w:p w14:paraId="778F1EE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auth_token=self.token, photo_id=pid)</w:t>
      </w:r>
    </w:p>
    <w:p w14:paraId="48A1499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self.__testFailure(rsp):</w:t>
      </w:r>
    </w:p>
    <w:p w14:paraId="6E91701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None</w:t>
      </w:r>
    </w:p>
    <w:p w14:paraId="5C85DF5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doc = libxml2.parseDoc(rsp.xml)</w:t>
      </w:r>
    </w:p>
    <w:p w14:paraId="16D62DC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metadata = doc.xpathEval(</w:t>
      </w:r>
      <w:r w:rsidRPr="0020749A">
        <w:rPr>
          <w:rFonts w:ascii="Menlo Regular" w:hAnsi="Menlo Regular" w:cs="Menlo Regular"/>
          <w:color w:val="1C00CF"/>
          <w:sz w:val="22"/>
          <w:szCs w:val="22"/>
          <w:lang w:val="en-GB"/>
        </w:rPr>
        <w:t>'/rsp/photo'</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].serialize()</w:t>
      </w:r>
    </w:p>
    <w:p w14:paraId="31A6F9F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 xml:space="preserve">        doc.freeDoc()</w:t>
      </w:r>
    </w:p>
    <w:p w14:paraId="6DD06E4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[metadata, rsp.photo[</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'originalformat'</w:t>
      </w:r>
      <w:r w:rsidRPr="0020749A">
        <w:rPr>
          <w:rFonts w:ascii="Menlo Regular" w:hAnsi="Menlo Regular" w:cs="Menlo Regular"/>
          <w:color w:val="000000"/>
          <w:sz w:val="22"/>
          <w:szCs w:val="22"/>
          <w:lang w:val="en-GB"/>
        </w:rPr>
        <w:t>]]</w:t>
      </w:r>
    </w:p>
    <w:p w14:paraId="70240CD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20E370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getPhotoComments(self, pid):</w:t>
      </w:r>
    </w:p>
    <w:p w14:paraId="6662D38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"""Returns an XML string containing the photo comments"""</w:t>
      </w:r>
    </w:p>
    <w:p w14:paraId="785A9C4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472ABB7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self.verbose:</w:t>
      </w:r>
    </w:p>
    <w:p w14:paraId="4D65C1E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'Requesting comments for photo %s'</w:t>
      </w:r>
      <w:r w:rsidRPr="0020749A">
        <w:rPr>
          <w:rFonts w:ascii="Menlo Regular" w:hAnsi="Menlo Regular" w:cs="Menlo Regular"/>
          <w:color w:val="000000"/>
          <w:sz w:val="22"/>
          <w:szCs w:val="22"/>
          <w:lang w:val="en-GB"/>
        </w:rPr>
        <w:t xml:space="preserve"> % pid</w:t>
      </w:r>
    </w:p>
    <w:p w14:paraId="53CDA62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rsp = \</w:t>
      </w:r>
    </w:p>
    <w:p w14:paraId="136CB03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self.fapi.photos_comments_getList(api_key=self.__flickrAPIKey,</w:t>
      </w:r>
    </w:p>
    <w:p w14:paraId="4BB1EE3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auth_token=self.token, photo_id=pid)</w:t>
      </w:r>
    </w:p>
    <w:p w14:paraId="040CE74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self.__testFailure(rsp):</w:t>
      </w:r>
    </w:p>
    <w:p w14:paraId="7E11A88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None</w:t>
      </w:r>
    </w:p>
    <w:p w14:paraId="067BD23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doc = libxml2.parseDoc(rsp.xml)</w:t>
      </w:r>
    </w:p>
    <w:p w14:paraId="573C22E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comments = doc.xpathEval(</w:t>
      </w:r>
      <w:r w:rsidRPr="0020749A">
        <w:rPr>
          <w:rFonts w:ascii="Menlo Regular" w:hAnsi="Menlo Regular" w:cs="Menlo Regular"/>
          <w:color w:val="1C00CF"/>
          <w:sz w:val="22"/>
          <w:szCs w:val="22"/>
          <w:lang w:val="en-GB"/>
        </w:rPr>
        <w:t>'/rsp/comments'</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].serialize()</w:t>
      </w:r>
    </w:p>
    <w:p w14:paraId="3912F39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doc.freeDoc()</w:t>
      </w:r>
    </w:p>
    <w:p w14:paraId="2717F09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comments</w:t>
      </w:r>
    </w:p>
    <w:p w14:paraId="5C760A6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778FB3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getPhotoSizes(self, pid):</w:t>
      </w:r>
    </w:p>
    <w:p w14:paraId="3749330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"""Returns a string with is a list of available sizes for a photo"""</w:t>
      </w:r>
    </w:p>
    <w:p w14:paraId="0E36B40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63A49A3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rsp = self.fapi.photos_getSizes(api_key=self.__flickrAPIKey,</w:t>
      </w:r>
    </w:p>
    <w:p w14:paraId="3CBD735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auth_token=self.token, photo_id=pid)</w:t>
      </w:r>
    </w:p>
    <w:p w14:paraId="4AFDD8D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self.__testFailure(rsp):</w:t>
      </w:r>
    </w:p>
    <w:p w14:paraId="0775B2D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None</w:t>
      </w:r>
    </w:p>
    <w:p w14:paraId="49599A3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rsp</w:t>
      </w:r>
    </w:p>
    <w:p w14:paraId="0D7D58B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CC040B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getOriginalPhoto(self, pid):</w:t>
      </w:r>
    </w:p>
    <w:p w14:paraId="167E773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"""Returns a URL which is the original photo, if it exists"""</w:t>
      </w:r>
    </w:p>
    <w:p w14:paraId="0CB0DD5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782904D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source = </w:t>
      </w:r>
      <w:r w:rsidRPr="0020749A">
        <w:rPr>
          <w:rFonts w:ascii="Menlo Regular" w:hAnsi="Menlo Regular" w:cs="Menlo Regular"/>
          <w:color w:val="AA0D91"/>
          <w:sz w:val="22"/>
          <w:szCs w:val="22"/>
          <w:lang w:val="en-GB"/>
        </w:rPr>
        <w:t>None</w:t>
      </w:r>
    </w:p>
    <w:p w14:paraId="58AB6D9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rsp = self.getPhotoSizes(pid)</w:t>
      </w:r>
    </w:p>
    <w:p w14:paraId="439830C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rsp == </w:t>
      </w:r>
      <w:r w:rsidRPr="0020749A">
        <w:rPr>
          <w:rFonts w:ascii="Menlo Regular" w:hAnsi="Menlo Regular" w:cs="Menlo Regular"/>
          <w:color w:val="AA0D91"/>
          <w:sz w:val="22"/>
          <w:szCs w:val="22"/>
          <w:lang w:val="en-GB"/>
        </w:rPr>
        <w:t>None</w:t>
      </w:r>
      <w:r w:rsidRPr="0020749A">
        <w:rPr>
          <w:rFonts w:ascii="Menlo Regular" w:hAnsi="Menlo Regular" w:cs="Menlo Regular"/>
          <w:color w:val="000000"/>
          <w:sz w:val="22"/>
          <w:szCs w:val="22"/>
          <w:lang w:val="en-GB"/>
        </w:rPr>
        <w:t>:</w:t>
      </w:r>
    </w:p>
    <w:p w14:paraId="4093B32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None</w:t>
      </w:r>
    </w:p>
    <w:p w14:paraId="7D4CEB3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s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rsp.sizes[</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].size:</w:t>
      </w:r>
    </w:p>
    <w:p w14:paraId="0AE83CC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s[</w:t>
      </w:r>
      <w:r w:rsidRPr="0020749A">
        <w:rPr>
          <w:rFonts w:ascii="Menlo Regular" w:hAnsi="Menlo Regular" w:cs="Menlo Regular"/>
          <w:color w:val="1C00CF"/>
          <w:sz w:val="22"/>
          <w:szCs w:val="22"/>
          <w:lang w:val="en-GB"/>
        </w:rPr>
        <w:t>'label'</w:t>
      </w:r>
      <w:r w:rsidRPr="0020749A">
        <w:rPr>
          <w:rFonts w:ascii="Menlo Regular" w:hAnsi="Menlo Regular" w:cs="Menlo Regular"/>
          <w:color w:val="000000"/>
          <w:sz w:val="22"/>
          <w:szCs w:val="22"/>
          <w:lang w:val="en-GB"/>
        </w:rPr>
        <w:t xml:space="preserve">] == </w:t>
      </w:r>
      <w:r w:rsidRPr="0020749A">
        <w:rPr>
          <w:rFonts w:ascii="Menlo Regular" w:hAnsi="Menlo Regular" w:cs="Menlo Regular"/>
          <w:color w:val="1C00CF"/>
          <w:sz w:val="22"/>
          <w:szCs w:val="22"/>
          <w:lang w:val="en-GB"/>
        </w:rPr>
        <w:t>'Original'</w:t>
      </w:r>
      <w:r w:rsidRPr="0020749A">
        <w:rPr>
          <w:rFonts w:ascii="Menlo Regular" w:hAnsi="Menlo Regular" w:cs="Menlo Regular"/>
          <w:color w:val="000000"/>
          <w:sz w:val="22"/>
          <w:szCs w:val="22"/>
          <w:lang w:val="en-GB"/>
        </w:rPr>
        <w:t>:</w:t>
      </w:r>
    </w:p>
    <w:p w14:paraId="0A6F6C3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source = s[</w:t>
      </w:r>
      <w:r w:rsidRPr="0020749A">
        <w:rPr>
          <w:rFonts w:ascii="Menlo Regular" w:hAnsi="Menlo Regular" w:cs="Menlo Regular"/>
          <w:color w:val="1C00CF"/>
          <w:sz w:val="22"/>
          <w:szCs w:val="22"/>
          <w:lang w:val="en-GB"/>
        </w:rPr>
        <w:t>'source'</w:t>
      </w:r>
      <w:r w:rsidRPr="0020749A">
        <w:rPr>
          <w:rFonts w:ascii="Menlo Regular" w:hAnsi="Menlo Regular" w:cs="Menlo Regular"/>
          <w:color w:val="000000"/>
          <w:sz w:val="22"/>
          <w:szCs w:val="22"/>
          <w:lang w:val="en-GB"/>
        </w:rPr>
        <w:t>]</w:t>
      </w:r>
    </w:p>
    <w:p w14:paraId="6F96507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s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rsp.sizes[</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].size:</w:t>
      </w:r>
    </w:p>
    <w:p w14:paraId="749AD08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s[</w:t>
      </w:r>
      <w:r w:rsidRPr="0020749A">
        <w:rPr>
          <w:rFonts w:ascii="Menlo Regular" w:hAnsi="Menlo Regular" w:cs="Menlo Regular"/>
          <w:color w:val="1C00CF"/>
          <w:sz w:val="22"/>
          <w:szCs w:val="22"/>
          <w:lang w:val="en-GB"/>
        </w:rPr>
        <w:t>'label'</w:t>
      </w:r>
      <w:r w:rsidRPr="0020749A">
        <w:rPr>
          <w:rFonts w:ascii="Menlo Regular" w:hAnsi="Menlo Regular" w:cs="Menlo Regular"/>
          <w:color w:val="000000"/>
          <w:sz w:val="22"/>
          <w:szCs w:val="22"/>
          <w:lang w:val="en-GB"/>
        </w:rPr>
        <w:t xml:space="preserve">] == </w:t>
      </w:r>
      <w:r w:rsidRPr="0020749A">
        <w:rPr>
          <w:rFonts w:ascii="Menlo Regular" w:hAnsi="Menlo Regular" w:cs="Menlo Regular"/>
          <w:color w:val="1C00CF"/>
          <w:sz w:val="22"/>
          <w:szCs w:val="22"/>
          <w:lang w:val="en-GB"/>
        </w:rPr>
        <w:t>'Video Original'</w:t>
      </w:r>
      <w:r w:rsidRPr="0020749A">
        <w:rPr>
          <w:rFonts w:ascii="Menlo Regular" w:hAnsi="Menlo Regular" w:cs="Menlo Regular"/>
          <w:color w:val="000000"/>
          <w:sz w:val="22"/>
          <w:szCs w:val="22"/>
          <w:lang w:val="en-GB"/>
        </w:rPr>
        <w:t>:</w:t>
      </w:r>
    </w:p>
    <w:p w14:paraId="723FCF3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source = s[</w:t>
      </w:r>
      <w:r w:rsidRPr="0020749A">
        <w:rPr>
          <w:rFonts w:ascii="Menlo Regular" w:hAnsi="Menlo Regular" w:cs="Menlo Regular"/>
          <w:color w:val="1C00CF"/>
          <w:sz w:val="22"/>
          <w:szCs w:val="22"/>
          <w:lang w:val="en-GB"/>
        </w:rPr>
        <w:t>'source'</w:t>
      </w:r>
      <w:r w:rsidRPr="0020749A">
        <w:rPr>
          <w:rFonts w:ascii="Menlo Regular" w:hAnsi="Menlo Regular" w:cs="Menlo Regular"/>
          <w:color w:val="000000"/>
          <w:sz w:val="22"/>
          <w:szCs w:val="22"/>
          <w:lang w:val="en-GB"/>
        </w:rPr>
        <w:t>]</w:t>
      </w:r>
    </w:p>
    <w:p w14:paraId="14FE80E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[source, s[</w:t>
      </w:r>
      <w:r w:rsidRPr="0020749A">
        <w:rPr>
          <w:rFonts w:ascii="Menlo Regular" w:hAnsi="Menlo Regular" w:cs="Menlo Regular"/>
          <w:color w:val="1C00CF"/>
          <w:sz w:val="22"/>
          <w:szCs w:val="22"/>
          <w:lang w:val="en-GB"/>
        </w:rPr>
        <w:t>'label'</w:t>
      </w:r>
      <w:r w:rsidRPr="0020749A">
        <w:rPr>
          <w:rFonts w:ascii="Menlo Regular" w:hAnsi="Menlo Regular" w:cs="Menlo Regular"/>
          <w:color w:val="000000"/>
          <w:sz w:val="22"/>
          <w:szCs w:val="22"/>
          <w:lang w:val="en-GB"/>
        </w:rPr>
        <w:t xml:space="preserve">] == </w:t>
      </w:r>
      <w:r w:rsidRPr="0020749A">
        <w:rPr>
          <w:rFonts w:ascii="Menlo Regular" w:hAnsi="Menlo Regular" w:cs="Menlo Regular"/>
          <w:color w:val="1C00CF"/>
          <w:sz w:val="22"/>
          <w:szCs w:val="22"/>
          <w:lang w:val="en-GB"/>
        </w:rPr>
        <w:t>'Video Original'</w:t>
      </w:r>
      <w:r w:rsidRPr="0020749A">
        <w:rPr>
          <w:rFonts w:ascii="Menlo Regular" w:hAnsi="Menlo Regular" w:cs="Menlo Regular"/>
          <w:color w:val="000000"/>
          <w:sz w:val="22"/>
          <w:szCs w:val="22"/>
          <w:lang w:val="en-GB"/>
        </w:rPr>
        <w:t>]</w:t>
      </w:r>
    </w:p>
    <w:p w14:paraId="02A2D4E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BCDD53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__downloadReportHook(</w:t>
      </w:r>
    </w:p>
    <w:p w14:paraId="627892A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w:t>
      </w:r>
    </w:p>
    <w:p w14:paraId="469E864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count,</w:t>
      </w:r>
    </w:p>
    <w:p w14:paraId="4A913BF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blockSize,</w:t>
      </w:r>
    </w:p>
    <w:p w14:paraId="40B5353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totalSize,</w:t>
      </w:r>
    </w:p>
    <w:p w14:paraId="02C830D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55066D1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7294D68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not</w:t>
      </w:r>
      <w:r w:rsidRPr="0020749A">
        <w:rPr>
          <w:rFonts w:ascii="Menlo Regular" w:hAnsi="Menlo Regular" w:cs="Menlo Regular"/>
          <w:color w:val="000000"/>
          <w:sz w:val="22"/>
          <w:szCs w:val="22"/>
          <w:lang w:val="en-GB"/>
        </w:rPr>
        <w:t xml:space="preserve"> self.__verbose:</w:t>
      </w:r>
    </w:p>
    <w:p w14:paraId="52F7574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p>
    <w:p w14:paraId="75DC356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 xml:space="preserve">        p = ((</w:t>
      </w:r>
      <w:r w:rsidRPr="0020749A">
        <w:rPr>
          <w:rFonts w:ascii="Menlo Regular" w:hAnsi="Menlo Regular" w:cs="Menlo Regular"/>
          <w:color w:val="1C00CF"/>
          <w:sz w:val="22"/>
          <w:szCs w:val="22"/>
          <w:lang w:val="en-GB"/>
        </w:rPr>
        <w:t>100</w:t>
      </w:r>
      <w:r w:rsidRPr="0020749A">
        <w:rPr>
          <w:rFonts w:ascii="Menlo Regular" w:hAnsi="Menlo Regular" w:cs="Menlo Regular"/>
          <w:color w:val="000000"/>
          <w:sz w:val="22"/>
          <w:szCs w:val="22"/>
          <w:lang w:val="en-GB"/>
        </w:rPr>
        <w:t xml:space="preserve"> * count) * blockSize) / totalSize</w:t>
      </w:r>
    </w:p>
    <w:p w14:paraId="1BF99ED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p &gt; </w:t>
      </w:r>
      <w:r w:rsidRPr="0020749A">
        <w:rPr>
          <w:rFonts w:ascii="Menlo Regular" w:hAnsi="Menlo Regular" w:cs="Menlo Regular"/>
          <w:color w:val="1C00CF"/>
          <w:sz w:val="22"/>
          <w:szCs w:val="22"/>
          <w:lang w:val="en-GB"/>
        </w:rPr>
        <w:t>100</w:t>
      </w:r>
      <w:r w:rsidRPr="0020749A">
        <w:rPr>
          <w:rFonts w:ascii="Menlo Regular" w:hAnsi="Menlo Regular" w:cs="Menlo Regular"/>
          <w:color w:val="000000"/>
          <w:sz w:val="22"/>
          <w:szCs w:val="22"/>
          <w:lang w:val="en-GB"/>
        </w:rPr>
        <w:t>:</w:t>
      </w:r>
    </w:p>
    <w:p w14:paraId="5250543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 = </w:t>
      </w:r>
      <w:r w:rsidRPr="0020749A">
        <w:rPr>
          <w:rFonts w:ascii="Menlo Regular" w:hAnsi="Menlo Regular" w:cs="Menlo Regular"/>
          <w:color w:val="1C00CF"/>
          <w:sz w:val="22"/>
          <w:szCs w:val="22"/>
          <w:lang w:val="en-GB"/>
        </w:rPr>
        <w:t>100</w:t>
      </w:r>
    </w:p>
    <w:p w14:paraId="6EBC545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'\r %3d %%'</w:t>
      </w:r>
      <w:r w:rsidRPr="0020749A">
        <w:rPr>
          <w:rFonts w:ascii="Menlo Regular" w:hAnsi="Menlo Regular" w:cs="Menlo Regular"/>
          <w:color w:val="000000"/>
          <w:sz w:val="22"/>
          <w:szCs w:val="22"/>
          <w:lang w:val="en-GB"/>
        </w:rPr>
        <w:t xml:space="preserve"> % p,</w:t>
      </w:r>
    </w:p>
    <w:p w14:paraId="49FD7A6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sys.stdout.flush()</w:t>
      </w:r>
    </w:p>
    <w:p w14:paraId="1C4EB78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2E3D9F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downloadURL(</w:t>
      </w:r>
    </w:p>
    <w:p w14:paraId="4A2E82D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w:t>
      </w:r>
    </w:p>
    <w:p w14:paraId="755F752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url,</w:t>
      </w:r>
    </w:p>
    <w:p w14:paraId="6A1F738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target,</w:t>
      </w:r>
    </w:p>
    <w:p w14:paraId="53A0BC3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filename,</w:t>
      </w:r>
    </w:p>
    <w:p w14:paraId="58617B9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verbose=False,</w:t>
      </w:r>
    </w:p>
    <w:p w14:paraId="2ECE77F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41DD161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"""Saves a photo in a file"""</w:t>
      </w:r>
    </w:p>
    <w:p w14:paraId="59A58EF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F6AFB1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self.dryrun:</w:t>
      </w:r>
    </w:p>
    <w:p w14:paraId="06306FC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p>
    <w:p w14:paraId="0B3C58B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self.__verbose = verbose</w:t>
      </w:r>
    </w:p>
    <w:p w14:paraId="25244C4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tmpfile = </w:t>
      </w:r>
      <w:r w:rsidRPr="0020749A">
        <w:rPr>
          <w:rFonts w:ascii="Menlo Regular" w:hAnsi="Menlo Regular" w:cs="Menlo Regular"/>
          <w:color w:val="1C00CF"/>
          <w:sz w:val="22"/>
          <w:szCs w:val="22"/>
          <w:lang w:val="en-GB"/>
        </w:rPr>
        <w:t>'%s/%s.TMP'</w:t>
      </w:r>
      <w:r w:rsidRPr="0020749A">
        <w:rPr>
          <w:rFonts w:ascii="Menlo Regular" w:hAnsi="Menlo Regular" w:cs="Menlo Regular"/>
          <w:color w:val="000000"/>
          <w:sz w:val="22"/>
          <w:szCs w:val="22"/>
          <w:lang w:val="en-GB"/>
        </w:rPr>
        <w:t xml:space="preserve"> % (target, filename)</w:t>
      </w:r>
    </w:p>
    <w:p w14:paraId="7C8E496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self.__httplib == </w:t>
      </w:r>
      <w:r w:rsidRPr="0020749A">
        <w:rPr>
          <w:rFonts w:ascii="Menlo Regular" w:hAnsi="Menlo Regular" w:cs="Menlo Regular"/>
          <w:color w:val="1C00CF"/>
          <w:sz w:val="22"/>
          <w:szCs w:val="22"/>
          <w:lang w:val="en-GB"/>
        </w:rPr>
        <w:t>'wget'</w:t>
      </w:r>
      <w:r w:rsidRPr="0020749A">
        <w:rPr>
          <w:rFonts w:ascii="Menlo Regular" w:hAnsi="Menlo Regular" w:cs="Menlo Regular"/>
          <w:color w:val="000000"/>
          <w:sz w:val="22"/>
          <w:szCs w:val="22"/>
          <w:lang w:val="en-GB"/>
        </w:rPr>
        <w:t>:</w:t>
      </w:r>
    </w:p>
    <w:p w14:paraId="79A2F4E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cmd = </w:t>
      </w:r>
      <w:r w:rsidRPr="0020749A">
        <w:rPr>
          <w:rFonts w:ascii="Menlo Regular" w:hAnsi="Menlo Regular" w:cs="Menlo Regular"/>
          <w:color w:val="1C00CF"/>
          <w:sz w:val="22"/>
          <w:szCs w:val="22"/>
          <w:lang w:val="en-GB"/>
        </w:rPr>
        <w:t>'wget -q -t 0 -T 120 -w 10 -c -O %s %s'</w:t>
      </w:r>
      <w:r w:rsidRPr="0020749A">
        <w:rPr>
          <w:rFonts w:ascii="Menlo Regular" w:hAnsi="Menlo Regular" w:cs="Menlo Regular"/>
          <w:color w:val="000000"/>
          <w:sz w:val="22"/>
          <w:szCs w:val="22"/>
          <w:lang w:val="en-GB"/>
        </w:rPr>
        <w:t xml:space="preserve"> % (tmpfile,</w:t>
      </w:r>
    </w:p>
    <w:p w14:paraId="7B9AC8F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url)</w:t>
      </w:r>
    </w:p>
    <w:p w14:paraId="7C1D883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os.system(cmd)</w:t>
      </w:r>
    </w:p>
    <w:p w14:paraId="13FFC55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else</w:t>
      </w:r>
      <w:r w:rsidRPr="0020749A">
        <w:rPr>
          <w:rFonts w:ascii="Menlo Regular" w:hAnsi="Menlo Regular" w:cs="Menlo Regular"/>
          <w:color w:val="000000"/>
          <w:sz w:val="22"/>
          <w:szCs w:val="22"/>
          <w:lang w:val="en-GB"/>
        </w:rPr>
        <w:t>:</w:t>
      </w:r>
    </w:p>
    <w:p w14:paraId="5642F50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urllib.urlretrieve(url, tmpfile,</w:t>
      </w:r>
    </w:p>
    <w:p w14:paraId="61BEAD2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reporthook=self.__downloadReportHook)</w:t>
      </w:r>
    </w:p>
    <w:p w14:paraId="6B05F0C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os.rename(tmpfile, </w:t>
      </w:r>
      <w:r w:rsidRPr="0020749A">
        <w:rPr>
          <w:rFonts w:ascii="Menlo Regular" w:hAnsi="Menlo Regular" w:cs="Menlo Regular"/>
          <w:color w:val="1C00CF"/>
          <w:sz w:val="22"/>
          <w:szCs w:val="22"/>
          <w:lang w:val="en-GB"/>
        </w:rPr>
        <w:t>'%s/%s'</w:t>
      </w:r>
      <w:r w:rsidRPr="0020749A">
        <w:rPr>
          <w:rFonts w:ascii="Menlo Regular" w:hAnsi="Menlo Regular" w:cs="Menlo Regular"/>
          <w:color w:val="000000"/>
          <w:sz w:val="22"/>
          <w:szCs w:val="22"/>
          <w:lang w:val="en-GB"/>
        </w:rPr>
        <w:t xml:space="preserve"> % (target, filename))</w:t>
      </w:r>
    </w:p>
    <w:p w14:paraId="5DF22DC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ED2E2F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6B59F5F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usage():</w:t>
      </w:r>
    </w:p>
    <w:p w14:paraId="753F106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"""Command line interface usage"""</w:t>
      </w:r>
    </w:p>
    <w:p w14:paraId="0F6608E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586F6D2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'Usage: Offlickr.py -i &lt;flickr Id&gt;'</w:t>
      </w:r>
    </w:p>
    <w:p w14:paraId="45BAC9E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'Backs up Flickr photos and metadata'</w:t>
      </w:r>
    </w:p>
    <w:p w14:paraId="29E09C3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'Options:'</w:t>
      </w:r>
    </w:p>
    <w:p w14:paraId="28D639D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'\t-f &lt;date&gt;\tbeginning of the date range'</w:t>
      </w:r>
    </w:p>
    <w:p w14:paraId="3D75754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'\t\t\t(default: since you started using Flickr)'</w:t>
      </w:r>
    </w:p>
    <w:p w14:paraId="5E20D08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'\t-t &lt;date&gt;\tend of the date range'</w:t>
      </w:r>
    </w:p>
    <w:p w14:paraId="2BED8E0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'\t\t\t(default: until now)'</w:t>
      </w:r>
    </w:p>
    <w:p w14:paraId="536FB14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'\t-d &lt;dir&gt;\tdirectory for saving files (default: ./dst)'</w:t>
      </w:r>
    </w:p>
    <w:p w14:paraId="7EF2180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'\t-l &lt;level&gt;\tlevels of directory hashes (default: 0)'</w:t>
      </w:r>
    </w:p>
    <w:p w14:paraId="2891FB0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'\t-p\t\tback up photos in addition to photo metadata'</w:t>
      </w:r>
    </w:p>
    <w:p w14:paraId="0357ED8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'\t-n\t\tdo not redownload anything which has already been downloaded (only jpg checked)'</w:t>
      </w:r>
    </w:p>
    <w:p w14:paraId="5F3FE71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'\t-o\t\toverwrite photo, even if it already exists'</w:t>
      </w:r>
    </w:p>
    <w:p w14:paraId="3190A2F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'\t-L\t\tback up human-readable photo locations and permissions to separate files'</w:t>
      </w:r>
    </w:p>
    <w:p w14:paraId="14C98AA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'\t-s\t\tback up all photosets (time range is ignored)'</w:t>
      </w:r>
    </w:p>
    <w:p w14:paraId="12D8A16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'\t-w\t\tuse wget instead of internal Python HTTP library'</w:t>
      </w:r>
    </w:p>
    <w:p w14:paraId="1BB4AE8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'\t-c &lt;threads&gt;\tnumber of threads to run to backup photos (default: 1)'</w:t>
      </w:r>
    </w:p>
    <w:p w14:paraId="7D976CA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'\t-v\t\tverbose output'</w:t>
      </w:r>
    </w:p>
    <w:p w14:paraId="352FD15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'\t-N\t\tdry run'</w:t>
      </w:r>
    </w:p>
    <w:p w14:paraId="067F5A9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'\t-h\t\tthis help message'</w:t>
      </w:r>
    </w:p>
    <w:p w14:paraId="5EC4089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'\nDates are specified in seconds since the Epoch (00:00:00 UTC, January 1, 1970).'</w:t>
      </w:r>
    </w:p>
    <w:p w14:paraId="218B1EC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'\nVersion '</w:t>
      </w:r>
      <w:r w:rsidRPr="0020749A">
        <w:rPr>
          <w:rFonts w:ascii="Menlo Regular" w:hAnsi="Menlo Regular" w:cs="Menlo Regular"/>
          <w:color w:val="000000"/>
          <w:sz w:val="22"/>
          <w:szCs w:val="22"/>
          <w:lang w:val="en-GB"/>
        </w:rPr>
        <w:t xml:space="preserve"> + __version__</w:t>
      </w:r>
    </w:p>
    <w:p w14:paraId="712813B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989AE3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1EC961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fileWrite(</w:t>
      </w:r>
    </w:p>
    <w:p w14:paraId="0C47001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dryrun,</w:t>
      </w:r>
    </w:p>
    <w:p w14:paraId="1ADA74D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directory,</w:t>
      </w:r>
    </w:p>
    <w:p w14:paraId="49C19F8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filename,</w:t>
      </w:r>
    </w:p>
    <w:p w14:paraId="2411805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string,</w:t>
      </w:r>
    </w:p>
    <w:p w14:paraId="4E7661D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2E93C70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"""Write a string into a file"""</w:t>
      </w:r>
    </w:p>
    <w:p w14:paraId="7647162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02ADD3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dryrun:</w:t>
      </w:r>
    </w:p>
    <w:p w14:paraId="2775869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p>
    <w:p w14:paraId="62B8E8C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not</w:t>
      </w:r>
      <w:r w:rsidRPr="0020749A">
        <w:rPr>
          <w:rFonts w:ascii="Menlo Regular" w:hAnsi="Menlo Regular" w:cs="Menlo Regular"/>
          <w:color w:val="000000"/>
          <w:sz w:val="22"/>
          <w:szCs w:val="22"/>
          <w:lang w:val="en-GB"/>
        </w:rPr>
        <w:t xml:space="preserve"> os.access(directory, os.F_OK):</w:t>
      </w:r>
    </w:p>
    <w:p w14:paraId="6AC714A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os.makedirs(directory)</w:t>
      </w:r>
    </w:p>
    <w:p w14:paraId="727015E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 = open(directory + </w:t>
      </w:r>
      <w:r w:rsidRPr="0020749A">
        <w:rPr>
          <w:rFonts w:ascii="Menlo Regular" w:hAnsi="Menlo Regular" w:cs="Menlo Regular"/>
          <w:color w:val="1C00CF"/>
          <w:sz w:val="22"/>
          <w:szCs w:val="22"/>
          <w:lang w:val="en-GB"/>
        </w:rPr>
        <w:t>'/'</w:t>
      </w:r>
      <w:r w:rsidRPr="0020749A">
        <w:rPr>
          <w:rFonts w:ascii="Menlo Regular" w:hAnsi="Menlo Regular" w:cs="Menlo Regular"/>
          <w:color w:val="000000"/>
          <w:sz w:val="22"/>
          <w:szCs w:val="22"/>
          <w:lang w:val="en-GB"/>
        </w:rPr>
        <w:t xml:space="preserve"> + filename, </w:t>
      </w:r>
      <w:r w:rsidRPr="0020749A">
        <w:rPr>
          <w:rFonts w:ascii="Menlo Regular" w:hAnsi="Menlo Regular" w:cs="Menlo Regular"/>
          <w:color w:val="1C00CF"/>
          <w:sz w:val="22"/>
          <w:szCs w:val="22"/>
          <w:lang w:val="en-GB"/>
        </w:rPr>
        <w:t>'w'</w:t>
      </w:r>
      <w:r w:rsidRPr="0020749A">
        <w:rPr>
          <w:rFonts w:ascii="Menlo Regular" w:hAnsi="Menlo Regular" w:cs="Menlo Regular"/>
          <w:color w:val="000000"/>
          <w:sz w:val="22"/>
          <w:szCs w:val="22"/>
          <w:lang w:val="en-GB"/>
        </w:rPr>
        <w:t>)</w:t>
      </w:r>
    </w:p>
    <w:p w14:paraId="5104DA1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f.write(string)</w:t>
      </w:r>
    </w:p>
    <w:p w14:paraId="4230885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f.close()</w:t>
      </w:r>
    </w:p>
    <w:p w14:paraId="5AEB4A7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'Written as'</w:t>
      </w:r>
      <w:r w:rsidRPr="0020749A">
        <w:rPr>
          <w:rFonts w:ascii="Menlo Regular" w:hAnsi="Menlo Regular" w:cs="Menlo Regular"/>
          <w:color w:val="000000"/>
          <w:sz w:val="22"/>
          <w:szCs w:val="22"/>
          <w:lang w:val="en-GB"/>
        </w:rPr>
        <w:t>, filename</w:t>
      </w:r>
    </w:p>
    <w:p w14:paraId="0F94C7C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59C092C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4BCCB23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class</w:t>
      </w:r>
      <w:r w:rsidRPr="0020749A">
        <w:rPr>
          <w:rFonts w:ascii="Menlo Regular" w:hAnsi="Menlo Regular" w:cs="Menlo Regular"/>
          <w:color w:val="000000"/>
          <w:sz w:val="22"/>
          <w:szCs w:val="22"/>
          <w:lang w:val="en-GB"/>
        </w:rPr>
        <w:t xml:space="preserve"> photoBackupThread(threading.Thread):</w:t>
      </w:r>
    </w:p>
    <w:p w14:paraId="06DCD4F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60E31FC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__init__(</w:t>
      </w:r>
    </w:p>
    <w:p w14:paraId="0446446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w:t>
      </w:r>
    </w:p>
    <w:p w14:paraId="16B9C3C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sem,</w:t>
      </w:r>
    </w:p>
    <w:p w14:paraId="6F97BBB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w:t>
      </w:r>
    </w:p>
    <w:p w14:paraId="2B0A792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total,</w:t>
      </w:r>
    </w:p>
    <w:p w14:paraId="4BD6ED9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id,</w:t>
      </w:r>
    </w:p>
    <w:p w14:paraId="0F658F9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title,</w:t>
      </w:r>
    </w:p>
    <w:p w14:paraId="4641CC7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offlickr,</w:t>
      </w:r>
    </w:p>
    <w:p w14:paraId="654D2DA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target,</w:t>
      </w:r>
    </w:p>
    <w:p w14:paraId="5CDCF2E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hash_level,</w:t>
      </w:r>
    </w:p>
    <w:p w14:paraId="23603BB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getPhotos,</w:t>
      </w:r>
    </w:p>
    <w:p w14:paraId="3DE008F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doNotRedownload,</w:t>
      </w:r>
    </w:p>
    <w:p w14:paraId="56C3CC2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overwritePhotos,</w:t>
      </w:r>
    </w:p>
    <w:p w14:paraId="307B123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7C77787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0E56347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self.sem = sem</w:t>
      </w:r>
    </w:p>
    <w:p w14:paraId="1C26B59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self.i = i</w:t>
      </w:r>
    </w:p>
    <w:p w14:paraId="1410E98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self.total = total</w:t>
      </w:r>
    </w:p>
    <w:p w14:paraId="67DA9B3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self.id = id</w:t>
      </w:r>
    </w:p>
    <w:p w14:paraId="4881139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self.title = title</w:t>
      </w:r>
    </w:p>
    <w:p w14:paraId="1AD8C7A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self.offlickr = offlickr</w:t>
      </w:r>
    </w:p>
    <w:p w14:paraId="096FC53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self.target = target</w:t>
      </w:r>
    </w:p>
    <w:p w14:paraId="1FEE3C6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self.hash_level = hash_level</w:t>
      </w:r>
    </w:p>
    <w:p w14:paraId="1191133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self.getPhotos = getPhotos</w:t>
      </w:r>
    </w:p>
    <w:p w14:paraId="059A005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self.doNotRedownload = doNotRedownload</w:t>
      </w:r>
    </w:p>
    <w:p w14:paraId="000CC72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self.overwritePhotos = overwritePhotos</w:t>
      </w:r>
    </w:p>
    <w:p w14:paraId="0540F51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threading.Thread.__init__(self)</w:t>
      </w:r>
    </w:p>
    <w:p w14:paraId="2806551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5FBE2B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 xml:space="preserve">    </w:t>
      </w: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run(self):</w:t>
      </w:r>
    </w:p>
    <w:p w14:paraId="7B34678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backupPhoto(</w:t>
      </w:r>
    </w:p>
    <w:p w14:paraId="2475A8D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self.i,</w:t>
      </w:r>
    </w:p>
    <w:p w14:paraId="50DA726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self.total,</w:t>
      </w:r>
    </w:p>
    <w:p w14:paraId="6763CBC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self.id,</w:t>
      </w:r>
    </w:p>
    <w:p w14:paraId="7A8CB25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self.title,</w:t>
      </w:r>
    </w:p>
    <w:p w14:paraId="02A347F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self.target,</w:t>
      </w:r>
    </w:p>
    <w:p w14:paraId="4D0BBE3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self.hash_level,</w:t>
      </w:r>
    </w:p>
    <w:p w14:paraId="568C4F3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self.offlickr,</w:t>
      </w:r>
    </w:p>
    <w:p w14:paraId="5FC8EE8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self.doNotRedownload,</w:t>
      </w:r>
    </w:p>
    <w:p w14:paraId="3A73147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self.getPhotos,</w:t>
      </w:r>
    </w:p>
    <w:p w14:paraId="6BE61E1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self.overwritePhotos,</w:t>
      </w:r>
    </w:p>
    <w:p w14:paraId="761DE71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743681B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self.sem.release()</w:t>
      </w:r>
    </w:p>
    <w:p w14:paraId="6A1B442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311D9E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4EE0DE3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backupPhoto(</w:t>
      </w:r>
    </w:p>
    <w:p w14:paraId="23BA9EE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w:t>
      </w:r>
    </w:p>
    <w:p w14:paraId="496EEE7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total,</w:t>
      </w:r>
    </w:p>
    <w:p w14:paraId="3FBF304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id,</w:t>
      </w:r>
    </w:p>
    <w:p w14:paraId="24AD21D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title,</w:t>
      </w:r>
    </w:p>
    <w:p w14:paraId="20F6FD9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target,</w:t>
      </w:r>
    </w:p>
    <w:p w14:paraId="3E6C035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hash_level,</w:t>
      </w:r>
    </w:p>
    <w:p w14:paraId="50CA01B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offlickr,</w:t>
      </w:r>
    </w:p>
    <w:p w14:paraId="70B1B2A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doNotRedownload,</w:t>
      </w:r>
    </w:p>
    <w:p w14:paraId="6C1EDE2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getPhotos,</w:t>
      </w:r>
    </w:p>
    <w:p w14:paraId="773E186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overwritePhotos,</w:t>
      </w:r>
    </w:p>
    <w:p w14:paraId="243BCA5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24CF379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C95561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str(i) + </w:t>
      </w:r>
      <w:r w:rsidRPr="0020749A">
        <w:rPr>
          <w:rFonts w:ascii="Menlo Regular" w:hAnsi="Menlo Regular" w:cs="Menlo Regular"/>
          <w:color w:val="1C00CF"/>
          <w:sz w:val="22"/>
          <w:szCs w:val="22"/>
          <w:lang w:val="en-GB"/>
        </w:rPr>
        <w:t>'/'</w:t>
      </w:r>
      <w:r w:rsidRPr="0020749A">
        <w:rPr>
          <w:rFonts w:ascii="Menlo Regular" w:hAnsi="Menlo Regular" w:cs="Menlo Regular"/>
          <w:color w:val="000000"/>
          <w:sz w:val="22"/>
          <w:szCs w:val="22"/>
          <w:lang w:val="en-GB"/>
        </w:rPr>
        <w:t xml:space="preserve"> + str(total) + </w:t>
      </w:r>
      <w:r w:rsidRPr="0020749A">
        <w:rPr>
          <w:rFonts w:ascii="Menlo Regular" w:hAnsi="Menlo Regular" w:cs="Menlo Regular"/>
          <w:color w:val="1C00CF"/>
          <w:sz w:val="22"/>
          <w:szCs w:val="22"/>
          <w:lang w:val="en-GB"/>
        </w:rPr>
        <w:t>': '</w:t>
      </w:r>
      <w:r w:rsidRPr="0020749A">
        <w:rPr>
          <w:rFonts w:ascii="Menlo Regular" w:hAnsi="Menlo Regular" w:cs="Menlo Regular"/>
          <w:color w:val="000000"/>
          <w:sz w:val="22"/>
          <w:szCs w:val="22"/>
          <w:lang w:val="en-GB"/>
        </w:rPr>
        <w:t xml:space="preserve"> + id + </w:t>
      </w:r>
      <w:r w:rsidRPr="0020749A">
        <w:rPr>
          <w:rFonts w:ascii="Menlo Regular" w:hAnsi="Menlo Regular" w:cs="Menlo Regular"/>
          <w:color w:val="1C00CF"/>
          <w:sz w:val="22"/>
          <w:szCs w:val="22"/>
          <w:lang w:val="en-GB"/>
        </w:rPr>
        <w:t>': '</w:t>
      </w:r>
      <w:r w:rsidRPr="0020749A">
        <w:rPr>
          <w:rFonts w:ascii="Menlo Regular" w:hAnsi="Menlo Regular" w:cs="Menlo Regular"/>
          <w:color w:val="000000"/>
          <w:sz w:val="22"/>
          <w:szCs w:val="22"/>
          <w:lang w:val="en-GB"/>
        </w:rPr>
        <w:t>\</w:t>
      </w:r>
    </w:p>
    <w:p w14:paraId="48151C0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 title.encode(</w:t>
      </w:r>
      <w:r w:rsidRPr="0020749A">
        <w:rPr>
          <w:rFonts w:ascii="Menlo Regular" w:hAnsi="Menlo Regular" w:cs="Menlo Regular"/>
          <w:color w:val="1C00CF"/>
          <w:sz w:val="22"/>
          <w:szCs w:val="22"/>
          <w:lang w:val="en-GB"/>
        </w:rPr>
        <w:t>'utf-8'</w:t>
      </w:r>
      <w:r w:rsidRPr="0020749A">
        <w:rPr>
          <w:rFonts w:ascii="Menlo Regular" w:hAnsi="Menlo Regular" w:cs="Menlo Regular"/>
          <w:color w:val="000000"/>
          <w:sz w:val="22"/>
          <w:szCs w:val="22"/>
          <w:lang w:val="en-GB"/>
        </w:rPr>
        <w:t>)</w:t>
      </w:r>
    </w:p>
    <w:p w14:paraId="6CE0362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td = target_dir(target, hash_level, id)</w:t>
      </w:r>
    </w:p>
    <w:p w14:paraId="708AE75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doNotRedownload </w:t>
      </w:r>
      <w:r w:rsidRPr="0020749A">
        <w:rPr>
          <w:rFonts w:ascii="Menlo Regular" w:hAnsi="Menlo Regular" w:cs="Menlo Regular"/>
          <w:color w:val="AA0D91"/>
          <w:sz w:val="22"/>
          <w:szCs w:val="22"/>
          <w:lang w:val="en-GB"/>
        </w:rPr>
        <w:t>and</w:t>
      </w:r>
      <w:r w:rsidRPr="0020749A">
        <w:rPr>
          <w:rFonts w:ascii="Menlo Regular" w:hAnsi="Menlo Regular" w:cs="Menlo Regular"/>
          <w:color w:val="000000"/>
          <w:sz w:val="22"/>
          <w:szCs w:val="22"/>
          <w:lang w:val="en-GB"/>
        </w:rPr>
        <w:t xml:space="preserve"> os.path.isfile(td + </w:t>
      </w:r>
      <w:r w:rsidRPr="0020749A">
        <w:rPr>
          <w:rFonts w:ascii="Menlo Regular" w:hAnsi="Menlo Regular" w:cs="Menlo Regular"/>
          <w:color w:val="1C00CF"/>
          <w:sz w:val="22"/>
          <w:szCs w:val="22"/>
          <w:lang w:val="en-GB"/>
        </w:rPr>
        <w:t>'/'</w:t>
      </w:r>
      <w:r w:rsidRPr="0020749A">
        <w:rPr>
          <w:rFonts w:ascii="Menlo Regular" w:hAnsi="Menlo Regular" w:cs="Menlo Regular"/>
          <w:color w:val="000000"/>
          <w:sz w:val="22"/>
          <w:szCs w:val="22"/>
          <w:lang w:val="en-GB"/>
        </w:rPr>
        <w:t xml:space="preserve"> + id + </w:t>
      </w:r>
      <w:r w:rsidRPr="0020749A">
        <w:rPr>
          <w:rFonts w:ascii="Menlo Regular" w:hAnsi="Menlo Regular" w:cs="Menlo Regular"/>
          <w:color w:val="1C00CF"/>
          <w:sz w:val="22"/>
          <w:szCs w:val="22"/>
          <w:lang w:val="en-GB"/>
        </w:rPr>
        <w:t>'.xml'</w:t>
      </w:r>
      <w:r w:rsidRPr="0020749A">
        <w:rPr>
          <w:rFonts w:ascii="Menlo Regular" w:hAnsi="Menlo Regular" w:cs="Menlo Regular"/>
          <w:color w:val="000000"/>
          <w:sz w:val="22"/>
          <w:szCs w:val="22"/>
          <w:lang w:val="en-GB"/>
        </w:rPr>
        <w:t>)\</w:t>
      </w:r>
    </w:p>
    <w:p w14:paraId="1BDAA93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and</w:t>
      </w:r>
      <w:r w:rsidRPr="0020749A">
        <w:rPr>
          <w:rFonts w:ascii="Menlo Regular" w:hAnsi="Menlo Regular" w:cs="Menlo Regular"/>
          <w:color w:val="000000"/>
          <w:sz w:val="22"/>
          <w:szCs w:val="22"/>
          <w:lang w:val="en-GB"/>
        </w:rPr>
        <w:t xml:space="preserve"> os.path.isfile(td + </w:t>
      </w:r>
      <w:r w:rsidRPr="0020749A">
        <w:rPr>
          <w:rFonts w:ascii="Menlo Regular" w:hAnsi="Menlo Regular" w:cs="Menlo Regular"/>
          <w:color w:val="1C00CF"/>
          <w:sz w:val="22"/>
          <w:szCs w:val="22"/>
          <w:lang w:val="en-GB"/>
        </w:rPr>
        <w:t>'/'</w:t>
      </w:r>
      <w:r w:rsidRPr="0020749A">
        <w:rPr>
          <w:rFonts w:ascii="Menlo Regular" w:hAnsi="Menlo Regular" w:cs="Menlo Regular"/>
          <w:color w:val="000000"/>
          <w:sz w:val="22"/>
          <w:szCs w:val="22"/>
          <w:lang w:val="en-GB"/>
        </w:rPr>
        <w:t xml:space="preserve"> + id + </w:t>
      </w:r>
      <w:r w:rsidRPr="0020749A">
        <w:rPr>
          <w:rFonts w:ascii="Menlo Regular" w:hAnsi="Menlo Regular" w:cs="Menlo Regular"/>
          <w:color w:val="1C00CF"/>
          <w:sz w:val="22"/>
          <w:szCs w:val="22"/>
          <w:lang w:val="en-GB"/>
        </w:rPr>
        <w:t>'-comments.xml'</w:t>
      </w:r>
      <w:r w:rsidRPr="0020749A">
        <w:rPr>
          <w:rFonts w:ascii="Menlo Regular" w:hAnsi="Menlo Regular" w:cs="Menlo Regular"/>
          <w:color w:val="000000"/>
          <w:sz w:val="22"/>
          <w:szCs w:val="22"/>
          <w:lang w:val="en-GB"/>
        </w:rPr>
        <w:t>)\</w:t>
      </w:r>
    </w:p>
    <w:p w14:paraId="2E9B438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and</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not</w:t>
      </w:r>
      <w:r w:rsidRPr="0020749A">
        <w:rPr>
          <w:rFonts w:ascii="Menlo Regular" w:hAnsi="Menlo Regular" w:cs="Menlo Regular"/>
          <w:color w:val="000000"/>
          <w:sz w:val="22"/>
          <w:szCs w:val="22"/>
          <w:lang w:val="en-GB"/>
        </w:rPr>
        <w:t xml:space="preserve"> getPhotos </w:t>
      </w:r>
      <w:r w:rsidRPr="0020749A">
        <w:rPr>
          <w:rFonts w:ascii="Menlo Regular" w:hAnsi="Menlo Regular" w:cs="Menlo Regular"/>
          <w:color w:val="AA0D91"/>
          <w:sz w:val="22"/>
          <w:szCs w:val="22"/>
          <w:lang w:val="en-GB"/>
        </w:rPr>
        <w:t>or</w:t>
      </w:r>
      <w:r w:rsidRPr="0020749A">
        <w:rPr>
          <w:rFonts w:ascii="Menlo Regular" w:hAnsi="Menlo Regular" w:cs="Menlo Regular"/>
          <w:color w:val="000000"/>
          <w:sz w:val="22"/>
          <w:szCs w:val="22"/>
          <w:lang w:val="en-GB"/>
        </w:rPr>
        <w:t xml:space="preserve"> getPhotos </w:t>
      </w:r>
      <w:r w:rsidRPr="0020749A">
        <w:rPr>
          <w:rFonts w:ascii="Menlo Regular" w:hAnsi="Menlo Regular" w:cs="Menlo Regular"/>
          <w:color w:val="AA0D91"/>
          <w:sz w:val="22"/>
          <w:szCs w:val="22"/>
          <w:lang w:val="en-GB"/>
        </w:rPr>
        <w:t>and</w:t>
      </w:r>
      <w:r w:rsidRPr="0020749A">
        <w:rPr>
          <w:rFonts w:ascii="Menlo Regular" w:hAnsi="Menlo Regular" w:cs="Menlo Regular"/>
          <w:color w:val="000000"/>
          <w:sz w:val="22"/>
          <w:szCs w:val="22"/>
          <w:lang w:val="en-GB"/>
        </w:rPr>
        <w:t xml:space="preserve"> os.path.isfile(td + </w:t>
      </w:r>
      <w:r w:rsidRPr="0020749A">
        <w:rPr>
          <w:rFonts w:ascii="Menlo Regular" w:hAnsi="Menlo Regular" w:cs="Menlo Regular"/>
          <w:color w:val="1C00CF"/>
          <w:sz w:val="22"/>
          <w:szCs w:val="22"/>
          <w:lang w:val="en-GB"/>
        </w:rPr>
        <w:t>'/'</w:t>
      </w:r>
    </w:p>
    <w:p w14:paraId="157A7EF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 id + </w:t>
      </w:r>
      <w:r w:rsidRPr="0020749A">
        <w:rPr>
          <w:rFonts w:ascii="Menlo Regular" w:hAnsi="Menlo Regular" w:cs="Menlo Regular"/>
          <w:color w:val="1C00CF"/>
          <w:sz w:val="22"/>
          <w:szCs w:val="22"/>
          <w:lang w:val="en-GB"/>
        </w:rPr>
        <w:t>'.jpg'</w:t>
      </w:r>
      <w:r w:rsidRPr="0020749A">
        <w:rPr>
          <w:rFonts w:ascii="Menlo Regular" w:hAnsi="Menlo Regular" w:cs="Menlo Regular"/>
          <w:color w:val="000000"/>
          <w:sz w:val="22"/>
          <w:szCs w:val="22"/>
          <w:lang w:val="en-GB"/>
        </w:rPr>
        <w:t>)):</w:t>
      </w:r>
    </w:p>
    <w:p w14:paraId="17668DC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'Photo %s already downloaded; continuing'</w:t>
      </w:r>
      <w:r w:rsidRPr="0020749A">
        <w:rPr>
          <w:rFonts w:ascii="Menlo Regular" w:hAnsi="Menlo Regular" w:cs="Menlo Regular"/>
          <w:color w:val="000000"/>
          <w:sz w:val="22"/>
          <w:szCs w:val="22"/>
          <w:lang w:val="en-GB"/>
        </w:rPr>
        <w:t xml:space="preserve"> % id</w:t>
      </w:r>
    </w:p>
    <w:p w14:paraId="545A957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p>
    <w:p w14:paraId="3223CAB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224D74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Get Metadata</w:t>
      </w:r>
    </w:p>
    <w:p w14:paraId="7A64725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7A8498B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metadataResults = offlickr.getPhotoMetadata(id)</w:t>
      </w:r>
    </w:p>
    <w:p w14:paraId="4BE3045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metadataResults == </w:t>
      </w:r>
      <w:r w:rsidRPr="0020749A">
        <w:rPr>
          <w:rFonts w:ascii="Menlo Regular" w:hAnsi="Menlo Regular" w:cs="Menlo Regular"/>
          <w:color w:val="AA0D91"/>
          <w:sz w:val="22"/>
          <w:szCs w:val="22"/>
          <w:lang w:val="en-GB"/>
        </w:rPr>
        <w:t>None</w:t>
      </w:r>
      <w:r w:rsidRPr="0020749A">
        <w:rPr>
          <w:rFonts w:ascii="Menlo Regular" w:hAnsi="Menlo Regular" w:cs="Menlo Regular"/>
          <w:color w:val="000000"/>
          <w:sz w:val="22"/>
          <w:szCs w:val="22"/>
          <w:lang w:val="en-GB"/>
        </w:rPr>
        <w:t>:</w:t>
      </w:r>
    </w:p>
    <w:p w14:paraId="5F2A341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'Failed!'</w:t>
      </w:r>
    </w:p>
    <w:p w14:paraId="711CBF2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sys.exit(</w:t>
      </w:r>
      <w:r w:rsidRPr="0020749A">
        <w:rPr>
          <w:rFonts w:ascii="Menlo Regular" w:hAnsi="Menlo Regular" w:cs="Menlo Regular"/>
          <w:color w:val="1C00CF"/>
          <w:sz w:val="22"/>
          <w:szCs w:val="22"/>
          <w:lang w:val="en-GB"/>
        </w:rPr>
        <w:t>2</w:t>
      </w:r>
      <w:r w:rsidRPr="0020749A">
        <w:rPr>
          <w:rFonts w:ascii="Menlo Regular" w:hAnsi="Menlo Regular" w:cs="Menlo Regular"/>
          <w:color w:val="000000"/>
          <w:sz w:val="22"/>
          <w:szCs w:val="22"/>
          <w:lang w:val="en-GB"/>
        </w:rPr>
        <w:t>)</w:t>
      </w:r>
    </w:p>
    <w:p w14:paraId="76DD22F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metadata = metadataResults[</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p>
    <w:p w14:paraId="1C94213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format = metadataResults[</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w:t>
      </w:r>
    </w:p>
    <w:p w14:paraId="79CA5A8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t_dir = target_dir(target, hash_level, id)</w:t>
      </w:r>
    </w:p>
    <w:p w14:paraId="63008F7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78CA39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Write metadata</w:t>
      </w:r>
    </w:p>
    <w:p w14:paraId="596BDBA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9D55CD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fileWrite(offlickr.dryrun, t_dir, id + </w:t>
      </w:r>
      <w:r w:rsidRPr="0020749A">
        <w:rPr>
          <w:rFonts w:ascii="Menlo Regular" w:hAnsi="Menlo Regular" w:cs="Menlo Regular"/>
          <w:color w:val="1C00CF"/>
          <w:sz w:val="22"/>
          <w:szCs w:val="22"/>
          <w:lang w:val="en-GB"/>
        </w:rPr>
        <w:t>'.xml'</w:t>
      </w:r>
      <w:r w:rsidRPr="0020749A">
        <w:rPr>
          <w:rFonts w:ascii="Menlo Regular" w:hAnsi="Menlo Regular" w:cs="Menlo Regular"/>
          <w:color w:val="000000"/>
          <w:sz w:val="22"/>
          <w:szCs w:val="22"/>
          <w:lang w:val="en-GB"/>
        </w:rPr>
        <w:t>, metadata)</w:t>
      </w:r>
    </w:p>
    <w:p w14:paraId="2956BA0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7F2AB0C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#The following lines were commented out by Patrick Wijntjes, 14-</w:t>
      </w:r>
      <w:r w:rsidRPr="0020749A">
        <w:rPr>
          <w:rFonts w:ascii="Menlo Regular" w:hAnsi="Menlo Regular" w:cs="Menlo Regular"/>
          <w:color w:val="007400"/>
          <w:sz w:val="22"/>
          <w:szCs w:val="22"/>
          <w:lang w:val="en-GB"/>
        </w:rPr>
        <w:lastRenderedPageBreak/>
        <w:t>01-2014</w:t>
      </w:r>
    </w:p>
    <w:p w14:paraId="23CC71C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 Get comments</w:t>
      </w:r>
    </w:p>
    <w:p w14:paraId="75367F3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GB"/>
        </w:rPr>
      </w:pPr>
    </w:p>
    <w:p w14:paraId="46BC491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GB"/>
        </w:rPr>
      </w:pPr>
      <w:r w:rsidRPr="0020749A">
        <w:rPr>
          <w:rFonts w:ascii="Menlo Regular" w:hAnsi="Menlo Regular" w:cs="Menlo Regular"/>
          <w:color w:val="C41A16"/>
          <w:sz w:val="22"/>
          <w:szCs w:val="22"/>
          <w:lang w:val="en-GB"/>
        </w:rPr>
        <w:t xml:space="preserve">    photoComments = offlickr.getPhotoComments(id)</w:t>
      </w:r>
    </w:p>
    <w:p w14:paraId="404CA9A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GB"/>
        </w:rPr>
      </w:pPr>
      <w:r w:rsidRPr="0020749A">
        <w:rPr>
          <w:rFonts w:ascii="Menlo Regular" w:hAnsi="Menlo Regular" w:cs="Menlo Regular"/>
          <w:color w:val="C41A16"/>
          <w:sz w:val="22"/>
          <w:szCs w:val="22"/>
          <w:lang w:val="en-GB"/>
        </w:rPr>
        <w:t xml:space="preserve">    fileWrite(offlickr.dryrun, t_dir, id + '-comments.xml',</w:t>
      </w:r>
    </w:p>
    <w:p w14:paraId="5814811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C41A16"/>
          <w:sz w:val="22"/>
          <w:szCs w:val="22"/>
          <w:lang w:val="en-GB"/>
        </w:rPr>
        <w:t xml:space="preserve">              photoComments)'''</w:t>
      </w:r>
    </w:p>
    <w:p w14:paraId="25AA50D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1ECF68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Do we want the picture too?</w:t>
      </w:r>
    </w:p>
    <w:p w14:paraId="4ABA03B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5D2C59B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not</w:t>
      </w:r>
      <w:r w:rsidRPr="0020749A">
        <w:rPr>
          <w:rFonts w:ascii="Menlo Regular" w:hAnsi="Menlo Regular" w:cs="Menlo Regular"/>
          <w:color w:val="000000"/>
          <w:sz w:val="22"/>
          <w:szCs w:val="22"/>
          <w:lang w:val="en-GB"/>
        </w:rPr>
        <w:t xml:space="preserve"> getPhotos:</w:t>
      </w:r>
    </w:p>
    <w:p w14:paraId="0979C49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p>
    <w:p w14:paraId="1F771D1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[source, isVideo] = offlickr.getOriginalPhoto(id)</w:t>
      </w:r>
    </w:p>
    <w:p w14:paraId="37A48F9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F266F1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source == </w:t>
      </w:r>
      <w:r w:rsidRPr="0020749A">
        <w:rPr>
          <w:rFonts w:ascii="Menlo Regular" w:hAnsi="Menlo Regular" w:cs="Menlo Regular"/>
          <w:color w:val="AA0D91"/>
          <w:sz w:val="22"/>
          <w:szCs w:val="22"/>
          <w:lang w:val="en-GB"/>
        </w:rPr>
        <w:t>None</w:t>
      </w:r>
      <w:r w:rsidRPr="0020749A">
        <w:rPr>
          <w:rFonts w:ascii="Menlo Regular" w:hAnsi="Menlo Regular" w:cs="Menlo Regular"/>
          <w:color w:val="000000"/>
          <w:sz w:val="22"/>
          <w:szCs w:val="22"/>
          <w:lang w:val="en-GB"/>
        </w:rPr>
        <w:t>:</w:t>
      </w:r>
    </w:p>
    <w:p w14:paraId="407FFB1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'Oopsie, no photo found'</w:t>
      </w:r>
    </w:p>
    <w:p w14:paraId="08D0EE1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p>
    <w:p w14:paraId="5249989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6C6F4B8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if it's a Video, we cannot trust the format that getInfo told us.</w:t>
      </w:r>
    </w:p>
    <w:p w14:paraId="04B0FA6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we have to make an extra round trip to grab the Content-Disposition</w:t>
      </w:r>
    </w:p>
    <w:p w14:paraId="1483B14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isPrivateFailure = False</w:t>
      </w:r>
    </w:p>
    <w:p w14:paraId="1B3441B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isVideo:</w:t>
      </w:r>
    </w:p>
    <w:p w14:paraId="3ECAC6C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sourceconnection = urllib.urlopen(source)</w:t>
      </w:r>
    </w:p>
    <w:p w14:paraId="043989D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try</w:t>
      </w:r>
      <w:r w:rsidRPr="0020749A">
        <w:rPr>
          <w:rFonts w:ascii="Menlo Regular" w:hAnsi="Menlo Regular" w:cs="Menlo Regular"/>
          <w:color w:val="000000"/>
          <w:sz w:val="22"/>
          <w:szCs w:val="22"/>
          <w:lang w:val="en-GB"/>
        </w:rPr>
        <w:t>:</w:t>
      </w:r>
    </w:p>
    <w:p w14:paraId="2E695E5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format = sourceconnection.headers[</w:t>
      </w:r>
      <w:r w:rsidRPr="0020749A">
        <w:rPr>
          <w:rFonts w:ascii="Menlo Regular" w:hAnsi="Menlo Regular" w:cs="Menlo Regular"/>
          <w:color w:val="1C00CF"/>
          <w:sz w:val="22"/>
          <w:szCs w:val="22"/>
          <w:lang w:val="en-GB"/>
        </w:rPr>
        <w:t>'Content-Disposition'</w:t>
      </w:r>
      <w:r w:rsidRPr="0020749A">
        <w:rPr>
          <w:rFonts w:ascii="Menlo Regular" w:hAnsi="Menlo Regular" w:cs="Menlo Regular"/>
          <w:color w:val="000000"/>
          <w:sz w:val="22"/>
          <w:szCs w:val="22"/>
          <w:lang w:val="en-GB"/>
        </w:rPr>
        <w:t>].split(</w:t>
      </w:r>
      <w:r w:rsidRPr="0020749A">
        <w:rPr>
          <w:rFonts w:ascii="Menlo Regular" w:hAnsi="Menlo Regular" w:cs="Menlo Regular"/>
          <w:color w:val="1C00CF"/>
          <w:sz w:val="22"/>
          <w:szCs w:val="22"/>
          <w:lang w:val="en-GB"/>
        </w:rPr>
        <w:t>'.'</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].rstrip(</w:t>
      </w:r>
      <w:r w:rsidRPr="0020749A">
        <w:rPr>
          <w:rFonts w:ascii="Menlo Regular" w:hAnsi="Menlo Regular" w:cs="Menlo Regular"/>
          <w:color w:val="1C00CF"/>
          <w:sz w:val="22"/>
          <w:szCs w:val="22"/>
          <w:lang w:val="en-GB"/>
        </w:rPr>
        <w:t>'"'</w:t>
      </w:r>
      <w:r w:rsidRPr="0020749A">
        <w:rPr>
          <w:rFonts w:ascii="Menlo Regular" w:hAnsi="Menlo Regular" w:cs="Menlo Regular"/>
          <w:color w:val="000000"/>
          <w:sz w:val="22"/>
          <w:szCs w:val="22"/>
          <w:lang w:val="en-GB"/>
        </w:rPr>
        <w:t>)</w:t>
      </w:r>
    </w:p>
    <w:p w14:paraId="1B53E3C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except</w:t>
      </w:r>
      <w:r w:rsidRPr="0020749A">
        <w:rPr>
          <w:rFonts w:ascii="Menlo Regular" w:hAnsi="Menlo Regular" w:cs="Menlo Regular"/>
          <w:color w:val="000000"/>
          <w:sz w:val="22"/>
          <w:szCs w:val="22"/>
          <w:lang w:val="en-GB"/>
        </w:rPr>
        <w:t>:</w:t>
      </w:r>
    </w:p>
    <w:p w14:paraId="7C5706E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'warning: private videos cannot be backed up due to a Flickr bug'</w:t>
      </w:r>
    </w:p>
    <w:p w14:paraId="31B117E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format = </w:t>
      </w:r>
      <w:r w:rsidRPr="0020749A">
        <w:rPr>
          <w:rFonts w:ascii="Menlo Regular" w:hAnsi="Menlo Regular" w:cs="Menlo Regular"/>
          <w:color w:val="1C00CF"/>
          <w:sz w:val="22"/>
          <w:szCs w:val="22"/>
          <w:lang w:val="en-GB"/>
        </w:rPr>
        <w:t>'privateVideofailure'</w:t>
      </w:r>
    </w:p>
    <w:p w14:paraId="71EDB05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isPrivateFailure = True</w:t>
      </w:r>
    </w:p>
    <w:p w14:paraId="4692A36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0294012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filename = id + </w:t>
      </w:r>
      <w:r w:rsidRPr="0020749A">
        <w:rPr>
          <w:rFonts w:ascii="Menlo Regular" w:hAnsi="Menlo Regular" w:cs="Menlo Regular"/>
          <w:color w:val="1C00CF"/>
          <w:sz w:val="22"/>
          <w:szCs w:val="22"/>
          <w:lang w:val="en-GB"/>
        </w:rPr>
        <w:t>'.'</w:t>
      </w:r>
      <w:r w:rsidRPr="0020749A">
        <w:rPr>
          <w:rFonts w:ascii="Menlo Regular" w:hAnsi="Menlo Regular" w:cs="Menlo Regular"/>
          <w:color w:val="000000"/>
          <w:sz w:val="22"/>
          <w:szCs w:val="22"/>
          <w:lang w:val="en-GB"/>
        </w:rPr>
        <w:t xml:space="preserve"> + format</w:t>
      </w:r>
    </w:p>
    <w:p w14:paraId="02FC573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5AA6EA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os.path.isfile(</w:t>
      </w:r>
      <w:r w:rsidRPr="0020749A">
        <w:rPr>
          <w:rFonts w:ascii="Menlo Regular" w:hAnsi="Menlo Regular" w:cs="Menlo Regular"/>
          <w:color w:val="1C00CF"/>
          <w:sz w:val="22"/>
          <w:szCs w:val="22"/>
          <w:lang w:val="en-GB"/>
        </w:rPr>
        <w:t>'%s/%s'</w:t>
      </w:r>
      <w:r w:rsidRPr="0020749A">
        <w:rPr>
          <w:rFonts w:ascii="Menlo Regular" w:hAnsi="Menlo Regular" w:cs="Menlo Regular"/>
          <w:color w:val="000000"/>
          <w:sz w:val="22"/>
          <w:szCs w:val="22"/>
          <w:lang w:val="en-GB"/>
        </w:rPr>
        <w:t xml:space="preserve"> % (t_dir, filename))\</w:t>
      </w:r>
    </w:p>
    <w:p w14:paraId="166340A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and</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not</w:t>
      </w:r>
      <w:r w:rsidRPr="0020749A">
        <w:rPr>
          <w:rFonts w:ascii="Menlo Regular" w:hAnsi="Menlo Regular" w:cs="Menlo Regular"/>
          <w:color w:val="000000"/>
          <w:sz w:val="22"/>
          <w:szCs w:val="22"/>
          <w:lang w:val="en-GB"/>
        </w:rPr>
        <w:t xml:space="preserve"> overwritePhotos:</w:t>
      </w:r>
    </w:p>
    <w:p w14:paraId="78B3DF8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'%s already downloaded... continuing'</w:t>
      </w:r>
      <w:r w:rsidRPr="0020749A">
        <w:rPr>
          <w:rFonts w:ascii="Menlo Regular" w:hAnsi="Menlo Regular" w:cs="Menlo Regular"/>
          <w:color w:val="000000"/>
          <w:sz w:val="22"/>
          <w:szCs w:val="22"/>
          <w:lang w:val="en-GB"/>
        </w:rPr>
        <w:t xml:space="preserve"> % filename</w:t>
      </w:r>
    </w:p>
    <w:p w14:paraId="2793BD0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p>
    <w:p w14:paraId="69C76DD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not</w:t>
      </w:r>
      <w:r w:rsidRPr="0020749A">
        <w:rPr>
          <w:rFonts w:ascii="Menlo Regular" w:hAnsi="Menlo Regular" w:cs="Menlo Regular"/>
          <w:color w:val="000000"/>
          <w:sz w:val="22"/>
          <w:szCs w:val="22"/>
          <w:lang w:val="en-GB"/>
        </w:rPr>
        <w:t xml:space="preserve"> isPrivateFailure:</w:t>
      </w:r>
    </w:p>
    <w:p w14:paraId="22CCAE3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'Retrieving '</w:t>
      </w:r>
      <w:r w:rsidRPr="0020749A">
        <w:rPr>
          <w:rFonts w:ascii="Menlo Regular" w:hAnsi="Menlo Regular" w:cs="Menlo Regular"/>
          <w:color w:val="000000"/>
          <w:sz w:val="22"/>
          <w:szCs w:val="22"/>
          <w:lang w:val="en-GB"/>
        </w:rPr>
        <w:t xml:space="preserve"> + source + </w:t>
      </w:r>
      <w:r w:rsidRPr="0020749A">
        <w:rPr>
          <w:rFonts w:ascii="Menlo Regular" w:hAnsi="Menlo Regular" w:cs="Menlo Regular"/>
          <w:color w:val="1C00CF"/>
          <w:sz w:val="22"/>
          <w:szCs w:val="22"/>
          <w:lang w:val="en-GB"/>
        </w:rPr>
        <w:t>' as '</w:t>
      </w:r>
      <w:r w:rsidRPr="0020749A">
        <w:rPr>
          <w:rFonts w:ascii="Menlo Regular" w:hAnsi="Menlo Regular" w:cs="Menlo Regular"/>
          <w:color w:val="000000"/>
          <w:sz w:val="22"/>
          <w:szCs w:val="22"/>
          <w:lang w:val="en-GB"/>
        </w:rPr>
        <w:t xml:space="preserve"> + filename</w:t>
      </w:r>
    </w:p>
    <w:p w14:paraId="21442BC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offlickr.downloadURL(source, t_dir, filename, verbose=True)</w:t>
      </w:r>
    </w:p>
    <w:p w14:paraId="4F513DA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'Done downloading %s'</w:t>
      </w:r>
      <w:r w:rsidRPr="0020749A">
        <w:rPr>
          <w:rFonts w:ascii="Menlo Regular" w:hAnsi="Menlo Regular" w:cs="Menlo Regular"/>
          <w:color w:val="000000"/>
          <w:sz w:val="22"/>
          <w:szCs w:val="22"/>
          <w:lang w:val="en-GB"/>
        </w:rPr>
        <w:t xml:space="preserve"> % filename</w:t>
      </w:r>
    </w:p>
    <w:p w14:paraId="7AB7E66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7C0E94A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566963C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backupPhotos(</w:t>
      </w:r>
    </w:p>
    <w:p w14:paraId="242550B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threads,</w:t>
      </w:r>
    </w:p>
    <w:p w14:paraId="46962F4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offlickr,</w:t>
      </w:r>
    </w:p>
    <w:p w14:paraId="0AA0BCD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target,</w:t>
      </w:r>
    </w:p>
    <w:p w14:paraId="53795C3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hash_level,</w:t>
      </w:r>
    </w:p>
    <w:p w14:paraId="71D3C18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dateLo,</w:t>
      </w:r>
    </w:p>
    <w:p w14:paraId="63B5766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dateHi,</w:t>
      </w:r>
    </w:p>
    <w:p w14:paraId="438BECD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getPhotos,</w:t>
      </w:r>
    </w:p>
    <w:p w14:paraId="6A08C58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doNotRedownload,</w:t>
      </w:r>
    </w:p>
    <w:p w14:paraId="6D8E76F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 xml:space="preserve">    overwritePhotos,</w:t>
      </w:r>
    </w:p>
    <w:p w14:paraId="0D7731B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30BBB5C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"""Back photos up for a particular time range"""</w:t>
      </w:r>
    </w:p>
    <w:p w14:paraId="2C38EA1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E79053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dateHi == maxTime:</w:t>
      </w:r>
    </w:p>
    <w:p w14:paraId="23C9E3C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 = time.time()</w:t>
      </w:r>
    </w:p>
    <w:p w14:paraId="1334FAA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'For incremental backups, the current time is %.0f'</w:t>
      </w:r>
      <w:r w:rsidRPr="0020749A">
        <w:rPr>
          <w:rFonts w:ascii="Menlo Regular" w:hAnsi="Menlo Regular" w:cs="Menlo Regular"/>
          <w:color w:val="000000"/>
          <w:sz w:val="22"/>
          <w:szCs w:val="22"/>
          <w:lang w:val="en-GB"/>
        </w:rPr>
        <w:t xml:space="preserve"> % t</w:t>
      </w:r>
    </w:p>
    <w:p w14:paraId="727FAD1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"You can rerun the program with '-f %.0f'"</w:t>
      </w:r>
      <w:r w:rsidRPr="0020749A">
        <w:rPr>
          <w:rFonts w:ascii="Menlo Regular" w:hAnsi="Menlo Regular" w:cs="Menlo Regular"/>
          <w:color w:val="000000"/>
          <w:sz w:val="22"/>
          <w:szCs w:val="22"/>
          <w:lang w:val="en-GB"/>
        </w:rPr>
        <w:t xml:space="preserve"> % t</w:t>
      </w:r>
    </w:p>
    <w:p w14:paraId="271FDA1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0BFF828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photos = offlickr.getPhotoList(dateLo, dateHi)</w:t>
      </w:r>
    </w:p>
    <w:p w14:paraId="643E148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photos == </w:t>
      </w:r>
      <w:r w:rsidRPr="0020749A">
        <w:rPr>
          <w:rFonts w:ascii="Menlo Regular" w:hAnsi="Menlo Regular" w:cs="Menlo Regular"/>
          <w:color w:val="AA0D91"/>
          <w:sz w:val="22"/>
          <w:szCs w:val="22"/>
          <w:lang w:val="en-GB"/>
        </w:rPr>
        <w:t>None</w:t>
      </w:r>
      <w:r w:rsidRPr="0020749A">
        <w:rPr>
          <w:rFonts w:ascii="Menlo Regular" w:hAnsi="Menlo Regular" w:cs="Menlo Regular"/>
          <w:color w:val="000000"/>
          <w:sz w:val="22"/>
          <w:szCs w:val="22"/>
          <w:lang w:val="en-GB"/>
        </w:rPr>
        <w:t>:</w:t>
      </w:r>
    </w:p>
    <w:p w14:paraId="3CA7844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'No photos found'</w:t>
      </w:r>
    </w:p>
    <w:p w14:paraId="018B22F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sys.exit(</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w:t>
      </w:r>
    </w:p>
    <w:p w14:paraId="51CA136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5057724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total = len(photos)</w:t>
      </w:r>
    </w:p>
    <w:p w14:paraId="45C79F2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'Backing up'</w:t>
      </w:r>
      <w:r w:rsidRPr="0020749A">
        <w:rPr>
          <w:rFonts w:ascii="Menlo Regular" w:hAnsi="Menlo Regular" w:cs="Menlo Regular"/>
          <w:color w:val="000000"/>
          <w:sz w:val="22"/>
          <w:szCs w:val="22"/>
          <w:lang w:val="en-GB"/>
        </w:rPr>
        <w:t xml:space="preserve">, total, </w:t>
      </w:r>
      <w:r w:rsidRPr="0020749A">
        <w:rPr>
          <w:rFonts w:ascii="Menlo Regular" w:hAnsi="Menlo Regular" w:cs="Menlo Regular"/>
          <w:color w:val="1C00CF"/>
          <w:sz w:val="22"/>
          <w:szCs w:val="22"/>
          <w:lang w:val="en-GB"/>
        </w:rPr>
        <w:t>'photos'</w:t>
      </w:r>
    </w:p>
    <w:p w14:paraId="1632609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5B008C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threads &gt; </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w:t>
      </w:r>
    </w:p>
    <w:p w14:paraId="6D4E5DB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concurrentThreads = threading.Semaphore(threads)</w:t>
      </w:r>
    </w:p>
    <w:p w14:paraId="726D122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 = </w:t>
      </w:r>
      <w:r w:rsidRPr="0020749A">
        <w:rPr>
          <w:rFonts w:ascii="Menlo Regular" w:hAnsi="Menlo Regular" w:cs="Menlo Regular"/>
          <w:color w:val="1C00CF"/>
          <w:sz w:val="22"/>
          <w:szCs w:val="22"/>
          <w:lang w:val="en-GB"/>
        </w:rPr>
        <w:t>0</w:t>
      </w:r>
    </w:p>
    <w:p w14:paraId="5D5DA37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p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photos:</w:t>
      </w:r>
    </w:p>
    <w:p w14:paraId="6C5471C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 = i + </w:t>
      </w:r>
      <w:r w:rsidRPr="0020749A">
        <w:rPr>
          <w:rFonts w:ascii="Menlo Regular" w:hAnsi="Menlo Regular" w:cs="Menlo Regular"/>
          <w:color w:val="1C00CF"/>
          <w:sz w:val="22"/>
          <w:szCs w:val="22"/>
          <w:lang w:val="en-GB"/>
        </w:rPr>
        <w:t>1</w:t>
      </w:r>
    </w:p>
    <w:p w14:paraId="7E9DDAE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pid = str(int(p[</w:t>
      </w:r>
      <w:r w:rsidRPr="0020749A">
        <w:rPr>
          <w:rFonts w:ascii="Menlo Regular" w:hAnsi="Menlo Regular" w:cs="Menlo Regular"/>
          <w:color w:val="1C00CF"/>
          <w:sz w:val="22"/>
          <w:szCs w:val="22"/>
          <w:lang w:val="en-GB"/>
        </w:rPr>
        <w:t>'id'</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Making sure we don't have weird things here</w:t>
      </w:r>
    </w:p>
    <w:p w14:paraId="08E484D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threads &gt; </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w:t>
      </w:r>
    </w:p>
    <w:p w14:paraId="41C94F1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concurrentThreads.acquire()</w:t>
      </w:r>
    </w:p>
    <w:p w14:paraId="62EB685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downloader = photoBackupThread(</w:t>
      </w:r>
    </w:p>
    <w:p w14:paraId="7C0F972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concurrentThreads,</w:t>
      </w:r>
    </w:p>
    <w:p w14:paraId="7D272F3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w:t>
      </w:r>
    </w:p>
    <w:p w14:paraId="634B9F6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total,</w:t>
      </w:r>
    </w:p>
    <w:p w14:paraId="672F42C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pid,</w:t>
      </w:r>
    </w:p>
    <w:p w14:paraId="1B22B38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w:t>
      </w:r>
      <w:r w:rsidRPr="0020749A">
        <w:rPr>
          <w:rFonts w:ascii="Menlo Regular" w:hAnsi="Menlo Regular" w:cs="Menlo Regular"/>
          <w:color w:val="1C00CF"/>
          <w:sz w:val="22"/>
          <w:szCs w:val="22"/>
          <w:lang w:val="en-GB"/>
        </w:rPr>
        <w:t>'title'</w:t>
      </w:r>
      <w:r w:rsidRPr="0020749A">
        <w:rPr>
          <w:rFonts w:ascii="Menlo Regular" w:hAnsi="Menlo Regular" w:cs="Menlo Regular"/>
          <w:color w:val="000000"/>
          <w:sz w:val="22"/>
          <w:szCs w:val="22"/>
          <w:lang w:val="en-GB"/>
        </w:rPr>
        <w:t>],</w:t>
      </w:r>
    </w:p>
    <w:p w14:paraId="1D4D071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offlickr,</w:t>
      </w:r>
    </w:p>
    <w:p w14:paraId="2F161C8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target,</w:t>
      </w:r>
    </w:p>
    <w:p w14:paraId="7E50533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hash_level,</w:t>
      </w:r>
    </w:p>
    <w:p w14:paraId="6A9509F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getPhotos,</w:t>
      </w:r>
    </w:p>
    <w:p w14:paraId="72AD4B4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doNotRedownload,</w:t>
      </w:r>
    </w:p>
    <w:p w14:paraId="7D2E0C9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overwritePhotos,</w:t>
      </w:r>
    </w:p>
    <w:p w14:paraId="6AA57AA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69605B3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downloader.start()</w:t>
      </w:r>
    </w:p>
    <w:p w14:paraId="309876C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else</w:t>
      </w:r>
      <w:r w:rsidRPr="0020749A">
        <w:rPr>
          <w:rFonts w:ascii="Menlo Regular" w:hAnsi="Menlo Regular" w:cs="Menlo Regular"/>
          <w:color w:val="000000"/>
          <w:sz w:val="22"/>
          <w:szCs w:val="22"/>
          <w:lang w:val="en-GB"/>
        </w:rPr>
        <w:t>:</w:t>
      </w:r>
    </w:p>
    <w:p w14:paraId="64112DF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backupPhoto(</w:t>
      </w:r>
    </w:p>
    <w:p w14:paraId="021D6B1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w:t>
      </w:r>
    </w:p>
    <w:p w14:paraId="3DA2560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total,</w:t>
      </w:r>
    </w:p>
    <w:p w14:paraId="17CC24D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pid,</w:t>
      </w:r>
    </w:p>
    <w:p w14:paraId="0DAF119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w:t>
      </w:r>
      <w:r w:rsidRPr="0020749A">
        <w:rPr>
          <w:rFonts w:ascii="Menlo Regular" w:hAnsi="Menlo Regular" w:cs="Menlo Regular"/>
          <w:color w:val="1C00CF"/>
          <w:sz w:val="22"/>
          <w:szCs w:val="22"/>
          <w:lang w:val="en-GB"/>
        </w:rPr>
        <w:t>'title'</w:t>
      </w:r>
      <w:r w:rsidRPr="0020749A">
        <w:rPr>
          <w:rFonts w:ascii="Menlo Regular" w:hAnsi="Menlo Regular" w:cs="Menlo Regular"/>
          <w:color w:val="000000"/>
          <w:sz w:val="22"/>
          <w:szCs w:val="22"/>
          <w:lang w:val="en-GB"/>
        </w:rPr>
        <w:t>],</w:t>
      </w:r>
    </w:p>
    <w:p w14:paraId="1042CFD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target,</w:t>
      </w:r>
    </w:p>
    <w:p w14:paraId="6E2CE40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hash_level,</w:t>
      </w:r>
    </w:p>
    <w:p w14:paraId="4B34570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offlickr,</w:t>
      </w:r>
    </w:p>
    <w:p w14:paraId="31FB7ED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doNotRedownload,</w:t>
      </w:r>
    </w:p>
    <w:p w14:paraId="183DA2A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getPhotos,</w:t>
      </w:r>
    </w:p>
    <w:p w14:paraId="0F966C8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overwritePhotos,</w:t>
      </w:r>
    </w:p>
    <w:p w14:paraId="18CEAB9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4B9AC32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0B3DD1E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5DAAC59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backupLocation(</w:t>
      </w:r>
    </w:p>
    <w:p w14:paraId="7B6A110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threads,</w:t>
      </w:r>
    </w:p>
    <w:p w14:paraId="2F1D4DE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offlickr,</w:t>
      </w:r>
    </w:p>
    <w:p w14:paraId="1243897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target,</w:t>
      </w:r>
    </w:p>
    <w:p w14:paraId="43FC6FB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hash_level,</w:t>
      </w:r>
    </w:p>
    <w:p w14:paraId="4655C99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dateLo,</w:t>
      </w:r>
    </w:p>
    <w:p w14:paraId="642496F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dateHi,</w:t>
      </w:r>
    </w:p>
    <w:p w14:paraId="6ABFDF5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doNotRedownload,</w:t>
      </w:r>
    </w:p>
    <w:p w14:paraId="5DE7D82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225B6DC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"""Back photo locations up for a particular time range"""</w:t>
      </w:r>
    </w:p>
    <w:p w14:paraId="288FA54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9C3F51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dateHi == maxTime:</w:t>
      </w:r>
    </w:p>
    <w:p w14:paraId="5D9EA04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 = time.time()</w:t>
      </w:r>
    </w:p>
    <w:p w14:paraId="2978196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'For incremental backups, the current time is %.0f'</w:t>
      </w:r>
      <w:r w:rsidRPr="0020749A">
        <w:rPr>
          <w:rFonts w:ascii="Menlo Regular" w:hAnsi="Menlo Regular" w:cs="Menlo Regular"/>
          <w:color w:val="000000"/>
          <w:sz w:val="22"/>
          <w:szCs w:val="22"/>
          <w:lang w:val="en-GB"/>
        </w:rPr>
        <w:t xml:space="preserve"> % t</w:t>
      </w:r>
    </w:p>
    <w:p w14:paraId="7F73CBE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"You can rerun the program with '-f %.0f'"</w:t>
      </w:r>
      <w:r w:rsidRPr="0020749A">
        <w:rPr>
          <w:rFonts w:ascii="Menlo Regular" w:hAnsi="Menlo Regular" w:cs="Menlo Regular"/>
          <w:color w:val="000000"/>
          <w:sz w:val="22"/>
          <w:szCs w:val="22"/>
          <w:lang w:val="en-GB"/>
        </w:rPr>
        <w:t xml:space="preserve"> % t</w:t>
      </w:r>
    </w:p>
    <w:p w14:paraId="18613E7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65A56EC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photos = offlickr.getGeotaggedPhotoList(dateLo, dateHi)</w:t>
      </w:r>
    </w:p>
    <w:p w14:paraId="1698DB6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photos == </w:t>
      </w:r>
      <w:r w:rsidRPr="0020749A">
        <w:rPr>
          <w:rFonts w:ascii="Menlo Regular" w:hAnsi="Menlo Regular" w:cs="Menlo Regular"/>
          <w:color w:val="AA0D91"/>
          <w:sz w:val="22"/>
          <w:szCs w:val="22"/>
          <w:lang w:val="en-GB"/>
        </w:rPr>
        <w:t>None</w:t>
      </w:r>
      <w:r w:rsidRPr="0020749A">
        <w:rPr>
          <w:rFonts w:ascii="Menlo Regular" w:hAnsi="Menlo Regular" w:cs="Menlo Regular"/>
          <w:color w:val="000000"/>
          <w:sz w:val="22"/>
          <w:szCs w:val="22"/>
          <w:lang w:val="en-GB"/>
        </w:rPr>
        <w:t>:</w:t>
      </w:r>
    </w:p>
    <w:p w14:paraId="0126075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'No photos found'</w:t>
      </w:r>
    </w:p>
    <w:p w14:paraId="2AF35C6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sys.exit(</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w:t>
      </w:r>
    </w:p>
    <w:p w14:paraId="552DD60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5A78CFB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total = len(photos)</w:t>
      </w:r>
    </w:p>
    <w:p w14:paraId="67C5FA6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'Backing up'</w:t>
      </w:r>
      <w:r w:rsidRPr="0020749A">
        <w:rPr>
          <w:rFonts w:ascii="Menlo Regular" w:hAnsi="Menlo Regular" w:cs="Menlo Regular"/>
          <w:color w:val="000000"/>
          <w:sz w:val="22"/>
          <w:szCs w:val="22"/>
          <w:lang w:val="en-GB"/>
        </w:rPr>
        <w:t xml:space="preserve">, total, </w:t>
      </w:r>
      <w:r w:rsidRPr="0020749A">
        <w:rPr>
          <w:rFonts w:ascii="Menlo Regular" w:hAnsi="Menlo Regular" w:cs="Menlo Regular"/>
          <w:color w:val="1C00CF"/>
          <w:sz w:val="22"/>
          <w:szCs w:val="22"/>
          <w:lang w:val="en-GB"/>
        </w:rPr>
        <w:t>'photo locations'</w:t>
      </w:r>
    </w:p>
    <w:p w14:paraId="3124D1A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6C8B09D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 = </w:t>
      </w:r>
      <w:r w:rsidRPr="0020749A">
        <w:rPr>
          <w:rFonts w:ascii="Menlo Regular" w:hAnsi="Menlo Regular" w:cs="Menlo Regular"/>
          <w:color w:val="1C00CF"/>
          <w:sz w:val="22"/>
          <w:szCs w:val="22"/>
          <w:lang w:val="en-GB"/>
        </w:rPr>
        <w:t>0</w:t>
      </w:r>
    </w:p>
    <w:p w14:paraId="2D06779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p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photos:</w:t>
      </w:r>
    </w:p>
    <w:p w14:paraId="6C25E17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 = i + </w:t>
      </w:r>
      <w:r w:rsidRPr="0020749A">
        <w:rPr>
          <w:rFonts w:ascii="Menlo Regular" w:hAnsi="Menlo Regular" w:cs="Menlo Regular"/>
          <w:color w:val="1C00CF"/>
          <w:sz w:val="22"/>
          <w:szCs w:val="22"/>
          <w:lang w:val="en-GB"/>
        </w:rPr>
        <w:t>1</w:t>
      </w:r>
    </w:p>
    <w:p w14:paraId="0448AD9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pid = str(int(p[</w:t>
      </w:r>
      <w:r w:rsidRPr="0020749A">
        <w:rPr>
          <w:rFonts w:ascii="Menlo Regular" w:hAnsi="Menlo Regular" w:cs="Menlo Regular"/>
          <w:color w:val="1C00CF"/>
          <w:sz w:val="22"/>
          <w:szCs w:val="22"/>
          <w:lang w:val="en-GB"/>
        </w:rPr>
        <w:t>'id'</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Making sure we don't have weird things here</w:t>
      </w:r>
    </w:p>
    <w:p w14:paraId="7338356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td = target_dir(target, hash_level, pid) + </w:t>
      </w:r>
      <w:r w:rsidRPr="0020749A">
        <w:rPr>
          <w:rFonts w:ascii="Menlo Regular" w:hAnsi="Menlo Regular" w:cs="Menlo Regular"/>
          <w:color w:val="1C00CF"/>
          <w:sz w:val="22"/>
          <w:szCs w:val="22"/>
          <w:lang w:val="en-GB"/>
        </w:rPr>
        <w:t>'/'</w:t>
      </w:r>
    </w:p>
    <w:p w14:paraId="4E66599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doNotRedownload </w:t>
      </w:r>
      <w:r w:rsidRPr="0020749A">
        <w:rPr>
          <w:rFonts w:ascii="Menlo Regular" w:hAnsi="Menlo Regular" w:cs="Menlo Regular"/>
          <w:color w:val="AA0D91"/>
          <w:sz w:val="22"/>
          <w:szCs w:val="22"/>
          <w:lang w:val="en-GB"/>
        </w:rPr>
        <w:t>and</w:t>
      </w:r>
      <w:r w:rsidRPr="0020749A">
        <w:rPr>
          <w:rFonts w:ascii="Menlo Regular" w:hAnsi="Menlo Regular" w:cs="Menlo Regular"/>
          <w:color w:val="000000"/>
          <w:sz w:val="22"/>
          <w:szCs w:val="22"/>
          <w:lang w:val="en-GB"/>
        </w:rPr>
        <w:t xml:space="preserve"> os.path.isfile(td + pid + </w:t>
      </w:r>
      <w:r w:rsidRPr="0020749A">
        <w:rPr>
          <w:rFonts w:ascii="Menlo Regular" w:hAnsi="Menlo Regular" w:cs="Menlo Regular"/>
          <w:color w:val="1C00CF"/>
          <w:sz w:val="22"/>
          <w:szCs w:val="22"/>
          <w:lang w:val="en-GB"/>
        </w:rPr>
        <w:t>'-location.xml'</w:t>
      </w:r>
    </w:p>
    <w:p w14:paraId="478791F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 </w:t>
      </w:r>
      <w:r w:rsidRPr="0020749A">
        <w:rPr>
          <w:rFonts w:ascii="Menlo Regular" w:hAnsi="Menlo Regular" w:cs="Menlo Regular"/>
          <w:color w:val="AA0D91"/>
          <w:sz w:val="22"/>
          <w:szCs w:val="22"/>
          <w:lang w:val="en-GB"/>
        </w:rPr>
        <w:t>and</w:t>
      </w:r>
      <w:r w:rsidRPr="0020749A">
        <w:rPr>
          <w:rFonts w:ascii="Menlo Regular" w:hAnsi="Menlo Regular" w:cs="Menlo Regular"/>
          <w:color w:val="000000"/>
          <w:sz w:val="22"/>
          <w:szCs w:val="22"/>
          <w:lang w:val="en-GB"/>
        </w:rPr>
        <w:t xml:space="preserve"> os.path.isfile(td + pid</w:t>
      </w:r>
    </w:p>
    <w:p w14:paraId="36F71BE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 </w:t>
      </w:r>
      <w:r w:rsidRPr="0020749A">
        <w:rPr>
          <w:rFonts w:ascii="Menlo Regular" w:hAnsi="Menlo Regular" w:cs="Menlo Regular"/>
          <w:color w:val="1C00CF"/>
          <w:sz w:val="22"/>
          <w:szCs w:val="22"/>
          <w:lang w:val="en-GB"/>
        </w:rPr>
        <w:t>'-location-permissions.xml'</w:t>
      </w:r>
      <w:r w:rsidRPr="0020749A">
        <w:rPr>
          <w:rFonts w:ascii="Menlo Regular" w:hAnsi="Menlo Regular" w:cs="Menlo Regular"/>
          <w:color w:val="000000"/>
          <w:sz w:val="22"/>
          <w:szCs w:val="22"/>
          <w:lang w:val="en-GB"/>
        </w:rPr>
        <w:t>):</w:t>
      </w:r>
    </w:p>
    <w:p w14:paraId="40F633B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pid + </w:t>
      </w:r>
      <w:r w:rsidRPr="0020749A">
        <w:rPr>
          <w:rFonts w:ascii="Menlo Regular" w:hAnsi="Menlo Regular" w:cs="Menlo Regular"/>
          <w:color w:val="1C00CF"/>
          <w:sz w:val="22"/>
          <w:szCs w:val="22"/>
          <w:lang w:val="en-GB"/>
        </w:rPr>
        <w:t>': Already there'</w:t>
      </w:r>
    </w:p>
    <w:p w14:paraId="402B32F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continue</w:t>
      </w:r>
    </w:p>
    <w:p w14:paraId="545044F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location = offlickr.getPhotoLocation(pid)</w:t>
      </w:r>
    </w:p>
    <w:p w14:paraId="267299E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location == </w:t>
      </w:r>
      <w:r w:rsidRPr="0020749A">
        <w:rPr>
          <w:rFonts w:ascii="Menlo Regular" w:hAnsi="Menlo Regular" w:cs="Menlo Regular"/>
          <w:color w:val="AA0D91"/>
          <w:sz w:val="22"/>
          <w:szCs w:val="22"/>
          <w:lang w:val="en-GB"/>
        </w:rPr>
        <w:t>None</w:t>
      </w:r>
      <w:r w:rsidRPr="0020749A">
        <w:rPr>
          <w:rFonts w:ascii="Menlo Regular" w:hAnsi="Menlo Regular" w:cs="Menlo Regular"/>
          <w:color w:val="000000"/>
          <w:sz w:val="22"/>
          <w:szCs w:val="22"/>
          <w:lang w:val="en-GB"/>
        </w:rPr>
        <w:t>:</w:t>
      </w:r>
    </w:p>
    <w:p w14:paraId="1586715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'Failed!'</w:t>
      </w:r>
    </w:p>
    <w:p w14:paraId="61B78C5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else</w:t>
      </w:r>
      <w:r w:rsidRPr="0020749A">
        <w:rPr>
          <w:rFonts w:ascii="Menlo Regular" w:hAnsi="Menlo Regular" w:cs="Menlo Regular"/>
          <w:color w:val="000000"/>
          <w:sz w:val="22"/>
          <w:szCs w:val="22"/>
          <w:lang w:val="en-GB"/>
        </w:rPr>
        <w:t>:</w:t>
      </w:r>
    </w:p>
    <w:p w14:paraId="5990E9F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fileWrite(offlickr.dryrun, target_dir(target, hash_level,</w:t>
      </w:r>
    </w:p>
    <w:p w14:paraId="276C46D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pid), pid + </w:t>
      </w:r>
      <w:r w:rsidRPr="0020749A">
        <w:rPr>
          <w:rFonts w:ascii="Menlo Regular" w:hAnsi="Menlo Regular" w:cs="Menlo Regular"/>
          <w:color w:val="1C00CF"/>
          <w:sz w:val="22"/>
          <w:szCs w:val="22"/>
          <w:lang w:val="en-GB"/>
        </w:rPr>
        <w:t>'-location.xml'</w:t>
      </w:r>
      <w:r w:rsidRPr="0020749A">
        <w:rPr>
          <w:rFonts w:ascii="Menlo Regular" w:hAnsi="Menlo Regular" w:cs="Menlo Regular"/>
          <w:color w:val="000000"/>
          <w:sz w:val="22"/>
          <w:szCs w:val="22"/>
          <w:lang w:val="en-GB"/>
        </w:rPr>
        <w:t>, location)</w:t>
      </w:r>
    </w:p>
    <w:p w14:paraId="7FE6F3C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locationPermission = offlickr.getPhotoLocationPermission(pid)</w:t>
      </w:r>
    </w:p>
    <w:p w14:paraId="5A2330A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locationPermission == </w:t>
      </w:r>
      <w:r w:rsidRPr="0020749A">
        <w:rPr>
          <w:rFonts w:ascii="Menlo Regular" w:hAnsi="Menlo Regular" w:cs="Menlo Regular"/>
          <w:color w:val="AA0D91"/>
          <w:sz w:val="22"/>
          <w:szCs w:val="22"/>
          <w:lang w:val="en-GB"/>
        </w:rPr>
        <w:t>None</w:t>
      </w:r>
      <w:r w:rsidRPr="0020749A">
        <w:rPr>
          <w:rFonts w:ascii="Menlo Regular" w:hAnsi="Menlo Regular" w:cs="Menlo Regular"/>
          <w:color w:val="000000"/>
          <w:sz w:val="22"/>
          <w:szCs w:val="22"/>
          <w:lang w:val="en-GB"/>
        </w:rPr>
        <w:t>:</w:t>
      </w:r>
    </w:p>
    <w:p w14:paraId="130E26D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'Failed!'</w:t>
      </w:r>
    </w:p>
    <w:p w14:paraId="20F524C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else</w:t>
      </w:r>
      <w:r w:rsidRPr="0020749A">
        <w:rPr>
          <w:rFonts w:ascii="Menlo Regular" w:hAnsi="Menlo Regular" w:cs="Menlo Regular"/>
          <w:color w:val="000000"/>
          <w:sz w:val="22"/>
          <w:szCs w:val="22"/>
          <w:lang w:val="en-GB"/>
        </w:rPr>
        <w:t>:</w:t>
      </w:r>
    </w:p>
    <w:p w14:paraId="7791C1B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fileWrite(offlickr.dryrun, target_dir(target, hash_level,</w:t>
      </w:r>
    </w:p>
    <w:p w14:paraId="2DC22D6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pid), pid + </w:t>
      </w:r>
      <w:r w:rsidRPr="0020749A">
        <w:rPr>
          <w:rFonts w:ascii="Menlo Regular" w:hAnsi="Menlo Regular" w:cs="Menlo Regular"/>
          <w:color w:val="1C00CF"/>
          <w:sz w:val="22"/>
          <w:szCs w:val="22"/>
          <w:lang w:val="en-GB"/>
        </w:rPr>
        <w:t>'-location-permissions.xml'</w:t>
      </w:r>
      <w:r w:rsidRPr="0020749A">
        <w:rPr>
          <w:rFonts w:ascii="Menlo Regular" w:hAnsi="Menlo Regular" w:cs="Menlo Regular"/>
          <w:color w:val="000000"/>
          <w:sz w:val="22"/>
          <w:szCs w:val="22"/>
          <w:lang w:val="en-GB"/>
        </w:rPr>
        <w:t>,</w:t>
      </w:r>
    </w:p>
    <w:p w14:paraId="0D5495A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 xml:space="preserve">                      locationPermission)</w:t>
      </w:r>
    </w:p>
    <w:p w14:paraId="00FEA56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441B2F1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61E954D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backupPhotosets(offlickr, target, hash_level):</w:t>
      </w:r>
    </w:p>
    <w:p w14:paraId="4F680A0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"""Back photosets up"""</w:t>
      </w:r>
    </w:p>
    <w:p w14:paraId="6556880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43ADB00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photosets = offlickr.getPhotosetList()</w:t>
      </w:r>
    </w:p>
    <w:p w14:paraId="79464EC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photosets == </w:t>
      </w:r>
      <w:r w:rsidRPr="0020749A">
        <w:rPr>
          <w:rFonts w:ascii="Menlo Regular" w:hAnsi="Menlo Regular" w:cs="Menlo Regular"/>
          <w:color w:val="AA0D91"/>
          <w:sz w:val="22"/>
          <w:szCs w:val="22"/>
          <w:lang w:val="en-GB"/>
        </w:rPr>
        <w:t>None</w:t>
      </w:r>
      <w:r w:rsidRPr="0020749A">
        <w:rPr>
          <w:rFonts w:ascii="Menlo Regular" w:hAnsi="Menlo Regular" w:cs="Menlo Regular"/>
          <w:color w:val="000000"/>
          <w:sz w:val="22"/>
          <w:szCs w:val="22"/>
          <w:lang w:val="en-GB"/>
        </w:rPr>
        <w:t>:</w:t>
      </w:r>
    </w:p>
    <w:p w14:paraId="1948695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'No photosets found'</w:t>
      </w:r>
    </w:p>
    <w:p w14:paraId="09FE8BB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sys.exit(</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p>
    <w:p w14:paraId="0542EC8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737808D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total = len(photosets)</w:t>
      </w:r>
    </w:p>
    <w:p w14:paraId="5EF7591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'Backing up'</w:t>
      </w:r>
      <w:r w:rsidRPr="0020749A">
        <w:rPr>
          <w:rFonts w:ascii="Menlo Regular" w:hAnsi="Menlo Regular" w:cs="Menlo Regular"/>
          <w:color w:val="000000"/>
          <w:sz w:val="22"/>
          <w:szCs w:val="22"/>
          <w:lang w:val="en-GB"/>
        </w:rPr>
        <w:t xml:space="preserve">, total, </w:t>
      </w:r>
      <w:r w:rsidRPr="0020749A">
        <w:rPr>
          <w:rFonts w:ascii="Menlo Regular" w:hAnsi="Menlo Regular" w:cs="Menlo Regular"/>
          <w:color w:val="1C00CF"/>
          <w:sz w:val="22"/>
          <w:szCs w:val="22"/>
          <w:lang w:val="en-GB"/>
        </w:rPr>
        <w:t>'photosets'</w:t>
      </w:r>
    </w:p>
    <w:p w14:paraId="5221003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571362A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 = </w:t>
      </w:r>
      <w:r w:rsidRPr="0020749A">
        <w:rPr>
          <w:rFonts w:ascii="Menlo Regular" w:hAnsi="Menlo Regular" w:cs="Menlo Regular"/>
          <w:color w:val="1C00CF"/>
          <w:sz w:val="22"/>
          <w:szCs w:val="22"/>
          <w:lang w:val="en-GB"/>
        </w:rPr>
        <w:t>0</w:t>
      </w:r>
    </w:p>
    <w:p w14:paraId="1DBB89F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p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photosets:</w:t>
      </w:r>
    </w:p>
    <w:p w14:paraId="3EA97E0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 = i + </w:t>
      </w:r>
      <w:r w:rsidRPr="0020749A">
        <w:rPr>
          <w:rFonts w:ascii="Menlo Regular" w:hAnsi="Menlo Regular" w:cs="Menlo Regular"/>
          <w:color w:val="1C00CF"/>
          <w:sz w:val="22"/>
          <w:szCs w:val="22"/>
          <w:lang w:val="en-GB"/>
        </w:rPr>
        <w:t>1</w:t>
      </w:r>
    </w:p>
    <w:p w14:paraId="0754F1E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pid = str(int(p[</w:t>
      </w:r>
      <w:r w:rsidRPr="0020749A">
        <w:rPr>
          <w:rFonts w:ascii="Menlo Regular" w:hAnsi="Menlo Regular" w:cs="Menlo Regular"/>
          <w:color w:val="1C00CF"/>
          <w:sz w:val="22"/>
          <w:szCs w:val="22"/>
          <w:lang w:val="en-GB"/>
        </w:rPr>
        <w:t>'id'</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Making sure we don't have weird things here</w:t>
      </w:r>
    </w:p>
    <w:p w14:paraId="60D1854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str(i) + </w:t>
      </w:r>
      <w:r w:rsidRPr="0020749A">
        <w:rPr>
          <w:rFonts w:ascii="Menlo Regular" w:hAnsi="Menlo Regular" w:cs="Menlo Regular"/>
          <w:color w:val="1C00CF"/>
          <w:sz w:val="22"/>
          <w:szCs w:val="22"/>
          <w:lang w:val="en-GB"/>
        </w:rPr>
        <w:t>'/'</w:t>
      </w:r>
      <w:r w:rsidRPr="0020749A">
        <w:rPr>
          <w:rFonts w:ascii="Menlo Regular" w:hAnsi="Menlo Regular" w:cs="Menlo Regular"/>
          <w:color w:val="000000"/>
          <w:sz w:val="22"/>
          <w:szCs w:val="22"/>
          <w:lang w:val="en-GB"/>
        </w:rPr>
        <w:t xml:space="preserve"> + str(total) + </w:t>
      </w:r>
      <w:r w:rsidRPr="0020749A">
        <w:rPr>
          <w:rFonts w:ascii="Menlo Regular" w:hAnsi="Menlo Regular" w:cs="Menlo Regular"/>
          <w:color w:val="1C00CF"/>
          <w:sz w:val="22"/>
          <w:szCs w:val="22"/>
          <w:lang w:val="en-GB"/>
        </w:rPr>
        <w:t>': '</w:t>
      </w:r>
      <w:r w:rsidRPr="0020749A">
        <w:rPr>
          <w:rFonts w:ascii="Menlo Regular" w:hAnsi="Menlo Regular" w:cs="Menlo Regular"/>
          <w:color w:val="000000"/>
          <w:sz w:val="22"/>
          <w:szCs w:val="22"/>
          <w:lang w:val="en-GB"/>
        </w:rPr>
        <w:t xml:space="preserve"> + pid + </w:t>
      </w:r>
      <w:r w:rsidRPr="0020749A">
        <w:rPr>
          <w:rFonts w:ascii="Menlo Regular" w:hAnsi="Menlo Regular" w:cs="Menlo Regular"/>
          <w:color w:val="1C00CF"/>
          <w:sz w:val="22"/>
          <w:szCs w:val="22"/>
          <w:lang w:val="en-GB"/>
        </w:rPr>
        <w:t>': '</w:t>
      </w:r>
      <w:r w:rsidRPr="0020749A">
        <w:rPr>
          <w:rFonts w:ascii="Menlo Regular" w:hAnsi="Menlo Regular" w:cs="Menlo Regular"/>
          <w:color w:val="000000"/>
          <w:sz w:val="22"/>
          <w:szCs w:val="22"/>
          <w:lang w:val="en-GB"/>
        </w:rPr>
        <w:t>\</w:t>
      </w:r>
    </w:p>
    <w:p w14:paraId="60F21A5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 p.title[</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].text.encode(</w:t>
      </w:r>
      <w:r w:rsidRPr="0020749A">
        <w:rPr>
          <w:rFonts w:ascii="Menlo Regular" w:hAnsi="Menlo Regular" w:cs="Menlo Regular"/>
          <w:color w:val="1C00CF"/>
          <w:sz w:val="22"/>
          <w:szCs w:val="22"/>
          <w:lang w:val="en-GB"/>
        </w:rPr>
        <w:t>'utf-8'</w:t>
      </w:r>
      <w:r w:rsidRPr="0020749A">
        <w:rPr>
          <w:rFonts w:ascii="Menlo Regular" w:hAnsi="Menlo Regular" w:cs="Menlo Regular"/>
          <w:color w:val="000000"/>
          <w:sz w:val="22"/>
          <w:szCs w:val="22"/>
          <w:lang w:val="en-GB"/>
        </w:rPr>
        <w:t>)</w:t>
      </w:r>
    </w:p>
    <w:p w14:paraId="42E9E5A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21D2F2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Get Metadata</w:t>
      </w:r>
    </w:p>
    <w:p w14:paraId="54A60CE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014A0D2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info = offlickr.getPhotosetInfo(pid,</w:t>
      </w:r>
    </w:p>
    <w:p w14:paraId="10E7681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offlickr.fapi.photosets_getInfo)</w:t>
      </w:r>
    </w:p>
    <w:p w14:paraId="1890E27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info == </w:t>
      </w:r>
      <w:r w:rsidRPr="0020749A">
        <w:rPr>
          <w:rFonts w:ascii="Menlo Regular" w:hAnsi="Menlo Regular" w:cs="Menlo Regular"/>
          <w:color w:val="AA0D91"/>
          <w:sz w:val="22"/>
          <w:szCs w:val="22"/>
          <w:lang w:val="en-GB"/>
        </w:rPr>
        <w:t>None</w:t>
      </w:r>
      <w:r w:rsidRPr="0020749A">
        <w:rPr>
          <w:rFonts w:ascii="Menlo Regular" w:hAnsi="Menlo Regular" w:cs="Menlo Regular"/>
          <w:color w:val="000000"/>
          <w:sz w:val="22"/>
          <w:szCs w:val="22"/>
          <w:lang w:val="en-GB"/>
        </w:rPr>
        <w:t>:</w:t>
      </w:r>
    </w:p>
    <w:p w14:paraId="094BF53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'Failed!'</w:t>
      </w:r>
    </w:p>
    <w:p w14:paraId="420AE6E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else</w:t>
      </w:r>
      <w:r w:rsidRPr="0020749A">
        <w:rPr>
          <w:rFonts w:ascii="Menlo Regular" w:hAnsi="Menlo Regular" w:cs="Menlo Regular"/>
          <w:color w:val="000000"/>
          <w:sz w:val="22"/>
          <w:szCs w:val="22"/>
          <w:lang w:val="en-GB"/>
        </w:rPr>
        <w:t>:</w:t>
      </w:r>
    </w:p>
    <w:p w14:paraId="3748282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fileWrite(offlickr.dryrun, target_dir(target, hash_level,</w:t>
      </w:r>
    </w:p>
    <w:p w14:paraId="6639639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pid), </w:t>
      </w:r>
      <w:r w:rsidRPr="0020749A">
        <w:rPr>
          <w:rFonts w:ascii="Menlo Regular" w:hAnsi="Menlo Regular" w:cs="Menlo Regular"/>
          <w:color w:val="1C00CF"/>
          <w:sz w:val="22"/>
          <w:szCs w:val="22"/>
          <w:lang w:val="en-GB"/>
        </w:rPr>
        <w:t>'set_'</w:t>
      </w:r>
      <w:r w:rsidRPr="0020749A">
        <w:rPr>
          <w:rFonts w:ascii="Menlo Regular" w:hAnsi="Menlo Regular" w:cs="Menlo Regular"/>
          <w:color w:val="000000"/>
          <w:sz w:val="22"/>
          <w:szCs w:val="22"/>
          <w:lang w:val="en-GB"/>
        </w:rPr>
        <w:t xml:space="preserve"> + pid + </w:t>
      </w:r>
      <w:r w:rsidRPr="0020749A">
        <w:rPr>
          <w:rFonts w:ascii="Menlo Regular" w:hAnsi="Menlo Regular" w:cs="Menlo Regular"/>
          <w:color w:val="1C00CF"/>
          <w:sz w:val="22"/>
          <w:szCs w:val="22"/>
          <w:lang w:val="en-GB"/>
        </w:rPr>
        <w:t>'_info.xml'</w:t>
      </w:r>
      <w:r w:rsidRPr="0020749A">
        <w:rPr>
          <w:rFonts w:ascii="Menlo Regular" w:hAnsi="Menlo Regular" w:cs="Menlo Regular"/>
          <w:color w:val="000000"/>
          <w:sz w:val="22"/>
          <w:szCs w:val="22"/>
          <w:lang w:val="en-GB"/>
        </w:rPr>
        <w:t>, info)</w:t>
      </w:r>
    </w:p>
    <w:p w14:paraId="42AE889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photos = offlickr.getPhotosetInfo(pid,</w:t>
      </w:r>
    </w:p>
    <w:p w14:paraId="3CBC23C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offlickr.fapi.photosets_getPhotos)</w:t>
      </w:r>
    </w:p>
    <w:p w14:paraId="18B4CE2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photos == </w:t>
      </w:r>
      <w:r w:rsidRPr="0020749A">
        <w:rPr>
          <w:rFonts w:ascii="Menlo Regular" w:hAnsi="Menlo Regular" w:cs="Menlo Regular"/>
          <w:color w:val="AA0D91"/>
          <w:sz w:val="22"/>
          <w:szCs w:val="22"/>
          <w:lang w:val="en-GB"/>
        </w:rPr>
        <w:t>None</w:t>
      </w:r>
      <w:r w:rsidRPr="0020749A">
        <w:rPr>
          <w:rFonts w:ascii="Menlo Regular" w:hAnsi="Menlo Regular" w:cs="Menlo Regular"/>
          <w:color w:val="000000"/>
          <w:sz w:val="22"/>
          <w:szCs w:val="22"/>
          <w:lang w:val="en-GB"/>
        </w:rPr>
        <w:t>:</w:t>
      </w:r>
    </w:p>
    <w:p w14:paraId="6B56621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'Failed!'</w:t>
      </w:r>
    </w:p>
    <w:p w14:paraId="6BFF2DE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else</w:t>
      </w:r>
      <w:r w:rsidRPr="0020749A">
        <w:rPr>
          <w:rFonts w:ascii="Menlo Regular" w:hAnsi="Menlo Regular" w:cs="Menlo Regular"/>
          <w:color w:val="000000"/>
          <w:sz w:val="22"/>
          <w:szCs w:val="22"/>
          <w:lang w:val="en-GB"/>
        </w:rPr>
        <w:t>:</w:t>
      </w:r>
    </w:p>
    <w:p w14:paraId="3791E83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fileWrite(offlickr.dryrun, target_dir(target, hash_level,</w:t>
      </w:r>
    </w:p>
    <w:p w14:paraId="738751D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pid), </w:t>
      </w:r>
      <w:r w:rsidRPr="0020749A">
        <w:rPr>
          <w:rFonts w:ascii="Menlo Regular" w:hAnsi="Menlo Regular" w:cs="Menlo Regular"/>
          <w:color w:val="1C00CF"/>
          <w:sz w:val="22"/>
          <w:szCs w:val="22"/>
          <w:lang w:val="en-GB"/>
        </w:rPr>
        <w:t>'set_'</w:t>
      </w:r>
      <w:r w:rsidRPr="0020749A">
        <w:rPr>
          <w:rFonts w:ascii="Menlo Regular" w:hAnsi="Menlo Regular" w:cs="Menlo Regular"/>
          <w:color w:val="000000"/>
          <w:sz w:val="22"/>
          <w:szCs w:val="22"/>
          <w:lang w:val="en-GB"/>
        </w:rPr>
        <w:t xml:space="preserve"> + pid + </w:t>
      </w:r>
      <w:r w:rsidRPr="0020749A">
        <w:rPr>
          <w:rFonts w:ascii="Menlo Regular" w:hAnsi="Menlo Regular" w:cs="Menlo Regular"/>
          <w:color w:val="1C00CF"/>
          <w:sz w:val="22"/>
          <w:szCs w:val="22"/>
          <w:lang w:val="en-GB"/>
        </w:rPr>
        <w:t>'_photos.xml'</w:t>
      </w:r>
      <w:r w:rsidRPr="0020749A">
        <w:rPr>
          <w:rFonts w:ascii="Menlo Regular" w:hAnsi="Menlo Regular" w:cs="Menlo Regular"/>
          <w:color w:val="000000"/>
          <w:sz w:val="22"/>
          <w:szCs w:val="22"/>
          <w:lang w:val="en-GB"/>
        </w:rPr>
        <w:t>, photos)</w:t>
      </w:r>
    </w:p>
    <w:p w14:paraId="295B6B3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32DDD9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019B19A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Do we want the picture too?</w:t>
      </w:r>
    </w:p>
    <w:p w14:paraId="3633610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6C1D0E3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1B7821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target_dir(target, hash_level, id):</w:t>
      </w:r>
    </w:p>
    <w:p w14:paraId="6807717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dir = target</w:t>
      </w:r>
    </w:p>
    <w:p w14:paraId="0098E7C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 = </w:t>
      </w:r>
      <w:r w:rsidRPr="0020749A">
        <w:rPr>
          <w:rFonts w:ascii="Menlo Regular" w:hAnsi="Menlo Regular" w:cs="Menlo Regular"/>
          <w:color w:val="1C00CF"/>
          <w:sz w:val="22"/>
          <w:szCs w:val="22"/>
          <w:lang w:val="en-GB"/>
        </w:rPr>
        <w:t>1</w:t>
      </w:r>
    </w:p>
    <w:p w14:paraId="04FFA4D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while</w:t>
      </w:r>
      <w:r w:rsidRPr="0020749A">
        <w:rPr>
          <w:rFonts w:ascii="Menlo Regular" w:hAnsi="Menlo Regular" w:cs="Menlo Regular"/>
          <w:color w:val="000000"/>
          <w:sz w:val="22"/>
          <w:szCs w:val="22"/>
          <w:lang w:val="en-GB"/>
        </w:rPr>
        <w:t xml:space="preserve"> i &lt;= hash_level:</w:t>
      </w:r>
    </w:p>
    <w:p w14:paraId="5E62A74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dir = dir + </w:t>
      </w:r>
      <w:r w:rsidRPr="0020749A">
        <w:rPr>
          <w:rFonts w:ascii="Menlo Regular" w:hAnsi="Menlo Regular" w:cs="Menlo Regular"/>
          <w:color w:val="1C00CF"/>
          <w:sz w:val="22"/>
          <w:szCs w:val="22"/>
          <w:lang w:val="en-GB"/>
        </w:rPr>
        <w:t>'/'</w:t>
      </w:r>
      <w:r w:rsidRPr="0020749A">
        <w:rPr>
          <w:rFonts w:ascii="Menlo Regular" w:hAnsi="Menlo Regular" w:cs="Menlo Regular"/>
          <w:color w:val="000000"/>
          <w:sz w:val="22"/>
          <w:szCs w:val="22"/>
          <w:lang w:val="en-GB"/>
        </w:rPr>
        <w:t xml:space="preserve"> + id[len(id) - i]</w:t>
      </w:r>
    </w:p>
    <w:p w14:paraId="09B7A9A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 = i + </w:t>
      </w:r>
      <w:r w:rsidRPr="0020749A">
        <w:rPr>
          <w:rFonts w:ascii="Menlo Regular" w:hAnsi="Menlo Regular" w:cs="Menlo Regular"/>
          <w:color w:val="1C00CF"/>
          <w:sz w:val="22"/>
          <w:szCs w:val="22"/>
          <w:lang w:val="en-GB"/>
        </w:rPr>
        <w:t>1</w:t>
      </w:r>
    </w:p>
    <w:p w14:paraId="65F49DB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dir</w:t>
      </w:r>
    </w:p>
    <w:p w14:paraId="7452A5A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1AAF34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642E5F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lastRenderedPageBreak/>
        <w:t>def</w:t>
      </w:r>
      <w:r w:rsidRPr="0020749A">
        <w:rPr>
          <w:rFonts w:ascii="Menlo Regular" w:hAnsi="Menlo Regular" w:cs="Menlo Regular"/>
          <w:color w:val="000000"/>
          <w:sz w:val="22"/>
          <w:szCs w:val="22"/>
          <w:lang w:val="en-GB"/>
        </w:rPr>
        <w:t xml:space="preserve"> main():</w:t>
      </w:r>
    </w:p>
    <w:p w14:paraId="3F7C4CE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"""Command-line interface"""</w:t>
      </w:r>
    </w:p>
    <w:p w14:paraId="1E9E370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6B1882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Default options</w:t>
      </w:r>
    </w:p>
    <w:p w14:paraId="53C0B84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36B390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flickrUserId = </w:t>
      </w:r>
      <w:r w:rsidRPr="0020749A">
        <w:rPr>
          <w:rFonts w:ascii="Menlo Regular" w:hAnsi="Menlo Regular" w:cs="Menlo Regular"/>
          <w:color w:val="AA0D91"/>
          <w:sz w:val="22"/>
          <w:szCs w:val="22"/>
          <w:lang w:val="en-GB"/>
        </w:rPr>
        <w:t>None</w:t>
      </w:r>
    </w:p>
    <w:p w14:paraId="6378110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dateLo = </w:t>
      </w:r>
      <w:r w:rsidRPr="0020749A">
        <w:rPr>
          <w:rFonts w:ascii="Menlo Regular" w:hAnsi="Menlo Regular" w:cs="Menlo Regular"/>
          <w:color w:val="1C00CF"/>
          <w:sz w:val="22"/>
          <w:szCs w:val="22"/>
          <w:lang w:val="en-GB"/>
        </w:rPr>
        <w:t>'1'</w:t>
      </w:r>
    </w:p>
    <w:p w14:paraId="1031C53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dateHi = maxTime</w:t>
      </w:r>
    </w:p>
    <w:p w14:paraId="60684F2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getPhotos = False</w:t>
      </w:r>
    </w:p>
    <w:p w14:paraId="1CB1B2D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overwritePhotos = False</w:t>
      </w:r>
    </w:p>
    <w:p w14:paraId="6827690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doNotRedownload = False</w:t>
      </w:r>
    </w:p>
    <w:p w14:paraId="4AF519D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target = </w:t>
      </w:r>
      <w:r w:rsidRPr="0020749A">
        <w:rPr>
          <w:rFonts w:ascii="Menlo Regular" w:hAnsi="Menlo Regular" w:cs="Menlo Regular"/>
          <w:color w:val="1C00CF"/>
          <w:sz w:val="22"/>
          <w:szCs w:val="22"/>
          <w:lang w:val="en-GB"/>
        </w:rPr>
        <w:t>'dst'</w:t>
      </w:r>
    </w:p>
    <w:p w14:paraId="37ED475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photoLocations = False</w:t>
      </w:r>
    </w:p>
    <w:p w14:paraId="24D5ABB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photosets = False</w:t>
      </w:r>
    </w:p>
    <w:p w14:paraId="34297BA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verbose = False</w:t>
      </w:r>
    </w:p>
    <w:p w14:paraId="367965E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threads = </w:t>
      </w:r>
      <w:r w:rsidRPr="0020749A">
        <w:rPr>
          <w:rFonts w:ascii="Menlo Regular" w:hAnsi="Menlo Regular" w:cs="Menlo Regular"/>
          <w:color w:val="1C00CF"/>
          <w:sz w:val="22"/>
          <w:szCs w:val="22"/>
          <w:lang w:val="en-GB"/>
        </w:rPr>
        <w:t>1</w:t>
      </w:r>
    </w:p>
    <w:p w14:paraId="6A47E7A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httplib = </w:t>
      </w:r>
      <w:r w:rsidRPr="0020749A">
        <w:rPr>
          <w:rFonts w:ascii="Menlo Regular" w:hAnsi="Menlo Regular" w:cs="Menlo Regular"/>
          <w:color w:val="AA0D91"/>
          <w:sz w:val="22"/>
          <w:szCs w:val="22"/>
          <w:lang w:val="en-GB"/>
        </w:rPr>
        <w:t>None</w:t>
      </w:r>
    </w:p>
    <w:p w14:paraId="638FA2A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hash_level = </w:t>
      </w:r>
      <w:r w:rsidRPr="0020749A">
        <w:rPr>
          <w:rFonts w:ascii="Menlo Regular" w:hAnsi="Menlo Regular" w:cs="Menlo Regular"/>
          <w:color w:val="1C00CF"/>
          <w:sz w:val="22"/>
          <w:szCs w:val="22"/>
          <w:lang w:val="en-GB"/>
        </w:rPr>
        <w:t>0</w:t>
      </w:r>
    </w:p>
    <w:p w14:paraId="185EB89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dryrun = False</w:t>
      </w:r>
    </w:p>
    <w:p w14:paraId="04DCDC0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7F23B4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Parse command line</w:t>
      </w:r>
    </w:p>
    <w:p w14:paraId="12D9163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D362CC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try</w:t>
      </w:r>
      <w:r w:rsidRPr="0020749A">
        <w:rPr>
          <w:rFonts w:ascii="Menlo Regular" w:hAnsi="Menlo Regular" w:cs="Menlo Regular"/>
          <w:color w:val="000000"/>
          <w:sz w:val="22"/>
          <w:szCs w:val="22"/>
          <w:lang w:val="en-GB"/>
        </w:rPr>
        <w:t>:</w:t>
      </w:r>
    </w:p>
    <w:p w14:paraId="125F836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(opts, args) = getopt.getopt(sys.argv[</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w:t>
      </w:r>
    </w:p>
    <w:p w14:paraId="75404B4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'hvponNLswf:t:d:i:c:l:'</w:t>
      </w:r>
      <w:r w:rsidRPr="0020749A">
        <w:rPr>
          <w:rFonts w:ascii="Menlo Regular" w:hAnsi="Menlo Regular" w:cs="Menlo Regular"/>
          <w:color w:val="000000"/>
          <w:sz w:val="22"/>
          <w:szCs w:val="22"/>
          <w:lang w:val="en-GB"/>
        </w:rPr>
        <w:t>, [</w:t>
      </w:r>
      <w:r w:rsidRPr="0020749A">
        <w:rPr>
          <w:rFonts w:ascii="Menlo Regular" w:hAnsi="Menlo Regular" w:cs="Menlo Regular"/>
          <w:color w:val="1C00CF"/>
          <w:sz w:val="22"/>
          <w:szCs w:val="22"/>
          <w:lang w:val="en-GB"/>
        </w:rPr>
        <w:t>'help'</w:t>
      </w:r>
      <w:r w:rsidRPr="0020749A">
        <w:rPr>
          <w:rFonts w:ascii="Menlo Regular" w:hAnsi="Menlo Regular" w:cs="Menlo Regular"/>
          <w:color w:val="000000"/>
          <w:sz w:val="22"/>
          <w:szCs w:val="22"/>
          <w:lang w:val="en-GB"/>
        </w:rPr>
        <w:t>])</w:t>
      </w:r>
    </w:p>
    <w:p w14:paraId="3E9596C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except</w:t>
      </w:r>
      <w:r w:rsidRPr="0020749A">
        <w:rPr>
          <w:rFonts w:ascii="Menlo Regular" w:hAnsi="Menlo Regular" w:cs="Menlo Regular"/>
          <w:color w:val="000000"/>
          <w:sz w:val="22"/>
          <w:szCs w:val="22"/>
          <w:lang w:val="en-GB"/>
        </w:rPr>
        <w:t xml:space="preserve"> getopt.GetoptError:</w:t>
      </w:r>
    </w:p>
    <w:p w14:paraId="0BC50C3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usage()</w:t>
      </w:r>
    </w:p>
    <w:p w14:paraId="2172198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sys.exit(</w:t>
      </w:r>
      <w:r w:rsidRPr="0020749A">
        <w:rPr>
          <w:rFonts w:ascii="Menlo Regular" w:hAnsi="Menlo Regular" w:cs="Menlo Regular"/>
          <w:color w:val="1C00CF"/>
          <w:sz w:val="22"/>
          <w:szCs w:val="22"/>
          <w:lang w:val="en-GB"/>
        </w:rPr>
        <w:t>2</w:t>
      </w:r>
      <w:r w:rsidRPr="0020749A">
        <w:rPr>
          <w:rFonts w:ascii="Menlo Regular" w:hAnsi="Menlo Regular" w:cs="Menlo Regular"/>
          <w:color w:val="000000"/>
          <w:sz w:val="22"/>
          <w:szCs w:val="22"/>
          <w:lang w:val="en-GB"/>
        </w:rPr>
        <w:t>)</w:t>
      </w:r>
    </w:p>
    <w:p w14:paraId="314A4CC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(o, a)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opts:</w:t>
      </w:r>
    </w:p>
    <w:p w14:paraId="0A71188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o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'-h'</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'--help'</w:t>
      </w:r>
      <w:r w:rsidRPr="0020749A">
        <w:rPr>
          <w:rFonts w:ascii="Menlo Regular" w:hAnsi="Menlo Regular" w:cs="Menlo Regular"/>
          <w:color w:val="000000"/>
          <w:sz w:val="22"/>
          <w:szCs w:val="22"/>
          <w:lang w:val="en-GB"/>
        </w:rPr>
        <w:t>):</w:t>
      </w:r>
    </w:p>
    <w:p w14:paraId="2FC60A5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usage()</w:t>
      </w:r>
    </w:p>
    <w:p w14:paraId="5B889B8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sys.exit(</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p>
    <w:p w14:paraId="22C2782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o == </w:t>
      </w:r>
      <w:r w:rsidRPr="0020749A">
        <w:rPr>
          <w:rFonts w:ascii="Menlo Regular" w:hAnsi="Menlo Regular" w:cs="Menlo Regular"/>
          <w:color w:val="1C00CF"/>
          <w:sz w:val="22"/>
          <w:szCs w:val="22"/>
          <w:lang w:val="en-GB"/>
        </w:rPr>
        <w:t>'-i'</w:t>
      </w:r>
      <w:r w:rsidRPr="0020749A">
        <w:rPr>
          <w:rFonts w:ascii="Menlo Regular" w:hAnsi="Menlo Regular" w:cs="Menlo Regular"/>
          <w:color w:val="000000"/>
          <w:sz w:val="22"/>
          <w:szCs w:val="22"/>
          <w:lang w:val="en-GB"/>
        </w:rPr>
        <w:t>:</w:t>
      </w:r>
    </w:p>
    <w:p w14:paraId="19887DA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flickrUserId = a</w:t>
      </w:r>
    </w:p>
    <w:p w14:paraId="2448874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o == </w:t>
      </w:r>
      <w:r w:rsidRPr="0020749A">
        <w:rPr>
          <w:rFonts w:ascii="Menlo Regular" w:hAnsi="Menlo Regular" w:cs="Menlo Regular"/>
          <w:color w:val="1C00CF"/>
          <w:sz w:val="22"/>
          <w:szCs w:val="22"/>
          <w:lang w:val="en-GB"/>
        </w:rPr>
        <w:t>'-p'</w:t>
      </w:r>
      <w:r w:rsidRPr="0020749A">
        <w:rPr>
          <w:rFonts w:ascii="Menlo Regular" w:hAnsi="Menlo Regular" w:cs="Menlo Regular"/>
          <w:color w:val="000000"/>
          <w:sz w:val="22"/>
          <w:szCs w:val="22"/>
          <w:lang w:val="en-GB"/>
        </w:rPr>
        <w:t>:</w:t>
      </w:r>
    </w:p>
    <w:p w14:paraId="0D7B211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getPhotos = True</w:t>
      </w:r>
    </w:p>
    <w:p w14:paraId="47B2195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o == </w:t>
      </w:r>
      <w:r w:rsidRPr="0020749A">
        <w:rPr>
          <w:rFonts w:ascii="Menlo Regular" w:hAnsi="Menlo Regular" w:cs="Menlo Regular"/>
          <w:color w:val="1C00CF"/>
          <w:sz w:val="22"/>
          <w:szCs w:val="22"/>
          <w:lang w:val="en-GB"/>
        </w:rPr>
        <w:t>'-o'</w:t>
      </w:r>
      <w:r w:rsidRPr="0020749A">
        <w:rPr>
          <w:rFonts w:ascii="Menlo Regular" w:hAnsi="Menlo Regular" w:cs="Menlo Regular"/>
          <w:color w:val="000000"/>
          <w:sz w:val="22"/>
          <w:szCs w:val="22"/>
          <w:lang w:val="en-GB"/>
        </w:rPr>
        <w:t>:</w:t>
      </w:r>
    </w:p>
    <w:p w14:paraId="16832D9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overwritePhotos = True</w:t>
      </w:r>
    </w:p>
    <w:p w14:paraId="4178036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o == </w:t>
      </w:r>
      <w:r w:rsidRPr="0020749A">
        <w:rPr>
          <w:rFonts w:ascii="Menlo Regular" w:hAnsi="Menlo Regular" w:cs="Menlo Regular"/>
          <w:color w:val="1C00CF"/>
          <w:sz w:val="22"/>
          <w:szCs w:val="22"/>
          <w:lang w:val="en-GB"/>
        </w:rPr>
        <w:t>'-n'</w:t>
      </w:r>
      <w:r w:rsidRPr="0020749A">
        <w:rPr>
          <w:rFonts w:ascii="Menlo Regular" w:hAnsi="Menlo Regular" w:cs="Menlo Regular"/>
          <w:color w:val="000000"/>
          <w:sz w:val="22"/>
          <w:szCs w:val="22"/>
          <w:lang w:val="en-GB"/>
        </w:rPr>
        <w:t>:</w:t>
      </w:r>
    </w:p>
    <w:p w14:paraId="34270CD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doNotRedownload = True</w:t>
      </w:r>
    </w:p>
    <w:p w14:paraId="5925459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o == </w:t>
      </w:r>
      <w:r w:rsidRPr="0020749A">
        <w:rPr>
          <w:rFonts w:ascii="Menlo Regular" w:hAnsi="Menlo Regular" w:cs="Menlo Regular"/>
          <w:color w:val="1C00CF"/>
          <w:sz w:val="22"/>
          <w:szCs w:val="22"/>
          <w:lang w:val="en-GB"/>
        </w:rPr>
        <w:t>'-L'</w:t>
      </w:r>
      <w:r w:rsidRPr="0020749A">
        <w:rPr>
          <w:rFonts w:ascii="Menlo Regular" w:hAnsi="Menlo Regular" w:cs="Menlo Regular"/>
          <w:color w:val="000000"/>
          <w:sz w:val="22"/>
          <w:szCs w:val="22"/>
          <w:lang w:val="en-GB"/>
        </w:rPr>
        <w:t>:</w:t>
      </w:r>
    </w:p>
    <w:p w14:paraId="05EB7A6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photoLocations = True</w:t>
      </w:r>
    </w:p>
    <w:p w14:paraId="35C2FB3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o == </w:t>
      </w:r>
      <w:r w:rsidRPr="0020749A">
        <w:rPr>
          <w:rFonts w:ascii="Menlo Regular" w:hAnsi="Menlo Regular" w:cs="Menlo Regular"/>
          <w:color w:val="1C00CF"/>
          <w:sz w:val="22"/>
          <w:szCs w:val="22"/>
          <w:lang w:val="en-GB"/>
        </w:rPr>
        <w:t>'-s'</w:t>
      </w:r>
      <w:r w:rsidRPr="0020749A">
        <w:rPr>
          <w:rFonts w:ascii="Menlo Regular" w:hAnsi="Menlo Regular" w:cs="Menlo Regular"/>
          <w:color w:val="000000"/>
          <w:sz w:val="22"/>
          <w:szCs w:val="22"/>
          <w:lang w:val="en-GB"/>
        </w:rPr>
        <w:t>:</w:t>
      </w:r>
    </w:p>
    <w:p w14:paraId="142C18E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photosets = True</w:t>
      </w:r>
    </w:p>
    <w:p w14:paraId="7AC3A73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o == </w:t>
      </w:r>
      <w:r w:rsidRPr="0020749A">
        <w:rPr>
          <w:rFonts w:ascii="Menlo Regular" w:hAnsi="Menlo Regular" w:cs="Menlo Regular"/>
          <w:color w:val="1C00CF"/>
          <w:sz w:val="22"/>
          <w:szCs w:val="22"/>
          <w:lang w:val="en-GB"/>
        </w:rPr>
        <w:t>'-f'</w:t>
      </w:r>
      <w:r w:rsidRPr="0020749A">
        <w:rPr>
          <w:rFonts w:ascii="Menlo Regular" w:hAnsi="Menlo Regular" w:cs="Menlo Regular"/>
          <w:color w:val="000000"/>
          <w:sz w:val="22"/>
          <w:szCs w:val="22"/>
          <w:lang w:val="en-GB"/>
        </w:rPr>
        <w:t>:</w:t>
      </w:r>
    </w:p>
    <w:p w14:paraId="3EF3A2C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dateLo = a</w:t>
      </w:r>
    </w:p>
    <w:p w14:paraId="23B8A16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o == </w:t>
      </w:r>
      <w:r w:rsidRPr="0020749A">
        <w:rPr>
          <w:rFonts w:ascii="Menlo Regular" w:hAnsi="Menlo Regular" w:cs="Menlo Regular"/>
          <w:color w:val="1C00CF"/>
          <w:sz w:val="22"/>
          <w:szCs w:val="22"/>
          <w:lang w:val="en-GB"/>
        </w:rPr>
        <w:t>'-t'</w:t>
      </w:r>
      <w:r w:rsidRPr="0020749A">
        <w:rPr>
          <w:rFonts w:ascii="Menlo Regular" w:hAnsi="Menlo Regular" w:cs="Menlo Regular"/>
          <w:color w:val="000000"/>
          <w:sz w:val="22"/>
          <w:szCs w:val="22"/>
          <w:lang w:val="en-GB"/>
        </w:rPr>
        <w:t>:</w:t>
      </w:r>
    </w:p>
    <w:p w14:paraId="7D14E8F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dateHi = a</w:t>
      </w:r>
    </w:p>
    <w:p w14:paraId="263987C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o == </w:t>
      </w:r>
      <w:r w:rsidRPr="0020749A">
        <w:rPr>
          <w:rFonts w:ascii="Menlo Regular" w:hAnsi="Menlo Regular" w:cs="Menlo Regular"/>
          <w:color w:val="1C00CF"/>
          <w:sz w:val="22"/>
          <w:szCs w:val="22"/>
          <w:lang w:val="en-GB"/>
        </w:rPr>
        <w:t>'-d'</w:t>
      </w:r>
      <w:r w:rsidRPr="0020749A">
        <w:rPr>
          <w:rFonts w:ascii="Menlo Regular" w:hAnsi="Menlo Regular" w:cs="Menlo Regular"/>
          <w:color w:val="000000"/>
          <w:sz w:val="22"/>
          <w:szCs w:val="22"/>
          <w:lang w:val="en-GB"/>
        </w:rPr>
        <w:t>:</w:t>
      </w:r>
    </w:p>
    <w:p w14:paraId="081A742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target = a</w:t>
      </w:r>
    </w:p>
    <w:p w14:paraId="79E698A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o == </w:t>
      </w:r>
      <w:r w:rsidRPr="0020749A">
        <w:rPr>
          <w:rFonts w:ascii="Menlo Regular" w:hAnsi="Menlo Regular" w:cs="Menlo Regular"/>
          <w:color w:val="1C00CF"/>
          <w:sz w:val="22"/>
          <w:szCs w:val="22"/>
          <w:lang w:val="en-GB"/>
        </w:rPr>
        <w:t>'-w'</w:t>
      </w:r>
      <w:r w:rsidRPr="0020749A">
        <w:rPr>
          <w:rFonts w:ascii="Menlo Regular" w:hAnsi="Menlo Regular" w:cs="Menlo Regular"/>
          <w:color w:val="000000"/>
          <w:sz w:val="22"/>
          <w:szCs w:val="22"/>
          <w:lang w:val="en-GB"/>
        </w:rPr>
        <w:t>:</w:t>
      </w:r>
    </w:p>
    <w:p w14:paraId="1E7AA65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httplib = </w:t>
      </w:r>
      <w:r w:rsidRPr="0020749A">
        <w:rPr>
          <w:rFonts w:ascii="Menlo Regular" w:hAnsi="Menlo Regular" w:cs="Menlo Regular"/>
          <w:color w:val="1C00CF"/>
          <w:sz w:val="22"/>
          <w:szCs w:val="22"/>
          <w:lang w:val="en-GB"/>
        </w:rPr>
        <w:t>'wget'</w:t>
      </w:r>
    </w:p>
    <w:p w14:paraId="624B4A1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o == </w:t>
      </w:r>
      <w:r w:rsidRPr="0020749A">
        <w:rPr>
          <w:rFonts w:ascii="Menlo Regular" w:hAnsi="Menlo Regular" w:cs="Menlo Regular"/>
          <w:color w:val="1C00CF"/>
          <w:sz w:val="22"/>
          <w:szCs w:val="22"/>
          <w:lang w:val="en-GB"/>
        </w:rPr>
        <w:t>'-c'</w:t>
      </w:r>
      <w:r w:rsidRPr="0020749A">
        <w:rPr>
          <w:rFonts w:ascii="Menlo Regular" w:hAnsi="Menlo Regular" w:cs="Menlo Regular"/>
          <w:color w:val="000000"/>
          <w:sz w:val="22"/>
          <w:szCs w:val="22"/>
          <w:lang w:val="en-GB"/>
        </w:rPr>
        <w:t>:</w:t>
      </w:r>
    </w:p>
    <w:p w14:paraId="7D65437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threads = int(a)</w:t>
      </w:r>
    </w:p>
    <w:p w14:paraId="30D93B0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o == </w:t>
      </w:r>
      <w:r w:rsidRPr="0020749A">
        <w:rPr>
          <w:rFonts w:ascii="Menlo Regular" w:hAnsi="Menlo Regular" w:cs="Menlo Regular"/>
          <w:color w:val="1C00CF"/>
          <w:sz w:val="22"/>
          <w:szCs w:val="22"/>
          <w:lang w:val="en-GB"/>
        </w:rPr>
        <w:t>'-l'</w:t>
      </w:r>
      <w:r w:rsidRPr="0020749A">
        <w:rPr>
          <w:rFonts w:ascii="Menlo Regular" w:hAnsi="Menlo Regular" w:cs="Menlo Regular"/>
          <w:color w:val="000000"/>
          <w:sz w:val="22"/>
          <w:szCs w:val="22"/>
          <w:lang w:val="en-GB"/>
        </w:rPr>
        <w:t>:</w:t>
      </w:r>
    </w:p>
    <w:p w14:paraId="18B9D0C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hash_level = int(a)</w:t>
      </w:r>
    </w:p>
    <w:p w14:paraId="2B8A872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o == </w:t>
      </w:r>
      <w:r w:rsidRPr="0020749A">
        <w:rPr>
          <w:rFonts w:ascii="Menlo Regular" w:hAnsi="Menlo Regular" w:cs="Menlo Regular"/>
          <w:color w:val="1C00CF"/>
          <w:sz w:val="22"/>
          <w:szCs w:val="22"/>
          <w:lang w:val="en-GB"/>
        </w:rPr>
        <w:t>'-N'</w:t>
      </w:r>
      <w:r w:rsidRPr="0020749A">
        <w:rPr>
          <w:rFonts w:ascii="Menlo Regular" w:hAnsi="Menlo Regular" w:cs="Menlo Regular"/>
          <w:color w:val="000000"/>
          <w:sz w:val="22"/>
          <w:szCs w:val="22"/>
          <w:lang w:val="en-GB"/>
        </w:rPr>
        <w:t>:</w:t>
      </w:r>
    </w:p>
    <w:p w14:paraId="7C70CE5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dryrun = True</w:t>
      </w:r>
    </w:p>
    <w:p w14:paraId="0EA8EF9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o == </w:t>
      </w:r>
      <w:r w:rsidRPr="0020749A">
        <w:rPr>
          <w:rFonts w:ascii="Menlo Regular" w:hAnsi="Menlo Regular" w:cs="Menlo Regular"/>
          <w:color w:val="1C00CF"/>
          <w:sz w:val="22"/>
          <w:szCs w:val="22"/>
          <w:lang w:val="en-GB"/>
        </w:rPr>
        <w:t>'-v'</w:t>
      </w:r>
      <w:r w:rsidRPr="0020749A">
        <w:rPr>
          <w:rFonts w:ascii="Menlo Regular" w:hAnsi="Menlo Regular" w:cs="Menlo Regular"/>
          <w:color w:val="000000"/>
          <w:sz w:val="22"/>
          <w:szCs w:val="22"/>
          <w:lang w:val="en-GB"/>
        </w:rPr>
        <w:t>:</w:t>
      </w:r>
    </w:p>
    <w:p w14:paraId="01FD5EB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verbose = True</w:t>
      </w:r>
    </w:p>
    <w:p w14:paraId="7028201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4E63413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Check that we have a user id specified</w:t>
      </w:r>
    </w:p>
    <w:p w14:paraId="50C989F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5EBE77E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flickrUserId == </w:t>
      </w:r>
      <w:r w:rsidRPr="0020749A">
        <w:rPr>
          <w:rFonts w:ascii="Menlo Regular" w:hAnsi="Menlo Regular" w:cs="Menlo Regular"/>
          <w:color w:val="AA0D91"/>
          <w:sz w:val="22"/>
          <w:szCs w:val="22"/>
          <w:lang w:val="en-GB"/>
        </w:rPr>
        <w:t>None</w:t>
      </w:r>
      <w:r w:rsidRPr="0020749A">
        <w:rPr>
          <w:rFonts w:ascii="Menlo Regular" w:hAnsi="Menlo Regular" w:cs="Menlo Regular"/>
          <w:color w:val="000000"/>
          <w:sz w:val="22"/>
          <w:szCs w:val="22"/>
          <w:lang w:val="en-GB"/>
        </w:rPr>
        <w:t>:</w:t>
      </w:r>
    </w:p>
    <w:p w14:paraId="4C0BF64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'You need to specify a Flickr Id'</w:t>
      </w:r>
    </w:p>
    <w:p w14:paraId="01F49FB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sys.exit(</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w:t>
      </w:r>
    </w:p>
    <w:p w14:paraId="20A0351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D2114F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Check that the target directory exists</w:t>
      </w:r>
    </w:p>
    <w:p w14:paraId="392D0F6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0B4E8E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not</w:t>
      </w:r>
      <w:r w:rsidRPr="0020749A">
        <w:rPr>
          <w:rFonts w:ascii="Menlo Regular" w:hAnsi="Menlo Regular" w:cs="Menlo Regular"/>
          <w:color w:val="000000"/>
          <w:sz w:val="22"/>
          <w:szCs w:val="22"/>
          <w:lang w:val="en-GB"/>
        </w:rPr>
        <w:t xml:space="preserve"> os.path.isdir(target):</w:t>
      </w:r>
    </w:p>
    <w:p w14:paraId="0758349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target + </w:t>
      </w:r>
      <w:r w:rsidRPr="0020749A">
        <w:rPr>
          <w:rFonts w:ascii="Menlo Regular" w:hAnsi="Menlo Regular" w:cs="Menlo Regular"/>
          <w:color w:val="1C00CF"/>
          <w:sz w:val="22"/>
          <w:szCs w:val="22"/>
          <w:lang w:val="en-GB"/>
        </w:rPr>
        <w:t>' is not a directory; please fix that.'</w:t>
      </w:r>
    </w:p>
    <w:p w14:paraId="5DE59D8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sys.exit(</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w:t>
      </w:r>
    </w:p>
    <w:p w14:paraId="4CD931B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4355F68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offlickr = Offlickr(</w:t>
      </w:r>
    </w:p>
    <w:p w14:paraId="53DE7A5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flickrAPIKey,</w:t>
      </w:r>
    </w:p>
    <w:p w14:paraId="190866C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flickrSecret,</w:t>
      </w:r>
    </w:p>
    <w:p w14:paraId="725A92F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flickrUserId,</w:t>
      </w:r>
    </w:p>
    <w:p w14:paraId="17C5D97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httplib,</w:t>
      </w:r>
    </w:p>
    <w:p w14:paraId="1C337C5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dryrun,</w:t>
      </w:r>
    </w:p>
    <w:p w14:paraId="7E353F6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verbose,</w:t>
      </w:r>
    </w:p>
    <w:p w14:paraId="5BCF89D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43E9164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6008EC6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photosets:</w:t>
      </w:r>
    </w:p>
    <w:p w14:paraId="5161E4E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backupPhotosets(offlickr, target, hash_level)</w:t>
      </w:r>
    </w:p>
    <w:p w14:paraId="3396BE8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elif</w:t>
      </w:r>
      <w:r w:rsidRPr="0020749A">
        <w:rPr>
          <w:rFonts w:ascii="Menlo Regular" w:hAnsi="Menlo Regular" w:cs="Menlo Regular"/>
          <w:color w:val="000000"/>
          <w:sz w:val="22"/>
          <w:szCs w:val="22"/>
          <w:lang w:val="en-GB"/>
        </w:rPr>
        <w:t xml:space="preserve"> photoLocations:</w:t>
      </w:r>
    </w:p>
    <w:p w14:paraId="3917B6E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backupLocation(</w:t>
      </w:r>
    </w:p>
    <w:p w14:paraId="5DD18E4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threads,</w:t>
      </w:r>
    </w:p>
    <w:p w14:paraId="4B4CB82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offlickr,</w:t>
      </w:r>
    </w:p>
    <w:p w14:paraId="5942638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target,</w:t>
      </w:r>
    </w:p>
    <w:p w14:paraId="62F0E8F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hash_level,</w:t>
      </w:r>
    </w:p>
    <w:p w14:paraId="4F262B0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dateLo,</w:t>
      </w:r>
    </w:p>
    <w:p w14:paraId="064DFA4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dateHi,</w:t>
      </w:r>
    </w:p>
    <w:p w14:paraId="7887088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doNotRedownload,</w:t>
      </w:r>
    </w:p>
    <w:p w14:paraId="6F5EE64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26B422E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else</w:t>
      </w:r>
      <w:r w:rsidRPr="0020749A">
        <w:rPr>
          <w:rFonts w:ascii="Menlo Regular" w:hAnsi="Menlo Regular" w:cs="Menlo Regular"/>
          <w:color w:val="000000"/>
          <w:sz w:val="22"/>
          <w:szCs w:val="22"/>
          <w:lang w:val="en-GB"/>
        </w:rPr>
        <w:t>:</w:t>
      </w:r>
    </w:p>
    <w:p w14:paraId="67ABE94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backupPhotos(</w:t>
      </w:r>
    </w:p>
    <w:p w14:paraId="4921688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threads,</w:t>
      </w:r>
    </w:p>
    <w:p w14:paraId="21B459D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offlickr,</w:t>
      </w:r>
    </w:p>
    <w:p w14:paraId="1EE8440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target,</w:t>
      </w:r>
    </w:p>
    <w:p w14:paraId="4F87C5F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hash_level,</w:t>
      </w:r>
    </w:p>
    <w:p w14:paraId="26C1AE3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dateLo,</w:t>
      </w:r>
    </w:p>
    <w:p w14:paraId="6F45D4B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dateHi,</w:t>
      </w:r>
    </w:p>
    <w:p w14:paraId="64FD5A2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getPhotos,</w:t>
      </w:r>
    </w:p>
    <w:p w14:paraId="66793C1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doNotRedownload,</w:t>
      </w:r>
    </w:p>
    <w:p w14:paraId="54037D6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overwritePhotos,</w:t>
      </w:r>
    </w:p>
    <w:p w14:paraId="24EF791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1206486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615068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FA7C10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lastRenderedPageBreak/>
        <w:t>if</w:t>
      </w:r>
      <w:r w:rsidRPr="0020749A">
        <w:rPr>
          <w:rFonts w:ascii="Menlo Regular" w:hAnsi="Menlo Regular" w:cs="Menlo Regular"/>
          <w:color w:val="000000"/>
          <w:sz w:val="22"/>
          <w:szCs w:val="22"/>
          <w:lang w:val="en-GB"/>
        </w:rPr>
        <w:t xml:space="preserve"> __name__ == </w:t>
      </w:r>
      <w:r w:rsidRPr="0020749A">
        <w:rPr>
          <w:rFonts w:ascii="Menlo Regular" w:hAnsi="Menlo Regular" w:cs="Menlo Regular"/>
          <w:color w:val="1C00CF"/>
          <w:sz w:val="22"/>
          <w:szCs w:val="22"/>
          <w:lang w:val="en-GB"/>
        </w:rPr>
        <w:t>'__main__'</w:t>
      </w:r>
      <w:r w:rsidRPr="0020749A">
        <w:rPr>
          <w:rFonts w:ascii="Menlo Regular" w:hAnsi="Menlo Regular" w:cs="Menlo Regular"/>
          <w:color w:val="000000"/>
          <w:sz w:val="22"/>
          <w:szCs w:val="22"/>
          <w:lang w:val="en-GB"/>
        </w:rPr>
        <w:t>:</w:t>
      </w:r>
    </w:p>
    <w:p w14:paraId="21A529E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main()</w:t>
      </w:r>
    </w:p>
    <w:p w14:paraId="584515CC" w14:textId="77777777" w:rsidR="00DD32F7" w:rsidRPr="0020749A" w:rsidRDefault="00DD32F7" w:rsidP="00DD32F7">
      <w:pPr>
        <w:rPr>
          <w:lang w:val="en-GB"/>
        </w:rPr>
      </w:pPr>
      <w:r w:rsidRPr="0020749A">
        <w:rPr>
          <w:lang w:val="en-GB"/>
        </w:rPr>
        <w:br w:type="page"/>
      </w:r>
    </w:p>
    <w:p w14:paraId="6D622A9E" w14:textId="77777777" w:rsidR="00DD32F7" w:rsidRPr="0020749A" w:rsidRDefault="00DD32F7" w:rsidP="00DD32F7">
      <w:pPr>
        <w:pStyle w:val="Kop4"/>
        <w:numPr>
          <w:ilvl w:val="2"/>
          <w:numId w:val="1"/>
        </w:numPr>
        <w:rPr>
          <w:lang w:val="en-GB"/>
        </w:rPr>
      </w:pPr>
      <w:bookmarkStart w:id="121" w:name="_Toc260914295"/>
      <w:r w:rsidRPr="0020749A">
        <w:rPr>
          <w:lang w:val="en-GB"/>
        </w:rPr>
        <w:lastRenderedPageBreak/>
        <w:t>get_tags.py</w:t>
      </w:r>
      <w:bookmarkEnd w:id="121"/>
    </w:p>
    <w:p w14:paraId="6A09E4BC" w14:textId="77777777" w:rsidR="00DD32F7" w:rsidRPr="0020749A" w:rsidRDefault="00DD32F7" w:rsidP="00DD32F7">
      <w:pPr>
        <w:rPr>
          <w:lang w:val="en-GB"/>
        </w:rPr>
      </w:pPr>
    </w:p>
    <w:p w14:paraId="1898EB8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import</w:t>
      </w:r>
      <w:r w:rsidRPr="0020749A">
        <w:rPr>
          <w:rFonts w:ascii="Menlo Regular" w:hAnsi="Menlo Regular" w:cs="Menlo Regular"/>
          <w:color w:val="000000"/>
          <w:sz w:val="22"/>
          <w:szCs w:val="22"/>
          <w:lang w:val="en-GB"/>
        </w:rPr>
        <w:t xml:space="preserve"> os</w:t>
      </w:r>
    </w:p>
    <w:p w14:paraId="3D90246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5DD09FF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#Open a in read mode</w:t>
      </w:r>
    </w:p>
    <w:p w14:paraId="2796855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files = open(</w:t>
      </w:r>
      <w:r w:rsidRPr="0020749A">
        <w:rPr>
          <w:rFonts w:ascii="Menlo Regular" w:hAnsi="Menlo Regular" w:cs="Menlo Regular"/>
          <w:color w:val="C41A16"/>
          <w:sz w:val="22"/>
          <w:szCs w:val="22"/>
          <w:lang w:val="en-GB"/>
        </w:rPr>
        <w:t>"a"</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'r'</w:t>
      </w:r>
      <w:r w:rsidRPr="0020749A">
        <w:rPr>
          <w:rFonts w:ascii="Menlo Regular" w:hAnsi="Menlo Regular" w:cs="Menlo Regular"/>
          <w:color w:val="000000"/>
          <w:sz w:val="22"/>
          <w:szCs w:val="22"/>
          <w:lang w:val="en-GB"/>
        </w:rPr>
        <w:t>)</w:t>
      </w:r>
    </w:p>
    <w:p w14:paraId="5485A7E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6863DB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#Create a list of all the xml files</w:t>
      </w:r>
    </w:p>
    <w:p w14:paraId="06F9E98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infiles = files.readlines()</w:t>
      </w:r>
    </w:p>
    <w:p w14:paraId="3C7F957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0594BD8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#Close and remove the temporary file</w:t>
      </w:r>
    </w:p>
    <w:p w14:paraId="3637EE1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files.close()</w:t>
      </w:r>
    </w:p>
    <w:p w14:paraId="1AB4A59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#Loop through the list</w:t>
      </w:r>
    </w:p>
    <w:p w14:paraId="1F42750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x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infiles:</w:t>
      </w:r>
    </w:p>
    <w:p w14:paraId="538FF36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#Remove all enters at the back of the filename</w:t>
      </w:r>
    </w:p>
    <w:p w14:paraId="5479347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infile = x.strip()</w:t>
      </w:r>
    </w:p>
    <w:p w14:paraId="48DEC41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#Get the picture id, to save the tags with the same number as the picture</w:t>
      </w:r>
    </w:p>
    <w:p w14:paraId="2514D6A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#Example the name of the meta file is 123456789.xml so the id is 123456789</w:t>
      </w:r>
    </w:p>
    <w:p w14:paraId="2B7AD48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number = infile.split(</w:t>
      </w:r>
      <w:r w:rsidRPr="0020749A">
        <w:rPr>
          <w:rFonts w:ascii="Menlo Regular" w:hAnsi="Menlo Regular" w:cs="Menlo Regular"/>
          <w:color w:val="C41A16"/>
          <w:sz w:val="22"/>
          <w:szCs w:val="22"/>
          <w:lang w:val="en-GB"/>
        </w:rPr>
        <w:t>"."</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p>
    <w:p w14:paraId="22370F9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#Print a message</w:t>
      </w:r>
    </w:p>
    <w:p w14:paraId="355CD1B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"Collecting the tags of file %s"</w:t>
      </w:r>
      <w:r w:rsidRPr="0020749A">
        <w:rPr>
          <w:rFonts w:ascii="Menlo Regular" w:hAnsi="Menlo Regular" w:cs="Menlo Regular"/>
          <w:color w:val="000000"/>
          <w:sz w:val="22"/>
          <w:szCs w:val="22"/>
          <w:lang w:val="en-GB"/>
        </w:rPr>
        <w:t>%(infile)</w:t>
      </w:r>
    </w:p>
    <w:p w14:paraId="44E6417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#Open the meta data file in read mode</w:t>
      </w:r>
    </w:p>
    <w:p w14:paraId="506AEA0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open_file = open(infile, </w:t>
      </w:r>
      <w:r w:rsidRPr="0020749A">
        <w:rPr>
          <w:rFonts w:ascii="Menlo Regular" w:hAnsi="Menlo Regular" w:cs="Menlo Regular"/>
          <w:color w:val="1C00CF"/>
          <w:sz w:val="22"/>
          <w:szCs w:val="22"/>
          <w:lang w:val="en-GB"/>
        </w:rPr>
        <w:t>'r'</w:t>
      </w:r>
      <w:r w:rsidRPr="0020749A">
        <w:rPr>
          <w:rFonts w:ascii="Menlo Regular" w:hAnsi="Menlo Regular" w:cs="Menlo Regular"/>
          <w:color w:val="000000"/>
          <w:sz w:val="22"/>
          <w:szCs w:val="22"/>
          <w:lang w:val="en-GB"/>
        </w:rPr>
        <w:t>)</w:t>
      </w:r>
    </w:p>
    <w:p w14:paraId="30A08F9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#Make a list of the meta data</w:t>
      </w:r>
    </w:p>
    <w:p w14:paraId="1AB1828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read_file = open_file.readlines()</w:t>
      </w:r>
    </w:p>
    <w:p w14:paraId="26E9336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#Try to find the tags</w:t>
      </w:r>
    </w:p>
    <w:p w14:paraId="5B65153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try</w:t>
      </w:r>
      <w:r w:rsidRPr="0020749A">
        <w:rPr>
          <w:rFonts w:ascii="Menlo Regular" w:hAnsi="Menlo Regular" w:cs="Menlo Regular"/>
          <w:color w:val="000000"/>
          <w:sz w:val="22"/>
          <w:szCs w:val="22"/>
          <w:lang w:val="en-GB"/>
        </w:rPr>
        <w:t>:</w:t>
      </w:r>
    </w:p>
    <w:p w14:paraId="4FEC887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'''One line befor the first tag you can find "/t&lt;tags&gt;\n"</w:t>
      </w:r>
    </w:p>
    <w:p w14:paraId="403B5B9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C41A16"/>
          <w:sz w:val="22"/>
          <w:szCs w:val="22"/>
          <w:lang w:val="en-GB"/>
        </w:rPr>
        <w:t>So the first tag will be the index of "/t&lt;tags&gt;\n" +1'''</w:t>
      </w:r>
    </w:p>
    <w:p w14:paraId="4035E2C9"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#Get the index of the first tag</w:t>
      </w:r>
    </w:p>
    <w:p w14:paraId="6E4A099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start = read_file.index(</w:t>
      </w:r>
      <w:r w:rsidRPr="0020749A">
        <w:rPr>
          <w:rFonts w:ascii="Menlo Regular" w:hAnsi="Menlo Regular" w:cs="Menlo Regular"/>
          <w:color w:val="C41A16"/>
          <w:sz w:val="22"/>
          <w:szCs w:val="22"/>
          <w:lang w:val="en-GB"/>
        </w:rPr>
        <w:t>"\t&lt;tags&gt;\n"</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+1</w:t>
      </w:r>
    </w:p>
    <w:p w14:paraId="295DE3A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'''One line after the last tag you can find "\t&lt;/tags&gt;\n"</w:t>
      </w:r>
    </w:p>
    <w:p w14:paraId="11F27D5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GB"/>
        </w:rPr>
      </w:pPr>
      <w:r w:rsidRPr="0020749A">
        <w:rPr>
          <w:rFonts w:ascii="Menlo Regular" w:hAnsi="Menlo Regular" w:cs="Menlo Regular"/>
          <w:color w:val="C41A16"/>
          <w:sz w:val="22"/>
          <w:szCs w:val="22"/>
          <w:lang w:val="en-GB"/>
        </w:rPr>
        <w:t>So the last tag will be the index of "/t&lt;/tags&gt;\n" -1. Since a for-loop</w:t>
      </w:r>
    </w:p>
    <w:p w14:paraId="1EBE607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C41A16"/>
          <w:sz w:val="22"/>
          <w:szCs w:val="22"/>
          <w:lang w:val="en-GB"/>
        </w:rPr>
        <w:t>loops from start to end, EXCLUDING the end, you use the index of "/t&lt;/tags&gt;\n"'''</w:t>
      </w:r>
    </w:p>
    <w:p w14:paraId="0888BA5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#Get the index of the end of the tags</w:t>
      </w:r>
    </w:p>
    <w:p w14:paraId="006132B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end = read_file.index(</w:t>
      </w:r>
      <w:r w:rsidRPr="0020749A">
        <w:rPr>
          <w:rFonts w:ascii="Menlo Regular" w:hAnsi="Menlo Regular" w:cs="Menlo Regular"/>
          <w:color w:val="C41A16"/>
          <w:sz w:val="22"/>
          <w:szCs w:val="22"/>
          <w:lang w:val="en-GB"/>
        </w:rPr>
        <w:t>"\t&lt;/tags&gt;\n"</w:t>
      </w:r>
      <w:r w:rsidRPr="0020749A">
        <w:rPr>
          <w:rFonts w:ascii="Menlo Regular" w:hAnsi="Menlo Regular" w:cs="Menlo Regular"/>
          <w:color w:val="000000"/>
          <w:sz w:val="22"/>
          <w:szCs w:val="22"/>
          <w:lang w:val="en-GB"/>
        </w:rPr>
        <w:t>)</w:t>
      </w:r>
    </w:p>
    <w:p w14:paraId="2BE23B5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#Get the original name of the picture</w:t>
      </w:r>
    </w:p>
    <w:p w14:paraId="210A60CE"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title = read_file[</w:t>
      </w:r>
      <w:r w:rsidRPr="0020749A">
        <w:rPr>
          <w:rFonts w:ascii="Menlo Regular" w:hAnsi="Menlo Regular" w:cs="Menlo Regular"/>
          <w:color w:val="1C00CF"/>
          <w:sz w:val="22"/>
          <w:szCs w:val="22"/>
          <w:lang w:val="en-GB"/>
        </w:rPr>
        <w:t>2</w:t>
      </w:r>
      <w:r w:rsidRPr="0020749A">
        <w:rPr>
          <w:rFonts w:ascii="Menlo Regular" w:hAnsi="Menlo Regular" w:cs="Menlo Regular"/>
          <w:color w:val="000000"/>
          <w:sz w:val="22"/>
          <w:szCs w:val="22"/>
          <w:lang w:val="en-GB"/>
        </w:rPr>
        <w:t>].split(</w:t>
      </w:r>
      <w:r w:rsidRPr="0020749A">
        <w:rPr>
          <w:rFonts w:ascii="Menlo Regular" w:hAnsi="Menlo Regular" w:cs="Menlo Regular"/>
          <w:color w:val="C41A16"/>
          <w:sz w:val="22"/>
          <w:szCs w:val="22"/>
          <w:lang w:val="en-GB"/>
        </w:rPr>
        <w:t>"&gt;"</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].split(</w:t>
      </w:r>
      <w:r w:rsidRPr="0020749A">
        <w:rPr>
          <w:rFonts w:ascii="Menlo Regular" w:hAnsi="Menlo Regular" w:cs="Menlo Regular"/>
          <w:color w:val="C41A16"/>
          <w:sz w:val="22"/>
          <w:szCs w:val="22"/>
          <w:lang w:val="en-GB"/>
        </w:rPr>
        <w:t>"&lt;"</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p>
    <w:p w14:paraId="2630808D"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#print title</w:t>
      </w:r>
    </w:p>
    <w:p w14:paraId="2DC0602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#Save the output name (using the id of the picture)</w:t>
      </w:r>
    </w:p>
    <w:p w14:paraId="4835F4E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out_name = </w:t>
      </w:r>
      <w:r w:rsidRPr="0020749A">
        <w:rPr>
          <w:rFonts w:ascii="Menlo Regular" w:hAnsi="Menlo Regular" w:cs="Menlo Regular"/>
          <w:color w:val="C41A16"/>
          <w:sz w:val="22"/>
          <w:szCs w:val="22"/>
          <w:lang w:val="en-GB"/>
        </w:rPr>
        <w:t>"%s_tags.txt"</w:t>
      </w:r>
      <w:r w:rsidRPr="0020749A">
        <w:rPr>
          <w:rFonts w:ascii="Menlo Regular" w:hAnsi="Menlo Regular" w:cs="Menlo Regular"/>
          <w:color w:val="000000"/>
          <w:sz w:val="22"/>
          <w:szCs w:val="22"/>
          <w:lang w:val="en-GB"/>
        </w:rPr>
        <w:t>%(number)</w:t>
      </w:r>
    </w:p>
    <w:p w14:paraId="59017DB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#Open the output file in write mode</w:t>
      </w:r>
    </w:p>
    <w:p w14:paraId="293FAA1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output = open(out_name, </w:t>
      </w:r>
      <w:r w:rsidRPr="0020749A">
        <w:rPr>
          <w:rFonts w:ascii="Menlo Regular" w:hAnsi="Menlo Regular" w:cs="Menlo Regular"/>
          <w:color w:val="1C00CF"/>
          <w:sz w:val="22"/>
          <w:szCs w:val="22"/>
          <w:lang w:val="en-GB"/>
        </w:rPr>
        <w:t>'w'</w:t>
      </w:r>
      <w:r w:rsidRPr="0020749A">
        <w:rPr>
          <w:rFonts w:ascii="Menlo Regular" w:hAnsi="Menlo Regular" w:cs="Menlo Regular"/>
          <w:color w:val="000000"/>
          <w:sz w:val="22"/>
          <w:szCs w:val="22"/>
          <w:lang w:val="en-GB"/>
        </w:rPr>
        <w:t>)</w:t>
      </w:r>
    </w:p>
    <w:p w14:paraId="0A6E314B"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"The tags will be saved in %s"</w:t>
      </w:r>
      <w:r w:rsidRPr="0020749A">
        <w:rPr>
          <w:rFonts w:ascii="Menlo Regular" w:hAnsi="Menlo Regular" w:cs="Menlo Regular"/>
          <w:color w:val="000000"/>
          <w:sz w:val="22"/>
          <w:szCs w:val="22"/>
          <w:lang w:val="en-GB"/>
        </w:rPr>
        <w:t>%(out_name)</w:t>
      </w:r>
    </w:p>
    <w:p w14:paraId="4065CF6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#Write the name of the picture and a white line to the output file</w:t>
      </w:r>
    </w:p>
    <w:p w14:paraId="1CD2955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#The title will always be the first line of the output file</w:t>
      </w:r>
    </w:p>
    <w:p w14:paraId="55B8B65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output.write(</w:t>
      </w:r>
      <w:r w:rsidRPr="0020749A">
        <w:rPr>
          <w:rFonts w:ascii="Menlo Regular" w:hAnsi="Menlo Regular" w:cs="Menlo Regular"/>
          <w:color w:val="C41A16"/>
          <w:sz w:val="22"/>
          <w:szCs w:val="22"/>
          <w:lang w:val="en-GB"/>
        </w:rPr>
        <w:t>"%s\n\n"</w:t>
      </w:r>
      <w:r w:rsidRPr="0020749A">
        <w:rPr>
          <w:rFonts w:ascii="Menlo Regular" w:hAnsi="Menlo Regular" w:cs="Menlo Regular"/>
          <w:color w:val="000000"/>
          <w:sz w:val="22"/>
          <w:szCs w:val="22"/>
          <w:lang w:val="en-GB"/>
        </w:rPr>
        <w:t>%(title))</w:t>
      </w:r>
    </w:p>
    <w:p w14:paraId="2A37681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#Loop through the tags</w:t>
      </w:r>
    </w:p>
    <w:p w14:paraId="2AA02CD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y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range(start, end):</w:t>
      </w:r>
    </w:p>
    <w:p w14:paraId="5DE42331"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 xml:space="preserve">            </w:t>
      </w:r>
      <w:r w:rsidRPr="0020749A">
        <w:rPr>
          <w:rFonts w:ascii="Menlo Regular" w:hAnsi="Menlo Regular" w:cs="Menlo Regular"/>
          <w:color w:val="007400"/>
          <w:sz w:val="22"/>
          <w:szCs w:val="22"/>
          <w:lang w:val="en-GB"/>
        </w:rPr>
        <w:t>#print read_file[y].strip().split(" ")[3].split('"')[1]</w:t>
      </w:r>
    </w:p>
    <w:p w14:paraId="142703C4"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#Write the text between &lt;tag&gt; and &lt;/tag&gt; to the output file</w:t>
      </w:r>
    </w:p>
    <w:p w14:paraId="37C83E6F"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output.write(read_file[y].strip().split(</w:t>
      </w:r>
      <w:r w:rsidRPr="0020749A">
        <w:rPr>
          <w:rFonts w:ascii="Menlo Regular" w:hAnsi="Menlo Regular" w:cs="Menlo Regular"/>
          <w:color w:val="C41A16"/>
          <w:sz w:val="22"/>
          <w:szCs w:val="22"/>
          <w:lang w:val="en-GB"/>
        </w:rPr>
        <w:t>" "</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3</w:t>
      </w:r>
      <w:r w:rsidRPr="0020749A">
        <w:rPr>
          <w:rFonts w:ascii="Menlo Regular" w:hAnsi="Menlo Regular" w:cs="Menlo Regular"/>
          <w:color w:val="000000"/>
          <w:sz w:val="22"/>
          <w:szCs w:val="22"/>
          <w:lang w:val="en-GB"/>
        </w:rPr>
        <w:t>].split(</w:t>
      </w:r>
      <w:r w:rsidRPr="0020749A">
        <w:rPr>
          <w:rFonts w:ascii="Menlo Regular" w:hAnsi="Menlo Regular" w:cs="Menlo Regular"/>
          <w:color w:val="1C00CF"/>
          <w:sz w:val="22"/>
          <w:szCs w:val="22"/>
          <w:lang w:val="en-GB"/>
        </w:rPr>
        <w:t>'"'</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w:t>
      </w:r>
    </w:p>
    <w:p w14:paraId="18100610"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#Write an enter to the output file</w:t>
      </w:r>
    </w:p>
    <w:p w14:paraId="39C55035"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output.write(</w:t>
      </w:r>
      <w:r w:rsidRPr="0020749A">
        <w:rPr>
          <w:rFonts w:ascii="Menlo Regular" w:hAnsi="Menlo Regular" w:cs="Menlo Regular"/>
          <w:color w:val="C41A16"/>
          <w:sz w:val="22"/>
          <w:szCs w:val="22"/>
          <w:lang w:val="en-GB"/>
        </w:rPr>
        <w:t>"\n"</w:t>
      </w:r>
      <w:r w:rsidRPr="0020749A">
        <w:rPr>
          <w:rFonts w:ascii="Menlo Regular" w:hAnsi="Menlo Regular" w:cs="Menlo Regular"/>
          <w:color w:val="000000"/>
          <w:sz w:val="22"/>
          <w:szCs w:val="22"/>
          <w:lang w:val="en-GB"/>
        </w:rPr>
        <w:t>)</w:t>
      </w:r>
    </w:p>
    <w:p w14:paraId="61A2C42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#When the loop ends, close the output file</w:t>
      </w:r>
    </w:p>
    <w:p w14:paraId="3C4C60F7"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output.close()</w:t>
      </w:r>
    </w:p>
    <w:p w14:paraId="5930B82C"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'''If there are no tags, a ValueError arise. Except this Error and print</w:t>
      </w:r>
    </w:p>
    <w:p w14:paraId="3D166506"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C41A16"/>
          <w:sz w:val="22"/>
          <w:szCs w:val="22"/>
          <w:lang w:val="en-GB"/>
        </w:rPr>
        <w:t>a message that the file has no tags'''</w:t>
      </w:r>
    </w:p>
    <w:p w14:paraId="1F2E666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except</w:t>
      </w:r>
      <w:r w:rsidRPr="0020749A">
        <w:rPr>
          <w:rFonts w:ascii="Menlo Regular" w:hAnsi="Menlo Regular" w:cs="Menlo Regular"/>
          <w:color w:val="000000"/>
          <w:sz w:val="22"/>
          <w:szCs w:val="22"/>
          <w:lang w:val="en-GB"/>
        </w:rPr>
        <w:t xml:space="preserve"> ValueError:</w:t>
      </w:r>
    </w:p>
    <w:p w14:paraId="521A70DA"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print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"%s has no tags"</w:t>
      </w:r>
      <w:r w:rsidRPr="0020749A">
        <w:rPr>
          <w:rFonts w:ascii="Menlo Regular" w:hAnsi="Menlo Regular" w:cs="Menlo Regular"/>
          <w:color w:val="000000"/>
          <w:sz w:val="22"/>
          <w:szCs w:val="22"/>
          <w:lang w:val="en-GB"/>
        </w:rPr>
        <w:t>%(infile)</w:t>
      </w:r>
    </w:p>
    <w:p w14:paraId="5B683E53"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#Close the output file</w:t>
      </w:r>
    </w:p>
    <w:p w14:paraId="492BDBE8"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open_file.close()</w:t>
      </w:r>
    </w:p>
    <w:p w14:paraId="32A02062" w14:textId="77777777" w:rsidR="00DD32F7" w:rsidRPr="0020749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#break</w:t>
      </w:r>
      <w:r w:rsidRPr="0020749A">
        <w:rPr>
          <w:rFonts w:ascii="Menlo Regular" w:hAnsi="Menlo Regular" w:cs="Menlo Regular"/>
          <w:color w:val="000000"/>
          <w:sz w:val="22"/>
          <w:szCs w:val="22"/>
          <w:lang w:val="en-GB"/>
        </w:rPr>
        <w:br w:type="page"/>
      </w:r>
    </w:p>
    <w:p w14:paraId="2DA6782C" w14:textId="665CE93A" w:rsidR="00715FE2" w:rsidRPr="0020749A" w:rsidRDefault="00715FE2" w:rsidP="00715FE2">
      <w:pPr>
        <w:pStyle w:val="Kop4"/>
        <w:numPr>
          <w:ilvl w:val="2"/>
          <w:numId w:val="1"/>
        </w:numPr>
        <w:rPr>
          <w:lang w:val="en-GB"/>
        </w:rPr>
      </w:pPr>
      <w:bookmarkStart w:id="122" w:name="_Toc260914296"/>
      <w:r w:rsidRPr="0020749A">
        <w:rPr>
          <w:lang w:val="en-GB"/>
        </w:rPr>
        <w:lastRenderedPageBreak/>
        <w:t>add_columns.py</w:t>
      </w:r>
      <w:bookmarkEnd w:id="122"/>
    </w:p>
    <w:p w14:paraId="2741A43B"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import</w:t>
      </w:r>
      <w:r w:rsidRPr="0020749A">
        <w:rPr>
          <w:rFonts w:ascii="Menlo Regular" w:hAnsi="Menlo Regular" w:cs="Menlo Regular"/>
          <w:color w:val="000000"/>
          <w:sz w:val="22"/>
          <w:szCs w:val="22"/>
          <w:lang w:val="en-GB"/>
        </w:rPr>
        <w:t xml:space="preserve"> os</w:t>
      </w:r>
    </w:p>
    <w:p w14:paraId="1C46226F"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p>
    <w:p w14:paraId="49A3BC3D"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#Collect all tsv files and save the names in files.txt</w:t>
      </w:r>
    </w:p>
    <w:p w14:paraId="297947AE"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os.system(</w:t>
      </w:r>
      <w:r w:rsidRPr="0020749A">
        <w:rPr>
          <w:rFonts w:ascii="Menlo Regular" w:hAnsi="Menlo Regular" w:cs="Menlo Regular"/>
          <w:color w:val="C41A16"/>
          <w:sz w:val="22"/>
          <w:szCs w:val="22"/>
          <w:lang w:val="en-GB"/>
        </w:rPr>
        <w:t>"ls | egrep '.tsv' &gt; files.txt"</w:t>
      </w:r>
      <w:r w:rsidRPr="0020749A">
        <w:rPr>
          <w:rFonts w:ascii="Menlo Regular" w:hAnsi="Menlo Regular" w:cs="Menlo Regular"/>
          <w:color w:val="000000"/>
          <w:sz w:val="22"/>
          <w:szCs w:val="22"/>
          <w:lang w:val="en-GB"/>
        </w:rPr>
        <w:t>)</w:t>
      </w:r>
    </w:p>
    <w:p w14:paraId="2CBF97AF"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p>
    <w:p w14:paraId="4D2AD443"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#Read the names of the tsv files and save them as a list in python</w:t>
      </w:r>
    </w:p>
    <w:p w14:paraId="7F1DF750"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files = open(</w:t>
      </w:r>
      <w:r w:rsidRPr="0020749A">
        <w:rPr>
          <w:rFonts w:ascii="Menlo Regular" w:hAnsi="Menlo Regular" w:cs="Menlo Regular"/>
          <w:color w:val="C41A16"/>
          <w:sz w:val="22"/>
          <w:szCs w:val="22"/>
          <w:lang w:val="en-GB"/>
        </w:rPr>
        <w:t>"files.txt"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'r'</w:t>
      </w:r>
      <w:r w:rsidRPr="0020749A">
        <w:rPr>
          <w:rFonts w:ascii="Menlo Regular" w:hAnsi="Menlo Regular" w:cs="Menlo Regular"/>
          <w:color w:val="000000"/>
          <w:sz w:val="22"/>
          <w:szCs w:val="22"/>
          <w:lang w:val="en-GB"/>
        </w:rPr>
        <w:t>).readlines()</w:t>
      </w:r>
    </w:p>
    <w:p w14:paraId="3BA5A442"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p>
    <w:p w14:paraId="5C9B5CE7"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#Create variables</w:t>
      </w:r>
    </w:p>
    <w:p w14:paraId="4F47FD75"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number = len(files)</w:t>
      </w:r>
    </w:p>
    <w:p w14:paraId="17D34ECB"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header = []</w:t>
      </w:r>
    </w:p>
    <w:p w14:paraId="20827AB2"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out = []</w:t>
      </w:r>
    </w:p>
    <w:p w14:paraId="48A9B3F0"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counter = </w:t>
      </w:r>
      <w:r w:rsidRPr="0020749A">
        <w:rPr>
          <w:rFonts w:ascii="Menlo Regular" w:hAnsi="Menlo Regular" w:cs="Menlo Regular"/>
          <w:color w:val="1C00CF"/>
          <w:sz w:val="22"/>
          <w:szCs w:val="22"/>
          <w:lang w:val="en-GB"/>
        </w:rPr>
        <w:t>0</w:t>
      </w:r>
    </w:p>
    <w:p w14:paraId="3168DDA6"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maxi = </w:t>
      </w:r>
      <w:r w:rsidRPr="0020749A">
        <w:rPr>
          <w:rFonts w:ascii="Menlo Regular" w:hAnsi="Menlo Regular" w:cs="Menlo Regular"/>
          <w:color w:val="1C00CF"/>
          <w:sz w:val="22"/>
          <w:szCs w:val="22"/>
          <w:lang w:val="en-GB"/>
        </w:rPr>
        <w:t>0</w:t>
      </w:r>
    </w:p>
    <w:p w14:paraId="1F0BEC85"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#Get the path working directory</w:t>
      </w:r>
    </w:p>
    <w:p w14:paraId="277D5B2C"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path = os.path.dirname(os.path.realpath(</w:t>
      </w:r>
      <w:r w:rsidRPr="0020749A">
        <w:rPr>
          <w:rFonts w:ascii="Menlo Regular" w:hAnsi="Menlo Regular" w:cs="Menlo Regular"/>
          <w:color w:val="C41A16"/>
          <w:sz w:val="22"/>
          <w:szCs w:val="22"/>
          <w:lang w:val="en-GB"/>
        </w:rPr>
        <w:t>"add_columns.py"</w:t>
      </w:r>
      <w:r w:rsidRPr="0020749A">
        <w:rPr>
          <w:rFonts w:ascii="Menlo Regular" w:hAnsi="Menlo Regular" w:cs="Menlo Regular"/>
          <w:color w:val="000000"/>
          <w:sz w:val="22"/>
          <w:szCs w:val="22"/>
          <w:lang w:val="en-GB"/>
        </w:rPr>
        <w:t>))</w:t>
      </w:r>
    </w:p>
    <w:p w14:paraId="0F1F6AF3"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#The output file for the lenght will named as the directory</w:t>
      </w:r>
    </w:p>
    <w:p w14:paraId="43569616"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file = path.split(</w:t>
      </w:r>
      <w:r w:rsidRPr="0020749A">
        <w:rPr>
          <w:rFonts w:ascii="Menlo Regular" w:hAnsi="Menlo Regular" w:cs="Menlo Regular"/>
          <w:color w:val="C41A16"/>
          <w:sz w:val="22"/>
          <w:szCs w:val="22"/>
          <w:lang w:val="en-GB"/>
        </w:rPr>
        <w:t>"/"</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 xml:space="preserve">] + </w:t>
      </w:r>
      <w:r w:rsidRPr="0020749A">
        <w:rPr>
          <w:rFonts w:ascii="Menlo Regular" w:hAnsi="Menlo Regular" w:cs="Menlo Regular"/>
          <w:color w:val="C41A16"/>
          <w:sz w:val="22"/>
          <w:szCs w:val="22"/>
          <w:lang w:val="en-GB"/>
        </w:rPr>
        <w:t>".txt"</w:t>
      </w:r>
    </w:p>
    <w:p w14:paraId="6BC8B177"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lenght = open(file, </w:t>
      </w:r>
      <w:r w:rsidRPr="0020749A">
        <w:rPr>
          <w:rFonts w:ascii="Menlo Regular" w:hAnsi="Menlo Regular" w:cs="Menlo Regular"/>
          <w:color w:val="1C00CF"/>
          <w:sz w:val="22"/>
          <w:szCs w:val="22"/>
          <w:lang w:val="en-GB"/>
        </w:rPr>
        <w:t>'w'</w:t>
      </w:r>
      <w:r w:rsidRPr="0020749A">
        <w:rPr>
          <w:rFonts w:ascii="Menlo Regular" w:hAnsi="Menlo Regular" w:cs="Menlo Regular"/>
          <w:color w:val="000000"/>
          <w:sz w:val="22"/>
          <w:szCs w:val="22"/>
          <w:lang w:val="en-GB"/>
        </w:rPr>
        <w:t>)</w:t>
      </w:r>
    </w:p>
    <w:p w14:paraId="0D4D1C84"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p>
    <w:p w14:paraId="624BB836"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#add information to the output lists</w:t>
      </w:r>
    </w:p>
    <w:p w14:paraId="0DE6DBAB"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q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range(number):</w:t>
      </w:r>
    </w:p>
    <w:p w14:paraId="6C85DFBF"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out.append(</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p>
    <w:p w14:paraId="66E59E2B"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header.append(</w:t>
      </w:r>
      <w:r w:rsidRPr="0020749A">
        <w:rPr>
          <w:rFonts w:ascii="Menlo Regular" w:hAnsi="Menlo Regular" w:cs="Menlo Regular"/>
          <w:color w:val="C41A16"/>
          <w:sz w:val="22"/>
          <w:szCs w:val="22"/>
          <w:lang w:val="en-GB"/>
        </w:rPr>
        <w:t>"C%s"</w:t>
      </w:r>
      <w:r w:rsidRPr="0020749A">
        <w:rPr>
          <w:rFonts w:ascii="Menlo Regular" w:hAnsi="Menlo Regular" w:cs="Menlo Regular"/>
          <w:color w:val="000000"/>
          <w:sz w:val="22"/>
          <w:szCs w:val="22"/>
          <w:lang w:val="en-GB"/>
        </w:rPr>
        <w:t>%(q</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w:t>
      </w:r>
    </w:p>
    <w:p w14:paraId="11F1B429"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p>
    <w:p w14:paraId="009948E3"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#Loop through the list of files</w:t>
      </w:r>
    </w:p>
    <w:p w14:paraId="138DE497"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x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range(number):</w:t>
      </w:r>
    </w:p>
    <w:p w14:paraId="45872A35"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#print "file:", files[x].strip()</w:t>
      </w:r>
    </w:p>
    <w:p w14:paraId="6D6AFED1"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#Create an output file</w:t>
      </w:r>
    </w:p>
    <w:p w14:paraId="3CBE8C11"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y = files[x].strip()</w:t>
      </w:r>
    </w:p>
    <w:p w14:paraId="751030A1"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name = y.split(</w:t>
      </w:r>
      <w:r w:rsidRPr="0020749A">
        <w:rPr>
          <w:rFonts w:ascii="Menlo Regular" w:hAnsi="Menlo Regular" w:cs="Menlo Regular"/>
          <w:color w:val="C41A16"/>
          <w:sz w:val="22"/>
          <w:szCs w:val="22"/>
          <w:lang w:val="en-GB"/>
        </w:rPr>
        <w:t>"."</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 xml:space="preserve">] + </w:t>
      </w:r>
      <w:r w:rsidRPr="0020749A">
        <w:rPr>
          <w:rFonts w:ascii="Menlo Regular" w:hAnsi="Menlo Regular" w:cs="Menlo Regular"/>
          <w:color w:val="C41A16"/>
          <w:sz w:val="22"/>
          <w:szCs w:val="22"/>
          <w:lang w:val="en-GB"/>
        </w:rPr>
        <w:t>"_new.tsv"</w:t>
      </w:r>
    </w:p>
    <w:p w14:paraId="09268322"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output = open(name, </w:t>
      </w:r>
      <w:r w:rsidRPr="0020749A">
        <w:rPr>
          <w:rFonts w:ascii="Menlo Regular" w:hAnsi="Menlo Regular" w:cs="Menlo Regular"/>
          <w:color w:val="1C00CF"/>
          <w:sz w:val="22"/>
          <w:szCs w:val="22"/>
          <w:lang w:val="en-GB"/>
        </w:rPr>
        <w:t>'a'</w:t>
      </w:r>
      <w:r w:rsidRPr="0020749A">
        <w:rPr>
          <w:rFonts w:ascii="Menlo Regular" w:hAnsi="Menlo Regular" w:cs="Menlo Regular"/>
          <w:color w:val="000000"/>
          <w:sz w:val="22"/>
          <w:szCs w:val="22"/>
          <w:lang w:val="en-GB"/>
        </w:rPr>
        <w:t>)</w:t>
      </w:r>
    </w:p>
    <w:p w14:paraId="25815F88"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#Read the content of the file, save it as a list</w:t>
      </w:r>
    </w:p>
    <w:p w14:paraId="6F3AB660"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z = open(y, </w:t>
      </w:r>
      <w:r w:rsidRPr="0020749A">
        <w:rPr>
          <w:rFonts w:ascii="Menlo Regular" w:hAnsi="Menlo Regular" w:cs="Menlo Regular"/>
          <w:color w:val="1C00CF"/>
          <w:sz w:val="22"/>
          <w:szCs w:val="22"/>
          <w:lang w:val="en-GB"/>
        </w:rPr>
        <w:t>'r'</w:t>
      </w:r>
      <w:r w:rsidRPr="0020749A">
        <w:rPr>
          <w:rFonts w:ascii="Menlo Regular" w:hAnsi="Menlo Regular" w:cs="Menlo Regular"/>
          <w:color w:val="000000"/>
          <w:sz w:val="22"/>
          <w:szCs w:val="22"/>
          <w:lang w:val="en-GB"/>
        </w:rPr>
        <w:t>).readlines()</w:t>
      </w:r>
    </w:p>
    <w:p w14:paraId="3A737623"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#Loop through the list of content</w:t>
      </w:r>
    </w:p>
    <w:p w14:paraId="7A8800E4"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a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range(len(z)):</w:t>
      </w:r>
    </w:p>
    <w:p w14:paraId="4E972569"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#Create variables, b is the content list, i is the output list</w:t>
      </w:r>
    </w:p>
    <w:p w14:paraId="17830D48"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b = z[a].split(</w:t>
      </w:r>
      <w:r w:rsidRPr="0020749A">
        <w:rPr>
          <w:rFonts w:ascii="Menlo Regular" w:hAnsi="Menlo Regular" w:cs="Menlo Regular"/>
          <w:color w:val="C41A16"/>
          <w:sz w:val="22"/>
          <w:szCs w:val="22"/>
          <w:lang w:val="en-GB"/>
        </w:rPr>
        <w:t>"\t"</w:t>
      </w:r>
      <w:r w:rsidRPr="0020749A">
        <w:rPr>
          <w:rFonts w:ascii="Menlo Regular" w:hAnsi="Menlo Regular" w:cs="Menlo Regular"/>
          <w:color w:val="000000"/>
          <w:sz w:val="22"/>
          <w:szCs w:val="22"/>
          <w:lang w:val="en-GB"/>
        </w:rPr>
        <w:t>)</w:t>
      </w:r>
    </w:p>
    <w:p w14:paraId="19A1385C"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 = b</w:t>
      </w:r>
    </w:p>
    <w:p w14:paraId="58FBD38C"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#When a is 0, it is the header</w:t>
      </w:r>
    </w:p>
    <w:p w14:paraId="4FEF8F8E"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a == </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p>
    <w:p w14:paraId="3463116E"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#Add the header list to the output list</w:t>
      </w:r>
    </w:p>
    <w:p w14:paraId="57A07071"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c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range(number):</w:t>
      </w:r>
    </w:p>
    <w:p w14:paraId="410683D4"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i.append(header[c])</w:t>
      </w:r>
    </w:p>
    <w:p w14:paraId="31FC419F"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#Write the content of the output list to the output file</w:t>
      </w:r>
    </w:p>
    <w:p w14:paraId="356E2FED"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d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i:</w:t>
      </w:r>
    </w:p>
    <w:p w14:paraId="5F3175A8"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output.write(d.strip() + </w:t>
      </w:r>
      <w:r w:rsidRPr="0020749A">
        <w:rPr>
          <w:rFonts w:ascii="Menlo Regular" w:hAnsi="Menlo Regular" w:cs="Menlo Regular"/>
          <w:color w:val="C41A16"/>
          <w:sz w:val="22"/>
          <w:szCs w:val="22"/>
          <w:lang w:val="en-GB"/>
        </w:rPr>
        <w:t>"\t"</w:t>
      </w:r>
      <w:r w:rsidRPr="0020749A">
        <w:rPr>
          <w:rFonts w:ascii="Menlo Regular" w:hAnsi="Menlo Regular" w:cs="Menlo Regular"/>
          <w:color w:val="000000"/>
          <w:sz w:val="22"/>
          <w:szCs w:val="22"/>
          <w:lang w:val="en-GB"/>
        </w:rPr>
        <w:t>)</w:t>
      </w:r>
    </w:p>
    <w:p w14:paraId="077B90B7"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#After looping through the output list write an enter to the output file.</w:t>
      </w:r>
    </w:p>
    <w:p w14:paraId="2A6B786D"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output.write(</w:t>
      </w:r>
      <w:r w:rsidRPr="0020749A">
        <w:rPr>
          <w:rFonts w:ascii="Menlo Regular" w:hAnsi="Menlo Regular" w:cs="Menlo Regular"/>
          <w:color w:val="C41A16"/>
          <w:sz w:val="22"/>
          <w:szCs w:val="22"/>
          <w:lang w:val="en-GB"/>
        </w:rPr>
        <w:t>"\n"</w:t>
      </w:r>
      <w:r w:rsidRPr="0020749A">
        <w:rPr>
          <w:rFonts w:ascii="Menlo Regular" w:hAnsi="Menlo Regular" w:cs="Menlo Regular"/>
          <w:color w:val="000000"/>
          <w:sz w:val="22"/>
          <w:szCs w:val="22"/>
          <w:lang w:val="en-GB"/>
        </w:rPr>
        <w:t>)</w:t>
      </w:r>
    </w:p>
    <w:p w14:paraId="77F7AD0F"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#When a is not 0 it is a normal line</w:t>
      </w:r>
    </w:p>
    <w:p w14:paraId="73B712E1"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else</w:t>
      </w:r>
      <w:r w:rsidRPr="0020749A">
        <w:rPr>
          <w:rFonts w:ascii="Menlo Regular" w:hAnsi="Menlo Regular" w:cs="Menlo Regular"/>
          <w:color w:val="000000"/>
          <w:sz w:val="22"/>
          <w:szCs w:val="22"/>
          <w:lang w:val="en-GB"/>
        </w:rPr>
        <w:t>:</w:t>
      </w:r>
    </w:p>
    <w:p w14:paraId="515C3A72"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 xml:space="preserve">            </w:t>
      </w:r>
      <w:r w:rsidRPr="0020749A">
        <w:rPr>
          <w:rFonts w:ascii="Menlo Regular" w:hAnsi="Menlo Regular" w:cs="Menlo Regular"/>
          <w:color w:val="007400"/>
          <w:sz w:val="22"/>
          <w:szCs w:val="22"/>
          <w:lang w:val="en-GB"/>
        </w:rPr>
        <w:t>#When the counter (=file number) is equal to x, column x gets an 1</w:t>
      </w:r>
    </w:p>
    <w:p w14:paraId="5A3B193B"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counter == x:</w:t>
      </w:r>
    </w:p>
    <w:p w14:paraId="2843C2E7"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out[x] = </w:t>
      </w:r>
      <w:r w:rsidRPr="0020749A">
        <w:rPr>
          <w:rFonts w:ascii="Menlo Regular" w:hAnsi="Menlo Regular" w:cs="Menlo Regular"/>
          <w:color w:val="1C00CF"/>
          <w:sz w:val="22"/>
          <w:szCs w:val="22"/>
          <w:lang w:val="en-GB"/>
        </w:rPr>
        <w:t>1</w:t>
      </w:r>
    </w:p>
    <w:p w14:paraId="4A98E2EC"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#Otherwise it keeps a 0</w:t>
      </w:r>
    </w:p>
    <w:p w14:paraId="66464AC1"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else</w:t>
      </w:r>
      <w:r w:rsidRPr="0020749A">
        <w:rPr>
          <w:rFonts w:ascii="Menlo Regular" w:hAnsi="Menlo Regular" w:cs="Menlo Regular"/>
          <w:color w:val="000000"/>
          <w:sz w:val="22"/>
          <w:szCs w:val="22"/>
          <w:lang w:val="en-GB"/>
        </w:rPr>
        <w:t>:</w:t>
      </w:r>
    </w:p>
    <w:p w14:paraId="31AEB1D8"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pass</w:t>
      </w:r>
    </w:p>
    <w:p w14:paraId="15E97C3F"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#Change the last column (=catagory) from a zero with an enter to a zero without an enter</w:t>
      </w:r>
    </w:p>
    <w:p w14:paraId="39502905"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 xml:space="preserve">] = </w:t>
      </w:r>
      <w:r w:rsidRPr="0020749A">
        <w:rPr>
          <w:rFonts w:ascii="Menlo Regular" w:hAnsi="Menlo Regular" w:cs="Menlo Regular"/>
          <w:color w:val="1C00CF"/>
          <w:sz w:val="22"/>
          <w:szCs w:val="22"/>
          <w:lang w:val="en-GB"/>
        </w:rPr>
        <w:t>0</w:t>
      </w:r>
    </w:p>
    <w:p w14:paraId="53427E21"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#Add the list of 0's (and 1's for column x == counter) to the output list</w:t>
      </w:r>
    </w:p>
    <w:p w14:paraId="38EDA59C"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f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range(number):</w:t>
      </w:r>
    </w:p>
    <w:p w14:paraId="0FF7218C"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i.append(out[f])</w:t>
      </w:r>
    </w:p>
    <w:p w14:paraId="16CEC377"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#Write the contentn of the output list to the output file</w:t>
      </w:r>
    </w:p>
    <w:p w14:paraId="152D6A46"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g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i:</w:t>
      </w:r>
    </w:p>
    <w:p w14:paraId="0A52C232"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output.write(</w:t>
      </w:r>
      <w:r w:rsidRPr="0020749A">
        <w:rPr>
          <w:rFonts w:ascii="Menlo Regular" w:hAnsi="Menlo Regular" w:cs="Menlo Regular"/>
          <w:color w:val="C41A16"/>
          <w:sz w:val="22"/>
          <w:szCs w:val="22"/>
          <w:lang w:val="en-GB"/>
        </w:rPr>
        <w:t>"%s\t"</w:t>
      </w:r>
      <w:r w:rsidRPr="0020749A">
        <w:rPr>
          <w:rFonts w:ascii="Menlo Regular" w:hAnsi="Menlo Regular" w:cs="Menlo Regular"/>
          <w:color w:val="000000"/>
          <w:sz w:val="22"/>
          <w:szCs w:val="22"/>
          <w:lang w:val="en-GB"/>
        </w:rPr>
        <w:t xml:space="preserve"> %(g))</w:t>
      </w:r>
    </w:p>
    <w:p w14:paraId="23F0A593"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#After looping through the output list write an entr to the output file.</w:t>
      </w:r>
    </w:p>
    <w:p w14:paraId="620CAEB9"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output.write(</w:t>
      </w:r>
      <w:r w:rsidRPr="0020749A">
        <w:rPr>
          <w:rFonts w:ascii="Menlo Regular" w:hAnsi="Menlo Regular" w:cs="Menlo Regular"/>
          <w:color w:val="C41A16"/>
          <w:sz w:val="22"/>
          <w:szCs w:val="22"/>
          <w:lang w:val="en-GB"/>
        </w:rPr>
        <w:t>"\n"</w:t>
      </w:r>
      <w:r w:rsidRPr="0020749A">
        <w:rPr>
          <w:rFonts w:ascii="Menlo Regular" w:hAnsi="Menlo Regular" w:cs="Menlo Regular"/>
          <w:color w:val="000000"/>
          <w:sz w:val="22"/>
          <w:szCs w:val="22"/>
          <w:lang w:val="en-GB"/>
        </w:rPr>
        <w:t>)</w:t>
      </w:r>
    </w:p>
    <w:p w14:paraId="1B97E380"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#print "lengte: ", len(i)</w:t>
      </w:r>
    </w:p>
    <w:p w14:paraId="2CFF5561"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#Search to the hights number of columns</w:t>
      </w:r>
    </w:p>
    <w:p w14:paraId="5A7B46B3"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maxi &lt; len(i):</w:t>
      </w:r>
    </w:p>
    <w:p w14:paraId="46542069"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maxi = len(i)</w:t>
      </w:r>
    </w:p>
    <w:p w14:paraId="246C3EC1"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#Set the column with 1 back to 0 for the next file</w:t>
      </w:r>
    </w:p>
    <w:p w14:paraId="67B02716"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out[x] = </w:t>
      </w:r>
      <w:r w:rsidRPr="0020749A">
        <w:rPr>
          <w:rFonts w:ascii="Menlo Regular" w:hAnsi="Menlo Regular" w:cs="Menlo Regular"/>
          <w:color w:val="1C00CF"/>
          <w:sz w:val="22"/>
          <w:szCs w:val="22"/>
          <w:lang w:val="en-GB"/>
        </w:rPr>
        <w:t>0</w:t>
      </w:r>
    </w:p>
    <w:p w14:paraId="6BD860F0"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#Add 1 to the counter.</w:t>
      </w:r>
    </w:p>
    <w:p w14:paraId="670BD13E"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counter += </w:t>
      </w:r>
      <w:r w:rsidRPr="0020749A">
        <w:rPr>
          <w:rFonts w:ascii="Menlo Regular" w:hAnsi="Menlo Regular" w:cs="Menlo Regular"/>
          <w:color w:val="1C00CF"/>
          <w:sz w:val="22"/>
          <w:szCs w:val="22"/>
          <w:lang w:val="en-GB"/>
        </w:rPr>
        <w:t>1</w:t>
      </w:r>
    </w:p>
    <w:p w14:paraId="4B6733AE"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#os.system("rm %s"%(y))</w:t>
      </w:r>
    </w:p>
    <w:p w14:paraId="5136733A"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p>
    <w:p w14:paraId="30EF49D1"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#Close the output file</w:t>
      </w:r>
    </w:p>
    <w:p w14:paraId="66EFB748"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output.close()</w:t>
      </w:r>
    </w:p>
    <w:p w14:paraId="155735A0"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#Remove the temporary file</w:t>
      </w:r>
    </w:p>
    <w:p w14:paraId="4DB10740"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os.system(</w:t>
      </w:r>
      <w:r w:rsidRPr="0020749A">
        <w:rPr>
          <w:rFonts w:ascii="Menlo Regular" w:hAnsi="Menlo Regular" w:cs="Menlo Regular"/>
          <w:color w:val="C41A16"/>
          <w:sz w:val="22"/>
          <w:szCs w:val="22"/>
          <w:lang w:val="en-GB"/>
        </w:rPr>
        <w:t>"rm files.txt"</w:t>
      </w:r>
      <w:r w:rsidRPr="0020749A">
        <w:rPr>
          <w:rFonts w:ascii="Menlo Regular" w:hAnsi="Menlo Regular" w:cs="Menlo Regular"/>
          <w:color w:val="000000"/>
          <w:sz w:val="22"/>
          <w:szCs w:val="22"/>
          <w:lang w:val="en-GB"/>
        </w:rPr>
        <w:t>)</w:t>
      </w:r>
    </w:p>
    <w:p w14:paraId="1B701112"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#print "Maxi:", maxi</w:t>
      </w:r>
    </w:p>
    <w:p w14:paraId="354BABD1"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#Writhe the highest number of columns to the lenght output file</w:t>
      </w:r>
    </w:p>
    <w:p w14:paraId="330B4752"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lenght.write(</w:t>
      </w:r>
      <w:r w:rsidRPr="0020749A">
        <w:rPr>
          <w:rFonts w:ascii="Menlo Regular" w:hAnsi="Menlo Regular" w:cs="Menlo Regular"/>
          <w:color w:val="C41A16"/>
          <w:sz w:val="22"/>
          <w:szCs w:val="22"/>
          <w:lang w:val="en-GB"/>
        </w:rPr>
        <w:t>"%s"</w:t>
      </w:r>
      <w:r w:rsidRPr="0020749A">
        <w:rPr>
          <w:rFonts w:ascii="Menlo Regular" w:hAnsi="Menlo Regular" w:cs="Menlo Regular"/>
          <w:color w:val="000000"/>
          <w:sz w:val="22"/>
          <w:szCs w:val="22"/>
          <w:lang w:val="en-GB"/>
        </w:rPr>
        <w:t>% (maxi))</w:t>
      </w:r>
    </w:p>
    <w:p w14:paraId="52BBD8D3"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#Close the lenght output file</w:t>
      </w:r>
    </w:p>
    <w:p w14:paraId="0B79EDCC"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lenght.close()</w:t>
      </w:r>
    </w:p>
    <w:p w14:paraId="5FA46819" w14:textId="77777777" w:rsidR="008B7B49" w:rsidRPr="0020749A"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#Move the output file out the Flower directory</w:t>
      </w:r>
    </w:p>
    <w:p w14:paraId="52557AEF" w14:textId="3668C06C" w:rsidR="00715FE2" w:rsidRPr="0020749A" w:rsidRDefault="008B7B49" w:rsidP="00715FE2">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os.system(</w:t>
      </w:r>
      <w:r w:rsidRPr="0020749A">
        <w:rPr>
          <w:rFonts w:ascii="Menlo Regular" w:hAnsi="Menlo Regular" w:cs="Menlo Regular"/>
          <w:color w:val="C41A16"/>
          <w:sz w:val="22"/>
          <w:szCs w:val="22"/>
          <w:lang w:val="en-GB"/>
        </w:rPr>
        <w:t>"mv %s ../"</w:t>
      </w:r>
      <w:r w:rsidRPr="0020749A">
        <w:rPr>
          <w:rFonts w:ascii="Menlo Regular" w:hAnsi="Menlo Regular" w:cs="Menlo Regular"/>
          <w:color w:val="000000"/>
          <w:sz w:val="22"/>
          <w:szCs w:val="22"/>
          <w:lang w:val="en-GB"/>
        </w:rPr>
        <w:t>%(file))</w:t>
      </w:r>
      <w:r w:rsidR="00715FE2" w:rsidRPr="0020749A">
        <w:rPr>
          <w:rFonts w:ascii="Menlo Regular" w:hAnsi="Menlo Regular" w:cs="Menlo Regular"/>
          <w:color w:val="000000"/>
          <w:sz w:val="22"/>
          <w:szCs w:val="22"/>
          <w:lang w:val="en-GB"/>
        </w:rPr>
        <w:br w:type="page"/>
      </w:r>
    </w:p>
    <w:p w14:paraId="156C4D95" w14:textId="24F71286" w:rsidR="00715FE2" w:rsidRPr="0020749A" w:rsidRDefault="00715FE2" w:rsidP="00715FE2">
      <w:pPr>
        <w:pStyle w:val="Kop4"/>
        <w:numPr>
          <w:ilvl w:val="2"/>
          <w:numId w:val="1"/>
        </w:numPr>
        <w:rPr>
          <w:lang w:val="en-GB"/>
        </w:rPr>
      </w:pPr>
      <w:bookmarkStart w:id="123" w:name="_Toc260914297"/>
      <w:r w:rsidRPr="0020749A">
        <w:rPr>
          <w:lang w:val="en-GB"/>
        </w:rPr>
        <w:lastRenderedPageBreak/>
        <w:t>combine_files.py</w:t>
      </w:r>
      <w:bookmarkEnd w:id="123"/>
    </w:p>
    <w:p w14:paraId="30F6DCA6"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import</w:t>
      </w:r>
      <w:r w:rsidRPr="0020749A">
        <w:rPr>
          <w:rFonts w:ascii="Menlo Regular" w:hAnsi="Menlo Regular" w:cs="Menlo Regular"/>
          <w:color w:val="000000"/>
          <w:sz w:val="22"/>
          <w:szCs w:val="22"/>
          <w:lang w:val="en-GB"/>
        </w:rPr>
        <w:t xml:space="preserve"> os</w:t>
      </w:r>
    </w:p>
    <w:p w14:paraId="097B8CD2"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p>
    <w:p w14:paraId="63D616D3"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#Save all tsv files created with add_columns.py in files.txt</w:t>
      </w:r>
    </w:p>
    <w:p w14:paraId="273681E2"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os.system(</w:t>
      </w:r>
      <w:r w:rsidRPr="0020749A">
        <w:rPr>
          <w:rFonts w:ascii="Menlo Regular" w:hAnsi="Menlo Regular" w:cs="Menlo Regular"/>
          <w:color w:val="C41A16"/>
          <w:sz w:val="22"/>
          <w:szCs w:val="22"/>
          <w:lang w:val="en-GB"/>
        </w:rPr>
        <w:t>"ls | egrep 'new' &gt; files.txt"</w:t>
      </w:r>
      <w:r w:rsidRPr="0020749A">
        <w:rPr>
          <w:rFonts w:ascii="Menlo Regular" w:hAnsi="Menlo Regular" w:cs="Menlo Regular"/>
          <w:color w:val="000000"/>
          <w:sz w:val="22"/>
          <w:szCs w:val="22"/>
          <w:lang w:val="en-GB"/>
        </w:rPr>
        <w:t>)</w:t>
      </w:r>
    </w:p>
    <w:p w14:paraId="71217DC9"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p>
    <w:p w14:paraId="2CE37B30"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#Read the content of files.txt and save it as a list</w:t>
      </w:r>
    </w:p>
    <w:p w14:paraId="2DF99AF5"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files = open(</w:t>
      </w:r>
      <w:r w:rsidRPr="0020749A">
        <w:rPr>
          <w:rFonts w:ascii="Menlo Regular" w:hAnsi="Menlo Regular" w:cs="Menlo Regular"/>
          <w:color w:val="1C00CF"/>
          <w:sz w:val="22"/>
          <w:szCs w:val="22"/>
          <w:lang w:val="en-GB"/>
        </w:rPr>
        <w:t>'files.txt'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'r'</w:t>
      </w:r>
      <w:r w:rsidRPr="0020749A">
        <w:rPr>
          <w:rFonts w:ascii="Menlo Regular" w:hAnsi="Menlo Regular" w:cs="Menlo Regular"/>
          <w:color w:val="000000"/>
          <w:sz w:val="22"/>
          <w:szCs w:val="22"/>
          <w:lang w:val="en-GB"/>
        </w:rPr>
        <w:t>).readlines()</w:t>
      </w:r>
    </w:p>
    <w:p w14:paraId="5BBA7D86"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p>
    <w:p w14:paraId="1C6E5353"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#Create variables</w:t>
      </w:r>
    </w:p>
    <w:p w14:paraId="4F7F623B"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number = len(files)</w:t>
      </w:r>
    </w:p>
    <w:p w14:paraId="64E84B6C"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counter = </w:t>
      </w:r>
      <w:r w:rsidRPr="0020749A">
        <w:rPr>
          <w:rFonts w:ascii="Menlo Regular" w:hAnsi="Menlo Regular" w:cs="Menlo Regular"/>
          <w:color w:val="1C00CF"/>
          <w:sz w:val="22"/>
          <w:szCs w:val="22"/>
          <w:lang w:val="en-GB"/>
        </w:rPr>
        <w:t>0</w:t>
      </w:r>
    </w:p>
    <w:p w14:paraId="3EA24DD8"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#Get the path working directory</w:t>
      </w:r>
    </w:p>
    <w:p w14:paraId="7391289D"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paht = os.path.dirname(os.path.realpath(</w:t>
      </w:r>
      <w:r w:rsidRPr="0020749A">
        <w:rPr>
          <w:rFonts w:ascii="Menlo Regular" w:hAnsi="Menlo Regular" w:cs="Menlo Regular"/>
          <w:color w:val="C41A16"/>
          <w:sz w:val="22"/>
          <w:szCs w:val="22"/>
          <w:lang w:val="en-GB"/>
        </w:rPr>
        <w:t>"combine_files.py"</w:t>
      </w:r>
      <w:r w:rsidRPr="0020749A">
        <w:rPr>
          <w:rFonts w:ascii="Menlo Regular" w:hAnsi="Menlo Regular" w:cs="Menlo Regular"/>
          <w:color w:val="000000"/>
          <w:sz w:val="22"/>
          <w:szCs w:val="22"/>
          <w:lang w:val="en-GB"/>
        </w:rPr>
        <w:t>))</w:t>
      </w:r>
    </w:p>
    <w:p w14:paraId="22D00460"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#The output file will named as the directory</w:t>
      </w:r>
    </w:p>
    <w:p w14:paraId="21449BBC"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name = paht.split(</w:t>
      </w:r>
      <w:r w:rsidRPr="0020749A">
        <w:rPr>
          <w:rFonts w:ascii="Menlo Regular" w:hAnsi="Menlo Regular" w:cs="Menlo Regular"/>
          <w:color w:val="C41A16"/>
          <w:sz w:val="22"/>
          <w:szCs w:val="22"/>
          <w:lang w:val="en-GB"/>
        </w:rPr>
        <w:t>"/"</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 xml:space="preserve">] + </w:t>
      </w:r>
      <w:r w:rsidRPr="0020749A">
        <w:rPr>
          <w:rFonts w:ascii="Menlo Regular" w:hAnsi="Menlo Regular" w:cs="Menlo Regular"/>
          <w:color w:val="C41A16"/>
          <w:sz w:val="22"/>
          <w:szCs w:val="22"/>
          <w:lang w:val="en-GB"/>
        </w:rPr>
        <w:t>".tsv"</w:t>
      </w:r>
    </w:p>
    <w:p w14:paraId="6017525D"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#print name</w:t>
      </w:r>
    </w:p>
    <w:p w14:paraId="79BF962B"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output = open(name, </w:t>
      </w:r>
      <w:r w:rsidRPr="0020749A">
        <w:rPr>
          <w:rFonts w:ascii="Menlo Regular" w:hAnsi="Menlo Regular" w:cs="Menlo Regular"/>
          <w:color w:val="1C00CF"/>
          <w:sz w:val="22"/>
          <w:szCs w:val="22"/>
          <w:lang w:val="en-GB"/>
        </w:rPr>
        <w:t>'a'</w:t>
      </w:r>
      <w:r w:rsidRPr="0020749A">
        <w:rPr>
          <w:rFonts w:ascii="Menlo Regular" w:hAnsi="Menlo Regular" w:cs="Menlo Regular"/>
          <w:color w:val="000000"/>
          <w:sz w:val="22"/>
          <w:szCs w:val="22"/>
          <w:lang w:val="en-GB"/>
        </w:rPr>
        <w:t>)</w:t>
      </w:r>
    </w:p>
    <w:p w14:paraId="45F0EE66"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p>
    <w:p w14:paraId="46F6A5C8"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#Loop through the files list</w:t>
      </w:r>
    </w:p>
    <w:p w14:paraId="7F42C49E"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x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range(number):</w:t>
      </w:r>
    </w:p>
    <w:p w14:paraId="3F7DCEDE"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y = files[x].strip()</w:t>
      </w:r>
    </w:p>
    <w:p w14:paraId="58760306"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#print "file:", y</w:t>
      </w:r>
    </w:p>
    <w:p w14:paraId="425ED7FE"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#Read the content of the file, save it as a list.</w:t>
      </w:r>
    </w:p>
    <w:p w14:paraId="4B910ACE"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z = open(y, </w:t>
      </w:r>
      <w:r w:rsidRPr="0020749A">
        <w:rPr>
          <w:rFonts w:ascii="Menlo Regular" w:hAnsi="Menlo Regular" w:cs="Menlo Regular"/>
          <w:color w:val="1C00CF"/>
          <w:sz w:val="22"/>
          <w:szCs w:val="22"/>
          <w:lang w:val="en-GB"/>
        </w:rPr>
        <w:t>'r'</w:t>
      </w:r>
      <w:r w:rsidRPr="0020749A">
        <w:rPr>
          <w:rFonts w:ascii="Menlo Regular" w:hAnsi="Menlo Regular" w:cs="Menlo Regular"/>
          <w:color w:val="000000"/>
          <w:sz w:val="22"/>
          <w:szCs w:val="22"/>
          <w:lang w:val="en-GB"/>
        </w:rPr>
        <w:t>).readlines()</w:t>
      </w:r>
    </w:p>
    <w:p w14:paraId="16587162"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#Loop through the lines</w:t>
      </w:r>
    </w:p>
    <w:p w14:paraId="5A026955"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a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range(len(z)):</w:t>
      </w:r>
    </w:p>
    <w:p w14:paraId="298FCC94"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#create a list, every columns is an entry of the list</w:t>
      </w:r>
    </w:p>
    <w:p w14:paraId="0CA8166C"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b = z[a].split(</w:t>
      </w:r>
      <w:r w:rsidRPr="0020749A">
        <w:rPr>
          <w:rFonts w:ascii="Menlo Regular" w:hAnsi="Menlo Regular" w:cs="Menlo Regular"/>
          <w:color w:val="C41A16"/>
          <w:sz w:val="22"/>
          <w:szCs w:val="22"/>
          <w:lang w:val="en-GB"/>
        </w:rPr>
        <w:t>"\t"</w:t>
      </w:r>
      <w:r w:rsidRPr="0020749A">
        <w:rPr>
          <w:rFonts w:ascii="Menlo Regular" w:hAnsi="Menlo Regular" w:cs="Menlo Regular"/>
          <w:color w:val="000000"/>
          <w:sz w:val="22"/>
          <w:szCs w:val="22"/>
          <w:lang w:val="en-GB"/>
        </w:rPr>
        <w:t>)</w:t>
      </w:r>
    </w:p>
    <w:p w14:paraId="2770D9BE"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#When counter is 0, this is the first file.</w:t>
      </w:r>
    </w:p>
    <w:p w14:paraId="2F5E23D1"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counter == </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p>
    <w:p w14:paraId="4990E1F1"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#The whole content of the file is written to the output file</w:t>
      </w:r>
    </w:p>
    <w:p w14:paraId="5638AC4C"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d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b:</w:t>
      </w:r>
    </w:p>
    <w:p w14:paraId="5736BFF7"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output.write(d.strip() + </w:t>
      </w:r>
      <w:r w:rsidRPr="0020749A">
        <w:rPr>
          <w:rFonts w:ascii="Menlo Regular" w:hAnsi="Menlo Regular" w:cs="Menlo Regular"/>
          <w:color w:val="C41A16"/>
          <w:sz w:val="22"/>
          <w:szCs w:val="22"/>
          <w:lang w:val="en-GB"/>
        </w:rPr>
        <w:t>"\t"</w:t>
      </w:r>
      <w:r w:rsidRPr="0020749A">
        <w:rPr>
          <w:rFonts w:ascii="Menlo Regular" w:hAnsi="Menlo Regular" w:cs="Menlo Regular"/>
          <w:color w:val="000000"/>
          <w:sz w:val="22"/>
          <w:szCs w:val="22"/>
          <w:lang w:val="en-GB"/>
        </w:rPr>
        <w:t>)</w:t>
      </w:r>
    </w:p>
    <w:p w14:paraId="6A6F5732"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#After looping through the content, write an enter</w:t>
      </w:r>
    </w:p>
    <w:p w14:paraId="4C710BA7"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output.write(</w:t>
      </w:r>
      <w:r w:rsidRPr="0020749A">
        <w:rPr>
          <w:rFonts w:ascii="Menlo Regular" w:hAnsi="Menlo Regular" w:cs="Menlo Regular"/>
          <w:color w:val="C41A16"/>
          <w:sz w:val="22"/>
          <w:szCs w:val="22"/>
          <w:lang w:val="en-GB"/>
        </w:rPr>
        <w:t>"\n"</w:t>
      </w:r>
      <w:r w:rsidRPr="0020749A">
        <w:rPr>
          <w:rFonts w:ascii="Menlo Regular" w:hAnsi="Menlo Regular" w:cs="Menlo Regular"/>
          <w:color w:val="000000"/>
          <w:sz w:val="22"/>
          <w:szCs w:val="22"/>
          <w:lang w:val="en-GB"/>
        </w:rPr>
        <w:t>)</w:t>
      </w:r>
    </w:p>
    <w:p w14:paraId="27D8F47D"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#When counter isn't 0, it is not the first file</w:t>
      </w:r>
    </w:p>
    <w:p w14:paraId="49282BB0"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else</w:t>
      </w:r>
      <w:r w:rsidRPr="0020749A">
        <w:rPr>
          <w:rFonts w:ascii="Menlo Regular" w:hAnsi="Menlo Regular" w:cs="Menlo Regular"/>
          <w:color w:val="000000"/>
          <w:sz w:val="22"/>
          <w:szCs w:val="22"/>
          <w:lang w:val="en-GB"/>
        </w:rPr>
        <w:t>:</w:t>
      </w:r>
    </w:p>
    <w:p w14:paraId="2520D555"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#When a is 0 it is the header</w:t>
      </w:r>
    </w:p>
    <w:p w14:paraId="77A4E1E9"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a == </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p>
    <w:p w14:paraId="0B7BA527"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#The header will not be written to the output file, because it is already there</w:t>
      </w:r>
    </w:p>
    <w:p w14:paraId="217B863D"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pass</w:t>
      </w:r>
    </w:p>
    <w:p w14:paraId="1AD98710"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#When a isn't 0 it is not the header</w:t>
      </w:r>
    </w:p>
    <w:p w14:paraId="261F2D6E"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else</w:t>
      </w:r>
      <w:r w:rsidRPr="0020749A">
        <w:rPr>
          <w:rFonts w:ascii="Menlo Regular" w:hAnsi="Menlo Regular" w:cs="Menlo Regular"/>
          <w:color w:val="000000"/>
          <w:sz w:val="22"/>
          <w:szCs w:val="22"/>
          <w:lang w:val="en-GB"/>
        </w:rPr>
        <w:t>:</w:t>
      </w:r>
    </w:p>
    <w:p w14:paraId="151EACC8"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#The content will be written to the output file</w:t>
      </w:r>
    </w:p>
    <w:p w14:paraId="54D723A3"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d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b:</w:t>
      </w:r>
    </w:p>
    <w:p w14:paraId="5C7EF9C8"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output.write(d.strip() + </w:t>
      </w:r>
      <w:r w:rsidRPr="0020749A">
        <w:rPr>
          <w:rFonts w:ascii="Menlo Regular" w:hAnsi="Menlo Regular" w:cs="Menlo Regular"/>
          <w:color w:val="C41A16"/>
          <w:sz w:val="22"/>
          <w:szCs w:val="22"/>
          <w:lang w:val="en-GB"/>
        </w:rPr>
        <w:t>"\t"</w:t>
      </w:r>
      <w:r w:rsidRPr="0020749A">
        <w:rPr>
          <w:rFonts w:ascii="Menlo Regular" w:hAnsi="Menlo Regular" w:cs="Menlo Regular"/>
          <w:color w:val="000000"/>
          <w:sz w:val="22"/>
          <w:szCs w:val="22"/>
          <w:lang w:val="en-GB"/>
        </w:rPr>
        <w:t>)</w:t>
      </w:r>
    </w:p>
    <w:p w14:paraId="0E415822"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#After looping through the content, write an enter to the output file.</w:t>
      </w:r>
    </w:p>
    <w:p w14:paraId="7BDEC818"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output.write(</w:t>
      </w:r>
      <w:r w:rsidRPr="0020749A">
        <w:rPr>
          <w:rFonts w:ascii="Menlo Regular" w:hAnsi="Menlo Regular" w:cs="Menlo Regular"/>
          <w:color w:val="C41A16"/>
          <w:sz w:val="22"/>
          <w:szCs w:val="22"/>
          <w:lang w:val="en-GB"/>
        </w:rPr>
        <w:t>"\n"</w:t>
      </w:r>
      <w:r w:rsidRPr="0020749A">
        <w:rPr>
          <w:rFonts w:ascii="Menlo Regular" w:hAnsi="Menlo Regular" w:cs="Menlo Regular"/>
          <w:color w:val="000000"/>
          <w:sz w:val="22"/>
          <w:szCs w:val="22"/>
          <w:lang w:val="en-GB"/>
        </w:rPr>
        <w:t>)</w:t>
      </w:r>
    </w:p>
    <w:p w14:paraId="2CAF4651"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#Add 1 to the counter</w:t>
      </w:r>
    </w:p>
    <w:p w14:paraId="5B29662B"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counter += </w:t>
      </w:r>
      <w:r w:rsidRPr="0020749A">
        <w:rPr>
          <w:rFonts w:ascii="Menlo Regular" w:hAnsi="Menlo Regular" w:cs="Menlo Regular"/>
          <w:color w:val="1C00CF"/>
          <w:sz w:val="22"/>
          <w:szCs w:val="22"/>
          <w:lang w:val="en-GB"/>
        </w:rPr>
        <w:t>1</w:t>
      </w:r>
    </w:p>
    <w:p w14:paraId="5E416A2B"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 xml:space="preserve">    </w:t>
      </w:r>
      <w:r w:rsidRPr="0020749A">
        <w:rPr>
          <w:rFonts w:ascii="Menlo Regular" w:hAnsi="Menlo Regular" w:cs="Menlo Regular"/>
          <w:color w:val="007400"/>
          <w:sz w:val="22"/>
          <w:szCs w:val="22"/>
          <w:lang w:val="en-GB"/>
        </w:rPr>
        <w:t>#os.system("rm %s"%(y))</w:t>
      </w:r>
    </w:p>
    <w:p w14:paraId="0E92D8B4"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#Close the output file</w:t>
      </w:r>
    </w:p>
    <w:p w14:paraId="32902624"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output.close()</w:t>
      </w:r>
    </w:p>
    <w:p w14:paraId="5F14081F"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#Remove the temporary files.txt file</w:t>
      </w:r>
    </w:p>
    <w:p w14:paraId="1E886D52"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os.system(</w:t>
      </w:r>
      <w:r w:rsidRPr="0020749A">
        <w:rPr>
          <w:rFonts w:ascii="Menlo Regular" w:hAnsi="Menlo Regular" w:cs="Menlo Regular"/>
          <w:color w:val="C41A16"/>
          <w:sz w:val="22"/>
          <w:szCs w:val="22"/>
          <w:lang w:val="en-GB"/>
        </w:rPr>
        <w:t>"rm files.txt"</w:t>
      </w:r>
      <w:r w:rsidRPr="0020749A">
        <w:rPr>
          <w:rFonts w:ascii="Menlo Regular" w:hAnsi="Menlo Regular" w:cs="Menlo Regular"/>
          <w:color w:val="000000"/>
          <w:sz w:val="22"/>
          <w:szCs w:val="22"/>
          <w:lang w:val="en-GB"/>
        </w:rPr>
        <w:t>)</w:t>
      </w:r>
    </w:p>
    <w:p w14:paraId="72D6B761" w14:textId="77777777" w:rsidR="00EA7D10" w:rsidRPr="0020749A"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#Move the output file out of the Flower directory</w:t>
      </w:r>
    </w:p>
    <w:p w14:paraId="358E60C4" w14:textId="3FA7754E" w:rsidR="00715FE2" w:rsidRPr="0020749A" w:rsidRDefault="00EA7D10" w:rsidP="00715FE2">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os.system(</w:t>
      </w:r>
      <w:r w:rsidRPr="0020749A">
        <w:rPr>
          <w:rFonts w:ascii="Menlo Regular" w:hAnsi="Menlo Regular" w:cs="Menlo Regular"/>
          <w:color w:val="C41A16"/>
          <w:sz w:val="22"/>
          <w:szCs w:val="22"/>
          <w:lang w:val="en-GB"/>
        </w:rPr>
        <w:t>"mv %s ../"</w:t>
      </w:r>
      <w:r w:rsidRPr="0020749A">
        <w:rPr>
          <w:rFonts w:ascii="Menlo Regular" w:hAnsi="Menlo Regular" w:cs="Menlo Regular"/>
          <w:color w:val="000000"/>
          <w:sz w:val="22"/>
          <w:szCs w:val="22"/>
          <w:lang w:val="en-GB"/>
        </w:rPr>
        <w:t>%(name))</w:t>
      </w:r>
      <w:r w:rsidR="00715FE2" w:rsidRPr="0020749A">
        <w:rPr>
          <w:rFonts w:ascii="Menlo Regular" w:hAnsi="Menlo Regular" w:cs="Menlo Regular"/>
          <w:color w:val="000000"/>
          <w:sz w:val="22"/>
          <w:szCs w:val="22"/>
          <w:lang w:val="en-GB"/>
        </w:rPr>
        <w:br w:type="page"/>
      </w:r>
    </w:p>
    <w:p w14:paraId="2F527A86" w14:textId="0F5258B6" w:rsidR="00715FE2" w:rsidRPr="0020749A" w:rsidRDefault="00715FE2" w:rsidP="00715FE2">
      <w:pPr>
        <w:pStyle w:val="Kop4"/>
        <w:numPr>
          <w:ilvl w:val="2"/>
          <w:numId w:val="1"/>
        </w:numPr>
        <w:rPr>
          <w:lang w:val="en-GB"/>
        </w:rPr>
      </w:pPr>
      <w:bookmarkStart w:id="124" w:name="_Toc260914298"/>
      <w:r w:rsidRPr="0020749A">
        <w:rPr>
          <w:lang w:val="en-GB"/>
        </w:rPr>
        <w:lastRenderedPageBreak/>
        <w:t>complete_columns.py</w:t>
      </w:r>
      <w:bookmarkEnd w:id="124"/>
    </w:p>
    <w:p w14:paraId="69255380"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import</w:t>
      </w:r>
      <w:r w:rsidRPr="0020749A">
        <w:rPr>
          <w:rFonts w:ascii="Menlo Regular" w:hAnsi="Menlo Regular" w:cs="Menlo Regular"/>
          <w:color w:val="000000"/>
          <w:sz w:val="22"/>
          <w:szCs w:val="22"/>
          <w:lang w:val="en-GB"/>
        </w:rPr>
        <w:t xml:space="preserve"> os</w:t>
      </w:r>
    </w:p>
    <w:p w14:paraId="5801564D"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p>
    <w:p w14:paraId="4658AB07"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#Save a list of the length files in len_files</w:t>
      </w:r>
    </w:p>
    <w:p w14:paraId="52A60A54"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os.system(</w:t>
      </w:r>
      <w:r w:rsidRPr="0020749A">
        <w:rPr>
          <w:rFonts w:ascii="Menlo Regular" w:hAnsi="Menlo Regular" w:cs="Menlo Regular"/>
          <w:color w:val="C41A16"/>
          <w:sz w:val="22"/>
          <w:szCs w:val="22"/>
          <w:lang w:val="en-GB"/>
        </w:rPr>
        <w:t>"ls | egrep '.txt' &gt; len_files"</w:t>
      </w:r>
      <w:r w:rsidRPr="0020749A">
        <w:rPr>
          <w:rFonts w:ascii="Menlo Regular" w:hAnsi="Menlo Regular" w:cs="Menlo Regular"/>
          <w:color w:val="000000"/>
          <w:sz w:val="22"/>
          <w:szCs w:val="22"/>
          <w:lang w:val="en-GB"/>
        </w:rPr>
        <w:t>)</w:t>
      </w:r>
    </w:p>
    <w:p w14:paraId="46E709BD"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p>
    <w:p w14:paraId="286D6D9B"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#Read the content of len_files and save it as a list</w:t>
      </w:r>
    </w:p>
    <w:p w14:paraId="091293E7"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len_files = open(</w:t>
      </w:r>
      <w:r w:rsidRPr="0020749A">
        <w:rPr>
          <w:rFonts w:ascii="Menlo Regular" w:hAnsi="Menlo Regular" w:cs="Menlo Regular"/>
          <w:color w:val="1C00CF"/>
          <w:sz w:val="22"/>
          <w:szCs w:val="22"/>
          <w:lang w:val="en-GB"/>
        </w:rPr>
        <w:t>'len_files'</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'r'</w:t>
      </w:r>
      <w:r w:rsidRPr="0020749A">
        <w:rPr>
          <w:rFonts w:ascii="Menlo Regular" w:hAnsi="Menlo Regular" w:cs="Menlo Regular"/>
          <w:color w:val="000000"/>
          <w:sz w:val="22"/>
          <w:szCs w:val="22"/>
          <w:lang w:val="en-GB"/>
        </w:rPr>
        <w:t>).readlines()</w:t>
      </w:r>
    </w:p>
    <w:p w14:paraId="28C0A810"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p>
    <w:p w14:paraId="01FC288F"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#Create variables</w:t>
      </w:r>
    </w:p>
    <w:p w14:paraId="41ACB903"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name_list = []</w:t>
      </w:r>
    </w:p>
    <w:p w14:paraId="1A427160"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names = []</w:t>
      </w:r>
    </w:p>
    <w:p w14:paraId="02042CB9"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max = </w:t>
      </w:r>
      <w:r w:rsidRPr="0020749A">
        <w:rPr>
          <w:rFonts w:ascii="Menlo Regular" w:hAnsi="Menlo Regular" w:cs="Menlo Regular"/>
          <w:color w:val="1C00CF"/>
          <w:sz w:val="22"/>
          <w:szCs w:val="22"/>
          <w:lang w:val="en-GB"/>
        </w:rPr>
        <w:t>0</w:t>
      </w:r>
    </w:p>
    <w:p w14:paraId="75345533"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infile = </w:t>
      </w:r>
      <w:r w:rsidRPr="0020749A">
        <w:rPr>
          <w:rFonts w:ascii="Menlo Regular" w:hAnsi="Menlo Regular" w:cs="Menlo Regular"/>
          <w:color w:val="1C00CF"/>
          <w:sz w:val="22"/>
          <w:szCs w:val="22"/>
          <w:lang w:val="en-GB"/>
        </w:rPr>
        <w:t>''</w:t>
      </w:r>
    </w:p>
    <w:p w14:paraId="73B574DF"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p>
    <w:p w14:paraId="13517CC9"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##print len_files</w:t>
      </w:r>
    </w:p>
    <w:p w14:paraId="382CE28B"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p>
    <w:p w14:paraId="2CFBB8D4"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#Loop through the len_files and add the content to the list.</w:t>
      </w:r>
    </w:p>
    <w:p w14:paraId="4FEE57AF"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x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len_files:</w:t>
      </w:r>
    </w:p>
    <w:p w14:paraId="05A6B709"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name_list.append(x.strip())</w:t>
      </w:r>
    </w:p>
    <w:p w14:paraId="67C87B4E"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p>
    <w:p w14:paraId="112F5188"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##print name_list</w:t>
      </w:r>
    </w:p>
    <w:p w14:paraId="5F577AFD"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p>
    <w:p w14:paraId="3A1618AC"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#Loop through the name_list</w:t>
      </w:r>
    </w:p>
    <w:p w14:paraId="7CBD5360"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y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name_list:</w:t>
      </w:r>
    </w:p>
    <w:p w14:paraId="0634825D"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#Read the lenth of from the file</w:t>
      </w:r>
    </w:p>
    <w:p w14:paraId="2779E043"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file = int(open(y, </w:t>
      </w:r>
      <w:r w:rsidRPr="0020749A">
        <w:rPr>
          <w:rFonts w:ascii="Menlo Regular" w:hAnsi="Menlo Regular" w:cs="Menlo Regular"/>
          <w:color w:val="1C00CF"/>
          <w:sz w:val="22"/>
          <w:szCs w:val="22"/>
          <w:lang w:val="en-GB"/>
        </w:rPr>
        <w:t>'r'</w:t>
      </w:r>
      <w:r w:rsidRPr="0020749A">
        <w:rPr>
          <w:rFonts w:ascii="Menlo Regular" w:hAnsi="Menlo Regular" w:cs="Menlo Regular"/>
          <w:color w:val="000000"/>
          <w:sz w:val="22"/>
          <w:szCs w:val="22"/>
          <w:lang w:val="en-GB"/>
        </w:rPr>
        <w:t>).readline())</w:t>
      </w:r>
    </w:p>
    <w:p w14:paraId="099D1FD8"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print file</w:t>
      </w:r>
    </w:p>
    <w:p w14:paraId="6BDB491A"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#Find the maximum lenth</w:t>
      </w:r>
    </w:p>
    <w:p w14:paraId="56906E05"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max &lt; file:</w:t>
      </w:r>
    </w:p>
    <w:p w14:paraId="7DD98E27"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max = file</w:t>
      </w:r>
    </w:p>
    <w:p w14:paraId="1E2F744B"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#Save the name of the file with the maximum lenth</w:t>
      </w:r>
    </w:p>
    <w:p w14:paraId="1D8D1A1E"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infile = y</w:t>
      </w:r>
    </w:p>
    <w:p w14:paraId="492FC591"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p>
    <w:p w14:paraId="48BB2F41"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#print "Max:", max</w:t>
      </w:r>
    </w:p>
    <w:p w14:paraId="5010B9D0"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#print "infile:", infile</w:t>
      </w:r>
    </w:p>
    <w:p w14:paraId="2CB53B4D"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##print "1:", name_list</w:t>
      </w:r>
    </w:p>
    <w:p w14:paraId="3FB0D18A"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#Remove the file wiht the maximum lenght from the name_list</w:t>
      </w:r>
    </w:p>
    <w:p w14:paraId="7D63696E"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name_list.remove(infile)</w:t>
      </w:r>
    </w:p>
    <w:p w14:paraId="69D09A0B"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name_list contains only the files that needs to be extended</w:t>
      </w:r>
    </w:p>
    <w:p w14:paraId="02B28638"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##print "2:", name_list</w:t>
      </w:r>
    </w:p>
    <w:p w14:paraId="15D3CD3E"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p>
    <w:p w14:paraId="79756E28"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#Loop through the name list</w:t>
      </w:r>
    </w:p>
    <w:p w14:paraId="290FF2F0"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z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name_list:</w:t>
      </w:r>
    </w:p>
    <w:p w14:paraId="63E7A525"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#Add the names of the tsv files to the names list.</w:t>
      </w:r>
    </w:p>
    <w:p w14:paraId="48B772FA"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name = z.split(</w:t>
      </w:r>
      <w:r w:rsidRPr="0020749A">
        <w:rPr>
          <w:rFonts w:ascii="Menlo Regular" w:hAnsi="Menlo Regular" w:cs="Menlo Regular"/>
          <w:color w:val="C41A16"/>
          <w:sz w:val="22"/>
          <w:szCs w:val="22"/>
          <w:lang w:val="en-GB"/>
        </w:rPr>
        <w:t>"."</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 xml:space="preserve">] + </w:t>
      </w:r>
      <w:r w:rsidRPr="0020749A">
        <w:rPr>
          <w:rFonts w:ascii="Menlo Regular" w:hAnsi="Menlo Regular" w:cs="Menlo Regular"/>
          <w:color w:val="C41A16"/>
          <w:sz w:val="22"/>
          <w:szCs w:val="22"/>
          <w:lang w:val="en-GB"/>
        </w:rPr>
        <w:t>".tsv"</w:t>
      </w:r>
    </w:p>
    <w:p w14:paraId="40C2C84C"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names.append(name)</w:t>
      </w:r>
    </w:p>
    <w:p w14:paraId="0B8ADF88"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Dit zijn de echte files die aangevuld moeten worden.</w:t>
      </w:r>
    </w:p>
    <w:p w14:paraId="69AE28AA"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#print names</w:t>
      </w:r>
    </w:p>
    <w:p w14:paraId="595AEDCE"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p>
    <w:p w14:paraId="1061CED5"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#Loop through the names list</w:t>
      </w:r>
    </w:p>
    <w:p w14:paraId="13487070"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a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names:</w:t>
      </w:r>
    </w:p>
    <w:p w14:paraId="5D0E2EDC"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print "----------------------------------------------"</w:t>
      </w:r>
    </w:p>
    <w:p w14:paraId="04289447"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#Read the content of the file and save it as a list</w:t>
      </w:r>
    </w:p>
    <w:p w14:paraId="23CD1FEB"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 xml:space="preserve">    content = open(a, </w:t>
      </w:r>
      <w:r w:rsidRPr="0020749A">
        <w:rPr>
          <w:rFonts w:ascii="Menlo Regular" w:hAnsi="Menlo Regular" w:cs="Menlo Regular"/>
          <w:color w:val="1C00CF"/>
          <w:sz w:val="22"/>
          <w:szCs w:val="22"/>
          <w:lang w:val="en-GB"/>
        </w:rPr>
        <w:t>'r'</w:t>
      </w:r>
      <w:r w:rsidRPr="0020749A">
        <w:rPr>
          <w:rFonts w:ascii="Menlo Regular" w:hAnsi="Menlo Regular" w:cs="Menlo Regular"/>
          <w:color w:val="000000"/>
          <w:sz w:val="22"/>
          <w:szCs w:val="22"/>
          <w:lang w:val="en-GB"/>
        </w:rPr>
        <w:t>).readlines()</w:t>
      </w:r>
    </w:p>
    <w:p w14:paraId="0F4E2FB9"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#Loop through the content</w:t>
      </w:r>
    </w:p>
    <w:p w14:paraId="45898C45"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c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range(len(content)):</w:t>
      </w:r>
    </w:p>
    <w:p w14:paraId="48D71885"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#When c is zero it is the header line</w:t>
      </w:r>
    </w:p>
    <w:p w14:paraId="7ED47DE7"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c == </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p>
    <w:p w14:paraId="38EF1415"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#Save the header as list</w:t>
      </w:r>
    </w:p>
    <w:p w14:paraId="46E24B8F"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header = content[c].split(</w:t>
      </w:r>
      <w:r w:rsidRPr="0020749A">
        <w:rPr>
          <w:rFonts w:ascii="Menlo Regular" w:hAnsi="Menlo Regular" w:cs="Menlo Regular"/>
          <w:color w:val="C41A16"/>
          <w:sz w:val="22"/>
          <w:szCs w:val="22"/>
          <w:lang w:val="en-GB"/>
        </w:rPr>
        <w:t>"\t"</w:t>
      </w:r>
      <w:r w:rsidRPr="0020749A">
        <w:rPr>
          <w:rFonts w:ascii="Menlo Regular" w:hAnsi="Menlo Regular" w:cs="Menlo Regular"/>
          <w:color w:val="000000"/>
          <w:sz w:val="22"/>
          <w:szCs w:val="22"/>
          <w:lang w:val="en-GB"/>
        </w:rPr>
        <w:t>)</w:t>
      </w:r>
    </w:p>
    <w:p w14:paraId="7279964C"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#Remove the empty field and the enter from the header</w:t>
      </w:r>
    </w:p>
    <w:p w14:paraId="3D87CA49"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header.pop(</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w:t>
      </w:r>
    </w:p>
    <w:p w14:paraId="1D6822EC"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header.pop(</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w:t>
      </w:r>
    </w:p>
    <w:p w14:paraId="3F106764"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#Save the lenth of the header line (= number of columns)</w:t>
      </w:r>
    </w:p>
    <w:p w14:paraId="735B2EE2"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file_length = int(len(header))</w:t>
      </w:r>
    </w:p>
    <w:p w14:paraId="0C227FDA"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print file_length</w:t>
      </w:r>
    </w:p>
    <w:p w14:paraId="228F8977"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#Calculate the difference between the max lenght and the lenth of the current file</w:t>
      </w:r>
    </w:p>
    <w:p w14:paraId="779967B4"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difference = max-file_length</w:t>
      </w:r>
    </w:p>
    <w:p w14:paraId="532C5D8D"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print difference</w:t>
      </w:r>
    </w:p>
    <w:p w14:paraId="680DB91F"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print header[-1]</w:t>
      </w:r>
    </w:p>
    <w:p w14:paraId="7183BE5D"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#Save the C-number of the last column</w:t>
      </w:r>
    </w:p>
    <w:p w14:paraId="662AE966"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number = int(header[</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].split(</w:t>
      </w:r>
      <w:r w:rsidRPr="0020749A">
        <w:rPr>
          <w:rFonts w:ascii="Menlo Regular" w:hAnsi="Menlo Regular" w:cs="Menlo Regular"/>
          <w:color w:val="C41A16"/>
          <w:sz w:val="22"/>
          <w:szCs w:val="22"/>
          <w:lang w:val="en-GB"/>
        </w:rPr>
        <w:t>"C"</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w:t>
      </w:r>
    </w:p>
    <w:p w14:paraId="1748D263"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#Create an output file</w:t>
      </w:r>
    </w:p>
    <w:p w14:paraId="5FBBDBC2"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outname = </w:t>
      </w:r>
      <w:r w:rsidRPr="0020749A">
        <w:rPr>
          <w:rFonts w:ascii="Menlo Regular" w:hAnsi="Menlo Regular" w:cs="Menlo Regular"/>
          <w:color w:val="C41A16"/>
          <w:sz w:val="22"/>
          <w:szCs w:val="22"/>
          <w:lang w:val="en-GB"/>
        </w:rPr>
        <w:t>"%s_new.tsv"</w:t>
      </w:r>
      <w:r w:rsidRPr="0020749A">
        <w:rPr>
          <w:rFonts w:ascii="Menlo Regular" w:hAnsi="Menlo Regular" w:cs="Menlo Regular"/>
          <w:color w:val="000000"/>
          <w:sz w:val="22"/>
          <w:szCs w:val="22"/>
          <w:lang w:val="en-GB"/>
        </w:rPr>
        <w:t xml:space="preserve"> %(a.split(</w:t>
      </w:r>
      <w:r w:rsidRPr="0020749A">
        <w:rPr>
          <w:rFonts w:ascii="Menlo Regular" w:hAnsi="Menlo Regular" w:cs="Menlo Regular"/>
          <w:color w:val="C41A16"/>
          <w:sz w:val="22"/>
          <w:szCs w:val="22"/>
          <w:lang w:val="en-GB"/>
        </w:rPr>
        <w:t>"."</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p>
    <w:p w14:paraId="44EA795E"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#print outname</w:t>
      </w:r>
    </w:p>
    <w:p w14:paraId="723EE775"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output = open(outname, </w:t>
      </w:r>
      <w:r w:rsidRPr="0020749A">
        <w:rPr>
          <w:rFonts w:ascii="Menlo Regular" w:hAnsi="Menlo Regular" w:cs="Menlo Regular"/>
          <w:color w:val="1C00CF"/>
          <w:sz w:val="22"/>
          <w:szCs w:val="22"/>
          <w:lang w:val="en-GB"/>
        </w:rPr>
        <w:t>'w'</w:t>
      </w:r>
      <w:r w:rsidRPr="0020749A">
        <w:rPr>
          <w:rFonts w:ascii="Menlo Regular" w:hAnsi="Menlo Regular" w:cs="Menlo Regular"/>
          <w:color w:val="000000"/>
          <w:sz w:val="22"/>
          <w:szCs w:val="22"/>
          <w:lang w:val="en-GB"/>
        </w:rPr>
        <w:t>)</w:t>
      </w:r>
    </w:p>
    <w:p w14:paraId="72426B50"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#Use the difference to add information to the header list</w:t>
      </w:r>
    </w:p>
    <w:p w14:paraId="791BC6FB"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q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range(difference):</w:t>
      </w:r>
    </w:p>
    <w:p w14:paraId="39AD932E"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adding = </w:t>
      </w:r>
      <w:r w:rsidRPr="0020749A">
        <w:rPr>
          <w:rFonts w:ascii="Menlo Regular" w:hAnsi="Menlo Regular" w:cs="Menlo Regular"/>
          <w:color w:val="C41A16"/>
          <w:sz w:val="22"/>
          <w:szCs w:val="22"/>
          <w:lang w:val="en-GB"/>
        </w:rPr>
        <w:t>"C"</w:t>
      </w:r>
      <w:r w:rsidRPr="0020749A">
        <w:rPr>
          <w:rFonts w:ascii="Menlo Regular" w:hAnsi="Menlo Regular" w:cs="Menlo Regular"/>
          <w:color w:val="000000"/>
          <w:sz w:val="22"/>
          <w:szCs w:val="22"/>
          <w:lang w:val="en-GB"/>
        </w:rPr>
        <w:t xml:space="preserve"> + str(number + q + </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w:t>
      </w:r>
    </w:p>
    <w:p w14:paraId="52F41943"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header.append(adding)</w:t>
      </w:r>
    </w:p>
    <w:p w14:paraId="7979F91A"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#Write the content of the header list to the output file</w:t>
      </w:r>
    </w:p>
    <w:p w14:paraId="57564B83"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i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header:</w:t>
      </w:r>
    </w:p>
    <w:p w14:paraId="249BBE2D"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output.write(</w:t>
      </w:r>
      <w:r w:rsidRPr="0020749A">
        <w:rPr>
          <w:rFonts w:ascii="Menlo Regular" w:hAnsi="Menlo Regular" w:cs="Menlo Regular"/>
          <w:color w:val="C41A16"/>
          <w:sz w:val="22"/>
          <w:szCs w:val="22"/>
          <w:lang w:val="en-GB"/>
        </w:rPr>
        <w:t>"%s\t"</w:t>
      </w:r>
      <w:r w:rsidRPr="0020749A">
        <w:rPr>
          <w:rFonts w:ascii="Menlo Regular" w:hAnsi="Menlo Regular" w:cs="Menlo Regular"/>
          <w:color w:val="000000"/>
          <w:sz w:val="22"/>
          <w:szCs w:val="22"/>
          <w:lang w:val="en-GB"/>
        </w:rPr>
        <w:t>%(i))</w:t>
      </w:r>
    </w:p>
    <w:p w14:paraId="05DB992C"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#After looping through the header list, write an enter to the output file</w:t>
      </w:r>
    </w:p>
    <w:p w14:paraId="548FD1C6"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output.write(</w:t>
      </w:r>
      <w:r w:rsidRPr="0020749A">
        <w:rPr>
          <w:rFonts w:ascii="Menlo Regular" w:hAnsi="Menlo Regular" w:cs="Menlo Regular"/>
          <w:color w:val="C41A16"/>
          <w:sz w:val="22"/>
          <w:szCs w:val="22"/>
          <w:lang w:val="en-GB"/>
        </w:rPr>
        <w:t>"\n"</w:t>
      </w:r>
      <w:r w:rsidRPr="0020749A">
        <w:rPr>
          <w:rFonts w:ascii="Menlo Regular" w:hAnsi="Menlo Regular" w:cs="Menlo Regular"/>
          <w:color w:val="000000"/>
          <w:sz w:val="22"/>
          <w:szCs w:val="22"/>
          <w:lang w:val="en-GB"/>
        </w:rPr>
        <w:t>)</w:t>
      </w:r>
    </w:p>
    <w:p w14:paraId="2C6F79E3"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#Close the output file</w:t>
      </w:r>
    </w:p>
    <w:p w14:paraId="4BA3D4F4"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output.close()</w:t>
      </w:r>
    </w:p>
    <w:p w14:paraId="672D6629"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#When c is not zero, it is not the header line</w:t>
      </w:r>
    </w:p>
    <w:p w14:paraId="53B524B6"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else</w:t>
      </w:r>
      <w:r w:rsidRPr="0020749A">
        <w:rPr>
          <w:rFonts w:ascii="Menlo Regular" w:hAnsi="Menlo Regular" w:cs="Menlo Regular"/>
          <w:color w:val="000000"/>
          <w:sz w:val="22"/>
          <w:szCs w:val="22"/>
          <w:lang w:val="en-GB"/>
        </w:rPr>
        <w:t>:</w:t>
      </w:r>
    </w:p>
    <w:p w14:paraId="674E3095"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save the content of the line as a list.</w:t>
      </w:r>
    </w:p>
    <w:p w14:paraId="3DAAB57F"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line = content[c].split(</w:t>
      </w:r>
      <w:r w:rsidRPr="0020749A">
        <w:rPr>
          <w:rFonts w:ascii="Menlo Regular" w:hAnsi="Menlo Regular" w:cs="Menlo Regular"/>
          <w:color w:val="C41A16"/>
          <w:sz w:val="22"/>
          <w:szCs w:val="22"/>
          <w:lang w:val="en-GB"/>
        </w:rPr>
        <w:t>"\t"</w:t>
      </w:r>
      <w:r w:rsidRPr="0020749A">
        <w:rPr>
          <w:rFonts w:ascii="Menlo Regular" w:hAnsi="Menlo Regular" w:cs="Menlo Regular"/>
          <w:color w:val="000000"/>
          <w:sz w:val="22"/>
          <w:szCs w:val="22"/>
          <w:lang w:val="en-GB"/>
        </w:rPr>
        <w:t>)</w:t>
      </w:r>
    </w:p>
    <w:p w14:paraId="59019C28"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#Remove the empty field and the enter from the header</w:t>
      </w:r>
    </w:p>
    <w:p w14:paraId="2DD08E43"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line.pop(</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w:t>
      </w:r>
    </w:p>
    <w:p w14:paraId="34EE711D"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line.pop(</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w:t>
      </w:r>
    </w:p>
    <w:p w14:paraId="3A763808"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#Save the lenth of the line (= number of columns)</w:t>
      </w:r>
    </w:p>
    <w:p w14:paraId="64506438"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file_length = int(len(line))</w:t>
      </w:r>
    </w:p>
    <w:p w14:paraId="7B21A5F6"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#Calculate the difference between the max lenght and the lenth of the current file</w:t>
      </w:r>
    </w:p>
    <w:p w14:paraId="54E8C49A"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difference = max-file_length</w:t>
      </w:r>
    </w:p>
    <w:p w14:paraId="00CB3A11"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#Open the output file again, using the append mode</w:t>
      </w:r>
    </w:p>
    <w:p w14:paraId="0F7F43CB"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outname = </w:t>
      </w:r>
      <w:r w:rsidRPr="0020749A">
        <w:rPr>
          <w:rFonts w:ascii="Menlo Regular" w:hAnsi="Menlo Regular" w:cs="Menlo Regular"/>
          <w:color w:val="C41A16"/>
          <w:sz w:val="22"/>
          <w:szCs w:val="22"/>
          <w:lang w:val="en-GB"/>
        </w:rPr>
        <w:t>"%s_new.tsv"</w:t>
      </w:r>
      <w:r w:rsidRPr="0020749A">
        <w:rPr>
          <w:rFonts w:ascii="Menlo Regular" w:hAnsi="Menlo Regular" w:cs="Menlo Regular"/>
          <w:color w:val="000000"/>
          <w:sz w:val="22"/>
          <w:szCs w:val="22"/>
          <w:lang w:val="en-GB"/>
        </w:rPr>
        <w:t xml:space="preserve"> %(a.split(</w:t>
      </w:r>
      <w:r w:rsidRPr="0020749A">
        <w:rPr>
          <w:rFonts w:ascii="Menlo Regular" w:hAnsi="Menlo Regular" w:cs="Menlo Regular"/>
          <w:color w:val="C41A16"/>
          <w:sz w:val="22"/>
          <w:szCs w:val="22"/>
          <w:lang w:val="en-GB"/>
        </w:rPr>
        <w:t>"."</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p>
    <w:p w14:paraId="20587D45"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print outname</w:t>
      </w:r>
    </w:p>
    <w:p w14:paraId="7DCA79B8"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output = open(outname, </w:t>
      </w:r>
      <w:r w:rsidRPr="0020749A">
        <w:rPr>
          <w:rFonts w:ascii="Menlo Regular" w:hAnsi="Menlo Regular" w:cs="Menlo Regular"/>
          <w:color w:val="1C00CF"/>
          <w:sz w:val="22"/>
          <w:szCs w:val="22"/>
          <w:lang w:val="en-GB"/>
        </w:rPr>
        <w:t>'a'</w:t>
      </w:r>
      <w:r w:rsidRPr="0020749A">
        <w:rPr>
          <w:rFonts w:ascii="Menlo Regular" w:hAnsi="Menlo Regular" w:cs="Menlo Regular"/>
          <w:color w:val="000000"/>
          <w:sz w:val="22"/>
          <w:szCs w:val="22"/>
          <w:lang w:val="en-GB"/>
        </w:rPr>
        <w:t>)</w:t>
      </w:r>
    </w:p>
    <w:p w14:paraId="5BAC927F"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#Use a the difference to add enough 0's</w:t>
      </w:r>
    </w:p>
    <w:p w14:paraId="067D041B"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 xml:space="preserve">            </w:t>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v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range(difference):</w:t>
      </w:r>
    </w:p>
    <w:p w14:paraId="05133DDA"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line.append(</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p>
    <w:p w14:paraId="4E3896F5"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#Write the content of the line list to the output file</w:t>
      </w:r>
    </w:p>
    <w:p w14:paraId="6C0408C5"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for</w:t>
      </w:r>
      <w:r w:rsidRPr="0020749A">
        <w:rPr>
          <w:rFonts w:ascii="Menlo Regular" w:hAnsi="Menlo Regular" w:cs="Menlo Regular"/>
          <w:color w:val="000000"/>
          <w:sz w:val="22"/>
          <w:szCs w:val="22"/>
          <w:lang w:val="en-GB"/>
        </w:rPr>
        <w:t xml:space="preserve"> w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line:</w:t>
      </w:r>
    </w:p>
    <w:p w14:paraId="71D1709D"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output.write(</w:t>
      </w:r>
      <w:r w:rsidRPr="0020749A">
        <w:rPr>
          <w:rFonts w:ascii="Menlo Regular" w:hAnsi="Menlo Regular" w:cs="Menlo Regular"/>
          <w:color w:val="C41A16"/>
          <w:sz w:val="22"/>
          <w:szCs w:val="22"/>
          <w:lang w:val="en-GB"/>
        </w:rPr>
        <w:t>"%s\t"</w:t>
      </w:r>
      <w:r w:rsidRPr="0020749A">
        <w:rPr>
          <w:rFonts w:ascii="Menlo Regular" w:hAnsi="Menlo Regular" w:cs="Menlo Regular"/>
          <w:color w:val="000000"/>
          <w:sz w:val="22"/>
          <w:szCs w:val="22"/>
          <w:lang w:val="en-GB"/>
        </w:rPr>
        <w:t>%(w))</w:t>
      </w:r>
    </w:p>
    <w:p w14:paraId="0ADA2B67"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#After looping through the line list, write an enter to the output file</w:t>
      </w:r>
    </w:p>
    <w:p w14:paraId="6EBFC556"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output.write(</w:t>
      </w:r>
      <w:r w:rsidRPr="0020749A">
        <w:rPr>
          <w:rFonts w:ascii="Menlo Regular" w:hAnsi="Menlo Regular" w:cs="Menlo Regular"/>
          <w:color w:val="C41A16"/>
          <w:sz w:val="22"/>
          <w:szCs w:val="22"/>
          <w:lang w:val="en-GB"/>
        </w:rPr>
        <w:t>"\n"</w:t>
      </w:r>
      <w:r w:rsidRPr="0020749A">
        <w:rPr>
          <w:rFonts w:ascii="Menlo Regular" w:hAnsi="Menlo Regular" w:cs="Menlo Regular"/>
          <w:color w:val="000000"/>
          <w:sz w:val="22"/>
          <w:szCs w:val="22"/>
          <w:lang w:val="en-GB"/>
        </w:rPr>
        <w:t>)</w:t>
      </w:r>
    </w:p>
    <w:p w14:paraId="4E0279EA"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#Close the output file</w:t>
      </w:r>
    </w:p>
    <w:p w14:paraId="500BE1A5"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output.close()</w:t>
      </w:r>
    </w:p>
    <w:p w14:paraId="72DC5666"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#print "mv %s %s"%(outname, a)</w:t>
      </w:r>
    </w:p>
    <w:p w14:paraId="09EB70A2"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#Rename the output file</w:t>
      </w:r>
    </w:p>
    <w:p w14:paraId="284CA7C8"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os.system(</w:t>
      </w:r>
      <w:r w:rsidRPr="0020749A">
        <w:rPr>
          <w:rFonts w:ascii="Menlo Regular" w:hAnsi="Menlo Regular" w:cs="Menlo Regular"/>
          <w:color w:val="C41A16"/>
          <w:sz w:val="22"/>
          <w:szCs w:val="22"/>
          <w:lang w:val="en-GB"/>
        </w:rPr>
        <w:t>"mv %s %s"</w:t>
      </w:r>
      <w:r w:rsidRPr="0020749A">
        <w:rPr>
          <w:rFonts w:ascii="Menlo Regular" w:hAnsi="Menlo Regular" w:cs="Menlo Regular"/>
          <w:color w:val="000000"/>
          <w:sz w:val="22"/>
          <w:szCs w:val="22"/>
          <w:lang w:val="en-GB"/>
        </w:rPr>
        <w:t>%(outname, a))</w:t>
      </w:r>
    </w:p>
    <w:p w14:paraId="1FCD6E96" w14:textId="77777777" w:rsidR="00AC38B7" w:rsidRPr="0020749A"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#Remove the temporary len_files file</w:t>
      </w:r>
    </w:p>
    <w:p w14:paraId="27684C96" w14:textId="4D943A44" w:rsidR="00715FE2" w:rsidRPr="0020749A" w:rsidRDefault="00AC38B7" w:rsidP="00715FE2">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os.system(</w:t>
      </w:r>
      <w:r w:rsidRPr="0020749A">
        <w:rPr>
          <w:rFonts w:ascii="Menlo Regular" w:hAnsi="Menlo Regular" w:cs="Menlo Regular"/>
          <w:color w:val="C41A16"/>
          <w:sz w:val="22"/>
          <w:szCs w:val="22"/>
          <w:lang w:val="en-GB"/>
        </w:rPr>
        <w:t>"rm len_files"</w:t>
      </w:r>
      <w:r w:rsidRPr="0020749A">
        <w:rPr>
          <w:rFonts w:ascii="Menlo Regular" w:hAnsi="Menlo Regular" w:cs="Menlo Regular"/>
          <w:color w:val="000000"/>
          <w:sz w:val="22"/>
          <w:szCs w:val="22"/>
          <w:lang w:val="en-GB"/>
        </w:rPr>
        <w:t>)</w:t>
      </w:r>
      <w:r w:rsidR="00715FE2" w:rsidRPr="0020749A">
        <w:rPr>
          <w:rFonts w:ascii="Menlo Regular" w:hAnsi="Menlo Regular" w:cs="Menlo Regular"/>
          <w:color w:val="000000"/>
          <w:sz w:val="22"/>
          <w:szCs w:val="22"/>
          <w:lang w:val="en-GB"/>
        </w:rPr>
        <w:br w:type="page"/>
      </w:r>
    </w:p>
    <w:p w14:paraId="440725EB" w14:textId="77777777" w:rsidR="00E232EB" w:rsidRPr="0020749A" w:rsidRDefault="00E232EB" w:rsidP="00E232EB">
      <w:pPr>
        <w:pStyle w:val="Kop3"/>
        <w:numPr>
          <w:ilvl w:val="1"/>
          <w:numId w:val="1"/>
        </w:numPr>
        <w:rPr>
          <w:lang w:val="en-GB"/>
        </w:rPr>
      </w:pPr>
      <w:bookmarkStart w:id="125" w:name="_Toc260914299"/>
      <w:r w:rsidRPr="0020749A">
        <w:rPr>
          <w:lang w:val="en-GB"/>
        </w:rPr>
        <w:lastRenderedPageBreak/>
        <w:t>Python for website</w:t>
      </w:r>
      <w:bookmarkEnd w:id="125"/>
    </w:p>
    <w:p w14:paraId="61468BCD" w14:textId="77777777" w:rsidR="00D909C6" w:rsidRPr="0020749A" w:rsidRDefault="00D909C6" w:rsidP="00D909C6">
      <w:pPr>
        <w:pStyle w:val="Kop4"/>
        <w:numPr>
          <w:ilvl w:val="2"/>
          <w:numId w:val="1"/>
        </w:numPr>
        <w:rPr>
          <w:lang w:val="en-GB"/>
        </w:rPr>
      </w:pPr>
      <w:bookmarkStart w:id="126" w:name="_Toc260914300"/>
      <w:r w:rsidRPr="0020749A">
        <w:rPr>
          <w:lang w:val="en-GB"/>
        </w:rPr>
        <w:t>forms.py</w:t>
      </w:r>
      <w:bookmarkEnd w:id="126"/>
    </w:p>
    <w:p w14:paraId="6A6E12BC" w14:textId="77777777" w:rsidR="00D909C6" w:rsidRPr="0020749A" w:rsidRDefault="00D909C6" w:rsidP="00D909C6">
      <w:pPr>
        <w:rPr>
          <w:lang w:val="en-GB"/>
        </w:rPr>
      </w:pPr>
    </w:p>
    <w:p w14:paraId="1BD19948"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Import the required modules</w:t>
      </w:r>
    </w:p>
    <w:p w14:paraId="52F2109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from</w:t>
      </w:r>
      <w:r w:rsidRPr="0020749A">
        <w:rPr>
          <w:rFonts w:ascii="Menlo Regular" w:hAnsi="Menlo Regular" w:cs="Menlo Regular"/>
          <w:color w:val="000000"/>
          <w:sz w:val="22"/>
          <w:szCs w:val="22"/>
          <w:lang w:val="en-GB"/>
        </w:rPr>
        <w:t xml:space="preserve"> django </w:t>
      </w:r>
      <w:r w:rsidRPr="0020749A">
        <w:rPr>
          <w:rFonts w:ascii="Menlo Regular" w:hAnsi="Menlo Regular" w:cs="Menlo Regular"/>
          <w:color w:val="AA0D91"/>
          <w:sz w:val="22"/>
          <w:szCs w:val="22"/>
          <w:lang w:val="en-GB"/>
        </w:rPr>
        <w:t>import</w:t>
      </w:r>
      <w:r w:rsidRPr="0020749A">
        <w:rPr>
          <w:rFonts w:ascii="Menlo Regular" w:hAnsi="Menlo Regular" w:cs="Menlo Regular"/>
          <w:color w:val="000000"/>
          <w:sz w:val="22"/>
          <w:szCs w:val="22"/>
          <w:lang w:val="en-GB"/>
        </w:rPr>
        <w:t xml:space="preserve"> forms</w:t>
      </w:r>
    </w:p>
    <w:p w14:paraId="2B74060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from</w:t>
      </w:r>
      <w:r w:rsidRPr="0020749A">
        <w:rPr>
          <w:rFonts w:ascii="Menlo Regular" w:hAnsi="Menlo Regular" w:cs="Menlo Regular"/>
          <w:color w:val="000000"/>
          <w:sz w:val="22"/>
          <w:szCs w:val="22"/>
          <w:lang w:val="en-GB"/>
        </w:rPr>
        <w:t xml:space="preserve"> models </w:t>
      </w:r>
      <w:r w:rsidRPr="0020749A">
        <w:rPr>
          <w:rFonts w:ascii="Menlo Regular" w:hAnsi="Menlo Regular" w:cs="Menlo Regular"/>
          <w:color w:val="AA0D91"/>
          <w:sz w:val="22"/>
          <w:szCs w:val="22"/>
          <w:lang w:val="en-GB"/>
        </w:rPr>
        <w:t>import</w:t>
      </w:r>
      <w:r w:rsidRPr="0020749A">
        <w:rPr>
          <w:rFonts w:ascii="Menlo Regular" w:hAnsi="Menlo Regular" w:cs="Menlo Regular"/>
          <w:color w:val="000000"/>
          <w:sz w:val="22"/>
          <w:szCs w:val="22"/>
          <w:lang w:val="en-GB"/>
        </w:rPr>
        <w:t xml:space="preserve"> Orchid</w:t>
      </w:r>
    </w:p>
    <w:p w14:paraId="1D179D0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2DEFB34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Class for uploading pictures</w:t>
      </w:r>
    </w:p>
    <w:p w14:paraId="5FBDFBF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class</w:t>
      </w:r>
      <w:r w:rsidRPr="0020749A">
        <w:rPr>
          <w:rFonts w:ascii="Menlo Regular" w:hAnsi="Menlo Regular" w:cs="Menlo Regular"/>
          <w:color w:val="000000"/>
          <w:sz w:val="22"/>
          <w:szCs w:val="22"/>
          <w:lang w:val="en-GB"/>
        </w:rPr>
        <w:t xml:space="preserve"> UploadPictureForm(forms.ModelForm):</w:t>
      </w:r>
    </w:p>
    <w:p w14:paraId="16791E8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3F9435E5"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The meta data</w:t>
      </w:r>
    </w:p>
    <w:p w14:paraId="33E475C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class</w:t>
      </w:r>
      <w:r w:rsidRPr="0020749A">
        <w:rPr>
          <w:rFonts w:ascii="Menlo Regular" w:hAnsi="Menlo Regular" w:cs="Menlo Regular"/>
          <w:color w:val="000000"/>
          <w:sz w:val="22"/>
          <w:szCs w:val="22"/>
          <w:lang w:val="en-GB"/>
        </w:rPr>
        <w:t xml:space="preserve"> Meta:</w:t>
      </w:r>
    </w:p>
    <w:p w14:paraId="5E86EFC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The used model, Orchids in this case</w:t>
      </w:r>
    </w:p>
    <w:p w14:paraId="79A90CF0" w14:textId="77777777" w:rsidR="00D909C6" w:rsidRPr="0020749A" w:rsidRDefault="00D909C6" w:rsidP="00D909C6">
      <w:pPr>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model = Orchid</w:t>
      </w:r>
      <w:r w:rsidRPr="0020749A">
        <w:rPr>
          <w:rFonts w:ascii="Menlo Regular" w:hAnsi="Menlo Regular" w:cs="Menlo Regular"/>
          <w:color w:val="000000"/>
          <w:sz w:val="22"/>
          <w:szCs w:val="22"/>
          <w:lang w:val="en-GB"/>
        </w:rPr>
        <w:br w:type="page"/>
      </w:r>
    </w:p>
    <w:p w14:paraId="6562521D" w14:textId="77777777" w:rsidR="00D909C6" w:rsidRPr="0020749A" w:rsidRDefault="00D909C6" w:rsidP="00D909C6">
      <w:pPr>
        <w:pStyle w:val="Kop4"/>
        <w:numPr>
          <w:ilvl w:val="2"/>
          <w:numId w:val="1"/>
        </w:numPr>
        <w:rPr>
          <w:lang w:val="en-GB"/>
        </w:rPr>
      </w:pPr>
      <w:bookmarkStart w:id="127" w:name="_Toc260914301"/>
      <w:r w:rsidRPr="0020749A">
        <w:rPr>
          <w:lang w:val="en-GB"/>
        </w:rPr>
        <w:lastRenderedPageBreak/>
        <w:t>views.py</w:t>
      </w:r>
      <w:bookmarkEnd w:id="127"/>
    </w:p>
    <w:p w14:paraId="07F5175A" w14:textId="77777777" w:rsidR="00D909C6" w:rsidRPr="0020749A" w:rsidRDefault="00D909C6" w:rsidP="00D909C6">
      <w:pPr>
        <w:rPr>
          <w:lang w:val="en-GB"/>
        </w:rPr>
      </w:pPr>
    </w:p>
    <w:p w14:paraId="608D91FD"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import the required modules</w:t>
      </w:r>
    </w:p>
    <w:p w14:paraId="32267CE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from</w:t>
      </w:r>
      <w:r w:rsidRPr="0020749A">
        <w:rPr>
          <w:rFonts w:ascii="Menlo Regular" w:hAnsi="Menlo Regular" w:cs="Menlo Regular"/>
          <w:color w:val="000000"/>
          <w:sz w:val="22"/>
          <w:szCs w:val="22"/>
          <w:lang w:val="en-GB"/>
        </w:rPr>
        <w:t xml:space="preserve"> django.http </w:t>
      </w:r>
      <w:r w:rsidRPr="0020749A">
        <w:rPr>
          <w:rFonts w:ascii="Menlo Regular" w:hAnsi="Menlo Regular" w:cs="Menlo Regular"/>
          <w:color w:val="AA0D91"/>
          <w:sz w:val="22"/>
          <w:szCs w:val="22"/>
          <w:lang w:val="en-GB"/>
        </w:rPr>
        <w:t>import</w:t>
      </w:r>
      <w:r w:rsidRPr="0020749A">
        <w:rPr>
          <w:rFonts w:ascii="Menlo Regular" w:hAnsi="Menlo Regular" w:cs="Menlo Regular"/>
          <w:color w:val="000000"/>
          <w:sz w:val="22"/>
          <w:szCs w:val="22"/>
          <w:lang w:val="en-GB"/>
        </w:rPr>
        <w:t xml:space="preserve"> HttpResponseRedirect</w:t>
      </w:r>
    </w:p>
    <w:p w14:paraId="0991F27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from</w:t>
      </w:r>
      <w:r w:rsidRPr="0020749A">
        <w:rPr>
          <w:rFonts w:ascii="Menlo Regular" w:hAnsi="Menlo Regular" w:cs="Menlo Regular"/>
          <w:color w:val="000000"/>
          <w:sz w:val="22"/>
          <w:szCs w:val="22"/>
          <w:lang w:val="en-GB"/>
        </w:rPr>
        <w:t xml:space="preserve"> django.shortcuts </w:t>
      </w:r>
      <w:r w:rsidRPr="0020749A">
        <w:rPr>
          <w:rFonts w:ascii="Menlo Regular" w:hAnsi="Menlo Regular" w:cs="Menlo Regular"/>
          <w:color w:val="AA0D91"/>
          <w:sz w:val="22"/>
          <w:szCs w:val="22"/>
          <w:lang w:val="en-GB"/>
        </w:rPr>
        <w:t>import</w:t>
      </w:r>
      <w:r w:rsidRPr="0020749A">
        <w:rPr>
          <w:rFonts w:ascii="Menlo Regular" w:hAnsi="Menlo Regular" w:cs="Menlo Regular"/>
          <w:color w:val="000000"/>
          <w:sz w:val="22"/>
          <w:szCs w:val="22"/>
          <w:lang w:val="en-GB"/>
        </w:rPr>
        <w:t xml:space="preserve"> render_to_response</w:t>
      </w:r>
    </w:p>
    <w:p w14:paraId="3F0FD5E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from</w:t>
      </w:r>
      <w:r w:rsidRPr="0020749A">
        <w:rPr>
          <w:rFonts w:ascii="Menlo Regular" w:hAnsi="Menlo Regular" w:cs="Menlo Regular"/>
          <w:color w:val="000000"/>
          <w:sz w:val="22"/>
          <w:szCs w:val="22"/>
          <w:lang w:val="en-GB"/>
        </w:rPr>
        <w:t xml:space="preserve"> forms </w:t>
      </w:r>
      <w:r w:rsidRPr="0020749A">
        <w:rPr>
          <w:rFonts w:ascii="Menlo Regular" w:hAnsi="Menlo Regular" w:cs="Menlo Regular"/>
          <w:color w:val="AA0D91"/>
          <w:sz w:val="22"/>
          <w:szCs w:val="22"/>
          <w:lang w:val="en-GB"/>
        </w:rPr>
        <w:t>import</w:t>
      </w:r>
      <w:r w:rsidRPr="0020749A">
        <w:rPr>
          <w:rFonts w:ascii="Menlo Regular" w:hAnsi="Menlo Regular" w:cs="Menlo Regular"/>
          <w:color w:val="000000"/>
          <w:sz w:val="22"/>
          <w:szCs w:val="22"/>
          <w:lang w:val="en-GB"/>
        </w:rPr>
        <w:t xml:space="preserve"> UploadPictureForm</w:t>
      </w:r>
    </w:p>
    <w:p w14:paraId="5D8E303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from</w:t>
      </w:r>
      <w:r w:rsidRPr="0020749A">
        <w:rPr>
          <w:rFonts w:ascii="Menlo Regular" w:hAnsi="Menlo Regular" w:cs="Menlo Regular"/>
          <w:color w:val="000000"/>
          <w:sz w:val="22"/>
          <w:szCs w:val="22"/>
          <w:lang w:val="en-GB"/>
        </w:rPr>
        <w:t xml:space="preserve"> django.core.context_processors </w:t>
      </w:r>
      <w:r w:rsidRPr="0020749A">
        <w:rPr>
          <w:rFonts w:ascii="Menlo Regular" w:hAnsi="Menlo Regular" w:cs="Menlo Regular"/>
          <w:color w:val="AA0D91"/>
          <w:sz w:val="22"/>
          <w:szCs w:val="22"/>
          <w:lang w:val="en-GB"/>
        </w:rPr>
        <w:t>import</w:t>
      </w:r>
      <w:r w:rsidRPr="0020749A">
        <w:rPr>
          <w:rFonts w:ascii="Menlo Regular" w:hAnsi="Menlo Regular" w:cs="Menlo Regular"/>
          <w:color w:val="000000"/>
          <w:sz w:val="22"/>
          <w:szCs w:val="22"/>
          <w:lang w:val="en-GB"/>
        </w:rPr>
        <w:t xml:space="preserve"> csrf</w:t>
      </w:r>
    </w:p>
    <w:p w14:paraId="32DBE53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from</w:t>
      </w:r>
      <w:r w:rsidRPr="0020749A">
        <w:rPr>
          <w:rFonts w:ascii="Menlo Regular" w:hAnsi="Menlo Regular" w:cs="Menlo Regular"/>
          <w:color w:val="000000"/>
          <w:sz w:val="22"/>
          <w:szCs w:val="22"/>
          <w:lang w:val="en-GB"/>
        </w:rPr>
        <w:t xml:space="preserve"> django.contrib </w:t>
      </w:r>
      <w:r w:rsidRPr="0020749A">
        <w:rPr>
          <w:rFonts w:ascii="Menlo Regular" w:hAnsi="Menlo Regular" w:cs="Menlo Regular"/>
          <w:color w:val="AA0D91"/>
          <w:sz w:val="22"/>
          <w:szCs w:val="22"/>
          <w:lang w:val="en-GB"/>
        </w:rPr>
        <w:t>import</w:t>
      </w:r>
      <w:r w:rsidRPr="0020749A">
        <w:rPr>
          <w:rFonts w:ascii="Menlo Regular" w:hAnsi="Menlo Regular" w:cs="Menlo Regular"/>
          <w:color w:val="000000"/>
          <w:sz w:val="22"/>
          <w:szCs w:val="22"/>
          <w:lang w:val="en-GB"/>
        </w:rPr>
        <w:t xml:space="preserve"> auth</w:t>
      </w:r>
    </w:p>
    <w:p w14:paraId="38F5AD9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from</w:t>
      </w:r>
      <w:r w:rsidRPr="0020749A">
        <w:rPr>
          <w:rFonts w:ascii="Menlo Regular" w:hAnsi="Menlo Regular" w:cs="Menlo Regular"/>
          <w:color w:val="000000"/>
          <w:sz w:val="22"/>
          <w:szCs w:val="22"/>
          <w:lang w:val="en-GB"/>
        </w:rPr>
        <w:t xml:space="preserve"> time </w:t>
      </w:r>
      <w:r w:rsidRPr="0020749A">
        <w:rPr>
          <w:rFonts w:ascii="Menlo Regular" w:hAnsi="Menlo Regular" w:cs="Menlo Regular"/>
          <w:color w:val="AA0D91"/>
          <w:sz w:val="22"/>
          <w:szCs w:val="22"/>
          <w:lang w:val="en-GB"/>
        </w:rPr>
        <w:t>import</w:t>
      </w:r>
      <w:r w:rsidRPr="0020749A">
        <w:rPr>
          <w:rFonts w:ascii="Menlo Regular" w:hAnsi="Menlo Regular" w:cs="Menlo Regular"/>
          <w:color w:val="000000"/>
          <w:sz w:val="22"/>
          <w:szCs w:val="22"/>
          <w:lang w:val="en-GB"/>
        </w:rPr>
        <w:t xml:space="preserve"> time</w:t>
      </w:r>
    </w:p>
    <w:p w14:paraId="4411A405"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from</w:t>
      </w:r>
      <w:r w:rsidRPr="0020749A">
        <w:rPr>
          <w:rFonts w:ascii="Menlo Regular" w:hAnsi="Menlo Regular" w:cs="Menlo Regular"/>
          <w:color w:val="000000"/>
          <w:sz w:val="22"/>
          <w:szCs w:val="22"/>
          <w:lang w:val="en-GB"/>
        </w:rPr>
        <w:t xml:space="preserve"> django.contrib.auth.decorators </w:t>
      </w:r>
      <w:r w:rsidRPr="0020749A">
        <w:rPr>
          <w:rFonts w:ascii="Menlo Regular" w:hAnsi="Menlo Regular" w:cs="Menlo Regular"/>
          <w:color w:val="AA0D91"/>
          <w:sz w:val="22"/>
          <w:szCs w:val="22"/>
          <w:lang w:val="en-GB"/>
        </w:rPr>
        <w:t>import</w:t>
      </w:r>
      <w:r w:rsidRPr="0020749A">
        <w:rPr>
          <w:rFonts w:ascii="Menlo Regular" w:hAnsi="Menlo Regular" w:cs="Menlo Regular"/>
          <w:color w:val="000000"/>
          <w:sz w:val="22"/>
          <w:szCs w:val="22"/>
          <w:lang w:val="en-GB"/>
        </w:rPr>
        <w:t xml:space="preserve"> login_required</w:t>
      </w:r>
    </w:p>
    <w:p w14:paraId="73CE1AB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import</w:t>
      </w:r>
      <w:r w:rsidRPr="0020749A">
        <w:rPr>
          <w:rFonts w:ascii="Menlo Regular" w:hAnsi="Menlo Regular" w:cs="Menlo Regular"/>
          <w:color w:val="000000"/>
          <w:sz w:val="22"/>
          <w:szCs w:val="22"/>
          <w:lang w:val="en-GB"/>
        </w:rPr>
        <w:t xml:space="preserve"> os</w:t>
      </w:r>
    </w:p>
    <w:p w14:paraId="44E3186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572CC78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Function to get the used devise.</w:t>
      </w:r>
    </w:p>
    <w:p w14:paraId="6BEEFC7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get_device( request ):</w:t>
      </w:r>
    </w:p>
    <w:p w14:paraId="4A57BE6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 Redirect to the servers list. """</w:t>
      </w:r>
    </w:p>
    <w:p w14:paraId="232FCA7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#Initiate the device variable</w:t>
      </w:r>
    </w:p>
    <w:p w14:paraId="7B77CDCF"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device = </w:t>
      </w:r>
      <w:r w:rsidRPr="0020749A">
        <w:rPr>
          <w:rFonts w:ascii="Menlo Regular" w:hAnsi="Menlo Regular" w:cs="Menlo Regular"/>
          <w:color w:val="C41A16"/>
          <w:sz w:val="22"/>
          <w:szCs w:val="22"/>
          <w:lang w:val="en-GB"/>
        </w:rPr>
        <w:t>""</w:t>
      </w:r>
    </w:p>
    <w:p w14:paraId="3E1F8B71"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#If the used device is in the list, the device is a mobile phone</w:t>
      </w:r>
    </w:p>
    <w:p w14:paraId="5B3530A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'''I have test both html-styles on the iPad. The results shows that the iPad can</w:t>
      </w:r>
    </w:p>
    <w:p w14:paraId="2298AF98"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C41A16"/>
          <w:sz w:val="22"/>
          <w:szCs w:val="22"/>
          <w:lang w:val="en-GB"/>
        </w:rPr>
        <w:t xml:space="preserve">    better show the computer style'''</w:t>
      </w:r>
    </w:p>
    <w:p w14:paraId="569518C8"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'HTTP_USER_AGENT'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request.META </w:t>
      </w:r>
      <w:r w:rsidRPr="0020749A">
        <w:rPr>
          <w:rFonts w:ascii="Menlo Regular" w:hAnsi="Menlo Regular" w:cs="Menlo Regular"/>
          <w:color w:val="AA0D91"/>
          <w:sz w:val="22"/>
          <w:szCs w:val="22"/>
          <w:lang w:val="en-GB"/>
        </w:rPr>
        <w:t>and</w:t>
      </w:r>
      <w:r w:rsidRPr="0020749A">
        <w:rPr>
          <w:rFonts w:ascii="Menlo Regular" w:hAnsi="Menlo Regular" w:cs="Menlo Regular"/>
          <w:color w:val="000000"/>
          <w:sz w:val="22"/>
          <w:szCs w:val="22"/>
          <w:lang w:val="en-GB"/>
        </w:rPr>
        <w:t xml:space="preserve"> (</w:t>
      </w:r>
    </w:p>
    <w:p w14:paraId="30E4A43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request.META[</w:t>
      </w:r>
      <w:r w:rsidRPr="0020749A">
        <w:rPr>
          <w:rFonts w:ascii="Menlo Regular" w:hAnsi="Menlo Regular" w:cs="Menlo Regular"/>
          <w:color w:val="1C00CF"/>
          <w:sz w:val="22"/>
          <w:szCs w:val="22"/>
          <w:lang w:val="en-GB"/>
        </w:rPr>
        <w:t>'HTTP_USER_AGENT'</w:t>
      </w:r>
      <w:r w:rsidRPr="0020749A">
        <w:rPr>
          <w:rFonts w:ascii="Menlo Regular" w:hAnsi="Menlo Regular" w:cs="Menlo Regular"/>
          <w:color w:val="000000"/>
          <w:sz w:val="22"/>
          <w:szCs w:val="22"/>
          <w:lang w:val="en-GB"/>
        </w:rPr>
        <w:t xml:space="preserve">].startswith( </w:t>
      </w:r>
      <w:r w:rsidRPr="0020749A">
        <w:rPr>
          <w:rFonts w:ascii="Menlo Regular" w:hAnsi="Menlo Regular" w:cs="Menlo Regular"/>
          <w:color w:val="1C00CF"/>
          <w:sz w:val="22"/>
          <w:szCs w:val="22"/>
          <w:lang w:val="en-GB"/>
        </w:rPr>
        <w:t>'BlackBerry'</w:t>
      </w:r>
      <w:r w:rsidRPr="0020749A">
        <w:rPr>
          <w:rFonts w:ascii="Menlo Regular" w:hAnsi="Menlo Regular" w:cs="Menlo Regular"/>
          <w:color w:val="000000"/>
          <w:sz w:val="22"/>
          <w:szCs w:val="22"/>
          <w:lang w:val="en-GB"/>
        </w:rPr>
        <w:t xml:space="preserve"> ) </w:t>
      </w:r>
      <w:r w:rsidRPr="0020749A">
        <w:rPr>
          <w:rFonts w:ascii="Menlo Regular" w:hAnsi="Menlo Regular" w:cs="Menlo Regular"/>
          <w:color w:val="AA0D91"/>
          <w:sz w:val="22"/>
          <w:szCs w:val="22"/>
          <w:lang w:val="en-GB"/>
        </w:rPr>
        <w:t>or</w:t>
      </w:r>
      <w:r w:rsidRPr="0020749A">
        <w:rPr>
          <w:rFonts w:ascii="Menlo Regular" w:hAnsi="Menlo Regular" w:cs="Menlo Regular"/>
          <w:color w:val="000000"/>
          <w:sz w:val="22"/>
          <w:szCs w:val="22"/>
          <w:lang w:val="en-GB"/>
        </w:rPr>
        <w:t xml:space="preserve"> \</w:t>
      </w:r>
    </w:p>
    <w:p w14:paraId="4E7BEF7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"Opera Mobi"</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request.META.get(</w:t>
      </w:r>
      <w:r w:rsidRPr="0020749A">
        <w:rPr>
          <w:rFonts w:ascii="Menlo Regular" w:hAnsi="Menlo Regular" w:cs="Menlo Regular"/>
          <w:color w:val="1C00CF"/>
          <w:sz w:val="22"/>
          <w:szCs w:val="22"/>
          <w:lang w:val="en-GB"/>
        </w:rPr>
        <w:t>'HTTP_USER_AGENT'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or</w:t>
      </w:r>
      <w:r w:rsidRPr="0020749A">
        <w:rPr>
          <w:rFonts w:ascii="Menlo Regular" w:hAnsi="Menlo Regular" w:cs="Menlo Regular"/>
          <w:color w:val="000000"/>
          <w:sz w:val="22"/>
          <w:szCs w:val="22"/>
          <w:lang w:val="en-GB"/>
        </w:rPr>
        <w:t xml:space="preserve"> \</w:t>
      </w:r>
    </w:p>
    <w:p w14:paraId="039DEE17"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"Opera Mini"</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request.META.get(</w:t>
      </w:r>
      <w:r w:rsidRPr="0020749A">
        <w:rPr>
          <w:rFonts w:ascii="Menlo Regular" w:hAnsi="Menlo Regular" w:cs="Menlo Regular"/>
          <w:color w:val="1C00CF"/>
          <w:sz w:val="22"/>
          <w:szCs w:val="22"/>
          <w:lang w:val="en-GB"/>
        </w:rPr>
        <w:t>'HTTP_USER_AGENT'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or</w:t>
      </w:r>
      <w:r w:rsidRPr="0020749A">
        <w:rPr>
          <w:rFonts w:ascii="Menlo Regular" w:hAnsi="Menlo Regular" w:cs="Menlo Regular"/>
          <w:color w:val="000000"/>
          <w:sz w:val="22"/>
          <w:szCs w:val="22"/>
          <w:lang w:val="en-GB"/>
        </w:rPr>
        <w:t xml:space="preserve"> \</w:t>
      </w:r>
    </w:p>
    <w:p w14:paraId="5CC39DA1"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"Windows CE"</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request.META.get(</w:t>
      </w:r>
      <w:r w:rsidRPr="0020749A">
        <w:rPr>
          <w:rFonts w:ascii="Menlo Regular" w:hAnsi="Menlo Regular" w:cs="Menlo Regular"/>
          <w:color w:val="1C00CF"/>
          <w:sz w:val="22"/>
          <w:szCs w:val="22"/>
          <w:lang w:val="en-GB"/>
        </w:rPr>
        <w:t>'HTTP_USER_AGENT'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or</w:t>
      </w:r>
      <w:r w:rsidRPr="0020749A">
        <w:rPr>
          <w:rFonts w:ascii="Menlo Regular" w:hAnsi="Menlo Regular" w:cs="Menlo Regular"/>
          <w:color w:val="000000"/>
          <w:sz w:val="22"/>
          <w:szCs w:val="22"/>
          <w:lang w:val="en-GB"/>
        </w:rPr>
        <w:t xml:space="preserve"> \</w:t>
      </w:r>
    </w:p>
    <w:p w14:paraId="578308F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"MIDP"</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request.META.get(</w:t>
      </w:r>
      <w:r w:rsidRPr="0020749A">
        <w:rPr>
          <w:rFonts w:ascii="Menlo Regular" w:hAnsi="Menlo Regular" w:cs="Menlo Regular"/>
          <w:color w:val="1C00CF"/>
          <w:sz w:val="22"/>
          <w:szCs w:val="22"/>
          <w:lang w:val="en-GB"/>
        </w:rPr>
        <w:t>'HTTP_USER_AGENT'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or</w:t>
      </w:r>
      <w:r w:rsidRPr="0020749A">
        <w:rPr>
          <w:rFonts w:ascii="Menlo Regular" w:hAnsi="Menlo Regular" w:cs="Menlo Regular"/>
          <w:color w:val="000000"/>
          <w:sz w:val="22"/>
          <w:szCs w:val="22"/>
          <w:lang w:val="en-GB"/>
        </w:rPr>
        <w:t xml:space="preserve"> \</w:t>
      </w:r>
    </w:p>
    <w:p w14:paraId="58FB157D"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"Palm"</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request.META.get(</w:t>
      </w:r>
      <w:r w:rsidRPr="0020749A">
        <w:rPr>
          <w:rFonts w:ascii="Menlo Regular" w:hAnsi="Menlo Regular" w:cs="Menlo Regular"/>
          <w:color w:val="1C00CF"/>
          <w:sz w:val="22"/>
          <w:szCs w:val="22"/>
          <w:lang w:val="en-GB"/>
        </w:rPr>
        <w:t>'HTTP_USER_AGENT'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or</w:t>
      </w:r>
      <w:r w:rsidRPr="0020749A">
        <w:rPr>
          <w:rFonts w:ascii="Menlo Regular" w:hAnsi="Menlo Regular" w:cs="Menlo Regular"/>
          <w:color w:val="000000"/>
          <w:sz w:val="22"/>
          <w:szCs w:val="22"/>
          <w:lang w:val="en-GB"/>
        </w:rPr>
        <w:t xml:space="preserve"> \</w:t>
      </w:r>
    </w:p>
    <w:p w14:paraId="337433A1"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"NetFront"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request.META.get(</w:t>
      </w:r>
      <w:r w:rsidRPr="0020749A">
        <w:rPr>
          <w:rFonts w:ascii="Menlo Regular" w:hAnsi="Menlo Regular" w:cs="Menlo Regular"/>
          <w:color w:val="1C00CF"/>
          <w:sz w:val="22"/>
          <w:szCs w:val="22"/>
          <w:lang w:val="en-GB"/>
        </w:rPr>
        <w:t>'HTTP_USER_AGENT'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or</w:t>
      </w:r>
      <w:r w:rsidRPr="0020749A">
        <w:rPr>
          <w:rFonts w:ascii="Menlo Regular" w:hAnsi="Menlo Regular" w:cs="Menlo Regular"/>
          <w:color w:val="000000"/>
          <w:sz w:val="22"/>
          <w:szCs w:val="22"/>
          <w:lang w:val="en-GB"/>
        </w:rPr>
        <w:t xml:space="preserve"> \</w:t>
      </w:r>
    </w:p>
    <w:p w14:paraId="0BED6B7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"Nokia"</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request.META.get(</w:t>
      </w:r>
      <w:r w:rsidRPr="0020749A">
        <w:rPr>
          <w:rFonts w:ascii="Menlo Regular" w:hAnsi="Menlo Regular" w:cs="Menlo Regular"/>
          <w:color w:val="1C00CF"/>
          <w:sz w:val="22"/>
          <w:szCs w:val="22"/>
          <w:lang w:val="en-GB"/>
        </w:rPr>
        <w:t>'HTTP_USER_AGENT'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or</w:t>
      </w:r>
      <w:r w:rsidRPr="0020749A">
        <w:rPr>
          <w:rFonts w:ascii="Menlo Regular" w:hAnsi="Menlo Regular" w:cs="Menlo Regular"/>
          <w:color w:val="000000"/>
          <w:sz w:val="22"/>
          <w:szCs w:val="22"/>
          <w:lang w:val="en-GB"/>
        </w:rPr>
        <w:t xml:space="preserve"> \</w:t>
      </w:r>
    </w:p>
    <w:p w14:paraId="2E3FEAF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"Symbian"</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request.META.get(</w:t>
      </w:r>
      <w:r w:rsidRPr="0020749A">
        <w:rPr>
          <w:rFonts w:ascii="Menlo Regular" w:hAnsi="Menlo Regular" w:cs="Menlo Regular"/>
          <w:color w:val="1C00CF"/>
          <w:sz w:val="22"/>
          <w:szCs w:val="22"/>
          <w:lang w:val="en-GB"/>
        </w:rPr>
        <w:t>'HTTP_USER_AGENT'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or</w:t>
      </w:r>
      <w:r w:rsidRPr="0020749A">
        <w:rPr>
          <w:rFonts w:ascii="Menlo Regular" w:hAnsi="Menlo Regular" w:cs="Menlo Regular"/>
          <w:color w:val="000000"/>
          <w:sz w:val="22"/>
          <w:szCs w:val="22"/>
          <w:lang w:val="en-GB"/>
        </w:rPr>
        <w:t xml:space="preserve"> \</w:t>
      </w:r>
    </w:p>
    <w:p w14:paraId="652553C0"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"UP.Browser"</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request.META.get(</w:t>
      </w:r>
      <w:r w:rsidRPr="0020749A">
        <w:rPr>
          <w:rFonts w:ascii="Menlo Regular" w:hAnsi="Menlo Regular" w:cs="Menlo Regular"/>
          <w:color w:val="1C00CF"/>
          <w:sz w:val="22"/>
          <w:szCs w:val="22"/>
          <w:lang w:val="en-GB"/>
        </w:rPr>
        <w:t>'HTTP_USER_AGENT'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or</w:t>
      </w:r>
      <w:r w:rsidRPr="0020749A">
        <w:rPr>
          <w:rFonts w:ascii="Menlo Regular" w:hAnsi="Menlo Regular" w:cs="Menlo Regular"/>
          <w:color w:val="000000"/>
          <w:sz w:val="22"/>
          <w:szCs w:val="22"/>
          <w:lang w:val="en-GB"/>
        </w:rPr>
        <w:t xml:space="preserve"> \</w:t>
      </w:r>
    </w:p>
    <w:p w14:paraId="640AE708"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"UP.Link"</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request.META.get(</w:t>
      </w:r>
      <w:r w:rsidRPr="0020749A">
        <w:rPr>
          <w:rFonts w:ascii="Menlo Regular" w:hAnsi="Menlo Regular" w:cs="Menlo Regular"/>
          <w:color w:val="1C00CF"/>
          <w:sz w:val="22"/>
          <w:szCs w:val="22"/>
          <w:lang w:val="en-GB"/>
        </w:rPr>
        <w:t>'HTTP_USER_AGENT'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or</w:t>
      </w:r>
      <w:r w:rsidRPr="0020749A">
        <w:rPr>
          <w:rFonts w:ascii="Menlo Regular" w:hAnsi="Menlo Regular" w:cs="Menlo Regular"/>
          <w:color w:val="000000"/>
          <w:sz w:val="22"/>
          <w:szCs w:val="22"/>
          <w:lang w:val="en-GB"/>
        </w:rPr>
        <w:t xml:space="preserve"> \</w:t>
      </w:r>
    </w:p>
    <w:p w14:paraId="114E0888"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"WinWAP"</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request.META.get(</w:t>
      </w:r>
      <w:r w:rsidRPr="0020749A">
        <w:rPr>
          <w:rFonts w:ascii="Menlo Regular" w:hAnsi="Menlo Regular" w:cs="Menlo Regular"/>
          <w:color w:val="1C00CF"/>
          <w:sz w:val="22"/>
          <w:szCs w:val="22"/>
          <w:lang w:val="en-GB"/>
        </w:rPr>
        <w:t>'HTTP_USER_AGENT'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or</w:t>
      </w:r>
      <w:r w:rsidRPr="0020749A">
        <w:rPr>
          <w:rFonts w:ascii="Menlo Regular" w:hAnsi="Menlo Regular" w:cs="Menlo Regular"/>
          <w:color w:val="000000"/>
          <w:sz w:val="22"/>
          <w:szCs w:val="22"/>
          <w:lang w:val="en-GB"/>
        </w:rPr>
        <w:t xml:space="preserve"> \</w:t>
      </w:r>
    </w:p>
    <w:p w14:paraId="79AA0F1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"Android"</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request.META.get(</w:t>
      </w:r>
      <w:r w:rsidRPr="0020749A">
        <w:rPr>
          <w:rFonts w:ascii="Menlo Regular" w:hAnsi="Menlo Regular" w:cs="Menlo Regular"/>
          <w:color w:val="1C00CF"/>
          <w:sz w:val="22"/>
          <w:szCs w:val="22"/>
          <w:lang w:val="en-GB"/>
        </w:rPr>
        <w:t>'HTTP_USER_AGENT'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or</w:t>
      </w:r>
      <w:r w:rsidRPr="0020749A">
        <w:rPr>
          <w:rFonts w:ascii="Menlo Regular" w:hAnsi="Menlo Regular" w:cs="Menlo Regular"/>
          <w:color w:val="000000"/>
          <w:sz w:val="22"/>
          <w:szCs w:val="22"/>
          <w:lang w:val="en-GB"/>
        </w:rPr>
        <w:t xml:space="preserve"> \</w:t>
      </w:r>
    </w:p>
    <w:p w14:paraId="0C11BC5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"DoCoMo"</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request.META.get(</w:t>
      </w:r>
      <w:r w:rsidRPr="0020749A">
        <w:rPr>
          <w:rFonts w:ascii="Menlo Regular" w:hAnsi="Menlo Regular" w:cs="Menlo Regular"/>
          <w:color w:val="1C00CF"/>
          <w:sz w:val="22"/>
          <w:szCs w:val="22"/>
          <w:lang w:val="en-GB"/>
        </w:rPr>
        <w:t>'HTTP_USER_AGENT'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or</w:t>
      </w:r>
      <w:r w:rsidRPr="0020749A">
        <w:rPr>
          <w:rFonts w:ascii="Menlo Regular" w:hAnsi="Menlo Regular" w:cs="Menlo Regular"/>
          <w:color w:val="000000"/>
          <w:sz w:val="22"/>
          <w:szCs w:val="22"/>
          <w:lang w:val="en-GB"/>
        </w:rPr>
        <w:t xml:space="preserve"> \</w:t>
      </w:r>
    </w:p>
    <w:p w14:paraId="1F7377D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"KDDI-"</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request.META.get(</w:t>
      </w:r>
      <w:r w:rsidRPr="0020749A">
        <w:rPr>
          <w:rFonts w:ascii="Menlo Regular" w:hAnsi="Menlo Regular" w:cs="Menlo Regular"/>
          <w:color w:val="1C00CF"/>
          <w:sz w:val="22"/>
          <w:szCs w:val="22"/>
          <w:lang w:val="en-GB"/>
        </w:rPr>
        <w:t>'HTTP_USER_AGENT'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or</w:t>
      </w:r>
      <w:r w:rsidRPr="0020749A">
        <w:rPr>
          <w:rFonts w:ascii="Menlo Regular" w:hAnsi="Menlo Regular" w:cs="Menlo Regular"/>
          <w:color w:val="000000"/>
          <w:sz w:val="22"/>
          <w:szCs w:val="22"/>
          <w:lang w:val="en-GB"/>
        </w:rPr>
        <w:t xml:space="preserve"> \</w:t>
      </w:r>
    </w:p>
    <w:p w14:paraId="2BC8BD2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"Softbank"</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request.META.get(</w:t>
      </w:r>
      <w:r w:rsidRPr="0020749A">
        <w:rPr>
          <w:rFonts w:ascii="Menlo Regular" w:hAnsi="Menlo Regular" w:cs="Menlo Regular"/>
          <w:color w:val="1C00CF"/>
          <w:sz w:val="22"/>
          <w:szCs w:val="22"/>
          <w:lang w:val="en-GB"/>
        </w:rPr>
        <w:t>'HTTP_USER_AGENT'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or</w:t>
      </w:r>
      <w:r w:rsidRPr="0020749A">
        <w:rPr>
          <w:rFonts w:ascii="Menlo Regular" w:hAnsi="Menlo Regular" w:cs="Menlo Regular"/>
          <w:color w:val="000000"/>
          <w:sz w:val="22"/>
          <w:szCs w:val="22"/>
          <w:lang w:val="en-GB"/>
        </w:rPr>
        <w:t xml:space="preserve"> \</w:t>
      </w:r>
    </w:p>
    <w:p w14:paraId="4F0D89C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"J-Phone"</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request.META.get(</w:t>
      </w:r>
      <w:r w:rsidRPr="0020749A">
        <w:rPr>
          <w:rFonts w:ascii="Menlo Regular" w:hAnsi="Menlo Regular" w:cs="Menlo Regular"/>
          <w:color w:val="1C00CF"/>
          <w:sz w:val="22"/>
          <w:szCs w:val="22"/>
          <w:lang w:val="en-GB"/>
        </w:rPr>
        <w:t>'HTTP_USER_AGENT'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or</w:t>
      </w:r>
      <w:r w:rsidRPr="0020749A">
        <w:rPr>
          <w:rFonts w:ascii="Menlo Regular" w:hAnsi="Menlo Regular" w:cs="Menlo Regular"/>
          <w:color w:val="000000"/>
          <w:sz w:val="22"/>
          <w:szCs w:val="22"/>
          <w:lang w:val="en-GB"/>
        </w:rPr>
        <w:t xml:space="preserve"> \</w:t>
      </w:r>
    </w:p>
    <w:p w14:paraId="556ADCB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"IEMobile"</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request.META.get(</w:t>
      </w:r>
      <w:r w:rsidRPr="0020749A">
        <w:rPr>
          <w:rFonts w:ascii="Menlo Regular" w:hAnsi="Menlo Regular" w:cs="Menlo Regular"/>
          <w:color w:val="1C00CF"/>
          <w:sz w:val="22"/>
          <w:szCs w:val="22"/>
          <w:lang w:val="en-GB"/>
        </w:rPr>
        <w:t>'HTTP_USER_AGENT'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or</w:t>
      </w:r>
      <w:r w:rsidRPr="0020749A">
        <w:rPr>
          <w:rFonts w:ascii="Menlo Regular" w:hAnsi="Menlo Regular" w:cs="Menlo Regular"/>
          <w:color w:val="000000"/>
          <w:sz w:val="22"/>
          <w:szCs w:val="22"/>
          <w:lang w:val="en-GB"/>
        </w:rPr>
        <w:t xml:space="preserve"> \</w:t>
      </w:r>
    </w:p>
    <w:p w14:paraId="7FA19737"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"iPod"</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request.META.get(</w:t>
      </w:r>
      <w:r w:rsidRPr="0020749A">
        <w:rPr>
          <w:rFonts w:ascii="Menlo Regular" w:hAnsi="Menlo Regular" w:cs="Menlo Regular"/>
          <w:color w:val="1C00CF"/>
          <w:sz w:val="22"/>
          <w:szCs w:val="22"/>
          <w:lang w:val="en-GB"/>
        </w:rPr>
        <w:t>'HTTP_USER_AGENT'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or</w:t>
      </w:r>
      <w:r w:rsidRPr="0020749A">
        <w:rPr>
          <w:rFonts w:ascii="Menlo Regular" w:hAnsi="Menlo Regular" w:cs="Menlo Regular"/>
          <w:color w:val="000000"/>
          <w:sz w:val="22"/>
          <w:szCs w:val="22"/>
          <w:lang w:val="en-GB"/>
        </w:rPr>
        <w:t xml:space="preserve"> \</w:t>
      </w:r>
    </w:p>
    <w:p w14:paraId="7533112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"iPhone"</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request.META.get(</w:t>
      </w:r>
      <w:r w:rsidRPr="0020749A">
        <w:rPr>
          <w:rFonts w:ascii="Menlo Regular" w:hAnsi="Menlo Regular" w:cs="Menlo Regular"/>
          <w:color w:val="1C00CF"/>
          <w:sz w:val="22"/>
          <w:szCs w:val="22"/>
          <w:lang w:val="en-GB"/>
        </w:rPr>
        <w:t>'HTTP_USER_AGENT'</w:t>
      </w:r>
      <w:r w:rsidRPr="0020749A">
        <w:rPr>
          <w:rFonts w:ascii="Menlo Regular" w:hAnsi="Menlo Regular" w:cs="Menlo Regular"/>
          <w:color w:val="000000"/>
          <w:sz w:val="22"/>
          <w:szCs w:val="22"/>
          <w:lang w:val="en-GB"/>
        </w:rPr>
        <w:t>) ):</w:t>
      </w:r>
    </w:p>
    <w:p w14:paraId="43265F9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device = </w:t>
      </w:r>
      <w:r w:rsidRPr="0020749A">
        <w:rPr>
          <w:rFonts w:ascii="Menlo Regular" w:hAnsi="Menlo Regular" w:cs="Menlo Regular"/>
          <w:color w:val="C41A16"/>
          <w:sz w:val="22"/>
          <w:szCs w:val="22"/>
          <w:lang w:val="en-GB"/>
        </w:rPr>
        <w:t>"mobile"</w:t>
      </w:r>
    </w:p>
    <w:p w14:paraId="322DC38D"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#Otherwise it is a computer.</w:t>
      </w:r>
    </w:p>
    <w:p w14:paraId="20B3CBB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else</w:t>
      </w:r>
      <w:r w:rsidRPr="0020749A">
        <w:rPr>
          <w:rFonts w:ascii="Menlo Regular" w:hAnsi="Menlo Regular" w:cs="Menlo Regular"/>
          <w:color w:val="000000"/>
          <w:sz w:val="22"/>
          <w:szCs w:val="22"/>
          <w:lang w:val="en-GB"/>
        </w:rPr>
        <w:t>:</w:t>
      </w:r>
    </w:p>
    <w:p w14:paraId="2C9A2C7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device = </w:t>
      </w:r>
      <w:r w:rsidRPr="0020749A">
        <w:rPr>
          <w:rFonts w:ascii="Menlo Regular" w:hAnsi="Menlo Regular" w:cs="Menlo Regular"/>
          <w:color w:val="C41A16"/>
          <w:sz w:val="22"/>
          <w:szCs w:val="22"/>
          <w:lang w:val="en-GB"/>
        </w:rPr>
        <w:t>"computer"</w:t>
      </w:r>
    </w:p>
    <w:p w14:paraId="31A922B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#Return the device</w:t>
      </w:r>
    </w:p>
    <w:p w14:paraId="40A634A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device</w:t>
      </w:r>
    </w:p>
    <w:p w14:paraId="433FBB65"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7F04F6C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check_upload(upload):</w:t>
      </w:r>
    </w:p>
    <w:p w14:paraId="7C7BBEAD"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picture = [</w:t>
      </w:r>
      <w:r w:rsidRPr="0020749A">
        <w:rPr>
          <w:rFonts w:ascii="Menlo Regular" w:hAnsi="Menlo Regular" w:cs="Menlo Regular"/>
          <w:color w:val="C41A16"/>
          <w:sz w:val="22"/>
          <w:szCs w:val="22"/>
          <w:lang w:val="en-GB"/>
        </w:rPr>
        <w:t>"jpg"</w:t>
      </w:r>
      <w:r w:rsidRPr="0020749A">
        <w:rPr>
          <w:rFonts w:ascii="Menlo Regular" w:hAnsi="Menlo Regular" w:cs="Menlo Regular"/>
          <w:color w:val="000000"/>
          <w:sz w:val="22"/>
          <w:szCs w:val="22"/>
          <w:lang w:val="en-GB"/>
        </w:rPr>
        <w:t>,</w:t>
      </w:r>
      <w:r w:rsidRPr="0020749A">
        <w:rPr>
          <w:rFonts w:ascii="Menlo Regular" w:hAnsi="Menlo Regular" w:cs="Menlo Regular"/>
          <w:color w:val="C41A16"/>
          <w:sz w:val="22"/>
          <w:szCs w:val="22"/>
          <w:lang w:val="en-GB"/>
        </w:rPr>
        <w:t>"tif"</w:t>
      </w:r>
      <w:r w:rsidRPr="0020749A">
        <w:rPr>
          <w:rFonts w:ascii="Menlo Regular" w:hAnsi="Menlo Regular" w:cs="Menlo Regular"/>
          <w:color w:val="000000"/>
          <w:sz w:val="22"/>
          <w:szCs w:val="22"/>
          <w:lang w:val="en-GB"/>
        </w:rPr>
        <w:t>,</w:t>
      </w:r>
      <w:r w:rsidRPr="0020749A">
        <w:rPr>
          <w:rFonts w:ascii="Menlo Regular" w:hAnsi="Menlo Regular" w:cs="Menlo Regular"/>
          <w:color w:val="C41A16"/>
          <w:sz w:val="22"/>
          <w:szCs w:val="22"/>
          <w:lang w:val="en-GB"/>
        </w:rPr>
        <w:t>"bmp"</w:t>
      </w:r>
      <w:r w:rsidRPr="0020749A">
        <w:rPr>
          <w:rFonts w:ascii="Menlo Regular" w:hAnsi="Menlo Regular" w:cs="Menlo Regular"/>
          <w:color w:val="000000"/>
          <w:sz w:val="22"/>
          <w:szCs w:val="22"/>
          <w:lang w:val="en-GB"/>
        </w:rPr>
        <w:t>,</w:t>
      </w:r>
      <w:r w:rsidRPr="0020749A">
        <w:rPr>
          <w:rFonts w:ascii="Menlo Regular" w:hAnsi="Menlo Regular" w:cs="Menlo Regular"/>
          <w:color w:val="C41A16"/>
          <w:sz w:val="22"/>
          <w:szCs w:val="22"/>
          <w:lang w:val="en-GB"/>
        </w:rPr>
        <w:t>"gif"</w:t>
      </w:r>
      <w:r w:rsidRPr="0020749A">
        <w:rPr>
          <w:rFonts w:ascii="Menlo Regular" w:hAnsi="Menlo Regular" w:cs="Menlo Regular"/>
          <w:color w:val="000000"/>
          <w:sz w:val="22"/>
          <w:szCs w:val="22"/>
          <w:lang w:val="en-GB"/>
        </w:rPr>
        <w:t>,</w:t>
      </w:r>
      <w:r w:rsidRPr="0020749A">
        <w:rPr>
          <w:rFonts w:ascii="Menlo Regular" w:hAnsi="Menlo Regular" w:cs="Menlo Regular"/>
          <w:color w:val="C41A16"/>
          <w:sz w:val="22"/>
          <w:szCs w:val="22"/>
          <w:lang w:val="en-GB"/>
        </w:rPr>
        <w:t>"png"</w:t>
      </w:r>
      <w:r w:rsidRPr="0020749A">
        <w:rPr>
          <w:rFonts w:ascii="Menlo Regular" w:hAnsi="Menlo Regular" w:cs="Menlo Regular"/>
          <w:color w:val="000000"/>
          <w:sz w:val="22"/>
          <w:szCs w:val="22"/>
          <w:lang w:val="en-GB"/>
        </w:rPr>
        <w:t>,</w:t>
      </w:r>
      <w:r w:rsidRPr="0020749A">
        <w:rPr>
          <w:rFonts w:ascii="Menlo Regular" w:hAnsi="Menlo Regular" w:cs="Menlo Regular"/>
          <w:color w:val="C41A16"/>
          <w:sz w:val="22"/>
          <w:szCs w:val="22"/>
          <w:lang w:val="en-GB"/>
        </w:rPr>
        <w:t>"jpeg"</w:t>
      </w:r>
      <w:r w:rsidRPr="0020749A">
        <w:rPr>
          <w:rFonts w:ascii="Menlo Regular" w:hAnsi="Menlo Regular" w:cs="Menlo Regular"/>
          <w:color w:val="000000"/>
          <w:sz w:val="22"/>
          <w:szCs w:val="22"/>
          <w:lang w:val="en-GB"/>
        </w:rPr>
        <w:t>,</w:t>
      </w:r>
      <w:r w:rsidRPr="0020749A">
        <w:rPr>
          <w:rFonts w:ascii="Menlo Regular" w:hAnsi="Menlo Regular" w:cs="Menlo Regular"/>
          <w:color w:val="C41A16"/>
          <w:sz w:val="22"/>
          <w:szCs w:val="22"/>
          <w:lang w:val="en-GB"/>
        </w:rPr>
        <w:t>"psd"</w:t>
      </w:r>
      <w:r w:rsidRPr="0020749A">
        <w:rPr>
          <w:rFonts w:ascii="Menlo Regular" w:hAnsi="Menlo Regular" w:cs="Menlo Regular"/>
          <w:color w:val="000000"/>
          <w:sz w:val="22"/>
          <w:szCs w:val="22"/>
          <w:lang w:val="en-GB"/>
        </w:rPr>
        <w:t>,</w:t>
      </w:r>
      <w:r w:rsidRPr="0020749A">
        <w:rPr>
          <w:rFonts w:ascii="Menlo Regular" w:hAnsi="Menlo Regular" w:cs="Menlo Regular"/>
          <w:color w:val="C41A16"/>
          <w:sz w:val="22"/>
          <w:szCs w:val="22"/>
          <w:lang w:val="en-GB"/>
        </w:rPr>
        <w:t>"pspimage"</w:t>
      </w:r>
      <w:r w:rsidRPr="0020749A">
        <w:rPr>
          <w:rFonts w:ascii="Menlo Regular" w:hAnsi="Menlo Regular" w:cs="Menlo Regular"/>
          <w:color w:val="000000"/>
          <w:sz w:val="22"/>
          <w:szCs w:val="22"/>
          <w:lang w:val="en-GB"/>
        </w:rPr>
        <w:t>,</w:t>
      </w:r>
      <w:r w:rsidRPr="0020749A">
        <w:rPr>
          <w:rFonts w:ascii="Menlo Regular" w:hAnsi="Menlo Regular" w:cs="Menlo Regular"/>
          <w:color w:val="C41A16"/>
          <w:sz w:val="22"/>
          <w:szCs w:val="22"/>
          <w:lang w:val="en-GB"/>
        </w:rPr>
        <w:t>"thm"</w:t>
      </w:r>
      <w:r w:rsidRPr="0020749A">
        <w:rPr>
          <w:rFonts w:ascii="Menlo Regular" w:hAnsi="Menlo Regular" w:cs="Menlo Regular"/>
          <w:color w:val="000000"/>
          <w:sz w:val="22"/>
          <w:szCs w:val="22"/>
          <w:lang w:val="en-GB"/>
        </w:rPr>
        <w:t>,</w:t>
      </w:r>
      <w:r w:rsidRPr="0020749A">
        <w:rPr>
          <w:rFonts w:ascii="Menlo Regular" w:hAnsi="Menlo Regular" w:cs="Menlo Regular"/>
          <w:color w:val="C41A16"/>
          <w:sz w:val="22"/>
          <w:szCs w:val="22"/>
          <w:lang w:val="en-GB"/>
        </w:rPr>
        <w:t>"yuv"</w:t>
      </w:r>
      <w:r w:rsidRPr="0020749A">
        <w:rPr>
          <w:rFonts w:ascii="Menlo Regular" w:hAnsi="Menlo Regular" w:cs="Menlo Regular"/>
          <w:color w:val="000000"/>
          <w:sz w:val="22"/>
          <w:szCs w:val="22"/>
          <w:lang w:val="en-GB"/>
        </w:rPr>
        <w:t>]</w:t>
      </w:r>
    </w:p>
    <w:p w14:paraId="324EEE41"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191713C0"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 xml:space="preserve">    name = str(upload)</w:t>
      </w:r>
    </w:p>
    <w:p w14:paraId="255D61F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extension = name.lower().split(</w:t>
      </w:r>
      <w:r w:rsidRPr="0020749A">
        <w:rPr>
          <w:rFonts w:ascii="Menlo Regular" w:hAnsi="Menlo Regular" w:cs="Menlo Regular"/>
          <w:color w:val="C41A16"/>
          <w:sz w:val="22"/>
          <w:szCs w:val="22"/>
          <w:lang w:val="en-GB"/>
        </w:rPr>
        <w:t>"."</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-1</w:t>
      </w:r>
      <w:r w:rsidRPr="0020749A">
        <w:rPr>
          <w:rFonts w:ascii="Menlo Regular" w:hAnsi="Menlo Regular" w:cs="Menlo Regular"/>
          <w:color w:val="000000"/>
          <w:sz w:val="22"/>
          <w:szCs w:val="22"/>
          <w:lang w:val="en-GB"/>
        </w:rPr>
        <w:t>]</w:t>
      </w:r>
    </w:p>
    <w:p w14:paraId="0A837FC5"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71C96FE5"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extension </w:t>
      </w:r>
      <w:r w:rsidRPr="0020749A">
        <w:rPr>
          <w:rFonts w:ascii="Menlo Regular" w:hAnsi="Menlo Regular" w:cs="Menlo Regular"/>
          <w:color w:val="AA0D91"/>
          <w:sz w:val="22"/>
          <w:szCs w:val="22"/>
          <w:lang w:val="en-GB"/>
        </w:rPr>
        <w:t>in</w:t>
      </w:r>
      <w:r w:rsidRPr="0020749A">
        <w:rPr>
          <w:rFonts w:ascii="Menlo Regular" w:hAnsi="Menlo Regular" w:cs="Menlo Regular"/>
          <w:color w:val="000000"/>
          <w:sz w:val="22"/>
          <w:szCs w:val="22"/>
          <w:lang w:val="en-GB"/>
        </w:rPr>
        <w:t xml:space="preserve"> picture:</w:t>
      </w:r>
    </w:p>
    <w:p w14:paraId="57D6A165"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True</w:t>
      </w:r>
    </w:p>
    <w:p w14:paraId="5FFA8D9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else</w:t>
      </w:r>
      <w:r w:rsidRPr="0020749A">
        <w:rPr>
          <w:rFonts w:ascii="Menlo Regular" w:hAnsi="Menlo Regular" w:cs="Menlo Regular"/>
          <w:color w:val="000000"/>
          <w:sz w:val="22"/>
          <w:szCs w:val="22"/>
          <w:lang w:val="en-GB"/>
        </w:rPr>
        <w:t>:</w:t>
      </w:r>
    </w:p>
    <w:p w14:paraId="2A17856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name = name.replace(</w:t>
      </w:r>
      <w:r w:rsidRPr="0020749A">
        <w:rPr>
          <w:rFonts w:ascii="Menlo Regular" w:hAnsi="Menlo Regular" w:cs="Menlo Regular"/>
          <w:color w:val="C41A16"/>
          <w:sz w:val="22"/>
          <w:szCs w:val="22"/>
          <w:lang w:val="en-GB"/>
        </w:rPr>
        <w:t>" "</w:t>
      </w:r>
      <w:r w:rsidRPr="0020749A">
        <w:rPr>
          <w:rFonts w:ascii="Menlo Regular" w:hAnsi="Menlo Regular" w:cs="Menlo Regular"/>
          <w:color w:val="000000"/>
          <w:sz w:val="22"/>
          <w:szCs w:val="22"/>
          <w:lang w:val="en-GB"/>
        </w:rPr>
        <w:t>,</w:t>
      </w:r>
      <w:r w:rsidRPr="0020749A">
        <w:rPr>
          <w:rFonts w:ascii="Menlo Regular" w:hAnsi="Menlo Regular" w:cs="Menlo Regular"/>
          <w:color w:val="C41A16"/>
          <w:sz w:val="22"/>
          <w:szCs w:val="22"/>
          <w:lang w:val="en-GB"/>
        </w:rPr>
        <w:t>"\ "</w:t>
      </w:r>
      <w:r w:rsidRPr="0020749A">
        <w:rPr>
          <w:rFonts w:ascii="Menlo Regular" w:hAnsi="Menlo Regular" w:cs="Menlo Regular"/>
          <w:color w:val="000000"/>
          <w:sz w:val="22"/>
          <w:szCs w:val="22"/>
          <w:lang w:val="en-GB"/>
        </w:rPr>
        <w:t>)</w:t>
      </w:r>
    </w:p>
    <w:p w14:paraId="63663B5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os.system(</w:t>
      </w:r>
      <w:r w:rsidRPr="0020749A">
        <w:rPr>
          <w:rFonts w:ascii="Menlo Regular" w:hAnsi="Menlo Regular" w:cs="Menlo Regular"/>
          <w:color w:val="C41A16"/>
          <w:sz w:val="22"/>
          <w:szCs w:val="22"/>
          <w:lang w:val="en-GB"/>
        </w:rPr>
        <w:t>"rm static/uploaded_files/%s"</w:t>
      </w:r>
      <w:r w:rsidRPr="0020749A">
        <w:rPr>
          <w:rFonts w:ascii="Menlo Regular" w:hAnsi="Menlo Regular" w:cs="Menlo Regular"/>
          <w:color w:val="000000"/>
          <w:sz w:val="22"/>
          <w:szCs w:val="22"/>
          <w:lang w:val="en-GB"/>
        </w:rPr>
        <w:t xml:space="preserve">%(name))        </w:t>
      </w:r>
    </w:p>
    <w:p w14:paraId="63FFD19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False</w:t>
      </w:r>
    </w:p>
    <w:p w14:paraId="6818B59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16FC62D7"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6B688FE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Welcome view (homepage)</w:t>
      </w:r>
    </w:p>
    <w:p w14:paraId="256624F5"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welcome(request):</w:t>
      </w:r>
    </w:p>
    <w:p w14:paraId="5AA484C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#Get the used device, using the get_device function</w:t>
      </w:r>
    </w:p>
    <w:p w14:paraId="74867B7D"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device = get_device(request)</w:t>
      </w:r>
    </w:p>
    <w:p w14:paraId="663C694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369F1D1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Create the args dictionary and save the csrf in this dictonary</w:t>
      </w:r>
    </w:p>
    <w:p w14:paraId="112C98F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 = {}</w:t>
      </w:r>
    </w:p>
    <w:p w14:paraId="76F5BEE8"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args.update(csrf(request))</w:t>
      </w:r>
    </w:p>
    <w:p w14:paraId="4CA9AF6F"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ONLY FOR TESTING! Save the device in the args dictionary</w:t>
      </w:r>
    </w:p>
    <w:p w14:paraId="24BC178F"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w:t>
      </w:r>
      <w:r w:rsidRPr="0020749A">
        <w:rPr>
          <w:rFonts w:ascii="Menlo Regular" w:hAnsi="Menlo Regular" w:cs="Menlo Regular"/>
          <w:color w:val="1C00CF"/>
          <w:sz w:val="22"/>
          <w:szCs w:val="22"/>
          <w:lang w:val="en-GB"/>
        </w:rPr>
        <w:t>'device'</w:t>
      </w:r>
      <w:r w:rsidRPr="0020749A">
        <w:rPr>
          <w:rFonts w:ascii="Menlo Regular" w:hAnsi="Menlo Regular" w:cs="Menlo Regular"/>
          <w:color w:val="000000"/>
          <w:sz w:val="22"/>
          <w:szCs w:val="22"/>
          <w:lang w:val="en-GB"/>
        </w:rPr>
        <w:t>]=device</w:t>
      </w:r>
    </w:p>
    <w:p w14:paraId="5EE0817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Save the html name, with the used device</w:t>
      </w:r>
    </w:p>
    <w:p w14:paraId="65D2CA9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html = device+</w:t>
      </w:r>
      <w:r w:rsidRPr="0020749A">
        <w:rPr>
          <w:rFonts w:ascii="Menlo Regular" w:hAnsi="Menlo Regular" w:cs="Menlo Regular"/>
          <w:color w:val="C41A16"/>
          <w:sz w:val="22"/>
          <w:szCs w:val="22"/>
          <w:lang w:val="en-GB"/>
        </w:rPr>
        <w:t>"_welcome.html"</w:t>
      </w:r>
    </w:p>
    <w:p w14:paraId="62B36E21"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1894CF51"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Call the html, for the correct device, for de welcome page.</w:t>
      </w:r>
    </w:p>
    <w:p w14:paraId="1FE21C6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render_to_response(html, args)</w:t>
      </w:r>
    </w:p>
    <w:p w14:paraId="4068B4A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0BE7093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395A473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#Function to give the uploaded file a variable part in front of the filename</w:t>
      </w:r>
    </w:p>
    <w:p w14:paraId="576A216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processUpload(request, filename):</w:t>
      </w:r>
    </w:p>
    <w:p w14:paraId="1D9151C1"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6AFA15F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filename2 = str(filename).replace(</w:t>
      </w:r>
      <w:r w:rsidRPr="0020749A">
        <w:rPr>
          <w:rFonts w:ascii="Menlo Regular" w:hAnsi="Menlo Regular" w:cs="Menlo Regular"/>
          <w:color w:val="C41A16"/>
          <w:sz w:val="22"/>
          <w:szCs w:val="22"/>
          <w:lang w:val="en-GB"/>
        </w:rPr>
        <w:t>" "</w:t>
      </w:r>
      <w:r w:rsidRPr="0020749A">
        <w:rPr>
          <w:rFonts w:ascii="Menlo Regular" w:hAnsi="Menlo Regular" w:cs="Menlo Regular"/>
          <w:color w:val="000000"/>
          <w:sz w:val="22"/>
          <w:szCs w:val="22"/>
          <w:lang w:val="en-GB"/>
        </w:rPr>
        <w:t>,</w:t>
      </w:r>
      <w:r w:rsidRPr="0020749A">
        <w:rPr>
          <w:rFonts w:ascii="Menlo Regular" w:hAnsi="Menlo Regular" w:cs="Menlo Regular"/>
          <w:color w:val="C41A16"/>
          <w:sz w:val="22"/>
          <w:szCs w:val="22"/>
          <w:lang w:val="en-GB"/>
        </w:rPr>
        <w:t>"_"</w:t>
      </w:r>
      <w:r w:rsidRPr="0020749A">
        <w:rPr>
          <w:rFonts w:ascii="Menlo Regular" w:hAnsi="Menlo Regular" w:cs="Menlo Regular"/>
          <w:color w:val="000000"/>
          <w:sz w:val="22"/>
          <w:szCs w:val="22"/>
          <w:lang w:val="en-GB"/>
        </w:rPr>
        <w:t>)</w:t>
      </w:r>
    </w:p>
    <w:p w14:paraId="17291E5D"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filename = str(filename).replace(</w:t>
      </w:r>
      <w:r w:rsidRPr="0020749A">
        <w:rPr>
          <w:rFonts w:ascii="Menlo Regular" w:hAnsi="Menlo Regular" w:cs="Menlo Regular"/>
          <w:color w:val="C41A16"/>
          <w:sz w:val="22"/>
          <w:szCs w:val="22"/>
          <w:lang w:val="en-GB"/>
        </w:rPr>
        <w:t>" "</w:t>
      </w:r>
      <w:r w:rsidRPr="0020749A">
        <w:rPr>
          <w:rFonts w:ascii="Menlo Regular" w:hAnsi="Menlo Regular" w:cs="Menlo Regular"/>
          <w:color w:val="000000"/>
          <w:sz w:val="22"/>
          <w:szCs w:val="22"/>
          <w:lang w:val="en-GB"/>
        </w:rPr>
        <w:t>,</w:t>
      </w:r>
      <w:r w:rsidRPr="0020749A">
        <w:rPr>
          <w:rFonts w:ascii="Menlo Regular" w:hAnsi="Menlo Regular" w:cs="Menlo Regular"/>
          <w:color w:val="C41A16"/>
          <w:sz w:val="22"/>
          <w:szCs w:val="22"/>
          <w:lang w:val="en-GB"/>
        </w:rPr>
        <w:t>"\ "</w:t>
      </w:r>
      <w:r w:rsidRPr="0020749A">
        <w:rPr>
          <w:rFonts w:ascii="Menlo Regular" w:hAnsi="Menlo Regular" w:cs="Menlo Regular"/>
          <w:color w:val="000000"/>
          <w:sz w:val="22"/>
          <w:szCs w:val="22"/>
          <w:lang w:val="en-GB"/>
        </w:rPr>
        <w:t>)</w:t>
      </w:r>
    </w:p>
    <w:p w14:paraId="1F7E9ED8"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57A07BC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42B8E9F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Get the IP-adres of the computer</w:t>
      </w:r>
    </w:p>
    <w:p w14:paraId="4AF57C4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x_forwarded_for = request.META.get(</w:t>
      </w:r>
      <w:r w:rsidRPr="0020749A">
        <w:rPr>
          <w:rFonts w:ascii="Menlo Regular" w:hAnsi="Menlo Regular" w:cs="Menlo Regular"/>
          <w:color w:val="1C00CF"/>
          <w:sz w:val="22"/>
          <w:szCs w:val="22"/>
          <w:lang w:val="en-GB"/>
        </w:rPr>
        <w:t>'HTTP_X_FORWARDED_FOR'</w:t>
      </w:r>
      <w:r w:rsidRPr="0020749A">
        <w:rPr>
          <w:rFonts w:ascii="Menlo Regular" w:hAnsi="Menlo Regular" w:cs="Menlo Regular"/>
          <w:color w:val="000000"/>
          <w:sz w:val="22"/>
          <w:szCs w:val="22"/>
          <w:lang w:val="en-GB"/>
        </w:rPr>
        <w:t>)</w:t>
      </w:r>
    </w:p>
    <w:p w14:paraId="46AE9DA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x_forwarded_for:</w:t>
      </w:r>
    </w:p>
    <w:p w14:paraId="33E38117"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ip = x_forwarded_for.split(</w:t>
      </w:r>
      <w:r w:rsidRPr="0020749A">
        <w:rPr>
          <w:rFonts w:ascii="Menlo Regular" w:hAnsi="Menlo Regular" w:cs="Menlo Regular"/>
          <w:color w:val="1C00CF"/>
          <w:sz w:val="22"/>
          <w:szCs w:val="22"/>
          <w:lang w:val="en-GB"/>
        </w:rPr>
        <w:t>','</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p>
    <w:p w14:paraId="39DC0C4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else</w:t>
      </w:r>
      <w:r w:rsidRPr="0020749A">
        <w:rPr>
          <w:rFonts w:ascii="Menlo Regular" w:hAnsi="Menlo Regular" w:cs="Menlo Regular"/>
          <w:color w:val="000000"/>
          <w:sz w:val="22"/>
          <w:szCs w:val="22"/>
          <w:lang w:val="en-GB"/>
        </w:rPr>
        <w:t>:</w:t>
      </w:r>
    </w:p>
    <w:p w14:paraId="49CFA6C1"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ip = request.META.get(</w:t>
      </w:r>
      <w:r w:rsidRPr="0020749A">
        <w:rPr>
          <w:rFonts w:ascii="Menlo Regular" w:hAnsi="Menlo Regular" w:cs="Menlo Regular"/>
          <w:color w:val="1C00CF"/>
          <w:sz w:val="22"/>
          <w:szCs w:val="22"/>
          <w:lang w:val="en-GB"/>
        </w:rPr>
        <w:t>'REMOTE_ADDR'</w:t>
      </w:r>
      <w:r w:rsidRPr="0020749A">
        <w:rPr>
          <w:rFonts w:ascii="Menlo Regular" w:hAnsi="Menlo Regular" w:cs="Menlo Regular"/>
          <w:color w:val="000000"/>
          <w:sz w:val="22"/>
          <w:szCs w:val="22"/>
          <w:lang w:val="en-GB"/>
        </w:rPr>
        <w:t>)</w:t>
      </w:r>
    </w:p>
    <w:p w14:paraId="3E3D255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4ACE2B4F"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Replace the '.' in the ip-adres to '_'</w:t>
      </w:r>
    </w:p>
    <w:p w14:paraId="6260521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ip = ip.replace(</w:t>
      </w:r>
      <w:r w:rsidRPr="0020749A">
        <w:rPr>
          <w:rFonts w:ascii="Menlo Regular" w:hAnsi="Menlo Regular" w:cs="Menlo Regular"/>
          <w:color w:val="1C00CF"/>
          <w:sz w:val="22"/>
          <w:szCs w:val="22"/>
          <w:lang w:val="en-GB"/>
        </w:rPr>
        <w: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'_'</w:t>
      </w:r>
      <w:r w:rsidRPr="0020749A">
        <w:rPr>
          <w:rFonts w:ascii="Menlo Regular" w:hAnsi="Menlo Regular" w:cs="Menlo Regular"/>
          <w:color w:val="000000"/>
          <w:sz w:val="22"/>
          <w:szCs w:val="22"/>
          <w:lang w:val="en-GB"/>
        </w:rPr>
        <w:t xml:space="preserve">)    </w:t>
      </w:r>
    </w:p>
    <w:p w14:paraId="2439EE6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5D7BF28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Create an output file named &lt;ip&gt;_filename.txt</w:t>
      </w:r>
    </w:p>
    <w:p w14:paraId="77134030"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outfile = open(</w:t>
      </w:r>
      <w:r w:rsidRPr="0020749A">
        <w:rPr>
          <w:rFonts w:ascii="Menlo Regular" w:hAnsi="Menlo Regular" w:cs="Menlo Regular"/>
          <w:color w:val="1C00CF"/>
          <w:sz w:val="22"/>
          <w:szCs w:val="22"/>
          <w:lang w:val="en-GB"/>
        </w:rPr>
        <w:t>'%s_filename.txt'</w:t>
      </w:r>
      <w:r w:rsidRPr="0020749A">
        <w:rPr>
          <w:rFonts w:ascii="Menlo Regular" w:hAnsi="Menlo Regular" w:cs="Menlo Regular"/>
          <w:color w:val="000000"/>
          <w:sz w:val="22"/>
          <w:szCs w:val="22"/>
          <w:lang w:val="en-GB"/>
        </w:rPr>
        <w:t xml:space="preserve"> %(ip), </w:t>
      </w:r>
      <w:r w:rsidRPr="0020749A">
        <w:rPr>
          <w:rFonts w:ascii="Menlo Regular" w:hAnsi="Menlo Regular" w:cs="Menlo Regular"/>
          <w:color w:val="1C00CF"/>
          <w:sz w:val="22"/>
          <w:szCs w:val="22"/>
          <w:lang w:val="en-GB"/>
        </w:rPr>
        <w:t>'w'</w:t>
      </w:r>
      <w:r w:rsidRPr="0020749A">
        <w:rPr>
          <w:rFonts w:ascii="Menlo Regular" w:hAnsi="Menlo Regular" w:cs="Menlo Regular"/>
          <w:color w:val="000000"/>
          <w:sz w:val="22"/>
          <w:szCs w:val="22"/>
          <w:lang w:val="en-GB"/>
        </w:rPr>
        <w:t>)</w:t>
      </w:r>
    </w:p>
    <w:p w14:paraId="38925EE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624FD2A8"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Place the variable part (the ip) in front of the filename of the uploaded file</w:t>
      </w:r>
    </w:p>
    <w:p w14:paraId="2B5151D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os.system(</w:t>
      </w:r>
      <w:r w:rsidRPr="0020749A">
        <w:rPr>
          <w:rFonts w:ascii="Menlo Regular" w:hAnsi="Menlo Regular" w:cs="Menlo Regular"/>
          <w:color w:val="C41A16"/>
          <w:sz w:val="22"/>
          <w:szCs w:val="22"/>
          <w:lang w:val="en-GB"/>
        </w:rPr>
        <w:t>"mv static/uploaded_files/%s static/uploaded_files/%s_%s"</w:t>
      </w:r>
      <w:r w:rsidRPr="0020749A">
        <w:rPr>
          <w:rFonts w:ascii="Menlo Regular" w:hAnsi="Menlo Regular" w:cs="Menlo Regular"/>
          <w:color w:val="000000"/>
          <w:sz w:val="22"/>
          <w:szCs w:val="22"/>
          <w:lang w:val="en-GB"/>
        </w:rPr>
        <w:t>%(filename, ip, filename2))</w:t>
      </w:r>
    </w:p>
    <w:p w14:paraId="69BDAB00"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2C560F8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 xml:space="preserve">    </w:t>
      </w:r>
      <w:r w:rsidRPr="0020749A">
        <w:rPr>
          <w:rFonts w:ascii="Menlo Regular" w:hAnsi="Menlo Regular" w:cs="Menlo Regular"/>
          <w:color w:val="007400"/>
          <w:sz w:val="22"/>
          <w:szCs w:val="22"/>
          <w:lang w:val="en-GB"/>
        </w:rPr>
        <w:t># Write the new filename to the outputfile</w:t>
      </w:r>
    </w:p>
    <w:p w14:paraId="7C9F1A97"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outfile.write(</w:t>
      </w:r>
      <w:r w:rsidRPr="0020749A">
        <w:rPr>
          <w:rFonts w:ascii="Menlo Regular" w:hAnsi="Menlo Regular" w:cs="Menlo Regular"/>
          <w:color w:val="C41A16"/>
          <w:sz w:val="22"/>
          <w:szCs w:val="22"/>
          <w:lang w:val="en-GB"/>
        </w:rPr>
        <w:t>"%s_%s"</w:t>
      </w:r>
      <w:r w:rsidRPr="0020749A">
        <w:rPr>
          <w:rFonts w:ascii="Menlo Regular" w:hAnsi="Menlo Regular" w:cs="Menlo Regular"/>
          <w:color w:val="000000"/>
          <w:sz w:val="22"/>
          <w:szCs w:val="22"/>
          <w:lang w:val="en-GB"/>
        </w:rPr>
        <w:t xml:space="preserve"> %(ip, filename2))</w:t>
      </w:r>
    </w:p>
    <w:p w14:paraId="7ECBFD8D"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72CAFD3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Close the outputfile</w:t>
      </w:r>
    </w:p>
    <w:p w14:paraId="7061E01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outfile.close()</w:t>
      </w:r>
    </w:p>
    <w:p w14:paraId="75DF48A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11F2BDE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286B35C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The upload view (choice file and upload it)</w:t>
      </w:r>
    </w:p>
    <w:p w14:paraId="33FB19B7"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upload(request):</w:t>
      </w:r>
    </w:p>
    <w:p w14:paraId="4316561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#Get the used device, using the get_device function</w:t>
      </w:r>
    </w:p>
    <w:p w14:paraId="4AF0F38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device = get_device(request)  </w:t>
      </w:r>
    </w:p>
    <w:p w14:paraId="18BAD5E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52AD260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Get the IP-adres of the computer</w:t>
      </w:r>
    </w:p>
    <w:p w14:paraId="5797F6D0"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x_forwarded_for = request.META.get(</w:t>
      </w:r>
      <w:r w:rsidRPr="0020749A">
        <w:rPr>
          <w:rFonts w:ascii="Menlo Regular" w:hAnsi="Menlo Regular" w:cs="Menlo Regular"/>
          <w:color w:val="1C00CF"/>
          <w:sz w:val="22"/>
          <w:szCs w:val="22"/>
          <w:lang w:val="en-GB"/>
        </w:rPr>
        <w:t>'HTTP_X_FORWARDED_FOR'</w:t>
      </w:r>
      <w:r w:rsidRPr="0020749A">
        <w:rPr>
          <w:rFonts w:ascii="Menlo Regular" w:hAnsi="Menlo Regular" w:cs="Menlo Regular"/>
          <w:color w:val="000000"/>
          <w:sz w:val="22"/>
          <w:szCs w:val="22"/>
          <w:lang w:val="en-GB"/>
        </w:rPr>
        <w:t>)</w:t>
      </w:r>
    </w:p>
    <w:p w14:paraId="7BE46C77"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x_forwarded_for:</w:t>
      </w:r>
    </w:p>
    <w:p w14:paraId="0522087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ip = x_forwarded_for.split(</w:t>
      </w:r>
      <w:r w:rsidRPr="0020749A">
        <w:rPr>
          <w:rFonts w:ascii="Menlo Regular" w:hAnsi="Menlo Regular" w:cs="Menlo Regular"/>
          <w:color w:val="1C00CF"/>
          <w:sz w:val="22"/>
          <w:szCs w:val="22"/>
          <w:lang w:val="en-GB"/>
        </w:rPr>
        <w:t>','</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p>
    <w:p w14:paraId="05AAB098"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else</w:t>
      </w:r>
      <w:r w:rsidRPr="0020749A">
        <w:rPr>
          <w:rFonts w:ascii="Menlo Regular" w:hAnsi="Menlo Regular" w:cs="Menlo Regular"/>
          <w:color w:val="000000"/>
          <w:sz w:val="22"/>
          <w:szCs w:val="22"/>
          <w:lang w:val="en-GB"/>
        </w:rPr>
        <w:t>:</w:t>
      </w:r>
    </w:p>
    <w:p w14:paraId="00456D05"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ip = request.META.get(</w:t>
      </w:r>
      <w:r w:rsidRPr="0020749A">
        <w:rPr>
          <w:rFonts w:ascii="Menlo Regular" w:hAnsi="Menlo Regular" w:cs="Menlo Regular"/>
          <w:color w:val="1C00CF"/>
          <w:sz w:val="22"/>
          <w:szCs w:val="22"/>
          <w:lang w:val="en-GB"/>
        </w:rPr>
        <w:t>'REMOTE_ADDR'</w:t>
      </w:r>
      <w:r w:rsidRPr="0020749A">
        <w:rPr>
          <w:rFonts w:ascii="Menlo Regular" w:hAnsi="Menlo Regular" w:cs="Menlo Regular"/>
          <w:color w:val="000000"/>
          <w:sz w:val="22"/>
          <w:szCs w:val="22"/>
          <w:lang w:val="en-GB"/>
        </w:rPr>
        <w:t>)</w:t>
      </w:r>
    </w:p>
    <w:p w14:paraId="02741C55"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3B6F8F3F"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Replace the '.' in the ip-adres to '_'</w:t>
      </w:r>
    </w:p>
    <w:p w14:paraId="41D725BD"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ip = ip.replace(</w:t>
      </w:r>
      <w:r w:rsidRPr="0020749A">
        <w:rPr>
          <w:rFonts w:ascii="Menlo Regular" w:hAnsi="Menlo Regular" w:cs="Menlo Regular"/>
          <w:color w:val="1C00CF"/>
          <w:sz w:val="22"/>
          <w:szCs w:val="22"/>
          <w:lang w:val="en-GB"/>
        </w:rPr>
        <w: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'_'</w:t>
      </w:r>
      <w:r w:rsidRPr="0020749A">
        <w:rPr>
          <w:rFonts w:ascii="Menlo Regular" w:hAnsi="Menlo Regular" w:cs="Menlo Regular"/>
          <w:color w:val="000000"/>
          <w:sz w:val="22"/>
          <w:szCs w:val="22"/>
          <w:lang w:val="en-GB"/>
        </w:rPr>
        <w:t>)</w:t>
      </w:r>
    </w:p>
    <w:p w14:paraId="75CF909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36EB9F6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message = </w:t>
      </w:r>
      <w:r w:rsidRPr="0020749A">
        <w:rPr>
          <w:rFonts w:ascii="Menlo Regular" w:hAnsi="Menlo Regular" w:cs="Menlo Regular"/>
          <w:color w:val="C41A16"/>
          <w:sz w:val="22"/>
          <w:szCs w:val="22"/>
          <w:lang w:val="en-GB"/>
        </w:rPr>
        <w:t>""</w:t>
      </w:r>
    </w:p>
    <w:p w14:paraId="084F9155"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style = </w:t>
      </w:r>
      <w:r w:rsidRPr="0020749A">
        <w:rPr>
          <w:rFonts w:ascii="Menlo Regular" w:hAnsi="Menlo Regular" w:cs="Menlo Regular"/>
          <w:color w:val="C41A16"/>
          <w:sz w:val="22"/>
          <w:szCs w:val="22"/>
          <w:lang w:val="en-GB"/>
        </w:rPr>
        <w:t>""</w:t>
      </w:r>
    </w:p>
    <w:p w14:paraId="6F872BF7"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Check if the method is POST</w:t>
      </w:r>
    </w:p>
    <w:p w14:paraId="2FAE848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request.method == </w:t>
      </w:r>
      <w:r w:rsidRPr="0020749A">
        <w:rPr>
          <w:rFonts w:ascii="Menlo Regular" w:hAnsi="Menlo Regular" w:cs="Menlo Regular"/>
          <w:color w:val="1C00CF"/>
          <w:sz w:val="22"/>
          <w:szCs w:val="22"/>
          <w:lang w:val="en-GB"/>
        </w:rPr>
        <w:t>'POST'</w:t>
      </w:r>
      <w:r w:rsidRPr="0020749A">
        <w:rPr>
          <w:rFonts w:ascii="Menlo Regular" w:hAnsi="Menlo Regular" w:cs="Menlo Regular"/>
          <w:color w:val="000000"/>
          <w:sz w:val="22"/>
          <w:szCs w:val="22"/>
          <w:lang w:val="en-GB"/>
        </w:rPr>
        <w:t>:</w:t>
      </w:r>
    </w:p>
    <w:p w14:paraId="551E711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0BE4DDC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message = </w:t>
      </w:r>
      <w:r w:rsidRPr="0020749A">
        <w:rPr>
          <w:rFonts w:ascii="Menlo Regular" w:hAnsi="Menlo Regular" w:cs="Menlo Regular"/>
          <w:color w:val="C41A16"/>
          <w:sz w:val="22"/>
          <w:szCs w:val="22"/>
          <w:lang w:val="en-GB"/>
        </w:rPr>
        <w:t>"You didn't select a picture"</w:t>
      </w:r>
    </w:p>
    <w:p w14:paraId="661D59D5"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style = </w:t>
      </w:r>
      <w:r w:rsidRPr="0020749A">
        <w:rPr>
          <w:rFonts w:ascii="Menlo Regular" w:hAnsi="Menlo Regular" w:cs="Menlo Regular"/>
          <w:color w:val="C41A16"/>
          <w:sz w:val="22"/>
          <w:szCs w:val="22"/>
          <w:lang w:val="en-GB"/>
        </w:rPr>
        <w:t>"color:red"</w:t>
      </w:r>
    </w:p>
    <w:p w14:paraId="0F0C3D3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63950B9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Save the user input from the form</w:t>
      </w:r>
    </w:p>
    <w:p w14:paraId="67EBA5C8"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form = UploadPictureForm(request.POST, request.FILES)</w:t>
      </w:r>
    </w:p>
    <w:p w14:paraId="5643CD6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022B1FB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Check if the form is valid</w:t>
      </w:r>
    </w:p>
    <w:p w14:paraId="4B6D6828"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form.is_valid():</w:t>
      </w:r>
    </w:p>
    <w:p w14:paraId="3F419FD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539E2617"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Save the form</w:t>
      </w:r>
    </w:p>
    <w:p w14:paraId="75282D8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form.save()</w:t>
      </w:r>
    </w:p>
    <w:p w14:paraId="2167607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15ECBFED"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is_picture = check_upload(request.FILES[</w:t>
      </w:r>
      <w:r w:rsidRPr="0020749A">
        <w:rPr>
          <w:rFonts w:ascii="Menlo Regular" w:hAnsi="Menlo Regular" w:cs="Menlo Regular"/>
          <w:color w:val="C41A16"/>
          <w:sz w:val="22"/>
          <w:szCs w:val="22"/>
          <w:lang w:val="en-GB"/>
        </w:rPr>
        <w:t>"picture"</w:t>
      </w:r>
      <w:r w:rsidRPr="0020749A">
        <w:rPr>
          <w:rFonts w:ascii="Menlo Regular" w:hAnsi="Menlo Regular" w:cs="Menlo Regular"/>
          <w:color w:val="000000"/>
          <w:sz w:val="22"/>
          <w:szCs w:val="22"/>
          <w:lang w:val="en-GB"/>
        </w:rPr>
        <w:t>])</w:t>
      </w:r>
    </w:p>
    <w:p w14:paraId="368BA2E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25F4DCB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is_picture:</w:t>
      </w:r>
    </w:p>
    <w:p w14:paraId="3DC45B28"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30E9DEF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run the processUpload function to place the ip in front of the name of the uploaded file</w:t>
      </w:r>
    </w:p>
    <w:p w14:paraId="171C07A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processUpload(request, request.FILES[</w:t>
      </w:r>
      <w:r w:rsidRPr="0020749A">
        <w:rPr>
          <w:rFonts w:ascii="Menlo Regular" w:hAnsi="Menlo Regular" w:cs="Menlo Regular"/>
          <w:color w:val="C41A16"/>
          <w:sz w:val="22"/>
          <w:szCs w:val="22"/>
          <w:lang w:val="en-GB"/>
        </w:rPr>
        <w:t>"picture"</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zie hier nog een extra regel</w:t>
      </w:r>
    </w:p>
    <w:p w14:paraId="295F05B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3D6AE1BF"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 save the filename and path in python variables</w:t>
      </w:r>
    </w:p>
    <w:p w14:paraId="486332E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C41A16"/>
          <w:sz w:val="22"/>
          <w:szCs w:val="22"/>
          <w:lang w:val="en-GB"/>
        </w:rPr>
        <w:t xml:space="preserve">                use the variable part (the ip) to create the path'''</w:t>
      </w:r>
    </w:p>
    <w:p w14:paraId="20A5A66F"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filename = str(request.FILES[</w:t>
      </w:r>
      <w:r w:rsidRPr="0020749A">
        <w:rPr>
          <w:rFonts w:ascii="Menlo Regular" w:hAnsi="Menlo Regular" w:cs="Menlo Regular"/>
          <w:color w:val="C41A16"/>
          <w:sz w:val="22"/>
          <w:szCs w:val="22"/>
          <w:lang w:val="en-GB"/>
        </w:rPr>
        <w:t>"picture"</w:t>
      </w:r>
      <w:r w:rsidRPr="0020749A">
        <w:rPr>
          <w:rFonts w:ascii="Menlo Regular" w:hAnsi="Menlo Regular" w:cs="Menlo Regular"/>
          <w:color w:val="000000"/>
          <w:sz w:val="22"/>
          <w:szCs w:val="22"/>
          <w:lang w:val="en-GB"/>
        </w:rPr>
        <w:t>]).replace(</w:t>
      </w:r>
      <w:r w:rsidRPr="0020749A">
        <w:rPr>
          <w:rFonts w:ascii="Menlo Regular" w:hAnsi="Menlo Regular" w:cs="Menlo Regular"/>
          <w:color w:val="C41A16"/>
          <w:sz w:val="22"/>
          <w:szCs w:val="22"/>
          <w:lang w:val="en-GB"/>
        </w:rPr>
        <w:t>" "</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"_"</w:t>
      </w:r>
      <w:r w:rsidRPr="0020749A">
        <w:rPr>
          <w:rFonts w:ascii="Menlo Regular" w:hAnsi="Menlo Regular" w:cs="Menlo Regular"/>
          <w:color w:val="000000"/>
          <w:sz w:val="22"/>
          <w:szCs w:val="22"/>
          <w:lang w:val="en-GB"/>
        </w:rPr>
        <w:t>)</w:t>
      </w:r>
    </w:p>
    <w:p w14:paraId="0DEEBF3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path = (</w:t>
      </w:r>
      <w:r w:rsidRPr="0020749A">
        <w:rPr>
          <w:rFonts w:ascii="Menlo Regular" w:hAnsi="Menlo Regular" w:cs="Menlo Regular"/>
          <w:color w:val="C41A16"/>
          <w:sz w:val="22"/>
          <w:szCs w:val="22"/>
          <w:lang w:val="en-GB"/>
        </w:rPr>
        <w:t>"static/assets/uploaded_files/%s_%s"</w:t>
      </w:r>
      <w:r w:rsidRPr="0020749A">
        <w:rPr>
          <w:rFonts w:ascii="Menlo Regular" w:hAnsi="Menlo Regular" w:cs="Menlo Regular"/>
          <w:color w:val="000000"/>
          <w:sz w:val="22"/>
          <w:szCs w:val="22"/>
          <w:lang w:val="en-GB"/>
        </w:rPr>
        <w:t xml:space="preserve"> % (ip, filename))</w:t>
      </w:r>
    </w:p>
    <w:p w14:paraId="1B2AD1D0"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 xml:space="preserve">                </w:t>
      </w:r>
    </w:p>
    <w:p w14:paraId="54BFE5D0"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Create the args dictionary and save the csrf in this dictonary</w:t>
      </w:r>
    </w:p>
    <w:p w14:paraId="60E040D1"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 = {}</w:t>
      </w:r>
    </w:p>
    <w:p w14:paraId="16236D1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args.update(csrf(request))</w:t>
      </w:r>
    </w:p>
    <w:p w14:paraId="681DCD8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5A634FC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save the filename and path in the dictionary</w:t>
      </w:r>
    </w:p>
    <w:p w14:paraId="2EF91A1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w:t>
      </w:r>
      <w:r w:rsidRPr="0020749A">
        <w:rPr>
          <w:rFonts w:ascii="Menlo Regular" w:hAnsi="Menlo Regular" w:cs="Menlo Regular"/>
          <w:color w:val="1C00CF"/>
          <w:sz w:val="22"/>
          <w:szCs w:val="22"/>
          <w:lang w:val="en-GB"/>
        </w:rPr>
        <w:t>'filename'</w:t>
      </w:r>
      <w:r w:rsidRPr="0020749A">
        <w:rPr>
          <w:rFonts w:ascii="Menlo Regular" w:hAnsi="Menlo Regular" w:cs="Menlo Regular"/>
          <w:color w:val="000000"/>
          <w:sz w:val="22"/>
          <w:szCs w:val="22"/>
          <w:lang w:val="en-GB"/>
        </w:rPr>
        <w:t>] = filename</w:t>
      </w:r>
    </w:p>
    <w:p w14:paraId="256A4A5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w:t>
      </w:r>
      <w:r w:rsidRPr="0020749A">
        <w:rPr>
          <w:rFonts w:ascii="Menlo Regular" w:hAnsi="Menlo Regular" w:cs="Menlo Regular"/>
          <w:color w:val="1C00CF"/>
          <w:sz w:val="22"/>
          <w:szCs w:val="22"/>
          <w:lang w:val="en-GB"/>
        </w:rPr>
        <w:t>'path'</w:t>
      </w:r>
      <w:r w:rsidRPr="0020749A">
        <w:rPr>
          <w:rFonts w:ascii="Menlo Regular" w:hAnsi="Menlo Regular" w:cs="Menlo Regular"/>
          <w:color w:val="000000"/>
          <w:sz w:val="22"/>
          <w:szCs w:val="22"/>
          <w:lang w:val="en-GB"/>
        </w:rPr>
        <w:t>] = path</w:t>
      </w:r>
    </w:p>
    <w:p w14:paraId="79B35DC5"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7121512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Save the html name, whit the used device</w:t>
      </w:r>
    </w:p>
    <w:p w14:paraId="2633A92D"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html = device+</w:t>
      </w:r>
      <w:r w:rsidRPr="0020749A">
        <w:rPr>
          <w:rFonts w:ascii="Menlo Regular" w:hAnsi="Menlo Regular" w:cs="Menlo Regular"/>
          <w:color w:val="C41A16"/>
          <w:sz w:val="22"/>
          <w:szCs w:val="22"/>
          <w:lang w:val="en-GB"/>
        </w:rPr>
        <w:t>"_upload_succes.html"</w:t>
      </w:r>
      <w:r w:rsidRPr="0020749A">
        <w:rPr>
          <w:rFonts w:ascii="Menlo Regular" w:hAnsi="Menlo Regular" w:cs="Menlo Regular"/>
          <w:color w:val="000000"/>
          <w:sz w:val="22"/>
          <w:szCs w:val="22"/>
          <w:lang w:val="en-GB"/>
        </w:rPr>
        <w:t xml:space="preserve">              </w:t>
      </w:r>
    </w:p>
    <w:p w14:paraId="26EDF300"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118FFDB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Call the upload_succes html, for the correct device and give it the args dictonary</w:t>
      </w:r>
    </w:p>
    <w:p w14:paraId="5C04866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render_to_response(html, args)</w:t>
      </w:r>
    </w:p>
    <w:p w14:paraId="34A611F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620BE8B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else</w:t>
      </w:r>
      <w:r w:rsidRPr="0020749A">
        <w:rPr>
          <w:rFonts w:ascii="Menlo Regular" w:hAnsi="Menlo Regular" w:cs="Menlo Regular"/>
          <w:color w:val="000000"/>
          <w:sz w:val="22"/>
          <w:szCs w:val="22"/>
          <w:lang w:val="en-GB"/>
        </w:rPr>
        <w:t>:</w:t>
      </w:r>
    </w:p>
    <w:p w14:paraId="7DEB0F2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xml:space="preserve"># Create the args dictionary and save the csrf in this dictonary    </w:t>
      </w:r>
    </w:p>
    <w:p w14:paraId="3DB1ACED"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 = {}</w:t>
      </w:r>
    </w:p>
    <w:p w14:paraId="6443E4E0"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args.update(csrf(request))</w:t>
      </w:r>
    </w:p>
    <w:p w14:paraId="1BB04AF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55393E5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Save the empty form in the dictionary</w:t>
      </w:r>
    </w:p>
    <w:p w14:paraId="1019BAE5"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w:t>
      </w:r>
      <w:r w:rsidRPr="0020749A">
        <w:rPr>
          <w:rFonts w:ascii="Menlo Regular" w:hAnsi="Menlo Regular" w:cs="Menlo Regular"/>
          <w:color w:val="1C00CF"/>
          <w:sz w:val="22"/>
          <w:szCs w:val="22"/>
          <w:lang w:val="en-GB"/>
        </w:rPr>
        <w:t>'form'</w:t>
      </w:r>
      <w:r w:rsidRPr="0020749A">
        <w:rPr>
          <w:rFonts w:ascii="Menlo Regular" w:hAnsi="Menlo Regular" w:cs="Menlo Regular"/>
          <w:color w:val="000000"/>
          <w:sz w:val="22"/>
          <w:szCs w:val="22"/>
          <w:lang w:val="en-GB"/>
        </w:rPr>
        <w:t>] = UploadPictureForm()</w:t>
      </w:r>
    </w:p>
    <w:p w14:paraId="46239F8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w:t>
      </w:r>
      <w:r w:rsidRPr="0020749A">
        <w:rPr>
          <w:rFonts w:ascii="Menlo Regular" w:hAnsi="Menlo Regular" w:cs="Menlo Regular"/>
          <w:color w:val="1C00CF"/>
          <w:sz w:val="22"/>
          <w:szCs w:val="22"/>
          <w:lang w:val="en-GB"/>
        </w:rPr>
        <w:t>'message'</w:t>
      </w:r>
      <w:r w:rsidRPr="0020749A">
        <w:rPr>
          <w:rFonts w:ascii="Menlo Regular" w:hAnsi="Menlo Regular" w:cs="Menlo Regular"/>
          <w:color w:val="000000"/>
          <w:sz w:val="22"/>
          <w:szCs w:val="22"/>
          <w:lang w:val="en-GB"/>
        </w:rPr>
        <w:t>] = message</w:t>
      </w:r>
    </w:p>
    <w:p w14:paraId="5FAB2088"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w:t>
      </w:r>
      <w:r w:rsidRPr="0020749A">
        <w:rPr>
          <w:rFonts w:ascii="Menlo Regular" w:hAnsi="Menlo Regular" w:cs="Menlo Regular"/>
          <w:color w:val="1C00CF"/>
          <w:sz w:val="22"/>
          <w:szCs w:val="22"/>
          <w:lang w:val="en-GB"/>
        </w:rPr>
        <w:t>'style'</w:t>
      </w:r>
      <w:r w:rsidRPr="0020749A">
        <w:rPr>
          <w:rFonts w:ascii="Menlo Regular" w:hAnsi="Menlo Regular" w:cs="Menlo Regular"/>
          <w:color w:val="000000"/>
          <w:sz w:val="22"/>
          <w:szCs w:val="22"/>
          <w:lang w:val="en-GB"/>
        </w:rPr>
        <w:t>] = style</w:t>
      </w:r>
    </w:p>
    <w:p w14:paraId="430BE73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3AB2BCD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Save the html name, with the used device</w:t>
      </w:r>
    </w:p>
    <w:p w14:paraId="760462D8"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html = device+</w:t>
      </w:r>
      <w:r w:rsidRPr="0020749A">
        <w:rPr>
          <w:rFonts w:ascii="Menlo Regular" w:hAnsi="Menlo Regular" w:cs="Menlo Regular"/>
          <w:color w:val="C41A16"/>
          <w:sz w:val="22"/>
          <w:szCs w:val="22"/>
          <w:lang w:val="en-GB"/>
        </w:rPr>
        <w:t>"_upload.html"</w:t>
      </w:r>
    </w:p>
    <w:p w14:paraId="2150DC47"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Call the upload html, for the correct device and give it the args dictionary</w:t>
      </w:r>
    </w:p>
    <w:p w14:paraId="361F412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render_to_response(html, args)                </w:t>
      </w:r>
    </w:p>
    <w:p w14:paraId="6814035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62D1BA1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22DDAE4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xml:space="preserve"># When the method is not POST    </w:t>
      </w:r>
    </w:p>
    <w:p w14:paraId="2D736EB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else</w:t>
      </w:r>
      <w:r w:rsidRPr="0020749A">
        <w:rPr>
          <w:rFonts w:ascii="Menlo Regular" w:hAnsi="Menlo Regular" w:cs="Menlo Regular"/>
          <w:color w:val="000000"/>
          <w:sz w:val="22"/>
          <w:szCs w:val="22"/>
          <w:lang w:val="en-GB"/>
        </w:rPr>
        <w:t>:</w:t>
      </w:r>
    </w:p>
    <w:p w14:paraId="406A9681"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Create a form to upload a picture</w:t>
      </w:r>
    </w:p>
    <w:p w14:paraId="541CA5A8"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form = UploadPictureForm()</w:t>
      </w:r>
    </w:p>
    <w:p w14:paraId="6A0C1338"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6C4A287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xml:space="preserve"># Create the args dictionary and save the csrf in this dictonary    </w:t>
      </w:r>
    </w:p>
    <w:p w14:paraId="73FFC80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 = {}</w:t>
      </w:r>
    </w:p>
    <w:p w14:paraId="36AAA51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args.update(csrf(request))</w:t>
      </w:r>
    </w:p>
    <w:p w14:paraId="4B8D3641"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03674AF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Save the empty form in the dictionary</w:t>
      </w:r>
    </w:p>
    <w:p w14:paraId="2CB36FB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w:t>
      </w:r>
      <w:r w:rsidRPr="0020749A">
        <w:rPr>
          <w:rFonts w:ascii="Menlo Regular" w:hAnsi="Menlo Regular" w:cs="Menlo Regular"/>
          <w:color w:val="1C00CF"/>
          <w:sz w:val="22"/>
          <w:szCs w:val="22"/>
          <w:lang w:val="en-GB"/>
        </w:rPr>
        <w:t>'form'</w:t>
      </w:r>
      <w:r w:rsidRPr="0020749A">
        <w:rPr>
          <w:rFonts w:ascii="Menlo Regular" w:hAnsi="Menlo Regular" w:cs="Menlo Regular"/>
          <w:color w:val="000000"/>
          <w:sz w:val="22"/>
          <w:szCs w:val="22"/>
          <w:lang w:val="en-GB"/>
        </w:rPr>
        <w:t>] = UploadPictureForm()</w:t>
      </w:r>
    </w:p>
    <w:p w14:paraId="7AD0DF9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w:t>
      </w:r>
      <w:r w:rsidRPr="0020749A">
        <w:rPr>
          <w:rFonts w:ascii="Menlo Regular" w:hAnsi="Menlo Regular" w:cs="Menlo Regular"/>
          <w:color w:val="1C00CF"/>
          <w:sz w:val="22"/>
          <w:szCs w:val="22"/>
          <w:lang w:val="en-GB"/>
        </w:rPr>
        <w:t>'message'</w:t>
      </w:r>
      <w:r w:rsidRPr="0020749A">
        <w:rPr>
          <w:rFonts w:ascii="Menlo Regular" w:hAnsi="Menlo Regular" w:cs="Menlo Regular"/>
          <w:color w:val="000000"/>
          <w:sz w:val="22"/>
          <w:szCs w:val="22"/>
          <w:lang w:val="en-GB"/>
        </w:rPr>
        <w:t>] = message</w:t>
      </w:r>
    </w:p>
    <w:p w14:paraId="3A1DD10F"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w:t>
      </w:r>
      <w:r w:rsidRPr="0020749A">
        <w:rPr>
          <w:rFonts w:ascii="Menlo Regular" w:hAnsi="Menlo Regular" w:cs="Menlo Regular"/>
          <w:color w:val="1C00CF"/>
          <w:sz w:val="22"/>
          <w:szCs w:val="22"/>
          <w:lang w:val="en-GB"/>
        </w:rPr>
        <w:t>'style'</w:t>
      </w:r>
      <w:r w:rsidRPr="0020749A">
        <w:rPr>
          <w:rFonts w:ascii="Menlo Regular" w:hAnsi="Menlo Regular" w:cs="Menlo Regular"/>
          <w:color w:val="000000"/>
          <w:sz w:val="22"/>
          <w:szCs w:val="22"/>
          <w:lang w:val="en-GB"/>
        </w:rPr>
        <w:t>] = style</w:t>
      </w:r>
    </w:p>
    <w:p w14:paraId="24EA1161"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42A9836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Save the html name, with the used device</w:t>
      </w:r>
    </w:p>
    <w:p w14:paraId="7C2356C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html = device+</w:t>
      </w:r>
      <w:r w:rsidRPr="0020749A">
        <w:rPr>
          <w:rFonts w:ascii="Menlo Regular" w:hAnsi="Menlo Regular" w:cs="Menlo Regular"/>
          <w:color w:val="C41A16"/>
          <w:sz w:val="22"/>
          <w:szCs w:val="22"/>
          <w:lang w:val="en-GB"/>
        </w:rPr>
        <w:t>"_upload.html"</w:t>
      </w:r>
    </w:p>
    <w:p w14:paraId="72C5890D"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Call the upload html, for the correct device and give it the args dictionary</w:t>
      </w:r>
    </w:p>
    <w:p w14:paraId="1F27B9B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render_to_response(html, args)</w:t>
      </w:r>
    </w:p>
    <w:p w14:paraId="520CCDBD"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503DBC3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The result view (to display the result of the analysis)</w:t>
      </w:r>
    </w:p>
    <w:p w14:paraId="6B69E9F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result(request):</w:t>
      </w:r>
    </w:p>
    <w:p w14:paraId="5942533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#Get the used device, using the get_device function</w:t>
      </w:r>
    </w:p>
    <w:p w14:paraId="6080648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device = get_device(request)</w:t>
      </w:r>
    </w:p>
    <w:p w14:paraId="389DD501"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try</w:t>
      </w:r>
      <w:r w:rsidRPr="0020749A">
        <w:rPr>
          <w:rFonts w:ascii="Menlo Regular" w:hAnsi="Menlo Regular" w:cs="Menlo Regular"/>
          <w:color w:val="000000"/>
          <w:sz w:val="22"/>
          <w:szCs w:val="22"/>
          <w:lang w:val="en-GB"/>
        </w:rPr>
        <w:t>:</w:t>
      </w:r>
    </w:p>
    <w:p w14:paraId="1A015D2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Get the IP-adres of the computer</w:t>
      </w:r>
    </w:p>
    <w:p w14:paraId="415FA08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x_forwarded_for = request.META.get(</w:t>
      </w:r>
      <w:r w:rsidRPr="0020749A">
        <w:rPr>
          <w:rFonts w:ascii="Menlo Regular" w:hAnsi="Menlo Regular" w:cs="Menlo Regular"/>
          <w:color w:val="1C00CF"/>
          <w:sz w:val="22"/>
          <w:szCs w:val="22"/>
          <w:lang w:val="en-GB"/>
        </w:rPr>
        <w:t>'HTTP_X_FORWARDED_FOR'</w:t>
      </w:r>
      <w:r w:rsidRPr="0020749A">
        <w:rPr>
          <w:rFonts w:ascii="Menlo Regular" w:hAnsi="Menlo Regular" w:cs="Menlo Regular"/>
          <w:color w:val="000000"/>
          <w:sz w:val="22"/>
          <w:szCs w:val="22"/>
          <w:lang w:val="en-GB"/>
        </w:rPr>
        <w:t>)</w:t>
      </w:r>
    </w:p>
    <w:p w14:paraId="0C9EEC9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x_forwarded_for:</w:t>
      </w:r>
    </w:p>
    <w:p w14:paraId="47E7D6A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ip = x_forwarded_for.split(</w:t>
      </w:r>
      <w:r w:rsidRPr="0020749A">
        <w:rPr>
          <w:rFonts w:ascii="Menlo Regular" w:hAnsi="Menlo Regular" w:cs="Menlo Regular"/>
          <w:color w:val="1C00CF"/>
          <w:sz w:val="22"/>
          <w:szCs w:val="22"/>
          <w:lang w:val="en-GB"/>
        </w:rPr>
        <w:t>','</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p>
    <w:p w14:paraId="2423283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else</w:t>
      </w:r>
      <w:r w:rsidRPr="0020749A">
        <w:rPr>
          <w:rFonts w:ascii="Menlo Regular" w:hAnsi="Menlo Regular" w:cs="Menlo Regular"/>
          <w:color w:val="000000"/>
          <w:sz w:val="22"/>
          <w:szCs w:val="22"/>
          <w:lang w:val="en-GB"/>
        </w:rPr>
        <w:t>:</w:t>
      </w:r>
    </w:p>
    <w:p w14:paraId="73CB053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ip = request.META.get(</w:t>
      </w:r>
      <w:r w:rsidRPr="0020749A">
        <w:rPr>
          <w:rFonts w:ascii="Menlo Regular" w:hAnsi="Menlo Regular" w:cs="Menlo Regular"/>
          <w:color w:val="1C00CF"/>
          <w:sz w:val="22"/>
          <w:szCs w:val="22"/>
          <w:lang w:val="en-GB"/>
        </w:rPr>
        <w:t>'REMOTE_ADDR'</w:t>
      </w:r>
      <w:r w:rsidRPr="0020749A">
        <w:rPr>
          <w:rFonts w:ascii="Menlo Regular" w:hAnsi="Menlo Regular" w:cs="Menlo Regular"/>
          <w:color w:val="000000"/>
          <w:sz w:val="22"/>
          <w:szCs w:val="22"/>
          <w:lang w:val="en-GB"/>
        </w:rPr>
        <w:t>)</w:t>
      </w:r>
    </w:p>
    <w:p w14:paraId="4E933DF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01BDB8E7"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Replace the '.' in the ip-adres to '_'</w:t>
      </w:r>
    </w:p>
    <w:p w14:paraId="666B2CE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ip = ip.replace(</w:t>
      </w:r>
      <w:r w:rsidRPr="0020749A">
        <w:rPr>
          <w:rFonts w:ascii="Menlo Regular" w:hAnsi="Menlo Regular" w:cs="Menlo Regular"/>
          <w:color w:val="1C00CF"/>
          <w:sz w:val="22"/>
          <w:szCs w:val="22"/>
          <w:lang w:val="en-GB"/>
        </w:rPr>
        <w: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'_'</w:t>
      </w:r>
      <w:r w:rsidRPr="0020749A">
        <w:rPr>
          <w:rFonts w:ascii="Menlo Regular" w:hAnsi="Menlo Regular" w:cs="Menlo Regular"/>
          <w:color w:val="000000"/>
          <w:sz w:val="22"/>
          <w:szCs w:val="22"/>
          <w:lang w:val="en-GB"/>
        </w:rPr>
        <w:t xml:space="preserve">) </w:t>
      </w:r>
    </w:p>
    <w:p w14:paraId="38A6F34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77D0260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Read in the filename from &lt;ip&gt;_filename.txt</w:t>
      </w:r>
    </w:p>
    <w:p w14:paraId="07502467"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infile = open(</w:t>
      </w:r>
      <w:r w:rsidRPr="0020749A">
        <w:rPr>
          <w:rFonts w:ascii="Menlo Regular" w:hAnsi="Menlo Regular" w:cs="Menlo Regular"/>
          <w:color w:val="1C00CF"/>
          <w:sz w:val="22"/>
          <w:szCs w:val="22"/>
          <w:lang w:val="en-GB"/>
        </w:rPr>
        <w:t>'%s_filename.txt'</w:t>
      </w:r>
      <w:r w:rsidRPr="0020749A">
        <w:rPr>
          <w:rFonts w:ascii="Menlo Regular" w:hAnsi="Menlo Regular" w:cs="Menlo Regular"/>
          <w:color w:val="000000"/>
          <w:sz w:val="22"/>
          <w:szCs w:val="22"/>
          <w:lang w:val="en-GB"/>
        </w:rPr>
        <w:t xml:space="preserve"> %(ip), </w:t>
      </w:r>
      <w:r w:rsidRPr="0020749A">
        <w:rPr>
          <w:rFonts w:ascii="Menlo Regular" w:hAnsi="Menlo Regular" w:cs="Menlo Regular"/>
          <w:color w:val="1C00CF"/>
          <w:sz w:val="22"/>
          <w:szCs w:val="22"/>
          <w:lang w:val="en-GB"/>
        </w:rPr>
        <w:t>'r'</w:t>
      </w:r>
      <w:r w:rsidRPr="0020749A">
        <w:rPr>
          <w:rFonts w:ascii="Menlo Regular" w:hAnsi="Menlo Regular" w:cs="Menlo Regular"/>
          <w:color w:val="000000"/>
          <w:sz w:val="22"/>
          <w:szCs w:val="22"/>
          <w:lang w:val="en-GB"/>
        </w:rPr>
        <w:t>)</w:t>
      </w:r>
    </w:p>
    <w:p w14:paraId="28914415"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filename = infile.read().strip()</w:t>
      </w:r>
    </w:p>
    <w:p w14:paraId="67EDAA1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23A3846F"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Close the infile</w:t>
      </w:r>
    </w:p>
    <w:p w14:paraId="531C59C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infile.close()</w:t>
      </w:r>
    </w:p>
    <w:p w14:paraId="01AC539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4B0FF28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Run the program to identify the orchid</w:t>
      </w:r>
    </w:p>
    <w:p w14:paraId="3DD88FC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Warning: The program now used is only a test program!</w:t>
      </w:r>
    </w:p>
    <w:p w14:paraId="381152A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os.system(</w:t>
      </w:r>
      <w:r w:rsidRPr="0020749A">
        <w:rPr>
          <w:rFonts w:ascii="Menlo Regular" w:hAnsi="Menlo Regular" w:cs="Menlo Regular"/>
          <w:color w:val="C41A16"/>
          <w:sz w:val="22"/>
          <w:szCs w:val="22"/>
          <w:lang w:val="en-GB"/>
        </w:rPr>
        <w:t>"python resultaat.py %s %s"</w:t>
      </w:r>
      <w:r w:rsidRPr="0020749A">
        <w:rPr>
          <w:rFonts w:ascii="Menlo Regular" w:hAnsi="Menlo Regular" w:cs="Menlo Regular"/>
          <w:color w:val="000000"/>
          <w:sz w:val="22"/>
          <w:szCs w:val="22"/>
          <w:lang w:val="en-GB"/>
        </w:rPr>
        <w:t xml:space="preserve"> % (filename, ip))</w:t>
      </w:r>
    </w:p>
    <w:p w14:paraId="0B9CF72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1FC2AA9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Open the file with the results from the identify program</w:t>
      </w:r>
    </w:p>
    <w:p w14:paraId="0A178D1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result = open(</w:t>
      </w:r>
      <w:r w:rsidRPr="0020749A">
        <w:rPr>
          <w:rFonts w:ascii="Menlo Regular" w:hAnsi="Menlo Regular" w:cs="Menlo Regular"/>
          <w:color w:val="1C00CF"/>
          <w:sz w:val="22"/>
          <w:szCs w:val="22"/>
          <w:lang w:val="en-GB"/>
        </w:rPr>
        <w:t>'%s_test.txt'</w:t>
      </w:r>
      <w:r w:rsidRPr="0020749A">
        <w:rPr>
          <w:rFonts w:ascii="Menlo Regular" w:hAnsi="Menlo Regular" w:cs="Menlo Regular"/>
          <w:color w:val="000000"/>
          <w:sz w:val="22"/>
          <w:szCs w:val="22"/>
          <w:lang w:val="en-GB"/>
        </w:rPr>
        <w:t xml:space="preserve"> %(ip), </w:t>
      </w:r>
      <w:r w:rsidRPr="0020749A">
        <w:rPr>
          <w:rFonts w:ascii="Menlo Regular" w:hAnsi="Menlo Regular" w:cs="Menlo Regular"/>
          <w:color w:val="1C00CF"/>
          <w:sz w:val="22"/>
          <w:szCs w:val="22"/>
          <w:lang w:val="en-GB"/>
        </w:rPr>
        <w:t>'r'</w:t>
      </w:r>
      <w:r w:rsidRPr="0020749A">
        <w:rPr>
          <w:rFonts w:ascii="Menlo Regular" w:hAnsi="Menlo Regular" w:cs="Menlo Regular"/>
          <w:color w:val="000000"/>
          <w:sz w:val="22"/>
          <w:szCs w:val="22"/>
          <w:lang w:val="en-GB"/>
        </w:rPr>
        <w:t>)</w:t>
      </w:r>
    </w:p>
    <w:p w14:paraId="448C9F9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61D27350"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Read in the results</w:t>
      </w:r>
    </w:p>
    <w:p w14:paraId="619EA4A5"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read_result = result.read()</w:t>
      </w:r>
    </w:p>
    <w:p w14:paraId="1E1F2CF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2D0C4C68"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Close the file</w:t>
      </w:r>
    </w:p>
    <w:p w14:paraId="4BDBFB5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result.close()</w:t>
      </w:r>
    </w:p>
    <w:p w14:paraId="5146E07F"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271F4D71"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xml:space="preserve"># Create the args dictionary and save the csrf in this dictonary   </w:t>
      </w:r>
    </w:p>
    <w:p w14:paraId="76EAB1B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 = {}</w:t>
      </w:r>
    </w:p>
    <w:p w14:paraId="24B03570"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args.update(csrf(request))</w:t>
      </w:r>
    </w:p>
    <w:p w14:paraId="16FEC4A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46CB38FF"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Save the filename and the result in the args dictionary</w:t>
      </w:r>
    </w:p>
    <w:p w14:paraId="7D5671E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w:t>
      </w:r>
      <w:r w:rsidRPr="0020749A">
        <w:rPr>
          <w:rFonts w:ascii="Menlo Regular" w:hAnsi="Menlo Regular" w:cs="Menlo Regular"/>
          <w:color w:val="1C00CF"/>
          <w:sz w:val="22"/>
          <w:szCs w:val="22"/>
          <w:lang w:val="en-GB"/>
        </w:rPr>
        <w:t>'filename'</w:t>
      </w:r>
      <w:r w:rsidRPr="0020749A">
        <w:rPr>
          <w:rFonts w:ascii="Menlo Regular" w:hAnsi="Menlo Regular" w:cs="Menlo Regular"/>
          <w:color w:val="000000"/>
          <w:sz w:val="22"/>
          <w:szCs w:val="22"/>
          <w:lang w:val="en-GB"/>
        </w:rPr>
        <w:t>] = filename</w:t>
      </w:r>
    </w:p>
    <w:p w14:paraId="785D11B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w:t>
      </w:r>
      <w:r w:rsidRPr="0020749A">
        <w:rPr>
          <w:rFonts w:ascii="Menlo Regular" w:hAnsi="Menlo Regular" w:cs="Menlo Regular"/>
          <w:color w:val="1C00CF"/>
          <w:sz w:val="22"/>
          <w:szCs w:val="22"/>
          <w:lang w:val="en-GB"/>
        </w:rPr>
        <w:t>'result'</w:t>
      </w:r>
      <w:r w:rsidRPr="0020749A">
        <w:rPr>
          <w:rFonts w:ascii="Menlo Regular" w:hAnsi="Menlo Regular" w:cs="Menlo Regular"/>
          <w:color w:val="000000"/>
          <w:sz w:val="22"/>
          <w:szCs w:val="22"/>
          <w:lang w:val="en-GB"/>
        </w:rPr>
        <w:t>] = read_result</w:t>
      </w:r>
    </w:p>
    <w:p w14:paraId="257CC4E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3E9A0F9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Save the html name with the used device</w:t>
      </w:r>
    </w:p>
    <w:p w14:paraId="375590A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html = device+</w:t>
      </w:r>
      <w:r w:rsidRPr="0020749A">
        <w:rPr>
          <w:rFonts w:ascii="Menlo Regular" w:hAnsi="Menlo Regular" w:cs="Menlo Regular"/>
          <w:color w:val="C41A16"/>
          <w:sz w:val="22"/>
          <w:szCs w:val="22"/>
          <w:lang w:val="en-GB"/>
        </w:rPr>
        <w:t>"_result.html"</w:t>
      </w:r>
    </w:p>
    <w:p w14:paraId="689B9E0D"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Call the result html, for the correct device, with the args dictionary</w:t>
      </w:r>
    </w:p>
    <w:p w14:paraId="350B3FD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render_to_response(html, args)</w:t>
      </w:r>
    </w:p>
    <w:p w14:paraId="0B9C591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except</w:t>
      </w:r>
      <w:r w:rsidRPr="0020749A">
        <w:rPr>
          <w:rFonts w:ascii="Menlo Regular" w:hAnsi="Menlo Regular" w:cs="Menlo Regular"/>
          <w:color w:val="000000"/>
          <w:sz w:val="22"/>
          <w:szCs w:val="22"/>
          <w:lang w:val="en-GB"/>
        </w:rPr>
        <w:t xml:space="preserve"> IOError:</w:t>
      </w:r>
    </w:p>
    <w:p w14:paraId="0812C69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'''If an IOError occure, the picture is uploaded just when the administrator removed all</w:t>
      </w:r>
    </w:p>
    <w:p w14:paraId="53592C4D"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GB"/>
        </w:rPr>
      </w:pPr>
      <w:r w:rsidRPr="0020749A">
        <w:rPr>
          <w:rFonts w:ascii="Menlo Regular" w:hAnsi="Menlo Regular" w:cs="Menlo Regular"/>
          <w:color w:val="C41A16"/>
          <w:sz w:val="22"/>
          <w:szCs w:val="22"/>
          <w:lang w:val="en-GB"/>
        </w:rPr>
        <w:t xml:space="preserve">        unused files. So the uploaded picture is also removed. Send </w:t>
      </w:r>
      <w:r w:rsidRPr="0020749A">
        <w:rPr>
          <w:rFonts w:ascii="Menlo Regular" w:hAnsi="Menlo Regular" w:cs="Menlo Regular"/>
          <w:color w:val="C41A16"/>
          <w:sz w:val="22"/>
          <w:szCs w:val="22"/>
          <w:lang w:val="en-GB"/>
        </w:rPr>
        <w:lastRenderedPageBreak/>
        <w:t>the user to the sorry page,</w:t>
      </w:r>
    </w:p>
    <w:p w14:paraId="1F056E9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C41A16"/>
          <w:sz w:val="22"/>
          <w:szCs w:val="22"/>
          <w:lang w:val="en-GB"/>
        </w:rPr>
        <w:t xml:space="preserve">        which tells the user to try uploading again.'''</w:t>
      </w:r>
    </w:p>
    <w:p w14:paraId="2E6FC6C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Save the html name with the used device</w:t>
      </w:r>
    </w:p>
    <w:p w14:paraId="1128D3A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html = device+</w:t>
      </w:r>
      <w:r w:rsidRPr="0020749A">
        <w:rPr>
          <w:rFonts w:ascii="Menlo Regular" w:hAnsi="Menlo Regular" w:cs="Menlo Regular"/>
          <w:color w:val="C41A16"/>
          <w:sz w:val="22"/>
          <w:szCs w:val="22"/>
          <w:lang w:val="en-GB"/>
        </w:rPr>
        <w:t>"_sorry.html"</w:t>
      </w:r>
    </w:p>
    <w:p w14:paraId="664C529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Go to the sorry html, for the correct device</w:t>
      </w:r>
    </w:p>
    <w:p w14:paraId="1909F335"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render_to_response(html)</w:t>
      </w:r>
    </w:p>
    <w:p w14:paraId="2DC3E52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4F3A41F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09024B5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The exit view (to "close" the app and remove all created temporary files)</w:t>
      </w:r>
    </w:p>
    <w:p w14:paraId="38105C6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exit(request):</w:t>
      </w:r>
    </w:p>
    <w:p w14:paraId="66B5F6E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Get the IP-adres of the computer</w:t>
      </w:r>
    </w:p>
    <w:p w14:paraId="6DCD855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x_forwarded_for = request.META.get(</w:t>
      </w:r>
      <w:r w:rsidRPr="0020749A">
        <w:rPr>
          <w:rFonts w:ascii="Menlo Regular" w:hAnsi="Menlo Regular" w:cs="Menlo Regular"/>
          <w:color w:val="1C00CF"/>
          <w:sz w:val="22"/>
          <w:szCs w:val="22"/>
          <w:lang w:val="en-GB"/>
        </w:rPr>
        <w:t>'HTTP_X_FORWARDED_FOR'</w:t>
      </w:r>
      <w:r w:rsidRPr="0020749A">
        <w:rPr>
          <w:rFonts w:ascii="Menlo Regular" w:hAnsi="Menlo Regular" w:cs="Menlo Regular"/>
          <w:color w:val="000000"/>
          <w:sz w:val="22"/>
          <w:szCs w:val="22"/>
          <w:lang w:val="en-GB"/>
        </w:rPr>
        <w:t>)</w:t>
      </w:r>
    </w:p>
    <w:p w14:paraId="0081EFE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x_forwarded_for:</w:t>
      </w:r>
    </w:p>
    <w:p w14:paraId="13DDC797"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ip = x_forwarded_for.split(</w:t>
      </w:r>
      <w:r w:rsidRPr="0020749A">
        <w:rPr>
          <w:rFonts w:ascii="Menlo Regular" w:hAnsi="Menlo Regular" w:cs="Menlo Regular"/>
          <w:color w:val="1C00CF"/>
          <w:sz w:val="22"/>
          <w:szCs w:val="22"/>
          <w:lang w:val="en-GB"/>
        </w:rPr>
        <w:t>','</w:t>
      </w:r>
      <w:r w:rsidRPr="0020749A">
        <w:rPr>
          <w:rFonts w:ascii="Menlo Regular" w:hAnsi="Menlo Regular" w:cs="Menlo Regular"/>
          <w:color w:val="000000"/>
          <w:sz w:val="22"/>
          <w:szCs w:val="22"/>
          <w:lang w:val="en-GB"/>
        </w:rPr>
        <w:t>)[</w:t>
      </w:r>
      <w:r w:rsidRPr="0020749A">
        <w:rPr>
          <w:rFonts w:ascii="Menlo Regular" w:hAnsi="Menlo Regular" w:cs="Menlo Regular"/>
          <w:color w:val="1C00CF"/>
          <w:sz w:val="22"/>
          <w:szCs w:val="22"/>
          <w:lang w:val="en-GB"/>
        </w:rPr>
        <w:t>0</w:t>
      </w:r>
      <w:r w:rsidRPr="0020749A">
        <w:rPr>
          <w:rFonts w:ascii="Menlo Regular" w:hAnsi="Menlo Regular" w:cs="Menlo Regular"/>
          <w:color w:val="000000"/>
          <w:sz w:val="22"/>
          <w:szCs w:val="22"/>
          <w:lang w:val="en-GB"/>
        </w:rPr>
        <w:t>]</w:t>
      </w:r>
    </w:p>
    <w:p w14:paraId="3E3EAEB1"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else</w:t>
      </w:r>
      <w:r w:rsidRPr="0020749A">
        <w:rPr>
          <w:rFonts w:ascii="Menlo Regular" w:hAnsi="Menlo Regular" w:cs="Menlo Regular"/>
          <w:color w:val="000000"/>
          <w:sz w:val="22"/>
          <w:szCs w:val="22"/>
          <w:lang w:val="en-GB"/>
        </w:rPr>
        <w:t>:</w:t>
      </w:r>
    </w:p>
    <w:p w14:paraId="05C0A28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ip = request.META.get(</w:t>
      </w:r>
      <w:r w:rsidRPr="0020749A">
        <w:rPr>
          <w:rFonts w:ascii="Menlo Regular" w:hAnsi="Menlo Regular" w:cs="Menlo Regular"/>
          <w:color w:val="1C00CF"/>
          <w:sz w:val="22"/>
          <w:szCs w:val="22"/>
          <w:lang w:val="en-GB"/>
        </w:rPr>
        <w:t>'REMOTE_ADDR'</w:t>
      </w:r>
      <w:r w:rsidRPr="0020749A">
        <w:rPr>
          <w:rFonts w:ascii="Menlo Regular" w:hAnsi="Menlo Regular" w:cs="Menlo Regular"/>
          <w:color w:val="000000"/>
          <w:sz w:val="22"/>
          <w:szCs w:val="22"/>
          <w:lang w:val="en-GB"/>
        </w:rPr>
        <w:t>)</w:t>
      </w:r>
    </w:p>
    <w:p w14:paraId="4A286F6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0C45E7F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Replace the '.' in the ip-adres to '_'</w:t>
      </w:r>
    </w:p>
    <w:p w14:paraId="70E158C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ip = ip.replace(</w:t>
      </w:r>
      <w:r w:rsidRPr="0020749A">
        <w:rPr>
          <w:rFonts w:ascii="Menlo Regular" w:hAnsi="Menlo Regular" w:cs="Menlo Regular"/>
          <w:color w:val="1C00CF"/>
          <w:sz w:val="22"/>
          <w:szCs w:val="22"/>
          <w:lang w:val="en-GB"/>
        </w:rPr>
        <w: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'_'</w:t>
      </w:r>
      <w:r w:rsidRPr="0020749A">
        <w:rPr>
          <w:rFonts w:ascii="Menlo Regular" w:hAnsi="Menlo Regular" w:cs="Menlo Regular"/>
          <w:color w:val="000000"/>
          <w:sz w:val="22"/>
          <w:szCs w:val="22"/>
          <w:lang w:val="en-GB"/>
        </w:rPr>
        <w:t>)</w:t>
      </w:r>
    </w:p>
    <w:p w14:paraId="1018C1C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20CE111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 Create the variable part for the filename using a timestamp.</w:t>
      </w:r>
    </w:p>
    <w:p w14:paraId="1C732CA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C41A16"/>
          <w:sz w:val="22"/>
          <w:szCs w:val="22"/>
          <w:lang w:val="en-GB"/>
        </w:rPr>
        <w:t xml:space="preserve">    replace all . in _ to prevent errors for the extension '''</w:t>
      </w:r>
    </w:p>
    <w:p w14:paraId="0984AF1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var_part = str(time()).replace(</w:t>
      </w:r>
      <w:r w:rsidRPr="0020749A">
        <w:rPr>
          <w:rFonts w:ascii="Menlo Regular" w:hAnsi="Menlo Regular" w:cs="Menlo Regular"/>
          <w:color w:val="1C00CF"/>
          <w:sz w:val="22"/>
          <w:szCs w:val="22"/>
          <w:lang w:val="en-GB"/>
        </w:rPr>
        <w: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'_'</w:t>
      </w:r>
      <w:r w:rsidRPr="0020749A">
        <w:rPr>
          <w:rFonts w:ascii="Menlo Regular" w:hAnsi="Menlo Regular" w:cs="Menlo Regular"/>
          <w:color w:val="000000"/>
          <w:sz w:val="22"/>
          <w:szCs w:val="22"/>
          <w:lang w:val="en-GB"/>
        </w:rPr>
        <w:t xml:space="preserve">)    </w:t>
      </w:r>
    </w:p>
    <w:p w14:paraId="423E4745"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6A40FF3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Read in the filename from &lt;ip&gt;_filename.txt, save it and close the file</w:t>
      </w:r>
    </w:p>
    <w:p w14:paraId="5A8B3F4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infile = open(</w:t>
      </w:r>
      <w:r w:rsidRPr="0020749A">
        <w:rPr>
          <w:rFonts w:ascii="Menlo Regular" w:hAnsi="Menlo Regular" w:cs="Menlo Regular"/>
          <w:color w:val="1C00CF"/>
          <w:sz w:val="22"/>
          <w:szCs w:val="22"/>
          <w:lang w:val="en-GB"/>
        </w:rPr>
        <w:t>'%s_filename.txt'</w:t>
      </w:r>
      <w:r w:rsidRPr="0020749A">
        <w:rPr>
          <w:rFonts w:ascii="Menlo Regular" w:hAnsi="Menlo Regular" w:cs="Menlo Regular"/>
          <w:color w:val="000000"/>
          <w:sz w:val="22"/>
          <w:szCs w:val="22"/>
          <w:lang w:val="en-GB"/>
        </w:rPr>
        <w:t xml:space="preserve"> %(ip), </w:t>
      </w:r>
      <w:r w:rsidRPr="0020749A">
        <w:rPr>
          <w:rFonts w:ascii="Menlo Regular" w:hAnsi="Menlo Regular" w:cs="Menlo Regular"/>
          <w:color w:val="1C00CF"/>
          <w:sz w:val="22"/>
          <w:szCs w:val="22"/>
          <w:lang w:val="en-GB"/>
        </w:rPr>
        <w:t>'r'</w:t>
      </w:r>
      <w:r w:rsidRPr="0020749A">
        <w:rPr>
          <w:rFonts w:ascii="Menlo Regular" w:hAnsi="Menlo Regular" w:cs="Menlo Regular"/>
          <w:color w:val="000000"/>
          <w:sz w:val="22"/>
          <w:szCs w:val="22"/>
          <w:lang w:val="en-GB"/>
        </w:rPr>
        <w:t>)</w:t>
      </w:r>
    </w:p>
    <w:p w14:paraId="2B06D13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filename = infile.read().strip()</w:t>
      </w:r>
    </w:p>
    <w:p w14:paraId="3F95300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infile.close()</w:t>
      </w:r>
    </w:p>
    <w:p w14:paraId="59615357"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05C70AA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Remove the temporary file &lt;ip&gt;_filename.txt</w:t>
      </w:r>
    </w:p>
    <w:p w14:paraId="3FF128B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Move the uploaded picture and its result to the result directory,</w:t>
      </w:r>
    </w:p>
    <w:p w14:paraId="21B3280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Save it as timestamp_ip.jpg and timestamp_ip_result.txt</w:t>
      </w:r>
    </w:p>
    <w:p w14:paraId="7114706F"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os.system(</w:t>
      </w:r>
      <w:r w:rsidRPr="0020749A">
        <w:rPr>
          <w:rFonts w:ascii="Menlo Regular" w:hAnsi="Menlo Regular" w:cs="Menlo Regular"/>
          <w:color w:val="C41A16"/>
          <w:sz w:val="22"/>
          <w:szCs w:val="22"/>
          <w:lang w:val="en-GB"/>
        </w:rPr>
        <w:t>"rm %s_filename.txt"</w:t>
      </w:r>
      <w:r w:rsidRPr="0020749A">
        <w:rPr>
          <w:rFonts w:ascii="Menlo Regular" w:hAnsi="Menlo Regular" w:cs="Menlo Regular"/>
          <w:color w:val="000000"/>
          <w:sz w:val="22"/>
          <w:szCs w:val="22"/>
          <w:lang w:val="en-GB"/>
        </w:rPr>
        <w:t xml:space="preserve"> %(ip))</w:t>
      </w:r>
    </w:p>
    <w:p w14:paraId="382A39E0"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os.system(</w:t>
      </w:r>
      <w:r w:rsidRPr="0020749A">
        <w:rPr>
          <w:rFonts w:ascii="Menlo Regular" w:hAnsi="Menlo Regular" w:cs="Menlo Regular"/>
          <w:color w:val="C41A16"/>
          <w:sz w:val="22"/>
          <w:szCs w:val="22"/>
          <w:lang w:val="en-GB"/>
        </w:rPr>
        <w:t>"mv static/uploaded_files/%s results/%s_%s.jpg"</w:t>
      </w:r>
      <w:r w:rsidRPr="0020749A">
        <w:rPr>
          <w:rFonts w:ascii="Menlo Regular" w:hAnsi="Menlo Regular" w:cs="Menlo Regular"/>
          <w:color w:val="000000"/>
          <w:sz w:val="22"/>
          <w:szCs w:val="22"/>
          <w:lang w:val="en-GB"/>
        </w:rPr>
        <w:t xml:space="preserve"> %(filename, var_part, filename))</w:t>
      </w:r>
    </w:p>
    <w:p w14:paraId="46FB216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os.system(</w:t>
      </w:r>
      <w:r w:rsidRPr="0020749A">
        <w:rPr>
          <w:rFonts w:ascii="Menlo Regular" w:hAnsi="Menlo Regular" w:cs="Menlo Regular"/>
          <w:color w:val="C41A16"/>
          <w:sz w:val="22"/>
          <w:szCs w:val="22"/>
          <w:lang w:val="en-GB"/>
        </w:rPr>
        <w:t>"mv %s_test.txt results/%s_%s_result.txt"</w:t>
      </w:r>
      <w:r w:rsidRPr="0020749A">
        <w:rPr>
          <w:rFonts w:ascii="Menlo Regular" w:hAnsi="Menlo Regular" w:cs="Menlo Regular"/>
          <w:color w:val="000000"/>
          <w:sz w:val="22"/>
          <w:szCs w:val="22"/>
          <w:lang w:val="en-GB"/>
        </w:rPr>
        <w:t xml:space="preserve"> %(ip, var_part, ip))</w:t>
      </w:r>
    </w:p>
    <w:p w14:paraId="2B3DAD9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7839114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Go back to the welcome page</w:t>
      </w:r>
    </w:p>
    <w:p w14:paraId="4059D7E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HttpResponseRedirect(</w:t>
      </w:r>
      <w:r w:rsidRPr="0020749A">
        <w:rPr>
          <w:rFonts w:ascii="Menlo Regular" w:hAnsi="Menlo Regular" w:cs="Menlo Regular"/>
          <w:color w:val="1C00CF"/>
          <w:sz w:val="22"/>
          <w:szCs w:val="22"/>
          <w:lang w:val="en-GB"/>
        </w:rPr>
        <w:t>'/welcome'</w:t>
      </w:r>
      <w:r w:rsidRPr="0020749A">
        <w:rPr>
          <w:rFonts w:ascii="Menlo Regular" w:hAnsi="Menlo Regular" w:cs="Menlo Regular"/>
          <w:color w:val="000000"/>
          <w:sz w:val="22"/>
          <w:szCs w:val="22"/>
          <w:lang w:val="en-GB"/>
        </w:rPr>
        <w:t>)</w:t>
      </w:r>
    </w:p>
    <w:p w14:paraId="51BD3281"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62475A6D"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6664E01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To remove all leftover files, login is required</w:t>
      </w:r>
    </w:p>
    <w:p w14:paraId="46F599B0"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login(request):</w:t>
      </w:r>
    </w:p>
    <w:p w14:paraId="5715CBC7"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#Get the used device, using the get_device function</w:t>
      </w:r>
    </w:p>
    <w:p w14:paraId="7A377F2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device = get_device(request)</w:t>
      </w:r>
    </w:p>
    <w:p w14:paraId="3E15467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Create a dictionary and put the csrf in it</w:t>
      </w:r>
    </w:p>
    <w:p w14:paraId="513E357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 = {}</w:t>
      </w:r>
    </w:p>
    <w:p w14:paraId="5A95694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args.update(csrf(request))</w:t>
      </w:r>
    </w:p>
    <w:p w14:paraId="30F47CDF"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2E6733B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#Save the html name with the used device</w:t>
      </w:r>
    </w:p>
    <w:p w14:paraId="48375F2D"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 xml:space="preserve">    html=device+</w:t>
      </w:r>
      <w:r w:rsidRPr="0020749A">
        <w:rPr>
          <w:rFonts w:ascii="Menlo Regular" w:hAnsi="Menlo Regular" w:cs="Menlo Regular"/>
          <w:color w:val="C41A16"/>
          <w:sz w:val="22"/>
          <w:szCs w:val="22"/>
          <w:lang w:val="en-GB"/>
        </w:rPr>
        <w:t>"_login.html"</w:t>
      </w:r>
    </w:p>
    <w:p w14:paraId="0F4B129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#Go to the login html, for the correct device, give it the dictionary</w:t>
      </w:r>
    </w:p>
    <w:p w14:paraId="4E1440F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render_to_response(html, args)</w:t>
      </w:r>
    </w:p>
    <w:p w14:paraId="7A0DC42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7D2A3C37"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Function to check the username and password</w:t>
      </w:r>
    </w:p>
    <w:p w14:paraId="5855118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auth_view(request):</w:t>
      </w:r>
    </w:p>
    <w:p w14:paraId="528E3225"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Get the username and password</w:t>
      </w:r>
    </w:p>
    <w:p w14:paraId="3426A7EF"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username = request.POST.get(</w:t>
      </w:r>
      <w:r w:rsidRPr="0020749A">
        <w:rPr>
          <w:rFonts w:ascii="Menlo Regular" w:hAnsi="Menlo Regular" w:cs="Menlo Regular"/>
          <w:color w:val="1C00CF"/>
          <w:sz w:val="22"/>
          <w:szCs w:val="22"/>
          <w:lang w:val="en-GB"/>
        </w:rPr>
        <w:t>'username'</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w:t>
      </w:r>
      <w:r w:rsidRPr="0020749A">
        <w:rPr>
          <w:rFonts w:ascii="Menlo Regular" w:hAnsi="Menlo Regular" w:cs="Menlo Regular"/>
          <w:color w:val="000000"/>
          <w:sz w:val="22"/>
          <w:szCs w:val="22"/>
          <w:lang w:val="en-GB"/>
        </w:rPr>
        <w:t>)</w:t>
      </w:r>
    </w:p>
    <w:p w14:paraId="4A054448"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password = request.POST.get(</w:t>
      </w:r>
      <w:r w:rsidRPr="0020749A">
        <w:rPr>
          <w:rFonts w:ascii="Menlo Regular" w:hAnsi="Menlo Regular" w:cs="Menlo Regular"/>
          <w:color w:val="1C00CF"/>
          <w:sz w:val="22"/>
          <w:szCs w:val="22"/>
          <w:lang w:val="en-GB"/>
        </w:rPr>
        <w:t>'password'</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w:t>
      </w:r>
      <w:r w:rsidRPr="0020749A">
        <w:rPr>
          <w:rFonts w:ascii="Menlo Regular" w:hAnsi="Menlo Regular" w:cs="Menlo Regular"/>
          <w:color w:val="000000"/>
          <w:sz w:val="22"/>
          <w:szCs w:val="22"/>
          <w:lang w:val="en-GB"/>
        </w:rPr>
        <w:t>)</w:t>
      </w:r>
    </w:p>
    <w:p w14:paraId="47194A6F"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 If the username and password are incorrect user will be None</w:t>
      </w:r>
    </w:p>
    <w:p w14:paraId="30495AB8"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C41A16"/>
          <w:sz w:val="22"/>
          <w:szCs w:val="22"/>
          <w:lang w:val="en-GB"/>
        </w:rPr>
        <w:t xml:space="preserve">    Otherwise it will be the user '''</w:t>
      </w:r>
    </w:p>
    <w:p w14:paraId="092A08E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user = auth.authenticate(username=username, password=password)</w:t>
      </w:r>
    </w:p>
    <w:p w14:paraId="2CA376E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1614791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 Go to the correct page (admin/remove for correct login, invalid for</w:t>
      </w:r>
    </w:p>
    <w:p w14:paraId="2A76620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C41A16"/>
          <w:sz w:val="22"/>
          <w:szCs w:val="22"/>
          <w:lang w:val="en-GB"/>
        </w:rPr>
        <w:t xml:space="preserve">    invalid login)'''</w:t>
      </w:r>
    </w:p>
    <w:p w14:paraId="1A9AF43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if</w:t>
      </w:r>
      <w:r w:rsidRPr="0020749A">
        <w:rPr>
          <w:rFonts w:ascii="Menlo Regular" w:hAnsi="Menlo Regular" w:cs="Menlo Regular"/>
          <w:color w:val="000000"/>
          <w:sz w:val="22"/>
          <w:szCs w:val="22"/>
          <w:lang w:val="en-GB"/>
        </w:rPr>
        <w:t xml:space="preserve"> user </w:t>
      </w:r>
      <w:r w:rsidRPr="0020749A">
        <w:rPr>
          <w:rFonts w:ascii="Menlo Regular" w:hAnsi="Menlo Regular" w:cs="Menlo Regular"/>
          <w:color w:val="AA0D91"/>
          <w:sz w:val="22"/>
          <w:szCs w:val="22"/>
          <w:lang w:val="en-GB"/>
        </w:rPr>
        <w:t>is</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not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None</w:t>
      </w:r>
      <w:r w:rsidRPr="0020749A">
        <w:rPr>
          <w:rFonts w:ascii="Menlo Regular" w:hAnsi="Menlo Regular" w:cs="Menlo Regular"/>
          <w:color w:val="000000"/>
          <w:sz w:val="22"/>
          <w:szCs w:val="22"/>
          <w:lang w:val="en-GB"/>
        </w:rPr>
        <w:t>:</w:t>
      </w:r>
    </w:p>
    <w:p w14:paraId="4596D33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#Login the user</w:t>
      </w:r>
    </w:p>
    <w:p w14:paraId="4632CA6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auth.login(request, user)</w:t>
      </w:r>
    </w:p>
    <w:p w14:paraId="258B222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HttpResponseRedirect(</w:t>
      </w:r>
      <w:r w:rsidRPr="0020749A">
        <w:rPr>
          <w:rFonts w:ascii="Menlo Regular" w:hAnsi="Menlo Regular" w:cs="Menlo Regular"/>
          <w:color w:val="1C00CF"/>
          <w:sz w:val="22"/>
          <w:szCs w:val="22"/>
          <w:lang w:val="en-GB"/>
        </w:rPr>
        <w:t>'/admin/remove'</w:t>
      </w:r>
      <w:r w:rsidRPr="0020749A">
        <w:rPr>
          <w:rFonts w:ascii="Menlo Regular" w:hAnsi="Menlo Regular" w:cs="Menlo Regular"/>
          <w:color w:val="000000"/>
          <w:sz w:val="22"/>
          <w:szCs w:val="22"/>
          <w:lang w:val="en-GB"/>
        </w:rPr>
        <w:t>)</w:t>
      </w:r>
    </w:p>
    <w:p w14:paraId="65A98150"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else</w:t>
      </w:r>
      <w:r w:rsidRPr="0020749A">
        <w:rPr>
          <w:rFonts w:ascii="Menlo Regular" w:hAnsi="Menlo Regular" w:cs="Menlo Regular"/>
          <w:color w:val="000000"/>
          <w:sz w:val="22"/>
          <w:szCs w:val="22"/>
          <w:lang w:val="en-GB"/>
        </w:rPr>
        <w:t>:</w:t>
      </w:r>
    </w:p>
    <w:p w14:paraId="32D2C9C8"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HttpResponseRedirect(</w:t>
      </w:r>
      <w:r w:rsidRPr="0020749A">
        <w:rPr>
          <w:rFonts w:ascii="Menlo Regular" w:hAnsi="Menlo Regular" w:cs="Menlo Regular"/>
          <w:color w:val="1C00CF"/>
          <w:sz w:val="22"/>
          <w:szCs w:val="22"/>
          <w:lang w:val="en-GB"/>
        </w:rPr>
        <w:t>'/accounts/invalid'</w:t>
      </w:r>
      <w:r w:rsidRPr="0020749A">
        <w:rPr>
          <w:rFonts w:ascii="Menlo Regular" w:hAnsi="Menlo Regular" w:cs="Menlo Regular"/>
          <w:color w:val="000000"/>
          <w:sz w:val="22"/>
          <w:szCs w:val="22"/>
          <w:lang w:val="en-GB"/>
        </w:rPr>
        <w:t>)</w:t>
      </w:r>
    </w:p>
    <w:p w14:paraId="5B93D0D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50BF2051"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function for logout</w:t>
      </w:r>
    </w:p>
    <w:p w14:paraId="4F47B25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logout(request):</w:t>
      </w:r>
    </w:p>
    <w:p w14:paraId="0C90C70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#Log the user out</w:t>
      </w:r>
    </w:p>
    <w:p w14:paraId="2930768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auth.logout(request)</w:t>
      </w:r>
    </w:p>
    <w:p w14:paraId="434076E8"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#Go back to the welcome page</w:t>
      </w:r>
    </w:p>
    <w:p w14:paraId="1B1E75E7"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HttpResponseRedirect(</w:t>
      </w:r>
      <w:r w:rsidRPr="0020749A">
        <w:rPr>
          <w:rFonts w:ascii="Menlo Regular" w:hAnsi="Menlo Regular" w:cs="Menlo Regular"/>
          <w:color w:val="1C00CF"/>
          <w:sz w:val="22"/>
          <w:szCs w:val="22"/>
          <w:lang w:val="en-GB"/>
        </w:rPr>
        <w:t>'/welcome/'</w:t>
      </w:r>
      <w:r w:rsidRPr="0020749A">
        <w:rPr>
          <w:rFonts w:ascii="Menlo Regular" w:hAnsi="Menlo Regular" w:cs="Menlo Regular"/>
          <w:color w:val="000000"/>
          <w:sz w:val="22"/>
          <w:szCs w:val="22"/>
          <w:lang w:val="en-GB"/>
        </w:rPr>
        <w:t>)</w:t>
      </w:r>
    </w:p>
    <w:p w14:paraId="7A9DEDA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17B38F4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 Function for invalid login</w:t>
      </w:r>
    </w:p>
    <w:p w14:paraId="5E8CDF8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invalid_login(request):</w:t>
      </w:r>
    </w:p>
    <w:p w14:paraId="5D68091F"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#Get the used device, using the get_device function</w:t>
      </w:r>
    </w:p>
    <w:p w14:paraId="7B32C43F"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device = get_device(request)</w:t>
      </w:r>
    </w:p>
    <w:p w14:paraId="659FAAD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Go to the invalid login html, for the correct device</w:t>
      </w:r>
    </w:p>
    <w:p w14:paraId="396A8B1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html = device+</w:t>
      </w:r>
      <w:r w:rsidRPr="0020749A">
        <w:rPr>
          <w:rFonts w:ascii="Menlo Regular" w:hAnsi="Menlo Regular" w:cs="Menlo Regular"/>
          <w:color w:val="C41A16"/>
          <w:sz w:val="22"/>
          <w:szCs w:val="22"/>
          <w:lang w:val="en-GB"/>
        </w:rPr>
        <w:t>"_invalid_login.html"</w:t>
      </w:r>
    </w:p>
    <w:p w14:paraId="4766008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render_to_response(html)</w:t>
      </w:r>
    </w:p>
    <w:p w14:paraId="2F2E8CAA"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27D71EE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@login_required</w:t>
      </w:r>
    </w:p>
    <w:p w14:paraId="02C8CF1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7400"/>
          <w:sz w:val="22"/>
          <w:szCs w:val="22"/>
          <w:lang w:val="en-GB"/>
        </w:rPr>
        <w:t>#User need to be registreded. Even when the user is not active this user can login and remove the files.</w:t>
      </w:r>
    </w:p>
    <w:p w14:paraId="6CBDA36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AA0D91"/>
          <w:sz w:val="22"/>
          <w:szCs w:val="22"/>
          <w:lang w:val="en-GB"/>
        </w:rPr>
        <w:t>def</w:t>
      </w:r>
      <w:r w:rsidRPr="0020749A">
        <w:rPr>
          <w:rFonts w:ascii="Menlo Regular" w:hAnsi="Menlo Regular" w:cs="Menlo Regular"/>
          <w:color w:val="000000"/>
          <w:sz w:val="22"/>
          <w:szCs w:val="22"/>
          <w:lang w:val="en-GB"/>
        </w:rPr>
        <w:t xml:space="preserve"> remove(request):</w:t>
      </w:r>
    </w:p>
    <w:p w14:paraId="4231D460"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#Get the used device, using the get_device function</w:t>
      </w:r>
    </w:p>
    <w:p w14:paraId="0CAD355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device = get_device(request)</w:t>
      </w:r>
    </w:p>
    <w:p w14:paraId="6BE391CF"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List all the files that will be removed using a command line command (ls)</w:t>
      </w:r>
    </w:p>
    <w:p w14:paraId="145D982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C41A16"/>
          <w:sz w:val="22"/>
          <w:szCs w:val="22"/>
          <w:lang w:val="en-GB"/>
        </w:rPr>
        <w:t>'''Save the name(s) of the picture(s) that will be removed in uploads.txt and the</w:t>
      </w:r>
    </w:p>
    <w:p w14:paraId="65A3D86D"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C41A16"/>
          <w:sz w:val="22"/>
          <w:szCs w:val="22"/>
          <w:lang w:val="en-GB"/>
        </w:rPr>
        <w:t xml:space="preserve">     name(s) of the temporary file(s) in temps.txt'''</w:t>
      </w:r>
    </w:p>
    <w:p w14:paraId="59B2C4E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os.system(</w:t>
      </w:r>
      <w:r w:rsidRPr="0020749A">
        <w:rPr>
          <w:rFonts w:ascii="Menlo Regular" w:hAnsi="Menlo Regular" w:cs="Menlo Regular"/>
          <w:color w:val="C41A16"/>
          <w:sz w:val="22"/>
          <w:szCs w:val="22"/>
          <w:lang w:val="en-GB"/>
        </w:rPr>
        <w:t>"ls static/uploaded_files &gt; uploads.txt"</w:t>
      </w:r>
      <w:r w:rsidRPr="0020749A">
        <w:rPr>
          <w:rFonts w:ascii="Menlo Regular" w:hAnsi="Menlo Regular" w:cs="Menlo Regular"/>
          <w:color w:val="000000"/>
          <w:sz w:val="22"/>
          <w:szCs w:val="22"/>
          <w:lang w:val="en-GB"/>
        </w:rPr>
        <w:t>)</w:t>
      </w:r>
    </w:p>
    <w:p w14:paraId="3A37F28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os.system(</w:t>
      </w:r>
      <w:r w:rsidRPr="0020749A">
        <w:rPr>
          <w:rFonts w:ascii="Menlo Regular" w:hAnsi="Menlo Regular" w:cs="Menlo Regular"/>
          <w:color w:val="C41A16"/>
          <w:sz w:val="22"/>
          <w:szCs w:val="22"/>
          <w:lang w:val="en-GB"/>
        </w:rPr>
        <w:t>"ls | egrep *_filename.txt &gt; temps.txt"</w:t>
      </w:r>
      <w:r w:rsidRPr="0020749A">
        <w:rPr>
          <w:rFonts w:ascii="Menlo Regular" w:hAnsi="Menlo Regular" w:cs="Menlo Regular"/>
          <w:color w:val="000000"/>
          <w:sz w:val="22"/>
          <w:szCs w:val="22"/>
          <w:lang w:val="en-GB"/>
        </w:rPr>
        <w:t>)</w:t>
      </w:r>
    </w:p>
    <w:p w14:paraId="0F6042D8"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7AF1207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#Remove all the unused pictures and their temporary files</w:t>
      </w:r>
    </w:p>
    <w:p w14:paraId="0F77B127"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lastRenderedPageBreak/>
        <w:t xml:space="preserve">    os.system(</w:t>
      </w:r>
      <w:r w:rsidRPr="0020749A">
        <w:rPr>
          <w:rFonts w:ascii="Menlo Regular" w:hAnsi="Menlo Regular" w:cs="Menlo Regular"/>
          <w:color w:val="C41A16"/>
          <w:sz w:val="22"/>
          <w:szCs w:val="22"/>
          <w:lang w:val="en-GB"/>
        </w:rPr>
        <w:t>"rm static/uploaded_files/*"</w:t>
      </w:r>
      <w:r w:rsidRPr="0020749A">
        <w:rPr>
          <w:rFonts w:ascii="Menlo Regular" w:hAnsi="Menlo Regular" w:cs="Menlo Regular"/>
          <w:color w:val="000000"/>
          <w:sz w:val="22"/>
          <w:szCs w:val="22"/>
          <w:lang w:val="en-GB"/>
        </w:rPr>
        <w:t>)</w:t>
      </w:r>
    </w:p>
    <w:p w14:paraId="7DD3EDEB"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os.system(</w:t>
      </w:r>
      <w:r w:rsidRPr="0020749A">
        <w:rPr>
          <w:rFonts w:ascii="Menlo Regular" w:hAnsi="Menlo Regular" w:cs="Menlo Regular"/>
          <w:color w:val="C41A16"/>
          <w:sz w:val="22"/>
          <w:szCs w:val="22"/>
          <w:lang w:val="en-GB"/>
        </w:rPr>
        <w:t>"rm *filename.txt"</w:t>
      </w:r>
      <w:r w:rsidRPr="0020749A">
        <w:rPr>
          <w:rFonts w:ascii="Menlo Regular" w:hAnsi="Menlo Regular" w:cs="Menlo Regular"/>
          <w:color w:val="000000"/>
          <w:sz w:val="22"/>
          <w:szCs w:val="22"/>
          <w:lang w:val="en-GB"/>
        </w:rPr>
        <w:t>)</w:t>
      </w:r>
    </w:p>
    <w:p w14:paraId="465B5EE2"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3A53F08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#Read the content of the uploads.txt file and the temps.txt file and save the content in</w:t>
      </w:r>
    </w:p>
    <w:p w14:paraId="413F182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Python variables</w:t>
      </w:r>
    </w:p>
    <w:p w14:paraId="2C8E50F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uploads_in = open(</w:t>
      </w:r>
      <w:r w:rsidRPr="0020749A">
        <w:rPr>
          <w:rFonts w:ascii="Menlo Regular" w:hAnsi="Menlo Regular" w:cs="Menlo Regular"/>
          <w:color w:val="C41A16"/>
          <w:sz w:val="22"/>
          <w:szCs w:val="22"/>
          <w:lang w:val="en-GB"/>
        </w:rPr>
        <w:t>"uploads.txt"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'r'</w:t>
      </w:r>
      <w:r w:rsidRPr="0020749A">
        <w:rPr>
          <w:rFonts w:ascii="Menlo Regular" w:hAnsi="Menlo Regular" w:cs="Menlo Regular"/>
          <w:color w:val="000000"/>
          <w:sz w:val="22"/>
          <w:szCs w:val="22"/>
          <w:lang w:val="en-GB"/>
        </w:rPr>
        <w:t>)</w:t>
      </w:r>
    </w:p>
    <w:p w14:paraId="6AC58B97"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temps_in = open(</w:t>
      </w:r>
      <w:r w:rsidRPr="0020749A">
        <w:rPr>
          <w:rFonts w:ascii="Menlo Regular" w:hAnsi="Menlo Regular" w:cs="Menlo Regular"/>
          <w:color w:val="C41A16"/>
          <w:sz w:val="22"/>
          <w:szCs w:val="22"/>
          <w:lang w:val="en-GB"/>
        </w:rPr>
        <w:t>"temps.txt"</w:t>
      </w: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1C00CF"/>
          <w:sz w:val="22"/>
          <w:szCs w:val="22"/>
          <w:lang w:val="en-GB"/>
        </w:rPr>
        <w:t>'r'</w:t>
      </w:r>
      <w:r w:rsidRPr="0020749A">
        <w:rPr>
          <w:rFonts w:ascii="Menlo Regular" w:hAnsi="Menlo Regular" w:cs="Menlo Regular"/>
          <w:color w:val="000000"/>
          <w:sz w:val="22"/>
          <w:szCs w:val="22"/>
          <w:lang w:val="en-GB"/>
        </w:rPr>
        <w:t>)</w:t>
      </w:r>
    </w:p>
    <w:p w14:paraId="37891AF7"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uploads = uploads_in.read()</w:t>
      </w:r>
    </w:p>
    <w:p w14:paraId="21DC39F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temps = temps_in.read()</w:t>
      </w:r>
    </w:p>
    <w:p w14:paraId="18A98AF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3B44AFFF"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xml:space="preserve"># Create the args dictionary and save the csrf in this dictonary   </w:t>
      </w:r>
    </w:p>
    <w:p w14:paraId="55209F0E"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 = {}</w:t>
      </w:r>
    </w:p>
    <w:p w14:paraId="5F82B89F"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args.update(csrf(request))  </w:t>
      </w:r>
    </w:p>
    <w:p w14:paraId="34F1921D"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327F4105"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#Save the list of the pictures that will be removed in the dictionary</w:t>
      </w:r>
    </w:p>
    <w:p w14:paraId="56EE3887"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w:t>
      </w:r>
      <w:r w:rsidRPr="0020749A">
        <w:rPr>
          <w:rFonts w:ascii="Menlo Regular" w:hAnsi="Menlo Regular" w:cs="Menlo Regular"/>
          <w:color w:val="1C00CF"/>
          <w:sz w:val="22"/>
          <w:szCs w:val="22"/>
          <w:lang w:val="en-GB"/>
        </w:rPr>
        <w:t>'uploads'</w:t>
      </w:r>
      <w:r w:rsidRPr="0020749A">
        <w:rPr>
          <w:rFonts w:ascii="Menlo Regular" w:hAnsi="Menlo Regular" w:cs="Menlo Regular"/>
          <w:color w:val="000000"/>
          <w:sz w:val="22"/>
          <w:szCs w:val="22"/>
          <w:lang w:val="en-GB"/>
        </w:rPr>
        <w:t>] = uploads</w:t>
      </w:r>
    </w:p>
    <w:p w14:paraId="0BFB797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#Save the list of the temporary files that will be removed in the dictionary</w:t>
      </w:r>
    </w:p>
    <w:p w14:paraId="496FD60C"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args[</w:t>
      </w:r>
      <w:r w:rsidRPr="0020749A">
        <w:rPr>
          <w:rFonts w:ascii="Menlo Regular" w:hAnsi="Menlo Regular" w:cs="Menlo Regular"/>
          <w:color w:val="1C00CF"/>
          <w:sz w:val="22"/>
          <w:szCs w:val="22"/>
          <w:lang w:val="en-GB"/>
        </w:rPr>
        <w:t>'temps'</w:t>
      </w:r>
      <w:r w:rsidRPr="0020749A">
        <w:rPr>
          <w:rFonts w:ascii="Menlo Regular" w:hAnsi="Menlo Regular" w:cs="Menlo Regular"/>
          <w:color w:val="000000"/>
          <w:sz w:val="22"/>
          <w:szCs w:val="22"/>
          <w:lang w:val="en-GB"/>
        </w:rPr>
        <w:t>] = temps</w:t>
      </w:r>
    </w:p>
    <w:p w14:paraId="627361F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7F818E1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Remove the text files wich contain the lists</w:t>
      </w:r>
    </w:p>
    <w:p w14:paraId="28347733"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os.system(</w:t>
      </w:r>
      <w:r w:rsidRPr="0020749A">
        <w:rPr>
          <w:rFonts w:ascii="Menlo Regular" w:hAnsi="Menlo Regular" w:cs="Menlo Regular"/>
          <w:color w:val="C41A16"/>
          <w:sz w:val="22"/>
          <w:szCs w:val="22"/>
          <w:lang w:val="en-GB"/>
        </w:rPr>
        <w:t>"rm uploads.txt temps.txt"</w:t>
      </w:r>
      <w:r w:rsidRPr="0020749A">
        <w:rPr>
          <w:rFonts w:ascii="Menlo Regular" w:hAnsi="Menlo Regular" w:cs="Menlo Regular"/>
          <w:color w:val="000000"/>
          <w:sz w:val="22"/>
          <w:szCs w:val="22"/>
          <w:lang w:val="en-GB"/>
        </w:rPr>
        <w:t>)</w:t>
      </w:r>
    </w:p>
    <w:p w14:paraId="7FCDA296"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p>
    <w:p w14:paraId="0EE34424"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Save the html name with the used device</w:t>
      </w:r>
    </w:p>
    <w:p w14:paraId="3FB9BF11"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html = device+</w:t>
      </w:r>
      <w:r w:rsidRPr="0020749A">
        <w:rPr>
          <w:rFonts w:ascii="Menlo Regular" w:hAnsi="Menlo Regular" w:cs="Menlo Regular"/>
          <w:color w:val="C41A16"/>
          <w:sz w:val="22"/>
          <w:szCs w:val="22"/>
          <w:lang w:val="en-GB"/>
        </w:rPr>
        <w:t>"_remove.html"</w:t>
      </w:r>
    </w:p>
    <w:p w14:paraId="53E3CC89" w14:textId="77777777" w:rsidR="00D909C6" w:rsidRPr="0020749A"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007400"/>
          <w:sz w:val="22"/>
          <w:szCs w:val="22"/>
          <w:lang w:val="en-GB"/>
        </w:rPr>
        <w:t># Call the html, for the correct device, and give it the args directory</w:t>
      </w:r>
    </w:p>
    <w:p w14:paraId="652A8A0B" w14:textId="77777777" w:rsidR="00D909C6" w:rsidRPr="0020749A" w:rsidRDefault="00D909C6" w:rsidP="00D909C6">
      <w:pPr>
        <w:rPr>
          <w:lang w:val="en-GB"/>
        </w:rPr>
      </w:pPr>
      <w:r w:rsidRPr="0020749A">
        <w:rPr>
          <w:rFonts w:ascii="Menlo Regular" w:hAnsi="Menlo Regular" w:cs="Menlo Regular"/>
          <w:color w:val="000000"/>
          <w:sz w:val="22"/>
          <w:szCs w:val="22"/>
          <w:lang w:val="en-GB"/>
        </w:rPr>
        <w:t xml:space="preserve">    </w:t>
      </w:r>
      <w:r w:rsidRPr="0020749A">
        <w:rPr>
          <w:rFonts w:ascii="Menlo Regular" w:hAnsi="Menlo Regular" w:cs="Menlo Regular"/>
          <w:color w:val="AA0D91"/>
          <w:sz w:val="22"/>
          <w:szCs w:val="22"/>
          <w:lang w:val="en-GB"/>
        </w:rPr>
        <w:t>return</w:t>
      </w:r>
      <w:r w:rsidRPr="0020749A">
        <w:rPr>
          <w:rFonts w:ascii="Menlo Regular" w:hAnsi="Menlo Regular" w:cs="Menlo Regular"/>
          <w:color w:val="000000"/>
          <w:sz w:val="22"/>
          <w:szCs w:val="22"/>
          <w:lang w:val="en-GB"/>
        </w:rPr>
        <w:t xml:space="preserve"> render_to_response(html, args)</w:t>
      </w:r>
    </w:p>
    <w:sectPr w:rsidR="00D909C6" w:rsidRPr="0020749A" w:rsidSect="00913AD0">
      <w:pgSz w:w="11900" w:h="16840"/>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Patrick Gordon Wijntjes" w:date="2014-05-05T13:02:00Z" w:initials="PW">
    <w:p w14:paraId="53D5C53F" w14:textId="64E49971" w:rsidR="00045084" w:rsidRDefault="00045084">
      <w:pPr>
        <w:pStyle w:val="Tekstopmerking"/>
      </w:pPr>
      <w:r>
        <w:rPr>
          <w:rStyle w:val="Verwijzingopmerking"/>
        </w:rPr>
        <w:annotationRef/>
      </w:r>
      <w:r>
        <w:t>Vervangen door een plaatje uit de train of test set?</w:t>
      </w:r>
    </w:p>
  </w:comment>
  <w:comment w:id="5" w:author="Patrick Gordon Wijntjes" w:date="2014-04-29T11:05:00Z" w:initials="PW">
    <w:p w14:paraId="390D36F0" w14:textId="0F556501" w:rsidR="001C773B" w:rsidRDefault="001C773B">
      <w:pPr>
        <w:pStyle w:val="Tekstopmerking"/>
      </w:pPr>
      <w:r>
        <w:rPr>
          <w:rStyle w:val="Verwijzingopmerking"/>
        </w:rPr>
        <w:annotationRef/>
      </w:r>
      <w:r>
        <w:t>Uiteindelijk heb ik me alleen op de flowers gericht, moet de rest er nog bij?</w:t>
      </w:r>
    </w:p>
  </w:comment>
  <w:comment w:id="8" w:author="Patrick Gordon Wijntjes" w:date="2014-04-29T11:11:00Z" w:initials="PW">
    <w:p w14:paraId="4A1AEFB7" w14:textId="53DCE5CC" w:rsidR="001C773B" w:rsidRDefault="001C773B">
      <w:pPr>
        <w:pStyle w:val="Tekstopmerking"/>
      </w:pPr>
      <w:r>
        <w:rPr>
          <w:rStyle w:val="Verwijzingopmerking"/>
        </w:rPr>
        <w:annotationRef/>
      </w:r>
      <w:r>
        <w:t>Zelfde als opmerking 1</w:t>
      </w:r>
    </w:p>
  </w:comment>
  <w:comment w:id="14" w:author="Patrick Gordon Wijntjes" w:date="2014-05-02T13:14:00Z" w:initials="PW">
    <w:p w14:paraId="2E9B6033" w14:textId="654545B0" w:rsidR="001C773B" w:rsidRDefault="001C773B">
      <w:pPr>
        <w:pStyle w:val="Tekstopmerking"/>
      </w:pPr>
      <w:r>
        <w:rPr>
          <w:rStyle w:val="Verwijzingopmerking"/>
        </w:rPr>
        <w:annotationRef/>
      </w:r>
      <w:r>
        <w:t>Is dat wel zo?</w:t>
      </w:r>
    </w:p>
  </w:comment>
  <w:comment w:id="16" w:author="Patrick Gordon Wijntjes" w:date="2014-05-01T11:48:00Z" w:initials="PW">
    <w:p w14:paraId="0C6024B7" w14:textId="21FD33F3" w:rsidR="001C773B" w:rsidRDefault="001C773B">
      <w:pPr>
        <w:pStyle w:val="Tekstopmerking"/>
      </w:pPr>
      <w:r>
        <w:rPr>
          <w:rStyle w:val="Verwijzingopmerking"/>
        </w:rPr>
        <w:annotationRef/>
      </w:r>
      <w:r>
        <w:t>Moeten de stappen voor tubers er ook in of niet? Zo niet moet ik de stappen dan ook verwijderen uit de scripts? (LET OP: Omdat ALLE foto’s gedownload worden zullen ze wel gewoon gedownload worden. Ik kan ze evnt. Verwijderen na het downloaden).</w:t>
      </w:r>
    </w:p>
  </w:comment>
  <w:comment w:id="15" w:author="Patrick Gordon Wijntjes" w:date="2014-05-02T10:57:00Z" w:initials="PW">
    <w:p w14:paraId="6E0A35C2" w14:textId="77777777" w:rsidR="001C773B" w:rsidRDefault="001C773B" w:rsidP="00F502F2">
      <w:pPr>
        <w:pStyle w:val="Tekstopmerking"/>
      </w:pPr>
      <w:r>
        <w:rPr>
          <w:rStyle w:val="Verwijzingopmerking"/>
        </w:rPr>
        <w:annotationRef/>
      </w:r>
      <w:r>
        <w:rPr>
          <w:rStyle w:val="Verwijzingopmerking"/>
        </w:rPr>
        <w:annotationRef/>
      </w:r>
      <w:r>
        <w:t>Dit is waar, maar omdat de tubers nog niet op DNA zijn geclassificeerd is de focus naar de flowers verlegd. Moet dit er nog in?</w:t>
      </w:r>
    </w:p>
    <w:p w14:paraId="662A7D0A" w14:textId="070BE2D8" w:rsidR="001C773B" w:rsidRDefault="001C773B">
      <w:pPr>
        <w:pStyle w:val="Tekstopmerking"/>
      </w:pPr>
    </w:p>
    <w:p w14:paraId="729AEEB1" w14:textId="4208A276" w:rsidR="001C773B" w:rsidRDefault="001C773B">
      <w:pPr>
        <w:pStyle w:val="Tekstopmerking"/>
      </w:pPr>
      <w:r>
        <w:t>Mirna: ik zou zeggen hou het erin maar zeg dat dit een volgende test case is.</w:t>
      </w:r>
    </w:p>
  </w:comment>
  <w:comment w:id="22" w:author="Patrick Gordon Wijntjes" w:date="2014-05-02T13:18:00Z" w:initials="PW">
    <w:p w14:paraId="03CB0563" w14:textId="7CD901B2" w:rsidR="001C773B" w:rsidRDefault="001C773B">
      <w:pPr>
        <w:pStyle w:val="Tekstopmerking"/>
      </w:pPr>
      <w:r>
        <w:rPr>
          <w:rStyle w:val="Verwijzingopmerking"/>
        </w:rPr>
        <w:annotationRef/>
      </w:r>
      <w:r>
        <w:t>Ook die van de tubers. Moeten die er nog in blijven?</w:t>
      </w:r>
    </w:p>
  </w:comment>
  <w:comment w:id="23" w:author="Patrick Gordon Wijntjes" w:date="2014-05-01T15:13:00Z" w:initials="PW">
    <w:p w14:paraId="528DF62E" w14:textId="0845CE08" w:rsidR="001C773B" w:rsidRDefault="001C773B">
      <w:pPr>
        <w:pStyle w:val="Tekstopmerking"/>
      </w:pPr>
      <w:r>
        <w:rPr>
          <w:rStyle w:val="Verwijzingopmerking"/>
        </w:rPr>
        <w:annotationRef/>
      </w:r>
      <w:r>
        <w:t>Dit staat er wel in, maar Tubers worden verder niet gebrukt. Dit laten staan?</w:t>
      </w:r>
    </w:p>
  </w:comment>
  <w:comment w:id="24" w:author="Patrick Gordon Wijntjes" w:date="2014-05-01T15:18:00Z" w:initials="PW">
    <w:p w14:paraId="342AA778" w14:textId="1335C554" w:rsidR="001C773B" w:rsidRDefault="001C773B">
      <w:pPr>
        <w:pStyle w:val="Tekstopmerking"/>
      </w:pPr>
      <w:r>
        <w:rPr>
          <w:rStyle w:val="Verwijzingopmerking"/>
        </w:rPr>
        <w:annotationRef/>
      </w:r>
      <w:r>
        <w:t>Zelfde vraag: Dit gebeurd inderdaad, maar moet dat nog? En moet het dus wel of niet in het verslag?</w:t>
      </w:r>
    </w:p>
  </w:comment>
  <w:comment w:id="26" w:author="Patrick Gordon Wijntjes" w:date="2014-05-02T13:28:00Z" w:initials="PW">
    <w:p w14:paraId="0DA018A8" w14:textId="633A28A6" w:rsidR="001C773B" w:rsidRDefault="001C773B">
      <w:pPr>
        <w:pStyle w:val="Tekstopmerking"/>
      </w:pPr>
      <w:r>
        <w:rPr>
          <w:rStyle w:val="Verwijzingopmerking"/>
        </w:rPr>
        <w:annotationRef/>
      </w:r>
      <w:r>
        <w:t>Moet dit er nog in?</w:t>
      </w:r>
    </w:p>
  </w:comment>
  <w:comment w:id="45" w:author="Patrick Gordon Wijntjes" w:date="2014-05-02T13:40:00Z" w:initials="PW">
    <w:p w14:paraId="6045BBCE" w14:textId="0DCE4D88" w:rsidR="001C773B" w:rsidRDefault="001C773B">
      <w:pPr>
        <w:pStyle w:val="Tekstopmerking"/>
      </w:pPr>
      <w:r>
        <w:rPr>
          <w:rStyle w:val="Verwijzingopmerking"/>
        </w:rPr>
        <w:annotationRef/>
      </w:r>
      <w:r>
        <w:t>Moet dit er wel of niet in?</w:t>
      </w:r>
    </w:p>
  </w:comment>
  <w:comment w:id="95" w:author="Patrick Gordon Wijntjes" w:date="2014-05-01T17:03:00Z" w:initials="PW">
    <w:p w14:paraId="538857B5" w14:textId="1147C17A" w:rsidR="001C773B" w:rsidRDefault="001C773B">
      <w:pPr>
        <w:pStyle w:val="Tekstopmerking"/>
      </w:pPr>
      <w:r>
        <w:rPr>
          <w:rStyle w:val="Verwijzingopmerking"/>
        </w:rPr>
        <w:annotationRef/>
      </w:r>
      <w:r>
        <w:t>Vanaf hier nog controleren!</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A6E1E4" w14:textId="77777777" w:rsidR="001C773B" w:rsidRDefault="001C773B" w:rsidP="00B056D7">
      <w:r>
        <w:separator/>
      </w:r>
    </w:p>
  </w:endnote>
  <w:endnote w:type="continuationSeparator" w:id="0">
    <w:p w14:paraId="344688CB" w14:textId="77777777" w:rsidR="001C773B" w:rsidRDefault="001C773B" w:rsidP="00B056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Zapf Dingbats">
    <w:altName w:val="Wingdings 2"/>
    <w:panose1 w:val="05020102010704020609"/>
    <w:charset w:val="02"/>
    <w:family w:val="auto"/>
    <w:pitch w:val="variable"/>
    <w:sig w:usb0="00000000" w:usb1="10000000" w:usb2="00000000" w:usb3="00000000" w:csb0="80000000" w:csb1="00000000"/>
  </w:font>
  <w:font w:name="Menlo Regular">
    <w:altName w:val="Arial"/>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4FE82C" w14:textId="77777777" w:rsidR="001C773B" w:rsidRDefault="001C773B" w:rsidP="00B056D7">
    <w:pPr>
      <w:pStyle w:val="Voettekst"/>
      <w:rPr>
        <w:rStyle w:val="Paginanummer"/>
      </w:rPr>
    </w:pPr>
    <w:r>
      <w:rPr>
        <w:rStyle w:val="Paginanummer"/>
      </w:rPr>
      <w:fldChar w:fldCharType="begin"/>
    </w:r>
    <w:r>
      <w:rPr>
        <w:rStyle w:val="Paginanummer"/>
      </w:rPr>
      <w:instrText xml:space="preserve">PAGE  </w:instrText>
    </w:r>
    <w:r>
      <w:rPr>
        <w:rStyle w:val="Paginanummer"/>
      </w:rPr>
      <w:fldChar w:fldCharType="end"/>
    </w:r>
  </w:p>
  <w:p w14:paraId="568AB926" w14:textId="77777777" w:rsidR="001C773B" w:rsidRDefault="001C773B" w:rsidP="00B056D7">
    <w:pPr>
      <w:pStyle w:val="Voetteks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E48187" w14:textId="77777777" w:rsidR="001C773B" w:rsidRDefault="001C773B" w:rsidP="002D0FB8">
    <w:pPr>
      <w:pStyle w:val="Voettekst"/>
      <w:jc w:val="right"/>
      <w:rPr>
        <w:rStyle w:val="Paginanummer"/>
      </w:rPr>
    </w:pPr>
    <w:r>
      <w:rPr>
        <w:rStyle w:val="Paginanummer"/>
      </w:rPr>
      <w:fldChar w:fldCharType="begin"/>
    </w:r>
    <w:r>
      <w:rPr>
        <w:rStyle w:val="Paginanummer"/>
      </w:rPr>
      <w:instrText xml:space="preserve">PAGE  </w:instrText>
    </w:r>
    <w:r>
      <w:rPr>
        <w:rStyle w:val="Paginanummer"/>
      </w:rPr>
      <w:fldChar w:fldCharType="separate"/>
    </w:r>
    <w:r w:rsidR="00045084">
      <w:rPr>
        <w:rStyle w:val="Paginanummer"/>
        <w:noProof/>
      </w:rPr>
      <w:t>2</w:t>
    </w:r>
    <w:r>
      <w:rPr>
        <w:rStyle w:val="Paginanummer"/>
      </w:rPr>
      <w:fldChar w:fldCharType="end"/>
    </w:r>
  </w:p>
  <w:p w14:paraId="5749E2E5" w14:textId="77777777" w:rsidR="001C773B" w:rsidRDefault="001C773B" w:rsidP="00B056D7">
    <w:pPr>
      <w:pStyle w:val="Voetteks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8E6C97E" w14:textId="77777777" w:rsidR="001C773B" w:rsidRDefault="001C773B" w:rsidP="00B056D7">
      <w:r>
        <w:separator/>
      </w:r>
    </w:p>
  </w:footnote>
  <w:footnote w:type="continuationSeparator" w:id="0">
    <w:p w14:paraId="563088BA" w14:textId="77777777" w:rsidR="001C773B" w:rsidRDefault="001C773B" w:rsidP="00B056D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15E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1621306"/>
    <w:multiLevelType w:val="hybridMultilevel"/>
    <w:tmpl w:val="BDECB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2956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FAF401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06D2561"/>
    <w:multiLevelType w:val="hybridMultilevel"/>
    <w:tmpl w:val="7CA42E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3B13B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67B4139"/>
    <w:multiLevelType w:val="multilevel"/>
    <w:tmpl w:val="980CB34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374505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43F84F4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E1C10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68AF597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736F351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7C191A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2"/>
  </w:num>
  <w:num w:numId="3">
    <w:abstractNumId w:val="5"/>
  </w:num>
  <w:num w:numId="4">
    <w:abstractNumId w:val="3"/>
  </w:num>
  <w:num w:numId="5">
    <w:abstractNumId w:val="9"/>
  </w:num>
  <w:num w:numId="6">
    <w:abstractNumId w:val="11"/>
  </w:num>
  <w:num w:numId="7">
    <w:abstractNumId w:val="12"/>
  </w:num>
  <w:num w:numId="8">
    <w:abstractNumId w:val="0"/>
  </w:num>
  <w:num w:numId="9">
    <w:abstractNumId w:val="4"/>
  </w:num>
  <w:num w:numId="10">
    <w:abstractNumId w:val="1"/>
  </w:num>
  <w:num w:numId="11">
    <w:abstractNumId w:val="8"/>
  </w:num>
  <w:num w:numId="12">
    <w:abstractNumId w:val="6"/>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drawingGridHorizontalSpacing w:val="181"/>
  <w:drawingGridVerticalSpacing w:val="181"/>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64F4"/>
    <w:rsid w:val="000043FA"/>
    <w:rsid w:val="00020A25"/>
    <w:rsid w:val="000243B5"/>
    <w:rsid w:val="0002508A"/>
    <w:rsid w:val="0004332E"/>
    <w:rsid w:val="00045084"/>
    <w:rsid w:val="0004599C"/>
    <w:rsid w:val="00046B8F"/>
    <w:rsid w:val="00050811"/>
    <w:rsid w:val="00052C11"/>
    <w:rsid w:val="000771A9"/>
    <w:rsid w:val="000779B1"/>
    <w:rsid w:val="000808EB"/>
    <w:rsid w:val="000A058A"/>
    <w:rsid w:val="000A4C9D"/>
    <w:rsid w:val="000A64B8"/>
    <w:rsid w:val="000C2E5B"/>
    <w:rsid w:val="000C4125"/>
    <w:rsid w:val="000C70AF"/>
    <w:rsid w:val="000D346B"/>
    <w:rsid w:val="000E07EC"/>
    <w:rsid w:val="000F5B2C"/>
    <w:rsid w:val="0010140C"/>
    <w:rsid w:val="00124A61"/>
    <w:rsid w:val="00134196"/>
    <w:rsid w:val="00141448"/>
    <w:rsid w:val="001420E3"/>
    <w:rsid w:val="00143DA0"/>
    <w:rsid w:val="0014447F"/>
    <w:rsid w:val="001464F4"/>
    <w:rsid w:val="00165492"/>
    <w:rsid w:val="00180AE0"/>
    <w:rsid w:val="001861FF"/>
    <w:rsid w:val="00195C8B"/>
    <w:rsid w:val="00197246"/>
    <w:rsid w:val="001A3A90"/>
    <w:rsid w:val="001B3E4F"/>
    <w:rsid w:val="001C638A"/>
    <w:rsid w:val="001C773B"/>
    <w:rsid w:val="001D4240"/>
    <w:rsid w:val="001E1D55"/>
    <w:rsid w:val="001E1F53"/>
    <w:rsid w:val="0020749A"/>
    <w:rsid w:val="00213EC9"/>
    <w:rsid w:val="00225D90"/>
    <w:rsid w:val="00231C33"/>
    <w:rsid w:val="00235869"/>
    <w:rsid w:val="00244D9B"/>
    <w:rsid w:val="00247354"/>
    <w:rsid w:val="00251528"/>
    <w:rsid w:val="002533FF"/>
    <w:rsid w:val="00255721"/>
    <w:rsid w:val="00257611"/>
    <w:rsid w:val="00257D2C"/>
    <w:rsid w:val="00262B30"/>
    <w:rsid w:val="0026420C"/>
    <w:rsid w:val="002A2451"/>
    <w:rsid w:val="002C02EE"/>
    <w:rsid w:val="002C1241"/>
    <w:rsid w:val="002D0FB8"/>
    <w:rsid w:val="002D2E8B"/>
    <w:rsid w:val="002D5A7A"/>
    <w:rsid w:val="002E7A08"/>
    <w:rsid w:val="002F5450"/>
    <w:rsid w:val="002F7191"/>
    <w:rsid w:val="00311964"/>
    <w:rsid w:val="00342807"/>
    <w:rsid w:val="0034424A"/>
    <w:rsid w:val="00357BB7"/>
    <w:rsid w:val="00372313"/>
    <w:rsid w:val="0038083C"/>
    <w:rsid w:val="0038236C"/>
    <w:rsid w:val="00392632"/>
    <w:rsid w:val="00395FFB"/>
    <w:rsid w:val="003976BC"/>
    <w:rsid w:val="003A209C"/>
    <w:rsid w:val="003B205F"/>
    <w:rsid w:val="003D258E"/>
    <w:rsid w:val="003D4993"/>
    <w:rsid w:val="003E2255"/>
    <w:rsid w:val="003F2FC4"/>
    <w:rsid w:val="003F4221"/>
    <w:rsid w:val="00412576"/>
    <w:rsid w:val="0041300A"/>
    <w:rsid w:val="00415CA5"/>
    <w:rsid w:val="004275BD"/>
    <w:rsid w:val="0045660F"/>
    <w:rsid w:val="00464E6C"/>
    <w:rsid w:val="00471668"/>
    <w:rsid w:val="0048109B"/>
    <w:rsid w:val="00496A95"/>
    <w:rsid w:val="004B1368"/>
    <w:rsid w:val="004B3CF7"/>
    <w:rsid w:val="004B6D6D"/>
    <w:rsid w:val="004D0BD7"/>
    <w:rsid w:val="004D21D9"/>
    <w:rsid w:val="004D3E06"/>
    <w:rsid w:val="004E312A"/>
    <w:rsid w:val="00501B8F"/>
    <w:rsid w:val="00512D6F"/>
    <w:rsid w:val="005228F3"/>
    <w:rsid w:val="005232A3"/>
    <w:rsid w:val="005317E1"/>
    <w:rsid w:val="00537239"/>
    <w:rsid w:val="0054453A"/>
    <w:rsid w:val="00546E20"/>
    <w:rsid w:val="005578B8"/>
    <w:rsid w:val="00561329"/>
    <w:rsid w:val="005647FB"/>
    <w:rsid w:val="0056715C"/>
    <w:rsid w:val="00571B0F"/>
    <w:rsid w:val="005846CF"/>
    <w:rsid w:val="00587937"/>
    <w:rsid w:val="005A2F7A"/>
    <w:rsid w:val="005C0CFF"/>
    <w:rsid w:val="005C28F9"/>
    <w:rsid w:val="005C3013"/>
    <w:rsid w:val="005C68A0"/>
    <w:rsid w:val="005E48BE"/>
    <w:rsid w:val="00613C6A"/>
    <w:rsid w:val="0063226B"/>
    <w:rsid w:val="006338D7"/>
    <w:rsid w:val="006341BD"/>
    <w:rsid w:val="00634F14"/>
    <w:rsid w:val="00635D7C"/>
    <w:rsid w:val="006378C6"/>
    <w:rsid w:val="00637E9B"/>
    <w:rsid w:val="0065614E"/>
    <w:rsid w:val="0066523F"/>
    <w:rsid w:val="00674CB8"/>
    <w:rsid w:val="0069039C"/>
    <w:rsid w:val="0069136D"/>
    <w:rsid w:val="0069167B"/>
    <w:rsid w:val="006B5238"/>
    <w:rsid w:val="006C0A11"/>
    <w:rsid w:val="006D58BE"/>
    <w:rsid w:val="006D61D3"/>
    <w:rsid w:val="006D7C6E"/>
    <w:rsid w:val="006E0F41"/>
    <w:rsid w:val="006F39D0"/>
    <w:rsid w:val="007001B9"/>
    <w:rsid w:val="00703CDF"/>
    <w:rsid w:val="00715FE2"/>
    <w:rsid w:val="00725E2E"/>
    <w:rsid w:val="00747F9B"/>
    <w:rsid w:val="00750FA3"/>
    <w:rsid w:val="00753F74"/>
    <w:rsid w:val="00764747"/>
    <w:rsid w:val="00780BEC"/>
    <w:rsid w:val="00781EDD"/>
    <w:rsid w:val="00782FA5"/>
    <w:rsid w:val="00786E39"/>
    <w:rsid w:val="00794D45"/>
    <w:rsid w:val="00796656"/>
    <w:rsid w:val="007A6E37"/>
    <w:rsid w:val="007A7F96"/>
    <w:rsid w:val="007D5C5B"/>
    <w:rsid w:val="007F4E54"/>
    <w:rsid w:val="008021AA"/>
    <w:rsid w:val="00826E86"/>
    <w:rsid w:val="0084274C"/>
    <w:rsid w:val="00844F1E"/>
    <w:rsid w:val="0085490F"/>
    <w:rsid w:val="0087428D"/>
    <w:rsid w:val="008745A9"/>
    <w:rsid w:val="00874919"/>
    <w:rsid w:val="00875FCA"/>
    <w:rsid w:val="00876A45"/>
    <w:rsid w:val="00890FF6"/>
    <w:rsid w:val="00894D0B"/>
    <w:rsid w:val="00895FCC"/>
    <w:rsid w:val="00897CE7"/>
    <w:rsid w:val="008A36FD"/>
    <w:rsid w:val="008A373F"/>
    <w:rsid w:val="008A70C4"/>
    <w:rsid w:val="008B7B49"/>
    <w:rsid w:val="008D6819"/>
    <w:rsid w:val="008E3C18"/>
    <w:rsid w:val="008F59FD"/>
    <w:rsid w:val="00900859"/>
    <w:rsid w:val="009060F3"/>
    <w:rsid w:val="00913AD0"/>
    <w:rsid w:val="00953D42"/>
    <w:rsid w:val="009764AD"/>
    <w:rsid w:val="00976CB1"/>
    <w:rsid w:val="0098386A"/>
    <w:rsid w:val="00984118"/>
    <w:rsid w:val="00992641"/>
    <w:rsid w:val="00995095"/>
    <w:rsid w:val="009970DA"/>
    <w:rsid w:val="009A3459"/>
    <w:rsid w:val="009C3223"/>
    <w:rsid w:val="009D4077"/>
    <w:rsid w:val="009D4894"/>
    <w:rsid w:val="009F6D98"/>
    <w:rsid w:val="00A02D8F"/>
    <w:rsid w:val="00A21552"/>
    <w:rsid w:val="00A235BD"/>
    <w:rsid w:val="00A2590A"/>
    <w:rsid w:val="00A27A00"/>
    <w:rsid w:val="00A4087A"/>
    <w:rsid w:val="00A52C21"/>
    <w:rsid w:val="00A63B63"/>
    <w:rsid w:val="00A65893"/>
    <w:rsid w:val="00A8239B"/>
    <w:rsid w:val="00A92923"/>
    <w:rsid w:val="00AA21D5"/>
    <w:rsid w:val="00AA592A"/>
    <w:rsid w:val="00AA6E46"/>
    <w:rsid w:val="00AB1229"/>
    <w:rsid w:val="00AB4868"/>
    <w:rsid w:val="00AC38B7"/>
    <w:rsid w:val="00AC4014"/>
    <w:rsid w:val="00AF6E6C"/>
    <w:rsid w:val="00B02759"/>
    <w:rsid w:val="00B056D7"/>
    <w:rsid w:val="00B2228F"/>
    <w:rsid w:val="00B30734"/>
    <w:rsid w:val="00B45691"/>
    <w:rsid w:val="00B55530"/>
    <w:rsid w:val="00B626A2"/>
    <w:rsid w:val="00BA1427"/>
    <w:rsid w:val="00BA6F47"/>
    <w:rsid w:val="00BB73AC"/>
    <w:rsid w:val="00BD3420"/>
    <w:rsid w:val="00BE2F80"/>
    <w:rsid w:val="00BE6D62"/>
    <w:rsid w:val="00BF51AC"/>
    <w:rsid w:val="00C03E07"/>
    <w:rsid w:val="00C16C5C"/>
    <w:rsid w:val="00C3311B"/>
    <w:rsid w:val="00C525AF"/>
    <w:rsid w:val="00C52EE6"/>
    <w:rsid w:val="00C54370"/>
    <w:rsid w:val="00C609CF"/>
    <w:rsid w:val="00C7359C"/>
    <w:rsid w:val="00C81C2F"/>
    <w:rsid w:val="00C95759"/>
    <w:rsid w:val="00CA623F"/>
    <w:rsid w:val="00CA7080"/>
    <w:rsid w:val="00CC11BB"/>
    <w:rsid w:val="00CC23CD"/>
    <w:rsid w:val="00CE7836"/>
    <w:rsid w:val="00CF1611"/>
    <w:rsid w:val="00CF5EF0"/>
    <w:rsid w:val="00CF7AEB"/>
    <w:rsid w:val="00D01C7D"/>
    <w:rsid w:val="00D07BA7"/>
    <w:rsid w:val="00D16416"/>
    <w:rsid w:val="00D25567"/>
    <w:rsid w:val="00D42B4A"/>
    <w:rsid w:val="00D47893"/>
    <w:rsid w:val="00D66199"/>
    <w:rsid w:val="00D82FBB"/>
    <w:rsid w:val="00D909C6"/>
    <w:rsid w:val="00DB3CF8"/>
    <w:rsid w:val="00DD046E"/>
    <w:rsid w:val="00DD32F7"/>
    <w:rsid w:val="00DF2853"/>
    <w:rsid w:val="00E02368"/>
    <w:rsid w:val="00E07197"/>
    <w:rsid w:val="00E21980"/>
    <w:rsid w:val="00E232EB"/>
    <w:rsid w:val="00E3296B"/>
    <w:rsid w:val="00E354BC"/>
    <w:rsid w:val="00E35734"/>
    <w:rsid w:val="00E36B0D"/>
    <w:rsid w:val="00E423CD"/>
    <w:rsid w:val="00E437BE"/>
    <w:rsid w:val="00E51D36"/>
    <w:rsid w:val="00E5650A"/>
    <w:rsid w:val="00E624AE"/>
    <w:rsid w:val="00E6263C"/>
    <w:rsid w:val="00E67269"/>
    <w:rsid w:val="00E73313"/>
    <w:rsid w:val="00E75427"/>
    <w:rsid w:val="00E81FD9"/>
    <w:rsid w:val="00E85A97"/>
    <w:rsid w:val="00E93D4F"/>
    <w:rsid w:val="00EA7D10"/>
    <w:rsid w:val="00EC6B57"/>
    <w:rsid w:val="00EE06F7"/>
    <w:rsid w:val="00F15985"/>
    <w:rsid w:val="00F37390"/>
    <w:rsid w:val="00F502F2"/>
    <w:rsid w:val="00F53BA4"/>
    <w:rsid w:val="00F54933"/>
    <w:rsid w:val="00F54D76"/>
    <w:rsid w:val="00F65B9C"/>
    <w:rsid w:val="00F670E4"/>
    <w:rsid w:val="00F7449E"/>
    <w:rsid w:val="00F831C3"/>
    <w:rsid w:val="00F845E7"/>
    <w:rsid w:val="00F918E0"/>
    <w:rsid w:val="00FA7B59"/>
    <w:rsid w:val="00FC36A3"/>
    <w:rsid w:val="00FC5F7E"/>
    <w:rsid w:val="00FD48D5"/>
    <w:rsid w:val="00FD6B4C"/>
    <w:rsid w:val="00FF722D"/>
  </w:rsids>
  <m:mathPr>
    <m:mathFont m:val="Cambria Math"/>
    <m:brkBin m:val="before"/>
    <m:brkBinSub m:val="--"/>
    <m:smallFrac/>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39C7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nl-NL" w:eastAsia="nl-NL"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rsid w:val="00B056D7"/>
    <w:rPr>
      <w:rFonts w:asciiTheme="majorHAnsi" w:hAnsiTheme="majorHAnsi"/>
    </w:rPr>
  </w:style>
  <w:style w:type="paragraph" w:styleId="Kop1">
    <w:name w:val="heading 1"/>
    <w:basedOn w:val="Normaal"/>
    <w:next w:val="Normaal"/>
    <w:link w:val="Kop1Teken"/>
    <w:uiPriority w:val="9"/>
    <w:qFormat/>
    <w:rsid w:val="001464F4"/>
    <w:pPr>
      <w:keepNext/>
      <w:keepLines/>
      <w:spacing w:before="480"/>
      <w:outlineLvl w:val="0"/>
    </w:pPr>
    <w:rPr>
      <w:rFonts w:eastAsiaTheme="majorEastAsia" w:cstheme="majorBidi"/>
      <w:b/>
      <w:bCs/>
      <w:color w:val="345A8A" w:themeColor="accent1" w:themeShade="B5"/>
      <w:sz w:val="32"/>
      <w:szCs w:val="32"/>
    </w:rPr>
  </w:style>
  <w:style w:type="paragraph" w:styleId="Kop2">
    <w:name w:val="heading 2"/>
    <w:basedOn w:val="Normaal"/>
    <w:next w:val="Normaal"/>
    <w:link w:val="Kop2Teken"/>
    <w:uiPriority w:val="9"/>
    <w:unhideWhenUsed/>
    <w:qFormat/>
    <w:rsid w:val="001464F4"/>
    <w:pPr>
      <w:keepNext/>
      <w:keepLines/>
      <w:spacing w:before="200"/>
      <w:outlineLvl w:val="1"/>
    </w:pPr>
    <w:rPr>
      <w:rFonts w:eastAsiaTheme="majorEastAsia" w:cstheme="majorBidi"/>
      <w:b/>
      <w:bCs/>
      <w:color w:val="4F81BD" w:themeColor="accent1"/>
      <w:sz w:val="26"/>
      <w:szCs w:val="26"/>
    </w:rPr>
  </w:style>
  <w:style w:type="paragraph" w:styleId="Kop3">
    <w:name w:val="heading 3"/>
    <w:basedOn w:val="Normaal"/>
    <w:next w:val="Normaal"/>
    <w:link w:val="Kop3Teken"/>
    <w:uiPriority w:val="9"/>
    <w:unhideWhenUsed/>
    <w:qFormat/>
    <w:rsid w:val="00B056D7"/>
    <w:pPr>
      <w:keepNext/>
      <w:keepLines/>
      <w:spacing w:before="200"/>
      <w:outlineLvl w:val="2"/>
    </w:pPr>
    <w:rPr>
      <w:rFonts w:eastAsiaTheme="majorEastAsia" w:cstheme="majorBidi"/>
      <w:b/>
      <w:bCs/>
      <w:color w:val="4F81BD" w:themeColor="accent1"/>
    </w:rPr>
  </w:style>
  <w:style w:type="paragraph" w:styleId="Kop4">
    <w:name w:val="heading 4"/>
    <w:basedOn w:val="Normaal"/>
    <w:next w:val="Normaal"/>
    <w:link w:val="Kop4Teken"/>
    <w:uiPriority w:val="9"/>
    <w:unhideWhenUsed/>
    <w:qFormat/>
    <w:rsid w:val="005846CF"/>
    <w:pPr>
      <w:keepNext/>
      <w:keepLines/>
      <w:spacing w:before="200"/>
      <w:outlineLvl w:val="3"/>
    </w:pPr>
    <w:rPr>
      <w:rFonts w:eastAsiaTheme="majorEastAsia" w:cstheme="majorBidi"/>
      <w:b/>
      <w:bCs/>
      <w:i/>
      <w:i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Teken">
    <w:name w:val="Kop 1 Teken"/>
    <w:basedOn w:val="Standaardalinea-lettertype"/>
    <w:link w:val="Kop1"/>
    <w:uiPriority w:val="9"/>
    <w:rsid w:val="001464F4"/>
    <w:rPr>
      <w:rFonts w:asciiTheme="majorHAnsi" w:eastAsiaTheme="majorEastAsia" w:hAnsiTheme="majorHAnsi" w:cstheme="majorBidi"/>
      <w:b/>
      <w:bCs/>
      <w:color w:val="345A8A" w:themeColor="accent1" w:themeShade="B5"/>
      <w:sz w:val="32"/>
      <w:szCs w:val="32"/>
    </w:rPr>
  </w:style>
  <w:style w:type="character" w:customStyle="1" w:styleId="Kop2Teken">
    <w:name w:val="Kop 2 Teken"/>
    <w:basedOn w:val="Standaardalinea-lettertype"/>
    <w:link w:val="Kop2"/>
    <w:uiPriority w:val="9"/>
    <w:rsid w:val="001464F4"/>
    <w:rPr>
      <w:rFonts w:asciiTheme="majorHAnsi" w:eastAsiaTheme="majorEastAsia" w:hAnsiTheme="majorHAnsi" w:cstheme="majorBidi"/>
      <w:b/>
      <w:bCs/>
      <w:color w:val="4F81BD" w:themeColor="accent1"/>
      <w:sz w:val="26"/>
      <w:szCs w:val="26"/>
    </w:rPr>
  </w:style>
  <w:style w:type="paragraph" w:styleId="Titel">
    <w:name w:val="Title"/>
    <w:basedOn w:val="Normaal"/>
    <w:next w:val="Normaal"/>
    <w:link w:val="TitelTeken"/>
    <w:uiPriority w:val="10"/>
    <w:qFormat/>
    <w:rsid w:val="001464F4"/>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itelTeken">
    <w:name w:val="Titel Teken"/>
    <w:basedOn w:val="Standaardalinea-lettertype"/>
    <w:link w:val="Titel"/>
    <w:uiPriority w:val="10"/>
    <w:rsid w:val="001464F4"/>
    <w:rPr>
      <w:rFonts w:asciiTheme="majorHAnsi" w:eastAsiaTheme="majorEastAsia" w:hAnsiTheme="majorHAnsi" w:cstheme="majorBidi"/>
      <w:color w:val="17365D" w:themeColor="text2" w:themeShade="BF"/>
      <w:spacing w:val="5"/>
      <w:kern w:val="28"/>
      <w:sz w:val="52"/>
      <w:szCs w:val="52"/>
    </w:rPr>
  </w:style>
  <w:style w:type="paragraph" w:styleId="Subtitel">
    <w:name w:val="Subtitle"/>
    <w:basedOn w:val="Normaal"/>
    <w:next w:val="Normaal"/>
    <w:link w:val="SubtitelTeken"/>
    <w:uiPriority w:val="11"/>
    <w:qFormat/>
    <w:rsid w:val="001464F4"/>
    <w:pPr>
      <w:numPr>
        <w:ilvl w:val="1"/>
      </w:numPr>
    </w:pPr>
    <w:rPr>
      <w:rFonts w:eastAsiaTheme="majorEastAsia" w:cstheme="majorBidi"/>
      <w:i/>
      <w:iCs/>
      <w:color w:val="4F81BD" w:themeColor="accent1"/>
      <w:spacing w:val="15"/>
    </w:rPr>
  </w:style>
  <w:style w:type="character" w:customStyle="1" w:styleId="SubtitelTeken">
    <w:name w:val="Subtitel Teken"/>
    <w:basedOn w:val="Standaardalinea-lettertype"/>
    <w:link w:val="Subtitel"/>
    <w:uiPriority w:val="11"/>
    <w:rsid w:val="001464F4"/>
    <w:rPr>
      <w:rFonts w:asciiTheme="majorHAnsi" w:eastAsiaTheme="majorEastAsia" w:hAnsiTheme="majorHAnsi" w:cstheme="majorBidi"/>
      <w:i/>
      <w:iCs/>
      <w:color w:val="4F81BD" w:themeColor="accent1"/>
      <w:spacing w:val="15"/>
    </w:rPr>
  </w:style>
  <w:style w:type="table" w:styleId="Gemiddeldearcering1-accent5">
    <w:name w:val="Medium Shading 1 Accent 5"/>
    <w:basedOn w:val="Standaardtabel"/>
    <w:uiPriority w:val="63"/>
    <w:rsid w:val="001464F4"/>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Bijschrift">
    <w:name w:val="caption"/>
    <w:basedOn w:val="Normaal"/>
    <w:next w:val="Normaal"/>
    <w:uiPriority w:val="35"/>
    <w:unhideWhenUsed/>
    <w:qFormat/>
    <w:rsid w:val="001464F4"/>
    <w:pPr>
      <w:spacing w:after="200"/>
    </w:pPr>
    <w:rPr>
      <w:b/>
      <w:bCs/>
      <w:color w:val="4F81BD" w:themeColor="accent1"/>
      <w:sz w:val="18"/>
      <w:szCs w:val="18"/>
    </w:rPr>
  </w:style>
  <w:style w:type="paragraph" w:styleId="Kopvaninhoudsopgave">
    <w:name w:val="TOC Heading"/>
    <w:basedOn w:val="Kop1"/>
    <w:next w:val="Normaal"/>
    <w:uiPriority w:val="39"/>
    <w:unhideWhenUsed/>
    <w:qFormat/>
    <w:rsid w:val="001464F4"/>
    <w:pPr>
      <w:spacing w:line="276" w:lineRule="auto"/>
      <w:outlineLvl w:val="9"/>
    </w:pPr>
    <w:rPr>
      <w:color w:val="365F91" w:themeColor="accent1" w:themeShade="BF"/>
      <w:sz w:val="28"/>
      <w:szCs w:val="28"/>
    </w:rPr>
  </w:style>
  <w:style w:type="paragraph" w:styleId="Inhopg1">
    <w:name w:val="toc 1"/>
    <w:basedOn w:val="Normaal"/>
    <w:next w:val="Normaal"/>
    <w:autoRedefine/>
    <w:uiPriority w:val="39"/>
    <w:unhideWhenUsed/>
    <w:rsid w:val="001464F4"/>
    <w:pPr>
      <w:spacing w:before="120"/>
    </w:pPr>
    <w:rPr>
      <w:b/>
      <w:caps/>
      <w:sz w:val="22"/>
      <w:szCs w:val="22"/>
    </w:rPr>
  </w:style>
  <w:style w:type="paragraph" w:styleId="Inhopg2">
    <w:name w:val="toc 2"/>
    <w:basedOn w:val="Normaal"/>
    <w:next w:val="Normaal"/>
    <w:autoRedefine/>
    <w:uiPriority w:val="39"/>
    <w:unhideWhenUsed/>
    <w:rsid w:val="001464F4"/>
    <w:pPr>
      <w:ind w:left="240"/>
    </w:pPr>
    <w:rPr>
      <w:smallCaps/>
      <w:sz w:val="22"/>
      <w:szCs w:val="22"/>
    </w:rPr>
  </w:style>
  <w:style w:type="paragraph" w:styleId="Ballontekst">
    <w:name w:val="Balloon Text"/>
    <w:basedOn w:val="Normaal"/>
    <w:link w:val="BallontekstTeken"/>
    <w:uiPriority w:val="99"/>
    <w:semiHidden/>
    <w:unhideWhenUsed/>
    <w:rsid w:val="001464F4"/>
    <w:rPr>
      <w:rFonts w:ascii="Lucida Grande" w:hAnsi="Lucida Grande" w:cs="Lucida Grande"/>
      <w:sz w:val="18"/>
      <w:szCs w:val="18"/>
    </w:rPr>
  </w:style>
  <w:style w:type="character" w:customStyle="1" w:styleId="BallontekstTeken">
    <w:name w:val="Ballontekst Teken"/>
    <w:basedOn w:val="Standaardalinea-lettertype"/>
    <w:link w:val="Ballontekst"/>
    <w:uiPriority w:val="99"/>
    <w:semiHidden/>
    <w:rsid w:val="001464F4"/>
    <w:rPr>
      <w:rFonts w:ascii="Lucida Grande" w:hAnsi="Lucida Grande" w:cs="Lucida Grande"/>
      <w:sz w:val="18"/>
      <w:szCs w:val="18"/>
    </w:rPr>
  </w:style>
  <w:style w:type="character" w:styleId="Verwijzingopmerking">
    <w:name w:val="annotation reference"/>
    <w:basedOn w:val="Standaardalinea-lettertype"/>
    <w:uiPriority w:val="99"/>
    <w:semiHidden/>
    <w:unhideWhenUsed/>
    <w:rsid w:val="003976BC"/>
    <w:rPr>
      <w:sz w:val="18"/>
      <w:szCs w:val="18"/>
    </w:rPr>
  </w:style>
  <w:style w:type="paragraph" w:styleId="Tekstopmerking">
    <w:name w:val="annotation text"/>
    <w:basedOn w:val="Normaal"/>
    <w:link w:val="TekstopmerkingTeken"/>
    <w:uiPriority w:val="99"/>
    <w:semiHidden/>
    <w:unhideWhenUsed/>
    <w:rsid w:val="003976BC"/>
  </w:style>
  <w:style w:type="character" w:customStyle="1" w:styleId="TekstopmerkingTeken">
    <w:name w:val="Tekst opmerking Teken"/>
    <w:basedOn w:val="Standaardalinea-lettertype"/>
    <w:link w:val="Tekstopmerking"/>
    <w:uiPriority w:val="99"/>
    <w:semiHidden/>
    <w:rsid w:val="003976BC"/>
  </w:style>
  <w:style w:type="paragraph" w:styleId="Onderwerpvanopmerking">
    <w:name w:val="annotation subject"/>
    <w:basedOn w:val="Tekstopmerking"/>
    <w:next w:val="Tekstopmerking"/>
    <w:link w:val="OnderwerpvanopmerkingTeken"/>
    <w:uiPriority w:val="99"/>
    <w:semiHidden/>
    <w:unhideWhenUsed/>
    <w:rsid w:val="003976BC"/>
    <w:rPr>
      <w:b/>
      <w:bCs/>
      <w:sz w:val="20"/>
      <w:szCs w:val="20"/>
    </w:rPr>
  </w:style>
  <w:style w:type="character" w:customStyle="1" w:styleId="OnderwerpvanopmerkingTeken">
    <w:name w:val="Onderwerp van opmerking Teken"/>
    <w:basedOn w:val="TekstopmerkingTeken"/>
    <w:link w:val="Onderwerpvanopmerking"/>
    <w:uiPriority w:val="99"/>
    <w:semiHidden/>
    <w:rsid w:val="003976BC"/>
    <w:rPr>
      <w:b/>
      <w:bCs/>
      <w:sz w:val="20"/>
      <w:szCs w:val="20"/>
    </w:rPr>
  </w:style>
  <w:style w:type="character" w:styleId="Hyperlink">
    <w:name w:val="Hyperlink"/>
    <w:basedOn w:val="Standaardalinea-lettertype"/>
    <w:uiPriority w:val="99"/>
    <w:unhideWhenUsed/>
    <w:rsid w:val="004B6D6D"/>
    <w:rPr>
      <w:color w:val="0000FF" w:themeColor="hyperlink"/>
      <w:u w:val="single"/>
    </w:rPr>
  </w:style>
  <w:style w:type="paragraph" w:styleId="Voettekst">
    <w:name w:val="footer"/>
    <w:basedOn w:val="Normaal"/>
    <w:link w:val="VoettekstTeken"/>
    <w:uiPriority w:val="99"/>
    <w:unhideWhenUsed/>
    <w:rsid w:val="0069136D"/>
    <w:pPr>
      <w:tabs>
        <w:tab w:val="center" w:pos="4536"/>
        <w:tab w:val="right" w:pos="9072"/>
      </w:tabs>
    </w:pPr>
  </w:style>
  <w:style w:type="character" w:customStyle="1" w:styleId="VoettekstTeken">
    <w:name w:val="Voettekst Teken"/>
    <w:basedOn w:val="Standaardalinea-lettertype"/>
    <w:link w:val="Voettekst"/>
    <w:uiPriority w:val="99"/>
    <w:rsid w:val="0069136D"/>
  </w:style>
  <w:style w:type="character" w:styleId="Paginanummer">
    <w:name w:val="page number"/>
    <w:basedOn w:val="Standaardalinea-lettertype"/>
    <w:uiPriority w:val="99"/>
    <w:semiHidden/>
    <w:unhideWhenUsed/>
    <w:rsid w:val="0069136D"/>
  </w:style>
  <w:style w:type="paragraph" w:styleId="Koptekst">
    <w:name w:val="header"/>
    <w:basedOn w:val="Normaal"/>
    <w:link w:val="KoptekstTeken"/>
    <w:uiPriority w:val="99"/>
    <w:unhideWhenUsed/>
    <w:rsid w:val="00A2590A"/>
    <w:pPr>
      <w:tabs>
        <w:tab w:val="center" w:pos="4536"/>
        <w:tab w:val="right" w:pos="9072"/>
      </w:tabs>
    </w:pPr>
  </w:style>
  <w:style w:type="character" w:customStyle="1" w:styleId="KoptekstTeken">
    <w:name w:val="Koptekst Teken"/>
    <w:basedOn w:val="Standaardalinea-lettertype"/>
    <w:link w:val="Koptekst"/>
    <w:uiPriority w:val="99"/>
    <w:rsid w:val="00A2590A"/>
  </w:style>
  <w:style w:type="character" w:customStyle="1" w:styleId="Kop3Teken">
    <w:name w:val="Kop 3 Teken"/>
    <w:basedOn w:val="Standaardalinea-lettertype"/>
    <w:link w:val="Kop3"/>
    <w:uiPriority w:val="9"/>
    <w:rsid w:val="00B056D7"/>
    <w:rPr>
      <w:rFonts w:asciiTheme="majorHAnsi" w:eastAsiaTheme="majorEastAsia" w:hAnsiTheme="majorHAnsi" w:cstheme="majorBidi"/>
      <w:b/>
      <w:bCs/>
      <w:color w:val="4F81BD" w:themeColor="accent1"/>
    </w:rPr>
  </w:style>
  <w:style w:type="character" w:styleId="Regelnummer">
    <w:name w:val="line number"/>
    <w:basedOn w:val="Standaardalinea-lettertype"/>
    <w:uiPriority w:val="99"/>
    <w:semiHidden/>
    <w:unhideWhenUsed/>
    <w:rsid w:val="00FA7B59"/>
  </w:style>
  <w:style w:type="paragraph" w:styleId="Geenafstand">
    <w:name w:val="No Spacing"/>
    <w:uiPriority w:val="1"/>
    <w:qFormat/>
    <w:rsid w:val="00781EDD"/>
    <w:rPr>
      <w:rFonts w:asciiTheme="majorHAnsi" w:hAnsiTheme="majorHAnsi"/>
    </w:rPr>
  </w:style>
  <w:style w:type="paragraph" w:styleId="Inhopg3">
    <w:name w:val="toc 3"/>
    <w:basedOn w:val="Normaal"/>
    <w:next w:val="Normaal"/>
    <w:autoRedefine/>
    <w:uiPriority w:val="39"/>
    <w:unhideWhenUsed/>
    <w:rsid w:val="00E232EB"/>
    <w:pPr>
      <w:spacing w:after="100"/>
      <w:ind w:left="480"/>
    </w:pPr>
  </w:style>
  <w:style w:type="character" w:customStyle="1" w:styleId="Kop4Teken">
    <w:name w:val="Kop 4 Teken"/>
    <w:basedOn w:val="Standaardalinea-lettertype"/>
    <w:link w:val="Kop4"/>
    <w:uiPriority w:val="9"/>
    <w:rsid w:val="005846CF"/>
    <w:rPr>
      <w:rFonts w:asciiTheme="majorHAnsi" w:eastAsiaTheme="majorEastAsia" w:hAnsiTheme="majorHAnsi" w:cstheme="majorBidi"/>
      <w:b/>
      <w:bCs/>
      <w:i/>
      <w:iCs/>
      <w:color w:val="4F81BD" w:themeColor="accent1"/>
    </w:rPr>
  </w:style>
  <w:style w:type="paragraph" w:styleId="Inhopg4">
    <w:name w:val="toc 4"/>
    <w:basedOn w:val="Normaal"/>
    <w:next w:val="Normaal"/>
    <w:autoRedefine/>
    <w:uiPriority w:val="39"/>
    <w:unhideWhenUsed/>
    <w:rsid w:val="006338D7"/>
    <w:pPr>
      <w:ind w:left="720"/>
    </w:pPr>
  </w:style>
  <w:style w:type="paragraph" w:styleId="Inhopg5">
    <w:name w:val="toc 5"/>
    <w:basedOn w:val="Normaal"/>
    <w:next w:val="Normaal"/>
    <w:autoRedefine/>
    <w:uiPriority w:val="39"/>
    <w:unhideWhenUsed/>
    <w:rsid w:val="006338D7"/>
    <w:pPr>
      <w:ind w:left="960"/>
    </w:pPr>
  </w:style>
  <w:style w:type="paragraph" w:styleId="Inhopg6">
    <w:name w:val="toc 6"/>
    <w:basedOn w:val="Normaal"/>
    <w:next w:val="Normaal"/>
    <w:autoRedefine/>
    <w:uiPriority w:val="39"/>
    <w:unhideWhenUsed/>
    <w:rsid w:val="006338D7"/>
    <w:pPr>
      <w:ind w:left="1200"/>
    </w:pPr>
  </w:style>
  <w:style w:type="paragraph" w:styleId="Inhopg7">
    <w:name w:val="toc 7"/>
    <w:basedOn w:val="Normaal"/>
    <w:next w:val="Normaal"/>
    <w:autoRedefine/>
    <w:uiPriority w:val="39"/>
    <w:unhideWhenUsed/>
    <w:rsid w:val="006338D7"/>
    <w:pPr>
      <w:ind w:left="1440"/>
    </w:pPr>
  </w:style>
  <w:style w:type="paragraph" w:styleId="Inhopg8">
    <w:name w:val="toc 8"/>
    <w:basedOn w:val="Normaal"/>
    <w:next w:val="Normaal"/>
    <w:autoRedefine/>
    <w:uiPriority w:val="39"/>
    <w:unhideWhenUsed/>
    <w:rsid w:val="006338D7"/>
    <w:pPr>
      <w:ind w:left="1680"/>
    </w:pPr>
  </w:style>
  <w:style w:type="paragraph" w:styleId="Inhopg9">
    <w:name w:val="toc 9"/>
    <w:basedOn w:val="Normaal"/>
    <w:next w:val="Normaal"/>
    <w:autoRedefine/>
    <w:uiPriority w:val="39"/>
    <w:unhideWhenUsed/>
    <w:rsid w:val="006338D7"/>
    <w:pPr>
      <w:ind w:left="1920"/>
    </w:pPr>
  </w:style>
  <w:style w:type="paragraph" w:styleId="Documentstructuur">
    <w:name w:val="Document Map"/>
    <w:basedOn w:val="Normaal"/>
    <w:link w:val="DocumentstructuurTeken"/>
    <w:uiPriority w:val="99"/>
    <w:semiHidden/>
    <w:unhideWhenUsed/>
    <w:rsid w:val="00FD6B4C"/>
    <w:rPr>
      <w:rFonts w:ascii="Lucida Grande" w:hAnsi="Lucida Grande" w:cs="Lucida Grande"/>
    </w:rPr>
  </w:style>
  <w:style w:type="character" w:customStyle="1" w:styleId="DocumentstructuurTeken">
    <w:name w:val="Documentstructuur Teken"/>
    <w:basedOn w:val="Standaardalinea-lettertype"/>
    <w:link w:val="Documentstructuur"/>
    <w:uiPriority w:val="99"/>
    <w:semiHidden/>
    <w:rsid w:val="00FD6B4C"/>
    <w:rPr>
      <w:rFonts w:ascii="Lucida Grande" w:hAnsi="Lucida Grande" w:cs="Lucida Grande"/>
    </w:rPr>
  </w:style>
  <w:style w:type="paragraph" w:styleId="Revisie">
    <w:name w:val="Revision"/>
    <w:hidden/>
    <w:uiPriority w:val="99"/>
    <w:semiHidden/>
    <w:rsid w:val="00FD6B4C"/>
    <w:rPr>
      <w:rFonts w:asciiTheme="majorHAnsi" w:hAnsiTheme="majorHAnsi"/>
    </w:rPr>
  </w:style>
  <w:style w:type="paragraph" w:styleId="Lijstalinea">
    <w:name w:val="List Paragraph"/>
    <w:basedOn w:val="Normaal"/>
    <w:uiPriority w:val="34"/>
    <w:qFormat/>
    <w:rsid w:val="00C54370"/>
    <w:pPr>
      <w:ind w:left="720"/>
      <w:contextualSpacing/>
    </w:pPr>
  </w:style>
  <w:style w:type="character" w:styleId="GevolgdeHyperlink">
    <w:name w:val="FollowedHyperlink"/>
    <w:basedOn w:val="Standaardalinea-lettertype"/>
    <w:uiPriority w:val="99"/>
    <w:semiHidden/>
    <w:unhideWhenUsed/>
    <w:rsid w:val="009F6D98"/>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nl-NL" w:eastAsia="nl-NL"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rsid w:val="00B056D7"/>
    <w:rPr>
      <w:rFonts w:asciiTheme="majorHAnsi" w:hAnsiTheme="majorHAnsi"/>
    </w:rPr>
  </w:style>
  <w:style w:type="paragraph" w:styleId="Kop1">
    <w:name w:val="heading 1"/>
    <w:basedOn w:val="Normaal"/>
    <w:next w:val="Normaal"/>
    <w:link w:val="Kop1Teken"/>
    <w:uiPriority w:val="9"/>
    <w:qFormat/>
    <w:rsid w:val="001464F4"/>
    <w:pPr>
      <w:keepNext/>
      <w:keepLines/>
      <w:spacing w:before="480"/>
      <w:outlineLvl w:val="0"/>
    </w:pPr>
    <w:rPr>
      <w:rFonts w:eastAsiaTheme="majorEastAsia" w:cstheme="majorBidi"/>
      <w:b/>
      <w:bCs/>
      <w:color w:val="345A8A" w:themeColor="accent1" w:themeShade="B5"/>
      <w:sz w:val="32"/>
      <w:szCs w:val="32"/>
    </w:rPr>
  </w:style>
  <w:style w:type="paragraph" w:styleId="Kop2">
    <w:name w:val="heading 2"/>
    <w:basedOn w:val="Normaal"/>
    <w:next w:val="Normaal"/>
    <w:link w:val="Kop2Teken"/>
    <w:uiPriority w:val="9"/>
    <w:unhideWhenUsed/>
    <w:qFormat/>
    <w:rsid w:val="001464F4"/>
    <w:pPr>
      <w:keepNext/>
      <w:keepLines/>
      <w:spacing w:before="200"/>
      <w:outlineLvl w:val="1"/>
    </w:pPr>
    <w:rPr>
      <w:rFonts w:eastAsiaTheme="majorEastAsia" w:cstheme="majorBidi"/>
      <w:b/>
      <w:bCs/>
      <w:color w:val="4F81BD" w:themeColor="accent1"/>
      <w:sz w:val="26"/>
      <w:szCs w:val="26"/>
    </w:rPr>
  </w:style>
  <w:style w:type="paragraph" w:styleId="Kop3">
    <w:name w:val="heading 3"/>
    <w:basedOn w:val="Normaal"/>
    <w:next w:val="Normaal"/>
    <w:link w:val="Kop3Teken"/>
    <w:uiPriority w:val="9"/>
    <w:unhideWhenUsed/>
    <w:qFormat/>
    <w:rsid w:val="00B056D7"/>
    <w:pPr>
      <w:keepNext/>
      <w:keepLines/>
      <w:spacing w:before="200"/>
      <w:outlineLvl w:val="2"/>
    </w:pPr>
    <w:rPr>
      <w:rFonts w:eastAsiaTheme="majorEastAsia" w:cstheme="majorBidi"/>
      <w:b/>
      <w:bCs/>
      <w:color w:val="4F81BD" w:themeColor="accent1"/>
    </w:rPr>
  </w:style>
  <w:style w:type="paragraph" w:styleId="Kop4">
    <w:name w:val="heading 4"/>
    <w:basedOn w:val="Normaal"/>
    <w:next w:val="Normaal"/>
    <w:link w:val="Kop4Teken"/>
    <w:uiPriority w:val="9"/>
    <w:unhideWhenUsed/>
    <w:qFormat/>
    <w:rsid w:val="005846CF"/>
    <w:pPr>
      <w:keepNext/>
      <w:keepLines/>
      <w:spacing w:before="200"/>
      <w:outlineLvl w:val="3"/>
    </w:pPr>
    <w:rPr>
      <w:rFonts w:eastAsiaTheme="majorEastAsia" w:cstheme="majorBidi"/>
      <w:b/>
      <w:bCs/>
      <w:i/>
      <w:i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Teken">
    <w:name w:val="Kop 1 Teken"/>
    <w:basedOn w:val="Standaardalinea-lettertype"/>
    <w:link w:val="Kop1"/>
    <w:uiPriority w:val="9"/>
    <w:rsid w:val="001464F4"/>
    <w:rPr>
      <w:rFonts w:asciiTheme="majorHAnsi" w:eastAsiaTheme="majorEastAsia" w:hAnsiTheme="majorHAnsi" w:cstheme="majorBidi"/>
      <w:b/>
      <w:bCs/>
      <w:color w:val="345A8A" w:themeColor="accent1" w:themeShade="B5"/>
      <w:sz w:val="32"/>
      <w:szCs w:val="32"/>
    </w:rPr>
  </w:style>
  <w:style w:type="character" w:customStyle="1" w:styleId="Kop2Teken">
    <w:name w:val="Kop 2 Teken"/>
    <w:basedOn w:val="Standaardalinea-lettertype"/>
    <w:link w:val="Kop2"/>
    <w:uiPriority w:val="9"/>
    <w:rsid w:val="001464F4"/>
    <w:rPr>
      <w:rFonts w:asciiTheme="majorHAnsi" w:eastAsiaTheme="majorEastAsia" w:hAnsiTheme="majorHAnsi" w:cstheme="majorBidi"/>
      <w:b/>
      <w:bCs/>
      <w:color w:val="4F81BD" w:themeColor="accent1"/>
      <w:sz w:val="26"/>
      <w:szCs w:val="26"/>
    </w:rPr>
  </w:style>
  <w:style w:type="paragraph" w:styleId="Titel">
    <w:name w:val="Title"/>
    <w:basedOn w:val="Normaal"/>
    <w:next w:val="Normaal"/>
    <w:link w:val="TitelTeken"/>
    <w:uiPriority w:val="10"/>
    <w:qFormat/>
    <w:rsid w:val="001464F4"/>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itelTeken">
    <w:name w:val="Titel Teken"/>
    <w:basedOn w:val="Standaardalinea-lettertype"/>
    <w:link w:val="Titel"/>
    <w:uiPriority w:val="10"/>
    <w:rsid w:val="001464F4"/>
    <w:rPr>
      <w:rFonts w:asciiTheme="majorHAnsi" w:eastAsiaTheme="majorEastAsia" w:hAnsiTheme="majorHAnsi" w:cstheme="majorBidi"/>
      <w:color w:val="17365D" w:themeColor="text2" w:themeShade="BF"/>
      <w:spacing w:val="5"/>
      <w:kern w:val="28"/>
      <w:sz w:val="52"/>
      <w:szCs w:val="52"/>
    </w:rPr>
  </w:style>
  <w:style w:type="paragraph" w:styleId="Subtitel">
    <w:name w:val="Subtitle"/>
    <w:basedOn w:val="Normaal"/>
    <w:next w:val="Normaal"/>
    <w:link w:val="SubtitelTeken"/>
    <w:uiPriority w:val="11"/>
    <w:qFormat/>
    <w:rsid w:val="001464F4"/>
    <w:pPr>
      <w:numPr>
        <w:ilvl w:val="1"/>
      </w:numPr>
    </w:pPr>
    <w:rPr>
      <w:rFonts w:eastAsiaTheme="majorEastAsia" w:cstheme="majorBidi"/>
      <w:i/>
      <w:iCs/>
      <w:color w:val="4F81BD" w:themeColor="accent1"/>
      <w:spacing w:val="15"/>
    </w:rPr>
  </w:style>
  <w:style w:type="character" w:customStyle="1" w:styleId="SubtitelTeken">
    <w:name w:val="Subtitel Teken"/>
    <w:basedOn w:val="Standaardalinea-lettertype"/>
    <w:link w:val="Subtitel"/>
    <w:uiPriority w:val="11"/>
    <w:rsid w:val="001464F4"/>
    <w:rPr>
      <w:rFonts w:asciiTheme="majorHAnsi" w:eastAsiaTheme="majorEastAsia" w:hAnsiTheme="majorHAnsi" w:cstheme="majorBidi"/>
      <w:i/>
      <w:iCs/>
      <w:color w:val="4F81BD" w:themeColor="accent1"/>
      <w:spacing w:val="15"/>
    </w:rPr>
  </w:style>
  <w:style w:type="table" w:styleId="Gemiddeldearcering1-accent5">
    <w:name w:val="Medium Shading 1 Accent 5"/>
    <w:basedOn w:val="Standaardtabel"/>
    <w:uiPriority w:val="63"/>
    <w:rsid w:val="001464F4"/>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Bijschrift">
    <w:name w:val="caption"/>
    <w:basedOn w:val="Normaal"/>
    <w:next w:val="Normaal"/>
    <w:uiPriority w:val="35"/>
    <w:unhideWhenUsed/>
    <w:qFormat/>
    <w:rsid w:val="001464F4"/>
    <w:pPr>
      <w:spacing w:after="200"/>
    </w:pPr>
    <w:rPr>
      <w:b/>
      <w:bCs/>
      <w:color w:val="4F81BD" w:themeColor="accent1"/>
      <w:sz w:val="18"/>
      <w:szCs w:val="18"/>
    </w:rPr>
  </w:style>
  <w:style w:type="paragraph" w:styleId="Kopvaninhoudsopgave">
    <w:name w:val="TOC Heading"/>
    <w:basedOn w:val="Kop1"/>
    <w:next w:val="Normaal"/>
    <w:uiPriority w:val="39"/>
    <w:unhideWhenUsed/>
    <w:qFormat/>
    <w:rsid w:val="001464F4"/>
    <w:pPr>
      <w:spacing w:line="276" w:lineRule="auto"/>
      <w:outlineLvl w:val="9"/>
    </w:pPr>
    <w:rPr>
      <w:color w:val="365F91" w:themeColor="accent1" w:themeShade="BF"/>
      <w:sz w:val="28"/>
      <w:szCs w:val="28"/>
    </w:rPr>
  </w:style>
  <w:style w:type="paragraph" w:styleId="Inhopg1">
    <w:name w:val="toc 1"/>
    <w:basedOn w:val="Normaal"/>
    <w:next w:val="Normaal"/>
    <w:autoRedefine/>
    <w:uiPriority w:val="39"/>
    <w:unhideWhenUsed/>
    <w:rsid w:val="001464F4"/>
    <w:pPr>
      <w:spacing w:before="120"/>
    </w:pPr>
    <w:rPr>
      <w:b/>
      <w:caps/>
      <w:sz w:val="22"/>
      <w:szCs w:val="22"/>
    </w:rPr>
  </w:style>
  <w:style w:type="paragraph" w:styleId="Inhopg2">
    <w:name w:val="toc 2"/>
    <w:basedOn w:val="Normaal"/>
    <w:next w:val="Normaal"/>
    <w:autoRedefine/>
    <w:uiPriority w:val="39"/>
    <w:unhideWhenUsed/>
    <w:rsid w:val="001464F4"/>
    <w:pPr>
      <w:ind w:left="240"/>
    </w:pPr>
    <w:rPr>
      <w:smallCaps/>
      <w:sz w:val="22"/>
      <w:szCs w:val="22"/>
    </w:rPr>
  </w:style>
  <w:style w:type="paragraph" w:styleId="Ballontekst">
    <w:name w:val="Balloon Text"/>
    <w:basedOn w:val="Normaal"/>
    <w:link w:val="BallontekstTeken"/>
    <w:uiPriority w:val="99"/>
    <w:semiHidden/>
    <w:unhideWhenUsed/>
    <w:rsid w:val="001464F4"/>
    <w:rPr>
      <w:rFonts w:ascii="Lucida Grande" w:hAnsi="Lucida Grande" w:cs="Lucida Grande"/>
      <w:sz w:val="18"/>
      <w:szCs w:val="18"/>
    </w:rPr>
  </w:style>
  <w:style w:type="character" w:customStyle="1" w:styleId="BallontekstTeken">
    <w:name w:val="Ballontekst Teken"/>
    <w:basedOn w:val="Standaardalinea-lettertype"/>
    <w:link w:val="Ballontekst"/>
    <w:uiPriority w:val="99"/>
    <w:semiHidden/>
    <w:rsid w:val="001464F4"/>
    <w:rPr>
      <w:rFonts w:ascii="Lucida Grande" w:hAnsi="Lucida Grande" w:cs="Lucida Grande"/>
      <w:sz w:val="18"/>
      <w:szCs w:val="18"/>
    </w:rPr>
  </w:style>
  <w:style w:type="character" w:styleId="Verwijzingopmerking">
    <w:name w:val="annotation reference"/>
    <w:basedOn w:val="Standaardalinea-lettertype"/>
    <w:uiPriority w:val="99"/>
    <w:semiHidden/>
    <w:unhideWhenUsed/>
    <w:rsid w:val="003976BC"/>
    <w:rPr>
      <w:sz w:val="18"/>
      <w:szCs w:val="18"/>
    </w:rPr>
  </w:style>
  <w:style w:type="paragraph" w:styleId="Tekstopmerking">
    <w:name w:val="annotation text"/>
    <w:basedOn w:val="Normaal"/>
    <w:link w:val="TekstopmerkingTeken"/>
    <w:uiPriority w:val="99"/>
    <w:semiHidden/>
    <w:unhideWhenUsed/>
    <w:rsid w:val="003976BC"/>
  </w:style>
  <w:style w:type="character" w:customStyle="1" w:styleId="TekstopmerkingTeken">
    <w:name w:val="Tekst opmerking Teken"/>
    <w:basedOn w:val="Standaardalinea-lettertype"/>
    <w:link w:val="Tekstopmerking"/>
    <w:uiPriority w:val="99"/>
    <w:semiHidden/>
    <w:rsid w:val="003976BC"/>
  </w:style>
  <w:style w:type="paragraph" w:styleId="Onderwerpvanopmerking">
    <w:name w:val="annotation subject"/>
    <w:basedOn w:val="Tekstopmerking"/>
    <w:next w:val="Tekstopmerking"/>
    <w:link w:val="OnderwerpvanopmerkingTeken"/>
    <w:uiPriority w:val="99"/>
    <w:semiHidden/>
    <w:unhideWhenUsed/>
    <w:rsid w:val="003976BC"/>
    <w:rPr>
      <w:b/>
      <w:bCs/>
      <w:sz w:val="20"/>
      <w:szCs w:val="20"/>
    </w:rPr>
  </w:style>
  <w:style w:type="character" w:customStyle="1" w:styleId="OnderwerpvanopmerkingTeken">
    <w:name w:val="Onderwerp van opmerking Teken"/>
    <w:basedOn w:val="TekstopmerkingTeken"/>
    <w:link w:val="Onderwerpvanopmerking"/>
    <w:uiPriority w:val="99"/>
    <w:semiHidden/>
    <w:rsid w:val="003976BC"/>
    <w:rPr>
      <w:b/>
      <w:bCs/>
      <w:sz w:val="20"/>
      <w:szCs w:val="20"/>
    </w:rPr>
  </w:style>
  <w:style w:type="character" w:styleId="Hyperlink">
    <w:name w:val="Hyperlink"/>
    <w:basedOn w:val="Standaardalinea-lettertype"/>
    <w:uiPriority w:val="99"/>
    <w:unhideWhenUsed/>
    <w:rsid w:val="004B6D6D"/>
    <w:rPr>
      <w:color w:val="0000FF" w:themeColor="hyperlink"/>
      <w:u w:val="single"/>
    </w:rPr>
  </w:style>
  <w:style w:type="paragraph" w:styleId="Voettekst">
    <w:name w:val="footer"/>
    <w:basedOn w:val="Normaal"/>
    <w:link w:val="VoettekstTeken"/>
    <w:uiPriority w:val="99"/>
    <w:unhideWhenUsed/>
    <w:rsid w:val="0069136D"/>
    <w:pPr>
      <w:tabs>
        <w:tab w:val="center" w:pos="4536"/>
        <w:tab w:val="right" w:pos="9072"/>
      </w:tabs>
    </w:pPr>
  </w:style>
  <w:style w:type="character" w:customStyle="1" w:styleId="VoettekstTeken">
    <w:name w:val="Voettekst Teken"/>
    <w:basedOn w:val="Standaardalinea-lettertype"/>
    <w:link w:val="Voettekst"/>
    <w:uiPriority w:val="99"/>
    <w:rsid w:val="0069136D"/>
  </w:style>
  <w:style w:type="character" w:styleId="Paginanummer">
    <w:name w:val="page number"/>
    <w:basedOn w:val="Standaardalinea-lettertype"/>
    <w:uiPriority w:val="99"/>
    <w:semiHidden/>
    <w:unhideWhenUsed/>
    <w:rsid w:val="0069136D"/>
  </w:style>
  <w:style w:type="paragraph" w:styleId="Koptekst">
    <w:name w:val="header"/>
    <w:basedOn w:val="Normaal"/>
    <w:link w:val="KoptekstTeken"/>
    <w:uiPriority w:val="99"/>
    <w:unhideWhenUsed/>
    <w:rsid w:val="00A2590A"/>
    <w:pPr>
      <w:tabs>
        <w:tab w:val="center" w:pos="4536"/>
        <w:tab w:val="right" w:pos="9072"/>
      </w:tabs>
    </w:pPr>
  </w:style>
  <w:style w:type="character" w:customStyle="1" w:styleId="KoptekstTeken">
    <w:name w:val="Koptekst Teken"/>
    <w:basedOn w:val="Standaardalinea-lettertype"/>
    <w:link w:val="Koptekst"/>
    <w:uiPriority w:val="99"/>
    <w:rsid w:val="00A2590A"/>
  </w:style>
  <w:style w:type="character" w:customStyle="1" w:styleId="Kop3Teken">
    <w:name w:val="Kop 3 Teken"/>
    <w:basedOn w:val="Standaardalinea-lettertype"/>
    <w:link w:val="Kop3"/>
    <w:uiPriority w:val="9"/>
    <w:rsid w:val="00B056D7"/>
    <w:rPr>
      <w:rFonts w:asciiTheme="majorHAnsi" w:eastAsiaTheme="majorEastAsia" w:hAnsiTheme="majorHAnsi" w:cstheme="majorBidi"/>
      <w:b/>
      <w:bCs/>
      <w:color w:val="4F81BD" w:themeColor="accent1"/>
    </w:rPr>
  </w:style>
  <w:style w:type="character" w:styleId="Regelnummer">
    <w:name w:val="line number"/>
    <w:basedOn w:val="Standaardalinea-lettertype"/>
    <w:uiPriority w:val="99"/>
    <w:semiHidden/>
    <w:unhideWhenUsed/>
    <w:rsid w:val="00FA7B59"/>
  </w:style>
  <w:style w:type="paragraph" w:styleId="Geenafstand">
    <w:name w:val="No Spacing"/>
    <w:uiPriority w:val="1"/>
    <w:qFormat/>
    <w:rsid w:val="00781EDD"/>
    <w:rPr>
      <w:rFonts w:asciiTheme="majorHAnsi" w:hAnsiTheme="majorHAnsi"/>
    </w:rPr>
  </w:style>
  <w:style w:type="paragraph" w:styleId="Inhopg3">
    <w:name w:val="toc 3"/>
    <w:basedOn w:val="Normaal"/>
    <w:next w:val="Normaal"/>
    <w:autoRedefine/>
    <w:uiPriority w:val="39"/>
    <w:unhideWhenUsed/>
    <w:rsid w:val="00E232EB"/>
    <w:pPr>
      <w:spacing w:after="100"/>
      <w:ind w:left="480"/>
    </w:pPr>
  </w:style>
  <w:style w:type="character" w:customStyle="1" w:styleId="Kop4Teken">
    <w:name w:val="Kop 4 Teken"/>
    <w:basedOn w:val="Standaardalinea-lettertype"/>
    <w:link w:val="Kop4"/>
    <w:uiPriority w:val="9"/>
    <w:rsid w:val="005846CF"/>
    <w:rPr>
      <w:rFonts w:asciiTheme="majorHAnsi" w:eastAsiaTheme="majorEastAsia" w:hAnsiTheme="majorHAnsi" w:cstheme="majorBidi"/>
      <w:b/>
      <w:bCs/>
      <w:i/>
      <w:iCs/>
      <w:color w:val="4F81BD" w:themeColor="accent1"/>
    </w:rPr>
  </w:style>
  <w:style w:type="paragraph" w:styleId="Inhopg4">
    <w:name w:val="toc 4"/>
    <w:basedOn w:val="Normaal"/>
    <w:next w:val="Normaal"/>
    <w:autoRedefine/>
    <w:uiPriority w:val="39"/>
    <w:unhideWhenUsed/>
    <w:rsid w:val="006338D7"/>
    <w:pPr>
      <w:ind w:left="720"/>
    </w:pPr>
  </w:style>
  <w:style w:type="paragraph" w:styleId="Inhopg5">
    <w:name w:val="toc 5"/>
    <w:basedOn w:val="Normaal"/>
    <w:next w:val="Normaal"/>
    <w:autoRedefine/>
    <w:uiPriority w:val="39"/>
    <w:unhideWhenUsed/>
    <w:rsid w:val="006338D7"/>
    <w:pPr>
      <w:ind w:left="960"/>
    </w:pPr>
  </w:style>
  <w:style w:type="paragraph" w:styleId="Inhopg6">
    <w:name w:val="toc 6"/>
    <w:basedOn w:val="Normaal"/>
    <w:next w:val="Normaal"/>
    <w:autoRedefine/>
    <w:uiPriority w:val="39"/>
    <w:unhideWhenUsed/>
    <w:rsid w:val="006338D7"/>
    <w:pPr>
      <w:ind w:left="1200"/>
    </w:pPr>
  </w:style>
  <w:style w:type="paragraph" w:styleId="Inhopg7">
    <w:name w:val="toc 7"/>
    <w:basedOn w:val="Normaal"/>
    <w:next w:val="Normaal"/>
    <w:autoRedefine/>
    <w:uiPriority w:val="39"/>
    <w:unhideWhenUsed/>
    <w:rsid w:val="006338D7"/>
    <w:pPr>
      <w:ind w:left="1440"/>
    </w:pPr>
  </w:style>
  <w:style w:type="paragraph" w:styleId="Inhopg8">
    <w:name w:val="toc 8"/>
    <w:basedOn w:val="Normaal"/>
    <w:next w:val="Normaal"/>
    <w:autoRedefine/>
    <w:uiPriority w:val="39"/>
    <w:unhideWhenUsed/>
    <w:rsid w:val="006338D7"/>
    <w:pPr>
      <w:ind w:left="1680"/>
    </w:pPr>
  </w:style>
  <w:style w:type="paragraph" w:styleId="Inhopg9">
    <w:name w:val="toc 9"/>
    <w:basedOn w:val="Normaal"/>
    <w:next w:val="Normaal"/>
    <w:autoRedefine/>
    <w:uiPriority w:val="39"/>
    <w:unhideWhenUsed/>
    <w:rsid w:val="006338D7"/>
    <w:pPr>
      <w:ind w:left="1920"/>
    </w:pPr>
  </w:style>
  <w:style w:type="paragraph" w:styleId="Documentstructuur">
    <w:name w:val="Document Map"/>
    <w:basedOn w:val="Normaal"/>
    <w:link w:val="DocumentstructuurTeken"/>
    <w:uiPriority w:val="99"/>
    <w:semiHidden/>
    <w:unhideWhenUsed/>
    <w:rsid w:val="00FD6B4C"/>
    <w:rPr>
      <w:rFonts w:ascii="Lucida Grande" w:hAnsi="Lucida Grande" w:cs="Lucida Grande"/>
    </w:rPr>
  </w:style>
  <w:style w:type="character" w:customStyle="1" w:styleId="DocumentstructuurTeken">
    <w:name w:val="Documentstructuur Teken"/>
    <w:basedOn w:val="Standaardalinea-lettertype"/>
    <w:link w:val="Documentstructuur"/>
    <w:uiPriority w:val="99"/>
    <w:semiHidden/>
    <w:rsid w:val="00FD6B4C"/>
    <w:rPr>
      <w:rFonts w:ascii="Lucida Grande" w:hAnsi="Lucida Grande" w:cs="Lucida Grande"/>
    </w:rPr>
  </w:style>
  <w:style w:type="paragraph" w:styleId="Revisie">
    <w:name w:val="Revision"/>
    <w:hidden/>
    <w:uiPriority w:val="99"/>
    <w:semiHidden/>
    <w:rsid w:val="00FD6B4C"/>
    <w:rPr>
      <w:rFonts w:asciiTheme="majorHAnsi" w:hAnsiTheme="majorHAnsi"/>
    </w:rPr>
  </w:style>
  <w:style w:type="paragraph" w:styleId="Lijstalinea">
    <w:name w:val="List Paragraph"/>
    <w:basedOn w:val="Normaal"/>
    <w:uiPriority w:val="34"/>
    <w:qFormat/>
    <w:rsid w:val="00C54370"/>
    <w:pPr>
      <w:ind w:left="720"/>
      <w:contextualSpacing/>
    </w:pPr>
  </w:style>
  <w:style w:type="character" w:styleId="GevolgdeHyperlink">
    <w:name w:val="FollowedHyperlink"/>
    <w:basedOn w:val="Standaardalinea-lettertype"/>
    <w:uiPriority w:val="99"/>
    <w:semiHidden/>
    <w:unhideWhenUsed/>
    <w:rsid w:val="009F6D9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657411">
      <w:bodyDiv w:val="1"/>
      <w:marLeft w:val="0"/>
      <w:marRight w:val="0"/>
      <w:marTop w:val="0"/>
      <w:marBottom w:val="0"/>
      <w:divBdr>
        <w:top w:val="none" w:sz="0" w:space="0" w:color="auto"/>
        <w:left w:val="none" w:sz="0" w:space="0" w:color="auto"/>
        <w:bottom w:val="none" w:sz="0" w:space="0" w:color="auto"/>
        <w:right w:val="none" w:sz="0" w:space="0" w:color="auto"/>
      </w:divBdr>
    </w:div>
    <w:div w:id="163084518">
      <w:bodyDiv w:val="1"/>
      <w:marLeft w:val="0"/>
      <w:marRight w:val="0"/>
      <w:marTop w:val="0"/>
      <w:marBottom w:val="0"/>
      <w:divBdr>
        <w:top w:val="none" w:sz="0" w:space="0" w:color="auto"/>
        <w:left w:val="none" w:sz="0" w:space="0" w:color="auto"/>
        <w:bottom w:val="none" w:sz="0" w:space="0" w:color="auto"/>
        <w:right w:val="none" w:sz="0" w:space="0" w:color="auto"/>
      </w:divBdr>
    </w:div>
    <w:div w:id="296381359">
      <w:bodyDiv w:val="1"/>
      <w:marLeft w:val="0"/>
      <w:marRight w:val="0"/>
      <w:marTop w:val="0"/>
      <w:marBottom w:val="0"/>
      <w:divBdr>
        <w:top w:val="none" w:sz="0" w:space="0" w:color="auto"/>
        <w:left w:val="none" w:sz="0" w:space="0" w:color="auto"/>
        <w:bottom w:val="none" w:sz="0" w:space="0" w:color="auto"/>
        <w:right w:val="none" w:sz="0" w:space="0" w:color="auto"/>
      </w:divBdr>
    </w:div>
    <w:div w:id="330522691">
      <w:bodyDiv w:val="1"/>
      <w:marLeft w:val="0"/>
      <w:marRight w:val="0"/>
      <w:marTop w:val="0"/>
      <w:marBottom w:val="0"/>
      <w:divBdr>
        <w:top w:val="none" w:sz="0" w:space="0" w:color="auto"/>
        <w:left w:val="none" w:sz="0" w:space="0" w:color="auto"/>
        <w:bottom w:val="none" w:sz="0" w:space="0" w:color="auto"/>
        <w:right w:val="none" w:sz="0" w:space="0" w:color="auto"/>
      </w:divBdr>
    </w:div>
    <w:div w:id="356543655">
      <w:bodyDiv w:val="1"/>
      <w:marLeft w:val="0"/>
      <w:marRight w:val="0"/>
      <w:marTop w:val="0"/>
      <w:marBottom w:val="0"/>
      <w:divBdr>
        <w:top w:val="none" w:sz="0" w:space="0" w:color="auto"/>
        <w:left w:val="none" w:sz="0" w:space="0" w:color="auto"/>
        <w:bottom w:val="none" w:sz="0" w:space="0" w:color="auto"/>
        <w:right w:val="none" w:sz="0" w:space="0" w:color="auto"/>
      </w:divBdr>
    </w:div>
    <w:div w:id="368915858">
      <w:bodyDiv w:val="1"/>
      <w:marLeft w:val="0"/>
      <w:marRight w:val="0"/>
      <w:marTop w:val="0"/>
      <w:marBottom w:val="0"/>
      <w:divBdr>
        <w:top w:val="none" w:sz="0" w:space="0" w:color="auto"/>
        <w:left w:val="none" w:sz="0" w:space="0" w:color="auto"/>
        <w:bottom w:val="none" w:sz="0" w:space="0" w:color="auto"/>
        <w:right w:val="none" w:sz="0" w:space="0" w:color="auto"/>
      </w:divBdr>
    </w:div>
    <w:div w:id="402947783">
      <w:bodyDiv w:val="1"/>
      <w:marLeft w:val="0"/>
      <w:marRight w:val="0"/>
      <w:marTop w:val="0"/>
      <w:marBottom w:val="0"/>
      <w:divBdr>
        <w:top w:val="none" w:sz="0" w:space="0" w:color="auto"/>
        <w:left w:val="none" w:sz="0" w:space="0" w:color="auto"/>
        <w:bottom w:val="none" w:sz="0" w:space="0" w:color="auto"/>
        <w:right w:val="none" w:sz="0" w:space="0" w:color="auto"/>
      </w:divBdr>
    </w:div>
    <w:div w:id="456529777">
      <w:bodyDiv w:val="1"/>
      <w:marLeft w:val="0"/>
      <w:marRight w:val="0"/>
      <w:marTop w:val="0"/>
      <w:marBottom w:val="0"/>
      <w:divBdr>
        <w:top w:val="none" w:sz="0" w:space="0" w:color="auto"/>
        <w:left w:val="none" w:sz="0" w:space="0" w:color="auto"/>
        <w:bottom w:val="none" w:sz="0" w:space="0" w:color="auto"/>
        <w:right w:val="none" w:sz="0" w:space="0" w:color="auto"/>
      </w:divBdr>
    </w:div>
    <w:div w:id="625311451">
      <w:bodyDiv w:val="1"/>
      <w:marLeft w:val="0"/>
      <w:marRight w:val="0"/>
      <w:marTop w:val="0"/>
      <w:marBottom w:val="0"/>
      <w:divBdr>
        <w:top w:val="none" w:sz="0" w:space="0" w:color="auto"/>
        <w:left w:val="none" w:sz="0" w:space="0" w:color="auto"/>
        <w:bottom w:val="none" w:sz="0" w:space="0" w:color="auto"/>
        <w:right w:val="none" w:sz="0" w:space="0" w:color="auto"/>
      </w:divBdr>
    </w:div>
    <w:div w:id="631906971">
      <w:bodyDiv w:val="1"/>
      <w:marLeft w:val="0"/>
      <w:marRight w:val="0"/>
      <w:marTop w:val="0"/>
      <w:marBottom w:val="0"/>
      <w:divBdr>
        <w:top w:val="none" w:sz="0" w:space="0" w:color="auto"/>
        <w:left w:val="none" w:sz="0" w:space="0" w:color="auto"/>
        <w:bottom w:val="none" w:sz="0" w:space="0" w:color="auto"/>
        <w:right w:val="none" w:sz="0" w:space="0" w:color="auto"/>
      </w:divBdr>
    </w:div>
    <w:div w:id="778569274">
      <w:bodyDiv w:val="1"/>
      <w:marLeft w:val="0"/>
      <w:marRight w:val="0"/>
      <w:marTop w:val="0"/>
      <w:marBottom w:val="0"/>
      <w:divBdr>
        <w:top w:val="none" w:sz="0" w:space="0" w:color="auto"/>
        <w:left w:val="none" w:sz="0" w:space="0" w:color="auto"/>
        <w:bottom w:val="none" w:sz="0" w:space="0" w:color="auto"/>
        <w:right w:val="none" w:sz="0" w:space="0" w:color="auto"/>
      </w:divBdr>
    </w:div>
    <w:div w:id="1107233713">
      <w:bodyDiv w:val="1"/>
      <w:marLeft w:val="0"/>
      <w:marRight w:val="0"/>
      <w:marTop w:val="0"/>
      <w:marBottom w:val="0"/>
      <w:divBdr>
        <w:top w:val="none" w:sz="0" w:space="0" w:color="auto"/>
        <w:left w:val="none" w:sz="0" w:space="0" w:color="auto"/>
        <w:bottom w:val="none" w:sz="0" w:space="0" w:color="auto"/>
        <w:right w:val="none" w:sz="0" w:space="0" w:color="auto"/>
      </w:divBdr>
    </w:div>
    <w:div w:id="1122117769">
      <w:bodyDiv w:val="1"/>
      <w:marLeft w:val="0"/>
      <w:marRight w:val="0"/>
      <w:marTop w:val="0"/>
      <w:marBottom w:val="0"/>
      <w:divBdr>
        <w:top w:val="none" w:sz="0" w:space="0" w:color="auto"/>
        <w:left w:val="none" w:sz="0" w:space="0" w:color="auto"/>
        <w:bottom w:val="none" w:sz="0" w:space="0" w:color="auto"/>
        <w:right w:val="none" w:sz="0" w:space="0" w:color="auto"/>
      </w:divBdr>
    </w:div>
    <w:div w:id="1130199011">
      <w:bodyDiv w:val="1"/>
      <w:marLeft w:val="0"/>
      <w:marRight w:val="0"/>
      <w:marTop w:val="0"/>
      <w:marBottom w:val="0"/>
      <w:divBdr>
        <w:top w:val="none" w:sz="0" w:space="0" w:color="auto"/>
        <w:left w:val="none" w:sz="0" w:space="0" w:color="auto"/>
        <w:bottom w:val="none" w:sz="0" w:space="0" w:color="auto"/>
        <w:right w:val="none" w:sz="0" w:space="0" w:color="auto"/>
      </w:divBdr>
    </w:div>
    <w:div w:id="1226837524">
      <w:bodyDiv w:val="1"/>
      <w:marLeft w:val="0"/>
      <w:marRight w:val="0"/>
      <w:marTop w:val="0"/>
      <w:marBottom w:val="0"/>
      <w:divBdr>
        <w:top w:val="none" w:sz="0" w:space="0" w:color="auto"/>
        <w:left w:val="none" w:sz="0" w:space="0" w:color="auto"/>
        <w:bottom w:val="none" w:sz="0" w:space="0" w:color="auto"/>
        <w:right w:val="none" w:sz="0" w:space="0" w:color="auto"/>
      </w:divBdr>
    </w:div>
    <w:div w:id="1695379320">
      <w:bodyDiv w:val="1"/>
      <w:marLeft w:val="0"/>
      <w:marRight w:val="0"/>
      <w:marTop w:val="0"/>
      <w:marBottom w:val="0"/>
      <w:divBdr>
        <w:top w:val="none" w:sz="0" w:space="0" w:color="auto"/>
        <w:left w:val="none" w:sz="0" w:space="0" w:color="auto"/>
        <w:bottom w:val="none" w:sz="0" w:space="0" w:color="auto"/>
        <w:right w:val="none" w:sz="0" w:space="0" w:color="auto"/>
      </w:divBdr>
    </w:div>
    <w:div w:id="1742751961">
      <w:bodyDiv w:val="1"/>
      <w:marLeft w:val="0"/>
      <w:marRight w:val="0"/>
      <w:marTop w:val="0"/>
      <w:marBottom w:val="0"/>
      <w:divBdr>
        <w:top w:val="none" w:sz="0" w:space="0" w:color="auto"/>
        <w:left w:val="none" w:sz="0" w:space="0" w:color="auto"/>
        <w:bottom w:val="none" w:sz="0" w:space="0" w:color="auto"/>
        <w:right w:val="none" w:sz="0" w:space="0" w:color="auto"/>
      </w:divBdr>
    </w:div>
    <w:div w:id="1748767406">
      <w:bodyDiv w:val="1"/>
      <w:marLeft w:val="0"/>
      <w:marRight w:val="0"/>
      <w:marTop w:val="0"/>
      <w:marBottom w:val="0"/>
      <w:divBdr>
        <w:top w:val="none" w:sz="0" w:space="0" w:color="auto"/>
        <w:left w:val="none" w:sz="0" w:space="0" w:color="auto"/>
        <w:bottom w:val="none" w:sz="0" w:space="0" w:color="auto"/>
        <w:right w:val="none" w:sz="0" w:space="0" w:color="auto"/>
      </w:divBdr>
    </w:div>
    <w:div w:id="2065105542">
      <w:bodyDiv w:val="1"/>
      <w:marLeft w:val="0"/>
      <w:marRight w:val="0"/>
      <w:marTop w:val="0"/>
      <w:marBottom w:val="0"/>
      <w:divBdr>
        <w:top w:val="none" w:sz="0" w:space="0" w:color="auto"/>
        <w:left w:val="none" w:sz="0" w:space="0" w:color="auto"/>
        <w:bottom w:val="none" w:sz="0" w:space="0" w:color="auto"/>
        <w:right w:val="none" w:sz="0" w:space="0" w:color="auto"/>
      </w:divBdr>
    </w:div>
    <w:div w:id="2068724160">
      <w:bodyDiv w:val="1"/>
      <w:marLeft w:val="0"/>
      <w:marRight w:val="0"/>
      <w:marTop w:val="0"/>
      <w:marBottom w:val="0"/>
      <w:divBdr>
        <w:top w:val="none" w:sz="0" w:space="0" w:color="auto"/>
        <w:left w:val="none" w:sz="0" w:space="0" w:color="auto"/>
        <w:bottom w:val="none" w:sz="0" w:space="0" w:color="auto"/>
        <w:right w:val="none" w:sz="0" w:space="0" w:color="auto"/>
      </w:divBdr>
    </w:div>
    <w:div w:id="207562024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4" Type="http://schemas.openxmlformats.org/officeDocument/2006/relationships/diagramQuickStyle" Target="diagrams/quickStyle1.xml"/><Relationship Id="rId15" Type="http://schemas.openxmlformats.org/officeDocument/2006/relationships/diagramColors" Target="diagrams/colors1.xml"/><Relationship Id="rId16" Type="http://schemas.microsoft.com/office/2007/relationships/diagramDrawing" Target="diagrams/drawing1.xml"/><Relationship Id="rId17" Type="http://schemas.openxmlformats.org/officeDocument/2006/relationships/hyperlink" Target="https://github.com/naturalis/img-classify/tree/master/webapp/ann" TargetMode="External"/><Relationship Id="rId18" Type="http://schemas.openxmlformats.org/officeDocument/2006/relationships/hyperlink" Target="http://www.empowernetwork.com/justiniskandar/blog/royal-treatment-for-the-ladys-slipper/" TargetMode="External"/><Relationship Id="rId19" Type="http://schemas.openxmlformats.org/officeDocument/2006/relationships/hyperlink" Target="http://www.theplantlist.org/browse/A/Orchidaceae/" TargetMode="External"/><Relationship Id="rId50" Type="http://schemas.openxmlformats.org/officeDocument/2006/relationships/hyperlink" Target="http://larve.net/people/hugo/" TargetMode="External"/><Relationship Id="rId51" Type="http://schemas.openxmlformats.org/officeDocument/2006/relationships/hyperlink" Target="http://larve.net/people/hugo/2005/12/offlickr/" TargetMode="External"/><Relationship Id="rId52" Type="http://schemas.openxmlformats.org/officeDocument/2006/relationships/hyperlink" Target="mailto:dmd@3e.org" TargetMode="External"/><Relationship Id="rId53" Type="http://schemas.openxmlformats.org/officeDocument/2006/relationships/hyperlink" Target="http://beej.us/flickr/flickrapi/" TargetMode="External"/><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image" Target="media/image8.tiff"/><Relationship Id="rId41" Type="http://schemas.openxmlformats.org/officeDocument/2006/relationships/image" Target="media/image9.tiff"/><Relationship Id="rId42" Type="http://schemas.openxmlformats.org/officeDocument/2006/relationships/image" Target="media/image10.tiff"/><Relationship Id="rId43" Type="http://schemas.openxmlformats.org/officeDocument/2006/relationships/image" Target="media/image11.tiff"/><Relationship Id="rId44" Type="http://schemas.openxmlformats.org/officeDocument/2006/relationships/image" Target="media/image12.tiff"/><Relationship Id="rId45" Type="http://schemas.openxmlformats.org/officeDocument/2006/relationships/image" Target="media/image13.jpeg"/><Relationship Id="rId46" Type="http://schemas.openxmlformats.org/officeDocument/2006/relationships/image" Target="media/image14.jpeg"/><Relationship Id="rId47" Type="http://schemas.openxmlformats.org/officeDocument/2006/relationships/hyperlink" Target="http://www.naturalis.nl" TargetMode="External"/><Relationship Id="rId48" Type="http://schemas.openxmlformats.org/officeDocument/2006/relationships/hyperlink" Target="http://www.naturalis.nl" TargetMode="External"/><Relationship Id="rId49" Type="http://schemas.openxmlformats.org/officeDocument/2006/relationships/hyperlink" Target="mailto:hugo@larve.net"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openxmlformats.org/officeDocument/2006/relationships/hyperlink" Target="http://www.microscopy-uk.org.uk/mag/artjan12/bj-slipper3.html" TargetMode="External"/><Relationship Id="rId31" Type="http://schemas.openxmlformats.org/officeDocument/2006/relationships/hyperlink" Target="https://www.keylemon.com/product/" TargetMode="External"/><Relationship Id="rId32" Type="http://schemas.openxmlformats.org/officeDocument/2006/relationships/hyperlink" Target="http://code.google.com/p/offlickr" TargetMode="External"/><Relationship Id="rId33" Type="http://schemas.openxmlformats.org/officeDocument/2006/relationships/footer" Target="footer1.xml"/><Relationship Id="rId34" Type="http://schemas.openxmlformats.org/officeDocument/2006/relationships/footer" Target="footer2.xml"/><Relationship Id="rId35" Type="http://schemas.openxmlformats.org/officeDocument/2006/relationships/image" Target="media/image3.png"/><Relationship Id="rId36" Type="http://schemas.openxmlformats.org/officeDocument/2006/relationships/image" Target="media/image4.png"/><Relationship Id="rId37" Type="http://schemas.openxmlformats.org/officeDocument/2006/relationships/image" Target="media/image5.png"/><Relationship Id="rId38" Type="http://schemas.openxmlformats.org/officeDocument/2006/relationships/image" Target="media/image6.png"/><Relationship Id="rId39" Type="http://schemas.openxmlformats.org/officeDocument/2006/relationships/image" Target="media/image7.png"/><Relationship Id="rId20" Type="http://schemas.openxmlformats.org/officeDocument/2006/relationships/hyperlink" Target="http://www1.american.edu/ted/orchid.htm" TargetMode="External"/><Relationship Id="rId21" Type="http://schemas.openxmlformats.org/officeDocument/2006/relationships/hyperlink" Target="http://www.kew.org/plants-fungi/Cypripedium-calceolus.htm" TargetMode="External"/><Relationship Id="rId22" Type="http://schemas.openxmlformats.org/officeDocument/2006/relationships/hyperlink" Target="http://www.gsmnation.com/blog/2013/02/19/snap-away-5-best-smartphone-cameras-available/" TargetMode="External"/><Relationship Id="rId23" Type="http://schemas.openxmlformats.org/officeDocument/2006/relationships/hyperlink" Target="http://www.tuxx.nl/post/adressering/" TargetMode="External"/><Relationship Id="rId24" Type="http://schemas.openxmlformats.org/officeDocument/2006/relationships/hyperlink" Target="http://www.unityfm.nl/nieuws.php?id=26906" TargetMode="External"/><Relationship Id="rId25" Type="http://schemas.openxmlformats.org/officeDocument/2006/relationships/hyperlink" Target="http://prabathsql.blogspot.nl/2013/01/introdiuction-to-query-optimizer.html" TargetMode="External"/><Relationship Id="rId26" Type="http://schemas.openxmlformats.org/officeDocument/2006/relationships/hyperlink" Target="http://www.ergotherapieopeigenkracht.nl/vergoeding-ergotherapie/" TargetMode="External"/><Relationship Id="rId27" Type="http://schemas.openxmlformats.org/officeDocument/2006/relationships/hyperlink" Target="http://www.ledkweeklampen.nl/" TargetMode="External"/><Relationship Id="rId28" Type="http://schemas.openxmlformats.org/officeDocument/2006/relationships/hyperlink" Target="http://shop.t-mobile.nl/eca/RAPRD/Apple-iPhone-4-8GB-wit/map48gbpwi.html?ab_agid=1021" TargetMode="External"/><Relationship Id="rId29" Type="http://schemas.openxmlformats.org/officeDocument/2006/relationships/hyperlink" Target="http://commons.wikimedia.org/wiki/File:Slipper_orchid_wyn1.jpg" TargetMode="External"/><Relationship Id="rId10" Type="http://schemas.openxmlformats.org/officeDocument/2006/relationships/comments" Target="comments.xml"/><Relationship Id="rId11" Type="http://schemas.openxmlformats.org/officeDocument/2006/relationships/image" Target="media/image2.png"/><Relationship Id="rId12" Type="http://schemas.openxmlformats.org/officeDocument/2006/relationships/diagramData" Target="diagrams/data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663B259-80D6-7D4C-83E5-72A0A54BDDAD}" type="doc">
      <dgm:prSet loTypeId="urn:microsoft.com/office/officeart/2005/8/layout/chevron2" loCatId="" qsTypeId="urn:microsoft.com/office/officeart/2005/8/quickstyle/simple4" qsCatId="simple" csTypeId="urn:microsoft.com/office/officeart/2005/8/colors/accent1_2" csCatId="accent1" phldr="1"/>
      <dgm:spPr/>
      <dgm:t>
        <a:bodyPr/>
        <a:lstStyle/>
        <a:p>
          <a:endParaRPr lang="nl-NL"/>
        </a:p>
      </dgm:t>
    </dgm:pt>
    <dgm:pt modelId="{EAE8B83B-6FBD-3D4C-8A0E-C21609F51D8E}">
      <dgm:prSet phldrT="[Tekst]" custT="1"/>
      <dgm:spPr>
        <a:gradFill flip="none" rotWithShape="0">
          <a:gsLst>
            <a:gs pos="0">
              <a:schemeClr val="accent1">
                <a:hueOff val="0"/>
                <a:satOff val="0"/>
                <a:lumOff val="0"/>
                <a:tint val="100000"/>
                <a:shade val="100000"/>
                <a:satMod val="130000"/>
              </a:schemeClr>
            </a:gs>
            <a:gs pos="100000">
              <a:schemeClr val="accent1">
                <a:hueOff val="0"/>
                <a:satOff val="0"/>
                <a:lumOff val="0"/>
                <a:tint val="50000"/>
                <a:shade val="100000"/>
                <a:satMod val="350000"/>
              </a:schemeClr>
            </a:gs>
          </a:gsLst>
          <a:lin ang="16200000" scaled="0"/>
          <a:tileRect/>
        </a:gradFill>
      </dgm:spPr>
      <dgm:t>
        <a:bodyPr/>
        <a:lstStyle/>
        <a:p>
          <a:r>
            <a:rPr lang="nl-NL" sz="1200" dirty="0" err="1"/>
            <a:t>training.sh</a:t>
          </a:r>
          <a:endParaRPr lang="nl-NL" sz="1200" dirty="0"/>
        </a:p>
      </dgm:t>
    </dgm:pt>
    <dgm:pt modelId="{3605FC46-77A1-4B47-A9F5-C74A024DBD87}" type="parTrans" cxnId="{374088DD-F1AC-F141-A94E-6845D8064668}">
      <dgm:prSet/>
      <dgm:spPr/>
      <dgm:t>
        <a:bodyPr/>
        <a:lstStyle/>
        <a:p>
          <a:endParaRPr lang="nl-NL"/>
        </a:p>
      </dgm:t>
    </dgm:pt>
    <dgm:pt modelId="{65C705DA-31E1-A847-BC05-474F3538B26D}" type="sibTrans" cxnId="{374088DD-F1AC-F141-A94E-6845D8064668}">
      <dgm:prSet/>
      <dgm:spPr/>
      <dgm:t>
        <a:bodyPr/>
        <a:lstStyle/>
        <a:p>
          <a:endParaRPr lang="nl-NL"/>
        </a:p>
      </dgm:t>
    </dgm:pt>
    <dgm:pt modelId="{33559E9F-10DB-7042-BB2A-D239C8117B5A}">
      <dgm:prSet phldrT="[Tekst]" custT="1"/>
      <dgm:spPr/>
      <dgm:t>
        <a:bodyPr/>
        <a:lstStyle/>
        <a:p>
          <a:r>
            <a:rPr lang="en-GB" sz="1050" noProof="0" dirty="0" smtClean="0"/>
            <a:t>offlickr.py: Download photographs and metadata</a:t>
          </a:r>
          <a:endParaRPr lang="en-GB" sz="1050" noProof="0" dirty="0"/>
        </a:p>
      </dgm:t>
    </dgm:pt>
    <dgm:pt modelId="{B7656F4D-0E94-C04A-9119-E229620D65E7}" type="parTrans" cxnId="{E41FEDB4-7F78-754C-9258-8DE4D5143DC9}">
      <dgm:prSet/>
      <dgm:spPr/>
      <dgm:t>
        <a:bodyPr/>
        <a:lstStyle/>
        <a:p>
          <a:endParaRPr lang="nl-NL"/>
        </a:p>
      </dgm:t>
    </dgm:pt>
    <dgm:pt modelId="{5450DB1C-03C2-6741-AE1A-10C36D583945}" type="sibTrans" cxnId="{E41FEDB4-7F78-754C-9258-8DE4D5143DC9}">
      <dgm:prSet/>
      <dgm:spPr/>
      <dgm:t>
        <a:bodyPr/>
        <a:lstStyle/>
        <a:p>
          <a:endParaRPr lang="nl-NL"/>
        </a:p>
      </dgm:t>
    </dgm:pt>
    <dgm:pt modelId="{F74D8FB1-9008-914E-834F-32ECD5ED7512}">
      <dgm:prSet phldrT="[Tekst]" custT="1"/>
      <dgm:spPr>
        <a:gradFill rotWithShape="0">
          <a:gsLst>
            <a:gs pos="0">
              <a:srgbClr val="2A5C99"/>
            </a:gs>
            <a:gs pos="100000">
              <a:srgbClr val="469DFF"/>
            </a:gs>
          </a:gsLst>
          <a:lin ang="16200000" scaled="0"/>
        </a:gradFill>
      </dgm:spPr>
      <dgm:t>
        <a:bodyPr/>
        <a:lstStyle/>
        <a:p>
          <a:r>
            <a:rPr lang="nl-NL" sz="1200" dirty="0" err="1"/>
            <a:t>create_traindata.sh</a:t>
          </a:r>
          <a:endParaRPr lang="nl-NL" sz="1200" dirty="0"/>
        </a:p>
      </dgm:t>
    </dgm:pt>
    <dgm:pt modelId="{7A74FE09-6133-AC4B-8EB4-BB0241D1EC90}" type="parTrans" cxnId="{096D09B6-1455-A84F-8106-DCB4DF55EF4A}">
      <dgm:prSet/>
      <dgm:spPr/>
      <dgm:t>
        <a:bodyPr/>
        <a:lstStyle/>
        <a:p>
          <a:endParaRPr lang="nl-NL"/>
        </a:p>
      </dgm:t>
    </dgm:pt>
    <dgm:pt modelId="{AA8CF3EE-3092-8A41-8862-E64A53B5F8FC}" type="sibTrans" cxnId="{096D09B6-1455-A84F-8106-DCB4DF55EF4A}">
      <dgm:prSet/>
      <dgm:spPr/>
      <dgm:t>
        <a:bodyPr/>
        <a:lstStyle/>
        <a:p>
          <a:endParaRPr lang="nl-NL"/>
        </a:p>
      </dgm:t>
    </dgm:pt>
    <dgm:pt modelId="{6535E88F-007D-D749-9134-536959B55E2E}">
      <dgm:prSet phldrT="[Tekst]" custT="1"/>
      <dgm:spPr/>
      <dgm:t>
        <a:bodyPr/>
        <a:lstStyle/>
        <a:p>
          <a:r>
            <a:rPr lang="en-GB" sz="1000" noProof="0" dirty="0" smtClean="0"/>
            <a:t>traindata2.pl: Create data useful for training the Artificial Neural Network </a:t>
          </a:r>
          <a:endParaRPr lang="en-GB" sz="1000" noProof="0" dirty="0"/>
        </a:p>
      </dgm:t>
    </dgm:pt>
    <dgm:pt modelId="{11C8824D-37D3-4D42-AE57-591282CD84F0}" type="parTrans" cxnId="{E306AE0D-D337-D84E-BFDF-9077F48D32B6}">
      <dgm:prSet/>
      <dgm:spPr/>
      <dgm:t>
        <a:bodyPr/>
        <a:lstStyle/>
        <a:p>
          <a:endParaRPr lang="nl-NL"/>
        </a:p>
      </dgm:t>
    </dgm:pt>
    <dgm:pt modelId="{0FD0C8E7-F6BD-484E-8EFE-3C8A6843D308}" type="sibTrans" cxnId="{E306AE0D-D337-D84E-BFDF-9077F48D32B6}">
      <dgm:prSet/>
      <dgm:spPr/>
      <dgm:t>
        <a:bodyPr/>
        <a:lstStyle/>
        <a:p>
          <a:endParaRPr lang="nl-NL"/>
        </a:p>
      </dgm:t>
    </dgm:pt>
    <dgm:pt modelId="{3253DF24-7575-FA47-8D0D-7C4A0FA4EFC5}">
      <dgm:prSet phldrT="[Tekst]" custT="1"/>
      <dgm:spPr>
        <a:gradFill flip="none" rotWithShape="1">
          <a:gsLst>
            <a:gs pos="0">
              <a:srgbClr val="009912"/>
            </a:gs>
            <a:gs pos="100000">
              <a:srgbClr val="00FF1E"/>
            </a:gs>
          </a:gsLst>
          <a:lin ang="10800000" scaled="0"/>
          <a:tileRect/>
        </a:gradFill>
        <a:ln>
          <a:solidFill>
            <a:srgbClr val="00E41A"/>
          </a:solidFill>
        </a:ln>
      </dgm:spPr>
      <dgm:t>
        <a:bodyPr/>
        <a:lstStyle/>
        <a:p>
          <a:r>
            <a:rPr lang="nl-NL" sz="1000" dirty="0" err="1"/>
            <a:t>modify_flower</a:t>
          </a:r>
          <a:r>
            <a:rPr lang="nl-NL" sz="1000" dirty="0" smtClean="0"/>
            <a:t>_ data.sh</a:t>
          </a:r>
          <a:endParaRPr lang="nl-NL" sz="1000" dirty="0"/>
        </a:p>
      </dgm:t>
    </dgm:pt>
    <dgm:pt modelId="{19FEFF96-2C6F-AD4E-B3FA-E338CBEF203B}" type="parTrans" cxnId="{5826B21D-4E07-924D-867A-F585C5EFD35F}">
      <dgm:prSet/>
      <dgm:spPr/>
      <dgm:t>
        <a:bodyPr/>
        <a:lstStyle/>
        <a:p>
          <a:endParaRPr lang="nl-NL"/>
        </a:p>
      </dgm:t>
    </dgm:pt>
    <dgm:pt modelId="{E9966B0F-87B3-1A49-9D20-5CFBA2AF779F}" type="sibTrans" cxnId="{5826B21D-4E07-924D-867A-F585C5EFD35F}">
      <dgm:prSet/>
      <dgm:spPr/>
      <dgm:t>
        <a:bodyPr/>
        <a:lstStyle/>
        <a:p>
          <a:endParaRPr lang="nl-NL"/>
        </a:p>
      </dgm:t>
    </dgm:pt>
    <dgm:pt modelId="{84CFB310-A114-6344-B9F7-05C45B1B2CC3}">
      <dgm:prSet phldrT="[Tekst]" custT="1"/>
      <dgm:spPr>
        <a:ln>
          <a:gradFill flip="none" rotWithShape="1">
            <a:gsLst>
              <a:gs pos="0">
                <a:srgbClr val="009912"/>
              </a:gs>
              <a:gs pos="100000">
                <a:srgbClr val="00FF1E"/>
              </a:gs>
            </a:gsLst>
            <a:lin ang="10800000" scaled="0"/>
            <a:tileRect/>
          </a:gradFill>
        </a:ln>
      </dgm:spPr>
      <dgm:t>
        <a:bodyPr/>
        <a:lstStyle/>
        <a:p>
          <a:r>
            <a:rPr lang="en-GB" sz="1000" noProof="0" dirty="0" smtClean="0"/>
            <a:t>add_columns.py: Add columns to the </a:t>
          </a:r>
          <a:r>
            <a:rPr lang="en-GB" sz="1000" noProof="0" dirty="0" err="1" smtClean="0"/>
            <a:t>tsv</a:t>
          </a:r>
          <a:r>
            <a:rPr lang="en-GB" sz="1000" noProof="0" dirty="0" smtClean="0"/>
            <a:t> files</a:t>
          </a:r>
          <a:endParaRPr lang="en-GB" sz="1000" noProof="0" dirty="0">
            <a:solidFill>
              <a:schemeClr val="tx1"/>
            </a:solidFill>
          </a:endParaRPr>
        </a:p>
      </dgm:t>
    </dgm:pt>
    <dgm:pt modelId="{EB461DB4-6E51-634B-BE5A-B730BB9C3177}" type="parTrans" cxnId="{962F1558-226C-1A47-8EC7-022748C79FB7}">
      <dgm:prSet/>
      <dgm:spPr/>
      <dgm:t>
        <a:bodyPr/>
        <a:lstStyle/>
        <a:p>
          <a:endParaRPr lang="nl-NL"/>
        </a:p>
      </dgm:t>
    </dgm:pt>
    <dgm:pt modelId="{A76BCAA1-5962-794B-9FE0-6BC629A0F923}" type="sibTrans" cxnId="{962F1558-226C-1A47-8EC7-022748C79FB7}">
      <dgm:prSet/>
      <dgm:spPr/>
      <dgm:t>
        <a:bodyPr/>
        <a:lstStyle/>
        <a:p>
          <a:endParaRPr lang="nl-NL"/>
        </a:p>
      </dgm:t>
    </dgm:pt>
    <dgm:pt modelId="{2628D5C1-A864-2240-B4A2-BF29B4069BDE}">
      <dgm:prSet phldrT="[Tekst]" custT="1"/>
      <dgm:spPr/>
      <dgm:t>
        <a:bodyPr/>
        <a:lstStyle/>
        <a:p>
          <a:r>
            <a:rPr lang="en-GB" sz="1050" noProof="0" dirty="0" smtClean="0"/>
            <a:t>get_tags.py: Extract tags from the metadata</a:t>
          </a:r>
          <a:endParaRPr lang="en-GB" sz="1050" noProof="0" dirty="0"/>
        </a:p>
      </dgm:t>
    </dgm:pt>
    <dgm:pt modelId="{4D1183D9-392E-B542-AC73-A542CAEF948E}" type="parTrans" cxnId="{C253D3EC-45C3-4D49-85A2-2BB45A83526B}">
      <dgm:prSet/>
      <dgm:spPr/>
      <dgm:t>
        <a:bodyPr/>
        <a:lstStyle/>
        <a:p>
          <a:endParaRPr lang="nl-NL"/>
        </a:p>
      </dgm:t>
    </dgm:pt>
    <dgm:pt modelId="{2D03BD61-7F9B-F647-B890-19D2400CDFC3}" type="sibTrans" cxnId="{C253D3EC-45C3-4D49-85A2-2BB45A83526B}">
      <dgm:prSet/>
      <dgm:spPr/>
      <dgm:t>
        <a:bodyPr/>
        <a:lstStyle/>
        <a:p>
          <a:endParaRPr lang="nl-NL"/>
        </a:p>
      </dgm:t>
    </dgm:pt>
    <dgm:pt modelId="{916EE9CF-CC5F-7043-AD5D-EFD2BAD9909B}">
      <dgm:prSet phldrT="[Tekst]" custT="1"/>
      <dgm:spPr>
        <a:ln>
          <a:gradFill flip="none" rotWithShape="1">
            <a:gsLst>
              <a:gs pos="0">
                <a:srgbClr val="009912"/>
              </a:gs>
              <a:gs pos="100000">
                <a:srgbClr val="00FF1E"/>
              </a:gs>
            </a:gsLst>
            <a:lin ang="10800000" scaled="0"/>
            <a:tileRect/>
          </a:gradFill>
        </a:ln>
      </dgm:spPr>
      <dgm:t>
        <a:bodyPr/>
        <a:lstStyle/>
        <a:p>
          <a:r>
            <a:rPr lang="en-GB" sz="1000" noProof="0" dirty="0" smtClean="0"/>
            <a:t>combine_files.py: Create tab separated value (</a:t>
          </a:r>
          <a:r>
            <a:rPr lang="en-GB" sz="1000" noProof="0" dirty="0" err="1" smtClean="0"/>
            <a:t>tsv</a:t>
          </a:r>
          <a:r>
            <a:rPr lang="en-GB" sz="1000" noProof="0" dirty="0" smtClean="0"/>
            <a:t>) files per </a:t>
          </a:r>
          <a:r>
            <a:rPr lang="en-GB" sz="1000" noProof="0" dirty="0" smtClean="0">
              <a:solidFill>
                <a:schemeClr val="tx1"/>
              </a:solidFill>
            </a:rPr>
            <a:t>section</a:t>
          </a:r>
          <a:r>
            <a:rPr lang="en-GB" sz="1000" noProof="0" dirty="0" smtClean="0"/>
            <a:t>  </a:t>
          </a:r>
          <a:endParaRPr lang="en-GB" sz="1000" noProof="0" dirty="0"/>
        </a:p>
      </dgm:t>
    </dgm:pt>
    <dgm:pt modelId="{45659F26-7B91-5A42-8E6B-55053BF0D406}" type="parTrans" cxnId="{CAAA41B5-1854-434C-A7AD-9EE28DF39289}">
      <dgm:prSet/>
      <dgm:spPr/>
      <dgm:t>
        <a:bodyPr/>
        <a:lstStyle/>
        <a:p>
          <a:endParaRPr lang="nl-NL"/>
        </a:p>
      </dgm:t>
    </dgm:pt>
    <dgm:pt modelId="{EFAF0C17-E4F6-8C40-84FD-0ADA6AE3A0D9}" type="sibTrans" cxnId="{CAAA41B5-1854-434C-A7AD-9EE28DF39289}">
      <dgm:prSet/>
      <dgm:spPr/>
      <dgm:t>
        <a:bodyPr/>
        <a:lstStyle/>
        <a:p>
          <a:endParaRPr lang="nl-NL"/>
        </a:p>
      </dgm:t>
    </dgm:pt>
    <dgm:pt modelId="{485ACC02-DFC3-A649-8725-A0E51E35AB9E}">
      <dgm:prSet phldrT="[Tekst]" custT="1"/>
      <dgm:spPr>
        <a:gradFill flip="none" rotWithShape="1">
          <a:gsLst>
            <a:gs pos="0">
              <a:srgbClr val="91009B"/>
            </a:gs>
            <a:gs pos="100000">
              <a:srgbClr val="F000FF"/>
            </a:gs>
          </a:gsLst>
          <a:lin ang="10800000" scaled="0"/>
          <a:tileRect/>
        </a:gradFill>
        <a:ln>
          <a:solidFill>
            <a:srgbClr val="9700A0"/>
          </a:solidFill>
        </a:ln>
      </dgm:spPr>
      <dgm:t>
        <a:bodyPr/>
        <a:lstStyle/>
        <a:p>
          <a:r>
            <a:rPr lang="nl-NL" sz="1200" dirty="0"/>
            <a:t>trainai.pl</a:t>
          </a:r>
        </a:p>
      </dgm:t>
    </dgm:pt>
    <dgm:pt modelId="{0E1377B5-6463-6746-81B6-B88D250EAF6F}" type="parTrans" cxnId="{3804B66A-70A7-8B45-AFE9-630D90B0604F}">
      <dgm:prSet/>
      <dgm:spPr/>
      <dgm:t>
        <a:bodyPr/>
        <a:lstStyle/>
        <a:p>
          <a:endParaRPr lang="nl-NL"/>
        </a:p>
      </dgm:t>
    </dgm:pt>
    <dgm:pt modelId="{D3FE33CF-BAFD-9541-AB07-80D1BD31A2DF}" type="sibTrans" cxnId="{3804B66A-70A7-8B45-AFE9-630D90B0604F}">
      <dgm:prSet/>
      <dgm:spPr/>
      <dgm:t>
        <a:bodyPr/>
        <a:lstStyle/>
        <a:p>
          <a:endParaRPr lang="nl-NL"/>
        </a:p>
      </dgm:t>
    </dgm:pt>
    <dgm:pt modelId="{DA14F850-6B53-C044-A6DC-CB56D9472E43}">
      <dgm:prSet phldrT="[Tekst]" custT="1"/>
      <dgm:spPr>
        <a:ln>
          <a:gradFill flip="none" rotWithShape="1">
            <a:gsLst>
              <a:gs pos="0">
                <a:srgbClr val="91009B"/>
              </a:gs>
              <a:gs pos="100000">
                <a:srgbClr val="F000FF"/>
              </a:gs>
            </a:gsLst>
            <a:lin ang="10800000" scaled="0"/>
            <a:tileRect/>
          </a:gradFill>
        </a:ln>
      </dgm:spPr>
      <dgm:t>
        <a:bodyPr/>
        <a:lstStyle/>
        <a:p>
          <a:r>
            <a:rPr lang="en-GB" sz="1000" noProof="0" dirty="0" smtClean="0">
              <a:solidFill>
                <a:srgbClr val="000000"/>
              </a:solidFill>
            </a:rPr>
            <a:t>Create a trained Artificial Neural Network for slipper orchid flower photographs</a:t>
          </a:r>
          <a:endParaRPr lang="en-GB" sz="1000" noProof="0" dirty="0">
            <a:solidFill>
              <a:srgbClr val="000000"/>
            </a:solidFill>
          </a:endParaRPr>
        </a:p>
      </dgm:t>
    </dgm:pt>
    <dgm:pt modelId="{9B32894D-802E-804A-8D52-2AFCD7C02E7A}" type="parTrans" cxnId="{2BB06FC2-AC5B-AF45-B1A8-DA96ED854F71}">
      <dgm:prSet/>
      <dgm:spPr/>
      <dgm:t>
        <a:bodyPr/>
        <a:lstStyle/>
        <a:p>
          <a:endParaRPr lang="nl-NL"/>
        </a:p>
      </dgm:t>
    </dgm:pt>
    <dgm:pt modelId="{E7057F43-A29D-894C-B77A-92B4EDFADDDE}" type="sibTrans" cxnId="{2BB06FC2-AC5B-AF45-B1A8-DA96ED854F71}">
      <dgm:prSet/>
      <dgm:spPr/>
      <dgm:t>
        <a:bodyPr/>
        <a:lstStyle/>
        <a:p>
          <a:endParaRPr lang="nl-NL"/>
        </a:p>
      </dgm:t>
    </dgm:pt>
    <dgm:pt modelId="{8A9DA821-BE40-F94A-B6C0-C8653EACDEA9}">
      <dgm:prSet phldrT="[Tekst]" custT="1"/>
      <dgm:spPr/>
      <dgm:t>
        <a:bodyPr/>
        <a:lstStyle/>
        <a:p>
          <a:r>
            <a:rPr lang="en-GB" sz="1050" noProof="0" dirty="0" smtClean="0"/>
            <a:t>Convert to </a:t>
          </a:r>
          <a:r>
            <a:rPr lang="en-GB" sz="1050" noProof="0" dirty="0" err="1" smtClean="0"/>
            <a:t>png</a:t>
          </a:r>
          <a:r>
            <a:rPr lang="en-GB" sz="1050" noProof="0" dirty="0" smtClean="0"/>
            <a:t> and move to correct directory</a:t>
          </a:r>
          <a:endParaRPr lang="en-GB" sz="1050" noProof="0" dirty="0"/>
        </a:p>
      </dgm:t>
    </dgm:pt>
    <dgm:pt modelId="{A029EE8F-A3FA-574B-A640-D69BCA1E7824}" type="sibTrans" cxnId="{DB402E20-0E0F-F14A-8A53-D837791B53D7}">
      <dgm:prSet/>
      <dgm:spPr/>
      <dgm:t>
        <a:bodyPr/>
        <a:lstStyle/>
        <a:p>
          <a:endParaRPr lang="nl-NL"/>
        </a:p>
      </dgm:t>
    </dgm:pt>
    <dgm:pt modelId="{DCF6B07D-7E29-5B47-A9EA-B20E757D023E}" type="parTrans" cxnId="{DB402E20-0E0F-F14A-8A53-D837791B53D7}">
      <dgm:prSet/>
      <dgm:spPr/>
      <dgm:t>
        <a:bodyPr/>
        <a:lstStyle/>
        <a:p>
          <a:endParaRPr lang="nl-NL"/>
        </a:p>
      </dgm:t>
    </dgm:pt>
    <dgm:pt modelId="{8D28DAE6-4826-A146-976E-088236B5D208}">
      <dgm:prSet phldrT="[Tekst]" custT="1"/>
      <dgm:spPr/>
      <dgm:t>
        <a:bodyPr/>
        <a:lstStyle/>
        <a:p>
          <a:r>
            <a:rPr lang="en-GB" sz="1050" noProof="0" dirty="0"/>
            <a:t>Manual check: check if all pictures are downloaded correct. If not, download the broken pictures by hand.</a:t>
          </a:r>
        </a:p>
      </dgm:t>
    </dgm:pt>
    <dgm:pt modelId="{FB8817B8-33C5-5B49-844A-AF4A9E89DA57}" type="parTrans" cxnId="{6EB79C30-95E9-8D4A-84EE-24D5F09E118D}">
      <dgm:prSet/>
      <dgm:spPr/>
      <dgm:t>
        <a:bodyPr/>
        <a:lstStyle/>
        <a:p>
          <a:endParaRPr lang="nl-NL"/>
        </a:p>
      </dgm:t>
    </dgm:pt>
    <dgm:pt modelId="{1D988993-3C65-F34A-A27E-D794621022FB}" type="sibTrans" cxnId="{6EB79C30-95E9-8D4A-84EE-24D5F09E118D}">
      <dgm:prSet/>
      <dgm:spPr/>
      <dgm:t>
        <a:bodyPr/>
        <a:lstStyle/>
        <a:p>
          <a:endParaRPr lang="nl-NL"/>
        </a:p>
      </dgm:t>
    </dgm:pt>
    <dgm:pt modelId="{42C878C4-2437-2C4F-B1B9-D36F94BD193C}" type="pres">
      <dgm:prSet presAssocID="{0663B259-80D6-7D4C-83E5-72A0A54BDDAD}" presName="linearFlow" presStyleCnt="0">
        <dgm:presLayoutVars>
          <dgm:dir/>
          <dgm:animLvl val="lvl"/>
          <dgm:resizeHandles val="exact"/>
        </dgm:presLayoutVars>
      </dgm:prSet>
      <dgm:spPr/>
      <dgm:t>
        <a:bodyPr/>
        <a:lstStyle/>
        <a:p>
          <a:endParaRPr lang="nl-NL"/>
        </a:p>
      </dgm:t>
    </dgm:pt>
    <dgm:pt modelId="{3507560D-3B5B-534C-B29A-AC1C8E0EA553}" type="pres">
      <dgm:prSet presAssocID="{EAE8B83B-6FBD-3D4C-8A0E-C21609F51D8E}" presName="composite" presStyleCnt="0"/>
      <dgm:spPr/>
    </dgm:pt>
    <dgm:pt modelId="{0B38807E-6485-AF47-A8A9-7D1ECE78FC92}" type="pres">
      <dgm:prSet presAssocID="{EAE8B83B-6FBD-3D4C-8A0E-C21609F51D8E}" presName="parentText" presStyleLbl="alignNode1" presStyleIdx="0" presStyleCnt="4" custLinFactNeighborX="0" custLinFactNeighborY="5903">
        <dgm:presLayoutVars>
          <dgm:chMax val="1"/>
          <dgm:bulletEnabled val="1"/>
        </dgm:presLayoutVars>
      </dgm:prSet>
      <dgm:spPr/>
      <dgm:t>
        <a:bodyPr/>
        <a:lstStyle/>
        <a:p>
          <a:endParaRPr lang="nl-NL"/>
        </a:p>
      </dgm:t>
    </dgm:pt>
    <dgm:pt modelId="{8AB2C90F-F998-C84E-9087-4A7588A0EC7F}" type="pres">
      <dgm:prSet presAssocID="{EAE8B83B-6FBD-3D4C-8A0E-C21609F51D8E}" presName="descendantText" presStyleLbl="alignAcc1" presStyleIdx="0" presStyleCnt="4" custLinFactNeighborX="343" custLinFactNeighborY="9081">
        <dgm:presLayoutVars>
          <dgm:bulletEnabled val="1"/>
        </dgm:presLayoutVars>
      </dgm:prSet>
      <dgm:spPr/>
      <dgm:t>
        <a:bodyPr/>
        <a:lstStyle/>
        <a:p>
          <a:endParaRPr lang="nl-NL"/>
        </a:p>
      </dgm:t>
    </dgm:pt>
    <dgm:pt modelId="{98725B59-C2F1-9C47-9FB1-61478B9E0039}" type="pres">
      <dgm:prSet presAssocID="{65C705DA-31E1-A847-BC05-474F3538B26D}" presName="sp" presStyleCnt="0"/>
      <dgm:spPr/>
    </dgm:pt>
    <dgm:pt modelId="{1BF0DDE8-16E3-4145-B45E-C82644118F5C}" type="pres">
      <dgm:prSet presAssocID="{F74D8FB1-9008-914E-834F-32ECD5ED7512}" presName="composite" presStyleCnt="0"/>
      <dgm:spPr/>
    </dgm:pt>
    <dgm:pt modelId="{B09766D8-F122-5A43-8EED-522D5BEF2FAE}" type="pres">
      <dgm:prSet presAssocID="{F74D8FB1-9008-914E-834F-32ECD5ED7512}" presName="parentText" presStyleLbl="alignNode1" presStyleIdx="1" presStyleCnt="4">
        <dgm:presLayoutVars>
          <dgm:chMax val="1"/>
          <dgm:bulletEnabled val="1"/>
        </dgm:presLayoutVars>
      </dgm:prSet>
      <dgm:spPr/>
      <dgm:t>
        <a:bodyPr/>
        <a:lstStyle/>
        <a:p>
          <a:endParaRPr lang="nl-NL"/>
        </a:p>
      </dgm:t>
    </dgm:pt>
    <dgm:pt modelId="{DF5D5123-6807-CC4F-90A4-3EBB94166B36}" type="pres">
      <dgm:prSet presAssocID="{F74D8FB1-9008-914E-834F-32ECD5ED7512}" presName="descendantText" presStyleLbl="alignAcc1" presStyleIdx="1" presStyleCnt="4">
        <dgm:presLayoutVars>
          <dgm:bulletEnabled val="1"/>
        </dgm:presLayoutVars>
      </dgm:prSet>
      <dgm:spPr/>
      <dgm:t>
        <a:bodyPr/>
        <a:lstStyle/>
        <a:p>
          <a:endParaRPr lang="nl-NL"/>
        </a:p>
      </dgm:t>
    </dgm:pt>
    <dgm:pt modelId="{9AB35032-2B9B-EC43-A033-31076B254BF7}" type="pres">
      <dgm:prSet presAssocID="{AA8CF3EE-3092-8A41-8862-E64A53B5F8FC}" presName="sp" presStyleCnt="0"/>
      <dgm:spPr/>
    </dgm:pt>
    <dgm:pt modelId="{6E37F5CC-3F6B-DE4B-B967-31334F858534}" type="pres">
      <dgm:prSet presAssocID="{3253DF24-7575-FA47-8D0D-7C4A0FA4EFC5}" presName="composite" presStyleCnt="0"/>
      <dgm:spPr/>
    </dgm:pt>
    <dgm:pt modelId="{BD2E2706-757B-1848-9C05-429AD4D8299C}" type="pres">
      <dgm:prSet presAssocID="{3253DF24-7575-FA47-8D0D-7C4A0FA4EFC5}" presName="parentText" presStyleLbl="alignNode1" presStyleIdx="2" presStyleCnt="4" custLinFactNeighborX="-47902" custLinFactNeighborY="-108">
        <dgm:presLayoutVars>
          <dgm:chMax val="1"/>
          <dgm:bulletEnabled val="1"/>
        </dgm:presLayoutVars>
      </dgm:prSet>
      <dgm:spPr/>
      <dgm:t>
        <a:bodyPr/>
        <a:lstStyle/>
        <a:p>
          <a:endParaRPr lang="nl-NL"/>
        </a:p>
      </dgm:t>
    </dgm:pt>
    <dgm:pt modelId="{D814C99E-1115-2C47-BCCE-4305765C98FB}" type="pres">
      <dgm:prSet presAssocID="{3253DF24-7575-FA47-8D0D-7C4A0FA4EFC5}" presName="descendantText" presStyleLbl="alignAcc1" presStyleIdx="2" presStyleCnt="4">
        <dgm:presLayoutVars>
          <dgm:bulletEnabled val="1"/>
        </dgm:presLayoutVars>
      </dgm:prSet>
      <dgm:spPr/>
      <dgm:t>
        <a:bodyPr/>
        <a:lstStyle/>
        <a:p>
          <a:endParaRPr lang="nl-NL"/>
        </a:p>
      </dgm:t>
    </dgm:pt>
    <dgm:pt modelId="{8040E240-7E35-8C40-B2C6-40E6DB184725}" type="pres">
      <dgm:prSet presAssocID="{E9966B0F-87B3-1A49-9D20-5CFBA2AF779F}" presName="sp" presStyleCnt="0"/>
      <dgm:spPr/>
    </dgm:pt>
    <dgm:pt modelId="{6F332F61-DFF8-4649-A305-26ADE849F4E1}" type="pres">
      <dgm:prSet presAssocID="{485ACC02-DFC3-A649-8725-A0E51E35AB9E}" presName="composite" presStyleCnt="0"/>
      <dgm:spPr/>
    </dgm:pt>
    <dgm:pt modelId="{884592F4-2D18-BA48-AA25-313BDAFE1A2F}" type="pres">
      <dgm:prSet presAssocID="{485ACC02-DFC3-A649-8725-A0E51E35AB9E}" presName="parentText" presStyleLbl="alignNode1" presStyleIdx="3" presStyleCnt="4">
        <dgm:presLayoutVars>
          <dgm:chMax val="1"/>
          <dgm:bulletEnabled val="1"/>
        </dgm:presLayoutVars>
      </dgm:prSet>
      <dgm:spPr/>
      <dgm:t>
        <a:bodyPr/>
        <a:lstStyle/>
        <a:p>
          <a:endParaRPr lang="nl-NL"/>
        </a:p>
      </dgm:t>
    </dgm:pt>
    <dgm:pt modelId="{625186AA-0538-3042-9298-1D5606E7F526}" type="pres">
      <dgm:prSet presAssocID="{485ACC02-DFC3-A649-8725-A0E51E35AB9E}" presName="descendantText" presStyleLbl="alignAcc1" presStyleIdx="3" presStyleCnt="4">
        <dgm:presLayoutVars>
          <dgm:bulletEnabled val="1"/>
        </dgm:presLayoutVars>
      </dgm:prSet>
      <dgm:spPr/>
      <dgm:t>
        <a:bodyPr/>
        <a:lstStyle/>
        <a:p>
          <a:endParaRPr lang="nl-NL"/>
        </a:p>
      </dgm:t>
    </dgm:pt>
  </dgm:ptLst>
  <dgm:cxnLst>
    <dgm:cxn modelId="{6AD98142-1394-4CB1-98A2-B0E5E787841D}" type="presOf" srcId="{485ACC02-DFC3-A649-8725-A0E51E35AB9E}" destId="{884592F4-2D18-BA48-AA25-313BDAFE1A2F}" srcOrd="0" destOrd="0" presId="urn:microsoft.com/office/officeart/2005/8/layout/chevron2"/>
    <dgm:cxn modelId="{141D7B76-531B-4179-84C7-1E60EA8AE127}" type="presOf" srcId="{F74D8FB1-9008-914E-834F-32ECD5ED7512}" destId="{B09766D8-F122-5A43-8EED-522D5BEF2FAE}" srcOrd="0" destOrd="0" presId="urn:microsoft.com/office/officeart/2005/8/layout/chevron2"/>
    <dgm:cxn modelId="{F554D2EF-229B-4263-965D-5B2CC73645C4}" type="presOf" srcId="{84CFB310-A114-6344-B9F7-05C45B1B2CC3}" destId="{D814C99E-1115-2C47-BCCE-4305765C98FB}" srcOrd="0" destOrd="1" presId="urn:microsoft.com/office/officeart/2005/8/layout/chevron2"/>
    <dgm:cxn modelId="{3FB01B4E-4A12-4A05-A9A1-C4643116D1FB}" type="presOf" srcId="{0663B259-80D6-7D4C-83E5-72A0A54BDDAD}" destId="{42C878C4-2437-2C4F-B1B9-D36F94BD193C}" srcOrd="0" destOrd="0" presId="urn:microsoft.com/office/officeart/2005/8/layout/chevron2"/>
    <dgm:cxn modelId="{14BF4B9F-ADBA-4763-9A37-3E29480D9E87}" type="presOf" srcId="{DA14F850-6B53-C044-A6DC-CB56D9472E43}" destId="{625186AA-0538-3042-9298-1D5606E7F526}" srcOrd="0" destOrd="0" presId="urn:microsoft.com/office/officeart/2005/8/layout/chevron2"/>
    <dgm:cxn modelId="{B89DE23C-7EAE-4CDB-883C-02AA568183E2}" type="presOf" srcId="{3253DF24-7575-FA47-8D0D-7C4A0FA4EFC5}" destId="{BD2E2706-757B-1848-9C05-429AD4D8299C}" srcOrd="0" destOrd="0" presId="urn:microsoft.com/office/officeart/2005/8/layout/chevron2"/>
    <dgm:cxn modelId="{096D09B6-1455-A84F-8106-DCB4DF55EF4A}" srcId="{0663B259-80D6-7D4C-83E5-72A0A54BDDAD}" destId="{F74D8FB1-9008-914E-834F-32ECD5ED7512}" srcOrd="1" destOrd="0" parTransId="{7A74FE09-6133-AC4B-8EB4-BB0241D1EC90}" sibTransId="{AA8CF3EE-3092-8A41-8862-E64A53B5F8FC}"/>
    <dgm:cxn modelId="{C253D3EC-45C3-4D49-85A2-2BB45A83526B}" srcId="{EAE8B83B-6FBD-3D4C-8A0E-C21609F51D8E}" destId="{2628D5C1-A864-2240-B4A2-BF29B4069BDE}" srcOrd="1" destOrd="0" parTransId="{4D1183D9-392E-B542-AC73-A542CAEF948E}" sibTransId="{2D03BD61-7F9B-F647-B890-19D2400CDFC3}"/>
    <dgm:cxn modelId="{01000B81-A51C-469F-983A-97CA68B519F0}" type="presOf" srcId="{6535E88F-007D-D749-9134-536959B55E2E}" destId="{DF5D5123-6807-CC4F-90A4-3EBB94166B36}" srcOrd="0" destOrd="0" presId="urn:microsoft.com/office/officeart/2005/8/layout/chevron2"/>
    <dgm:cxn modelId="{77A73CA3-FC37-4C43-B5E5-3AC768B8C9A8}" type="presOf" srcId="{EAE8B83B-6FBD-3D4C-8A0E-C21609F51D8E}" destId="{0B38807E-6485-AF47-A8A9-7D1ECE78FC92}" srcOrd="0" destOrd="0" presId="urn:microsoft.com/office/officeart/2005/8/layout/chevron2"/>
    <dgm:cxn modelId="{E7D6E632-F214-4032-9FDA-320E07782E0C}" type="presOf" srcId="{33559E9F-10DB-7042-BB2A-D239C8117B5A}" destId="{8AB2C90F-F998-C84E-9087-4A7588A0EC7F}" srcOrd="0" destOrd="0" presId="urn:microsoft.com/office/officeart/2005/8/layout/chevron2"/>
    <dgm:cxn modelId="{7A85B532-9E62-4243-A3B4-A948ADF2208D}" type="presOf" srcId="{8D28DAE6-4826-A146-976E-088236B5D208}" destId="{8AB2C90F-F998-C84E-9087-4A7588A0EC7F}" srcOrd="0" destOrd="2" presId="urn:microsoft.com/office/officeart/2005/8/layout/chevron2"/>
    <dgm:cxn modelId="{CAAA41B5-1854-434C-A7AD-9EE28DF39289}" srcId="{3253DF24-7575-FA47-8D0D-7C4A0FA4EFC5}" destId="{916EE9CF-CC5F-7043-AD5D-EFD2BAD9909B}" srcOrd="0" destOrd="0" parTransId="{45659F26-7B91-5A42-8E6B-55053BF0D406}" sibTransId="{EFAF0C17-E4F6-8C40-84FD-0ADA6AE3A0D9}"/>
    <dgm:cxn modelId="{6EB79C30-95E9-8D4A-84EE-24D5F09E118D}" srcId="{EAE8B83B-6FBD-3D4C-8A0E-C21609F51D8E}" destId="{8D28DAE6-4826-A146-976E-088236B5D208}" srcOrd="2" destOrd="0" parTransId="{FB8817B8-33C5-5B49-844A-AF4A9E89DA57}" sibTransId="{1D988993-3C65-F34A-A27E-D794621022FB}"/>
    <dgm:cxn modelId="{E306AE0D-D337-D84E-BFDF-9077F48D32B6}" srcId="{F74D8FB1-9008-914E-834F-32ECD5ED7512}" destId="{6535E88F-007D-D749-9134-536959B55E2E}" srcOrd="0" destOrd="0" parTransId="{11C8824D-37D3-4D42-AE57-591282CD84F0}" sibTransId="{0FD0C8E7-F6BD-484E-8EFE-3C8A6843D308}"/>
    <dgm:cxn modelId="{374088DD-F1AC-F141-A94E-6845D8064668}" srcId="{0663B259-80D6-7D4C-83E5-72A0A54BDDAD}" destId="{EAE8B83B-6FBD-3D4C-8A0E-C21609F51D8E}" srcOrd="0" destOrd="0" parTransId="{3605FC46-77A1-4B47-A9F5-C74A024DBD87}" sibTransId="{65C705DA-31E1-A847-BC05-474F3538B26D}"/>
    <dgm:cxn modelId="{962F1558-226C-1A47-8EC7-022748C79FB7}" srcId="{3253DF24-7575-FA47-8D0D-7C4A0FA4EFC5}" destId="{84CFB310-A114-6344-B9F7-05C45B1B2CC3}" srcOrd="1" destOrd="0" parTransId="{EB461DB4-6E51-634B-BE5A-B730BB9C3177}" sibTransId="{A76BCAA1-5962-794B-9FE0-6BC629A0F923}"/>
    <dgm:cxn modelId="{5826B21D-4E07-924D-867A-F585C5EFD35F}" srcId="{0663B259-80D6-7D4C-83E5-72A0A54BDDAD}" destId="{3253DF24-7575-FA47-8D0D-7C4A0FA4EFC5}" srcOrd="2" destOrd="0" parTransId="{19FEFF96-2C6F-AD4E-B3FA-E338CBEF203B}" sibTransId="{E9966B0F-87B3-1A49-9D20-5CFBA2AF779F}"/>
    <dgm:cxn modelId="{E41FEDB4-7F78-754C-9258-8DE4D5143DC9}" srcId="{EAE8B83B-6FBD-3D4C-8A0E-C21609F51D8E}" destId="{33559E9F-10DB-7042-BB2A-D239C8117B5A}" srcOrd="0" destOrd="0" parTransId="{B7656F4D-0E94-C04A-9119-E229620D65E7}" sibTransId="{5450DB1C-03C2-6741-AE1A-10C36D583945}"/>
    <dgm:cxn modelId="{2BB06FC2-AC5B-AF45-B1A8-DA96ED854F71}" srcId="{485ACC02-DFC3-A649-8725-A0E51E35AB9E}" destId="{DA14F850-6B53-C044-A6DC-CB56D9472E43}" srcOrd="0" destOrd="0" parTransId="{9B32894D-802E-804A-8D52-2AFCD7C02E7A}" sibTransId="{E7057F43-A29D-894C-B77A-92B4EDFADDDE}"/>
    <dgm:cxn modelId="{DB402E20-0E0F-F14A-8A53-D837791B53D7}" srcId="{EAE8B83B-6FBD-3D4C-8A0E-C21609F51D8E}" destId="{8A9DA821-BE40-F94A-B6C0-C8653EACDEA9}" srcOrd="3" destOrd="0" parTransId="{DCF6B07D-7E29-5B47-A9EA-B20E757D023E}" sibTransId="{A029EE8F-A3FA-574B-A640-D69BCA1E7824}"/>
    <dgm:cxn modelId="{A01F2E51-E085-44C1-A406-5D45A721DF64}" type="presOf" srcId="{8A9DA821-BE40-F94A-B6C0-C8653EACDEA9}" destId="{8AB2C90F-F998-C84E-9087-4A7588A0EC7F}" srcOrd="0" destOrd="3" presId="urn:microsoft.com/office/officeart/2005/8/layout/chevron2"/>
    <dgm:cxn modelId="{3804B66A-70A7-8B45-AFE9-630D90B0604F}" srcId="{0663B259-80D6-7D4C-83E5-72A0A54BDDAD}" destId="{485ACC02-DFC3-A649-8725-A0E51E35AB9E}" srcOrd="3" destOrd="0" parTransId="{0E1377B5-6463-6746-81B6-B88D250EAF6F}" sibTransId="{D3FE33CF-BAFD-9541-AB07-80D1BD31A2DF}"/>
    <dgm:cxn modelId="{CE547379-94D7-41CE-BE73-9E48D5CC001E}" type="presOf" srcId="{916EE9CF-CC5F-7043-AD5D-EFD2BAD9909B}" destId="{D814C99E-1115-2C47-BCCE-4305765C98FB}" srcOrd="0" destOrd="0" presId="urn:microsoft.com/office/officeart/2005/8/layout/chevron2"/>
    <dgm:cxn modelId="{7E9CA875-AC67-4B41-AA04-C2276286B561}" type="presOf" srcId="{2628D5C1-A864-2240-B4A2-BF29B4069BDE}" destId="{8AB2C90F-F998-C84E-9087-4A7588A0EC7F}" srcOrd="0" destOrd="1" presId="urn:microsoft.com/office/officeart/2005/8/layout/chevron2"/>
    <dgm:cxn modelId="{4A5F0102-91E9-4CF0-B66A-E42FCE896EB3}" type="presParOf" srcId="{42C878C4-2437-2C4F-B1B9-D36F94BD193C}" destId="{3507560D-3B5B-534C-B29A-AC1C8E0EA553}" srcOrd="0" destOrd="0" presId="urn:microsoft.com/office/officeart/2005/8/layout/chevron2"/>
    <dgm:cxn modelId="{8968B120-585D-4E56-B0ED-A3B6FE113B19}" type="presParOf" srcId="{3507560D-3B5B-534C-B29A-AC1C8E0EA553}" destId="{0B38807E-6485-AF47-A8A9-7D1ECE78FC92}" srcOrd="0" destOrd="0" presId="urn:microsoft.com/office/officeart/2005/8/layout/chevron2"/>
    <dgm:cxn modelId="{78FD713C-AFBA-4BC3-B141-87D04C41E4DB}" type="presParOf" srcId="{3507560D-3B5B-534C-B29A-AC1C8E0EA553}" destId="{8AB2C90F-F998-C84E-9087-4A7588A0EC7F}" srcOrd="1" destOrd="0" presId="urn:microsoft.com/office/officeart/2005/8/layout/chevron2"/>
    <dgm:cxn modelId="{00665946-690E-4390-82EB-7F7E5DB22D34}" type="presParOf" srcId="{42C878C4-2437-2C4F-B1B9-D36F94BD193C}" destId="{98725B59-C2F1-9C47-9FB1-61478B9E0039}" srcOrd="1" destOrd="0" presId="urn:microsoft.com/office/officeart/2005/8/layout/chevron2"/>
    <dgm:cxn modelId="{960439AD-EDA6-4EAF-B2C7-46F324984684}" type="presParOf" srcId="{42C878C4-2437-2C4F-B1B9-D36F94BD193C}" destId="{1BF0DDE8-16E3-4145-B45E-C82644118F5C}" srcOrd="2" destOrd="0" presId="urn:microsoft.com/office/officeart/2005/8/layout/chevron2"/>
    <dgm:cxn modelId="{3C79BF47-481A-42D7-B6C1-62A05A2982EF}" type="presParOf" srcId="{1BF0DDE8-16E3-4145-B45E-C82644118F5C}" destId="{B09766D8-F122-5A43-8EED-522D5BEF2FAE}" srcOrd="0" destOrd="0" presId="urn:microsoft.com/office/officeart/2005/8/layout/chevron2"/>
    <dgm:cxn modelId="{377D66C8-6F89-46D0-B33F-8091AF62EBB3}" type="presParOf" srcId="{1BF0DDE8-16E3-4145-B45E-C82644118F5C}" destId="{DF5D5123-6807-CC4F-90A4-3EBB94166B36}" srcOrd="1" destOrd="0" presId="urn:microsoft.com/office/officeart/2005/8/layout/chevron2"/>
    <dgm:cxn modelId="{D9E66CB6-261D-4846-B559-D5EB041707FA}" type="presParOf" srcId="{42C878C4-2437-2C4F-B1B9-D36F94BD193C}" destId="{9AB35032-2B9B-EC43-A033-31076B254BF7}" srcOrd="3" destOrd="0" presId="urn:microsoft.com/office/officeart/2005/8/layout/chevron2"/>
    <dgm:cxn modelId="{D54F410A-EF02-4A60-B134-ED84E68DCC7A}" type="presParOf" srcId="{42C878C4-2437-2C4F-B1B9-D36F94BD193C}" destId="{6E37F5CC-3F6B-DE4B-B967-31334F858534}" srcOrd="4" destOrd="0" presId="urn:microsoft.com/office/officeart/2005/8/layout/chevron2"/>
    <dgm:cxn modelId="{E78E47BF-C205-48AC-9D3B-38834ECACED3}" type="presParOf" srcId="{6E37F5CC-3F6B-DE4B-B967-31334F858534}" destId="{BD2E2706-757B-1848-9C05-429AD4D8299C}" srcOrd="0" destOrd="0" presId="urn:microsoft.com/office/officeart/2005/8/layout/chevron2"/>
    <dgm:cxn modelId="{B83307CD-F3DE-4F5C-BA11-84BB0BD1CC02}" type="presParOf" srcId="{6E37F5CC-3F6B-DE4B-B967-31334F858534}" destId="{D814C99E-1115-2C47-BCCE-4305765C98FB}" srcOrd="1" destOrd="0" presId="urn:microsoft.com/office/officeart/2005/8/layout/chevron2"/>
    <dgm:cxn modelId="{72F79801-95DB-4D39-986C-693CA3589E19}" type="presParOf" srcId="{42C878C4-2437-2C4F-B1B9-D36F94BD193C}" destId="{8040E240-7E35-8C40-B2C6-40E6DB184725}" srcOrd="5" destOrd="0" presId="urn:microsoft.com/office/officeart/2005/8/layout/chevron2"/>
    <dgm:cxn modelId="{73369C2E-FCE4-47AF-8849-CA17FEE5F627}" type="presParOf" srcId="{42C878C4-2437-2C4F-B1B9-D36F94BD193C}" destId="{6F332F61-DFF8-4649-A305-26ADE849F4E1}" srcOrd="6" destOrd="0" presId="urn:microsoft.com/office/officeart/2005/8/layout/chevron2"/>
    <dgm:cxn modelId="{9BC2C55D-71B9-4034-8C8C-571AEA316AA2}" type="presParOf" srcId="{6F332F61-DFF8-4649-A305-26ADE849F4E1}" destId="{884592F4-2D18-BA48-AA25-313BDAFE1A2F}" srcOrd="0" destOrd="0" presId="urn:microsoft.com/office/officeart/2005/8/layout/chevron2"/>
    <dgm:cxn modelId="{AFCBD744-C0FF-4570-85F2-4F49A1ECA9BF}" type="presParOf" srcId="{6F332F61-DFF8-4649-A305-26ADE849F4E1}" destId="{625186AA-0538-3042-9298-1D5606E7F526}" srcOrd="1" destOrd="0" presId="urn:microsoft.com/office/officeart/2005/8/layout/chevron2"/>
  </dgm:cxnLst>
  <dgm:bg>
    <a:noFill/>
  </dgm:bg>
  <dgm:whole>
    <a:ln>
      <a:noFill/>
    </a:ln>
  </dgm:whole>
  <dgm:extLst>
    <a:ext uri="http://schemas.microsoft.com/office/drawing/2008/diagram">
      <dsp:dataModelExt xmlns:dsp="http://schemas.microsoft.com/office/drawing/2008/diagram" relId="rId16"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B38807E-6485-AF47-A8A9-7D1ECE78FC92}">
      <dsp:nvSpPr>
        <dsp:cNvPr id="0" name=""/>
        <dsp:cNvSpPr/>
      </dsp:nvSpPr>
      <dsp:spPr>
        <a:xfrm rot="5400000">
          <a:off x="-183048" y="260400"/>
          <a:ext cx="1220320" cy="854224"/>
        </a:xfrm>
        <a:prstGeom prst="chevron">
          <a:avLst/>
        </a:prstGeom>
        <a:gradFill flip="none" rotWithShape="0">
          <a:gsLst>
            <a:gs pos="0">
              <a:schemeClr val="accent1">
                <a:hueOff val="0"/>
                <a:satOff val="0"/>
                <a:lumOff val="0"/>
                <a:tint val="100000"/>
                <a:shade val="100000"/>
                <a:satMod val="130000"/>
              </a:schemeClr>
            </a:gs>
            <a:gs pos="100000">
              <a:schemeClr val="accent1">
                <a:hueOff val="0"/>
                <a:satOff val="0"/>
                <a:lumOff val="0"/>
                <a:tint val="50000"/>
                <a:shade val="100000"/>
                <a:satMod val="350000"/>
              </a:schemeClr>
            </a:gs>
          </a:gsLst>
          <a:lin ang="16200000" scaled="0"/>
          <a:tileRect/>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nl-NL" sz="1200" kern="1200" dirty="0" err="1"/>
            <a:t>training.sh</a:t>
          </a:r>
          <a:endParaRPr lang="nl-NL" sz="1200" kern="1200" dirty="0"/>
        </a:p>
      </dsp:txBody>
      <dsp:txXfrm rot="-5400000">
        <a:off x="0" y="504464"/>
        <a:ext cx="854224" cy="366096"/>
      </dsp:txXfrm>
    </dsp:sp>
    <dsp:sp modelId="{8AB2C90F-F998-C84E-9087-4A7588A0EC7F}">
      <dsp:nvSpPr>
        <dsp:cNvPr id="0" name=""/>
        <dsp:cNvSpPr/>
      </dsp:nvSpPr>
      <dsp:spPr>
        <a:xfrm rot="5400000">
          <a:off x="2937855" y="-2006283"/>
          <a:ext cx="793208" cy="4960470"/>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66725">
            <a:lnSpc>
              <a:spcPct val="90000"/>
            </a:lnSpc>
            <a:spcBef>
              <a:spcPct val="0"/>
            </a:spcBef>
            <a:spcAft>
              <a:spcPct val="15000"/>
            </a:spcAft>
            <a:buChar char="••"/>
          </a:pPr>
          <a:r>
            <a:rPr lang="en-GB" sz="1050" kern="1200" noProof="0" dirty="0" smtClean="0"/>
            <a:t>offlickr.py: Download photographs and metadata</a:t>
          </a:r>
          <a:endParaRPr lang="en-GB" sz="1050" kern="1200" noProof="0" dirty="0"/>
        </a:p>
        <a:p>
          <a:pPr marL="57150" lvl="1" indent="-57150" algn="l" defTabSz="466725">
            <a:lnSpc>
              <a:spcPct val="90000"/>
            </a:lnSpc>
            <a:spcBef>
              <a:spcPct val="0"/>
            </a:spcBef>
            <a:spcAft>
              <a:spcPct val="15000"/>
            </a:spcAft>
            <a:buChar char="••"/>
          </a:pPr>
          <a:r>
            <a:rPr lang="en-GB" sz="1050" kern="1200" noProof="0" dirty="0" smtClean="0"/>
            <a:t>get_tags.py: Extract tags from the metadata</a:t>
          </a:r>
          <a:endParaRPr lang="en-GB" sz="1050" kern="1200" noProof="0" dirty="0"/>
        </a:p>
        <a:p>
          <a:pPr marL="57150" lvl="1" indent="-57150" algn="l" defTabSz="466725">
            <a:lnSpc>
              <a:spcPct val="90000"/>
            </a:lnSpc>
            <a:spcBef>
              <a:spcPct val="0"/>
            </a:spcBef>
            <a:spcAft>
              <a:spcPct val="15000"/>
            </a:spcAft>
            <a:buChar char="••"/>
          </a:pPr>
          <a:r>
            <a:rPr lang="en-GB" sz="1050" kern="1200" noProof="0" dirty="0"/>
            <a:t>Manual check: check if all pictures are downloaded correct. If not, download the broken pictures by hand.</a:t>
          </a:r>
        </a:p>
        <a:p>
          <a:pPr marL="57150" lvl="1" indent="-57150" algn="l" defTabSz="466725">
            <a:lnSpc>
              <a:spcPct val="90000"/>
            </a:lnSpc>
            <a:spcBef>
              <a:spcPct val="0"/>
            </a:spcBef>
            <a:spcAft>
              <a:spcPct val="15000"/>
            </a:spcAft>
            <a:buChar char="••"/>
          </a:pPr>
          <a:r>
            <a:rPr lang="en-GB" sz="1050" kern="1200" noProof="0" dirty="0" smtClean="0"/>
            <a:t>Convert to </a:t>
          </a:r>
          <a:r>
            <a:rPr lang="en-GB" sz="1050" kern="1200" noProof="0" dirty="0" err="1" smtClean="0"/>
            <a:t>png</a:t>
          </a:r>
          <a:r>
            <a:rPr lang="en-GB" sz="1050" kern="1200" noProof="0" dirty="0" smtClean="0"/>
            <a:t> and move to correct directory</a:t>
          </a:r>
          <a:endParaRPr lang="en-GB" sz="1050" kern="1200" noProof="0" dirty="0"/>
        </a:p>
      </dsp:txBody>
      <dsp:txXfrm rot="-5400000">
        <a:off x="854225" y="116068"/>
        <a:ext cx="4921749" cy="715766"/>
      </dsp:txXfrm>
    </dsp:sp>
    <dsp:sp modelId="{B09766D8-F122-5A43-8EED-522D5BEF2FAE}">
      <dsp:nvSpPr>
        <dsp:cNvPr id="0" name=""/>
        <dsp:cNvSpPr/>
      </dsp:nvSpPr>
      <dsp:spPr>
        <a:xfrm rot="5400000">
          <a:off x="-183048" y="1261830"/>
          <a:ext cx="1220320" cy="854224"/>
        </a:xfrm>
        <a:prstGeom prst="chevron">
          <a:avLst/>
        </a:prstGeom>
        <a:gradFill rotWithShape="0">
          <a:gsLst>
            <a:gs pos="0">
              <a:srgbClr val="2A5C99"/>
            </a:gs>
            <a:gs pos="100000">
              <a:srgbClr val="469DFF"/>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nl-NL" sz="1200" kern="1200" dirty="0" err="1"/>
            <a:t>create_traindata.sh</a:t>
          </a:r>
          <a:endParaRPr lang="nl-NL" sz="1200" kern="1200" dirty="0"/>
        </a:p>
      </dsp:txBody>
      <dsp:txXfrm rot="-5400000">
        <a:off x="0" y="1505894"/>
        <a:ext cx="854224" cy="366096"/>
      </dsp:txXfrm>
    </dsp:sp>
    <dsp:sp modelId="{DF5D5123-6807-CC4F-90A4-3EBB94166B36}">
      <dsp:nvSpPr>
        <dsp:cNvPr id="0" name=""/>
        <dsp:cNvSpPr/>
      </dsp:nvSpPr>
      <dsp:spPr>
        <a:xfrm rot="5400000">
          <a:off x="2937855" y="-1004849"/>
          <a:ext cx="793208" cy="4960470"/>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GB" sz="1000" kern="1200" noProof="0" dirty="0" smtClean="0"/>
            <a:t>traindata2.pl: Create data useful for training the Artificial Neural Network </a:t>
          </a:r>
          <a:endParaRPr lang="en-GB" sz="1000" kern="1200" noProof="0" dirty="0"/>
        </a:p>
      </dsp:txBody>
      <dsp:txXfrm rot="-5400000">
        <a:off x="854225" y="1117502"/>
        <a:ext cx="4921749" cy="715766"/>
      </dsp:txXfrm>
    </dsp:sp>
    <dsp:sp modelId="{BD2E2706-757B-1848-9C05-429AD4D8299C}">
      <dsp:nvSpPr>
        <dsp:cNvPr id="0" name=""/>
        <dsp:cNvSpPr/>
      </dsp:nvSpPr>
      <dsp:spPr>
        <a:xfrm rot="5400000">
          <a:off x="-183048" y="2333977"/>
          <a:ext cx="1220320" cy="854224"/>
        </a:xfrm>
        <a:prstGeom prst="chevron">
          <a:avLst/>
        </a:prstGeom>
        <a:gradFill flip="none" rotWithShape="1">
          <a:gsLst>
            <a:gs pos="0">
              <a:srgbClr val="009912"/>
            </a:gs>
            <a:gs pos="100000">
              <a:srgbClr val="00FF1E"/>
            </a:gs>
          </a:gsLst>
          <a:lin ang="10800000" scaled="0"/>
          <a:tileRect/>
        </a:gradFill>
        <a:ln w="9525" cap="flat" cmpd="sng" algn="ctr">
          <a:solidFill>
            <a:srgbClr val="00E41A"/>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nl-NL" sz="1000" kern="1200" dirty="0" err="1"/>
            <a:t>modify_flower</a:t>
          </a:r>
          <a:r>
            <a:rPr lang="nl-NL" sz="1000" kern="1200" dirty="0" smtClean="0"/>
            <a:t>_ data.sh</a:t>
          </a:r>
          <a:endParaRPr lang="nl-NL" sz="1000" kern="1200" dirty="0"/>
        </a:p>
      </dsp:txBody>
      <dsp:txXfrm rot="-5400000">
        <a:off x="0" y="2578041"/>
        <a:ext cx="854224" cy="366096"/>
      </dsp:txXfrm>
    </dsp:sp>
    <dsp:sp modelId="{D814C99E-1115-2C47-BCCE-4305765C98FB}">
      <dsp:nvSpPr>
        <dsp:cNvPr id="0" name=""/>
        <dsp:cNvSpPr/>
      </dsp:nvSpPr>
      <dsp:spPr>
        <a:xfrm rot="5400000">
          <a:off x="2937855" y="68616"/>
          <a:ext cx="793208" cy="4960470"/>
        </a:xfrm>
        <a:prstGeom prst="round2SameRect">
          <a:avLst/>
        </a:prstGeom>
        <a:solidFill>
          <a:schemeClr val="lt1">
            <a:alpha val="90000"/>
            <a:hueOff val="0"/>
            <a:satOff val="0"/>
            <a:lumOff val="0"/>
            <a:alphaOff val="0"/>
          </a:schemeClr>
        </a:solidFill>
        <a:ln w="9525" cap="flat" cmpd="sng" algn="ctr">
          <a:gradFill flip="none" rotWithShape="1">
            <a:gsLst>
              <a:gs pos="0">
                <a:srgbClr val="009912"/>
              </a:gs>
              <a:gs pos="100000">
                <a:srgbClr val="00FF1E"/>
              </a:gs>
            </a:gsLst>
            <a:lin ang="10800000" scaled="0"/>
            <a:tileRect/>
          </a:gra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GB" sz="1000" kern="1200" noProof="0" dirty="0" smtClean="0"/>
            <a:t>combine_files.py: Create tab separated value (</a:t>
          </a:r>
          <a:r>
            <a:rPr lang="en-GB" sz="1000" kern="1200" noProof="0" dirty="0" err="1" smtClean="0"/>
            <a:t>tsv</a:t>
          </a:r>
          <a:r>
            <a:rPr lang="en-GB" sz="1000" kern="1200" noProof="0" dirty="0" smtClean="0"/>
            <a:t>) files per </a:t>
          </a:r>
          <a:r>
            <a:rPr lang="en-GB" sz="1000" kern="1200" noProof="0" dirty="0" smtClean="0">
              <a:solidFill>
                <a:schemeClr val="tx1"/>
              </a:solidFill>
            </a:rPr>
            <a:t>section</a:t>
          </a:r>
          <a:r>
            <a:rPr lang="en-GB" sz="1000" kern="1200" noProof="0" dirty="0" smtClean="0"/>
            <a:t>  </a:t>
          </a:r>
          <a:endParaRPr lang="en-GB" sz="1000" kern="1200" noProof="0" dirty="0"/>
        </a:p>
        <a:p>
          <a:pPr marL="57150" lvl="1" indent="-57150" algn="l" defTabSz="444500">
            <a:lnSpc>
              <a:spcPct val="90000"/>
            </a:lnSpc>
            <a:spcBef>
              <a:spcPct val="0"/>
            </a:spcBef>
            <a:spcAft>
              <a:spcPct val="15000"/>
            </a:spcAft>
            <a:buChar char="••"/>
          </a:pPr>
          <a:r>
            <a:rPr lang="en-GB" sz="1000" kern="1200" noProof="0" dirty="0" smtClean="0"/>
            <a:t>add_columns.py: Add columns to the </a:t>
          </a:r>
          <a:r>
            <a:rPr lang="en-GB" sz="1000" kern="1200" noProof="0" dirty="0" err="1" smtClean="0"/>
            <a:t>tsv</a:t>
          </a:r>
          <a:r>
            <a:rPr lang="en-GB" sz="1000" kern="1200" noProof="0" dirty="0" smtClean="0"/>
            <a:t> files</a:t>
          </a:r>
          <a:endParaRPr lang="en-GB" sz="1000" kern="1200" noProof="0" dirty="0">
            <a:solidFill>
              <a:schemeClr val="tx1"/>
            </a:solidFill>
          </a:endParaRPr>
        </a:p>
      </dsp:txBody>
      <dsp:txXfrm rot="-5400000">
        <a:off x="854225" y="2190968"/>
        <a:ext cx="4921749" cy="715766"/>
      </dsp:txXfrm>
    </dsp:sp>
    <dsp:sp modelId="{884592F4-2D18-BA48-AA25-313BDAFE1A2F}">
      <dsp:nvSpPr>
        <dsp:cNvPr id="0" name=""/>
        <dsp:cNvSpPr/>
      </dsp:nvSpPr>
      <dsp:spPr>
        <a:xfrm rot="5400000">
          <a:off x="-183048" y="3408761"/>
          <a:ext cx="1220320" cy="854224"/>
        </a:xfrm>
        <a:prstGeom prst="chevron">
          <a:avLst/>
        </a:prstGeom>
        <a:gradFill flip="none" rotWithShape="1">
          <a:gsLst>
            <a:gs pos="0">
              <a:srgbClr val="91009B"/>
            </a:gs>
            <a:gs pos="100000">
              <a:srgbClr val="F000FF"/>
            </a:gs>
          </a:gsLst>
          <a:lin ang="10800000" scaled="0"/>
          <a:tileRect/>
        </a:gradFill>
        <a:ln w="9525" cap="flat" cmpd="sng" algn="ctr">
          <a:solidFill>
            <a:srgbClr val="9700A0"/>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nl-NL" sz="1200" kern="1200" dirty="0"/>
            <a:t>trainai.pl</a:t>
          </a:r>
        </a:p>
      </dsp:txBody>
      <dsp:txXfrm rot="-5400000">
        <a:off x="0" y="3652825"/>
        <a:ext cx="854224" cy="366096"/>
      </dsp:txXfrm>
    </dsp:sp>
    <dsp:sp modelId="{625186AA-0538-3042-9298-1D5606E7F526}">
      <dsp:nvSpPr>
        <dsp:cNvPr id="0" name=""/>
        <dsp:cNvSpPr/>
      </dsp:nvSpPr>
      <dsp:spPr>
        <a:xfrm rot="5400000">
          <a:off x="2937855" y="1142081"/>
          <a:ext cx="793208" cy="4960470"/>
        </a:xfrm>
        <a:prstGeom prst="round2SameRect">
          <a:avLst/>
        </a:prstGeom>
        <a:solidFill>
          <a:schemeClr val="lt1">
            <a:alpha val="90000"/>
            <a:hueOff val="0"/>
            <a:satOff val="0"/>
            <a:lumOff val="0"/>
            <a:alphaOff val="0"/>
          </a:schemeClr>
        </a:solidFill>
        <a:ln w="9525" cap="flat" cmpd="sng" algn="ctr">
          <a:gradFill flip="none" rotWithShape="1">
            <a:gsLst>
              <a:gs pos="0">
                <a:srgbClr val="91009B"/>
              </a:gs>
              <a:gs pos="100000">
                <a:srgbClr val="F000FF"/>
              </a:gs>
            </a:gsLst>
            <a:lin ang="10800000" scaled="0"/>
            <a:tileRect/>
          </a:gra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GB" sz="1000" kern="1200" noProof="0" dirty="0" smtClean="0">
              <a:solidFill>
                <a:srgbClr val="000000"/>
              </a:solidFill>
            </a:rPr>
            <a:t>Create a trained Artificial Neural Network for slipper orchid flower photographs</a:t>
          </a:r>
          <a:endParaRPr lang="en-GB" sz="1000" kern="1200" noProof="0" dirty="0">
            <a:solidFill>
              <a:srgbClr val="000000"/>
            </a:solidFill>
          </a:endParaRPr>
        </a:p>
      </dsp:txBody>
      <dsp:txXfrm rot="-5400000">
        <a:off x="854225" y="3264433"/>
        <a:ext cx="4921749" cy="715766"/>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th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294618-784F-7840-B185-34AED43C84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122</Pages>
  <Words>25043</Words>
  <Characters>137739</Characters>
  <Application>Microsoft Macintosh Word</Application>
  <DocSecurity>0</DocSecurity>
  <Lines>1147</Lines>
  <Paragraphs>324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NCB Naturalis</Company>
  <LinksUpToDate>false</LinksUpToDate>
  <CharactersWithSpaces>162458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Patrick Gordon Wijntjes</dc:creator>
  <cp:lastModifiedBy>Patrick Gordon Wijntjes</cp:lastModifiedBy>
  <cp:revision>16</cp:revision>
  <cp:lastPrinted>2014-05-01T09:24:00Z</cp:lastPrinted>
  <dcterms:created xsi:type="dcterms:W3CDTF">2014-05-02T11:11:00Z</dcterms:created>
  <dcterms:modified xsi:type="dcterms:W3CDTF">2014-05-05T11:18:00Z</dcterms:modified>
</cp:coreProperties>
</file>