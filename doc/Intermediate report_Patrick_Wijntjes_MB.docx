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1B955A" w14:textId="77777777" w:rsidR="001464F4" w:rsidRPr="0069039C" w:rsidRDefault="00546E20" w:rsidP="00B056D7">
      <w:pPr>
        <w:pStyle w:val="Titel"/>
        <w:rPr>
          <w:lang w:val="en-GB"/>
        </w:rPr>
      </w:pPr>
      <w:r w:rsidRPr="0069039C">
        <w:rPr>
          <w:lang w:val="en-GB"/>
        </w:rPr>
        <w:t>Intermediate report</w:t>
      </w:r>
      <w:r w:rsidR="001464F4" w:rsidRPr="0069039C">
        <w:rPr>
          <w:lang w:val="en-GB"/>
        </w:rPr>
        <w:t xml:space="preserve"> </w:t>
      </w:r>
    </w:p>
    <w:p w14:paraId="693D4FF8" w14:textId="77777777" w:rsidR="001464F4" w:rsidRPr="0069039C" w:rsidRDefault="001464F4" w:rsidP="00B056D7">
      <w:pPr>
        <w:pStyle w:val="Titel"/>
        <w:rPr>
          <w:lang w:val="en-GB"/>
        </w:rPr>
      </w:pPr>
    </w:p>
    <w:p w14:paraId="7031D8B9" w14:textId="77777777" w:rsidR="001464F4" w:rsidRPr="0069039C" w:rsidRDefault="001464F4" w:rsidP="00B056D7">
      <w:pPr>
        <w:pStyle w:val="Titel"/>
        <w:rPr>
          <w:lang w:val="en-GB"/>
        </w:rPr>
      </w:pPr>
      <w:proofErr w:type="spellStart"/>
      <w:r w:rsidRPr="0069039C">
        <w:rPr>
          <w:lang w:val="en-GB"/>
        </w:rPr>
        <w:t>Self learning</w:t>
      </w:r>
      <w:proofErr w:type="spellEnd"/>
      <w:r w:rsidRPr="0069039C">
        <w:rPr>
          <w:lang w:val="en-GB"/>
        </w:rPr>
        <w:t xml:space="preserve"> software to identify illegally traded orchid material</w:t>
      </w:r>
    </w:p>
    <w:p w14:paraId="521A4C6B" w14:textId="77777777" w:rsidR="00F15985" w:rsidRPr="0069039C" w:rsidRDefault="001464F4" w:rsidP="00B056D7">
      <w:pPr>
        <w:pStyle w:val="Ondertitel"/>
        <w:rPr>
          <w:lang w:val="en-GB"/>
        </w:rPr>
      </w:pPr>
      <w:r w:rsidRPr="0069039C">
        <w:rPr>
          <w:noProof/>
        </w:rPr>
        <w:drawing>
          <wp:inline distT="0" distB="0" distL="0" distR="0" wp14:anchorId="7914ADC7" wp14:editId="295BA9EC">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4354262C" w14:textId="3EC3A9D8" w:rsidR="001464F4" w:rsidRPr="0069039C" w:rsidRDefault="00F15985"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1</w:t>
      </w:r>
      <w:r w:rsidRPr="0069039C">
        <w:rPr>
          <w:lang w:val="en-GB"/>
        </w:rPr>
        <w:fldChar w:fldCharType="end"/>
      </w:r>
      <w:r w:rsidRPr="0069039C">
        <w:rPr>
          <w:lang w:val="en-GB"/>
        </w:rPr>
        <w:t xml:space="preserve"> </w:t>
      </w:r>
      <w:r w:rsidRPr="0069039C">
        <w:rPr>
          <w:i/>
          <w:lang w:val="en-GB"/>
        </w:rPr>
        <w:t xml:space="preserve">Cypripedium </w:t>
      </w:r>
      <w:proofErr w:type="spellStart"/>
      <w:r w:rsidRPr="0069039C">
        <w:rPr>
          <w:i/>
          <w:lang w:val="en-GB"/>
        </w:rPr>
        <w:t>calceolus</w:t>
      </w:r>
      <w:proofErr w:type="spellEnd"/>
      <w:r w:rsidRPr="0069039C">
        <w:rPr>
          <w:lang w:val="en-GB"/>
        </w:rPr>
        <w:t xml:space="preserve"> [1]</w:t>
      </w:r>
    </w:p>
    <w:p w14:paraId="2881B197" w14:textId="77777777" w:rsidR="001464F4" w:rsidRPr="0069039C" w:rsidRDefault="001464F4" w:rsidP="00B056D7">
      <w:pPr>
        <w:pStyle w:val="Ondertitel"/>
        <w:rPr>
          <w:lang w:val="en-GB"/>
        </w:rPr>
      </w:pPr>
    </w:p>
    <w:p w14:paraId="1286A621" w14:textId="77777777" w:rsidR="001464F4" w:rsidRPr="0069039C" w:rsidRDefault="001464F4" w:rsidP="00B056D7">
      <w:pPr>
        <w:pStyle w:val="Ondertitel"/>
        <w:rPr>
          <w:lang w:val="en-GB"/>
        </w:rPr>
      </w:pPr>
      <w:r w:rsidRPr="0069039C">
        <w:rPr>
          <w:lang w:val="en-GB"/>
        </w:rPr>
        <w:t xml:space="preserve">Patrick </w:t>
      </w:r>
      <w:proofErr w:type="spellStart"/>
      <w:r w:rsidRPr="0069039C">
        <w:rPr>
          <w:lang w:val="en-GB"/>
        </w:rPr>
        <w:t>Wijntjes</w:t>
      </w:r>
      <w:proofErr w:type="spellEnd"/>
      <w:r w:rsidRPr="0069039C">
        <w:rPr>
          <w:lang w:val="en-GB"/>
        </w:rPr>
        <w:t>, s1057924</w:t>
      </w:r>
    </w:p>
    <w:p w14:paraId="52A00346" w14:textId="77777777" w:rsidR="001464F4" w:rsidRPr="0069039C" w:rsidRDefault="001464F4" w:rsidP="00B056D7">
      <w:pPr>
        <w:rPr>
          <w:lang w:val="en-GB"/>
        </w:rPr>
      </w:pPr>
    </w:p>
    <w:p w14:paraId="5FAA729D" w14:textId="77777777" w:rsidR="001464F4" w:rsidRPr="0069039C" w:rsidRDefault="001464F4" w:rsidP="00B056D7">
      <w:pPr>
        <w:pStyle w:val="Ondertitel"/>
        <w:rPr>
          <w:lang w:val="en-GB"/>
        </w:rPr>
      </w:pPr>
      <w:r w:rsidRPr="0069039C">
        <w:rPr>
          <w:lang w:val="en-GB"/>
        </w:rPr>
        <w:t>University of Applied Sciences Leiden, Bio-informatics, Technology cluster</w:t>
      </w:r>
      <w:r w:rsidRPr="0069039C">
        <w:rPr>
          <w:lang w:val="en-GB"/>
        </w:rPr>
        <w:br/>
      </w:r>
      <w:proofErr w:type="spellStart"/>
      <w:r w:rsidRPr="0069039C">
        <w:rPr>
          <w:lang w:val="en-GB"/>
        </w:rPr>
        <w:t>Zernikedreef</w:t>
      </w:r>
      <w:proofErr w:type="spellEnd"/>
      <w:r w:rsidRPr="0069039C">
        <w:rPr>
          <w:lang w:val="en-GB"/>
        </w:rPr>
        <w:t xml:space="preserve"> 11</w:t>
      </w:r>
      <w:r w:rsidRPr="0069039C">
        <w:rPr>
          <w:lang w:val="en-GB"/>
        </w:rPr>
        <w:br/>
        <w:t>2333 CK Leiden</w:t>
      </w:r>
    </w:p>
    <w:p w14:paraId="28FBD73D" w14:textId="77777777" w:rsidR="001464F4" w:rsidRPr="0069039C" w:rsidRDefault="001464F4" w:rsidP="00B056D7">
      <w:pPr>
        <w:rPr>
          <w:lang w:val="en-GB"/>
        </w:rPr>
      </w:pPr>
    </w:p>
    <w:p w14:paraId="607D0FB5" w14:textId="77777777" w:rsidR="001464F4" w:rsidRPr="0069039C" w:rsidRDefault="001464F4" w:rsidP="00B056D7">
      <w:pPr>
        <w:pStyle w:val="Ondertitel"/>
        <w:rPr>
          <w:lang w:val="en-GB"/>
        </w:rPr>
      </w:pPr>
      <w:r w:rsidRPr="0069039C">
        <w:rPr>
          <w:lang w:val="en-GB"/>
        </w:rPr>
        <w:t>Period 02-09-2013 till 27-06-2014</w:t>
      </w:r>
    </w:p>
    <w:p w14:paraId="38D076B6" w14:textId="77777777" w:rsidR="001464F4" w:rsidRPr="0069039C" w:rsidRDefault="001464F4" w:rsidP="00B056D7">
      <w:pPr>
        <w:rPr>
          <w:lang w:val="en-GB"/>
        </w:rPr>
      </w:pPr>
    </w:p>
    <w:p w14:paraId="3066E36F" w14:textId="77777777" w:rsidR="001464F4" w:rsidRPr="0069039C" w:rsidRDefault="001464F4" w:rsidP="00B056D7">
      <w:pPr>
        <w:pStyle w:val="Ondertitel"/>
        <w:rPr>
          <w:lang w:val="en-GB"/>
        </w:rPr>
      </w:pPr>
      <w:r w:rsidRPr="0069039C">
        <w:rPr>
          <w:lang w:val="en-GB"/>
        </w:rPr>
        <w:t xml:space="preserve">Naturalis Biodiversity </w:t>
      </w:r>
      <w:proofErr w:type="spellStart"/>
      <w:r w:rsidRPr="0069039C">
        <w:rPr>
          <w:lang w:val="en-GB"/>
        </w:rPr>
        <w:t>Center</w:t>
      </w:r>
      <w:proofErr w:type="spellEnd"/>
      <w:r w:rsidRPr="0069039C">
        <w:rPr>
          <w:lang w:val="en-GB"/>
        </w:rPr>
        <w:t xml:space="preserve"> </w:t>
      </w:r>
      <w:r w:rsidRPr="0069039C">
        <w:rPr>
          <w:lang w:val="en-GB"/>
        </w:rPr>
        <w:br/>
      </w:r>
      <w:proofErr w:type="spellStart"/>
      <w:r w:rsidRPr="0069039C">
        <w:rPr>
          <w:lang w:val="en-GB"/>
        </w:rPr>
        <w:t>Sylviusweg</w:t>
      </w:r>
      <w:proofErr w:type="spellEnd"/>
      <w:r w:rsidRPr="0069039C">
        <w:rPr>
          <w:lang w:val="en-GB"/>
        </w:rPr>
        <w:t xml:space="preserve"> 72</w:t>
      </w:r>
      <w:r w:rsidRPr="0069039C">
        <w:rPr>
          <w:lang w:val="en-GB"/>
        </w:rPr>
        <w:br/>
        <w:t>2333 BE Leiden</w:t>
      </w:r>
    </w:p>
    <w:p w14:paraId="762FDF74" w14:textId="77777777" w:rsidR="001464F4" w:rsidRPr="0069039C" w:rsidRDefault="001464F4" w:rsidP="00B056D7">
      <w:pPr>
        <w:rPr>
          <w:lang w:val="en-GB"/>
        </w:rPr>
      </w:pPr>
    </w:p>
    <w:p w14:paraId="259C65F2" w14:textId="77777777" w:rsidR="001464F4" w:rsidRPr="0069039C" w:rsidRDefault="001464F4" w:rsidP="00B056D7">
      <w:pPr>
        <w:pStyle w:val="Ondertitel"/>
        <w:rPr>
          <w:lang w:val="en-GB"/>
        </w:rPr>
      </w:pPr>
      <w:r w:rsidRPr="0069039C">
        <w:rPr>
          <w:lang w:val="en-GB"/>
        </w:rPr>
        <w:t>Supervisors:</w:t>
      </w:r>
      <w:r w:rsidRPr="0069039C">
        <w:rPr>
          <w:lang w:val="en-GB"/>
        </w:rPr>
        <w:br/>
      </w:r>
      <w:proofErr w:type="spellStart"/>
      <w:r w:rsidRPr="0069039C">
        <w:rPr>
          <w:lang w:val="en-GB"/>
        </w:rPr>
        <w:t>Dr.</w:t>
      </w:r>
      <w:proofErr w:type="spellEnd"/>
      <w:r w:rsidRPr="0069039C">
        <w:rPr>
          <w:lang w:val="en-GB"/>
        </w:rPr>
        <w:t xml:space="preserve"> Barbara </w:t>
      </w:r>
      <w:proofErr w:type="spellStart"/>
      <w:r w:rsidRPr="0069039C">
        <w:rPr>
          <w:lang w:val="en-GB"/>
        </w:rPr>
        <w:t>Gravendeel</w:t>
      </w:r>
      <w:proofErr w:type="spellEnd"/>
      <w:r w:rsidRPr="0069039C">
        <w:rPr>
          <w:lang w:val="en-GB"/>
        </w:rPr>
        <w:t xml:space="preserve"> and</w:t>
      </w:r>
      <w:r w:rsidRPr="0069039C">
        <w:rPr>
          <w:lang w:val="en-GB"/>
        </w:rPr>
        <w:br/>
      </w:r>
      <w:proofErr w:type="spellStart"/>
      <w:r w:rsidRPr="0069039C">
        <w:rPr>
          <w:lang w:val="en-GB"/>
        </w:rPr>
        <w:t>Dr.</w:t>
      </w:r>
      <w:proofErr w:type="spellEnd"/>
      <w:r w:rsidRPr="0069039C">
        <w:rPr>
          <w:lang w:val="en-GB"/>
        </w:rPr>
        <w:t xml:space="preserve"> </w:t>
      </w:r>
      <w:proofErr w:type="spellStart"/>
      <w:r w:rsidRPr="0069039C">
        <w:rPr>
          <w:lang w:val="en-GB"/>
        </w:rPr>
        <w:t>Rutger</w:t>
      </w:r>
      <w:proofErr w:type="spellEnd"/>
      <w:r w:rsidRPr="0069039C">
        <w:rPr>
          <w:lang w:val="en-GB"/>
        </w:rPr>
        <w:t xml:space="preserve"> </w:t>
      </w:r>
      <w:proofErr w:type="spellStart"/>
      <w:r w:rsidRPr="0069039C">
        <w:rPr>
          <w:lang w:val="en-GB"/>
        </w:rPr>
        <w:t>Vos</w:t>
      </w:r>
      <w:proofErr w:type="spellEnd"/>
    </w:p>
    <w:p w14:paraId="7BFFB1AD" w14:textId="77777777" w:rsidR="001464F4" w:rsidRPr="0069039C" w:rsidRDefault="001464F4" w:rsidP="00B056D7">
      <w:pPr>
        <w:rPr>
          <w:lang w:val="en-GB"/>
        </w:rPr>
      </w:pPr>
    </w:p>
    <w:p w14:paraId="1B5045F7" w14:textId="77777777" w:rsidR="001464F4" w:rsidRPr="0069039C" w:rsidRDefault="001464F4" w:rsidP="00B056D7">
      <w:pPr>
        <w:pStyle w:val="Ondertitel"/>
        <w:rPr>
          <w:lang w:val="en-GB"/>
        </w:rPr>
      </w:pPr>
      <w:r w:rsidRPr="0069039C">
        <w:rPr>
          <w:lang w:val="en-GB"/>
        </w:rPr>
        <w:t>Lecturer from school:</w:t>
      </w:r>
      <w:r w:rsidRPr="0069039C">
        <w:rPr>
          <w:lang w:val="en-GB"/>
        </w:rPr>
        <w:br/>
      </w:r>
      <w:proofErr w:type="spellStart"/>
      <w:r w:rsidRPr="0069039C">
        <w:rPr>
          <w:lang w:val="en-GB"/>
        </w:rPr>
        <w:t>Drs.</w:t>
      </w:r>
      <w:proofErr w:type="spellEnd"/>
      <w:r w:rsidRPr="0069039C">
        <w:rPr>
          <w:lang w:val="en-GB"/>
        </w:rPr>
        <w:t xml:space="preserve"> Jan </w:t>
      </w:r>
      <w:proofErr w:type="spellStart"/>
      <w:r w:rsidRPr="0069039C">
        <w:rPr>
          <w:lang w:val="en-GB"/>
        </w:rPr>
        <w:t>Oliehoek</w:t>
      </w:r>
      <w:proofErr w:type="spellEnd"/>
      <w:r w:rsidRPr="0069039C">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7198E1FB" w14:textId="77777777" w:rsidR="001464F4" w:rsidRPr="0069039C" w:rsidRDefault="001464F4" w:rsidP="00B056D7">
          <w:pPr>
            <w:pStyle w:val="Kopvaninhoudsopgave"/>
            <w:rPr>
              <w:lang w:val="en-GB"/>
            </w:rPr>
          </w:pPr>
          <w:r w:rsidRPr="0069039C">
            <w:rPr>
              <w:lang w:val="en-GB"/>
            </w:rPr>
            <w:t>Table of Contents</w:t>
          </w:r>
        </w:p>
        <w:p w14:paraId="1EE24C25" w14:textId="77777777" w:rsidR="0069039C" w:rsidRDefault="001464F4">
          <w:pPr>
            <w:pStyle w:val="Inhopg1"/>
            <w:tabs>
              <w:tab w:val="right" w:leader="dot" w:pos="9056"/>
            </w:tabs>
            <w:rPr>
              <w:rFonts w:asciiTheme="minorHAnsi" w:hAnsiTheme="minorHAnsi"/>
              <w:b w:val="0"/>
              <w:caps w:val="0"/>
              <w:noProof/>
              <w:sz w:val="24"/>
              <w:szCs w:val="24"/>
              <w:lang w:eastAsia="ja-JP"/>
            </w:rPr>
          </w:pPr>
          <w:r w:rsidRPr="0069039C">
            <w:rPr>
              <w:lang w:val="en-GB"/>
            </w:rPr>
            <w:fldChar w:fldCharType="begin"/>
          </w:r>
          <w:r w:rsidRPr="0069039C">
            <w:rPr>
              <w:lang w:val="en-GB"/>
            </w:rPr>
            <w:instrText>TOC \o "1-3" \h \z \u</w:instrText>
          </w:r>
          <w:r w:rsidRPr="0069039C">
            <w:rPr>
              <w:lang w:val="en-GB"/>
            </w:rPr>
            <w:fldChar w:fldCharType="separate"/>
          </w:r>
          <w:r w:rsidR="0069039C" w:rsidRPr="000C51E5">
            <w:rPr>
              <w:noProof/>
              <w:lang w:val="en-GB"/>
            </w:rPr>
            <w:t>Introduction</w:t>
          </w:r>
          <w:r w:rsidR="0069039C">
            <w:rPr>
              <w:noProof/>
            </w:rPr>
            <w:tab/>
          </w:r>
          <w:r w:rsidR="0069039C">
            <w:rPr>
              <w:noProof/>
            </w:rPr>
            <w:fldChar w:fldCharType="begin"/>
          </w:r>
          <w:r w:rsidR="0069039C">
            <w:rPr>
              <w:noProof/>
            </w:rPr>
            <w:instrText xml:space="preserve"> PAGEREF _Toc253742135 \h </w:instrText>
          </w:r>
          <w:r w:rsidR="0069039C">
            <w:rPr>
              <w:noProof/>
            </w:rPr>
          </w:r>
          <w:r w:rsidR="0069039C">
            <w:rPr>
              <w:noProof/>
            </w:rPr>
            <w:fldChar w:fldCharType="separate"/>
          </w:r>
          <w:r w:rsidR="0069039C">
            <w:rPr>
              <w:noProof/>
            </w:rPr>
            <w:t>3</w:t>
          </w:r>
          <w:r w:rsidR="0069039C">
            <w:rPr>
              <w:noProof/>
            </w:rPr>
            <w:fldChar w:fldCharType="end"/>
          </w:r>
        </w:p>
        <w:p w14:paraId="6A8FE721"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CITES</w:t>
          </w:r>
          <w:r>
            <w:rPr>
              <w:noProof/>
            </w:rPr>
            <w:tab/>
          </w:r>
          <w:r>
            <w:rPr>
              <w:noProof/>
            </w:rPr>
            <w:fldChar w:fldCharType="begin"/>
          </w:r>
          <w:r>
            <w:rPr>
              <w:noProof/>
            </w:rPr>
            <w:instrText xml:space="preserve"> PAGEREF _Toc253742136 \h </w:instrText>
          </w:r>
          <w:r>
            <w:rPr>
              <w:noProof/>
            </w:rPr>
          </w:r>
          <w:r>
            <w:rPr>
              <w:noProof/>
            </w:rPr>
            <w:fldChar w:fldCharType="separate"/>
          </w:r>
          <w:r>
            <w:rPr>
              <w:noProof/>
            </w:rPr>
            <w:t>3</w:t>
          </w:r>
          <w:r>
            <w:rPr>
              <w:noProof/>
            </w:rPr>
            <w:fldChar w:fldCharType="end"/>
          </w:r>
        </w:p>
        <w:p w14:paraId="2DA2C5F7"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Study group</w:t>
          </w:r>
          <w:r>
            <w:rPr>
              <w:noProof/>
            </w:rPr>
            <w:tab/>
          </w:r>
          <w:r>
            <w:rPr>
              <w:noProof/>
            </w:rPr>
            <w:fldChar w:fldCharType="begin"/>
          </w:r>
          <w:r>
            <w:rPr>
              <w:noProof/>
            </w:rPr>
            <w:instrText xml:space="preserve"> PAGEREF _Toc253742137 \h </w:instrText>
          </w:r>
          <w:r>
            <w:rPr>
              <w:noProof/>
            </w:rPr>
          </w:r>
          <w:r>
            <w:rPr>
              <w:noProof/>
            </w:rPr>
            <w:fldChar w:fldCharType="separate"/>
          </w:r>
          <w:r>
            <w:rPr>
              <w:noProof/>
            </w:rPr>
            <w:t>3</w:t>
          </w:r>
          <w:r>
            <w:rPr>
              <w:noProof/>
            </w:rPr>
            <w:fldChar w:fldCharType="end"/>
          </w:r>
        </w:p>
        <w:p w14:paraId="58915A90"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How a web application can improve control in illegal orchid trade</w:t>
          </w:r>
          <w:r>
            <w:rPr>
              <w:noProof/>
            </w:rPr>
            <w:tab/>
          </w:r>
          <w:r>
            <w:rPr>
              <w:noProof/>
            </w:rPr>
            <w:fldChar w:fldCharType="begin"/>
          </w:r>
          <w:r>
            <w:rPr>
              <w:noProof/>
            </w:rPr>
            <w:instrText xml:space="preserve"> PAGEREF _Toc253742138 \h </w:instrText>
          </w:r>
          <w:r>
            <w:rPr>
              <w:noProof/>
            </w:rPr>
          </w:r>
          <w:r>
            <w:rPr>
              <w:noProof/>
            </w:rPr>
            <w:fldChar w:fldCharType="separate"/>
          </w:r>
          <w:r>
            <w:rPr>
              <w:noProof/>
            </w:rPr>
            <w:t>4</w:t>
          </w:r>
          <w:r>
            <w:rPr>
              <w:noProof/>
            </w:rPr>
            <w:fldChar w:fldCharType="end"/>
          </w:r>
        </w:p>
        <w:p w14:paraId="5B4C2B3D"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Comparable software</w:t>
          </w:r>
          <w:r>
            <w:rPr>
              <w:noProof/>
            </w:rPr>
            <w:tab/>
          </w:r>
          <w:r>
            <w:rPr>
              <w:noProof/>
            </w:rPr>
            <w:fldChar w:fldCharType="begin"/>
          </w:r>
          <w:r>
            <w:rPr>
              <w:noProof/>
            </w:rPr>
            <w:instrText xml:space="preserve"> PAGEREF _Toc253742139 \h </w:instrText>
          </w:r>
          <w:r>
            <w:rPr>
              <w:noProof/>
            </w:rPr>
          </w:r>
          <w:r>
            <w:rPr>
              <w:noProof/>
            </w:rPr>
            <w:fldChar w:fldCharType="separate"/>
          </w:r>
          <w:r>
            <w:rPr>
              <w:noProof/>
            </w:rPr>
            <w:t>4</w:t>
          </w:r>
          <w:r>
            <w:rPr>
              <w:noProof/>
            </w:rPr>
            <w:fldChar w:fldCharType="end"/>
          </w:r>
        </w:p>
        <w:p w14:paraId="1423B6B4"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Materials and Methods</w:t>
          </w:r>
          <w:r>
            <w:rPr>
              <w:noProof/>
            </w:rPr>
            <w:tab/>
          </w:r>
          <w:r>
            <w:rPr>
              <w:noProof/>
            </w:rPr>
            <w:fldChar w:fldCharType="begin"/>
          </w:r>
          <w:r>
            <w:rPr>
              <w:noProof/>
            </w:rPr>
            <w:instrText xml:space="preserve"> PAGEREF _Toc253742140 \h </w:instrText>
          </w:r>
          <w:r>
            <w:rPr>
              <w:noProof/>
            </w:rPr>
          </w:r>
          <w:r>
            <w:rPr>
              <w:noProof/>
            </w:rPr>
            <w:fldChar w:fldCharType="separate"/>
          </w:r>
          <w:r>
            <w:rPr>
              <w:noProof/>
            </w:rPr>
            <w:t>5</w:t>
          </w:r>
          <w:r>
            <w:rPr>
              <w:noProof/>
            </w:rPr>
            <w:fldChar w:fldCharType="end"/>
          </w:r>
        </w:p>
        <w:p w14:paraId="3924CE50"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Website</w:t>
          </w:r>
          <w:r>
            <w:rPr>
              <w:noProof/>
            </w:rPr>
            <w:tab/>
          </w:r>
          <w:r>
            <w:rPr>
              <w:noProof/>
            </w:rPr>
            <w:fldChar w:fldCharType="begin"/>
          </w:r>
          <w:r>
            <w:rPr>
              <w:noProof/>
            </w:rPr>
            <w:instrText xml:space="preserve"> PAGEREF _Toc253742141 \h </w:instrText>
          </w:r>
          <w:r>
            <w:rPr>
              <w:noProof/>
            </w:rPr>
          </w:r>
          <w:r>
            <w:rPr>
              <w:noProof/>
            </w:rPr>
            <w:fldChar w:fldCharType="separate"/>
          </w:r>
          <w:r>
            <w:rPr>
              <w:noProof/>
            </w:rPr>
            <w:t>5</w:t>
          </w:r>
          <w:r>
            <w:rPr>
              <w:noProof/>
            </w:rPr>
            <w:fldChar w:fldCharType="end"/>
          </w:r>
        </w:p>
        <w:p w14:paraId="540BB25F"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Training</w:t>
          </w:r>
          <w:r>
            <w:rPr>
              <w:noProof/>
            </w:rPr>
            <w:tab/>
          </w:r>
          <w:r>
            <w:rPr>
              <w:noProof/>
            </w:rPr>
            <w:fldChar w:fldCharType="begin"/>
          </w:r>
          <w:r>
            <w:rPr>
              <w:noProof/>
            </w:rPr>
            <w:instrText xml:space="preserve"> PAGEREF _Toc253742142 \h </w:instrText>
          </w:r>
          <w:r>
            <w:rPr>
              <w:noProof/>
            </w:rPr>
          </w:r>
          <w:r>
            <w:rPr>
              <w:noProof/>
            </w:rPr>
            <w:fldChar w:fldCharType="separate"/>
          </w:r>
          <w:r>
            <w:rPr>
              <w:noProof/>
            </w:rPr>
            <w:t>5</w:t>
          </w:r>
          <w:r>
            <w:rPr>
              <w:noProof/>
            </w:rPr>
            <w:fldChar w:fldCharType="end"/>
          </w:r>
        </w:p>
        <w:p w14:paraId="5FC6C226"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Results</w:t>
          </w:r>
          <w:r>
            <w:rPr>
              <w:noProof/>
            </w:rPr>
            <w:tab/>
          </w:r>
          <w:r>
            <w:rPr>
              <w:noProof/>
            </w:rPr>
            <w:fldChar w:fldCharType="begin"/>
          </w:r>
          <w:r>
            <w:rPr>
              <w:noProof/>
            </w:rPr>
            <w:instrText xml:space="preserve"> PAGEREF _Toc253742143 \h </w:instrText>
          </w:r>
          <w:r>
            <w:rPr>
              <w:noProof/>
            </w:rPr>
          </w:r>
          <w:r>
            <w:rPr>
              <w:noProof/>
            </w:rPr>
            <w:fldChar w:fldCharType="separate"/>
          </w:r>
          <w:r>
            <w:rPr>
              <w:noProof/>
            </w:rPr>
            <w:t>6</w:t>
          </w:r>
          <w:r>
            <w:rPr>
              <w:noProof/>
            </w:rPr>
            <w:fldChar w:fldCharType="end"/>
          </w:r>
        </w:p>
        <w:p w14:paraId="67130B43"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Website</w:t>
          </w:r>
          <w:r>
            <w:rPr>
              <w:noProof/>
            </w:rPr>
            <w:tab/>
          </w:r>
          <w:r>
            <w:rPr>
              <w:noProof/>
            </w:rPr>
            <w:fldChar w:fldCharType="begin"/>
          </w:r>
          <w:r>
            <w:rPr>
              <w:noProof/>
            </w:rPr>
            <w:instrText xml:space="preserve"> PAGEREF _Toc253742144 \h </w:instrText>
          </w:r>
          <w:r>
            <w:rPr>
              <w:noProof/>
            </w:rPr>
          </w:r>
          <w:r>
            <w:rPr>
              <w:noProof/>
            </w:rPr>
            <w:fldChar w:fldCharType="separate"/>
          </w:r>
          <w:r>
            <w:rPr>
              <w:noProof/>
            </w:rPr>
            <w:t>6</w:t>
          </w:r>
          <w:r>
            <w:rPr>
              <w:noProof/>
            </w:rPr>
            <w:fldChar w:fldCharType="end"/>
          </w:r>
        </w:p>
        <w:p w14:paraId="60A3F2EA" w14:textId="77777777" w:rsidR="0069039C" w:rsidRDefault="0069039C">
          <w:pPr>
            <w:pStyle w:val="Inhopg2"/>
            <w:tabs>
              <w:tab w:val="right" w:leader="dot" w:pos="9056"/>
            </w:tabs>
            <w:rPr>
              <w:rFonts w:asciiTheme="minorHAnsi" w:hAnsiTheme="minorHAnsi"/>
              <w:smallCaps w:val="0"/>
              <w:noProof/>
              <w:sz w:val="24"/>
              <w:szCs w:val="24"/>
              <w:lang w:eastAsia="ja-JP"/>
            </w:rPr>
          </w:pPr>
          <w:r w:rsidRPr="000C51E5">
            <w:rPr>
              <w:noProof/>
              <w:lang w:val="en-GB"/>
            </w:rPr>
            <w:t>Preparation script</w:t>
          </w:r>
          <w:r>
            <w:rPr>
              <w:noProof/>
            </w:rPr>
            <w:tab/>
          </w:r>
          <w:r>
            <w:rPr>
              <w:noProof/>
            </w:rPr>
            <w:fldChar w:fldCharType="begin"/>
          </w:r>
          <w:r>
            <w:rPr>
              <w:noProof/>
            </w:rPr>
            <w:instrText xml:space="preserve"> PAGEREF _Toc253742145 \h </w:instrText>
          </w:r>
          <w:r>
            <w:rPr>
              <w:noProof/>
            </w:rPr>
          </w:r>
          <w:r>
            <w:rPr>
              <w:noProof/>
            </w:rPr>
            <w:fldChar w:fldCharType="separate"/>
          </w:r>
          <w:r>
            <w:rPr>
              <w:noProof/>
            </w:rPr>
            <w:t>6</w:t>
          </w:r>
          <w:r>
            <w:rPr>
              <w:noProof/>
            </w:rPr>
            <w:fldChar w:fldCharType="end"/>
          </w:r>
        </w:p>
        <w:p w14:paraId="0CAAD23A"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Discussion</w:t>
          </w:r>
          <w:r>
            <w:rPr>
              <w:noProof/>
            </w:rPr>
            <w:tab/>
          </w:r>
          <w:r>
            <w:rPr>
              <w:noProof/>
            </w:rPr>
            <w:fldChar w:fldCharType="begin"/>
          </w:r>
          <w:r>
            <w:rPr>
              <w:noProof/>
            </w:rPr>
            <w:instrText xml:space="preserve"> PAGEREF _Toc253742146 \h </w:instrText>
          </w:r>
          <w:r>
            <w:rPr>
              <w:noProof/>
            </w:rPr>
          </w:r>
          <w:r>
            <w:rPr>
              <w:noProof/>
            </w:rPr>
            <w:fldChar w:fldCharType="separate"/>
          </w:r>
          <w:r>
            <w:rPr>
              <w:noProof/>
            </w:rPr>
            <w:t>7</w:t>
          </w:r>
          <w:r>
            <w:rPr>
              <w:noProof/>
            </w:rPr>
            <w:fldChar w:fldCharType="end"/>
          </w:r>
        </w:p>
        <w:p w14:paraId="104FBF09"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References</w:t>
          </w:r>
          <w:r>
            <w:rPr>
              <w:noProof/>
            </w:rPr>
            <w:tab/>
          </w:r>
          <w:r>
            <w:rPr>
              <w:noProof/>
            </w:rPr>
            <w:fldChar w:fldCharType="begin"/>
          </w:r>
          <w:r>
            <w:rPr>
              <w:noProof/>
            </w:rPr>
            <w:instrText xml:space="preserve"> PAGEREF _Toc253742147 \h </w:instrText>
          </w:r>
          <w:r>
            <w:rPr>
              <w:noProof/>
            </w:rPr>
          </w:r>
          <w:r>
            <w:rPr>
              <w:noProof/>
            </w:rPr>
            <w:fldChar w:fldCharType="separate"/>
          </w:r>
          <w:r>
            <w:rPr>
              <w:noProof/>
            </w:rPr>
            <w:t>8</w:t>
          </w:r>
          <w:r>
            <w:rPr>
              <w:noProof/>
            </w:rPr>
            <w:fldChar w:fldCharType="end"/>
          </w:r>
        </w:p>
        <w:p w14:paraId="5E606614" w14:textId="77777777" w:rsidR="0069039C" w:rsidRDefault="0069039C">
          <w:pPr>
            <w:pStyle w:val="Inhopg1"/>
            <w:tabs>
              <w:tab w:val="right" w:leader="dot" w:pos="9056"/>
            </w:tabs>
            <w:rPr>
              <w:rFonts w:asciiTheme="minorHAnsi" w:hAnsiTheme="minorHAnsi"/>
              <w:b w:val="0"/>
              <w:caps w:val="0"/>
              <w:noProof/>
              <w:sz w:val="24"/>
              <w:szCs w:val="24"/>
              <w:lang w:eastAsia="ja-JP"/>
            </w:rPr>
          </w:pPr>
          <w:r w:rsidRPr="000C51E5">
            <w:rPr>
              <w:noProof/>
              <w:lang w:val="en-GB"/>
            </w:rPr>
            <w:t>Appendices</w:t>
          </w:r>
          <w:r>
            <w:rPr>
              <w:noProof/>
            </w:rPr>
            <w:tab/>
          </w:r>
          <w:r>
            <w:rPr>
              <w:noProof/>
            </w:rPr>
            <w:fldChar w:fldCharType="begin"/>
          </w:r>
          <w:r>
            <w:rPr>
              <w:noProof/>
            </w:rPr>
            <w:instrText xml:space="preserve"> PAGEREF _Toc253742148 \h </w:instrText>
          </w:r>
          <w:r>
            <w:rPr>
              <w:noProof/>
            </w:rPr>
          </w:r>
          <w:r>
            <w:rPr>
              <w:noProof/>
            </w:rPr>
            <w:fldChar w:fldCharType="separate"/>
          </w:r>
          <w:r>
            <w:rPr>
              <w:noProof/>
            </w:rPr>
            <w:t>10</w:t>
          </w:r>
          <w:r>
            <w:rPr>
              <w:noProof/>
            </w:rPr>
            <w:fldChar w:fldCharType="end"/>
          </w:r>
        </w:p>
        <w:p w14:paraId="3338F4BE" w14:textId="77777777" w:rsidR="0069039C" w:rsidRDefault="0069039C">
          <w:pPr>
            <w:pStyle w:val="Inhopg2"/>
            <w:tabs>
              <w:tab w:val="left" w:pos="647"/>
              <w:tab w:val="right" w:leader="dot" w:pos="9056"/>
            </w:tabs>
            <w:rPr>
              <w:rFonts w:asciiTheme="minorHAnsi" w:hAnsiTheme="minorHAnsi"/>
              <w:smallCaps w:val="0"/>
              <w:noProof/>
              <w:sz w:val="24"/>
              <w:szCs w:val="24"/>
              <w:lang w:eastAsia="ja-JP"/>
            </w:rPr>
          </w:pPr>
          <w:r w:rsidRPr="000C51E5">
            <w:rPr>
              <w:noProof/>
              <w:lang w:val="en-GB"/>
            </w:rPr>
            <w:t>1.</w:t>
          </w:r>
          <w:r>
            <w:rPr>
              <w:rFonts w:asciiTheme="minorHAnsi" w:hAnsiTheme="minorHAnsi"/>
              <w:smallCaps w:val="0"/>
              <w:noProof/>
              <w:sz w:val="24"/>
              <w:szCs w:val="24"/>
              <w:lang w:eastAsia="ja-JP"/>
            </w:rPr>
            <w:tab/>
          </w:r>
          <w:r w:rsidRPr="000C51E5">
            <w:rPr>
              <w:noProof/>
              <w:lang w:val="en-GB"/>
            </w:rPr>
            <w:t>Figures</w:t>
          </w:r>
          <w:r>
            <w:rPr>
              <w:noProof/>
            </w:rPr>
            <w:tab/>
          </w:r>
          <w:r>
            <w:rPr>
              <w:noProof/>
            </w:rPr>
            <w:fldChar w:fldCharType="begin"/>
          </w:r>
          <w:r>
            <w:rPr>
              <w:noProof/>
            </w:rPr>
            <w:instrText xml:space="preserve"> PAGEREF _Toc253742149 \h </w:instrText>
          </w:r>
          <w:r>
            <w:rPr>
              <w:noProof/>
            </w:rPr>
          </w:r>
          <w:r>
            <w:rPr>
              <w:noProof/>
            </w:rPr>
            <w:fldChar w:fldCharType="separate"/>
          </w:r>
          <w:r>
            <w:rPr>
              <w:noProof/>
            </w:rPr>
            <w:t>10</w:t>
          </w:r>
          <w:r>
            <w:rPr>
              <w:noProof/>
            </w:rPr>
            <w:fldChar w:fldCharType="end"/>
          </w:r>
        </w:p>
        <w:p w14:paraId="2B11F0F2" w14:textId="77777777" w:rsidR="0069039C" w:rsidRDefault="0069039C">
          <w:pPr>
            <w:pStyle w:val="Inhopg2"/>
            <w:tabs>
              <w:tab w:val="left" w:pos="647"/>
              <w:tab w:val="right" w:leader="dot" w:pos="9056"/>
            </w:tabs>
            <w:rPr>
              <w:rFonts w:asciiTheme="minorHAnsi" w:hAnsiTheme="minorHAnsi"/>
              <w:smallCaps w:val="0"/>
              <w:noProof/>
              <w:sz w:val="24"/>
              <w:szCs w:val="24"/>
              <w:lang w:eastAsia="ja-JP"/>
            </w:rPr>
          </w:pPr>
          <w:r w:rsidRPr="000C51E5">
            <w:rPr>
              <w:noProof/>
              <w:lang w:val="en-GB"/>
            </w:rPr>
            <w:t>2.</w:t>
          </w:r>
          <w:r>
            <w:rPr>
              <w:rFonts w:asciiTheme="minorHAnsi" w:hAnsiTheme="minorHAnsi"/>
              <w:smallCaps w:val="0"/>
              <w:noProof/>
              <w:sz w:val="24"/>
              <w:szCs w:val="24"/>
              <w:lang w:eastAsia="ja-JP"/>
            </w:rPr>
            <w:tab/>
          </w:r>
          <w:r w:rsidRPr="000C51E5">
            <w:rPr>
              <w:noProof/>
              <w:lang w:val="en-GB"/>
            </w:rPr>
            <w:t>Input and output files</w:t>
          </w:r>
          <w:r>
            <w:rPr>
              <w:noProof/>
            </w:rPr>
            <w:tab/>
          </w:r>
          <w:r>
            <w:rPr>
              <w:noProof/>
            </w:rPr>
            <w:fldChar w:fldCharType="begin"/>
          </w:r>
          <w:r>
            <w:rPr>
              <w:noProof/>
            </w:rPr>
            <w:instrText xml:space="preserve"> PAGEREF _Toc253742150 \h </w:instrText>
          </w:r>
          <w:r>
            <w:rPr>
              <w:noProof/>
            </w:rPr>
          </w:r>
          <w:r>
            <w:rPr>
              <w:noProof/>
            </w:rPr>
            <w:fldChar w:fldCharType="separate"/>
          </w:r>
          <w:r>
            <w:rPr>
              <w:noProof/>
            </w:rPr>
            <w:t>12</w:t>
          </w:r>
          <w:r>
            <w:rPr>
              <w:noProof/>
            </w:rPr>
            <w:fldChar w:fldCharType="end"/>
          </w:r>
        </w:p>
        <w:p w14:paraId="6A55382C" w14:textId="77777777" w:rsidR="0069039C" w:rsidRDefault="0069039C">
          <w:pPr>
            <w:pStyle w:val="Inhopg2"/>
            <w:tabs>
              <w:tab w:val="left" w:pos="647"/>
              <w:tab w:val="right" w:leader="dot" w:pos="9056"/>
            </w:tabs>
            <w:rPr>
              <w:rFonts w:asciiTheme="minorHAnsi" w:hAnsiTheme="minorHAnsi"/>
              <w:smallCaps w:val="0"/>
              <w:noProof/>
              <w:sz w:val="24"/>
              <w:szCs w:val="24"/>
              <w:lang w:eastAsia="ja-JP"/>
            </w:rPr>
          </w:pPr>
          <w:r w:rsidRPr="000C51E5">
            <w:rPr>
              <w:noProof/>
              <w:lang w:val="en-GB"/>
            </w:rPr>
            <w:t>3.</w:t>
          </w:r>
          <w:r>
            <w:rPr>
              <w:rFonts w:asciiTheme="minorHAnsi" w:hAnsiTheme="minorHAnsi"/>
              <w:smallCaps w:val="0"/>
              <w:noProof/>
              <w:sz w:val="24"/>
              <w:szCs w:val="24"/>
              <w:lang w:eastAsia="ja-JP"/>
            </w:rPr>
            <w:tab/>
          </w:r>
          <w:r w:rsidRPr="000C51E5">
            <w:rPr>
              <w:noProof/>
              <w:lang w:val="en-GB"/>
            </w:rPr>
            <w:t>Codes</w:t>
          </w:r>
          <w:r>
            <w:rPr>
              <w:noProof/>
            </w:rPr>
            <w:tab/>
          </w:r>
          <w:r>
            <w:rPr>
              <w:noProof/>
            </w:rPr>
            <w:fldChar w:fldCharType="begin"/>
          </w:r>
          <w:r>
            <w:rPr>
              <w:noProof/>
            </w:rPr>
            <w:instrText xml:space="preserve"> PAGEREF _Toc253742151 \h </w:instrText>
          </w:r>
          <w:r>
            <w:rPr>
              <w:noProof/>
            </w:rPr>
          </w:r>
          <w:r>
            <w:rPr>
              <w:noProof/>
            </w:rPr>
            <w:fldChar w:fldCharType="separate"/>
          </w:r>
          <w:r>
            <w:rPr>
              <w:noProof/>
            </w:rPr>
            <w:t>13</w:t>
          </w:r>
          <w:r>
            <w:rPr>
              <w:noProof/>
            </w:rPr>
            <w:fldChar w:fldCharType="end"/>
          </w:r>
        </w:p>
        <w:p w14:paraId="6CD14F69" w14:textId="77777777" w:rsidR="001464F4" w:rsidRPr="0069039C" w:rsidRDefault="001464F4" w:rsidP="00B056D7">
          <w:pPr>
            <w:rPr>
              <w:lang w:val="en-GB"/>
            </w:rPr>
          </w:pPr>
          <w:r w:rsidRPr="0069039C">
            <w:rPr>
              <w:b/>
              <w:bCs/>
              <w:noProof/>
              <w:lang w:val="en-GB"/>
            </w:rPr>
            <w:fldChar w:fldCharType="end"/>
          </w:r>
        </w:p>
      </w:sdtContent>
    </w:sdt>
    <w:p w14:paraId="34E04E28" w14:textId="77777777" w:rsidR="001464F4" w:rsidRPr="0069039C" w:rsidRDefault="001464F4" w:rsidP="00B056D7">
      <w:pPr>
        <w:pStyle w:val="Kop1"/>
        <w:rPr>
          <w:lang w:val="en-GB"/>
        </w:rPr>
      </w:pPr>
      <w:r w:rsidRPr="0069039C">
        <w:rPr>
          <w:lang w:val="en-GB"/>
        </w:rPr>
        <w:br w:type="page"/>
      </w:r>
    </w:p>
    <w:p w14:paraId="08CE7131" w14:textId="35E4725C" w:rsidR="001464F4" w:rsidRPr="0069039C" w:rsidRDefault="001464F4" w:rsidP="00B056D7">
      <w:pPr>
        <w:pStyle w:val="Kop1"/>
        <w:rPr>
          <w:lang w:val="en-GB"/>
        </w:rPr>
      </w:pPr>
      <w:bookmarkStart w:id="0" w:name="_Toc253742135"/>
      <w:r w:rsidRPr="0069039C">
        <w:rPr>
          <w:lang w:val="en-GB"/>
        </w:rPr>
        <w:lastRenderedPageBreak/>
        <w:t>Introduction</w:t>
      </w:r>
      <w:bookmarkEnd w:id="0"/>
    </w:p>
    <w:p w14:paraId="72D92683" w14:textId="77777777" w:rsidR="001464F4" w:rsidRPr="0069039C" w:rsidRDefault="001464F4" w:rsidP="00B056D7">
      <w:pPr>
        <w:pStyle w:val="Kop2"/>
        <w:rPr>
          <w:lang w:val="en-GB"/>
        </w:rPr>
      </w:pPr>
      <w:bookmarkStart w:id="1" w:name="_Toc253742136"/>
      <w:r w:rsidRPr="0069039C">
        <w:rPr>
          <w:lang w:val="en-GB"/>
        </w:rPr>
        <w:t>CITES</w:t>
      </w:r>
      <w:bookmarkEnd w:id="1"/>
    </w:p>
    <w:p w14:paraId="0FA754E5" w14:textId="77777777" w:rsidR="001464F4" w:rsidRPr="0069039C" w:rsidRDefault="001464F4" w:rsidP="00B056D7">
      <w:pPr>
        <w:rPr>
          <w:lang w:val="en-GB"/>
        </w:rPr>
      </w:pPr>
      <w:r w:rsidRPr="0069039C">
        <w:rPr>
          <w:lang w:val="en-GB"/>
        </w:rPr>
        <w:t xml:space="preserve">There are thousands of different orchid species known all over the world [2]. None of these are allowed to be imported into the Netherlands without CITES permits. </w:t>
      </w:r>
    </w:p>
    <w:p w14:paraId="21709ED9" w14:textId="2D1BDAC0" w:rsidR="001464F4" w:rsidRPr="0069039C" w:rsidRDefault="001464F4" w:rsidP="00B056D7">
      <w:pPr>
        <w:rPr>
          <w:lang w:val="en-GB"/>
        </w:rPr>
      </w:pPr>
      <w:r w:rsidRPr="0069039C">
        <w:rPr>
          <w:lang w:val="en-GB"/>
        </w:rPr>
        <w:t xml:space="preserve">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 Each </w:t>
      </w:r>
      <w:r w:rsidR="00635D7C" w:rsidRPr="0069039C">
        <w:rPr>
          <w:lang w:val="en-GB"/>
        </w:rPr>
        <w:t>nation</w:t>
      </w:r>
      <w:r w:rsidRPr="0069039C">
        <w:rPr>
          <w:lang w:val="en-GB"/>
        </w:rPr>
        <w:t xml:space="preserve"> who signed the Convention must designate one or more Management Authorities. They are in charge of administrating that licensing system. All the </w:t>
      </w:r>
      <w:r w:rsidR="00635D7C" w:rsidRPr="0069039C">
        <w:rPr>
          <w:lang w:val="en-GB"/>
        </w:rPr>
        <w:t>nations</w:t>
      </w:r>
      <w:r w:rsidRPr="0069039C">
        <w:rPr>
          <w:lang w:val="en-GB"/>
        </w:rPr>
        <w:t xml:space="preserve"> have </w:t>
      </w:r>
      <w:del w:id="2" w:author="Mirna" w:date="2014-02-11T14:04:00Z">
        <w:r w:rsidRPr="0069039C" w:rsidDel="00197246">
          <w:rPr>
            <w:lang w:val="en-GB"/>
          </w:rPr>
          <w:delText xml:space="preserve">also </w:delText>
        </w:r>
      </w:del>
      <w:r w:rsidRPr="0069039C">
        <w:rPr>
          <w:lang w:val="en-GB"/>
        </w:rPr>
        <w:t xml:space="preserve">to designate one or more Scientific Authorities. </w:t>
      </w:r>
      <w:commentRangeStart w:id="3"/>
      <w:r w:rsidRPr="0069039C">
        <w:rPr>
          <w:lang w:val="en-GB"/>
        </w:rPr>
        <w:t>They</w:t>
      </w:r>
      <w:commentRangeEnd w:id="3"/>
      <w:r w:rsidR="00197246">
        <w:rPr>
          <w:rStyle w:val="Verwijzingopmerking"/>
        </w:rPr>
        <w:commentReference w:id="3"/>
      </w:r>
      <w:r w:rsidRPr="0069039C">
        <w:rPr>
          <w:lang w:val="en-GB"/>
        </w:rPr>
        <w:t xml:space="preserve"> advise the Management Authorities about the effects of trade on the status of the species.</w:t>
      </w:r>
    </w:p>
    <w:p w14:paraId="788AB382" w14:textId="77777777" w:rsidR="001464F4" w:rsidRPr="0069039C" w:rsidRDefault="001464F4" w:rsidP="00B056D7">
      <w:pPr>
        <w:rPr>
          <w:lang w:val="en-GB"/>
        </w:rPr>
      </w:pPr>
    </w:p>
    <w:p w14:paraId="510C9479" w14:textId="3F674057" w:rsidR="001464F4" w:rsidRPr="0069039C" w:rsidRDefault="00E3296B" w:rsidP="00B056D7">
      <w:pPr>
        <w:rPr>
          <w:lang w:val="en-GB"/>
        </w:rPr>
      </w:pPr>
      <w:r w:rsidRPr="0069039C">
        <w:rPr>
          <w:lang w:val="en-GB"/>
        </w:rPr>
        <w:t>It is difficult to monitor the illegal trade of orchids b</w:t>
      </w:r>
      <w:r w:rsidR="001464F4" w:rsidRPr="0069039C">
        <w:rPr>
          <w:lang w:val="en-GB"/>
        </w:rPr>
        <w:t xml:space="preserve">ecause some orchids look very </w:t>
      </w:r>
      <w:r w:rsidRPr="0069039C">
        <w:rPr>
          <w:lang w:val="en-GB"/>
        </w:rPr>
        <w:t xml:space="preserve">similar to non-protected plants. </w:t>
      </w:r>
      <w:ins w:id="4" w:author="Mirna" w:date="2014-02-11T14:06:00Z">
        <w:r w:rsidR="00826E86">
          <w:rPr>
            <w:lang w:val="en-GB"/>
          </w:rPr>
          <w:t xml:space="preserve">Because they look very similar it can be </w:t>
        </w:r>
      </w:ins>
      <w:del w:id="5" w:author="Mirna" w:date="2014-02-11T14:06:00Z">
        <w:r w:rsidRPr="0069039C" w:rsidDel="00826E86">
          <w:rPr>
            <w:lang w:val="en-GB"/>
          </w:rPr>
          <w:delText>So sometimes</w:delText>
        </w:r>
        <w:r w:rsidR="001464F4" w:rsidRPr="0069039C" w:rsidDel="00826E86">
          <w:rPr>
            <w:lang w:val="en-GB"/>
          </w:rPr>
          <w:delText xml:space="preserve"> it is </w:delText>
        </w:r>
      </w:del>
      <w:r w:rsidR="001464F4" w:rsidRPr="0069039C">
        <w:rPr>
          <w:lang w:val="en-GB"/>
        </w:rPr>
        <w:t xml:space="preserve">difficult to </w:t>
      </w:r>
      <w:ins w:id="6" w:author="Mirna" w:date="2014-02-11T14:05:00Z">
        <w:r w:rsidR="00826E86">
          <w:rPr>
            <w:lang w:val="en-GB"/>
          </w:rPr>
          <w:t xml:space="preserve">know </w:t>
        </w:r>
      </w:ins>
      <w:del w:id="7" w:author="Mirna" w:date="2014-02-11T14:05:00Z">
        <w:r w:rsidR="001464F4" w:rsidRPr="0069039C" w:rsidDel="00826E86">
          <w:rPr>
            <w:lang w:val="en-GB"/>
          </w:rPr>
          <w:delText>tell</w:delText>
        </w:r>
        <w:r w:rsidRPr="0069039C" w:rsidDel="00826E86">
          <w:rPr>
            <w:lang w:val="en-GB"/>
          </w:rPr>
          <w:delText xml:space="preserve"> </w:delText>
        </w:r>
      </w:del>
      <w:r w:rsidRPr="0069039C">
        <w:rPr>
          <w:lang w:val="en-GB"/>
        </w:rPr>
        <w:t>if the imported species is an orchid or not</w:t>
      </w:r>
      <w:r w:rsidR="00635D7C" w:rsidRPr="0069039C">
        <w:rPr>
          <w:lang w:val="en-GB"/>
        </w:rPr>
        <w:t>. To improve identification, software that can identify orchid</w:t>
      </w:r>
      <w:r w:rsidR="00E423CD" w:rsidRPr="0069039C">
        <w:rPr>
          <w:lang w:val="en-GB"/>
        </w:rPr>
        <w:t>s from pictures of tubers, leaves</w:t>
      </w:r>
      <w:r w:rsidR="005317E1" w:rsidRPr="0069039C">
        <w:rPr>
          <w:lang w:val="en-GB"/>
        </w:rPr>
        <w:t xml:space="preserve"> or flowers can be useful</w:t>
      </w:r>
      <w:r w:rsidR="00635D7C" w:rsidRPr="0069039C">
        <w:rPr>
          <w:lang w:val="en-GB"/>
        </w:rPr>
        <w:t>.</w:t>
      </w:r>
    </w:p>
    <w:p w14:paraId="6AA8B561" w14:textId="77777777" w:rsidR="001464F4" w:rsidRPr="0069039C" w:rsidRDefault="001464F4" w:rsidP="00B056D7">
      <w:pPr>
        <w:pStyle w:val="Kop2"/>
        <w:rPr>
          <w:lang w:val="en-GB"/>
        </w:rPr>
      </w:pPr>
      <w:bookmarkStart w:id="8" w:name="_Toc253742137"/>
      <w:r w:rsidRPr="0069039C">
        <w:rPr>
          <w:lang w:val="en-GB"/>
        </w:rPr>
        <w:t>Study group</w:t>
      </w:r>
      <w:bookmarkEnd w:id="8"/>
    </w:p>
    <w:p w14:paraId="654338C1" w14:textId="5AA8F0E4" w:rsidR="001464F4" w:rsidRPr="0069039C" w:rsidRDefault="00635D7C" w:rsidP="00B056D7">
      <w:pPr>
        <w:rPr>
          <w:lang w:val="en-GB"/>
        </w:rPr>
      </w:pPr>
      <w:r w:rsidRPr="0069039C">
        <w:rPr>
          <w:lang w:val="en-GB"/>
        </w:rPr>
        <w:t>During this project the</w:t>
      </w:r>
      <w:r w:rsidR="001464F4" w:rsidRPr="0069039C">
        <w:rPr>
          <w:lang w:val="en-GB"/>
        </w:rPr>
        <w:t xml:space="preserve"> focus </w:t>
      </w:r>
      <w:r w:rsidRPr="0069039C">
        <w:rPr>
          <w:lang w:val="en-GB"/>
        </w:rPr>
        <w:t>is on</w:t>
      </w:r>
      <w:r w:rsidR="001464F4" w:rsidRPr="0069039C">
        <w:rPr>
          <w:lang w:val="en-GB"/>
        </w:rPr>
        <w:t xml:space="preserve"> slipper orchids and orchids from which </w:t>
      </w:r>
      <w:proofErr w:type="spellStart"/>
      <w:r w:rsidR="001464F4" w:rsidRPr="0069039C">
        <w:rPr>
          <w:i/>
          <w:lang w:val="en-GB"/>
        </w:rPr>
        <w:t>salep</w:t>
      </w:r>
      <w:proofErr w:type="spellEnd"/>
      <w:r w:rsidR="001464F4" w:rsidRPr="0069039C">
        <w:rPr>
          <w:i/>
          <w:lang w:val="en-GB"/>
        </w:rPr>
        <w:t xml:space="preserve"> </w:t>
      </w:r>
      <w:r w:rsidR="001464F4" w:rsidRPr="0069039C">
        <w:rPr>
          <w:lang w:val="en-GB"/>
        </w:rPr>
        <w:t>i</w:t>
      </w:r>
      <w:r w:rsidRPr="0069039C">
        <w:rPr>
          <w:lang w:val="en-GB"/>
        </w:rPr>
        <w:t>s produced.</w:t>
      </w:r>
    </w:p>
    <w:p w14:paraId="5EE5413E" w14:textId="77777777" w:rsidR="001464F4" w:rsidRPr="0069039C" w:rsidRDefault="001464F4" w:rsidP="00B056D7">
      <w:pPr>
        <w:rPr>
          <w:lang w:val="en-GB"/>
        </w:rPr>
      </w:pPr>
      <w:r w:rsidRPr="0069039C">
        <w:rPr>
          <w:lang w:val="en-GB"/>
        </w:rPr>
        <w:t>In Europe and Asia the slipper orchids (</w:t>
      </w:r>
      <w:proofErr w:type="spellStart"/>
      <w:r w:rsidRPr="0069039C">
        <w:rPr>
          <w:i/>
          <w:lang w:val="en-GB"/>
        </w:rPr>
        <w:t>Cypripedioideae</w:t>
      </w:r>
      <w:proofErr w:type="spellEnd"/>
      <w:r w:rsidRPr="0069039C">
        <w:rPr>
          <w:lang w:val="en-GB"/>
        </w:rPr>
        <w:t xml:space="preserve">) are widely distributed between sea level up to 2000 m altitude. Species prefer to live in calcareous environments and are found in deciduous or mixed deciduous and coniferous woods. They grow best in light to deep shade. The slipper orchid is an herbaceous perennial plant species that can live very long. It can grow up to 60 cm and each season the slipper orchid will produce new growths. Each stem of the orchid can contain 3 to 4 leaves that often have </w:t>
      </w:r>
      <w:proofErr w:type="spellStart"/>
      <w:r w:rsidRPr="0069039C">
        <w:rPr>
          <w:lang w:val="en-GB"/>
        </w:rPr>
        <w:t>upcurved</w:t>
      </w:r>
      <w:proofErr w:type="spellEnd"/>
      <w:r w:rsidRPr="0069039C">
        <w:rPr>
          <w:lang w:val="en-GB"/>
        </w:rPr>
        <w:t xml:space="preserve"> sides. The flower stalk can be one-flowered or two-flowered with leaf-like bracts. The sepals and petals are rarely green but commonly brightly coloured. </w:t>
      </w:r>
      <w:commentRangeStart w:id="9"/>
      <w:r w:rsidRPr="0069039C">
        <w:rPr>
          <w:lang w:val="en-GB"/>
        </w:rPr>
        <w:t>They</w:t>
      </w:r>
      <w:commentRangeEnd w:id="9"/>
      <w:r w:rsidR="00826E86">
        <w:rPr>
          <w:rStyle w:val="Verwijzingopmerking"/>
        </w:rPr>
        <w:commentReference w:id="9"/>
      </w:r>
      <w:r w:rsidRPr="0069039C">
        <w:rPr>
          <w:lang w:val="en-GB"/>
        </w:rPr>
        <w:t xml:space="preserve"> are also often twisted [4]. Slipper orchids are highly desired ornamentals.</w:t>
      </w:r>
    </w:p>
    <w:p w14:paraId="1C04CE67" w14:textId="0CDA1F10" w:rsidR="001464F4" w:rsidRPr="0069039C" w:rsidRDefault="001464F4" w:rsidP="00B056D7">
      <w:pPr>
        <w:rPr>
          <w:lang w:val="en-GB"/>
        </w:rPr>
      </w:pPr>
      <w:r w:rsidRPr="0069039C">
        <w:rPr>
          <w:lang w:val="en-GB"/>
        </w:rPr>
        <w:t xml:space="preserve">Ground orchid bulbs of the </w:t>
      </w:r>
      <w:proofErr w:type="spellStart"/>
      <w:r w:rsidRPr="0069039C">
        <w:rPr>
          <w:i/>
          <w:lang w:val="en-GB"/>
        </w:rPr>
        <w:t>Orchidoideae</w:t>
      </w:r>
      <w:proofErr w:type="spellEnd"/>
      <w:r w:rsidRPr="0069039C">
        <w:rPr>
          <w:lang w:val="en-GB"/>
        </w:rPr>
        <w:t xml:space="preserve">, also known as </w:t>
      </w:r>
      <w:proofErr w:type="spellStart"/>
      <w:r w:rsidRPr="0069039C">
        <w:rPr>
          <w:i/>
          <w:lang w:val="en-GB"/>
        </w:rPr>
        <w:t>salep</w:t>
      </w:r>
      <w:proofErr w:type="spellEnd"/>
      <w:r w:rsidRPr="0069039C">
        <w:rPr>
          <w:i/>
          <w:lang w:val="en-GB"/>
        </w:rPr>
        <w:t>,</w:t>
      </w:r>
      <w:r w:rsidRPr="0069039C">
        <w:rPr>
          <w:lang w:val="en-GB"/>
        </w:rPr>
        <w:t xml:space="preserve"> are very popular in Turkey. They are used to produce ice creams in summer and drinks during winter. </w:t>
      </w:r>
      <w:proofErr w:type="spellStart"/>
      <w:r w:rsidRPr="0069039C">
        <w:rPr>
          <w:i/>
          <w:lang w:val="en-GB"/>
        </w:rPr>
        <w:t>Salep</w:t>
      </w:r>
      <w:proofErr w:type="spellEnd"/>
      <w:r w:rsidRPr="0069039C">
        <w:rPr>
          <w:i/>
          <w:lang w:val="en-GB"/>
        </w:rPr>
        <w:t xml:space="preserve"> </w:t>
      </w:r>
      <w:r w:rsidRPr="0069039C">
        <w:rPr>
          <w:lang w:val="en-GB"/>
        </w:rPr>
        <w:t xml:space="preserve">is also used as medicine. In the early 1990s the trade of </w:t>
      </w:r>
      <w:proofErr w:type="spellStart"/>
      <w:r w:rsidRPr="0069039C">
        <w:rPr>
          <w:i/>
          <w:lang w:val="en-GB"/>
        </w:rPr>
        <w:t>salep</w:t>
      </w:r>
      <w:proofErr w:type="spellEnd"/>
      <w:r w:rsidRPr="0069039C">
        <w:rPr>
          <w:lang w:val="en-GB"/>
        </w:rPr>
        <w:t xml:space="preserve"> increased strongly. The official statistics from the Turkish State Institute of Statistics show that the export between 1995 and 1999 was 282</w:t>
      </w:r>
      <w:r w:rsidR="00E423CD" w:rsidRPr="0069039C">
        <w:rPr>
          <w:lang w:val="en-GB"/>
        </w:rPr>
        <w:t>.</w:t>
      </w:r>
      <w:r w:rsidRPr="0069039C">
        <w:rPr>
          <w:lang w:val="en-GB"/>
        </w:rPr>
        <w:t xml:space="preserve">000 kg annually. It is unknown if this information is related to pure </w:t>
      </w:r>
      <w:proofErr w:type="spellStart"/>
      <w:r w:rsidRPr="0069039C">
        <w:rPr>
          <w:i/>
          <w:lang w:val="en-GB"/>
        </w:rPr>
        <w:t>salep</w:t>
      </w:r>
      <w:proofErr w:type="spellEnd"/>
      <w:r w:rsidRPr="0069039C">
        <w:rPr>
          <w:lang w:val="en-GB"/>
        </w:rPr>
        <w:t>, substitutes or mixtures. To achieve this amount</w:t>
      </w:r>
      <w:r w:rsidR="00AA6E46" w:rsidRPr="0069039C">
        <w:rPr>
          <w:lang w:val="en-GB"/>
        </w:rPr>
        <w:t xml:space="preserve"> of </w:t>
      </w:r>
      <w:proofErr w:type="spellStart"/>
      <w:r w:rsidR="00AA6E46" w:rsidRPr="0069039C">
        <w:rPr>
          <w:i/>
          <w:lang w:val="en-GB"/>
        </w:rPr>
        <w:t>salep</w:t>
      </w:r>
      <w:proofErr w:type="spellEnd"/>
      <w:r w:rsidRPr="0069039C">
        <w:rPr>
          <w:lang w:val="en-GB"/>
        </w:rPr>
        <w:t xml:space="preserve"> 9</w:t>
      </w:r>
      <w:r w:rsidR="00E423CD" w:rsidRPr="0069039C">
        <w:rPr>
          <w:lang w:val="en-GB"/>
        </w:rPr>
        <w:t>.</w:t>
      </w:r>
      <w:r w:rsidRPr="0069039C">
        <w:rPr>
          <w:lang w:val="en-GB"/>
        </w:rPr>
        <w:t>825</w:t>
      </w:r>
      <w:r w:rsidR="00E423CD" w:rsidRPr="0069039C">
        <w:rPr>
          <w:lang w:val="en-GB"/>
        </w:rPr>
        <w:t>.</w:t>
      </w:r>
      <w:r w:rsidRPr="0069039C">
        <w:rPr>
          <w:lang w:val="en-GB"/>
        </w:rPr>
        <w:t>000 – 19</w:t>
      </w:r>
      <w:r w:rsidR="00E423CD" w:rsidRPr="0069039C">
        <w:rPr>
          <w:lang w:val="en-GB"/>
        </w:rPr>
        <w:t>.</w:t>
      </w:r>
      <w:r w:rsidRPr="0069039C">
        <w:rPr>
          <w:lang w:val="en-GB"/>
        </w:rPr>
        <w:t>650</w:t>
      </w:r>
      <w:r w:rsidR="00E423CD" w:rsidRPr="0069039C">
        <w:rPr>
          <w:lang w:val="en-GB"/>
        </w:rPr>
        <w:t>.</w:t>
      </w:r>
      <w:r w:rsidRPr="0069039C">
        <w:rPr>
          <w:lang w:val="en-GB"/>
        </w:rPr>
        <w:t xml:space="preserve">000 bulbs are required. This is </w:t>
      </w:r>
      <w:commentRangeStart w:id="10"/>
      <w:r w:rsidRPr="0069039C">
        <w:rPr>
          <w:lang w:val="en-GB"/>
        </w:rPr>
        <w:t xml:space="preserve">far too much </w:t>
      </w:r>
      <w:commentRangeEnd w:id="10"/>
      <w:r w:rsidR="00826E86">
        <w:rPr>
          <w:rStyle w:val="Verwijzingopmerking"/>
        </w:rPr>
        <w:commentReference w:id="10"/>
      </w:r>
      <w:r w:rsidRPr="0069039C">
        <w:rPr>
          <w:lang w:val="en-GB"/>
        </w:rPr>
        <w:t>so there are some laws established to protect these orchids. In Turkey there are three laws that would</w:t>
      </w:r>
      <w:r w:rsidR="00E3296B" w:rsidRPr="0069039C">
        <w:rPr>
          <w:lang w:val="en-GB"/>
        </w:rPr>
        <w:t xml:space="preserve"> protect them. The first law</w:t>
      </w:r>
      <w:r w:rsidRPr="0069039C">
        <w:rPr>
          <w:lang w:val="en-GB"/>
        </w:rPr>
        <w:t xml:space="preserve"> is the Turkish Forest Law. This law regulates the use of non-wood forest products. In </w:t>
      </w:r>
      <w:bookmarkStart w:id="11" w:name="_GoBack"/>
      <w:bookmarkEnd w:id="11"/>
      <w:r w:rsidRPr="0069039C">
        <w:rPr>
          <w:lang w:val="en-GB"/>
        </w:rPr>
        <w:t>short this law states that it is forbidden to collect and remove</w:t>
      </w:r>
      <w:r w:rsidR="00E3296B" w:rsidRPr="0069039C">
        <w:rPr>
          <w:lang w:val="en-GB"/>
        </w:rPr>
        <w:t xml:space="preserve"> any form of forest vegetation. The second </w:t>
      </w:r>
      <w:r w:rsidRPr="0069039C">
        <w:rPr>
          <w:lang w:val="en-GB"/>
        </w:rPr>
        <w:t xml:space="preserve">law, the Turkish Law of Natural Parks states that “The production of forest products, hunting and disturbing the natural balance is prohibited.” Since collecting </w:t>
      </w:r>
      <w:proofErr w:type="spellStart"/>
      <w:r w:rsidRPr="0069039C">
        <w:rPr>
          <w:i/>
          <w:lang w:val="en-GB"/>
        </w:rPr>
        <w:t>salep</w:t>
      </w:r>
      <w:proofErr w:type="spellEnd"/>
      <w:r w:rsidRPr="0069039C">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69039C">
        <w:rPr>
          <w:lang w:val="en-GB"/>
        </w:rPr>
        <w:t xml:space="preserve">this </w:t>
      </w:r>
      <w:r w:rsidRPr="0069039C">
        <w:rPr>
          <w:lang w:val="en-GB"/>
        </w:rPr>
        <w:t xml:space="preserve">law reveals, this law regulates the production and the export of bulbs, roots and tubers of flowers. It also holds a list with species that may not be taken away from the wild for export [5]. </w:t>
      </w:r>
    </w:p>
    <w:p w14:paraId="7F6F07F3" w14:textId="77777777" w:rsidR="001464F4" w:rsidRPr="0069039C" w:rsidRDefault="001464F4" w:rsidP="00B056D7">
      <w:pPr>
        <w:rPr>
          <w:lang w:val="en-GB"/>
        </w:rPr>
      </w:pPr>
    </w:p>
    <w:p w14:paraId="619100DE" w14:textId="6D640094" w:rsidR="001464F4" w:rsidRPr="0069039C" w:rsidRDefault="002D5A7A" w:rsidP="00B056D7">
      <w:pPr>
        <w:pStyle w:val="Kop2"/>
        <w:rPr>
          <w:lang w:val="en-GB"/>
        </w:rPr>
      </w:pPr>
      <w:bookmarkStart w:id="12" w:name="_Toc253742138"/>
      <w:r w:rsidRPr="0069039C">
        <w:rPr>
          <w:lang w:val="en-GB"/>
        </w:rPr>
        <w:lastRenderedPageBreak/>
        <w:t>How a</w:t>
      </w:r>
      <w:r w:rsidR="001464F4" w:rsidRPr="0069039C">
        <w:rPr>
          <w:lang w:val="en-GB"/>
        </w:rPr>
        <w:t xml:space="preserve"> </w:t>
      </w:r>
      <w:r w:rsidRPr="0069039C">
        <w:rPr>
          <w:lang w:val="en-GB"/>
        </w:rPr>
        <w:t xml:space="preserve">web </w:t>
      </w:r>
      <w:r w:rsidR="001464F4" w:rsidRPr="0069039C">
        <w:rPr>
          <w:lang w:val="en-GB"/>
        </w:rPr>
        <w:t>app</w:t>
      </w:r>
      <w:r w:rsidRPr="0069039C">
        <w:rPr>
          <w:lang w:val="en-GB"/>
        </w:rPr>
        <w:t>lication</w:t>
      </w:r>
      <w:r w:rsidR="001464F4" w:rsidRPr="0069039C">
        <w:rPr>
          <w:lang w:val="en-GB"/>
        </w:rPr>
        <w:t xml:space="preserve"> c</w:t>
      </w:r>
      <w:r w:rsidR="00AA6E46" w:rsidRPr="0069039C">
        <w:rPr>
          <w:lang w:val="en-GB"/>
        </w:rPr>
        <w:t>an</w:t>
      </w:r>
      <w:r w:rsidR="001464F4" w:rsidRPr="0069039C">
        <w:rPr>
          <w:lang w:val="en-GB"/>
        </w:rPr>
        <w:t xml:space="preserve"> improve control in illegal orchid trade</w:t>
      </w:r>
      <w:bookmarkEnd w:id="12"/>
    </w:p>
    <w:p w14:paraId="7D77D8B2" w14:textId="7ED5F72F" w:rsidR="001464F4" w:rsidRPr="0069039C" w:rsidRDefault="001464F4" w:rsidP="00B056D7">
      <w:pPr>
        <w:rPr>
          <w:lang w:val="en-GB"/>
        </w:rPr>
      </w:pPr>
      <w:r w:rsidRPr="0069039C">
        <w:rPr>
          <w:lang w:val="en-GB"/>
        </w:rPr>
        <w:t>To make it easier to follow the trad</w:t>
      </w:r>
      <w:r w:rsidR="002D5A7A" w:rsidRPr="0069039C">
        <w:rPr>
          <w:lang w:val="en-GB"/>
        </w:rPr>
        <w:t>e routes of orchid smuggling, a web</w:t>
      </w:r>
      <w:r w:rsidRPr="0069039C">
        <w:rPr>
          <w:lang w:val="en-GB"/>
        </w:rPr>
        <w:t xml:space="preserve"> app</w:t>
      </w:r>
      <w:r w:rsidR="002D5A7A" w:rsidRPr="0069039C">
        <w:rPr>
          <w:lang w:val="en-GB"/>
        </w:rPr>
        <w:t>lication</w:t>
      </w:r>
      <w:r w:rsidRPr="0069039C">
        <w:rPr>
          <w:lang w:val="en-GB"/>
        </w:rPr>
        <w:t xml:space="preserve"> that can identify different orchid species would be handy. This app</w:t>
      </w:r>
      <w:r w:rsidR="002D5A7A" w:rsidRPr="0069039C">
        <w:rPr>
          <w:lang w:val="en-GB"/>
        </w:rPr>
        <w:t>lication</w:t>
      </w:r>
      <w:r w:rsidRPr="0069039C">
        <w:rPr>
          <w:lang w:val="en-GB"/>
        </w:rPr>
        <w:t xml:space="preserve"> can be used on </w:t>
      </w:r>
      <w:r w:rsidR="005317E1" w:rsidRPr="0069039C">
        <w:rPr>
          <w:lang w:val="en-GB"/>
        </w:rPr>
        <w:t xml:space="preserve">laptops/desktops </w:t>
      </w:r>
      <w:r w:rsidR="002D5A7A" w:rsidRPr="0069039C">
        <w:rPr>
          <w:lang w:val="en-GB"/>
        </w:rPr>
        <w:t xml:space="preserve">and </w:t>
      </w:r>
      <w:r w:rsidR="005317E1" w:rsidRPr="0069039C">
        <w:rPr>
          <w:lang w:val="en-GB"/>
        </w:rPr>
        <w:t xml:space="preserve">smartphones/tablets </w:t>
      </w:r>
      <w:r w:rsidRPr="0069039C">
        <w:rPr>
          <w:lang w:val="en-GB"/>
        </w:rPr>
        <w:t>by taking pictures of flowers, leaves and underground tubers</w:t>
      </w:r>
      <w:r w:rsidR="00E3296B" w:rsidRPr="0069039C">
        <w:rPr>
          <w:lang w:val="en-GB"/>
        </w:rPr>
        <w:t xml:space="preserve"> and upload the pictures to the website</w:t>
      </w:r>
      <w:r w:rsidRPr="0069039C">
        <w:rPr>
          <w:lang w:val="en-GB"/>
        </w:rPr>
        <w:t>.</w:t>
      </w:r>
      <w:r w:rsidR="002D5A7A" w:rsidRPr="0069039C">
        <w:rPr>
          <w:lang w:val="en-GB"/>
        </w:rPr>
        <w:t xml:space="preserve"> </w:t>
      </w:r>
      <w:r w:rsidRPr="0069039C">
        <w:rPr>
          <w:lang w:val="en-GB"/>
        </w:rPr>
        <w:t>A simple workflow of the app</w:t>
      </w:r>
      <w:r w:rsidR="002D5A7A" w:rsidRPr="0069039C">
        <w:rPr>
          <w:lang w:val="en-GB"/>
        </w:rPr>
        <w:t>lication</w:t>
      </w:r>
      <w:r w:rsidRPr="0069039C">
        <w:rPr>
          <w:lang w:val="en-GB"/>
        </w:rPr>
        <w:t xml:space="preserve"> can be found in figure 2.</w:t>
      </w:r>
      <w:r w:rsidR="002D5A7A" w:rsidRPr="0069039C">
        <w:rPr>
          <w:lang w:val="en-GB"/>
        </w:rPr>
        <w:t xml:space="preserve"> In this project the focus </w:t>
      </w:r>
      <w:r w:rsidR="00635D7C" w:rsidRPr="0069039C">
        <w:rPr>
          <w:lang w:val="en-GB"/>
        </w:rPr>
        <w:t xml:space="preserve">is </w:t>
      </w:r>
      <w:r w:rsidR="002D5A7A" w:rsidRPr="0069039C">
        <w:rPr>
          <w:lang w:val="en-GB"/>
        </w:rPr>
        <w:t xml:space="preserve">on </w:t>
      </w:r>
      <w:r w:rsidR="00E3296B" w:rsidRPr="0069039C">
        <w:rPr>
          <w:lang w:val="en-GB"/>
        </w:rPr>
        <w:t>creating</w:t>
      </w:r>
      <w:r w:rsidR="002D5A7A" w:rsidRPr="0069039C">
        <w:rPr>
          <w:lang w:val="en-GB"/>
        </w:rPr>
        <w:t xml:space="preserve"> the webs</w:t>
      </w:r>
      <w:r w:rsidR="00D82FBB" w:rsidRPr="0069039C">
        <w:rPr>
          <w:lang w:val="en-GB"/>
        </w:rPr>
        <w:t>ite and integrate the identification application</w:t>
      </w:r>
      <w:r w:rsidR="002D5A7A" w:rsidRPr="0069039C">
        <w:rPr>
          <w:lang w:val="en-GB"/>
        </w:rPr>
        <w:t>.</w:t>
      </w:r>
      <w:r w:rsidR="00D82FBB" w:rsidRPr="0069039C">
        <w:rPr>
          <w:lang w:val="en-GB"/>
        </w:rPr>
        <w:t xml:space="preserve"> This application is already available at Naturalis, and is not </w:t>
      </w:r>
      <w:r w:rsidR="005317E1" w:rsidRPr="0069039C">
        <w:rPr>
          <w:lang w:val="en-GB"/>
        </w:rPr>
        <w:t>developed</w:t>
      </w:r>
      <w:r w:rsidR="00D82FBB" w:rsidRPr="0069039C">
        <w:rPr>
          <w:lang w:val="en-GB"/>
        </w:rPr>
        <w:t xml:space="preserve"> during this internship.</w:t>
      </w:r>
    </w:p>
    <w:p w14:paraId="79C127B6" w14:textId="77777777" w:rsidR="001464F4" w:rsidRPr="0069039C" w:rsidRDefault="001464F4" w:rsidP="00B056D7">
      <w:pPr>
        <w:rPr>
          <w:lang w:val="en-GB"/>
        </w:rPr>
      </w:pPr>
    </w:p>
    <w:p w14:paraId="2A62E993" w14:textId="77777777" w:rsidR="00F15985" w:rsidRPr="0069039C" w:rsidRDefault="001464F4" w:rsidP="00B056D7">
      <w:pPr>
        <w:rPr>
          <w:lang w:val="en-GB"/>
        </w:rPr>
      </w:pPr>
      <w:r w:rsidRPr="0069039C">
        <w:rPr>
          <w:noProof/>
        </w:rPr>
        <w:drawing>
          <wp:inline distT="0" distB="0" distL="0" distR="0" wp14:anchorId="3C929BAD" wp14:editId="3536B6E8">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021D657C" w14:textId="36609DB3" w:rsidR="001464F4" w:rsidRPr="0069039C" w:rsidRDefault="00F15985"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2</w:t>
      </w:r>
      <w:r w:rsidRPr="0069039C">
        <w:rPr>
          <w:lang w:val="en-GB"/>
        </w:rPr>
        <w:fldChar w:fldCharType="end"/>
      </w:r>
      <w:r w:rsidRPr="0069039C">
        <w:rPr>
          <w:lang w:val="en-GB"/>
        </w:rPr>
        <w:t xml:space="preserve"> A simple workflow of the application made during this project. Resources of the pictures: [7-16]</w:t>
      </w:r>
    </w:p>
    <w:p w14:paraId="71B835A3" w14:textId="277CFDEE" w:rsidR="001464F4" w:rsidRPr="0069039C" w:rsidRDefault="00561329" w:rsidP="00B056D7">
      <w:pPr>
        <w:pStyle w:val="Kop2"/>
        <w:rPr>
          <w:lang w:val="en-GB"/>
        </w:rPr>
      </w:pPr>
      <w:bookmarkStart w:id="13" w:name="_Toc253742139"/>
      <w:r w:rsidRPr="0069039C">
        <w:rPr>
          <w:lang w:val="en-GB"/>
        </w:rPr>
        <w:t>Comparable</w:t>
      </w:r>
      <w:r w:rsidR="001464F4" w:rsidRPr="0069039C">
        <w:rPr>
          <w:lang w:val="en-GB"/>
        </w:rPr>
        <w:t xml:space="preserve"> </w:t>
      </w:r>
      <w:r w:rsidR="00CC11BB" w:rsidRPr="0069039C">
        <w:rPr>
          <w:lang w:val="en-GB"/>
        </w:rPr>
        <w:t>software</w:t>
      </w:r>
      <w:bookmarkEnd w:id="13"/>
    </w:p>
    <w:p w14:paraId="42EEB17D" w14:textId="616C4006" w:rsidR="001464F4" w:rsidRPr="0069039C" w:rsidRDefault="00CC11BB" w:rsidP="00B056D7">
      <w:pPr>
        <w:rPr>
          <w:lang w:val="en-GB"/>
        </w:rPr>
      </w:pPr>
      <w:r w:rsidRPr="0069039C">
        <w:rPr>
          <w:lang w:val="en-GB"/>
        </w:rPr>
        <w:t>There is software available that can identify a person using face recognition. One</w:t>
      </w:r>
      <w:r w:rsidR="001464F4" w:rsidRPr="0069039C">
        <w:rPr>
          <w:lang w:val="en-GB"/>
        </w:rPr>
        <w:t xml:space="preserve"> example of software like this is </w:t>
      </w:r>
      <w:proofErr w:type="spellStart"/>
      <w:r w:rsidR="001464F4" w:rsidRPr="0069039C">
        <w:rPr>
          <w:lang w:val="en-GB"/>
        </w:rPr>
        <w:t>KeyLemon</w:t>
      </w:r>
      <w:proofErr w:type="spellEnd"/>
      <w:r w:rsidR="001464F4" w:rsidRPr="0069039C">
        <w:rPr>
          <w:lang w:val="en-GB"/>
        </w:rPr>
        <w:t xml:space="preserve"> [20]. This software could be used to unlock a computer.</w:t>
      </w:r>
    </w:p>
    <w:p w14:paraId="7C1C7366" w14:textId="22D3B2F9" w:rsidR="00E35734" w:rsidRPr="0069039C" w:rsidRDefault="001464F4" w:rsidP="00B056D7">
      <w:pPr>
        <w:rPr>
          <w:lang w:val="en-GB"/>
        </w:rPr>
      </w:pPr>
      <w:r w:rsidRPr="0069039C">
        <w:rPr>
          <w:lang w:val="en-GB"/>
        </w:rPr>
        <w:t xml:space="preserve">The overall operation of software like this is to take 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69039C">
        <w:rPr>
          <w:lang w:val="en-GB"/>
        </w:rPr>
        <w:t>a match you will be logged-in to</w:t>
      </w:r>
      <w:r w:rsidRPr="0069039C">
        <w:rPr>
          <w:lang w:val="en-GB"/>
        </w:rPr>
        <w:t xml:space="preserve"> your own account</w:t>
      </w:r>
      <w:r w:rsidR="00561329" w:rsidRPr="0069039C">
        <w:rPr>
          <w:lang w:val="en-GB"/>
        </w:rPr>
        <w:t>.</w:t>
      </w:r>
      <w:r w:rsidR="00E35734" w:rsidRPr="0069039C">
        <w:rPr>
          <w:lang w:val="en-GB"/>
        </w:rPr>
        <w:br w:type="page"/>
      </w:r>
    </w:p>
    <w:p w14:paraId="30D38D6D" w14:textId="6FAF5F35" w:rsidR="00E35734" w:rsidRPr="0069039C" w:rsidRDefault="00E35734" w:rsidP="00B056D7">
      <w:pPr>
        <w:pStyle w:val="Kop1"/>
        <w:rPr>
          <w:lang w:val="en-GB"/>
        </w:rPr>
      </w:pPr>
      <w:bookmarkStart w:id="14" w:name="_Toc253742140"/>
      <w:r w:rsidRPr="0069039C">
        <w:rPr>
          <w:lang w:val="en-GB"/>
        </w:rPr>
        <w:lastRenderedPageBreak/>
        <w:t>Materials and Methods</w:t>
      </w:r>
      <w:bookmarkEnd w:id="14"/>
    </w:p>
    <w:p w14:paraId="7E0A0FC7" w14:textId="77777777" w:rsidR="00B55530" w:rsidRPr="0069039C" w:rsidRDefault="00B55530" w:rsidP="00B55530">
      <w:pPr>
        <w:pStyle w:val="Kop2"/>
        <w:rPr>
          <w:lang w:val="en-GB"/>
        </w:rPr>
      </w:pPr>
      <w:bookmarkStart w:id="15" w:name="_Toc253742141"/>
      <w:r w:rsidRPr="0069039C">
        <w:rPr>
          <w:lang w:val="en-GB"/>
        </w:rPr>
        <w:t>Website</w:t>
      </w:r>
      <w:bookmarkEnd w:id="15"/>
    </w:p>
    <w:p w14:paraId="30F414AB" w14:textId="67A7F855" w:rsidR="00B55530" w:rsidRPr="0069039C" w:rsidRDefault="00B55530" w:rsidP="00B55530">
      <w:pPr>
        <w:rPr>
          <w:lang w:val="en-GB"/>
        </w:rPr>
      </w:pPr>
      <w:r w:rsidRPr="0069039C">
        <w:rPr>
          <w:lang w:val="en-GB"/>
        </w:rPr>
        <w:t xml:space="preserve">During this internship </w:t>
      </w:r>
      <w:commentRangeStart w:id="16"/>
      <w:r w:rsidRPr="0069039C">
        <w:rPr>
          <w:lang w:val="en-GB"/>
        </w:rPr>
        <w:t xml:space="preserve">a website </w:t>
      </w:r>
      <w:commentRangeEnd w:id="16"/>
      <w:r w:rsidR="00EE06F7">
        <w:rPr>
          <w:rStyle w:val="Verwijzingopmerking"/>
        </w:rPr>
        <w:commentReference w:id="16"/>
      </w:r>
      <w:r w:rsidRPr="0069039C">
        <w:rPr>
          <w:lang w:val="en-GB"/>
        </w:rPr>
        <w:t xml:space="preserve">is developed. The processes behind this website are written in Python2.7 using the </w:t>
      </w:r>
      <w:proofErr w:type="spellStart"/>
      <w:r w:rsidRPr="0069039C">
        <w:rPr>
          <w:lang w:val="en-GB"/>
        </w:rPr>
        <w:t>Django</w:t>
      </w:r>
      <w:proofErr w:type="spellEnd"/>
      <w:r w:rsidRPr="0069039C">
        <w:rPr>
          <w:lang w:val="en-GB"/>
        </w:rPr>
        <w:t xml:space="preserve"> package. The layouts of the webpages are written in html, using </w:t>
      </w:r>
      <w:proofErr w:type="spellStart"/>
      <w:r w:rsidRPr="0069039C">
        <w:rPr>
          <w:lang w:val="en-GB"/>
        </w:rPr>
        <w:t>css</w:t>
      </w:r>
      <w:proofErr w:type="spellEnd"/>
      <w:r w:rsidRPr="0069039C">
        <w:rPr>
          <w:lang w:val="en-GB"/>
        </w:rPr>
        <w:t xml:space="preserve"> style sheets. There are two versions of every html file, one for computers and one for mobile devices. The different python scripts, html files and </w:t>
      </w:r>
      <w:proofErr w:type="spellStart"/>
      <w:r w:rsidRPr="0069039C">
        <w:rPr>
          <w:lang w:val="en-GB"/>
        </w:rPr>
        <w:t>css</w:t>
      </w:r>
      <w:proofErr w:type="spellEnd"/>
      <w:r w:rsidRPr="0069039C">
        <w:rPr>
          <w:lang w:val="en-GB"/>
        </w:rPr>
        <w:t xml:space="preserve"> style sheets can be found in appendices x-y. </w:t>
      </w:r>
    </w:p>
    <w:p w14:paraId="473CAEC7" w14:textId="77777777" w:rsidR="00C03E07" w:rsidRPr="0069039C" w:rsidRDefault="00C03E07" w:rsidP="00C03E07">
      <w:pPr>
        <w:pStyle w:val="Kop2"/>
        <w:rPr>
          <w:lang w:val="en-GB"/>
        </w:rPr>
      </w:pPr>
      <w:bookmarkStart w:id="17" w:name="_Toc253742142"/>
      <w:r w:rsidRPr="0069039C">
        <w:rPr>
          <w:lang w:val="en-GB"/>
        </w:rPr>
        <w:t>Training</w:t>
      </w:r>
      <w:bookmarkEnd w:id="17"/>
    </w:p>
    <w:p w14:paraId="7E09F217" w14:textId="376B174E" w:rsidR="00C03E07" w:rsidRPr="0069039C" w:rsidRDefault="00B55530" w:rsidP="00C03E07">
      <w:pPr>
        <w:rPr>
          <w:lang w:val="en-GB"/>
        </w:rPr>
      </w:pPr>
      <w:commentRangeStart w:id="18"/>
      <w:commentRangeStart w:id="19"/>
      <w:r w:rsidRPr="0069039C">
        <w:rPr>
          <w:lang w:val="en-GB"/>
        </w:rPr>
        <w:t>During this internship</w:t>
      </w:r>
      <w:commentRangeEnd w:id="19"/>
      <w:r w:rsidR="00EE06F7">
        <w:rPr>
          <w:rStyle w:val="Verwijzingopmerking"/>
        </w:rPr>
        <w:commentReference w:id="19"/>
      </w:r>
      <w:r w:rsidRPr="0069039C">
        <w:rPr>
          <w:lang w:val="en-GB"/>
        </w:rPr>
        <w:t xml:space="preserve"> the neural network</w:t>
      </w:r>
      <w:r w:rsidR="00C03E07" w:rsidRPr="0069039C">
        <w:rPr>
          <w:lang w:val="en-GB"/>
        </w:rPr>
        <w:t xml:space="preserve"> is trained to see the differences between orchid tubers and tuber of orchid look-a-likes.</w:t>
      </w:r>
      <w:commentRangeEnd w:id="18"/>
      <w:r w:rsidR="00257611" w:rsidRPr="0069039C">
        <w:rPr>
          <w:rStyle w:val="Verwijzingopmerking"/>
          <w:lang w:val="en-GB"/>
        </w:rPr>
        <w:commentReference w:id="18"/>
      </w:r>
      <w:r w:rsidR="00C03E07" w:rsidRPr="0069039C">
        <w:rPr>
          <w:lang w:val="en-GB"/>
        </w:rPr>
        <w:t xml:space="preserve"> The look-a-likes that are used are </w:t>
      </w:r>
      <w:r w:rsidR="00C03E07" w:rsidRPr="0069039C">
        <w:rPr>
          <w:rFonts w:eastAsia="Times New Roman" w:cs="Times New Roman"/>
          <w:i/>
          <w:iCs/>
          <w:color w:val="000000"/>
          <w:lang w:val="en-GB"/>
        </w:rPr>
        <w:t xml:space="preserve">Arum </w:t>
      </w:r>
      <w:proofErr w:type="spellStart"/>
      <w:r w:rsidR="00C03E07" w:rsidRPr="0069039C">
        <w:rPr>
          <w:rFonts w:eastAsia="Times New Roman" w:cs="Times New Roman"/>
          <w:i/>
          <w:iCs/>
          <w:color w:val="000000"/>
          <w:lang w:val="en-GB"/>
        </w:rPr>
        <w:t>maculatum</w:t>
      </w:r>
      <w:proofErr w:type="spellEnd"/>
      <w:r w:rsidR="00C03E07" w:rsidRPr="0069039C">
        <w:rPr>
          <w:lang w:val="en-GB"/>
        </w:rPr>
        <w:t xml:space="preserve">, </w:t>
      </w:r>
      <w:r w:rsidR="00C03E07" w:rsidRPr="0069039C">
        <w:rPr>
          <w:i/>
          <w:color w:val="000000"/>
          <w:lang w:val="en-GB"/>
        </w:rPr>
        <w:t xml:space="preserve">Asparagus </w:t>
      </w:r>
      <w:proofErr w:type="spellStart"/>
      <w:r w:rsidR="00C03E07" w:rsidRPr="0069039C">
        <w:rPr>
          <w:i/>
          <w:color w:val="000000"/>
          <w:lang w:val="en-GB"/>
        </w:rPr>
        <w:t>officinalis</w:t>
      </w:r>
      <w:proofErr w:type="spellEnd"/>
      <w:r w:rsidR="00C03E07" w:rsidRPr="0069039C">
        <w:rPr>
          <w:i/>
          <w:color w:val="000000"/>
          <w:lang w:val="en-GB"/>
        </w:rPr>
        <w:t xml:space="preserve">, </w:t>
      </w:r>
      <w:proofErr w:type="spellStart"/>
      <w:r w:rsidR="00C03E07" w:rsidRPr="0069039C">
        <w:rPr>
          <w:i/>
          <w:color w:val="000000"/>
          <w:lang w:val="en-GB"/>
        </w:rPr>
        <w:t>Polygonatum</w:t>
      </w:r>
      <w:proofErr w:type="spellEnd"/>
      <w:r w:rsidR="00C03E07" w:rsidRPr="0069039C">
        <w:rPr>
          <w:i/>
          <w:color w:val="000000"/>
          <w:lang w:val="en-GB"/>
        </w:rPr>
        <w:t xml:space="preserve"> </w:t>
      </w:r>
      <w:proofErr w:type="spellStart"/>
      <w:r w:rsidR="00C03E07" w:rsidRPr="0069039C">
        <w:rPr>
          <w:i/>
          <w:color w:val="000000"/>
          <w:lang w:val="en-GB"/>
        </w:rPr>
        <w:t>verticillatum</w:t>
      </w:r>
      <w:proofErr w:type="spellEnd"/>
      <w:r w:rsidR="00C03E07" w:rsidRPr="0069039C">
        <w:rPr>
          <w:i/>
          <w:color w:val="000000"/>
          <w:lang w:val="en-GB"/>
        </w:rPr>
        <w:t xml:space="preserve">, </w:t>
      </w:r>
      <w:proofErr w:type="spellStart"/>
      <w:r w:rsidR="00C03E07" w:rsidRPr="0069039C">
        <w:rPr>
          <w:i/>
          <w:color w:val="000000"/>
          <w:lang w:val="en-GB"/>
        </w:rPr>
        <w:t>Tulipa</w:t>
      </w:r>
      <w:proofErr w:type="spellEnd"/>
      <w:r w:rsidR="00C03E07" w:rsidRPr="0069039C">
        <w:rPr>
          <w:i/>
          <w:color w:val="000000"/>
          <w:lang w:val="en-GB"/>
        </w:rPr>
        <w:t xml:space="preserve"> </w:t>
      </w:r>
      <w:proofErr w:type="spellStart"/>
      <w:r w:rsidR="00C03E07" w:rsidRPr="0069039C">
        <w:rPr>
          <w:i/>
          <w:color w:val="000000"/>
          <w:lang w:val="en-GB"/>
        </w:rPr>
        <w:t>greigii</w:t>
      </w:r>
      <w:proofErr w:type="spellEnd"/>
      <w:r w:rsidR="00C03E07" w:rsidRPr="0069039C">
        <w:rPr>
          <w:i/>
          <w:color w:val="000000"/>
          <w:lang w:val="en-GB"/>
        </w:rPr>
        <w:t xml:space="preserve">, </w:t>
      </w:r>
      <w:r w:rsidR="00C03E07" w:rsidRPr="0069039C">
        <w:rPr>
          <w:color w:val="000000"/>
          <w:lang w:val="en-GB"/>
        </w:rPr>
        <w:t>and</w:t>
      </w:r>
      <w:r w:rsidR="00C03E07" w:rsidRPr="0069039C">
        <w:rPr>
          <w:i/>
          <w:color w:val="000000"/>
          <w:lang w:val="en-GB"/>
        </w:rPr>
        <w:t xml:space="preserve"> </w:t>
      </w:r>
      <w:proofErr w:type="spellStart"/>
      <w:r w:rsidR="00C03E07" w:rsidRPr="0069039C">
        <w:rPr>
          <w:i/>
          <w:color w:val="000000"/>
          <w:lang w:val="en-GB"/>
        </w:rPr>
        <w:t>Tulipa</w:t>
      </w:r>
      <w:proofErr w:type="spellEnd"/>
      <w:r w:rsidR="00C03E07" w:rsidRPr="0069039C">
        <w:rPr>
          <w:i/>
          <w:color w:val="000000"/>
          <w:lang w:val="en-GB"/>
        </w:rPr>
        <w:t xml:space="preserve"> sp. </w:t>
      </w:r>
      <w:r w:rsidR="00C03E07" w:rsidRPr="0069039C">
        <w:rPr>
          <w:lang w:val="en-GB"/>
        </w:rPr>
        <w:t>[18]. Appendix x contains pictures of these tubers.</w:t>
      </w:r>
    </w:p>
    <w:p w14:paraId="58FB3713" w14:textId="3B4CA01A" w:rsidR="00B55530" w:rsidRPr="0069039C" w:rsidRDefault="00B55530" w:rsidP="00C03E07">
      <w:pPr>
        <w:rPr>
          <w:lang w:val="en-GB"/>
        </w:rPr>
      </w:pPr>
      <w:commentRangeStart w:id="20"/>
      <w:r w:rsidRPr="0069039C">
        <w:rPr>
          <w:lang w:val="en-GB"/>
        </w:rPr>
        <w:t>The neural network is also trained on pictures of orchids</w:t>
      </w:r>
      <w:r w:rsidR="00257611" w:rsidRPr="0069039C">
        <w:rPr>
          <w:lang w:val="en-GB"/>
        </w:rPr>
        <w:t>.</w:t>
      </w:r>
      <w:commentRangeEnd w:id="20"/>
      <w:r w:rsidR="00257611" w:rsidRPr="0069039C">
        <w:rPr>
          <w:rStyle w:val="Verwijzingopmerking"/>
          <w:lang w:val="en-GB"/>
        </w:rPr>
        <w:commentReference w:id="20"/>
      </w:r>
    </w:p>
    <w:p w14:paraId="5E99487A" w14:textId="77777777" w:rsidR="00C03E07" w:rsidRPr="0069039C" w:rsidRDefault="00C03E07" w:rsidP="00C03E07">
      <w:pPr>
        <w:rPr>
          <w:lang w:val="en-GB"/>
        </w:rPr>
      </w:pPr>
      <w:r w:rsidRPr="0069039C">
        <w:rPr>
          <w:lang w:val="en-GB"/>
        </w:rPr>
        <w:t>Before training of the software is possible there are many steps to prepare the training.</w:t>
      </w:r>
    </w:p>
    <w:p w14:paraId="397E4E5B" w14:textId="1E8EE2E1" w:rsidR="00C03E07" w:rsidRPr="0069039C" w:rsidRDefault="00C03E07" w:rsidP="00C03E07">
      <w:pPr>
        <w:rPr>
          <w:lang w:val="en-GB"/>
        </w:rPr>
      </w:pPr>
      <w:r w:rsidRPr="0069039C">
        <w:rPr>
          <w:lang w:val="en-GB"/>
        </w:rPr>
        <w:t>First of all</w:t>
      </w:r>
      <w:ins w:id="21" w:author="Mirna" w:date="2014-02-11T13:49:00Z">
        <w:r w:rsidR="00EE06F7">
          <w:rPr>
            <w:lang w:val="en-GB"/>
          </w:rPr>
          <w:t>,</w:t>
        </w:r>
      </w:ins>
      <w:r w:rsidRPr="0069039C">
        <w:rPr>
          <w:lang w:val="en-GB"/>
        </w:rPr>
        <w:t xml:space="preserve"> pictures of the orchid tubers and the tubers of the look-a-likes are required. So in the first few weeks of </w:t>
      </w:r>
      <w:commentRangeStart w:id="22"/>
      <w:r w:rsidRPr="0069039C">
        <w:rPr>
          <w:lang w:val="en-GB"/>
        </w:rPr>
        <w:t xml:space="preserve">this internship </w:t>
      </w:r>
      <w:commentRangeEnd w:id="22"/>
      <w:r w:rsidR="00EE06F7">
        <w:rPr>
          <w:rStyle w:val="Verwijzingopmerking"/>
        </w:rPr>
        <w:commentReference w:id="22"/>
      </w:r>
      <w:r w:rsidRPr="0069039C">
        <w:rPr>
          <w:lang w:val="en-GB"/>
        </w:rPr>
        <w:t xml:space="preserve">pictures are taken at the </w:t>
      </w:r>
      <w:proofErr w:type="spellStart"/>
      <w:r w:rsidRPr="0069039C">
        <w:rPr>
          <w:lang w:val="en-GB"/>
        </w:rPr>
        <w:t>Sylvius</w:t>
      </w:r>
      <w:proofErr w:type="spellEnd"/>
      <w:r w:rsidRPr="0069039C">
        <w:rPr>
          <w:lang w:val="en-GB"/>
        </w:rPr>
        <w:t xml:space="preserve"> lab.</w:t>
      </w:r>
    </w:p>
    <w:p w14:paraId="3D90D153" w14:textId="77777777" w:rsidR="00C03E07" w:rsidRPr="0069039C" w:rsidRDefault="00C03E07" w:rsidP="00C03E07">
      <w:pPr>
        <w:rPr>
          <w:lang w:val="en-GB"/>
        </w:rPr>
      </w:pPr>
      <w:commentRangeStart w:id="23"/>
      <w:r w:rsidRPr="0069039C">
        <w:rPr>
          <w:lang w:val="en-GB"/>
        </w:rPr>
        <w:t>Although the orientation of these tubers is unregulated, it is required that it is the same for all pictures. For instance, if the first picture of a tuber with spurs has the spurs on the right, all other tubers with spurs must have the spurs on the right. The user has to use the same orientation as the trainer, so this can be found in the user guide. The background has to be one colour, like white or black, and this colour must be the same for every picture. The last requirement is that there is only one tuber on the picture.</w:t>
      </w:r>
      <w:commentRangeEnd w:id="23"/>
      <w:r w:rsidRPr="0069039C">
        <w:rPr>
          <w:rStyle w:val="Verwijzingopmerking"/>
          <w:lang w:val="en-GB"/>
        </w:rPr>
        <w:commentReference w:id="23"/>
      </w:r>
    </w:p>
    <w:p w14:paraId="77BB35F0" w14:textId="77777777" w:rsidR="00C03E07" w:rsidRPr="0069039C" w:rsidRDefault="00C03E07" w:rsidP="00C03E07">
      <w:pPr>
        <w:rPr>
          <w:lang w:val="en-GB"/>
        </w:rPr>
      </w:pPr>
    </w:p>
    <w:p w14:paraId="641141C1" w14:textId="77777777" w:rsidR="00C03E07" w:rsidRPr="0069039C" w:rsidRDefault="00C03E07" w:rsidP="00C03E07">
      <w:pPr>
        <w:rPr>
          <w:lang w:val="en-GB"/>
        </w:rPr>
      </w:pPr>
      <w:commentRangeStart w:id="24"/>
      <w:r w:rsidRPr="0069039C">
        <w:rPr>
          <w:lang w:val="en-GB"/>
        </w:rPr>
        <w:t xml:space="preserve">The pictures are uploaded to a shared </w:t>
      </w:r>
      <w:commentRangeStart w:id="25"/>
      <w:r w:rsidRPr="0069039C">
        <w:rPr>
          <w:lang w:val="en-GB"/>
        </w:rPr>
        <w:t>Flickr</w:t>
      </w:r>
      <w:commentRangeEnd w:id="25"/>
      <w:r w:rsidR="00EE06F7">
        <w:rPr>
          <w:rStyle w:val="Verwijzingopmerking"/>
        </w:rPr>
        <w:commentReference w:id="25"/>
      </w:r>
      <w:r w:rsidRPr="0069039C">
        <w:rPr>
          <w:lang w:val="en-GB"/>
        </w:rPr>
        <w:t xml:space="preserve"> account</w:t>
      </w:r>
      <w:commentRangeEnd w:id="24"/>
      <w:r w:rsidR="00EE06F7">
        <w:rPr>
          <w:rStyle w:val="Verwijzingopmerking"/>
        </w:rPr>
        <w:commentReference w:id="24"/>
      </w:r>
      <w:r w:rsidRPr="0069039C">
        <w:rPr>
          <w:lang w:val="en-GB"/>
        </w:rPr>
        <w:t xml:space="preserve">. On Flickr it is possible to add tags to the pictures. These tags are used later in the preparation process to save the pictures in the correct directory. To download the pictures and the meta data via the command line, a python script written by Hugo Haas, </w:t>
      </w:r>
      <w:proofErr w:type="spellStart"/>
      <w:r w:rsidRPr="0069039C">
        <w:rPr>
          <w:lang w:val="en-GB"/>
        </w:rPr>
        <w:t>Offlickr</w:t>
      </w:r>
      <w:proofErr w:type="spellEnd"/>
      <w:r w:rsidRPr="0069039C">
        <w:rPr>
          <w:lang w:val="en-GB"/>
        </w:rPr>
        <w:t>, is modified and used (see appendix x) [*].</w:t>
      </w:r>
    </w:p>
    <w:p w14:paraId="051475D7" w14:textId="77777777" w:rsidR="00C03E07" w:rsidRPr="0069039C" w:rsidRDefault="00C03E07" w:rsidP="00C03E07">
      <w:pPr>
        <w:rPr>
          <w:lang w:val="en-GB"/>
        </w:rPr>
      </w:pPr>
    </w:p>
    <w:p w14:paraId="7CF95BB8" w14:textId="4926B415" w:rsidR="00C03E07" w:rsidRPr="0069039C" w:rsidRDefault="00257611" w:rsidP="00C03E07">
      <w:pPr>
        <w:rPr>
          <w:lang w:val="en-GB"/>
        </w:rPr>
      </w:pPr>
      <w:r w:rsidRPr="0069039C">
        <w:rPr>
          <w:lang w:val="en-GB"/>
        </w:rPr>
        <w:t xml:space="preserve">Before training of the neural network is possible, a preparation process is needed. </w:t>
      </w:r>
      <w:r w:rsidR="00C03E07" w:rsidRPr="0069039C">
        <w:rPr>
          <w:lang w:val="en-GB"/>
        </w:rPr>
        <w:t xml:space="preserve">The first step in this process is to download de pictures and meta data and search for the tags in the meta data. The next step is to convert the pictures from jpg- to </w:t>
      </w:r>
      <w:proofErr w:type="spellStart"/>
      <w:r w:rsidR="00C03E07" w:rsidRPr="0069039C">
        <w:rPr>
          <w:lang w:val="en-GB"/>
        </w:rPr>
        <w:t>png</w:t>
      </w:r>
      <w:proofErr w:type="spellEnd"/>
      <w:r w:rsidR="00C03E07" w:rsidRPr="0069039C">
        <w:rPr>
          <w:lang w:val="en-GB"/>
        </w:rPr>
        <w:t>-format and place the picture to the correct directory</w:t>
      </w:r>
      <w:r w:rsidR="00B30734" w:rsidRPr="0069039C">
        <w:rPr>
          <w:lang w:val="en-GB"/>
        </w:rPr>
        <w:t xml:space="preserve"> (Round, Spur and Oblong for the different orchid tubers</w:t>
      </w:r>
      <w:r w:rsidRPr="0069039C">
        <w:rPr>
          <w:lang w:val="en-GB"/>
        </w:rPr>
        <w:t>,</w:t>
      </w:r>
      <w:r w:rsidR="00B30734" w:rsidRPr="0069039C">
        <w:rPr>
          <w:lang w:val="en-GB"/>
        </w:rPr>
        <w:t xml:space="preserve"> </w:t>
      </w:r>
      <w:proofErr w:type="spellStart"/>
      <w:r w:rsidR="00B30734" w:rsidRPr="0069039C">
        <w:rPr>
          <w:lang w:val="en-GB"/>
        </w:rPr>
        <w:t>LRound</w:t>
      </w:r>
      <w:proofErr w:type="spellEnd"/>
      <w:r w:rsidR="00B30734" w:rsidRPr="0069039C">
        <w:rPr>
          <w:lang w:val="en-GB"/>
        </w:rPr>
        <w:t xml:space="preserve">, </w:t>
      </w:r>
      <w:proofErr w:type="spellStart"/>
      <w:r w:rsidR="00B30734" w:rsidRPr="0069039C">
        <w:rPr>
          <w:lang w:val="en-GB"/>
        </w:rPr>
        <w:t>LSpur</w:t>
      </w:r>
      <w:proofErr w:type="spellEnd"/>
      <w:r w:rsidR="00B30734" w:rsidRPr="0069039C">
        <w:rPr>
          <w:lang w:val="en-GB"/>
        </w:rPr>
        <w:t xml:space="preserve"> and </w:t>
      </w:r>
      <w:proofErr w:type="spellStart"/>
      <w:r w:rsidR="00B30734" w:rsidRPr="0069039C">
        <w:rPr>
          <w:lang w:val="en-GB"/>
        </w:rPr>
        <w:t>LOblong</w:t>
      </w:r>
      <w:proofErr w:type="spellEnd"/>
      <w:r w:rsidR="00B30734" w:rsidRPr="0069039C">
        <w:rPr>
          <w:lang w:val="en-GB"/>
        </w:rPr>
        <w:t xml:space="preserve"> for the different look-a-like tubers</w:t>
      </w:r>
      <w:r w:rsidRPr="0069039C">
        <w:rPr>
          <w:lang w:val="en-GB"/>
        </w:rPr>
        <w:t xml:space="preserve"> and the correct genus and species for the flowers</w:t>
      </w:r>
      <w:del w:id="26" w:author="Mirna" w:date="2014-02-11T13:52:00Z">
        <w:r w:rsidRPr="0069039C" w:rsidDel="00EE06F7">
          <w:rPr>
            <w:lang w:val="en-GB"/>
          </w:rPr>
          <w:delText>.</w:delText>
        </w:r>
      </w:del>
      <w:r w:rsidR="00B30734" w:rsidRPr="0069039C">
        <w:rPr>
          <w:lang w:val="en-GB"/>
        </w:rPr>
        <w:t>)</w:t>
      </w:r>
      <w:r w:rsidR="00C03E07" w:rsidRPr="0069039C">
        <w:rPr>
          <w:lang w:val="en-GB"/>
        </w:rPr>
        <w:t xml:space="preserve"> using the tags. </w:t>
      </w:r>
      <w:del w:id="27" w:author="Mirna" w:date="2014-02-11T13:52:00Z">
        <w:r w:rsidR="00C03E07" w:rsidRPr="0069039C" w:rsidDel="00EE06F7">
          <w:rPr>
            <w:lang w:val="en-GB"/>
          </w:rPr>
          <w:delText>The last step</w:delText>
        </w:r>
      </w:del>
      <w:ins w:id="28" w:author="Mirna" w:date="2014-02-11T13:52:00Z">
        <w:r w:rsidR="00EE06F7">
          <w:rPr>
            <w:lang w:val="en-GB"/>
          </w:rPr>
          <w:t>Finally the trainings data is created</w:t>
        </w:r>
      </w:ins>
      <w:ins w:id="29" w:author="Mirna" w:date="2014-02-11T13:53:00Z">
        <w:r w:rsidR="00EE06F7">
          <w:rPr>
            <w:lang w:val="en-GB"/>
          </w:rPr>
          <w:t xml:space="preserve"> as </w:t>
        </w:r>
      </w:ins>
      <w:r w:rsidR="00C03E07" w:rsidRPr="0069039C">
        <w:rPr>
          <w:lang w:val="en-GB"/>
        </w:rPr>
        <w:t xml:space="preserve"> </w:t>
      </w:r>
      <w:del w:id="30" w:author="Mirna" w:date="2014-02-11T13:52:00Z">
        <w:r w:rsidR="00C03E07" w:rsidRPr="0069039C" w:rsidDel="00EE06F7">
          <w:rPr>
            <w:lang w:val="en-GB"/>
          </w:rPr>
          <w:delText xml:space="preserve">is to create the trainings data. </w:delText>
        </w:r>
      </w:del>
      <w:del w:id="31" w:author="Mirna" w:date="2014-02-11T13:53:00Z">
        <w:r w:rsidR="00C03E07" w:rsidRPr="0069039C" w:rsidDel="00EE06F7">
          <w:rPr>
            <w:lang w:val="en-GB"/>
          </w:rPr>
          <w:delText xml:space="preserve">This is </w:delText>
        </w:r>
      </w:del>
      <w:r w:rsidR="00C03E07" w:rsidRPr="0069039C">
        <w:rPr>
          <w:lang w:val="en-GB"/>
        </w:rPr>
        <w:t>a tab separated value file for every directory.</w:t>
      </w:r>
    </w:p>
    <w:p w14:paraId="1F617EDF" w14:textId="1EDF9FA3" w:rsidR="003E2255" w:rsidRPr="0069039C" w:rsidRDefault="003E2255" w:rsidP="006D61D3">
      <w:pPr>
        <w:rPr>
          <w:lang w:val="en-GB"/>
        </w:rPr>
      </w:pPr>
      <w:r w:rsidRPr="0069039C">
        <w:rPr>
          <w:lang w:val="en-GB"/>
        </w:rPr>
        <w:br w:type="page"/>
      </w:r>
    </w:p>
    <w:p w14:paraId="750FDC16" w14:textId="6060B0B4" w:rsidR="006D61D3" w:rsidRPr="0069039C" w:rsidRDefault="00257D2C" w:rsidP="00257D2C">
      <w:pPr>
        <w:pStyle w:val="Kop1"/>
        <w:rPr>
          <w:lang w:val="en-GB"/>
        </w:rPr>
      </w:pPr>
      <w:bookmarkStart w:id="32" w:name="_Toc253742143"/>
      <w:r w:rsidRPr="0069039C">
        <w:rPr>
          <w:lang w:val="en-GB"/>
        </w:rPr>
        <w:lastRenderedPageBreak/>
        <w:t>Results</w:t>
      </w:r>
      <w:bookmarkEnd w:id="32"/>
    </w:p>
    <w:p w14:paraId="163AF561" w14:textId="2B2938AE" w:rsidR="00257D2C" w:rsidRPr="0069039C" w:rsidRDefault="00B55530" w:rsidP="00B55530">
      <w:pPr>
        <w:pStyle w:val="Kop2"/>
        <w:rPr>
          <w:lang w:val="en-GB"/>
        </w:rPr>
      </w:pPr>
      <w:bookmarkStart w:id="33" w:name="_Toc253742144"/>
      <w:r w:rsidRPr="0069039C">
        <w:rPr>
          <w:lang w:val="en-GB"/>
        </w:rPr>
        <w:t>Website</w:t>
      </w:r>
      <w:bookmarkEnd w:id="33"/>
    </w:p>
    <w:p w14:paraId="31EEBBD5" w14:textId="0790550C" w:rsidR="00B55530" w:rsidRPr="0069039C" w:rsidRDefault="00B55530" w:rsidP="00B55530">
      <w:pPr>
        <w:rPr>
          <w:lang w:val="en-GB"/>
        </w:rPr>
      </w:pPr>
      <w:commentRangeStart w:id="34"/>
      <w:r w:rsidRPr="0069039C">
        <w:rPr>
          <w:lang w:val="en-GB"/>
        </w:rPr>
        <w:t>The first design of the website is finished</w:t>
      </w:r>
      <w:commentRangeEnd w:id="34"/>
      <w:r w:rsidR="00EE06F7">
        <w:rPr>
          <w:rStyle w:val="Verwijzingopmerking"/>
        </w:rPr>
        <w:commentReference w:id="34"/>
      </w:r>
      <w:r w:rsidRPr="0069039C">
        <w:rPr>
          <w:lang w:val="en-GB"/>
        </w:rPr>
        <w:t>. This website contains a homepage, a page for uploading a picture, a page to show the picture is uploaded correctly and a result page.</w:t>
      </w:r>
    </w:p>
    <w:p w14:paraId="18D6E809" w14:textId="328664C8" w:rsidR="00B55530" w:rsidRPr="0069039C" w:rsidRDefault="00B55530" w:rsidP="00B55530">
      <w:pPr>
        <w:rPr>
          <w:lang w:val="en-GB"/>
        </w:rPr>
      </w:pPr>
      <w:r w:rsidRPr="0069039C">
        <w:rPr>
          <w:lang w:val="en-GB"/>
        </w:rPr>
        <w:t>On the homepage it is possible to choose to upload a picture</w:t>
      </w:r>
      <w:del w:id="35" w:author="Mirna" w:date="2014-02-11T13:54:00Z">
        <w:r w:rsidRPr="0069039C" w:rsidDel="00EE06F7">
          <w:rPr>
            <w:lang w:val="en-GB"/>
          </w:rPr>
          <w:delText>,</w:delText>
        </w:r>
      </w:del>
      <w:r w:rsidRPr="0069039C">
        <w:rPr>
          <w:lang w:val="en-GB"/>
        </w:rPr>
        <w:t xml:space="preserve"> or remove the unused files from the server. For the last option it is required to log in with a valid account. After selecting the upload option the user will be send to the upload page. On this page the user can select a picture to upload. On iPhones it is also possible to take a picture after tapping the “select file” button. The website will check if the selected file is a picture. If it is not, the user stay at the upload page and a warning is </w:t>
      </w:r>
      <w:del w:id="36" w:author="Mirna" w:date="2014-02-11T13:55:00Z">
        <w:r w:rsidRPr="0069039C" w:rsidDel="00EE06F7">
          <w:rPr>
            <w:lang w:val="en-GB"/>
          </w:rPr>
          <w:delText>printed</w:delText>
        </w:r>
      </w:del>
      <w:ins w:id="37" w:author="Mirna" w:date="2014-02-11T13:55:00Z">
        <w:r w:rsidR="00EE06F7">
          <w:rPr>
            <w:lang w:val="en-GB"/>
          </w:rPr>
          <w:t>shown</w:t>
        </w:r>
      </w:ins>
      <w:r w:rsidRPr="0069039C">
        <w:rPr>
          <w:lang w:val="en-GB"/>
        </w:rPr>
        <w:t xml:space="preserve">. After uploading the file some modifications of the name of the picture are made behind the scenes. </w:t>
      </w:r>
      <w:commentRangeStart w:id="38"/>
      <w:r w:rsidRPr="0069039C">
        <w:rPr>
          <w:lang w:val="en-GB"/>
        </w:rPr>
        <w:t xml:space="preserve">The user will be send to the </w:t>
      </w:r>
      <w:proofErr w:type="spellStart"/>
      <w:r w:rsidRPr="0069039C">
        <w:rPr>
          <w:lang w:val="en-GB"/>
        </w:rPr>
        <w:t>upload_succes</w:t>
      </w:r>
      <w:proofErr w:type="spellEnd"/>
      <w:r w:rsidRPr="0069039C">
        <w:rPr>
          <w:lang w:val="en-GB"/>
        </w:rPr>
        <w:t xml:space="preserve"> page. Here the user can see the uploaded picture. The user can choose to see the results</w:t>
      </w:r>
      <w:del w:id="39" w:author="Mirna" w:date="2014-02-11T13:56:00Z">
        <w:r w:rsidRPr="0069039C" w:rsidDel="00197246">
          <w:rPr>
            <w:lang w:val="en-GB"/>
          </w:rPr>
          <w:delText>,</w:delText>
        </w:r>
      </w:del>
      <w:r w:rsidRPr="0069039C">
        <w:rPr>
          <w:lang w:val="en-GB"/>
        </w:rPr>
        <w:t xml:space="preserve"> or cancel. </w:t>
      </w:r>
      <w:commentRangeEnd w:id="38"/>
      <w:r w:rsidR="00197246">
        <w:rPr>
          <w:rStyle w:val="Verwijzingopmerking"/>
        </w:rPr>
        <w:commentReference w:id="38"/>
      </w:r>
      <w:r w:rsidRPr="0069039C">
        <w:rPr>
          <w:lang w:val="en-GB"/>
        </w:rPr>
        <w:t>When the user select the result option a program will be run to generate a result. The output of this program will be send back to the result page, where the user can find the result.</w:t>
      </w:r>
    </w:p>
    <w:p w14:paraId="21E74D75" w14:textId="42A583B2" w:rsidR="00E93D4F" w:rsidRPr="0069039C" w:rsidRDefault="00E93D4F" w:rsidP="00E93D4F">
      <w:pPr>
        <w:pStyle w:val="Kop2"/>
        <w:rPr>
          <w:lang w:val="en-GB"/>
        </w:rPr>
      </w:pPr>
      <w:bookmarkStart w:id="40" w:name="_Toc253742145"/>
      <w:r w:rsidRPr="0069039C">
        <w:rPr>
          <w:lang w:val="en-GB"/>
        </w:rPr>
        <w:t>Preparation script</w:t>
      </w:r>
      <w:bookmarkEnd w:id="40"/>
    </w:p>
    <w:p w14:paraId="4BA98D7B" w14:textId="31173B38" w:rsidR="00E93D4F" w:rsidRPr="0069039C" w:rsidRDefault="00E93D4F" w:rsidP="00E93D4F">
      <w:pPr>
        <w:rPr>
          <w:lang w:val="en-GB"/>
        </w:rPr>
      </w:pPr>
      <w:r w:rsidRPr="0069039C">
        <w:rPr>
          <w:lang w:val="en-GB"/>
        </w:rPr>
        <w:t>To automate the preparation process a bash script is developed</w:t>
      </w:r>
      <w:r w:rsidR="0048109B" w:rsidRPr="0069039C">
        <w:rPr>
          <w:lang w:val="en-GB"/>
        </w:rPr>
        <w:t xml:space="preserve"> (see appendix x)</w:t>
      </w:r>
      <w:r w:rsidRPr="0069039C">
        <w:rPr>
          <w:lang w:val="en-GB"/>
        </w:rPr>
        <w:t xml:space="preserve">. The first step in this script is running Offlickr.py to download the pictures as .jpg and the meta data files as .xml. </w:t>
      </w:r>
      <w:commentRangeStart w:id="41"/>
      <w:r w:rsidRPr="0069039C">
        <w:rPr>
          <w:lang w:val="en-GB"/>
        </w:rPr>
        <w:t>After downloading all these files, the script will</w:t>
      </w:r>
      <w:r w:rsidR="00143DA0" w:rsidRPr="0069039C">
        <w:rPr>
          <w:lang w:val="en-GB"/>
        </w:rPr>
        <w:t xml:space="preserve"> run another python script, get_tags.py (see appendix x), which is developed during this internship, to</w:t>
      </w:r>
      <w:r w:rsidRPr="0069039C">
        <w:rPr>
          <w:lang w:val="en-GB"/>
        </w:rPr>
        <w:t xml:space="preserve"> get the original names and tags from the meta data and save it in .txt files, using the id of the picture as name.</w:t>
      </w:r>
      <w:commentRangeEnd w:id="41"/>
      <w:r w:rsidR="00197246">
        <w:rPr>
          <w:rStyle w:val="Verwijzingopmerking"/>
        </w:rPr>
        <w:commentReference w:id="41"/>
      </w:r>
      <w:r w:rsidRPr="0069039C">
        <w:rPr>
          <w:lang w:val="en-GB"/>
        </w:rPr>
        <w:t xml:space="preserve"> So when the picture name is 123456789.jpg the tag file of this picture will be 123456789_tags.txt. At the end of this step the .xml files will be removed.</w:t>
      </w:r>
      <w:r w:rsidR="00231C33" w:rsidRPr="0069039C">
        <w:rPr>
          <w:lang w:val="en-GB"/>
        </w:rPr>
        <w:t xml:space="preserve"> An example of a tag file of a flower can be found in appendix x. The structure of these files is</w:t>
      </w:r>
      <w:r w:rsidR="002533FF" w:rsidRPr="0069039C">
        <w:rPr>
          <w:lang w:val="en-GB"/>
        </w:rPr>
        <w:t xml:space="preserve"> </w:t>
      </w:r>
      <w:r w:rsidR="00231C33" w:rsidRPr="0069039C">
        <w:rPr>
          <w:lang w:val="en-GB"/>
        </w:rPr>
        <w:t xml:space="preserve">always the same. </w:t>
      </w:r>
      <w:r w:rsidR="002533FF" w:rsidRPr="0069039C">
        <w:rPr>
          <w:lang w:val="en-GB"/>
        </w:rPr>
        <w:t>For Flower the f</w:t>
      </w:r>
      <w:r w:rsidR="00231C33" w:rsidRPr="0069039C">
        <w:rPr>
          <w:lang w:val="en-GB"/>
        </w:rPr>
        <w:t>irst</w:t>
      </w:r>
      <w:r w:rsidR="002533FF" w:rsidRPr="0069039C">
        <w:rPr>
          <w:lang w:val="en-GB"/>
        </w:rPr>
        <w:t xml:space="preserve"> line is</w:t>
      </w:r>
      <w:r w:rsidR="00231C33" w:rsidRPr="0069039C">
        <w:rPr>
          <w:lang w:val="en-GB"/>
        </w:rPr>
        <w:t xml:space="preserve"> the original name of the picture, then an empty line, after that the genus, the species and last a tag that tells it is a flower.</w:t>
      </w:r>
      <w:r w:rsidR="002533FF" w:rsidRPr="0069039C">
        <w:rPr>
          <w:lang w:val="en-GB"/>
        </w:rPr>
        <w:t xml:space="preserve"> The first two lines are the same as the flower’s one, after the empty line the kind of tuber (Orchid or Look-a-Like) </w:t>
      </w:r>
      <w:commentRangeStart w:id="42"/>
      <w:r w:rsidR="002533FF" w:rsidRPr="0069039C">
        <w:rPr>
          <w:lang w:val="en-GB"/>
        </w:rPr>
        <w:t xml:space="preserve">+ </w:t>
      </w:r>
      <w:commentRangeEnd w:id="42"/>
      <w:r w:rsidR="00197246">
        <w:rPr>
          <w:rStyle w:val="Verwijzingopmerking"/>
        </w:rPr>
        <w:commentReference w:id="42"/>
      </w:r>
      <w:r w:rsidR="002533FF" w:rsidRPr="0069039C">
        <w:rPr>
          <w:lang w:val="en-GB"/>
        </w:rPr>
        <w:t xml:space="preserve">shape is represented. </w:t>
      </w:r>
      <w:commentRangeStart w:id="43"/>
      <w:r w:rsidR="002533FF" w:rsidRPr="0069039C">
        <w:rPr>
          <w:lang w:val="en-GB"/>
        </w:rPr>
        <w:t xml:space="preserve">The next line holds the kind of tuber. After this line is the shape of the tuber. </w:t>
      </w:r>
      <w:commentRangeEnd w:id="43"/>
      <w:r w:rsidR="00197246">
        <w:rPr>
          <w:rStyle w:val="Verwijzingopmerking"/>
        </w:rPr>
        <w:commentReference w:id="43"/>
      </w:r>
      <w:r w:rsidR="002533FF" w:rsidRPr="0069039C">
        <w:rPr>
          <w:lang w:val="en-GB"/>
        </w:rPr>
        <w:t xml:space="preserve">When the genus and species is known these two lines are after the line with the shape. The last line tells </w:t>
      </w:r>
      <w:ins w:id="44" w:author="Mirna" w:date="2014-02-11T13:59:00Z">
        <w:r w:rsidR="00197246">
          <w:rPr>
            <w:lang w:val="en-GB"/>
          </w:rPr>
          <w:t xml:space="preserve">it </w:t>
        </w:r>
      </w:ins>
      <w:r w:rsidR="002533FF" w:rsidRPr="0069039C">
        <w:rPr>
          <w:lang w:val="en-GB"/>
        </w:rPr>
        <w:t xml:space="preserve">is a tuber. </w:t>
      </w:r>
      <w:r w:rsidR="00231C33" w:rsidRPr="0069039C">
        <w:rPr>
          <w:lang w:val="en-GB"/>
        </w:rPr>
        <w:t xml:space="preserve">The knowledge of this structure can be used in the next </w:t>
      </w:r>
      <w:commentRangeStart w:id="45"/>
      <w:r w:rsidR="00231C33" w:rsidRPr="0069039C">
        <w:rPr>
          <w:lang w:val="en-GB"/>
        </w:rPr>
        <w:t>step.</w:t>
      </w:r>
      <w:commentRangeEnd w:id="45"/>
      <w:r w:rsidR="00197246">
        <w:rPr>
          <w:rStyle w:val="Verwijzingopmerking"/>
        </w:rPr>
        <w:commentReference w:id="45"/>
      </w:r>
    </w:p>
    <w:p w14:paraId="486BF750" w14:textId="0533534C" w:rsidR="00231C33" w:rsidRPr="0069039C" w:rsidRDefault="00231C33" w:rsidP="00E93D4F">
      <w:pPr>
        <w:rPr>
          <w:lang w:val="en-GB"/>
        </w:rPr>
      </w:pPr>
      <w:r w:rsidRPr="0069039C">
        <w:rPr>
          <w:lang w:val="en-GB"/>
        </w:rPr>
        <w:t>In this</w:t>
      </w:r>
      <w:r w:rsidR="002533FF" w:rsidRPr="0069039C">
        <w:rPr>
          <w:lang w:val="en-GB"/>
        </w:rPr>
        <w:t xml:space="preserve"> step the pictures will be divided between two directories, Flower and Tuber. Before the pictures and tags are moved to the correct directory, the pictures are converted f</w:t>
      </w:r>
      <w:ins w:id="46" w:author="Mirna" w:date="2014-02-11T14:00:00Z">
        <w:r w:rsidR="00197246">
          <w:rPr>
            <w:lang w:val="en-GB"/>
          </w:rPr>
          <w:t>ro</w:t>
        </w:r>
      </w:ins>
      <w:del w:id="47" w:author="Mirna" w:date="2014-02-11T14:00:00Z">
        <w:r w:rsidR="002533FF" w:rsidRPr="0069039C" w:rsidDel="00197246">
          <w:rPr>
            <w:lang w:val="en-GB"/>
          </w:rPr>
          <w:delText>or</w:delText>
        </w:r>
      </w:del>
      <w:r w:rsidR="002533FF" w:rsidRPr="0069039C">
        <w:rPr>
          <w:lang w:val="en-GB"/>
        </w:rPr>
        <w:t>m .jpg to .</w:t>
      </w:r>
      <w:proofErr w:type="spellStart"/>
      <w:r w:rsidR="002533FF" w:rsidRPr="0069039C">
        <w:rPr>
          <w:lang w:val="en-GB"/>
        </w:rPr>
        <w:t>png</w:t>
      </w:r>
      <w:proofErr w:type="spellEnd"/>
      <w:r w:rsidR="002533FF" w:rsidRPr="0069039C">
        <w:rPr>
          <w:lang w:val="en-GB"/>
        </w:rPr>
        <w:t>.</w:t>
      </w:r>
      <w:r w:rsidR="0048109B" w:rsidRPr="0069039C">
        <w:rPr>
          <w:lang w:val="en-GB"/>
        </w:rPr>
        <w:t xml:space="preserve"> After converting the pictures, the .jpg files remain in the training directory. </w:t>
      </w:r>
      <w:commentRangeStart w:id="48"/>
      <w:r w:rsidR="0048109B" w:rsidRPr="0069039C">
        <w:rPr>
          <w:lang w:val="en-GB"/>
        </w:rPr>
        <w:t>So after this step all .</w:t>
      </w:r>
      <w:proofErr w:type="spellStart"/>
      <w:r w:rsidR="0048109B" w:rsidRPr="0069039C">
        <w:rPr>
          <w:lang w:val="en-GB"/>
        </w:rPr>
        <w:t>jpgs</w:t>
      </w:r>
      <w:proofErr w:type="spellEnd"/>
      <w:r w:rsidR="0048109B" w:rsidRPr="0069039C">
        <w:rPr>
          <w:lang w:val="en-GB"/>
        </w:rPr>
        <w:t xml:space="preserve"> are removed.</w:t>
      </w:r>
      <w:commentRangeEnd w:id="48"/>
      <w:r w:rsidR="00197246">
        <w:rPr>
          <w:rStyle w:val="Verwijzingopmerking"/>
        </w:rPr>
        <w:commentReference w:id="48"/>
      </w:r>
    </w:p>
    <w:p w14:paraId="2EBF45A5" w14:textId="758CEBA5" w:rsidR="0048109B" w:rsidRPr="0069039C" w:rsidRDefault="0048109B" w:rsidP="00E93D4F">
      <w:pPr>
        <w:rPr>
          <w:lang w:val="en-GB"/>
        </w:rPr>
      </w:pPr>
      <w:r w:rsidRPr="0069039C">
        <w:rPr>
          <w:lang w:val="en-GB"/>
        </w:rPr>
        <w:t xml:space="preserve">After dividing the pictures between Flower and Tuber, the separation goes further. First the Flower pictures are divided between genus and species. After this step there are some directories with genus names in Flower, and every genus directory contains some species directories. After dividing the Flower pictures the Tuber pictures are divide between shape and Look-a-Like or orchid. This step will produce six directories: </w:t>
      </w:r>
      <w:proofErr w:type="spellStart"/>
      <w:r w:rsidRPr="0069039C">
        <w:rPr>
          <w:lang w:val="en-GB"/>
        </w:rPr>
        <w:t>LOblong</w:t>
      </w:r>
      <w:proofErr w:type="spellEnd"/>
      <w:r w:rsidRPr="0069039C">
        <w:rPr>
          <w:lang w:val="en-GB"/>
        </w:rPr>
        <w:t xml:space="preserve">, </w:t>
      </w:r>
      <w:proofErr w:type="spellStart"/>
      <w:r w:rsidRPr="0069039C">
        <w:rPr>
          <w:lang w:val="en-GB"/>
        </w:rPr>
        <w:t>LSpur</w:t>
      </w:r>
      <w:proofErr w:type="spellEnd"/>
      <w:r w:rsidRPr="0069039C">
        <w:rPr>
          <w:lang w:val="en-GB"/>
        </w:rPr>
        <w:t xml:space="preserve">, </w:t>
      </w:r>
      <w:proofErr w:type="spellStart"/>
      <w:r w:rsidRPr="0069039C">
        <w:rPr>
          <w:lang w:val="en-GB"/>
        </w:rPr>
        <w:t>LRound</w:t>
      </w:r>
      <w:proofErr w:type="spellEnd"/>
      <w:r w:rsidRPr="0069039C">
        <w:rPr>
          <w:lang w:val="en-GB"/>
        </w:rPr>
        <w:t>, Oblong, Spur and Round. All directories starting with a “L” are for the Look-a-Like tubers.</w:t>
      </w:r>
    </w:p>
    <w:p w14:paraId="679220BB" w14:textId="5FF7888F" w:rsidR="0069039C" w:rsidRPr="0069039C" w:rsidRDefault="0048109B" w:rsidP="00257D2C">
      <w:pPr>
        <w:rPr>
          <w:lang w:val="en-GB"/>
        </w:rPr>
      </w:pPr>
      <w:r w:rsidRPr="0069039C">
        <w:rPr>
          <w:lang w:val="en-GB"/>
        </w:rPr>
        <w:t>The last step in the preparation process is splitting the pictures</w:t>
      </w:r>
      <w:r w:rsidR="003A209C" w:rsidRPr="0069039C">
        <w:rPr>
          <w:lang w:val="en-GB"/>
        </w:rPr>
        <w:t xml:space="preserve">, using a Perl script developed by </w:t>
      </w:r>
      <w:proofErr w:type="spellStart"/>
      <w:r w:rsidR="003A209C" w:rsidRPr="0069039C">
        <w:rPr>
          <w:lang w:val="en-GB"/>
        </w:rPr>
        <w:t>Ruter</w:t>
      </w:r>
      <w:proofErr w:type="spellEnd"/>
      <w:r w:rsidR="003A209C" w:rsidRPr="0069039C">
        <w:rPr>
          <w:lang w:val="en-GB"/>
        </w:rPr>
        <w:t xml:space="preserve"> </w:t>
      </w:r>
      <w:proofErr w:type="spellStart"/>
      <w:r w:rsidR="003A209C" w:rsidRPr="0069039C">
        <w:rPr>
          <w:lang w:val="en-GB"/>
        </w:rPr>
        <w:t>Vos</w:t>
      </w:r>
      <w:proofErr w:type="spellEnd"/>
      <w:r w:rsidR="003A209C" w:rsidRPr="0069039C">
        <w:rPr>
          <w:lang w:val="en-GB"/>
        </w:rPr>
        <w:t xml:space="preserve"> (see appendix x)</w:t>
      </w:r>
      <w:r w:rsidRPr="0069039C">
        <w:rPr>
          <w:lang w:val="en-GB"/>
        </w:rPr>
        <w:t xml:space="preserve">. This </w:t>
      </w:r>
      <w:r w:rsidR="003A209C" w:rsidRPr="0069039C">
        <w:rPr>
          <w:lang w:val="en-GB"/>
        </w:rPr>
        <w:t>script modifies the picture so</w:t>
      </w:r>
      <w:r w:rsidRPr="0069039C">
        <w:rPr>
          <w:lang w:val="en-GB"/>
        </w:rPr>
        <w:t xml:space="preserve"> </w:t>
      </w:r>
      <w:r w:rsidR="0014447F" w:rsidRPr="0069039C">
        <w:rPr>
          <w:lang w:val="en-GB"/>
        </w:rPr>
        <w:t xml:space="preserve">that only the tuber or flower is on the picture, with less as possible background. </w:t>
      </w:r>
      <w:commentRangeStart w:id="49"/>
      <w:r w:rsidR="0014447F" w:rsidRPr="0069039C">
        <w:rPr>
          <w:lang w:val="en-GB"/>
        </w:rPr>
        <w:t>The background is also normalized to be completely white.</w:t>
      </w:r>
      <w:commentRangeEnd w:id="49"/>
      <w:r w:rsidR="00197246">
        <w:rPr>
          <w:rStyle w:val="Verwijzingopmerking"/>
        </w:rPr>
        <w:commentReference w:id="49"/>
      </w:r>
      <w:r w:rsidR="003A209C" w:rsidRPr="0069039C">
        <w:rPr>
          <w:lang w:val="en-GB"/>
        </w:rPr>
        <w:t xml:space="preserve"> Figure x shows a picture before and after splitting</w:t>
      </w:r>
      <w:ins w:id="50" w:author="Mirna" w:date="2014-02-11T14:02:00Z">
        <w:r w:rsidR="00197246">
          <w:rPr>
            <w:lang w:val="en-GB"/>
          </w:rPr>
          <w:t>.</w:t>
        </w:r>
      </w:ins>
      <w:del w:id="51" w:author="Mirna" w:date="2014-02-11T14:02:00Z">
        <w:r w:rsidR="003A209C" w:rsidRPr="0069039C" w:rsidDel="00197246">
          <w:rPr>
            <w:lang w:val="en-GB"/>
          </w:rPr>
          <w:delText xml:space="preserve"> it.</w:delText>
        </w:r>
      </w:del>
      <w:r w:rsidR="0069039C" w:rsidRPr="0069039C">
        <w:rPr>
          <w:lang w:val="en-GB"/>
        </w:rPr>
        <w:br w:type="page"/>
      </w:r>
    </w:p>
    <w:p w14:paraId="733A7B3D" w14:textId="4E2191A8" w:rsidR="0069039C" w:rsidRDefault="0069039C" w:rsidP="0069039C">
      <w:pPr>
        <w:pStyle w:val="Kop1"/>
        <w:rPr>
          <w:lang w:val="en-GB"/>
        </w:rPr>
      </w:pPr>
      <w:bookmarkStart w:id="52" w:name="_Toc253742146"/>
      <w:r w:rsidRPr="0069039C">
        <w:rPr>
          <w:lang w:val="en-GB"/>
        </w:rPr>
        <w:lastRenderedPageBreak/>
        <w:t>Discussion</w:t>
      </w:r>
      <w:bookmarkEnd w:id="52"/>
      <w:r w:rsidRPr="0069039C">
        <w:rPr>
          <w:lang w:val="en-GB"/>
        </w:rPr>
        <w:t xml:space="preserve"> </w:t>
      </w:r>
    </w:p>
    <w:p w14:paraId="78DDA7E1" w14:textId="5A9167B3" w:rsidR="0069039C" w:rsidRDefault="0069039C" w:rsidP="0069039C">
      <w:pPr>
        <w:rPr>
          <w:lang w:val="en-GB"/>
        </w:rPr>
      </w:pPr>
      <w:commentRangeStart w:id="53"/>
      <w:r>
        <w:rPr>
          <w:lang w:val="en-GB"/>
        </w:rPr>
        <w:t>In every project there are some points of discussion, and this projects is no exception.</w:t>
      </w:r>
    </w:p>
    <w:commentRangeEnd w:id="53"/>
    <w:p w14:paraId="7DEF25FD" w14:textId="77777777" w:rsidR="0069039C" w:rsidRDefault="00197246" w:rsidP="0069039C">
      <w:pPr>
        <w:rPr>
          <w:lang w:val="en-GB"/>
        </w:rPr>
      </w:pPr>
      <w:r>
        <w:rPr>
          <w:rStyle w:val="Verwijzingopmerking"/>
        </w:rPr>
        <w:commentReference w:id="53"/>
      </w:r>
    </w:p>
    <w:p w14:paraId="1744238F" w14:textId="7A9E7C84" w:rsidR="0069039C" w:rsidRPr="0069039C" w:rsidRDefault="0069039C" w:rsidP="0069039C">
      <w:pPr>
        <w:rPr>
          <w:lang w:val="en-GB"/>
        </w:rPr>
      </w:pPr>
      <w:r>
        <w:rPr>
          <w:lang w:val="en-GB"/>
        </w:rPr>
        <w:t xml:space="preserve">Most of the tubers of the orchids </w:t>
      </w:r>
      <w:commentRangeStart w:id="54"/>
      <w:r>
        <w:rPr>
          <w:lang w:val="en-GB"/>
        </w:rPr>
        <w:t>are unidentified</w:t>
      </w:r>
      <w:commentRangeEnd w:id="54"/>
      <w:r w:rsidR="00197246">
        <w:rPr>
          <w:rStyle w:val="Verwijzingopmerking"/>
        </w:rPr>
        <w:commentReference w:id="54"/>
      </w:r>
      <w:r>
        <w:rPr>
          <w:lang w:val="en-GB"/>
        </w:rPr>
        <w:t xml:space="preserve">. </w:t>
      </w:r>
      <w:del w:id="55" w:author="Mirna" w:date="2014-02-11T14:02:00Z">
        <w:r w:rsidDel="00197246">
          <w:rPr>
            <w:lang w:val="en-GB"/>
          </w:rPr>
          <w:delText>So d</w:delText>
        </w:r>
      </w:del>
      <w:ins w:id="56" w:author="Mirna" w:date="2014-02-11T14:02:00Z">
        <w:r w:rsidR="00197246">
          <w:rPr>
            <w:lang w:val="en-GB"/>
          </w:rPr>
          <w:t>D</w:t>
        </w:r>
      </w:ins>
      <w:r>
        <w:rPr>
          <w:lang w:val="en-GB"/>
        </w:rPr>
        <w:t>uring this project they only can be used to train the neural network to see differences between orchid tubers and Look-a-Like tubers. When more of the tubers are identified correctly</w:t>
      </w:r>
      <w:ins w:id="57" w:author="Mirna" w:date="2014-02-11T14:03:00Z">
        <w:r w:rsidR="00197246">
          <w:rPr>
            <w:lang w:val="en-GB"/>
          </w:rPr>
          <w:t>,</w:t>
        </w:r>
      </w:ins>
      <w:r>
        <w:rPr>
          <w:lang w:val="en-GB"/>
        </w:rPr>
        <w:t xml:space="preserve"> it is possible to use the pictures to train the neural network to find different genera or even species.</w:t>
      </w:r>
    </w:p>
    <w:p w14:paraId="1A7D4DB5" w14:textId="6BFE8610" w:rsidR="00257D2C" w:rsidRPr="0069039C" w:rsidRDefault="00257D2C" w:rsidP="00257D2C">
      <w:pPr>
        <w:rPr>
          <w:lang w:val="en-GB"/>
        </w:rPr>
      </w:pPr>
      <w:r w:rsidRPr="0069039C">
        <w:rPr>
          <w:lang w:val="en-GB"/>
        </w:rPr>
        <w:br w:type="page"/>
      </w:r>
    </w:p>
    <w:p w14:paraId="476815D8" w14:textId="796DABD4" w:rsidR="004B6D6D" w:rsidRPr="0069039C" w:rsidRDefault="004B6D6D" w:rsidP="00B056D7">
      <w:pPr>
        <w:pStyle w:val="Kop1"/>
        <w:rPr>
          <w:lang w:val="en-GB"/>
        </w:rPr>
      </w:pPr>
      <w:bookmarkStart w:id="58" w:name="_Toc243966302"/>
      <w:bookmarkStart w:id="59" w:name="_Toc253742147"/>
      <w:bookmarkStart w:id="60" w:name="_Toc243966303"/>
      <w:commentRangeStart w:id="61"/>
      <w:r w:rsidRPr="0069039C">
        <w:rPr>
          <w:lang w:val="en-GB"/>
        </w:rPr>
        <w:lastRenderedPageBreak/>
        <w:t>References</w:t>
      </w:r>
      <w:bookmarkEnd w:id="58"/>
      <w:bookmarkEnd w:id="59"/>
      <w:commentRangeEnd w:id="61"/>
      <w:r w:rsidR="00D07BA7">
        <w:rPr>
          <w:rStyle w:val="Verwijzingopmerking"/>
          <w:rFonts w:eastAsiaTheme="minorEastAsia" w:cstheme="minorBidi"/>
          <w:b w:val="0"/>
          <w:bCs w:val="0"/>
          <w:color w:val="auto"/>
        </w:rPr>
        <w:commentReference w:id="61"/>
      </w:r>
    </w:p>
    <w:p w14:paraId="7F1AE96A" w14:textId="77777777" w:rsidR="004B6D6D" w:rsidRPr="0069039C" w:rsidRDefault="004B6D6D" w:rsidP="00B056D7">
      <w:pPr>
        <w:rPr>
          <w:lang w:val="en-GB"/>
        </w:rPr>
      </w:pPr>
    </w:p>
    <w:p w14:paraId="46798191" w14:textId="77777777" w:rsidR="004B6D6D" w:rsidRPr="0069039C" w:rsidRDefault="004B6D6D" w:rsidP="00B056D7">
      <w:pPr>
        <w:rPr>
          <w:lang w:val="en-GB"/>
        </w:rPr>
      </w:pPr>
      <w:r w:rsidRPr="0069039C">
        <w:rPr>
          <w:lang w:val="en-GB"/>
        </w:rPr>
        <w:t xml:space="preserve">[1] Royal Treatment for the Lady’s slipper, 2013, </w:t>
      </w:r>
      <w:hyperlink r:id="rId12" w:history="1">
        <w:r w:rsidRPr="0069039C">
          <w:rPr>
            <w:rStyle w:val="Hyperlink"/>
            <w:lang w:val="en-GB"/>
          </w:rPr>
          <w:t>http://www.empowernetwork.com/justiniskandar/blog/royal-treatment-for-the-ladys-slipper/</w:t>
        </w:r>
      </w:hyperlink>
    </w:p>
    <w:p w14:paraId="3E6C6D78" w14:textId="77777777" w:rsidR="004B6D6D" w:rsidRPr="0069039C" w:rsidRDefault="004B6D6D" w:rsidP="00B056D7">
      <w:pPr>
        <w:rPr>
          <w:lang w:val="en-GB"/>
        </w:rPr>
      </w:pPr>
    </w:p>
    <w:p w14:paraId="60B06D9B" w14:textId="77777777" w:rsidR="004B6D6D" w:rsidRPr="0069039C" w:rsidRDefault="004B6D6D" w:rsidP="00B056D7">
      <w:pPr>
        <w:rPr>
          <w:lang w:val="en-GB"/>
        </w:rPr>
      </w:pPr>
      <w:r w:rsidRPr="0069039C">
        <w:rPr>
          <w:lang w:val="en-GB"/>
        </w:rPr>
        <w:t xml:space="preserve">[2] The Plant List, 2010, </w:t>
      </w:r>
      <w:hyperlink r:id="rId13" w:history="1">
        <w:r w:rsidRPr="0069039C">
          <w:rPr>
            <w:rStyle w:val="Hyperlink"/>
            <w:lang w:val="en-GB"/>
          </w:rPr>
          <w:t>http://www.theplantlist.org/browse/A/Orchidaceae/</w:t>
        </w:r>
      </w:hyperlink>
    </w:p>
    <w:p w14:paraId="6B69CB6B" w14:textId="77777777" w:rsidR="004B6D6D" w:rsidRPr="0069039C" w:rsidRDefault="004B6D6D" w:rsidP="00B056D7">
      <w:pPr>
        <w:rPr>
          <w:lang w:val="en-GB"/>
        </w:rPr>
      </w:pPr>
    </w:p>
    <w:p w14:paraId="54ADA83A" w14:textId="77777777" w:rsidR="004B6D6D" w:rsidRPr="0069039C" w:rsidRDefault="004B6D6D" w:rsidP="00B056D7">
      <w:pPr>
        <w:rPr>
          <w:lang w:val="en-GB"/>
        </w:rPr>
      </w:pPr>
      <w:r w:rsidRPr="0069039C">
        <w:rPr>
          <w:lang w:val="en-GB"/>
        </w:rPr>
        <w:t xml:space="preserve">[3] Orchid Smuggling and Conservation (ORCHID), </w:t>
      </w:r>
      <w:hyperlink r:id="rId14" w:history="1">
        <w:r w:rsidRPr="0069039C">
          <w:rPr>
            <w:rStyle w:val="Hyperlink"/>
            <w:lang w:val="en-GB"/>
          </w:rPr>
          <w:t>http://www1.american.edu/ted/orchid.htm</w:t>
        </w:r>
      </w:hyperlink>
    </w:p>
    <w:p w14:paraId="251BA9B1" w14:textId="77777777" w:rsidR="004B6D6D" w:rsidRPr="0069039C" w:rsidRDefault="004B6D6D" w:rsidP="00B056D7">
      <w:pPr>
        <w:rPr>
          <w:lang w:val="en-GB"/>
        </w:rPr>
      </w:pPr>
    </w:p>
    <w:p w14:paraId="31499F01" w14:textId="77777777" w:rsidR="004B6D6D" w:rsidRPr="0069039C" w:rsidRDefault="004B6D6D" w:rsidP="00B056D7">
      <w:pPr>
        <w:rPr>
          <w:lang w:val="en-GB"/>
        </w:rPr>
      </w:pPr>
      <w:r w:rsidRPr="0069039C">
        <w:rPr>
          <w:lang w:val="en-GB"/>
        </w:rPr>
        <w:t xml:space="preserve">[4] Royal Botanic Gardens Kew, 2001, </w:t>
      </w:r>
      <w:hyperlink r:id="rId15" w:history="1">
        <w:r w:rsidRPr="0069039C">
          <w:rPr>
            <w:rStyle w:val="Hyperlink"/>
            <w:lang w:val="en-GB"/>
          </w:rPr>
          <w:t>http://www.kew.org/plants-fungi/Cypripedium-calceolus.htm</w:t>
        </w:r>
      </w:hyperlink>
    </w:p>
    <w:p w14:paraId="7065A993" w14:textId="77777777" w:rsidR="004B6D6D" w:rsidRPr="0069039C" w:rsidRDefault="004B6D6D" w:rsidP="00B056D7">
      <w:pPr>
        <w:rPr>
          <w:lang w:val="en-GB"/>
        </w:rPr>
      </w:pPr>
    </w:p>
    <w:p w14:paraId="07275FCC" w14:textId="77777777" w:rsidR="004B6D6D" w:rsidRPr="0069039C" w:rsidRDefault="004B6D6D" w:rsidP="00B056D7">
      <w:pPr>
        <w:rPr>
          <w:lang w:val="en-GB"/>
        </w:rPr>
      </w:pPr>
      <w:r w:rsidRPr="0069039C">
        <w:rPr>
          <w:lang w:val="en-GB"/>
        </w:rPr>
        <w:t xml:space="preserve">[5] </w:t>
      </w:r>
      <w:proofErr w:type="spellStart"/>
      <w:r w:rsidRPr="0069039C">
        <w:rPr>
          <w:lang w:val="en-GB"/>
        </w:rPr>
        <w:t>Kasparek</w:t>
      </w:r>
      <w:proofErr w:type="spellEnd"/>
      <w:r w:rsidRPr="0069039C">
        <w:rPr>
          <w:lang w:val="en-GB"/>
        </w:rPr>
        <w:t xml:space="preserve"> M and Grimm U, 1999, European trade in Turkish </w:t>
      </w:r>
      <w:proofErr w:type="spellStart"/>
      <w:r w:rsidRPr="0069039C">
        <w:rPr>
          <w:lang w:val="en-GB"/>
        </w:rPr>
        <w:t>Salep</w:t>
      </w:r>
      <w:proofErr w:type="spellEnd"/>
      <w:r w:rsidRPr="0069039C">
        <w:rPr>
          <w:lang w:val="en-GB"/>
        </w:rPr>
        <w:t xml:space="preserve"> with Special Reference to Germany. Economic Botany 53(4): 396-406</w:t>
      </w:r>
    </w:p>
    <w:p w14:paraId="0C92BE19" w14:textId="77777777" w:rsidR="004B6D6D" w:rsidRPr="0069039C" w:rsidRDefault="004B6D6D" w:rsidP="00B056D7">
      <w:pPr>
        <w:rPr>
          <w:lang w:val="en-GB"/>
        </w:rPr>
      </w:pPr>
    </w:p>
    <w:p w14:paraId="74938644" w14:textId="77777777" w:rsidR="004B6D6D" w:rsidRPr="0069039C" w:rsidRDefault="004B6D6D" w:rsidP="00B056D7">
      <w:pPr>
        <w:rPr>
          <w:rStyle w:val="Hyperlink"/>
          <w:lang w:val="en-GB"/>
        </w:rPr>
      </w:pPr>
      <w:r w:rsidRPr="0069039C">
        <w:rPr>
          <w:lang w:val="en-GB"/>
        </w:rPr>
        <w:t xml:space="preserve">[6] </w:t>
      </w:r>
      <w:proofErr w:type="spellStart"/>
      <w:r w:rsidRPr="0069039C">
        <w:rPr>
          <w:lang w:val="en-GB"/>
        </w:rPr>
        <w:t>Stergiou</w:t>
      </w:r>
      <w:proofErr w:type="spellEnd"/>
      <w:r w:rsidRPr="0069039C">
        <w:rPr>
          <w:lang w:val="en-GB"/>
        </w:rPr>
        <w:t xml:space="preserve"> C and </w:t>
      </w:r>
      <w:proofErr w:type="spellStart"/>
      <w:r w:rsidRPr="0069039C">
        <w:rPr>
          <w:lang w:val="en-GB"/>
        </w:rPr>
        <w:t>Siganos</w:t>
      </w:r>
      <w:proofErr w:type="spellEnd"/>
      <w:r w:rsidRPr="0069039C">
        <w:rPr>
          <w:lang w:val="en-GB"/>
        </w:rPr>
        <w:t xml:space="preserve"> D, Neural Networks, </w:t>
      </w:r>
      <w:hyperlink r:id="rId16" w:anchor="Introduction%20to%20neural%20networks" w:history="1">
        <w:r w:rsidRPr="0069039C">
          <w:rPr>
            <w:rStyle w:val="Hyperlink"/>
            <w:lang w:val="en-GB"/>
          </w:rPr>
          <w:t>http://www.doc.ic.ac.uk/~nd/surprise_96/journal/vol4/cs11/report.html - Introduction to neural networks</w:t>
        </w:r>
      </w:hyperlink>
    </w:p>
    <w:p w14:paraId="5A92DFF4" w14:textId="77777777" w:rsidR="004B6D6D" w:rsidRPr="0069039C" w:rsidRDefault="004B6D6D" w:rsidP="00B056D7">
      <w:pPr>
        <w:rPr>
          <w:lang w:val="en-GB"/>
        </w:rPr>
      </w:pPr>
    </w:p>
    <w:p w14:paraId="4FA67A38" w14:textId="77777777" w:rsidR="004B6D6D" w:rsidRPr="0069039C" w:rsidRDefault="004B6D6D" w:rsidP="00B056D7">
      <w:pPr>
        <w:rPr>
          <w:lang w:val="en-GB"/>
        </w:rPr>
      </w:pPr>
      <w:r w:rsidRPr="0069039C">
        <w:rPr>
          <w:lang w:val="en-GB"/>
        </w:rPr>
        <w:t xml:space="preserve">[7] Camera: </w:t>
      </w:r>
      <w:proofErr w:type="spellStart"/>
      <w:r w:rsidRPr="0069039C">
        <w:rPr>
          <w:lang w:val="en-GB"/>
        </w:rPr>
        <w:t>gsmnationblog</w:t>
      </w:r>
      <w:proofErr w:type="spellEnd"/>
      <w:r w:rsidRPr="0069039C">
        <w:rPr>
          <w:lang w:val="en-GB"/>
        </w:rPr>
        <w:t>, 2013, </w:t>
      </w:r>
      <w:hyperlink r:id="rId17" w:history="1">
        <w:r w:rsidRPr="0069039C">
          <w:rPr>
            <w:color w:val="0000E9"/>
            <w:u w:val="single" w:color="0000E9"/>
            <w:lang w:val="en-GB"/>
          </w:rPr>
          <w:t>http://www.gsmnation.com/blog/2013/02/19/snap-away-5-best-smartphone-cameras-available/</w:t>
        </w:r>
      </w:hyperlink>
    </w:p>
    <w:p w14:paraId="40AB835F" w14:textId="77777777" w:rsidR="004B6D6D" w:rsidRPr="0069039C" w:rsidRDefault="004B6D6D" w:rsidP="00B056D7">
      <w:pPr>
        <w:rPr>
          <w:lang w:val="en-GB"/>
        </w:rPr>
      </w:pPr>
    </w:p>
    <w:p w14:paraId="0EDBA2DD" w14:textId="77777777" w:rsidR="004B6D6D" w:rsidRPr="0069039C" w:rsidRDefault="004B6D6D" w:rsidP="00B056D7">
      <w:pPr>
        <w:rPr>
          <w:lang w:val="en-GB"/>
        </w:rPr>
      </w:pPr>
      <w:r w:rsidRPr="0069039C">
        <w:rPr>
          <w:lang w:val="en-GB"/>
        </w:rPr>
        <w:t xml:space="preserve">[8] Envelop: </w:t>
      </w:r>
      <w:proofErr w:type="spellStart"/>
      <w:r w:rsidRPr="0069039C">
        <w:rPr>
          <w:lang w:val="en-GB"/>
        </w:rPr>
        <w:t>Tuxx</w:t>
      </w:r>
      <w:proofErr w:type="spellEnd"/>
      <w:r w:rsidRPr="0069039C">
        <w:rPr>
          <w:lang w:val="en-GB"/>
        </w:rPr>
        <w:t>, 2004 - 2013, </w:t>
      </w:r>
      <w:hyperlink r:id="rId18" w:history="1">
        <w:r w:rsidRPr="0069039C">
          <w:rPr>
            <w:color w:val="0000E9"/>
            <w:u w:val="single" w:color="0000E9"/>
            <w:lang w:val="en-GB"/>
          </w:rPr>
          <w:t>http://www.tuxx.nl/post/adressering/</w:t>
        </w:r>
      </w:hyperlink>
    </w:p>
    <w:p w14:paraId="1B03B97A" w14:textId="77777777" w:rsidR="004B6D6D" w:rsidRPr="0069039C" w:rsidRDefault="004B6D6D" w:rsidP="00B056D7">
      <w:pPr>
        <w:rPr>
          <w:lang w:val="en-GB"/>
        </w:rPr>
      </w:pPr>
    </w:p>
    <w:p w14:paraId="78EF31D8" w14:textId="77777777" w:rsidR="004B6D6D" w:rsidRPr="0069039C" w:rsidRDefault="004B6D6D" w:rsidP="00B056D7">
      <w:pPr>
        <w:rPr>
          <w:lang w:val="en-GB"/>
        </w:rPr>
      </w:pPr>
      <w:r w:rsidRPr="0069039C">
        <w:rPr>
          <w:lang w:val="en-GB"/>
        </w:rPr>
        <w:t xml:space="preserve">[9] Naturalis tower: </w:t>
      </w:r>
      <w:proofErr w:type="spellStart"/>
      <w:r w:rsidRPr="0069039C">
        <w:rPr>
          <w:lang w:val="en-GB"/>
        </w:rPr>
        <w:t>unityfm</w:t>
      </w:r>
      <w:proofErr w:type="spellEnd"/>
      <w:r w:rsidRPr="0069039C">
        <w:rPr>
          <w:lang w:val="en-GB"/>
        </w:rPr>
        <w:t>, 2013, </w:t>
      </w:r>
      <w:hyperlink r:id="rId19" w:history="1">
        <w:r w:rsidRPr="0069039C">
          <w:rPr>
            <w:color w:val="0000E9"/>
            <w:u w:val="single" w:color="0000E9"/>
            <w:lang w:val="en-GB"/>
          </w:rPr>
          <w:t>http://www.unityfm.nl/nieuws.php?id=26906</w:t>
        </w:r>
      </w:hyperlink>
    </w:p>
    <w:p w14:paraId="0B5811F9" w14:textId="77777777" w:rsidR="004B6D6D" w:rsidRPr="0069039C" w:rsidRDefault="004B6D6D" w:rsidP="00B056D7">
      <w:pPr>
        <w:rPr>
          <w:lang w:val="en-GB"/>
        </w:rPr>
      </w:pPr>
    </w:p>
    <w:p w14:paraId="4CB64384" w14:textId="77777777" w:rsidR="004B6D6D" w:rsidRPr="0069039C" w:rsidRDefault="004B6D6D" w:rsidP="00B056D7">
      <w:pPr>
        <w:rPr>
          <w:lang w:val="en-GB"/>
        </w:rPr>
      </w:pPr>
      <w:r w:rsidRPr="0069039C">
        <w:rPr>
          <w:lang w:val="en-GB"/>
        </w:rPr>
        <w:t>[10] Database: introduction to query optimizer, 2013, </w:t>
      </w:r>
      <w:hyperlink r:id="rId20" w:history="1">
        <w:r w:rsidRPr="0069039C">
          <w:rPr>
            <w:color w:val="0000E9"/>
            <w:u w:val="single" w:color="0000E9"/>
            <w:lang w:val="en-GB"/>
          </w:rPr>
          <w:t>http://prabathsql.blogspot.nl/2013/01/introdiuction-to-query-optimizer.html</w:t>
        </w:r>
      </w:hyperlink>
    </w:p>
    <w:p w14:paraId="0748F26D" w14:textId="77777777" w:rsidR="004B6D6D" w:rsidRPr="0069039C" w:rsidRDefault="004B6D6D" w:rsidP="00B056D7">
      <w:pPr>
        <w:rPr>
          <w:lang w:val="en-GB"/>
        </w:rPr>
      </w:pPr>
    </w:p>
    <w:p w14:paraId="1489006A" w14:textId="77777777" w:rsidR="004B6D6D" w:rsidRPr="0069039C" w:rsidRDefault="004B6D6D" w:rsidP="00B056D7">
      <w:pPr>
        <w:rPr>
          <w:lang w:val="en-GB"/>
        </w:rPr>
      </w:pPr>
      <w:r w:rsidRPr="0069039C">
        <w:rPr>
          <w:lang w:val="en-GB"/>
        </w:rPr>
        <w:t xml:space="preserve">[11] Wheelwork: op </w:t>
      </w:r>
      <w:proofErr w:type="spellStart"/>
      <w:r w:rsidRPr="0069039C">
        <w:rPr>
          <w:lang w:val="en-GB"/>
        </w:rPr>
        <w:t>eigen</w:t>
      </w:r>
      <w:proofErr w:type="spellEnd"/>
      <w:r w:rsidRPr="0069039C">
        <w:rPr>
          <w:lang w:val="en-GB"/>
        </w:rPr>
        <w:t xml:space="preserve"> </w:t>
      </w:r>
      <w:proofErr w:type="spellStart"/>
      <w:r w:rsidRPr="0069039C">
        <w:rPr>
          <w:lang w:val="en-GB"/>
        </w:rPr>
        <w:t>kracht</w:t>
      </w:r>
      <w:proofErr w:type="spellEnd"/>
      <w:r w:rsidRPr="0069039C">
        <w:rPr>
          <w:lang w:val="en-GB"/>
        </w:rPr>
        <w:t xml:space="preserve"> </w:t>
      </w:r>
      <w:proofErr w:type="spellStart"/>
      <w:r w:rsidRPr="0069039C">
        <w:rPr>
          <w:lang w:val="en-GB"/>
        </w:rPr>
        <w:t>praktijk</w:t>
      </w:r>
      <w:proofErr w:type="spellEnd"/>
      <w:r w:rsidRPr="0069039C">
        <w:rPr>
          <w:lang w:val="en-GB"/>
        </w:rPr>
        <w:t xml:space="preserve"> </w:t>
      </w:r>
      <w:proofErr w:type="spellStart"/>
      <w:r w:rsidRPr="0069039C">
        <w:rPr>
          <w:lang w:val="en-GB"/>
        </w:rPr>
        <w:t>voor</w:t>
      </w:r>
      <w:proofErr w:type="spellEnd"/>
      <w:r w:rsidRPr="0069039C">
        <w:rPr>
          <w:lang w:val="en-GB"/>
        </w:rPr>
        <w:t xml:space="preserve"> </w:t>
      </w:r>
      <w:proofErr w:type="spellStart"/>
      <w:r w:rsidRPr="0069039C">
        <w:rPr>
          <w:lang w:val="en-GB"/>
        </w:rPr>
        <w:t>ergotherapie</w:t>
      </w:r>
      <w:proofErr w:type="spellEnd"/>
      <w:r w:rsidRPr="0069039C">
        <w:rPr>
          <w:lang w:val="en-GB"/>
        </w:rPr>
        <w:t>, 2013, </w:t>
      </w:r>
      <w:hyperlink r:id="rId21" w:history="1">
        <w:r w:rsidRPr="0069039C">
          <w:rPr>
            <w:color w:val="0000E9"/>
            <w:u w:val="single" w:color="0000E9"/>
            <w:lang w:val="en-GB"/>
          </w:rPr>
          <w:t>http://www.ergotherapieopeigenkracht.nl/vergoeding-ergotherapie/</w:t>
        </w:r>
      </w:hyperlink>
    </w:p>
    <w:p w14:paraId="66E19A8D" w14:textId="77777777" w:rsidR="004B6D6D" w:rsidRPr="0069039C" w:rsidRDefault="004B6D6D" w:rsidP="00B056D7">
      <w:pPr>
        <w:rPr>
          <w:lang w:val="en-GB"/>
        </w:rPr>
      </w:pPr>
    </w:p>
    <w:p w14:paraId="77F30E54" w14:textId="77777777" w:rsidR="004B6D6D" w:rsidRPr="0069039C" w:rsidRDefault="004B6D6D" w:rsidP="00B056D7">
      <w:pPr>
        <w:rPr>
          <w:lang w:val="en-GB"/>
        </w:rPr>
      </w:pPr>
      <w:r w:rsidRPr="0069039C">
        <w:rPr>
          <w:lang w:val="en-GB"/>
        </w:rPr>
        <w:t xml:space="preserve">[12] Lamp: </w:t>
      </w:r>
      <w:proofErr w:type="spellStart"/>
      <w:r w:rsidRPr="0069039C">
        <w:rPr>
          <w:lang w:val="en-GB"/>
        </w:rPr>
        <w:t>ledweeklampen</w:t>
      </w:r>
      <w:proofErr w:type="spellEnd"/>
      <w:r w:rsidRPr="0069039C">
        <w:rPr>
          <w:lang w:val="en-GB"/>
        </w:rPr>
        <w:t>, </w:t>
      </w:r>
      <w:hyperlink r:id="rId22" w:history="1">
        <w:r w:rsidRPr="0069039C">
          <w:rPr>
            <w:color w:val="0000E9"/>
            <w:u w:val="single" w:color="0000E9"/>
            <w:lang w:val="en-GB"/>
          </w:rPr>
          <w:t>http://www.ledkweeklampen.nl</w:t>
        </w:r>
      </w:hyperlink>
    </w:p>
    <w:p w14:paraId="42799710" w14:textId="77777777" w:rsidR="004B6D6D" w:rsidRPr="0069039C" w:rsidRDefault="004B6D6D" w:rsidP="00B056D7">
      <w:pPr>
        <w:rPr>
          <w:lang w:val="en-GB"/>
        </w:rPr>
      </w:pPr>
    </w:p>
    <w:p w14:paraId="4DA5260A" w14:textId="77777777" w:rsidR="004B6D6D" w:rsidRPr="0069039C" w:rsidRDefault="004B6D6D" w:rsidP="00B056D7">
      <w:pPr>
        <w:rPr>
          <w:lang w:val="en-GB"/>
        </w:rPr>
      </w:pPr>
      <w:r w:rsidRPr="0069039C">
        <w:rPr>
          <w:lang w:val="en-GB"/>
        </w:rPr>
        <w:t>[13] iPhone: T-Mobile, </w:t>
      </w:r>
      <w:hyperlink r:id="rId23" w:history="1">
        <w:r w:rsidRPr="0069039C">
          <w:rPr>
            <w:color w:val="0000E9"/>
            <w:u w:val="single" w:color="0000E9"/>
            <w:lang w:val="en-GB"/>
          </w:rPr>
          <w:t>http://shop.t-mobile.nl/eca/RAPRD/Apple-iPhone-4-8GB-wit/map48gbpwi.html?ab_agid=1021</w:t>
        </w:r>
      </w:hyperlink>
    </w:p>
    <w:p w14:paraId="53B136AE" w14:textId="77777777" w:rsidR="004B6D6D" w:rsidRPr="0069039C" w:rsidRDefault="004B6D6D" w:rsidP="00B056D7">
      <w:pPr>
        <w:rPr>
          <w:lang w:val="en-GB"/>
        </w:rPr>
      </w:pPr>
    </w:p>
    <w:p w14:paraId="508BA460" w14:textId="77777777" w:rsidR="004B6D6D" w:rsidRPr="0069039C" w:rsidRDefault="004B6D6D" w:rsidP="00B056D7">
      <w:pPr>
        <w:rPr>
          <w:color w:val="0000E9"/>
          <w:u w:val="single" w:color="0000E9"/>
          <w:lang w:val="en-GB"/>
        </w:rPr>
      </w:pPr>
      <w:r w:rsidRPr="0069039C">
        <w:rPr>
          <w:lang w:val="en-GB"/>
        </w:rPr>
        <w:t>[14] Slipper orchid: Wikimedia commons, 2009, </w:t>
      </w:r>
      <w:hyperlink r:id="rId24" w:history="1">
        <w:r w:rsidRPr="0069039C">
          <w:rPr>
            <w:color w:val="0000E9"/>
            <w:u w:val="single" w:color="0000E9"/>
            <w:lang w:val="en-GB"/>
          </w:rPr>
          <w:t>http://commons.wikimedia.org/wiki/File:Slipper_orchid_wyn1.jpg</w:t>
        </w:r>
      </w:hyperlink>
    </w:p>
    <w:p w14:paraId="182DD7AF" w14:textId="77777777" w:rsidR="004B6D6D" w:rsidRPr="0069039C" w:rsidRDefault="004B6D6D" w:rsidP="00B056D7">
      <w:pPr>
        <w:rPr>
          <w:lang w:val="en-GB"/>
        </w:rPr>
      </w:pPr>
    </w:p>
    <w:p w14:paraId="31B82220" w14:textId="77777777" w:rsidR="004B6D6D" w:rsidRPr="0069039C" w:rsidRDefault="004B6D6D" w:rsidP="00B056D7">
      <w:pPr>
        <w:rPr>
          <w:color w:val="0000E9"/>
          <w:u w:val="single" w:color="0000E9"/>
          <w:lang w:val="en-GB"/>
        </w:rPr>
      </w:pPr>
      <w:r w:rsidRPr="0069039C">
        <w:rPr>
          <w:lang w:val="en-GB"/>
        </w:rPr>
        <w:t>[15] Orchid leaf: A Close-up View of a Lady's Slipper Orchid, Brian Johnston, 2012, </w:t>
      </w:r>
      <w:hyperlink r:id="rId25" w:history="1">
        <w:r w:rsidRPr="0069039C">
          <w:rPr>
            <w:color w:val="0000E9"/>
            <w:u w:val="single" w:color="0000E9"/>
            <w:lang w:val="en-GB"/>
          </w:rPr>
          <w:t>http://www.microscopy-uk.org.uk/mag/artjan12/bj-slipper3.html</w:t>
        </w:r>
      </w:hyperlink>
    </w:p>
    <w:p w14:paraId="0001FF65" w14:textId="77777777" w:rsidR="004B6D6D" w:rsidRPr="0069039C" w:rsidRDefault="004B6D6D" w:rsidP="00B056D7">
      <w:pPr>
        <w:rPr>
          <w:lang w:val="en-GB"/>
        </w:rPr>
      </w:pPr>
    </w:p>
    <w:p w14:paraId="67AF6A08" w14:textId="77777777" w:rsidR="004B6D6D" w:rsidRPr="0069039C" w:rsidRDefault="004B6D6D" w:rsidP="00B056D7">
      <w:pPr>
        <w:rPr>
          <w:lang w:val="en-GB"/>
        </w:rPr>
      </w:pPr>
      <w:r w:rsidRPr="0069039C">
        <w:rPr>
          <w:lang w:val="en-GB"/>
        </w:rPr>
        <w:t xml:space="preserve">[16] Photographs by Patrick </w:t>
      </w:r>
      <w:proofErr w:type="spellStart"/>
      <w:r w:rsidRPr="0069039C">
        <w:rPr>
          <w:lang w:val="en-GB"/>
        </w:rPr>
        <w:t>Wijntjes</w:t>
      </w:r>
      <w:proofErr w:type="spellEnd"/>
    </w:p>
    <w:p w14:paraId="4F83926B" w14:textId="77777777" w:rsidR="004B6D6D" w:rsidRPr="0069039C" w:rsidRDefault="004B6D6D" w:rsidP="00B056D7">
      <w:pPr>
        <w:rPr>
          <w:lang w:val="en-GB"/>
        </w:rPr>
      </w:pPr>
    </w:p>
    <w:p w14:paraId="0594EE96" w14:textId="77777777" w:rsidR="004B6D6D" w:rsidRPr="0069039C" w:rsidRDefault="004B6D6D" w:rsidP="00B056D7">
      <w:pPr>
        <w:rPr>
          <w:lang w:val="en-GB"/>
        </w:rPr>
      </w:pPr>
      <w:r w:rsidRPr="0069039C">
        <w:rPr>
          <w:lang w:val="en-GB"/>
        </w:rPr>
        <w:lastRenderedPageBreak/>
        <w:t xml:space="preserve">[17] </w:t>
      </w:r>
      <w:proofErr w:type="spellStart"/>
      <w:r w:rsidRPr="0069039C">
        <w:rPr>
          <w:lang w:val="en-GB"/>
        </w:rPr>
        <w:t>Sanz</w:t>
      </w:r>
      <w:proofErr w:type="spellEnd"/>
      <w:r w:rsidRPr="0069039C">
        <w:rPr>
          <w:lang w:val="en-GB"/>
        </w:rPr>
        <w:t xml:space="preserve"> E, von </w:t>
      </w:r>
      <w:proofErr w:type="spellStart"/>
      <w:r w:rsidRPr="0069039C">
        <w:rPr>
          <w:lang w:val="en-GB"/>
        </w:rPr>
        <w:t>Cramon-Taubadel</w:t>
      </w:r>
      <w:proofErr w:type="spellEnd"/>
      <w:r w:rsidRPr="0069039C">
        <w:rPr>
          <w:lang w:val="en-GB"/>
        </w:rPr>
        <w:t xml:space="preserve">, N and Roberts, DL. 2012. Species differentiation of Slipper Orchids using </w:t>
      </w:r>
      <w:proofErr w:type="spellStart"/>
      <w:r w:rsidRPr="0069039C">
        <w:rPr>
          <w:lang w:val="en-GB"/>
        </w:rPr>
        <w:t>Color</w:t>
      </w:r>
      <w:proofErr w:type="spellEnd"/>
      <w:r w:rsidRPr="0069039C">
        <w:rPr>
          <w:lang w:val="en-GB"/>
        </w:rPr>
        <w:t xml:space="preserve"> Image Analysis. </w:t>
      </w:r>
      <w:proofErr w:type="spellStart"/>
      <w:r w:rsidRPr="0069039C">
        <w:rPr>
          <w:lang w:val="en-GB"/>
        </w:rPr>
        <w:t>Lankesteriana</w:t>
      </w:r>
      <w:proofErr w:type="spellEnd"/>
      <w:r w:rsidRPr="0069039C">
        <w:rPr>
          <w:lang w:val="en-GB"/>
        </w:rPr>
        <w:t xml:space="preserve"> 12(3): 165-173</w:t>
      </w:r>
    </w:p>
    <w:p w14:paraId="3D91B08E" w14:textId="77777777" w:rsidR="004B6D6D" w:rsidRPr="0069039C" w:rsidRDefault="004B6D6D" w:rsidP="00B056D7">
      <w:pPr>
        <w:rPr>
          <w:lang w:val="en-GB"/>
        </w:rPr>
      </w:pPr>
    </w:p>
    <w:p w14:paraId="192F1D0B" w14:textId="77777777" w:rsidR="004B6D6D" w:rsidRPr="0069039C" w:rsidRDefault="004B6D6D" w:rsidP="00B056D7">
      <w:pPr>
        <w:rPr>
          <w:lang w:val="en-GB"/>
        </w:rPr>
      </w:pPr>
      <w:r w:rsidRPr="0069039C">
        <w:rPr>
          <w:lang w:val="en-GB"/>
        </w:rPr>
        <w:t xml:space="preserve">[18] Lawler LJ, 1984, </w:t>
      </w:r>
      <w:proofErr w:type="spellStart"/>
      <w:r w:rsidRPr="0069039C">
        <w:rPr>
          <w:lang w:val="en-GB"/>
        </w:rPr>
        <w:t>Ethnobotany</w:t>
      </w:r>
      <w:proofErr w:type="spellEnd"/>
      <w:r w:rsidRPr="0069039C">
        <w:rPr>
          <w:lang w:val="en-GB"/>
        </w:rPr>
        <w:t xml:space="preserve"> of the </w:t>
      </w:r>
      <w:proofErr w:type="spellStart"/>
      <w:r w:rsidRPr="0069039C">
        <w:rPr>
          <w:lang w:val="en-GB"/>
        </w:rPr>
        <w:t>Orchidaceae</w:t>
      </w:r>
      <w:proofErr w:type="spellEnd"/>
      <w:r w:rsidRPr="0069039C">
        <w:rPr>
          <w:lang w:val="en-GB"/>
        </w:rPr>
        <w:t xml:space="preserve">, In: </w:t>
      </w:r>
      <w:proofErr w:type="spellStart"/>
      <w:r w:rsidRPr="0069039C">
        <w:rPr>
          <w:lang w:val="en-GB"/>
        </w:rPr>
        <w:t>Arditti</w:t>
      </w:r>
      <w:proofErr w:type="spellEnd"/>
      <w:r w:rsidRPr="0069039C">
        <w:rPr>
          <w:lang w:val="en-GB"/>
        </w:rPr>
        <w:t xml:space="preserve"> J (ed.), Orchid biology: reviews and perspectives: 27-149. Cornell University Press, Ithaca, New York, USA</w:t>
      </w:r>
    </w:p>
    <w:p w14:paraId="3F79E039" w14:textId="77777777" w:rsidR="004B6D6D" w:rsidRPr="0069039C" w:rsidRDefault="004B6D6D" w:rsidP="00B056D7">
      <w:pPr>
        <w:rPr>
          <w:lang w:val="en-GB"/>
        </w:rPr>
      </w:pPr>
    </w:p>
    <w:p w14:paraId="419BD182" w14:textId="77777777" w:rsidR="004B6D6D" w:rsidRPr="0069039C" w:rsidRDefault="004B6D6D" w:rsidP="00B056D7">
      <w:pPr>
        <w:rPr>
          <w:lang w:val="en-GB"/>
        </w:rPr>
      </w:pPr>
      <w:r w:rsidRPr="0069039C">
        <w:rPr>
          <w:lang w:val="en-GB"/>
        </w:rPr>
        <w:t xml:space="preserve">[19] </w:t>
      </w:r>
      <w:proofErr w:type="spellStart"/>
      <w:r w:rsidRPr="0069039C">
        <w:rPr>
          <w:lang w:val="en-GB"/>
        </w:rPr>
        <w:t>Leafsnap</w:t>
      </w:r>
      <w:proofErr w:type="spellEnd"/>
      <w:r w:rsidRPr="0069039C">
        <w:rPr>
          <w:lang w:val="en-GB"/>
        </w:rPr>
        <w:t xml:space="preserve">, 2011, </w:t>
      </w:r>
      <w:hyperlink r:id="rId26" w:history="1">
        <w:r w:rsidRPr="0069039C">
          <w:rPr>
            <w:rStyle w:val="Hyperlink"/>
            <w:lang w:val="en-GB"/>
          </w:rPr>
          <w:t>http://leafsnap.com/</w:t>
        </w:r>
      </w:hyperlink>
    </w:p>
    <w:p w14:paraId="11C14A29" w14:textId="77777777" w:rsidR="004B6D6D" w:rsidRPr="0069039C" w:rsidRDefault="004B6D6D" w:rsidP="00B056D7">
      <w:pPr>
        <w:rPr>
          <w:lang w:val="en-GB"/>
        </w:rPr>
      </w:pPr>
    </w:p>
    <w:p w14:paraId="3F46C9E1" w14:textId="77777777" w:rsidR="004B6D6D" w:rsidRPr="0069039C" w:rsidRDefault="004B6D6D" w:rsidP="00B056D7">
      <w:pPr>
        <w:rPr>
          <w:rStyle w:val="Hyperlink"/>
          <w:lang w:val="en-GB"/>
        </w:rPr>
      </w:pPr>
      <w:r w:rsidRPr="0069039C">
        <w:rPr>
          <w:lang w:val="en-GB"/>
        </w:rPr>
        <w:t xml:space="preserve">[20] </w:t>
      </w:r>
      <w:proofErr w:type="spellStart"/>
      <w:r w:rsidRPr="0069039C">
        <w:rPr>
          <w:lang w:val="en-GB"/>
        </w:rPr>
        <w:t>KeyLemon</w:t>
      </w:r>
      <w:proofErr w:type="spellEnd"/>
      <w:r w:rsidRPr="0069039C">
        <w:rPr>
          <w:lang w:val="en-GB"/>
        </w:rPr>
        <w:t xml:space="preserve">, 2013, </w:t>
      </w:r>
      <w:hyperlink r:id="rId27" w:history="1">
        <w:r w:rsidRPr="0069039C">
          <w:rPr>
            <w:rStyle w:val="Hyperlink"/>
            <w:lang w:val="en-GB"/>
          </w:rPr>
          <w:t>https://www.keylemon.com/product/</w:t>
        </w:r>
      </w:hyperlink>
    </w:p>
    <w:p w14:paraId="19BBA56A" w14:textId="77777777" w:rsidR="004B6D6D" w:rsidRPr="0069039C" w:rsidRDefault="004B6D6D" w:rsidP="00B056D7">
      <w:pPr>
        <w:rPr>
          <w:lang w:val="en-GB"/>
        </w:rPr>
      </w:pPr>
    </w:p>
    <w:p w14:paraId="4EC5A3D5" w14:textId="77777777" w:rsidR="004B6D6D" w:rsidRPr="0069039C" w:rsidRDefault="004B6D6D" w:rsidP="00B056D7">
      <w:pPr>
        <w:rPr>
          <w:lang w:val="en-GB"/>
        </w:rPr>
      </w:pPr>
      <w:r w:rsidRPr="0069039C">
        <w:rPr>
          <w:lang w:val="en-GB"/>
        </w:rPr>
        <w:t xml:space="preserve">[21] </w:t>
      </w:r>
      <w:proofErr w:type="spellStart"/>
      <w:r w:rsidRPr="0069039C">
        <w:rPr>
          <w:lang w:val="en-GB"/>
        </w:rPr>
        <w:t>Pridgeon</w:t>
      </w:r>
      <w:proofErr w:type="spellEnd"/>
      <w:r w:rsidRPr="0069039C">
        <w:rPr>
          <w:lang w:val="en-GB"/>
        </w:rPr>
        <w:t xml:space="preserve"> AM, </w:t>
      </w:r>
      <w:proofErr w:type="spellStart"/>
      <w:r w:rsidRPr="0069039C">
        <w:rPr>
          <w:lang w:val="en-GB"/>
        </w:rPr>
        <w:t>Cribb</w:t>
      </w:r>
      <w:proofErr w:type="spellEnd"/>
      <w:r w:rsidRPr="0069039C">
        <w:rPr>
          <w:lang w:val="en-GB"/>
        </w:rPr>
        <w:t xml:space="preserve"> PJ, Chase MW and Rasmussen FN, 1999, Genera </w:t>
      </w:r>
      <w:proofErr w:type="spellStart"/>
      <w:r w:rsidRPr="0069039C">
        <w:rPr>
          <w:lang w:val="en-GB"/>
        </w:rPr>
        <w:t>Orchidacearum</w:t>
      </w:r>
      <w:proofErr w:type="spellEnd"/>
      <w:r w:rsidRPr="0069039C">
        <w:rPr>
          <w:lang w:val="en-GB"/>
        </w:rPr>
        <w:t xml:space="preserve"> Volume 1</w:t>
      </w:r>
    </w:p>
    <w:p w14:paraId="0F2AF16E" w14:textId="77777777" w:rsidR="004B6D6D" w:rsidRPr="0069039C" w:rsidRDefault="004B6D6D" w:rsidP="00B056D7">
      <w:pPr>
        <w:rPr>
          <w:lang w:val="en-GB"/>
        </w:rPr>
      </w:pPr>
    </w:p>
    <w:p w14:paraId="7D7CD4A3" w14:textId="77777777" w:rsidR="004B6D6D" w:rsidRPr="0069039C" w:rsidRDefault="004B6D6D" w:rsidP="00B056D7">
      <w:pPr>
        <w:rPr>
          <w:lang w:val="en-GB"/>
        </w:rPr>
      </w:pPr>
      <w:r w:rsidRPr="0069039C">
        <w:rPr>
          <w:lang w:val="en-GB"/>
        </w:rPr>
        <w:t xml:space="preserve">[22] </w:t>
      </w:r>
      <w:proofErr w:type="spellStart"/>
      <w:r w:rsidRPr="0069039C">
        <w:rPr>
          <w:lang w:val="en-GB"/>
        </w:rPr>
        <w:t>Pridgeon</w:t>
      </w:r>
      <w:proofErr w:type="spellEnd"/>
      <w:r w:rsidRPr="0069039C">
        <w:rPr>
          <w:lang w:val="en-GB"/>
        </w:rPr>
        <w:t xml:space="preserve"> AM, </w:t>
      </w:r>
      <w:proofErr w:type="spellStart"/>
      <w:r w:rsidRPr="0069039C">
        <w:rPr>
          <w:lang w:val="en-GB"/>
        </w:rPr>
        <w:t>Cribb</w:t>
      </w:r>
      <w:proofErr w:type="spellEnd"/>
      <w:r w:rsidRPr="0069039C">
        <w:rPr>
          <w:lang w:val="en-GB"/>
        </w:rPr>
        <w:t xml:space="preserve"> PJ, Chase MW and </w:t>
      </w:r>
      <w:proofErr w:type="spellStart"/>
      <w:r w:rsidRPr="0069039C">
        <w:rPr>
          <w:lang w:val="en-GB"/>
        </w:rPr>
        <w:t>Rsamussen</w:t>
      </w:r>
      <w:proofErr w:type="spellEnd"/>
      <w:r w:rsidRPr="0069039C">
        <w:rPr>
          <w:lang w:val="en-GB"/>
        </w:rPr>
        <w:t xml:space="preserve"> FN, 2001, Genera </w:t>
      </w:r>
      <w:proofErr w:type="spellStart"/>
      <w:r w:rsidRPr="0069039C">
        <w:rPr>
          <w:lang w:val="en-GB"/>
        </w:rPr>
        <w:t>Orchidacearum</w:t>
      </w:r>
      <w:proofErr w:type="spellEnd"/>
      <w:r w:rsidRPr="0069039C">
        <w:rPr>
          <w:lang w:val="en-GB"/>
        </w:rPr>
        <w:t xml:space="preserve"> Volume2 </w:t>
      </w:r>
      <w:proofErr w:type="spellStart"/>
      <w:r w:rsidRPr="0069039C">
        <w:rPr>
          <w:lang w:val="en-GB"/>
        </w:rPr>
        <w:t>Orchidoideae</w:t>
      </w:r>
      <w:proofErr w:type="spellEnd"/>
      <w:r w:rsidRPr="0069039C">
        <w:rPr>
          <w:lang w:val="en-GB"/>
        </w:rPr>
        <w:t xml:space="preserve"> (Part one)</w:t>
      </w:r>
    </w:p>
    <w:p w14:paraId="38F65C96" w14:textId="77777777" w:rsidR="004B6D6D" w:rsidRPr="0069039C" w:rsidRDefault="004B6D6D" w:rsidP="00B056D7">
      <w:pPr>
        <w:rPr>
          <w:lang w:val="en-GB"/>
        </w:rPr>
      </w:pPr>
    </w:p>
    <w:p w14:paraId="5E4ACB92" w14:textId="77777777" w:rsidR="004B6D6D" w:rsidRPr="0069039C" w:rsidRDefault="004B6D6D" w:rsidP="00B056D7">
      <w:pPr>
        <w:rPr>
          <w:lang w:val="en-GB"/>
        </w:rPr>
      </w:pPr>
      <w:r w:rsidRPr="0069039C">
        <w:rPr>
          <w:lang w:val="en-GB"/>
        </w:rPr>
        <w:t xml:space="preserve">[23] </w:t>
      </w:r>
      <w:proofErr w:type="spellStart"/>
      <w:r w:rsidRPr="0069039C">
        <w:rPr>
          <w:lang w:val="en-GB"/>
        </w:rPr>
        <w:t>Rogier</w:t>
      </w:r>
      <w:proofErr w:type="spellEnd"/>
      <w:r w:rsidRPr="0069039C">
        <w:rPr>
          <w:lang w:val="en-GB"/>
        </w:rPr>
        <w:t xml:space="preserve"> van </w:t>
      </w:r>
      <w:proofErr w:type="spellStart"/>
      <w:r w:rsidRPr="0069039C">
        <w:rPr>
          <w:lang w:val="en-GB"/>
        </w:rPr>
        <w:t>Vugt</w:t>
      </w:r>
      <w:proofErr w:type="spellEnd"/>
      <w:r w:rsidRPr="0069039C">
        <w:rPr>
          <w:lang w:val="en-GB"/>
        </w:rPr>
        <w:t xml:space="preserve">, Naturalis Biodiversity </w:t>
      </w:r>
      <w:proofErr w:type="spellStart"/>
      <w:r w:rsidRPr="0069039C">
        <w:rPr>
          <w:lang w:val="en-GB"/>
        </w:rPr>
        <w:t>Center</w:t>
      </w:r>
      <w:proofErr w:type="spellEnd"/>
    </w:p>
    <w:p w14:paraId="76707B26" w14:textId="77777777" w:rsidR="004B6D6D" w:rsidRPr="0069039C" w:rsidRDefault="004B6D6D" w:rsidP="00B056D7">
      <w:pPr>
        <w:rPr>
          <w:lang w:val="en-GB"/>
        </w:rPr>
      </w:pPr>
    </w:p>
    <w:p w14:paraId="54315C36" w14:textId="77777777" w:rsidR="004B6D6D" w:rsidRPr="0069039C" w:rsidRDefault="004B6D6D" w:rsidP="00B056D7">
      <w:pPr>
        <w:rPr>
          <w:lang w:val="en-GB"/>
        </w:rPr>
      </w:pPr>
      <w:r w:rsidRPr="0069039C">
        <w:rPr>
          <w:lang w:val="en-GB"/>
        </w:rPr>
        <w:t xml:space="preserve">[24] Horticultural Supplies for Exotic Plants Orchids, Bonsai, African Violets &amp; </w:t>
      </w:r>
      <w:proofErr w:type="spellStart"/>
      <w:r w:rsidRPr="0069039C">
        <w:rPr>
          <w:lang w:val="en-GB"/>
        </w:rPr>
        <w:t>Tropicals</w:t>
      </w:r>
      <w:proofErr w:type="spellEnd"/>
      <w:r w:rsidRPr="0069039C">
        <w:rPr>
          <w:lang w:val="en-GB"/>
        </w:rPr>
        <w:t>, 2005-2013, </w:t>
      </w:r>
      <w:hyperlink r:id="rId28" w:history="1">
        <w:r w:rsidRPr="0069039C">
          <w:rPr>
            <w:color w:val="0000E9"/>
            <w:u w:val="single" w:color="0000E9"/>
            <w:lang w:val="en-GB"/>
          </w:rPr>
          <w:t>http://www.repotme.com/orchid-care/Orchid-Identification.html</w:t>
        </w:r>
      </w:hyperlink>
    </w:p>
    <w:p w14:paraId="04AB63C1" w14:textId="77777777" w:rsidR="004B6D6D" w:rsidRPr="0069039C" w:rsidRDefault="004B6D6D" w:rsidP="00B056D7">
      <w:pPr>
        <w:rPr>
          <w:lang w:val="en-GB"/>
        </w:rPr>
      </w:pPr>
    </w:p>
    <w:p w14:paraId="3E1E9850" w14:textId="77777777" w:rsidR="004B6D6D" w:rsidRPr="0069039C" w:rsidRDefault="004B6D6D" w:rsidP="00B056D7">
      <w:pPr>
        <w:rPr>
          <w:lang w:val="en-GB"/>
        </w:rPr>
      </w:pPr>
      <w:r w:rsidRPr="0069039C">
        <w:rPr>
          <w:lang w:val="en-GB"/>
        </w:rPr>
        <w:t xml:space="preserve">[25] </w:t>
      </w:r>
      <w:proofErr w:type="spellStart"/>
      <w:r w:rsidRPr="0069039C">
        <w:rPr>
          <w:lang w:val="en-GB"/>
        </w:rPr>
        <w:t>GitHub</w:t>
      </w:r>
      <w:proofErr w:type="spellEnd"/>
      <w:r w:rsidRPr="0069039C">
        <w:rPr>
          <w:lang w:val="en-GB"/>
        </w:rPr>
        <w:t xml:space="preserve">, 2013, </w:t>
      </w:r>
      <w:hyperlink r:id="rId29" w:history="1">
        <w:r w:rsidRPr="0069039C">
          <w:rPr>
            <w:rStyle w:val="Hyperlink"/>
            <w:lang w:val="en-GB"/>
          </w:rPr>
          <w:t>https://github.com</w:t>
        </w:r>
      </w:hyperlink>
    </w:p>
    <w:p w14:paraId="36C60D8E" w14:textId="77777777" w:rsidR="004B6D6D" w:rsidRPr="0069039C" w:rsidRDefault="004B6D6D" w:rsidP="00B056D7">
      <w:pPr>
        <w:rPr>
          <w:lang w:val="en-GB"/>
        </w:rPr>
      </w:pPr>
    </w:p>
    <w:p w14:paraId="6702C7EA" w14:textId="77777777" w:rsidR="004B6D6D" w:rsidRPr="0069039C" w:rsidRDefault="004B6D6D" w:rsidP="00B056D7">
      <w:pPr>
        <w:rPr>
          <w:lang w:val="en-GB"/>
        </w:rPr>
      </w:pPr>
      <w:r w:rsidRPr="0069039C">
        <w:rPr>
          <w:lang w:val="en-GB"/>
        </w:rPr>
        <w:t xml:space="preserve">[26] Python, 1990-2013, </w:t>
      </w:r>
      <w:hyperlink r:id="rId30" w:history="1">
        <w:r w:rsidRPr="0069039C">
          <w:rPr>
            <w:rStyle w:val="Hyperlink"/>
            <w:lang w:val="en-GB"/>
          </w:rPr>
          <w:t>http://www.Python.org/about/</w:t>
        </w:r>
      </w:hyperlink>
    </w:p>
    <w:p w14:paraId="745C82EE" w14:textId="77777777" w:rsidR="006D61D3" w:rsidRPr="0069039C" w:rsidRDefault="006D61D3" w:rsidP="00B056D7">
      <w:pPr>
        <w:rPr>
          <w:lang w:val="en-GB"/>
        </w:rPr>
      </w:pPr>
    </w:p>
    <w:p w14:paraId="1899DFD6" w14:textId="210FEC12" w:rsidR="006D61D3" w:rsidRPr="0069039C" w:rsidRDefault="006D61D3" w:rsidP="00B056D7">
      <w:pPr>
        <w:rPr>
          <w:lang w:val="en-GB"/>
        </w:rPr>
      </w:pPr>
      <w:r w:rsidRPr="0069039C">
        <w:rPr>
          <w:lang w:val="en-GB"/>
        </w:rPr>
        <w:t xml:space="preserve">[*] </w:t>
      </w:r>
      <w:proofErr w:type="spellStart"/>
      <w:r w:rsidR="003E2255" w:rsidRPr="0069039C">
        <w:rPr>
          <w:lang w:val="en-GB"/>
        </w:rPr>
        <w:t>Offlickr</w:t>
      </w:r>
      <w:proofErr w:type="spellEnd"/>
      <w:r w:rsidR="003E2255" w:rsidRPr="0069039C">
        <w:rPr>
          <w:lang w:val="en-GB"/>
        </w:rPr>
        <w:t xml:space="preserve">, </w:t>
      </w:r>
      <w:r w:rsidRPr="0069039C">
        <w:rPr>
          <w:lang w:val="en-GB"/>
        </w:rPr>
        <w:t>Hugo Haas</w:t>
      </w:r>
      <w:r w:rsidR="003E2255" w:rsidRPr="0069039C">
        <w:rPr>
          <w:lang w:val="en-GB"/>
        </w:rPr>
        <w:t xml:space="preserve">, </w:t>
      </w:r>
      <w:hyperlink r:id="rId31" w:history="1">
        <w:r w:rsidR="000C70AF" w:rsidRPr="0069039C">
          <w:rPr>
            <w:rStyle w:val="Hyperlink"/>
            <w:lang w:val="en-GB"/>
          </w:rPr>
          <w:t>http://code.google.com/p/offlickr</w:t>
        </w:r>
      </w:hyperlink>
    </w:p>
    <w:p w14:paraId="7FCB0BFD" w14:textId="77777777" w:rsidR="003E2255" w:rsidRPr="0069039C" w:rsidRDefault="003E2255" w:rsidP="00B056D7">
      <w:pPr>
        <w:rPr>
          <w:lang w:val="en-GB"/>
        </w:rPr>
        <w:sectPr w:rsidR="003E2255" w:rsidRPr="0069039C" w:rsidSect="0069136D">
          <w:footerReference w:type="even" r:id="rId32"/>
          <w:footerReference w:type="default" r:id="rId33"/>
          <w:pgSz w:w="11900" w:h="16840"/>
          <w:pgMar w:top="1417" w:right="1417" w:bottom="1417" w:left="1417" w:header="708" w:footer="708" w:gutter="0"/>
          <w:cols w:space="708"/>
          <w:titlePg/>
          <w:docGrid w:linePitch="360"/>
        </w:sectPr>
      </w:pPr>
    </w:p>
    <w:p w14:paraId="270585B6" w14:textId="72B76482" w:rsidR="00DF2853" w:rsidRPr="0069039C" w:rsidRDefault="00781EDD" w:rsidP="00B056D7">
      <w:pPr>
        <w:pStyle w:val="Kop1"/>
        <w:rPr>
          <w:lang w:val="en-GB"/>
        </w:rPr>
      </w:pPr>
      <w:bookmarkStart w:id="62" w:name="_Toc253742148"/>
      <w:bookmarkEnd w:id="60"/>
      <w:r w:rsidRPr="0069039C">
        <w:rPr>
          <w:lang w:val="en-GB"/>
        </w:rPr>
        <w:lastRenderedPageBreak/>
        <w:t>Appendices</w:t>
      </w:r>
      <w:bookmarkEnd w:id="62"/>
    </w:p>
    <w:p w14:paraId="76942F0A" w14:textId="14EC8F53" w:rsidR="00A235BD" w:rsidRPr="0069039C" w:rsidRDefault="00781EDD" w:rsidP="00781EDD">
      <w:pPr>
        <w:pStyle w:val="Kop2"/>
        <w:numPr>
          <w:ilvl w:val="0"/>
          <w:numId w:val="1"/>
        </w:numPr>
        <w:rPr>
          <w:lang w:val="en-GB"/>
        </w:rPr>
      </w:pPr>
      <w:bookmarkStart w:id="63" w:name="_Toc253742149"/>
      <w:r w:rsidRPr="0069039C">
        <w:rPr>
          <w:lang w:val="en-GB"/>
        </w:rPr>
        <w:t>Figures</w:t>
      </w:r>
      <w:bookmarkEnd w:id="63"/>
      <w:r w:rsidR="003A209C" w:rsidRPr="0069039C">
        <w:rPr>
          <w:lang w:val="en-GB"/>
        </w:rPr>
        <w:br/>
      </w:r>
    </w:p>
    <w:p w14:paraId="29AAFF16" w14:textId="77777777" w:rsidR="008A70C4" w:rsidRPr="0069039C" w:rsidRDefault="00A235BD" w:rsidP="00B056D7">
      <w:pPr>
        <w:rPr>
          <w:lang w:val="en-GB"/>
        </w:rPr>
      </w:pPr>
      <w:r w:rsidRPr="0069039C">
        <w:rPr>
          <w:noProof/>
        </w:rPr>
        <w:drawing>
          <wp:inline distT="0" distB="0" distL="0" distR="0" wp14:anchorId="6B2B5B2F" wp14:editId="795615E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4">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15F44DB" w14:textId="5A35F215" w:rsidR="00A235BD"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3</w:t>
      </w:r>
      <w:r w:rsidRPr="0069039C">
        <w:rPr>
          <w:lang w:val="en-GB"/>
        </w:rPr>
        <w:fldChar w:fldCharType="end"/>
      </w:r>
      <w:r w:rsidRPr="0069039C">
        <w:rPr>
          <w:lang w:val="en-GB"/>
        </w:rPr>
        <w:t xml:space="preserve"> </w:t>
      </w:r>
      <w:r w:rsidRPr="0069039C">
        <w:rPr>
          <w:i/>
          <w:lang w:val="en-GB"/>
        </w:rPr>
        <w:t xml:space="preserve">Arum </w:t>
      </w:r>
      <w:proofErr w:type="spellStart"/>
      <w:r w:rsidRPr="0069039C">
        <w:rPr>
          <w:i/>
          <w:lang w:val="en-GB"/>
        </w:rPr>
        <w:t>maculatum</w:t>
      </w:r>
      <w:proofErr w:type="spellEnd"/>
      <w:r w:rsidRPr="0069039C">
        <w:rPr>
          <w:lang w:val="en-GB"/>
        </w:rPr>
        <w:t xml:space="preserve"> [16]</w:t>
      </w:r>
    </w:p>
    <w:p w14:paraId="59B72239" w14:textId="77777777" w:rsidR="00A235BD" w:rsidRPr="0069039C" w:rsidRDefault="00A235BD" w:rsidP="00B056D7">
      <w:pPr>
        <w:rPr>
          <w:lang w:val="en-GB"/>
        </w:rPr>
      </w:pPr>
    </w:p>
    <w:p w14:paraId="61A8D59F" w14:textId="77777777" w:rsidR="00A235BD" w:rsidRPr="0069039C" w:rsidRDefault="00A235BD" w:rsidP="00B056D7">
      <w:pPr>
        <w:rPr>
          <w:lang w:val="en-GB"/>
        </w:rPr>
      </w:pPr>
    </w:p>
    <w:p w14:paraId="2B2AEB1F" w14:textId="77777777" w:rsidR="00A235BD" w:rsidRPr="0069039C" w:rsidRDefault="00A235BD" w:rsidP="00B056D7">
      <w:pPr>
        <w:rPr>
          <w:lang w:val="en-GB"/>
        </w:rPr>
      </w:pPr>
    </w:p>
    <w:p w14:paraId="31180D7E" w14:textId="77777777" w:rsidR="008A70C4" w:rsidRPr="0069039C" w:rsidRDefault="008A70C4" w:rsidP="00B056D7">
      <w:pPr>
        <w:rPr>
          <w:lang w:val="en-GB"/>
        </w:rPr>
      </w:pPr>
      <w:r w:rsidRPr="0069039C">
        <w:rPr>
          <w:noProof/>
        </w:rPr>
        <w:drawing>
          <wp:inline distT="0" distB="0" distL="0" distR="0" wp14:anchorId="1CB06791" wp14:editId="3681DA93">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5">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5CB3ABCC" w14:textId="466EFC1C" w:rsidR="008A70C4"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4</w:t>
      </w:r>
      <w:r w:rsidRPr="0069039C">
        <w:rPr>
          <w:lang w:val="en-GB"/>
        </w:rPr>
        <w:fldChar w:fldCharType="end"/>
      </w:r>
      <w:r w:rsidRPr="0069039C">
        <w:rPr>
          <w:lang w:val="en-GB"/>
        </w:rPr>
        <w:t xml:space="preserve"> </w:t>
      </w:r>
      <w:r w:rsidRPr="0069039C">
        <w:rPr>
          <w:i/>
          <w:lang w:val="en-GB"/>
        </w:rPr>
        <w:t xml:space="preserve">Asparagus </w:t>
      </w:r>
      <w:proofErr w:type="spellStart"/>
      <w:r w:rsidRPr="0069039C">
        <w:rPr>
          <w:i/>
          <w:lang w:val="en-GB"/>
        </w:rPr>
        <w:t>officinalis</w:t>
      </w:r>
      <w:proofErr w:type="spellEnd"/>
      <w:r w:rsidRPr="0069039C">
        <w:rPr>
          <w:lang w:val="en-GB"/>
        </w:rPr>
        <w:t xml:space="preserve"> [16]</w:t>
      </w:r>
    </w:p>
    <w:p w14:paraId="756CB36A" w14:textId="77777777" w:rsidR="008A70C4" w:rsidRPr="0069039C" w:rsidRDefault="008A70C4" w:rsidP="00B056D7">
      <w:pPr>
        <w:rPr>
          <w:lang w:val="en-GB"/>
        </w:rPr>
      </w:pPr>
    </w:p>
    <w:p w14:paraId="3D0544A0" w14:textId="77777777" w:rsidR="008A70C4" w:rsidRPr="0069039C" w:rsidRDefault="008A70C4" w:rsidP="00B056D7">
      <w:pPr>
        <w:rPr>
          <w:lang w:val="en-GB"/>
        </w:rPr>
      </w:pPr>
    </w:p>
    <w:p w14:paraId="0E267935" w14:textId="77777777" w:rsidR="008A70C4" w:rsidRPr="0069039C" w:rsidRDefault="008A70C4" w:rsidP="00B056D7">
      <w:pPr>
        <w:rPr>
          <w:lang w:val="en-GB"/>
        </w:rPr>
      </w:pPr>
    </w:p>
    <w:p w14:paraId="57039BCE" w14:textId="77777777" w:rsidR="008A70C4" w:rsidRPr="0069039C" w:rsidRDefault="008A70C4" w:rsidP="00B056D7">
      <w:pPr>
        <w:rPr>
          <w:lang w:val="en-GB"/>
        </w:rPr>
      </w:pPr>
      <w:r w:rsidRPr="0069039C">
        <w:rPr>
          <w:noProof/>
        </w:rPr>
        <w:drawing>
          <wp:inline distT="0" distB="0" distL="0" distR="0" wp14:anchorId="2E7E7BD1" wp14:editId="4560D898">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6">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750499E0" w14:textId="7B786F9D" w:rsidR="008A70C4"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5</w:t>
      </w:r>
      <w:r w:rsidRPr="0069039C">
        <w:rPr>
          <w:lang w:val="en-GB"/>
        </w:rPr>
        <w:fldChar w:fldCharType="end"/>
      </w:r>
      <w:r w:rsidRPr="0069039C">
        <w:rPr>
          <w:lang w:val="en-GB"/>
        </w:rPr>
        <w:t xml:space="preserve"> </w:t>
      </w:r>
      <w:proofErr w:type="spellStart"/>
      <w:r w:rsidRPr="0069039C">
        <w:rPr>
          <w:i/>
          <w:lang w:val="en-GB"/>
        </w:rPr>
        <w:t>Polygonatum</w:t>
      </w:r>
      <w:proofErr w:type="spellEnd"/>
      <w:r w:rsidRPr="0069039C">
        <w:rPr>
          <w:i/>
          <w:lang w:val="en-GB"/>
        </w:rPr>
        <w:t xml:space="preserve"> </w:t>
      </w:r>
      <w:proofErr w:type="spellStart"/>
      <w:r w:rsidRPr="0069039C">
        <w:rPr>
          <w:i/>
          <w:lang w:val="en-GB"/>
        </w:rPr>
        <w:t>verticillatum</w:t>
      </w:r>
      <w:proofErr w:type="spellEnd"/>
      <w:r w:rsidRPr="0069039C">
        <w:rPr>
          <w:lang w:val="en-GB"/>
        </w:rPr>
        <w:t xml:space="preserve"> [16]</w:t>
      </w:r>
    </w:p>
    <w:p w14:paraId="2F6206A0" w14:textId="77777777" w:rsidR="008A70C4" w:rsidRPr="0069039C" w:rsidRDefault="008A70C4" w:rsidP="00B056D7">
      <w:pPr>
        <w:rPr>
          <w:lang w:val="en-GB"/>
        </w:rPr>
      </w:pPr>
    </w:p>
    <w:p w14:paraId="7BE18B8B" w14:textId="77777777" w:rsidR="008A70C4" w:rsidRPr="0069039C" w:rsidRDefault="008A70C4" w:rsidP="00781EDD">
      <w:pPr>
        <w:pStyle w:val="Kop1"/>
        <w:rPr>
          <w:lang w:val="en-GB"/>
        </w:rPr>
      </w:pPr>
    </w:p>
    <w:p w14:paraId="4F2DDE60" w14:textId="77777777" w:rsidR="003A209C" w:rsidRPr="0069039C" w:rsidRDefault="003A209C" w:rsidP="00781EDD">
      <w:pPr>
        <w:contextualSpacing/>
        <w:rPr>
          <w:lang w:val="en-GB"/>
        </w:rPr>
      </w:pPr>
    </w:p>
    <w:p w14:paraId="697EFF1D" w14:textId="77777777" w:rsidR="00781EDD" w:rsidRPr="0069039C" w:rsidRDefault="00781EDD" w:rsidP="00781EDD">
      <w:pPr>
        <w:contextualSpacing/>
        <w:rPr>
          <w:lang w:val="en-GB"/>
        </w:rPr>
      </w:pPr>
    </w:p>
    <w:p w14:paraId="2CB67527" w14:textId="77777777" w:rsidR="008A70C4" w:rsidRPr="0069039C" w:rsidRDefault="008A70C4" w:rsidP="00B056D7">
      <w:pPr>
        <w:rPr>
          <w:lang w:val="en-GB"/>
        </w:rPr>
      </w:pPr>
      <w:r w:rsidRPr="0069039C">
        <w:rPr>
          <w:noProof/>
        </w:rPr>
        <w:drawing>
          <wp:inline distT="0" distB="0" distL="0" distR="0" wp14:anchorId="44DA62C5" wp14:editId="090BFAFC">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7">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102AD8A6" w14:textId="33FE0618" w:rsidR="008A70C4" w:rsidRPr="0069039C" w:rsidRDefault="008A70C4" w:rsidP="00B056D7">
      <w:pPr>
        <w:pStyle w:val="Bijschrift"/>
        <w:rPr>
          <w:lang w:val="en-GB"/>
        </w:r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6</w:t>
      </w:r>
      <w:r w:rsidRPr="0069039C">
        <w:rPr>
          <w:lang w:val="en-GB"/>
        </w:rPr>
        <w:fldChar w:fldCharType="end"/>
      </w:r>
      <w:r w:rsidRPr="0069039C">
        <w:rPr>
          <w:lang w:val="en-GB"/>
        </w:rPr>
        <w:t xml:space="preserve"> </w:t>
      </w:r>
      <w:proofErr w:type="spellStart"/>
      <w:r w:rsidRPr="0069039C">
        <w:rPr>
          <w:i/>
          <w:lang w:val="en-GB"/>
        </w:rPr>
        <w:t>Tulipa</w:t>
      </w:r>
      <w:proofErr w:type="spellEnd"/>
      <w:r w:rsidRPr="0069039C">
        <w:rPr>
          <w:i/>
          <w:lang w:val="en-GB"/>
        </w:rPr>
        <w:t xml:space="preserve"> </w:t>
      </w:r>
      <w:proofErr w:type="spellStart"/>
      <w:r w:rsidRPr="0069039C">
        <w:rPr>
          <w:i/>
          <w:lang w:val="en-GB"/>
        </w:rPr>
        <w:t>greigii</w:t>
      </w:r>
      <w:proofErr w:type="spellEnd"/>
      <w:r w:rsidRPr="0069039C">
        <w:rPr>
          <w:lang w:val="en-GB"/>
        </w:rPr>
        <w:t xml:space="preserve"> [16]</w:t>
      </w:r>
    </w:p>
    <w:p w14:paraId="6FBBD73B" w14:textId="77777777" w:rsidR="008A70C4" w:rsidRPr="0069039C" w:rsidRDefault="008A70C4" w:rsidP="00B056D7">
      <w:pPr>
        <w:rPr>
          <w:lang w:val="en-GB"/>
        </w:rPr>
      </w:pPr>
    </w:p>
    <w:p w14:paraId="143CEEE4" w14:textId="77777777" w:rsidR="008A70C4" w:rsidRPr="0069039C" w:rsidRDefault="008A70C4" w:rsidP="00B056D7">
      <w:pPr>
        <w:rPr>
          <w:lang w:val="en-GB"/>
        </w:rPr>
      </w:pPr>
    </w:p>
    <w:p w14:paraId="42A5108A" w14:textId="77777777" w:rsidR="008A70C4" w:rsidRPr="0069039C" w:rsidRDefault="008A70C4" w:rsidP="00B056D7">
      <w:pPr>
        <w:rPr>
          <w:lang w:val="en-GB"/>
        </w:rPr>
      </w:pPr>
    </w:p>
    <w:p w14:paraId="7E6980B9" w14:textId="77777777" w:rsidR="008A70C4" w:rsidRPr="0069039C" w:rsidRDefault="008A70C4" w:rsidP="00B056D7">
      <w:pPr>
        <w:rPr>
          <w:lang w:val="en-GB"/>
        </w:rPr>
      </w:pPr>
      <w:r w:rsidRPr="0069039C">
        <w:rPr>
          <w:noProof/>
        </w:rPr>
        <w:drawing>
          <wp:inline distT="0" distB="0" distL="0" distR="0" wp14:anchorId="24F6CA7F" wp14:editId="2AC31E4A">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8">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77717C28" w14:textId="77777777" w:rsidR="00913AD0" w:rsidRPr="0069039C" w:rsidRDefault="008A70C4" w:rsidP="00781EDD">
      <w:pPr>
        <w:pStyle w:val="Bijschrift"/>
        <w:rPr>
          <w:lang w:val="en-GB"/>
        </w:rPr>
        <w:sectPr w:rsidR="00913AD0" w:rsidRPr="0069039C" w:rsidSect="00FA7B59">
          <w:pgSz w:w="11900" w:h="16840"/>
          <w:pgMar w:top="1417" w:right="1417" w:bottom="1417" w:left="1417" w:header="708" w:footer="708" w:gutter="0"/>
          <w:cols w:num="2" w:space="708"/>
          <w:docGrid w:linePitch="360"/>
        </w:sectPr>
      </w:pPr>
      <w:r w:rsidRPr="0069039C">
        <w:rPr>
          <w:lang w:val="en-GB"/>
        </w:rPr>
        <w:t xml:space="preserve">Figure </w:t>
      </w:r>
      <w:r w:rsidRPr="0069039C">
        <w:rPr>
          <w:lang w:val="en-GB"/>
        </w:rPr>
        <w:fldChar w:fldCharType="begin"/>
      </w:r>
      <w:r w:rsidRPr="0069039C">
        <w:rPr>
          <w:lang w:val="en-GB"/>
        </w:rPr>
        <w:instrText xml:space="preserve"> SEQ Figure \* ARABIC </w:instrText>
      </w:r>
      <w:r w:rsidRPr="0069039C">
        <w:rPr>
          <w:lang w:val="en-GB"/>
        </w:rPr>
        <w:fldChar w:fldCharType="separate"/>
      </w:r>
      <w:r w:rsidR="00B45691" w:rsidRPr="0069039C">
        <w:rPr>
          <w:noProof/>
          <w:lang w:val="en-GB"/>
        </w:rPr>
        <w:t>7</w:t>
      </w:r>
      <w:r w:rsidRPr="0069039C">
        <w:rPr>
          <w:lang w:val="en-GB"/>
        </w:rPr>
        <w:fldChar w:fldCharType="end"/>
      </w:r>
      <w:r w:rsidRPr="0069039C">
        <w:rPr>
          <w:lang w:val="en-GB"/>
        </w:rPr>
        <w:t xml:space="preserve"> </w:t>
      </w:r>
      <w:proofErr w:type="spellStart"/>
      <w:r w:rsidRPr="0069039C">
        <w:rPr>
          <w:i/>
          <w:lang w:val="en-GB"/>
        </w:rPr>
        <w:t>Tulipa</w:t>
      </w:r>
      <w:proofErr w:type="spellEnd"/>
      <w:r w:rsidRPr="0069039C">
        <w:rPr>
          <w:i/>
          <w:lang w:val="en-GB"/>
        </w:rPr>
        <w:t xml:space="preserve"> sp.</w:t>
      </w:r>
      <w:r w:rsidRPr="0069039C">
        <w:rPr>
          <w:lang w:val="en-GB"/>
        </w:rPr>
        <w:t xml:space="preserve"> [16]</w:t>
      </w:r>
    </w:p>
    <w:p w14:paraId="480DE928" w14:textId="38142237" w:rsidR="00781EDD" w:rsidRPr="0069039C" w:rsidRDefault="00781EDD" w:rsidP="00781EDD">
      <w:pPr>
        <w:pStyle w:val="Bijschrift"/>
        <w:rPr>
          <w:lang w:val="en-GB"/>
        </w:rPr>
      </w:pPr>
    </w:p>
    <w:p w14:paraId="3F2894AB" w14:textId="241E759C" w:rsidR="00B45691" w:rsidRPr="0069039C" w:rsidRDefault="00913AD0" w:rsidP="00B45691">
      <w:pPr>
        <w:pStyle w:val="Bijschrift"/>
        <w:keepNext/>
        <w:rPr>
          <w:lang w:val="en-GB"/>
        </w:rPr>
      </w:pPr>
      <w:r w:rsidRPr="0069039C">
        <w:rPr>
          <w:noProof/>
        </w:rPr>
        <w:drawing>
          <wp:inline distT="0" distB="0" distL="0" distR="0" wp14:anchorId="49CDC678" wp14:editId="4380B27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9">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69039C">
        <w:rPr>
          <w:noProof/>
        </w:rPr>
        <w:drawing>
          <wp:inline distT="0" distB="0" distL="0" distR="0" wp14:anchorId="3F929B24" wp14:editId="76569A21">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12DC2FE0" w14:textId="0CE39916" w:rsidR="00B45691" w:rsidRPr="0069039C" w:rsidRDefault="00B45691" w:rsidP="00B45691">
      <w:pPr>
        <w:pStyle w:val="Bijschrift"/>
        <w:rPr>
          <w:lang w:val="en-GB"/>
        </w:rPr>
      </w:pPr>
      <w:r w:rsidRPr="0069039C">
        <w:rPr>
          <w:lang w:val="en-GB"/>
        </w:rPr>
        <w:t xml:space="preserve">Figure </w:t>
      </w:r>
      <w:r w:rsidR="00D07BA7" w:rsidRPr="0069039C">
        <w:rPr>
          <w:lang w:val="en-GB"/>
        </w:rPr>
        <w:fldChar w:fldCharType="begin"/>
      </w:r>
      <w:r w:rsidR="00D07BA7" w:rsidRPr="0069039C">
        <w:rPr>
          <w:lang w:val="en-GB"/>
        </w:rPr>
        <w:instrText xml:space="preserve"> SEQ Figure \* ARABIC </w:instrText>
      </w:r>
      <w:r w:rsidR="00D07BA7" w:rsidRPr="0069039C">
        <w:rPr>
          <w:lang w:val="en-GB"/>
        </w:rPr>
        <w:fldChar w:fldCharType="separate"/>
      </w:r>
      <w:r w:rsidRPr="0069039C">
        <w:rPr>
          <w:noProof/>
          <w:lang w:val="en-GB"/>
        </w:rPr>
        <w:t>8</w:t>
      </w:r>
      <w:r w:rsidR="00D07BA7" w:rsidRPr="0069039C">
        <w:rPr>
          <w:noProof/>
          <w:lang w:val="en-GB"/>
        </w:rPr>
        <w:fldChar w:fldCharType="end"/>
      </w:r>
      <w:r w:rsidRPr="0069039C">
        <w:rPr>
          <w:lang w:val="en-GB"/>
        </w:rPr>
        <w:t xml:space="preserve"> A: A picture of a tuber, </w:t>
      </w:r>
      <w:proofErr w:type="spellStart"/>
      <w:r w:rsidRPr="0069039C">
        <w:rPr>
          <w:lang w:val="en-GB"/>
        </w:rPr>
        <w:t>befor</w:t>
      </w:r>
      <w:proofErr w:type="spellEnd"/>
      <w:r w:rsidRPr="0069039C">
        <w:rPr>
          <w:lang w:val="en-GB"/>
        </w:rPr>
        <w:t xml:space="preserve"> splitting it. B: A picture of the same tuber after splitting it.</w:t>
      </w:r>
    </w:p>
    <w:p w14:paraId="36573B7D" w14:textId="7C5F9772" w:rsidR="00D25567" w:rsidRPr="0069039C" w:rsidRDefault="00D25567" w:rsidP="00781EDD">
      <w:pPr>
        <w:pStyle w:val="Bijschrift"/>
        <w:rPr>
          <w:lang w:val="en-GB"/>
        </w:rPr>
      </w:pPr>
      <w:r w:rsidRPr="0069039C">
        <w:rPr>
          <w:lang w:val="en-GB"/>
        </w:rPr>
        <w:br w:type="page"/>
      </w:r>
    </w:p>
    <w:p w14:paraId="7A41DBDC" w14:textId="5E3353E2" w:rsidR="00781EDD" w:rsidRPr="0069039C" w:rsidRDefault="00D25567" w:rsidP="00D25567">
      <w:pPr>
        <w:pStyle w:val="Kop2"/>
        <w:numPr>
          <w:ilvl w:val="0"/>
          <w:numId w:val="1"/>
        </w:numPr>
        <w:rPr>
          <w:lang w:val="en-GB"/>
        </w:rPr>
      </w:pPr>
      <w:bookmarkStart w:id="64" w:name="_Toc253742150"/>
      <w:r w:rsidRPr="0069039C">
        <w:rPr>
          <w:lang w:val="en-GB"/>
        </w:rPr>
        <w:lastRenderedPageBreak/>
        <w:t>Input and output files</w:t>
      </w:r>
      <w:bookmarkEnd w:id="64"/>
    </w:p>
    <w:p w14:paraId="03D35A14" w14:textId="77777777" w:rsidR="00D25567" w:rsidRPr="0069039C" w:rsidRDefault="00D25567" w:rsidP="00D25567">
      <w:pPr>
        <w:rPr>
          <w:lang w:val="en-GB"/>
        </w:rPr>
      </w:pPr>
    </w:p>
    <w:p w14:paraId="7225DBCA" w14:textId="5E6A25B0" w:rsidR="00D25567" w:rsidRPr="0069039C" w:rsidRDefault="00D25567" w:rsidP="00D25567">
      <w:pPr>
        <w:rPr>
          <w:lang w:val="en-GB"/>
        </w:rPr>
      </w:pPr>
      <w:r w:rsidRPr="0069039C">
        <w:rPr>
          <w:lang w:val="en-GB"/>
        </w:rPr>
        <w:br w:type="page"/>
      </w:r>
    </w:p>
    <w:p w14:paraId="2934B5CB" w14:textId="27C57768" w:rsidR="00D25567" w:rsidRPr="0069039C" w:rsidRDefault="00D25567" w:rsidP="00D25567">
      <w:pPr>
        <w:pStyle w:val="Kop2"/>
        <w:numPr>
          <w:ilvl w:val="0"/>
          <w:numId w:val="1"/>
        </w:numPr>
        <w:rPr>
          <w:lang w:val="en-GB"/>
        </w:rPr>
      </w:pPr>
      <w:bookmarkStart w:id="65" w:name="_Toc253742151"/>
      <w:r w:rsidRPr="0069039C">
        <w:rPr>
          <w:lang w:val="en-GB"/>
        </w:rPr>
        <w:lastRenderedPageBreak/>
        <w:t>Codes</w:t>
      </w:r>
      <w:bookmarkEnd w:id="65"/>
    </w:p>
    <w:p w14:paraId="4477174B" w14:textId="77777777" w:rsidR="00D25567" w:rsidRPr="0069039C" w:rsidRDefault="00D25567" w:rsidP="00D25567">
      <w:pPr>
        <w:rPr>
          <w:lang w:val="en-GB"/>
        </w:rPr>
      </w:pPr>
    </w:p>
    <w:p w14:paraId="5D829E7B" w14:textId="77777777" w:rsidR="00D25567" w:rsidRPr="0069039C" w:rsidRDefault="00D25567" w:rsidP="00D25567">
      <w:pPr>
        <w:rPr>
          <w:lang w:val="en-GB"/>
        </w:rPr>
      </w:pPr>
    </w:p>
    <w:sectPr w:rsidR="00D25567" w:rsidRPr="0069039C"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Mirna" w:date="2014-02-11T14:04:00Z" w:initials="M">
    <w:p w14:paraId="0C739CB7" w14:textId="483F95EE" w:rsidR="00197246" w:rsidRDefault="00197246">
      <w:pPr>
        <w:pStyle w:val="Tekstopmerking"/>
      </w:pPr>
      <w:r>
        <w:rPr>
          <w:rStyle w:val="Verwijzingopmerking"/>
        </w:rPr>
        <w:annotationRef/>
      </w:r>
      <w:r>
        <w:t xml:space="preserve">Is </w:t>
      </w:r>
      <w:proofErr w:type="spellStart"/>
      <w:r>
        <w:t>they</w:t>
      </w:r>
      <w:proofErr w:type="spellEnd"/>
      <w:r>
        <w:t xml:space="preserve">, </w:t>
      </w:r>
      <w:proofErr w:type="spellStart"/>
      <w:r>
        <w:t>all</w:t>
      </w:r>
      <w:proofErr w:type="spellEnd"/>
      <w:r>
        <w:t xml:space="preserve"> the </w:t>
      </w:r>
      <w:proofErr w:type="spellStart"/>
      <w:r>
        <w:t>nations</w:t>
      </w:r>
      <w:proofErr w:type="spellEnd"/>
      <w:r>
        <w:t>?</w:t>
      </w:r>
    </w:p>
  </w:comment>
  <w:comment w:id="9" w:author="Mirna" w:date="2014-02-11T14:07:00Z" w:initials="M">
    <w:p w14:paraId="771C1D4C" w14:textId="2530CEF5" w:rsidR="00826E86" w:rsidRDefault="00826E86">
      <w:pPr>
        <w:pStyle w:val="Tekstopmerking"/>
      </w:pPr>
      <w:r>
        <w:rPr>
          <w:rStyle w:val="Verwijzingopmerking"/>
        </w:rPr>
        <w:annotationRef/>
      </w:r>
      <w:r>
        <w:t xml:space="preserve">De orchidee of the </w:t>
      </w:r>
      <w:proofErr w:type="spellStart"/>
      <w:r>
        <w:t>sepals</w:t>
      </w:r>
      <w:proofErr w:type="spellEnd"/>
      <w:r>
        <w:t xml:space="preserve"> </w:t>
      </w:r>
      <w:proofErr w:type="spellStart"/>
      <w:r>
        <w:t>and</w:t>
      </w:r>
      <w:proofErr w:type="spellEnd"/>
      <w:r>
        <w:t xml:space="preserve"> </w:t>
      </w:r>
      <w:proofErr w:type="spellStart"/>
      <w:r>
        <w:t>petals</w:t>
      </w:r>
      <w:proofErr w:type="spellEnd"/>
      <w:r>
        <w:t>?</w:t>
      </w:r>
    </w:p>
  </w:comment>
  <w:comment w:id="10" w:author="Mirna" w:date="2014-02-11T14:08:00Z" w:initials="M">
    <w:p w14:paraId="5C80657E" w14:textId="5F060FD4" w:rsidR="00826E86" w:rsidRDefault="00826E86">
      <w:pPr>
        <w:pStyle w:val="Tekstopmerking"/>
      </w:pPr>
      <w:r>
        <w:rPr>
          <w:rStyle w:val="Verwijzingopmerking"/>
        </w:rPr>
        <w:annotationRef/>
      </w:r>
      <w:r>
        <w:t xml:space="preserve">Is </w:t>
      </w:r>
      <w:proofErr w:type="spellStart"/>
      <w:r>
        <w:t>nederlands</w:t>
      </w:r>
      <w:proofErr w:type="spellEnd"/>
    </w:p>
  </w:comment>
  <w:comment w:id="16" w:author="Mirna" w:date="2014-02-11T13:48:00Z" w:initials="M">
    <w:p w14:paraId="65C6146E" w14:textId="62A73AA4" w:rsidR="00EE06F7" w:rsidRDefault="00EE06F7">
      <w:pPr>
        <w:pStyle w:val="Tekstopmerking"/>
      </w:pPr>
      <w:r>
        <w:rPr>
          <w:rStyle w:val="Verwijzingopmerking"/>
        </w:rPr>
        <w:annotationRef/>
      </w:r>
      <w:r>
        <w:t>Voor wat</w:t>
      </w:r>
    </w:p>
  </w:comment>
  <w:comment w:id="19" w:author="Mirna" w:date="2014-02-11T13:49:00Z" w:initials="M">
    <w:p w14:paraId="7189B59C" w14:textId="43473A28" w:rsidR="00EE06F7" w:rsidRDefault="00EE06F7">
      <w:pPr>
        <w:pStyle w:val="Tekstopmerking"/>
      </w:pPr>
      <w:r>
        <w:rPr>
          <w:rStyle w:val="Verwijzingopmerking"/>
        </w:rPr>
        <w:annotationRef/>
      </w:r>
      <w:r>
        <w:t xml:space="preserve">Ik zou dit anders zeggen, eerder research dan </w:t>
      </w:r>
      <w:proofErr w:type="spellStart"/>
      <w:r>
        <w:t>internship</w:t>
      </w:r>
      <w:proofErr w:type="spellEnd"/>
    </w:p>
  </w:comment>
  <w:comment w:id="18" w:author="Patrick Gordon Wijntjes" w:date="2014-02-11T10:09:00Z" w:initials="PW">
    <w:p w14:paraId="634572AE" w14:textId="4F95C1F1" w:rsidR="00913AD0" w:rsidRDefault="00913AD0">
      <w:pPr>
        <w:pStyle w:val="Tekstopmerking"/>
      </w:pPr>
      <w:r>
        <w:rPr>
          <w:rStyle w:val="Verwijzingopmerking"/>
        </w:rPr>
        <w:annotationRef/>
      </w:r>
      <w:r>
        <w:t>Omdat de aanpak is gewijzigd is dit nog niet gebeurd. Ik heb dit wel gedaan, maar op de oude manier die nu dus gewijzigd is. De gewijzigde manier heb ik nog niet gedaan, dus moet dit er wel of niet in?</w:t>
      </w:r>
    </w:p>
  </w:comment>
  <w:comment w:id="20" w:author="Patrick Gordon Wijntjes" w:date="2014-02-11T10:01:00Z" w:initials="PW">
    <w:p w14:paraId="05A6CE81" w14:textId="7F8D1AAE" w:rsidR="00913AD0" w:rsidRDefault="00913AD0">
      <w:pPr>
        <w:pStyle w:val="Tekstopmerking"/>
      </w:pPr>
      <w:r>
        <w:rPr>
          <w:rStyle w:val="Verwijzingopmerking"/>
        </w:rPr>
        <w:annotationRef/>
      </w:r>
      <w:r>
        <w:t>Moet nog gebeuren</w:t>
      </w:r>
    </w:p>
  </w:comment>
  <w:comment w:id="22" w:author="Mirna" w:date="2014-02-11T13:50:00Z" w:initials="M">
    <w:p w14:paraId="10971B12" w14:textId="3B5E5FE4" w:rsidR="00EE06F7" w:rsidRDefault="00EE06F7">
      <w:pPr>
        <w:pStyle w:val="Tekstopmerking"/>
      </w:pPr>
      <w:r>
        <w:rPr>
          <w:rStyle w:val="Verwijzingopmerking"/>
        </w:rPr>
        <w:annotationRef/>
      </w:r>
      <w:r>
        <w:t xml:space="preserve">Geen </w:t>
      </w:r>
      <w:proofErr w:type="spellStart"/>
      <w:r>
        <w:t>internship</w:t>
      </w:r>
      <w:proofErr w:type="spellEnd"/>
      <w:r>
        <w:t xml:space="preserve"> gebruiken. </w:t>
      </w:r>
    </w:p>
  </w:comment>
  <w:comment w:id="23" w:author="Patrick Gordon Wijntjes" w:date="2014-02-03T11:38:00Z" w:initials="PW">
    <w:p w14:paraId="05409EE7" w14:textId="07F39ABA" w:rsidR="00913AD0" w:rsidRDefault="00913AD0" w:rsidP="00C03E07">
      <w:pPr>
        <w:pStyle w:val="Tekstopmerking"/>
      </w:pPr>
      <w:r>
        <w:rPr>
          <w:rStyle w:val="Verwijzingopmerking"/>
        </w:rPr>
        <w:annotationRef/>
      </w:r>
      <w:r>
        <w:t>Is het nodig om in het verslag de vereisten van de foto’s voor het trainen</w:t>
      </w:r>
      <w:r w:rsidRPr="00F831C3">
        <w:t xml:space="preserve"> </w:t>
      </w:r>
      <w:r>
        <w:t>te melden?</w:t>
      </w:r>
    </w:p>
  </w:comment>
  <w:comment w:id="25" w:author="Mirna" w:date="2014-02-11T13:50:00Z" w:initials="M">
    <w:p w14:paraId="2E91851F" w14:textId="5D5D3F7E" w:rsidR="00EE06F7" w:rsidRDefault="00EE06F7">
      <w:pPr>
        <w:pStyle w:val="Tekstopmerking"/>
      </w:pPr>
      <w:r>
        <w:rPr>
          <w:rStyle w:val="Verwijzingopmerking"/>
        </w:rPr>
        <w:annotationRef/>
      </w:r>
      <w:r>
        <w:t>Wat is het</w:t>
      </w:r>
    </w:p>
  </w:comment>
  <w:comment w:id="24" w:author="Mirna" w:date="2014-02-11T13:51:00Z" w:initials="M">
    <w:p w14:paraId="5D59B2B1" w14:textId="10932348" w:rsidR="00EE06F7" w:rsidRDefault="00EE06F7">
      <w:pPr>
        <w:pStyle w:val="Tekstopmerking"/>
      </w:pPr>
      <w:r>
        <w:rPr>
          <w:rStyle w:val="Verwijzingopmerking"/>
        </w:rPr>
        <w:annotationRef/>
      </w:r>
      <w:r>
        <w:t xml:space="preserve">Maak hiervoor een inleidende zin. </w:t>
      </w:r>
    </w:p>
  </w:comment>
  <w:comment w:id="34" w:author="Mirna" w:date="2014-02-11T13:54:00Z" w:initials="M">
    <w:p w14:paraId="023DFD07" w14:textId="637A7B93" w:rsidR="00EE06F7" w:rsidRDefault="00EE06F7">
      <w:pPr>
        <w:pStyle w:val="Tekstopmerking"/>
      </w:pPr>
      <w:r>
        <w:rPr>
          <w:rStyle w:val="Verwijzingopmerking"/>
        </w:rPr>
        <w:annotationRef/>
      </w:r>
      <w:r>
        <w:t>Maak er een inleidende zin voor zodat het door leest. Nu valt het zo uit de lucht</w:t>
      </w:r>
    </w:p>
  </w:comment>
  <w:comment w:id="38" w:author="Mirna" w:date="2014-02-11T13:56:00Z" w:initials="M">
    <w:p w14:paraId="525AB45D" w14:textId="73F274AC" w:rsidR="00197246" w:rsidRDefault="00197246">
      <w:pPr>
        <w:pStyle w:val="Tekstopmerking"/>
      </w:pPr>
      <w:r>
        <w:rPr>
          <w:rStyle w:val="Verwijzingopmerking"/>
        </w:rPr>
        <w:annotationRef/>
      </w:r>
      <w:r>
        <w:t>Let op twee keer een zin begonnen met dezelfde woorden</w:t>
      </w:r>
    </w:p>
  </w:comment>
  <w:comment w:id="41" w:author="Mirna" w:date="2014-02-11T13:57:00Z" w:initials="M">
    <w:p w14:paraId="3772F1F5" w14:textId="3977D3DE" w:rsidR="00197246" w:rsidRDefault="00197246">
      <w:pPr>
        <w:pStyle w:val="Tekstopmerking"/>
      </w:pPr>
      <w:r>
        <w:rPr>
          <w:rStyle w:val="Verwijzingopmerking"/>
        </w:rPr>
        <w:annotationRef/>
      </w:r>
      <w:r>
        <w:t>Te lange zin</w:t>
      </w:r>
    </w:p>
  </w:comment>
  <w:comment w:id="42" w:author="Mirna" w:date="2014-02-11T13:58:00Z" w:initials="M">
    <w:p w14:paraId="4507C26A" w14:textId="65B7EF80" w:rsidR="00197246" w:rsidRDefault="00197246">
      <w:pPr>
        <w:pStyle w:val="Tekstopmerking"/>
      </w:pPr>
      <w:r>
        <w:rPr>
          <w:rStyle w:val="Verwijzingopmerking"/>
        </w:rPr>
        <w:annotationRef/>
      </w:r>
      <w:r>
        <w:t>?</w:t>
      </w:r>
    </w:p>
  </w:comment>
  <w:comment w:id="43" w:author="Mirna" w:date="2014-02-11T13:59:00Z" w:initials="M">
    <w:p w14:paraId="5C6BE6BA" w14:textId="4B23A254" w:rsidR="00197246" w:rsidRDefault="00197246">
      <w:pPr>
        <w:pStyle w:val="Tekstopmerking"/>
      </w:pPr>
      <w:r>
        <w:rPr>
          <w:rStyle w:val="Verwijzingopmerking"/>
        </w:rPr>
        <w:annotationRef/>
      </w:r>
      <w:r>
        <w:t>Aan elkaar plakken</w:t>
      </w:r>
    </w:p>
  </w:comment>
  <w:comment w:id="45" w:author="Mirna" w:date="2014-02-11T13:59:00Z" w:initials="M">
    <w:p w14:paraId="6347B0DA" w14:textId="6A6D7BCD" w:rsidR="00197246" w:rsidRDefault="00197246">
      <w:pPr>
        <w:pStyle w:val="Tekstopmerking"/>
      </w:pPr>
      <w:r>
        <w:rPr>
          <w:rStyle w:val="Verwijzingopmerking"/>
        </w:rPr>
        <w:annotationRef/>
      </w:r>
      <w:r>
        <w:t>Probeer ook wat synoniemen te gebruiken</w:t>
      </w:r>
    </w:p>
  </w:comment>
  <w:comment w:id="48" w:author="Mirna" w:date="2014-02-11T14:00:00Z" w:initials="M">
    <w:p w14:paraId="1D0F4CB3" w14:textId="6EFE5683" w:rsidR="00197246" w:rsidRDefault="00197246">
      <w:pPr>
        <w:pStyle w:val="Tekstopmerking"/>
      </w:pPr>
      <w:r>
        <w:rPr>
          <w:rStyle w:val="Verwijzingopmerking"/>
        </w:rPr>
        <w:annotationRef/>
      </w:r>
      <w:r>
        <w:t>Waarom dan</w:t>
      </w:r>
    </w:p>
    <w:p w14:paraId="64E98E20" w14:textId="77777777" w:rsidR="00197246" w:rsidRDefault="00197246">
      <w:pPr>
        <w:pStyle w:val="Tekstopmerking"/>
      </w:pPr>
    </w:p>
  </w:comment>
  <w:comment w:id="49" w:author="Mirna" w:date="2014-02-11T14:01:00Z" w:initials="M">
    <w:p w14:paraId="2E49C738" w14:textId="62AE55FE" w:rsidR="00197246" w:rsidRDefault="00197246">
      <w:pPr>
        <w:pStyle w:val="Tekstopmerking"/>
      </w:pPr>
      <w:r>
        <w:rPr>
          <w:rStyle w:val="Verwijzingopmerking"/>
        </w:rPr>
        <w:annotationRef/>
      </w:r>
      <w:r>
        <w:t>Hoe dan?</w:t>
      </w:r>
    </w:p>
  </w:comment>
  <w:comment w:id="53" w:author="Mirna" w:date="2014-02-11T14:02:00Z" w:initials="M">
    <w:p w14:paraId="363EB5C9" w14:textId="03BDF388" w:rsidR="00197246" w:rsidRDefault="00197246">
      <w:pPr>
        <w:pStyle w:val="Tekstopmerking"/>
      </w:pPr>
      <w:r>
        <w:rPr>
          <w:rStyle w:val="Verwijzingopmerking"/>
        </w:rPr>
        <w:annotationRef/>
      </w:r>
      <w:r>
        <w:t>Niet nodig</w:t>
      </w:r>
    </w:p>
  </w:comment>
  <w:comment w:id="54" w:author="Mirna" w:date="2014-02-11T14:02:00Z" w:initials="M">
    <w:p w14:paraId="29345F55" w14:textId="67E5ED42" w:rsidR="00197246" w:rsidRDefault="00197246">
      <w:pPr>
        <w:pStyle w:val="Tekstopmerking"/>
      </w:pPr>
      <w:r>
        <w:rPr>
          <w:rStyle w:val="Verwijzingopmerking"/>
        </w:rPr>
        <w:annotationRef/>
      </w:r>
      <w:r>
        <w:t>Hoe komt dit?</w:t>
      </w:r>
    </w:p>
  </w:comment>
  <w:comment w:id="61" w:author="Patrick Gordon Wijntjes" w:date="2014-02-11T12:55:00Z" w:initials="PW">
    <w:p w14:paraId="776B046C" w14:textId="0B07CD4D" w:rsidR="00D07BA7" w:rsidRDefault="00D07BA7">
      <w:pPr>
        <w:pStyle w:val="Tekstopmerking"/>
      </w:pPr>
      <w:r>
        <w:rPr>
          <w:rStyle w:val="Verwijzingopmerking"/>
        </w:rPr>
        <w:annotationRef/>
      </w:r>
      <w:r>
        <w:t>Nummering moet nog gecheckt worden!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5B4F81" w14:textId="77777777" w:rsidR="005578B8" w:rsidRDefault="005578B8" w:rsidP="00B056D7">
      <w:r>
        <w:separator/>
      </w:r>
    </w:p>
  </w:endnote>
  <w:endnote w:type="continuationSeparator" w:id="0">
    <w:p w14:paraId="0A73FF46" w14:textId="77777777" w:rsidR="005578B8" w:rsidRDefault="005578B8"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D0517" w14:textId="77777777" w:rsidR="00913AD0" w:rsidRDefault="00913AD0"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698B6776" w14:textId="77777777" w:rsidR="00913AD0" w:rsidRDefault="00913AD0" w:rsidP="00B056D7">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B152E" w14:textId="77777777" w:rsidR="00913AD0" w:rsidRDefault="00913AD0"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826E86">
      <w:rPr>
        <w:rStyle w:val="Paginanummer"/>
        <w:noProof/>
      </w:rPr>
      <w:t>5</w:t>
    </w:r>
    <w:r>
      <w:rPr>
        <w:rStyle w:val="Paginanummer"/>
      </w:rPr>
      <w:fldChar w:fldCharType="end"/>
    </w:r>
  </w:p>
  <w:p w14:paraId="00C77DA0" w14:textId="77777777" w:rsidR="00913AD0" w:rsidRDefault="00913AD0" w:rsidP="00B056D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02790D" w14:textId="77777777" w:rsidR="005578B8" w:rsidRDefault="005578B8" w:rsidP="00B056D7">
      <w:r>
        <w:separator/>
      </w:r>
    </w:p>
  </w:footnote>
  <w:footnote w:type="continuationSeparator" w:id="0">
    <w:p w14:paraId="3A30A418" w14:textId="77777777" w:rsidR="005578B8" w:rsidRDefault="005578B8" w:rsidP="00B056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AF5975"/>
    <w:multiLevelType w:val="hybridMultilevel"/>
    <w:tmpl w:val="CC5C6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771A9"/>
    <w:rsid w:val="000C70AF"/>
    <w:rsid w:val="00143DA0"/>
    <w:rsid w:val="0014447F"/>
    <w:rsid w:val="001464F4"/>
    <w:rsid w:val="001861FF"/>
    <w:rsid w:val="00197246"/>
    <w:rsid w:val="001B3E4F"/>
    <w:rsid w:val="001E1D55"/>
    <w:rsid w:val="00213EC9"/>
    <w:rsid w:val="00231C33"/>
    <w:rsid w:val="002533FF"/>
    <w:rsid w:val="00255721"/>
    <w:rsid w:val="00257611"/>
    <w:rsid w:val="00257D2C"/>
    <w:rsid w:val="00262B30"/>
    <w:rsid w:val="002C1241"/>
    <w:rsid w:val="002D0FB8"/>
    <w:rsid w:val="002D5A7A"/>
    <w:rsid w:val="002F5450"/>
    <w:rsid w:val="002F7191"/>
    <w:rsid w:val="00342807"/>
    <w:rsid w:val="0038236C"/>
    <w:rsid w:val="003976BC"/>
    <w:rsid w:val="003A209C"/>
    <w:rsid w:val="003B205F"/>
    <w:rsid w:val="003D258E"/>
    <w:rsid w:val="003E2255"/>
    <w:rsid w:val="0048109B"/>
    <w:rsid w:val="00496A95"/>
    <w:rsid w:val="004B6D6D"/>
    <w:rsid w:val="004D3E06"/>
    <w:rsid w:val="00501B8F"/>
    <w:rsid w:val="005228F3"/>
    <w:rsid w:val="005317E1"/>
    <w:rsid w:val="00546E20"/>
    <w:rsid w:val="005578B8"/>
    <w:rsid w:val="00561329"/>
    <w:rsid w:val="00613C6A"/>
    <w:rsid w:val="00634F14"/>
    <w:rsid w:val="00635D7C"/>
    <w:rsid w:val="0066523F"/>
    <w:rsid w:val="00674CB8"/>
    <w:rsid w:val="0069039C"/>
    <w:rsid w:val="0069136D"/>
    <w:rsid w:val="0069167B"/>
    <w:rsid w:val="006D61D3"/>
    <w:rsid w:val="00781EDD"/>
    <w:rsid w:val="00786E39"/>
    <w:rsid w:val="00826E86"/>
    <w:rsid w:val="0087428D"/>
    <w:rsid w:val="008745A9"/>
    <w:rsid w:val="00874919"/>
    <w:rsid w:val="008A70C4"/>
    <w:rsid w:val="008F59FD"/>
    <w:rsid w:val="00913AD0"/>
    <w:rsid w:val="00995095"/>
    <w:rsid w:val="009A3459"/>
    <w:rsid w:val="00A02D8F"/>
    <w:rsid w:val="00A235BD"/>
    <w:rsid w:val="00A2590A"/>
    <w:rsid w:val="00A8239B"/>
    <w:rsid w:val="00AA21D5"/>
    <w:rsid w:val="00AA6E46"/>
    <w:rsid w:val="00AC4014"/>
    <w:rsid w:val="00B056D7"/>
    <w:rsid w:val="00B30734"/>
    <w:rsid w:val="00B45691"/>
    <w:rsid w:val="00B55530"/>
    <w:rsid w:val="00BA1427"/>
    <w:rsid w:val="00C03E07"/>
    <w:rsid w:val="00CA623F"/>
    <w:rsid w:val="00CC11BB"/>
    <w:rsid w:val="00CC23CD"/>
    <w:rsid w:val="00D07BA7"/>
    <w:rsid w:val="00D25567"/>
    <w:rsid w:val="00D82FBB"/>
    <w:rsid w:val="00DF2853"/>
    <w:rsid w:val="00E02368"/>
    <w:rsid w:val="00E3296B"/>
    <w:rsid w:val="00E35734"/>
    <w:rsid w:val="00E423CD"/>
    <w:rsid w:val="00E93D4F"/>
    <w:rsid w:val="00EC6B57"/>
    <w:rsid w:val="00EE06F7"/>
    <w:rsid w:val="00F15985"/>
    <w:rsid w:val="00F65B9C"/>
    <w:rsid w:val="00F831C3"/>
    <w:rsid w:val="00FA7B5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D21E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056D7"/>
    <w:rPr>
      <w:rFonts w:asciiTheme="majorHAnsi" w:hAnsiTheme="majorHAnsi"/>
    </w:rPr>
  </w:style>
  <w:style w:type="paragraph" w:styleId="Kop1">
    <w:name w:val="heading 1"/>
    <w:basedOn w:val="Standaard"/>
    <w:next w:val="Standaard"/>
    <w:link w:val="Kop1Char"/>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Standaard"/>
    <w:next w:val="Standaard"/>
    <w:link w:val="Kop3Char"/>
    <w:uiPriority w:val="9"/>
    <w:unhideWhenUsed/>
    <w:qFormat/>
    <w:rsid w:val="00B056D7"/>
    <w:pPr>
      <w:keepNext/>
      <w:keepLines/>
      <w:spacing w:before="200"/>
      <w:outlineLvl w:val="2"/>
    </w:pPr>
    <w:rPr>
      <w:rFonts w:eastAsiaTheme="majorEastAsia"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Char">
    <w:name w:val="Kop 2 Char"/>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1464F4"/>
    <w:pPr>
      <w:numPr>
        <w:ilvl w:val="1"/>
      </w:numPr>
    </w:pPr>
    <w:rPr>
      <w:rFonts w:eastAsiaTheme="majorEastAsia" w:cstheme="majorBidi"/>
      <w:i/>
      <w:iCs/>
      <w:color w:val="4F81BD" w:themeColor="accent1"/>
      <w:spacing w:val="15"/>
    </w:rPr>
  </w:style>
  <w:style w:type="character" w:customStyle="1" w:styleId="OndertitelChar">
    <w:name w:val="Ondertitel Char"/>
    <w:basedOn w:val="Standaardalinea-lettertype"/>
    <w:link w:val="Onder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Standaard"/>
    <w:next w:val="Standaard"/>
    <w:uiPriority w:val="35"/>
    <w:unhideWhenUsed/>
    <w:qFormat/>
    <w:rsid w:val="001464F4"/>
    <w:pPr>
      <w:spacing w:after="200"/>
    </w:pPr>
    <w:rPr>
      <w:b/>
      <w:bCs/>
      <w:color w:val="4F81BD" w:themeColor="accent1"/>
      <w:sz w:val="18"/>
      <w:szCs w:val="18"/>
    </w:rPr>
  </w:style>
  <w:style w:type="paragraph" w:styleId="Kopvaninhoudsopgave">
    <w:name w:val="TOC Heading"/>
    <w:basedOn w:val="Kop1"/>
    <w:next w:val="Standaard"/>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Standaard"/>
    <w:next w:val="Standaard"/>
    <w:autoRedefine/>
    <w:uiPriority w:val="39"/>
    <w:unhideWhenUsed/>
    <w:rsid w:val="001464F4"/>
    <w:pPr>
      <w:spacing w:before="120"/>
    </w:pPr>
    <w:rPr>
      <w:b/>
      <w:caps/>
      <w:sz w:val="22"/>
      <w:szCs w:val="22"/>
    </w:rPr>
  </w:style>
  <w:style w:type="paragraph" w:styleId="Inhopg2">
    <w:name w:val="toc 2"/>
    <w:basedOn w:val="Standaard"/>
    <w:next w:val="Standaard"/>
    <w:autoRedefine/>
    <w:uiPriority w:val="39"/>
    <w:unhideWhenUsed/>
    <w:rsid w:val="001464F4"/>
    <w:pPr>
      <w:ind w:left="240"/>
    </w:pPr>
    <w:rPr>
      <w:smallCaps/>
      <w:sz w:val="22"/>
      <w:szCs w:val="22"/>
    </w:rPr>
  </w:style>
  <w:style w:type="paragraph" w:styleId="Ballontekst">
    <w:name w:val="Balloon Text"/>
    <w:basedOn w:val="Standaard"/>
    <w:link w:val="BallontekstChar"/>
    <w:uiPriority w:val="99"/>
    <w:semiHidden/>
    <w:unhideWhenUsed/>
    <w:rsid w:val="001464F4"/>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Standaard"/>
    <w:link w:val="TekstopmerkingChar"/>
    <w:uiPriority w:val="99"/>
    <w:semiHidden/>
    <w:unhideWhenUsed/>
    <w:rsid w:val="003976BC"/>
  </w:style>
  <w:style w:type="character" w:customStyle="1" w:styleId="TekstopmerkingChar">
    <w:name w:val="Tekst opmerking Char"/>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Char"/>
    <w:uiPriority w:val="99"/>
    <w:semiHidden/>
    <w:unhideWhenUsed/>
    <w:rsid w:val="003976BC"/>
    <w:rPr>
      <w:b/>
      <w:bCs/>
      <w:sz w:val="20"/>
      <w:szCs w:val="20"/>
    </w:rPr>
  </w:style>
  <w:style w:type="character" w:customStyle="1" w:styleId="OnderwerpvanopmerkingChar">
    <w:name w:val="Onderwerp van opmerking Char"/>
    <w:basedOn w:val="TekstopmerkingChar"/>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Standaard"/>
    <w:link w:val="VoettekstChar"/>
    <w:uiPriority w:val="99"/>
    <w:unhideWhenUsed/>
    <w:rsid w:val="0069136D"/>
    <w:pPr>
      <w:tabs>
        <w:tab w:val="center" w:pos="4536"/>
        <w:tab w:val="right" w:pos="9072"/>
      </w:tabs>
    </w:pPr>
  </w:style>
  <w:style w:type="character" w:customStyle="1" w:styleId="VoettekstChar">
    <w:name w:val="Voettekst Char"/>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Standaard"/>
    <w:link w:val="KoptekstChar"/>
    <w:uiPriority w:val="99"/>
    <w:unhideWhenUsed/>
    <w:rsid w:val="00A2590A"/>
    <w:pPr>
      <w:tabs>
        <w:tab w:val="center" w:pos="4536"/>
        <w:tab w:val="right" w:pos="9072"/>
      </w:tabs>
    </w:pPr>
  </w:style>
  <w:style w:type="character" w:customStyle="1" w:styleId="KoptekstChar">
    <w:name w:val="Koptekst Char"/>
    <w:basedOn w:val="Standaardalinea-lettertype"/>
    <w:link w:val="Koptekst"/>
    <w:uiPriority w:val="99"/>
    <w:rsid w:val="00A2590A"/>
  </w:style>
  <w:style w:type="character" w:customStyle="1" w:styleId="Kop3Char">
    <w:name w:val="Kop 3 Char"/>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056D7"/>
    <w:rPr>
      <w:rFonts w:asciiTheme="majorHAnsi" w:hAnsiTheme="majorHAnsi"/>
    </w:rPr>
  </w:style>
  <w:style w:type="paragraph" w:styleId="Kop1">
    <w:name w:val="heading 1"/>
    <w:basedOn w:val="Standaard"/>
    <w:next w:val="Standaard"/>
    <w:link w:val="Kop1Char"/>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Standaard"/>
    <w:next w:val="Standaard"/>
    <w:link w:val="Kop3Char"/>
    <w:uiPriority w:val="9"/>
    <w:unhideWhenUsed/>
    <w:qFormat/>
    <w:rsid w:val="00B056D7"/>
    <w:pPr>
      <w:keepNext/>
      <w:keepLines/>
      <w:spacing w:before="200"/>
      <w:outlineLvl w:val="2"/>
    </w:pPr>
    <w:rPr>
      <w:rFonts w:eastAsiaTheme="majorEastAsia"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Char">
    <w:name w:val="Kop 2 Char"/>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1464F4"/>
    <w:pPr>
      <w:numPr>
        <w:ilvl w:val="1"/>
      </w:numPr>
    </w:pPr>
    <w:rPr>
      <w:rFonts w:eastAsiaTheme="majorEastAsia" w:cstheme="majorBidi"/>
      <w:i/>
      <w:iCs/>
      <w:color w:val="4F81BD" w:themeColor="accent1"/>
      <w:spacing w:val="15"/>
    </w:rPr>
  </w:style>
  <w:style w:type="character" w:customStyle="1" w:styleId="OndertitelChar">
    <w:name w:val="Ondertitel Char"/>
    <w:basedOn w:val="Standaardalinea-lettertype"/>
    <w:link w:val="Onder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Standaard"/>
    <w:next w:val="Standaard"/>
    <w:uiPriority w:val="35"/>
    <w:unhideWhenUsed/>
    <w:qFormat/>
    <w:rsid w:val="001464F4"/>
    <w:pPr>
      <w:spacing w:after="200"/>
    </w:pPr>
    <w:rPr>
      <w:b/>
      <w:bCs/>
      <w:color w:val="4F81BD" w:themeColor="accent1"/>
      <w:sz w:val="18"/>
      <w:szCs w:val="18"/>
    </w:rPr>
  </w:style>
  <w:style w:type="paragraph" w:styleId="Kopvaninhoudsopgave">
    <w:name w:val="TOC Heading"/>
    <w:basedOn w:val="Kop1"/>
    <w:next w:val="Standaard"/>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Standaard"/>
    <w:next w:val="Standaard"/>
    <w:autoRedefine/>
    <w:uiPriority w:val="39"/>
    <w:unhideWhenUsed/>
    <w:rsid w:val="001464F4"/>
    <w:pPr>
      <w:spacing w:before="120"/>
    </w:pPr>
    <w:rPr>
      <w:b/>
      <w:caps/>
      <w:sz w:val="22"/>
      <w:szCs w:val="22"/>
    </w:rPr>
  </w:style>
  <w:style w:type="paragraph" w:styleId="Inhopg2">
    <w:name w:val="toc 2"/>
    <w:basedOn w:val="Standaard"/>
    <w:next w:val="Standaard"/>
    <w:autoRedefine/>
    <w:uiPriority w:val="39"/>
    <w:unhideWhenUsed/>
    <w:rsid w:val="001464F4"/>
    <w:pPr>
      <w:ind w:left="240"/>
    </w:pPr>
    <w:rPr>
      <w:smallCaps/>
      <w:sz w:val="22"/>
      <w:szCs w:val="22"/>
    </w:rPr>
  </w:style>
  <w:style w:type="paragraph" w:styleId="Ballontekst">
    <w:name w:val="Balloon Text"/>
    <w:basedOn w:val="Standaard"/>
    <w:link w:val="BallontekstChar"/>
    <w:uiPriority w:val="99"/>
    <w:semiHidden/>
    <w:unhideWhenUsed/>
    <w:rsid w:val="001464F4"/>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Standaard"/>
    <w:link w:val="TekstopmerkingChar"/>
    <w:uiPriority w:val="99"/>
    <w:semiHidden/>
    <w:unhideWhenUsed/>
    <w:rsid w:val="003976BC"/>
  </w:style>
  <w:style w:type="character" w:customStyle="1" w:styleId="TekstopmerkingChar">
    <w:name w:val="Tekst opmerking Char"/>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Char"/>
    <w:uiPriority w:val="99"/>
    <w:semiHidden/>
    <w:unhideWhenUsed/>
    <w:rsid w:val="003976BC"/>
    <w:rPr>
      <w:b/>
      <w:bCs/>
      <w:sz w:val="20"/>
      <w:szCs w:val="20"/>
    </w:rPr>
  </w:style>
  <w:style w:type="character" w:customStyle="1" w:styleId="OnderwerpvanopmerkingChar">
    <w:name w:val="Onderwerp van opmerking Char"/>
    <w:basedOn w:val="TekstopmerkingChar"/>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Standaard"/>
    <w:link w:val="VoettekstChar"/>
    <w:uiPriority w:val="99"/>
    <w:unhideWhenUsed/>
    <w:rsid w:val="0069136D"/>
    <w:pPr>
      <w:tabs>
        <w:tab w:val="center" w:pos="4536"/>
        <w:tab w:val="right" w:pos="9072"/>
      </w:tabs>
    </w:pPr>
  </w:style>
  <w:style w:type="character" w:customStyle="1" w:styleId="VoettekstChar">
    <w:name w:val="Voettekst Char"/>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Standaard"/>
    <w:link w:val="KoptekstChar"/>
    <w:uiPriority w:val="99"/>
    <w:unhideWhenUsed/>
    <w:rsid w:val="00A2590A"/>
    <w:pPr>
      <w:tabs>
        <w:tab w:val="center" w:pos="4536"/>
        <w:tab w:val="right" w:pos="9072"/>
      </w:tabs>
    </w:pPr>
  </w:style>
  <w:style w:type="character" w:customStyle="1" w:styleId="KoptekstChar">
    <w:name w:val="Koptekst Char"/>
    <w:basedOn w:val="Standaardalinea-lettertype"/>
    <w:link w:val="Koptekst"/>
    <w:uiPriority w:val="99"/>
    <w:rsid w:val="00A2590A"/>
  </w:style>
  <w:style w:type="character" w:customStyle="1" w:styleId="Kop3Char">
    <w:name w:val="Kop 3 Char"/>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heplantlist.org/browse/A/Orchidaceae/" TargetMode="External"/><Relationship Id="rId18" Type="http://schemas.openxmlformats.org/officeDocument/2006/relationships/hyperlink" Target="http://www.tuxx.nl/post/adressering/" TargetMode="External"/><Relationship Id="rId26" Type="http://schemas.openxmlformats.org/officeDocument/2006/relationships/hyperlink" Target="http://leafsnap.com/" TargetMode="External"/><Relationship Id="rId39" Type="http://schemas.openxmlformats.org/officeDocument/2006/relationships/image" Target="media/image8.jpg"/><Relationship Id="rId3" Type="http://schemas.openxmlformats.org/officeDocument/2006/relationships/styles" Target="styles.xml"/><Relationship Id="rId21" Type="http://schemas.openxmlformats.org/officeDocument/2006/relationships/hyperlink" Target="http://www.ergotherapieopeigenkracht.nl/vergoeding-ergotherapie/" TargetMode="External"/><Relationship Id="rId34" Type="http://schemas.openxmlformats.org/officeDocument/2006/relationships/image" Target="media/image3.ti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mpowernetwork.com/justiniskandar/blog/royal-treatment-for-the-ladys-slipper/" TargetMode="External"/><Relationship Id="rId17" Type="http://schemas.openxmlformats.org/officeDocument/2006/relationships/hyperlink" Target="http://www.gsmnation.com/blog/2013/02/19/snap-away-5-best-smartphone-cameras-available/" TargetMode="External"/><Relationship Id="rId25" Type="http://schemas.openxmlformats.org/officeDocument/2006/relationships/hyperlink" Target="http://www.microscopy-uk.org.uk/mag/artjan12/bj-slipper3.html" TargetMode="External"/><Relationship Id="rId33" Type="http://schemas.openxmlformats.org/officeDocument/2006/relationships/footer" Target="footer2.xml"/><Relationship Id="rId38" Type="http://schemas.openxmlformats.org/officeDocument/2006/relationships/image" Target="media/image7.tif"/><Relationship Id="rId2" Type="http://schemas.openxmlformats.org/officeDocument/2006/relationships/numbering" Target="numbering.xml"/><Relationship Id="rId16" Type="http://schemas.openxmlformats.org/officeDocument/2006/relationships/hyperlink" Target="http://www.doc.ic.ac.uk/~nd/surprise_96/journal/vol4/cs11/report.html" TargetMode="External"/><Relationship Id="rId20" Type="http://schemas.openxmlformats.org/officeDocument/2006/relationships/hyperlink" Target="http://prabathsql.blogspot.nl/2013/01/introdiuction-to-query-optimizer.html" TargetMode="External"/><Relationship Id="rId29" Type="http://schemas.openxmlformats.org/officeDocument/2006/relationships/hyperlink" Target="https://github.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ommons.wikimedia.org/wiki/File:Slipper_orchid_wyn1.jpg" TargetMode="External"/><Relationship Id="rId32" Type="http://schemas.openxmlformats.org/officeDocument/2006/relationships/footer" Target="footer1.xml"/><Relationship Id="rId37" Type="http://schemas.openxmlformats.org/officeDocument/2006/relationships/image" Target="media/image6.tif"/><Relationship Id="rId40"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yperlink" Target="http://www.kew.org/plants-fungi/Cypripedium-calceolus.htm" TargetMode="External"/><Relationship Id="rId23" Type="http://schemas.openxmlformats.org/officeDocument/2006/relationships/hyperlink" Target="http://shop.t-mobile.nl/eca/RAPRD/Apple-iPhone-4-8GB-wit/map48gbpwi.html?ab_agid=1021" TargetMode="External"/><Relationship Id="rId28" Type="http://schemas.openxmlformats.org/officeDocument/2006/relationships/hyperlink" Target="http://www.repotme.com/orchid-care/Orchid-Identification.html" TargetMode="External"/><Relationship Id="rId36" Type="http://schemas.openxmlformats.org/officeDocument/2006/relationships/image" Target="media/image5.tif"/><Relationship Id="rId10" Type="http://schemas.openxmlformats.org/officeDocument/2006/relationships/comments" Target="comments.xml"/><Relationship Id="rId19" Type="http://schemas.openxmlformats.org/officeDocument/2006/relationships/hyperlink" Target="http://www.unityfm.nl/nieuws.php?id=26906" TargetMode="External"/><Relationship Id="rId31" Type="http://schemas.openxmlformats.org/officeDocument/2006/relationships/hyperlink" Target="http://code.google.com/p/offlickr"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1.american.edu/ted/orchid.htm" TargetMode="External"/><Relationship Id="rId22" Type="http://schemas.openxmlformats.org/officeDocument/2006/relationships/hyperlink" Target="http://www.ledkweeklampen.nl/" TargetMode="External"/><Relationship Id="rId27" Type="http://schemas.openxmlformats.org/officeDocument/2006/relationships/hyperlink" Target="https://www.keylemon.com/product/" TargetMode="External"/><Relationship Id="rId30" Type="http://schemas.openxmlformats.org/officeDocument/2006/relationships/hyperlink" Target="http://www.python.org/about/" TargetMode="External"/><Relationship Id="rId35" Type="http://schemas.openxmlformats.org/officeDocument/2006/relationships/image" Target="media/image4.tif"/></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1E60C-94E0-4652-A378-6D70D25AA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13</Pages>
  <Words>2735</Words>
  <Characters>15044</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Mirna</cp:lastModifiedBy>
  <cp:revision>3</cp:revision>
  <cp:lastPrinted>2014-01-21T14:06:00Z</cp:lastPrinted>
  <dcterms:created xsi:type="dcterms:W3CDTF">2014-02-11T12:45:00Z</dcterms:created>
  <dcterms:modified xsi:type="dcterms:W3CDTF">2014-02-11T13:09:00Z</dcterms:modified>
</cp:coreProperties>
</file>