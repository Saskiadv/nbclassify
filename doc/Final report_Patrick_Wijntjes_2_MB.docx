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962228" w14:textId="08F63C7D" w:rsidR="001464F4" w:rsidRPr="0020749A" w:rsidRDefault="00E51D36" w:rsidP="00B056D7">
      <w:pPr>
        <w:pStyle w:val="Titel"/>
        <w:rPr>
          <w:lang w:val="en-GB"/>
        </w:rPr>
      </w:pPr>
      <w:r w:rsidRPr="0020749A">
        <w:rPr>
          <w:lang w:val="en-GB"/>
        </w:rPr>
        <w:t>Final</w:t>
      </w:r>
      <w:r w:rsidR="00546E20" w:rsidRPr="0020749A">
        <w:rPr>
          <w:lang w:val="en-GB"/>
        </w:rPr>
        <w:t xml:space="preserve"> report</w:t>
      </w:r>
      <w:r w:rsidR="001464F4" w:rsidRPr="0020749A">
        <w:rPr>
          <w:lang w:val="en-GB"/>
        </w:rPr>
        <w:t xml:space="preserve"> </w:t>
      </w:r>
    </w:p>
    <w:p w14:paraId="65A93271" w14:textId="77777777" w:rsidR="001464F4" w:rsidRPr="0020749A" w:rsidRDefault="001464F4" w:rsidP="00B056D7">
      <w:pPr>
        <w:pStyle w:val="Titel"/>
        <w:rPr>
          <w:lang w:val="en-GB"/>
        </w:rPr>
      </w:pPr>
    </w:p>
    <w:p w14:paraId="2701180E" w14:textId="77777777" w:rsidR="001464F4" w:rsidRPr="0020749A" w:rsidRDefault="001464F4" w:rsidP="00B056D7">
      <w:pPr>
        <w:pStyle w:val="Titel"/>
        <w:rPr>
          <w:lang w:val="en-GB"/>
        </w:rPr>
      </w:pPr>
      <w:r w:rsidRPr="0020749A">
        <w:rPr>
          <w:lang w:val="en-GB"/>
        </w:rPr>
        <w:t>Self learning software to identify illegally traded orchid material</w:t>
      </w:r>
    </w:p>
    <w:p w14:paraId="7004A65A" w14:textId="77777777" w:rsidR="00F15985" w:rsidRPr="0020749A" w:rsidRDefault="001464F4" w:rsidP="00B056D7">
      <w:pPr>
        <w:pStyle w:val="Ondertitel"/>
        <w:rPr>
          <w:lang w:val="en-GB"/>
        </w:rPr>
      </w:pPr>
      <w:r w:rsidRPr="0020749A">
        <w:rPr>
          <w:noProof/>
        </w:rPr>
        <w:drawing>
          <wp:inline distT="0" distB="0" distL="0" distR="0" wp14:anchorId="2BFEC5E1" wp14:editId="67FA0235">
            <wp:extent cx="4737100" cy="3154932"/>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ouwenschoentje.jpg"/>
                    <pic:cNvPicPr/>
                  </pic:nvPicPr>
                  <pic:blipFill>
                    <a:blip r:embed="rId9">
                      <a:extLst>
                        <a:ext uri="{28A0092B-C50C-407E-A947-70E740481C1C}">
                          <a14:useLocalDpi xmlns:a14="http://schemas.microsoft.com/office/drawing/2010/main" val="0"/>
                        </a:ext>
                      </a:extLst>
                    </a:blip>
                    <a:stretch>
                      <a:fillRect/>
                    </a:stretch>
                  </pic:blipFill>
                  <pic:spPr>
                    <a:xfrm>
                      <a:off x="0" y="0"/>
                      <a:ext cx="4737100" cy="3154932"/>
                    </a:xfrm>
                    <a:prstGeom prst="rect">
                      <a:avLst/>
                    </a:prstGeom>
                  </pic:spPr>
                </pic:pic>
              </a:graphicData>
            </a:graphic>
          </wp:inline>
        </w:drawing>
      </w:r>
    </w:p>
    <w:p w14:paraId="7D6EBFA8" w14:textId="57499A4B" w:rsidR="001464F4" w:rsidRPr="0020749A" w:rsidRDefault="00F15985" w:rsidP="00B056D7">
      <w:pPr>
        <w:pStyle w:val="Bijschrift"/>
        <w:rPr>
          <w:lang w:val="en-GB"/>
        </w:rPr>
      </w:pPr>
      <w:r w:rsidRPr="0020749A">
        <w:rPr>
          <w:lang w:val="en-GB"/>
        </w:rPr>
        <w:t xml:space="preserve">Figure </w:t>
      </w:r>
      <w:r w:rsidR="002E7A08" w:rsidRPr="0020749A">
        <w:rPr>
          <w:lang w:val="en-GB"/>
        </w:rPr>
        <w:fldChar w:fldCharType="begin"/>
      </w:r>
      <w:r w:rsidR="002E7A08" w:rsidRPr="0020749A">
        <w:rPr>
          <w:lang w:val="en-GB"/>
        </w:rPr>
        <w:instrText xml:space="preserve"> SEQ Figure \* ARABIC </w:instrText>
      </w:r>
      <w:r w:rsidR="002E7A08" w:rsidRPr="0020749A">
        <w:rPr>
          <w:lang w:val="en-GB"/>
        </w:rPr>
        <w:fldChar w:fldCharType="separate"/>
      </w:r>
      <w:r w:rsidR="002E7A08" w:rsidRPr="0020749A">
        <w:rPr>
          <w:noProof/>
          <w:lang w:val="en-GB"/>
        </w:rPr>
        <w:t>1</w:t>
      </w:r>
      <w:r w:rsidR="002E7A08" w:rsidRPr="0020749A">
        <w:rPr>
          <w:lang w:val="en-GB"/>
        </w:rPr>
        <w:fldChar w:fldCharType="end"/>
      </w:r>
      <w:r w:rsidRPr="0020749A">
        <w:rPr>
          <w:lang w:val="en-GB"/>
        </w:rPr>
        <w:t xml:space="preserve"> </w:t>
      </w:r>
      <w:r w:rsidRPr="0020749A">
        <w:rPr>
          <w:i/>
          <w:lang w:val="en-GB"/>
        </w:rPr>
        <w:t>Cypripedium calceolus</w:t>
      </w:r>
      <w:r w:rsidRPr="0020749A">
        <w:rPr>
          <w:lang w:val="en-GB"/>
        </w:rPr>
        <w:t xml:space="preserve"> [1]</w:t>
      </w:r>
    </w:p>
    <w:p w14:paraId="1CBB7EB4" w14:textId="77777777" w:rsidR="001464F4" w:rsidRPr="0020749A" w:rsidRDefault="001464F4" w:rsidP="00B056D7">
      <w:pPr>
        <w:pStyle w:val="Ondertitel"/>
        <w:rPr>
          <w:lang w:val="en-GB"/>
        </w:rPr>
      </w:pPr>
    </w:p>
    <w:p w14:paraId="5FF87DCE" w14:textId="77777777" w:rsidR="001464F4" w:rsidRPr="0020749A" w:rsidRDefault="001464F4" w:rsidP="00B056D7">
      <w:pPr>
        <w:pStyle w:val="Ondertitel"/>
        <w:rPr>
          <w:lang w:val="en-GB"/>
        </w:rPr>
      </w:pPr>
      <w:r w:rsidRPr="0020749A">
        <w:rPr>
          <w:lang w:val="en-GB"/>
        </w:rPr>
        <w:t>Patrick Wijntjes, s1057924</w:t>
      </w:r>
    </w:p>
    <w:p w14:paraId="5AFF2D70" w14:textId="77777777" w:rsidR="001464F4" w:rsidRPr="0020749A" w:rsidRDefault="001464F4" w:rsidP="00B056D7">
      <w:pPr>
        <w:rPr>
          <w:lang w:val="en-GB"/>
        </w:rPr>
      </w:pPr>
    </w:p>
    <w:p w14:paraId="0A7F0738" w14:textId="77777777" w:rsidR="001464F4" w:rsidRPr="0020749A" w:rsidRDefault="001464F4" w:rsidP="00B056D7">
      <w:pPr>
        <w:pStyle w:val="Ondertitel"/>
        <w:rPr>
          <w:lang w:val="en-GB"/>
        </w:rPr>
      </w:pPr>
      <w:r w:rsidRPr="0020749A">
        <w:rPr>
          <w:lang w:val="en-GB"/>
        </w:rPr>
        <w:t>University of Applied Sciences Leiden, Bio-informatics, Technology cluster</w:t>
      </w:r>
      <w:r w:rsidRPr="0020749A">
        <w:rPr>
          <w:lang w:val="en-GB"/>
        </w:rPr>
        <w:br/>
        <w:t>Zernikedreef 11</w:t>
      </w:r>
      <w:r w:rsidRPr="0020749A">
        <w:rPr>
          <w:lang w:val="en-GB"/>
        </w:rPr>
        <w:br/>
        <w:t>2333 CK Leiden</w:t>
      </w:r>
    </w:p>
    <w:p w14:paraId="4644A78A" w14:textId="77777777" w:rsidR="001464F4" w:rsidRPr="0020749A" w:rsidRDefault="001464F4" w:rsidP="00B056D7">
      <w:pPr>
        <w:rPr>
          <w:lang w:val="en-GB"/>
        </w:rPr>
      </w:pPr>
    </w:p>
    <w:p w14:paraId="52DC3BD0" w14:textId="01CD0500" w:rsidR="001464F4" w:rsidRPr="0020749A" w:rsidRDefault="001464F4" w:rsidP="00B056D7">
      <w:pPr>
        <w:pStyle w:val="Ondertitel"/>
        <w:rPr>
          <w:lang w:val="en-GB"/>
        </w:rPr>
      </w:pPr>
      <w:r w:rsidRPr="0020749A">
        <w:rPr>
          <w:lang w:val="en-GB"/>
        </w:rPr>
        <w:t xml:space="preserve">Period 02-09-2013 </w:t>
      </w:r>
      <w:r w:rsidR="00235869" w:rsidRPr="0020749A">
        <w:rPr>
          <w:lang w:val="en-GB"/>
        </w:rPr>
        <w:t>until</w:t>
      </w:r>
      <w:r w:rsidRPr="0020749A">
        <w:rPr>
          <w:lang w:val="en-GB"/>
        </w:rPr>
        <w:t xml:space="preserve"> 27-06-2014</w:t>
      </w:r>
    </w:p>
    <w:p w14:paraId="65EF7CDE" w14:textId="77777777" w:rsidR="001464F4" w:rsidRPr="0020749A" w:rsidRDefault="001464F4" w:rsidP="00B056D7">
      <w:pPr>
        <w:rPr>
          <w:lang w:val="en-GB"/>
        </w:rPr>
      </w:pPr>
    </w:p>
    <w:p w14:paraId="2F96367A" w14:textId="50770468" w:rsidR="001464F4" w:rsidRPr="0020749A" w:rsidRDefault="001464F4" w:rsidP="00B056D7">
      <w:pPr>
        <w:pStyle w:val="Ondertitel"/>
        <w:rPr>
          <w:lang w:val="en-GB"/>
        </w:rPr>
      </w:pPr>
      <w:r w:rsidRPr="0020749A">
        <w:rPr>
          <w:lang w:val="en-GB"/>
        </w:rPr>
        <w:t>Naturalis Biodiversity Center</w:t>
      </w:r>
      <w:r w:rsidRPr="0020749A">
        <w:rPr>
          <w:lang w:val="en-GB"/>
        </w:rPr>
        <w:br/>
        <w:t>Sylviusweg 72</w:t>
      </w:r>
      <w:r w:rsidRPr="0020749A">
        <w:rPr>
          <w:lang w:val="en-GB"/>
        </w:rPr>
        <w:br/>
        <w:t>2333 BE Leiden</w:t>
      </w:r>
    </w:p>
    <w:p w14:paraId="30B4BA64" w14:textId="77777777" w:rsidR="001464F4" w:rsidRPr="0020749A" w:rsidRDefault="001464F4" w:rsidP="00B056D7">
      <w:pPr>
        <w:rPr>
          <w:lang w:val="en-GB"/>
        </w:rPr>
      </w:pPr>
    </w:p>
    <w:p w14:paraId="205F6087" w14:textId="77777777" w:rsidR="001464F4" w:rsidRPr="0020749A" w:rsidRDefault="001464F4" w:rsidP="00B056D7">
      <w:pPr>
        <w:pStyle w:val="Ondertitel"/>
        <w:rPr>
          <w:lang w:val="en-GB"/>
        </w:rPr>
      </w:pPr>
      <w:r w:rsidRPr="0020749A">
        <w:rPr>
          <w:lang w:val="en-GB"/>
        </w:rPr>
        <w:t>Supervisors:</w:t>
      </w:r>
      <w:r w:rsidRPr="0020749A">
        <w:rPr>
          <w:lang w:val="en-GB"/>
        </w:rPr>
        <w:br/>
        <w:t>Dr. Barbara Gravendeel and</w:t>
      </w:r>
      <w:r w:rsidRPr="0020749A">
        <w:rPr>
          <w:lang w:val="en-GB"/>
        </w:rPr>
        <w:br/>
        <w:t>Dr. Rutger Vos</w:t>
      </w:r>
    </w:p>
    <w:p w14:paraId="0606D87D" w14:textId="77777777" w:rsidR="001464F4" w:rsidRPr="0020749A" w:rsidRDefault="001464F4" w:rsidP="00B056D7">
      <w:pPr>
        <w:rPr>
          <w:lang w:val="en-GB"/>
        </w:rPr>
      </w:pPr>
    </w:p>
    <w:p w14:paraId="4FABE4CA" w14:textId="77777777" w:rsidR="001464F4" w:rsidRPr="0020749A" w:rsidRDefault="001464F4" w:rsidP="00B056D7">
      <w:pPr>
        <w:pStyle w:val="Ondertitel"/>
        <w:rPr>
          <w:lang w:val="en-GB"/>
        </w:rPr>
      </w:pPr>
      <w:r w:rsidRPr="0020749A">
        <w:rPr>
          <w:lang w:val="en-GB"/>
        </w:rPr>
        <w:t>Lecturer from school:</w:t>
      </w:r>
      <w:r w:rsidRPr="0020749A">
        <w:rPr>
          <w:lang w:val="en-GB"/>
        </w:rPr>
        <w:br/>
        <w:t>Drs. Jan Oliehoek</w:t>
      </w:r>
      <w:r w:rsidRPr="0020749A">
        <w:rPr>
          <w:lang w:val="en-GB"/>
        </w:rPr>
        <w:br w:type="page"/>
      </w:r>
    </w:p>
    <w:sdt>
      <w:sdtPr>
        <w:rPr>
          <w:rFonts w:eastAsiaTheme="minorEastAsia" w:cstheme="minorBidi"/>
          <w:b w:val="0"/>
          <w:bCs w:val="0"/>
          <w:color w:val="auto"/>
          <w:sz w:val="24"/>
          <w:szCs w:val="24"/>
          <w:lang w:val="en-GB"/>
        </w:rPr>
        <w:id w:val="-537666114"/>
        <w:docPartObj>
          <w:docPartGallery w:val="Table of Contents"/>
          <w:docPartUnique/>
        </w:docPartObj>
      </w:sdtPr>
      <w:sdtEndPr>
        <w:rPr>
          <w:noProof/>
        </w:rPr>
      </w:sdtEndPr>
      <w:sdtContent>
        <w:p w14:paraId="1074E7C3" w14:textId="77777777" w:rsidR="001464F4" w:rsidRPr="0020749A" w:rsidRDefault="001464F4" w:rsidP="00B056D7">
          <w:pPr>
            <w:pStyle w:val="Kopvaninhoudsopgave"/>
            <w:rPr>
              <w:lang w:val="en-GB"/>
            </w:rPr>
          </w:pPr>
          <w:r w:rsidRPr="0020749A">
            <w:rPr>
              <w:lang w:val="en-GB"/>
            </w:rPr>
            <w:t>Table of Contents</w:t>
          </w:r>
        </w:p>
        <w:p w14:paraId="041B5766" w14:textId="77777777" w:rsidR="007D5C5B" w:rsidRDefault="00311964">
          <w:pPr>
            <w:pStyle w:val="Inhopg1"/>
            <w:tabs>
              <w:tab w:val="right" w:leader="dot" w:pos="9056"/>
            </w:tabs>
            <w:rPr>
              <w:rFonts w:asciiTheme="minorHAnsi" w:hAnsiTheme="minorHAnsi"/>
              <w:b w:val="0"/>
              <w:caps w:val="0"/>
              <w:noProof/>
              <w:sz w:val="24"/>
              <w:szCs w:val="24"/>
              <w:lang w:eastAsia="ja-JP"/>
            </w:rPr>
          </w:pPr>
          <w:r w:rsidRPr="0020749A">
            <w:rPr>
              <w:b w:val="0"/>
              <w:caps w:val="0"/>
              <w:lang w:val="en-GB"/>
            </w:rPr>
            <w:fldChar w:fldCharType="begin"/>
          </w:r>
          <w:r w:rsidR="006338D7" w:rsidRPr="0020749A">
            <w:rPr>
              <w:b w:val="0"/>
              <w:caps w:val="0"/>
              <w:lang w:val="en-GB"/>
            </w:rPr>
            <w:instrText xml:space="preserve"> TOC \o "1-5" </w:instrText>
          </w:r>
          <w:r w:rsidRPr="0020749A">
            <w:rPr>
              <w:b w:val="0"/>
              <w:caps w:val="0"/>
              <w:lang w:val="en-GB"/>
            </w:rPr>
            <w:fldChar w:fldCharType="separate"/>
          </w:r>
          <w:r w:rsidR="007D5C5B" w:rsidRPr="00D5289F">
            <w:rPr>
              <w:noProof/>
              <w:lang w:val="en-GB"/>
            </w:rPr>
            <w:t>Introduction</w:t>
          </w:r>
          <w:r w:rsidR="007D5C5B">
            <w:rPr>
              <w:noProof/>
            </w:rPr>
            <w:tab/>
          </w:r>
          <w:r w:rsidR="007D5C5B">
            <w:rPr>
              <w:noProof/>
            </w:rPr>
            <w:fldChar w:fldCharType="begin"/>
          </w:r>
          <w:r w:rsidR="007D5C5B">
            <w:rPr>
              <w:noProof/>
            </w:rPr>
            <w:instrText xml:space="preserve"> PAGEREF _Toc260580229 \h </w:instrText>
          </w:r>
          <w:r w:rsidR="007D5C5B">
            <w:rPr>
              <w:noProof/>
            </w:rPr>
          </w:r>
          <w:r w:rsidR="007D5C5B">
            <w:rPr>
              <w:noProof/>
            </w:rPr>
            <w:fldChar w:fldCharType="separate"/>
          </w:r>
          <w:r w:rsidR="007D5C5B">
            <w:rPr>
              <w:noProof/>
            </w:rPr>
            <w:t>4</w:t>
          </w:r>
          <w:r w:rsidR="007D5C5B">
            <w:rPr>
              <w:noProof/>
            </w:rPr>
            <w:fldChar w:fldCharType="end"/>
          </w:r>
        </w:p>
        <w:p w14:paraId="27F4961C" w14:textId="77777777" w:rsidR="007D5C5B" w:rsidRDefault="007D5C5B">
          <w:pPr>
            <w:pStyle w:val="Inhopg2"/>
            <w:tabs>
              <w:tab w:val="right" w:leader="dot" w:pos="9056"/>
            </w:tabs>
            <w:rPr>
              <w:rFonts w:asciiTheme="minorHAnsi" w:hAnsiTheme="minorHAnsi"/>
              <w:smallCaps w:val="0"/>
              <w:noProof/>
              <w:sz w:val="24"/>
              <w:szCs w:val="24"/>
              <w:lang w:eastAsia="ja-JP"/>
            </w:rPr>
          </w:pPr>
          <w:r w:rsidRPr="00D5289F">
            <w:rPr>
              <w:noProof/>
              <w:lang w:val="en-GB"/>
            </w:rPr>
            <w:t>Illegal trade in endangered orchids</w:t>
          </w:r>
          <w:r>
            <w:rPr>
              <w:noProof/>
            </w:rPr>
            <w:tab/>
          </w:r>
          <w:r>
            <w:rPr>
              <w:noProof/>
            </w:rPr>
            <w:fldChar w:fldCharType="begin"/>
          </w:r>
          <w:r>
            <w:rPr>
              <w:noProof/>
            </w:rPr>
            <w:instrText xml:space="preserve"> PAGEREF _Toc260580230 \h </w:instrText>
          </w:r>
          <w:r>
            <w:rPr>
              <w:noProof/>
            </w:rPr>
          </w:r>
          <w:r>
            <w:rPr>
              <w:noProof/>
            </w:rPr>
            <w:fldChar w:fldCharType="separate"/>
          </w:r>
          <w:r>
            <w:rPr>
              <w:noProof/>
            </w:rPr>
            <w:t>4</w:t>
          </w:r>
          <w:r>
            <w:rPr>
              <w:noProof/>
            </w:rPr>
            <w:fldChar w:fldCharType="end"/>
          </w:r>
        </w:p>
        <w:p w14:paraId="6D2F7088" w14:textId="77777777" w:rsidR="007D5C5B" w:rsidRDefault="007D5C5B">
          <w:pPr>
            <w:pStyle w:val="Inhopg2"/>
            <w:tabs>
              <w:tab w:val="right" w:leader="dot" w:pos="9056"/>
            </w:tabs>
            <w:rPr>
              <w:rFonts w:asciiTheme="minorHAnsi" w:hAnsiTheme="minorHAnsi"/>
              <w:smallCaps w:val="0"/>
              <w:noProof/>
              <w:sz w:val="24"/>
              <w:szCs w:val="24"/>
              <w:lang w:eastAsia="ja-JP"/>
            </w:rPr>
          </w:pPr>
          <w:r w:rsidRPr="00D5289F">
            <w:rPr>
              <w:noProof/>
              <w:lang w:val="en-GB"/>
            </w:rPr>
            <w:t>Slipper orchids</w:t>
          </w:r>
          <w:r>
            <w:rPr>
              <w:noProof/>
            </w:rPr>
            <w:tab/>
          </w:r>
          <w:r>
            <w:rPr>
              <w:noProof/>
            </w:rPr>
            <w:fldChar w:fldCharType="begin"/>
          </w:r>
          <w:r>
            <w:rPr>
              <w:noProof/>
            </w:rPr>
            <w:instrText xml:space="preserve"> PAGEREF _Toc260580231 \h </w:instrText>
          </w:r>
          <w:r>
            <w:rPr>
              <w:noProof/>
            </w:rPr>
          </w:r>
          <w:r>
            <w:rPr>
              <w:noProof/>
            </w:rPr>
            <w:fldChar w:fldCharType="separate"/>
          </w:r>
          <w:r>
            <w:rPr>
              <w:noProof/>
            </w:rPr>
            <w:t>4</w:t>
          </w:r>
          <w:r>
            <w:rPr>
              <w:noProof/>
            </w:rPr>
            <w:fldChar w:fldCharType="end"/>
          </w:r>
        </w:p>
        <w:p w14:paraId="4FFD12BB" w14:textId="77777777" w:rsidR="007D5C5B" w:rsidRDefault="007D5C5B">
          <w:pPr>
            <w:pStyle w:val="Inhopg2"/>
            <w:tabs>
              <w:tab w:val="right" w:leader="dot" w:pos="9056"/>
            </w:tabs>
            <w:rPr>
              <w:rFonts w:asciiTheme="minorHAnsi" w:hAnsiTheme="minorHAnsi"/>
              <w:smallCaps w:val="0"/>
              <w:noProof/>
              <w:sz w:val="24"/>
              <w:szCs w:val="24"/>
              <w:lang w:eastAsia="ja-JP"/>
            </w:rPr>
          </w:pPr>
          <w:r w:rsidRPr="00D5289F">
            <w:rPr>
              <w:noProof/>
              <w:lang w:val="en-GB"/>
            </w:rPr>
            <w:t>How a web application can improve control in illegal orchid trade</w:t>
          </w:r>
          <w:r>
            <w:rPr>
              <w:noProof/>
            </w:rPr>
            <w:tab/>
          </w:r>
          <w:r>
            <w:rPr>
              <w:noProof/>
            </w:rPr>
            <w:fldChar w:fldCharType="begin"/>
          </w:r>
          <w:r>
            <w:rPr>
              <w:noProof/>
            </w:rPr>
            <w:instrText xml:space="preserve"> PAGEREF _Toc260580232 \h </w:instrText>
          </w:r>
          <w:r>
            <w:rPr>
              <w:noProof/>
            </w:rPr>
          </w:r>
          <w:r>
            <w:rPr>
              <w:noProof/>
            </w:rPr>
            <w:fldChar w:fldCharType="separate"/>
          </w:r>
          <w:r>
            <w:rPr>
              <w:noProof/>
            </w:rPr>
            <w:t>4</w:t>
          </w:r>
          <w:r>
            <w:rPr>
              <w:noProof/>
            </w:rPr>
            <w:fldChar w:fldCharType="end"/>
          </w:r>
        </w:p>
        <w:p w14:paraId="3AC47D8E" w14:textId="77777777" w:rsidR="007D5C5B" w:rsidRDefault="007D5C5B">
          <w:pPr>
            <w:pStyle w:val="Inhopg2"/>
            <w:tabs>
              <w:tab w:val="right" w:leader="dot" w:pos="9056"/>
            </w:tabs>
            <w:rPr>
              <w:rFonts w:asciiTheme="minorHAnsi" w:hAnsiTheme="minorHAnsi"/>
              <w:smallCaps w:val="0"/>
              <w:noProof/>
              <w:sz w:val="24"/>
              <w:szCs w:val="24"/>
              <w:lang w:eastAsia="ja-JP"/>
            </w:rPr>
          </w:pPr>
          <w:r w:rsidRPr="00D5289F">
            <w:rPr>
              <w:noProof/>
              <w:lang w:val="en-GB"/>
            </w:rPr>
            <w:t>Comparable software</w:t>
          </w:r>
          <w:r>
            <w:rPr>
              <w:noProof/>
            </w:rPr>
            <w:tab/>
          </w:r>
          <w:r>
            <w:rPr>
              <w:noProof/>
            </w:rPr>
            <w:fldChar w:fldCharType="begin"/>
          </w:r>
          <w:r>
            <w:rPr>
              <w:noProof/>
            </w:rPr>
            <w:instrText xml:space="preserve"> PAGEREF _Toc260580233 \h </w:instrText>
          </w:r>
          <w:r>
            <w:rPr>
              <w:noProof/>
            </w:rPr>
          </w:r>
          <w:r>
            <w:rPr>
              <w:noProof/>
            </w:rPr>
            <w:fldChar w:fldCharType="separate"/>
          </w:r>
          <w:r>
            <w:rPr>
              <w:noProof/>
            </w:rPr>
            <w:t>5</w:t>
          </w:r>
          <w:r>
            <w:rPr>
              <w:noProof/>
            </w:rPr>
            <w:fldChar w:fldCharType="end"/>
          </w:r>
        </w:p>
        <w:p w14:paraId="1F118076" w14:textId="77777777" w:rsidR="007D5C5B" w:rsidRDefault="007D5C5B">
          <w:pPr>
            <w:pStyle w:val="Inhopg1"/>
            <w:tabs>
              <w:tab w:val="right" w:leader="dot" w:pos="9056"/>
            </w:tabs>
            <w:rPr>
              <w:rFonts w:asciiTheme="minorHAnsi" w:hAnsiTheme="minorHAnsi"/>
              <w:b w:val="0"/>
              <w:caps w:val="0"/>
              <w:noProof/>
              <w:sz w:val="24"/>
              <w:szCs w:val="24"/>
              <w:lang w:eastAsia="ja-JP"/>
            </w:rPr>
          </w:pPr>
          <w:r w:rsidRPr="00D5289F">
            <w:rPr>
              <w:noProof/>
              <w:lang w:val="en-GB"/>
            </w:rPr>
            <w:t>Materials and Methods</w:t>
          </w:r>
          <w:r>
            <w:rPr>
              <w:noProof/>
            </w:rPr>
            <w:tab/>
          </w:r>
          <w:r>
            <w:rPr>
              <w:noProof/>
            </w:rPr>
            <w:fldChar w:fldCharType="begin"/>
          </w:r>
          <w:r>
            <w:rPr>
              <w:noProof/>
            </w:rPr>
            <w:instrText xml:space="preserve"> PAGEREF _Toc260580234 \h </w:instrText>
          </w:r>
          <w:r>
            <w:rPr>
              <w:noProof/>
            </w:rPr>
          </w:r>
          <w:r>
            <w:rPr>
              <w:noProof/>
            </w:rPr>
            <w:fldChar w:fldCharType="separate"/>
          </w:r>
          <w:r>
            <w:rPr>
              <w:noProof/>
            </w:rPr>
            <w:t>6</w:t>
          </w:r>
          <w:r>
            <w:rPr>
              <w:noProof/>
            </w:rPr>
            <w:fldChar w:fldCharType="end"/>
          </w:r>
        </w:p>
        <w:p w14:paraId="7D79FA77" w14:textId="77777777" w:rsidR="007D5C5B" w:rsidRDefault="007D5C5B">
          <w:pPr>
            <w:pStyle w:val="Inhopg2"/>
            <w:tabs>
              <w:tab w:val="right" w:leader="dot" w:pos="9056"/>
            </w:tabs>
            <w:rPr>
              <w:rFonts w:asciiTheme="minorHAnsi" w:hAnsiTheme="minorHAnsi"/>
              <w:smallCaps w:val="0"/>
              <w:noProof/>
              <w:sz w:val="24"/>
              <w:szCs w:val="24"/>
              <w:lang w:eastAsia="ja-JP"/>
            </w:rPr>
          </w:pPr>
          <w:r w:rsidRPr="00D5289F">
            <w:rPr>
              <w:noProof/>
              <w:lang w:val="en-GB"/>
            </w:rPr>
            <w:t>Website</w:t>
          </w:r>
          <w:r>
            <w:rPr>
              <w:noProof/>
            </w:rPr>
            <w:tab/>
          </w:r>
          <w:r>
            <w:rPr>
              <w:noProof/>
            </w:rPr>
            <w:fldChar w:fldCharType="begin"/>
          </w:r>
          <w:r>
            <w:rPr>
              <w:noProof/>
            </w:rPr>
            <w:instrText xml:space="preserve"> PAGEREF _Toc260580235 \h </w:instrText>
          </w:r>
          <w:r>
            <w:rPr>
              <w:noProof/>
            </w:rPr>
          </w:r>
          <w:r>
            <w:rPr>
              <w:noProof/>
            </w:rPr>
            <w:fldChar w:fldCharType="separate"/>
          </w:r>
          <w:r>
            <w:rPr>
              <w:noProof/>
            </w:rPr>
            <w:t>6</w:t>
          </w:r>
          <w:r>
            <w:rPr>
              <w:noProof/>
            </w:rPr>
            <w:fldChar w:fldCharType="end"/>
          </w:r>
        </w:p>
        <w:p w14:paraId="4B8AB1FF" w14:textId="77777777" w:rsidR="007D5C5B" w:rsidRDefault="007D5C5B">
          <w:pPr>
            <w:pStyle w:val="Inhopg3"/>
            <w:tabs>
              <w:tab w:val="right" w:leader="dot" w:pos="9056"/>
            </w:tabs>
            <w:rPr>
              <w:rFonts w:asciiTheme="minorHAnsi" w:hAnsiTheme="minorHAnsi"/>
              <w:noProof/>
              <w:lang w:eastAsia="ja-JP"/>
            </w:rPr>
          </w:pPr>
          <w:r w:rsidRPr="00D5289F">
            <w:rPr>
              <w:noProof/>
              <w:lang w:val="en-GB"/>
            </w:rPr>
            <w:t>Flickr</w:t>
          </w:r>
          <w:r>
            <w:rPr>
              <w:noProof/>
            </w:rPr>
            <w:tab/>
          </w:r>
          <w:r>
            <w:rPr>
              <w:noProof/>
            </w:rPr>
            <w:fldChar w:fldCharType="begin"/>
          </w:r>
          <w:r>
            <w:rPr>
              <w:noProof/>
            </w:rPr>
            <w:instrText xml:space="preserve"> PAGEREF _Toc260580236 \h </w:instrText>
          </w:r>
          <w:r>
            <w:rPr>
              <w:noProof/>
            </w:rPr>
          </w:r>
          <w:r>
            <w:rPr>
              <w:noProof/>
            </w:rPr>
            <w:fldChar w:fldCharType="separate"/>
          </w:r>
          <w:r>
            <w:rPr>
              <w:noProof/>
            </w:rPr>
            <w:t>6</w:t>
          </w:r>
          <w:r>
            <w:rPr>
              <w:noProof/>
            </w:rPr>
            <w:fldChar w:fldCharType="end"/>
          </w:r>
        </w:p>
        <w:p w14:paraId="22DB6CC3" w14:textId="77777777" w:rsidR="007D5C5B" w:rsidRDefault="007D5C5B">
          <w:pPr>
            <w:pStyle w:val="Inhopg2"/>
            <w:tabs>
              <w:tab w:val="right" w:leader="dot" w:pos="9056"/>
            </w:tabs>
            <w:rPr>
              <w:rFonts w:asciiTheme="minorHAnsi" w:hAnsiTheme="minorHAnsi"/>
              <w:smallCaps w:val="0"/>
              <w:noProof/>
              <w:sz w:val="24"/>
              <w:szCs w:val="24"/>
              <w:lang w:eastAsia="ja-JP"/>
            </w:rPr>
          </w:pPr>
          <w:r w:rsidRPr="00D5289F">
            <w:rPr>
              <w:noProof/>
              <w:lang w:val="en-GB"/>
            </w:rPr>
            <w:t>Training</w:t>
          </w:r>
          <w:r>
            <w:rPr>
              <w:noProof/>
            </w:rPr>
            <w:tab/>
          </w:r>
          <w:r>
            <w:rPr>
              <w:noProof/>
            </w:rPr>
            <w:fldChar w:fldCharType="begin"/>
          </w:r>
          <w:r>
            <w:rPr>
              <w:noProof/>
            </w:rPr>
            <w:instrText xml:space="preserve"> PAGEREF _Toc260580237 \h </w:instrText>
          </w:r>
          <w:r>
            <w:rPr>
              <w:noProof/>
            </w:rPr>
          </w:r>
          <w:r>
            <w:rPr>
              <w:noProof/>
            </w:rPr>
            <w:fldChar w:fldCharType="separate"/>
          </w:r>
          <w:r>
            <w:rPr>
              <w:noProof/>
            </w:rPr>
            <w:t>6</w:t>
          </w:r>
          <w:r>
            <w:rPr>
              <w:noProof/>
            </w:rPr>
            <w:fldChar w:fldCharType="end"/>
          </w:r>
        </w:p>
        <w:p w14:paraId="56E8489C" w14:textId="77777777" w:rsidR="007D5C5B" w:rsidRDefault="007D5C5B">
          <w:pPr>
            <w:pStyle w:val="Inhopg2"/>
            <w:tabs>
              <w:tab w:val="right" w:leader="dot" w:pos="9056"/>
            </w:tabs>
            <w:rPr>
              <w:rFonts w:asciiTheme="minorHAnsi" w:hAnsiTheme="minorHAnsi"/>
              <w:smallCaps w:val="0"/>
              <w:noProof/>
              <w:sz w:val="24"/>
              <w:szCs w:val="24"/>
              <w:lang w:eastAsia="ja-JP"/>
            </w:rPr>
          </w:pPr>
          <w:r w:rsidRPr="00D5289F">
            <w:rPr>
              <w:noProof/>
              <w:lang w:val="en-GB"/>
            </w:rPr>
            <w:t>Testing the networks</w:t>
          </w:r>
          <w:r>
            <w:rPr>
              <w:noProof/>
            </w:rPr>
            <w:tab/>
          </w:r>
          <w:r>
            <w:rPr>
              <w:noProof/>
            </w:rPr>
            <w:fldChar w:fldCharType="begin"/>
          </w:r>
          <w:r>
            <w:rPr>
              <w:noProof/>
            </w:rPr>
            <w:instrText xml:space="preserve"> PAGEREF _Toc260580238 \h </w:instrText>
          </w:r>
          <w:r>
            <w:rPr>
              <w:noProof/>
            </w:rPr>
          </w:r>
          <w:r>
            <w:rPr>
              <w:noProof/>
            </w:rPr>
            <w:fldChar w:fldCharType="separate"/>
          </w:r>
          <w:r>
            <w:rPr>
              <w:noProof/>
            </w:rPr>
            <w:t>7</w:t>
          </w:r>
          <w:r>
            <w:rPr>
              <w:noProof/>
            </w:rPr>
            <w:fldChar w:fldCharType="end"/>
          </w:r>
        </w:p>
        <w:p w14:paraId="2836655C" w14:textId="77777777" w:rsidR="007D5C5B" w:rsidRDefault="007D5C5B">
          <w:pPr>
            <w:pStyle w:val="Inhopg2"/>
            <w:tabs>
              <w:tab w:val="right" w:leader="dot" w:pos="9056"/>
            </w:tabs>
            <w:rPr>
              <w:rFonts w:asciiTheme="minorHAnsi" w:hAnsiTheme="minorHAnsi"/>
              <w:smallCaps w:val="0"/>
              <w:noProof/>
              <w:sz w:val="24"/>
              <w:szCs w:val="24"/>
              <w:lang w:eastAsia="ja-JP"/>
            </w:rPr>
          </w:pPr>
          <w:r w:rsidRPr="00D5289F">
            <w:rPr>
              <w:noProof/>
              <w:lang w:val="en-GB"/>
            </w:rPr>
            <w:t>Testing the website</w:t>
          </w:r>
          <w:r>
            <w:rPr>
              <w:noProof/>
            </w:rPr>
            <w:tab/>
          </w:r>
          <w:r>
            <w:rPr>
              <w:noProof/>
            </w:rPr>
            <w:fldChar w:fldCharType="begin"/>
          </w:r>
          <w:r>
            <w:rPr>
              <w:noProof/>
            </w:rPr>
            <w:instrText xml:space="preserve"> PAGEREF _Toc260580239 \h </w:instrText>
          </w:r>
          <w:r>
            <w:rPr>
              <w:noProof/>
            </w:rPr>
          </w:r>
          <w:r>
            <w:rPr>
              <w:noProof/>
            </w:rPr>
            <w:fldChar w:fldCharType="separate"/>
          </w:r>
          <w:r>
            <w:rPr>
              <w:noProof/>
            </w:rPr>
            <w:t>8</w:t>
          </w:r>
          <w:r>
            <w:rPr>
              <w:noProof/>
            </w:rPr>
            <w:fldChar w:fldCharType="end"/>
          </w:r>
        </w:p>
        <w:p w14:paraId="49DB4859" w14:textId="77777777" w:rsidR="007D5C5B" w:rsidRDefault="007D5C5B">
          <w:pPr>
            <w:pStyle w:val="Inhopg1"/>
            <w:tabs>
              <w:tab w:val="right" w:leader="dot" w:pos="9056"/>
            </w:tabs>
            <w:rPr>
              <w:rFonts w:asciiTheme="minorHAnsi" w:hAnsiTheme="minorHAnsi"/>
              <w:b w:val="0"/>
              <w:caps w:val="0"/>
              <w:noProof/>
              <w:sz w:val="24"/>
              <w:szCs w:val="24"/>
              <w:lang w:eastAsia="ja-JP"/>
            </w:rPr>
          </w:pPr>
          <w:r w:rsidRPr="00D5289F">
            <w:rPr>
              <w:noProof/>
              <w:lang w:val="en-GB"/>
            </w:rPr>
            <w:t>Results</w:t>
          </w:r>
          <w:r>
            <w:rPr>
              <w:noProof/>
            </w:rPr>
            <w:tab/>
          </w:r>
          <w:r>
            <w:rPr>
              <w:noProof/>
            </w:rPr>
            <w:fldChar w:fldCharType="begin"/>
          </w:r>
          <w:r>
            <w:rPr>
              <w:noProof/>
            </w:rPr>
            <w:instrText xml:space="preserve"> PAGEREF _Toc260580240 \h </w:instrText>
          </w:r>
          <w:r>
            <w:rPr>
              <w:noProof/>
            </w:rPr>
          </w:r>
          <w:r>
            <w:rPr>
              <w:noProof/>
            </w:rPr>
            <w:fldChar w:fldCharType="separate"/>
          </w:r>
          <w:r>
            <w:rPr>
              <w:noProof/>
            </w:rPr>
            <w:t>9</w:t>
          </w:r>
          <w:r>
            <w:rPr>
              <w:noProof/>
            </w:rPr>
            <w:fldChar w:fldCharType="end"/>
          </w:r>
        </w:p>
        <w:p w14:paraId="7C735492" w14:textId="77777777" w:rsidR="007D5C5B" w:rsidRDefault="007D5C5B">
          <w:pPr>
            <w:pStyle w:val="Inhopg2"/>
            <w:tabs>
              <w:tab w:val="right" w:leader="dot" w:pos="9056"/>
            </w:tabs>
            <w:rPr>
              <w:rFonts w:asciiTheme="minorHAnsi" w:hAnsiTheme="minorHAnsi"/>
              <w:smallCaps w:val="0"/>
              <w:noProof/>
              <w:sz w:val="24"/>
              <w:szCs w:val="24"/>
              <w:lang w:eastAsia="ja-JP"/>
            </w:rPr>
          </w:pPr>
          <w:r w:rsidRPr="00D5289F">
            <w:rPr>
              <w:noProof/>
              <w:lang w:val="en-GB"/>
            </w:rPr>
            <w:t>Website</w:t>
          </w:r>
          <w:r>
            <w:rPr>
              <w:noProof/>
            </w:rPr>
            <w:tab/>
          </w:r>
          <w:r>
            <w:rPr>
              <w:noProof/>
            </w:rPr>
            <w:fldChar w:fldCharType="begin"/>
          </w:r>
          <w:r>
            <w:rPr>
              <w:noProof/>
            </w:rPr>
            <w:instrText xml:space="preserve"> PAGEREF _Toc260580241 \h </w:instrText>
          </w:r>
          <w:r>
            <w:rPr>
              <w:noProof/>
            </w:rPr>
          </w:r>
          <w:r>
            <w:rPr>
              <w:noProof/>
            </w:rPr>
            <w:fldChar w:fldCharType="separate"/>
          </w:r>
          <w:r>
            <w:rPr>
              <w:noProof/>
            </w:rPr>
            <w:t>9</w:t>
          </w:r>
          <w:r>
            <w:rPr>
              <w:noProof/>
            </w:rPr>
            <w:fldChar w:fldCharType="end"/>
          </w:r>
        </w:p>
        <w:p w14:paraId="6F8067DC" w14:textId="77777777" w:rsidR="007D5C5B" w:rsidRDefault="007D5C5B">
          <w:pPr>
            <w:pStyle w:val="Inhopg2"/>
            <w:tabs>
              <w:tab w:val="right" w:leader="dot" w:pos="9056"/>
            </w:tabs>
            <w:rPr>
              <w:rFonts w:asciiTheme="minorHAnsi" w:hAnsiTheme="minorHAnsi"/>
              <w:smallCaps w:val="0"/>
              <w:noProof/>
              <w:sz w:val="24"/>
              <w:szCs w:val="24"/>
              <w:lang w:eastAsia="ja-JP"/>
            </w:rPr>
          </w:pPr>
          <w:r w:rsidRPr="00D5289F">
            <w:rPr>
              <w:noProof/>
              <w:lang w:val="en-GB"/>
            </w:rPr>
            <w:t>Preparation script</w:t>
          </w:r>
          <w:r>
            <w:rPr>
              <w:noProof/>
            </w:rPr>
            <w:tab/>
          </w:r>
          <w:r>
            <w:rPr>
              <w:noProof/>
            </w:rPr>
            <w:fldChar w:fldCharType="begin"/>
          </w:r>
          <w:r>
            <w:rPr>
              <w:noProof/>
            </w:rPr>
            <w:instrText xml:space="preserve"> PAGEREF _Toc260580242 \h </w:instrText>
          </w:r>
          <w:r>
            <w:rPr>
              <w:noProof/>
            </w:rPr>
          </w:r>
          <w:r>
            <w:rPr>
              <w:noProof/>
            </w:rPr>
            <w:fldChar w:fldCharType="separate"/>
          </w:r>
          <w:r>
            <w:rPr>
              <w:noProof/>
            </w:rPr>
            <w:t>9</w:t>
          </w:r>
          <w:r>
            <w:rPr>
              <w:noProof/>
            </w:rPr>
            <w:fldChar w:fldCharType="end"/>
          </w:r>
        </w:p>
        <w:p w14:paraId="2C1D68D2" w14:textId="77777777" w:rsidR="007D5C5B" w:rsidRDefault="007D5C5B">
          <w:pPr>
            <w:pStyle w:val="Inhopg2"/>
            <w:tabs>
              <w:tab w:val="right" w:leader="dot" w:pos="9056"/>
            </w:tabs>
            <w:rPr>
              <w:rFonts w:asciiTheme="minorHAnsi" w:hAnsiTheme="minorHAnsi"/>
              <w:smallCaps w:val="0"/>
              <w:noProof/>
              <w:sz w:val="24"/>
              <w:szCs w:val="24"/>
              <w:lang w:eastAsia="ja-JP"/>
            </w:rPr>
          </w:pPr>
          <w:r w:rsidRPr="00D5289F">
            <w:rPr>
              <w:noProof/>
              <w:lang w:val="en-GB"/>
            </w:rPr>
            <w:t>Create training data</w:t>
          </w:r>
          <w:r>
            <w:rPr>
              <w:noProof/>
            </w:rPr>
            <w:tab/>
          </w:r>
          <w:r>
            <w:rPr>
              <w:noProof/>
            </w:rPr>
            <w:fldChar w:fldCharType="begin"/>
          </w:r>
          <w:r>
            <w:rPr>
              <w:noProof/>
            </w:rPr>
            <w:instrText xml:space="preserve"> PAGEREF _Toc260580243 \h </w:instrText>
          </w:r>
          <w:r>
            <w:rPr>
              <w:noProof/>
            </w:rPr>
          </w:r>
          <w:r>
            <w:rPr>
              <w:noProof/>
            </w:rPr>
            <w:fldChar w:fldCharType="separate"/>
          </w:r>
          <w:r>
            <w:rPr>
              <w:noProof/>
            </w:rPr>
            <w:t>10</w:t>
          </w:r>
          <w:r>
            <w:rPr>
              <w:noProof/>
            </w:rPr>
            <w:fldChar w:fldCharType="end"/>
          </w:r>
        </w:p>
        <w:p w14:paraId="7F4B0A8A" w14:textId="77777777" w:rsidR="007D5C5B" w:rsidRDefault="007D5C5B">
          <w:pPr>
            <w:pStyle w:val="Inhopg2"/>
            <w:tabs>
              <w:tab w:val="right" w:leader="dot" w:pos="9056"/>
            </w:tabs>
            <w:rPr>
              <w:rFonts w:asciiTheme="minorHAnsi" w:hAnsiTheme="minorHAnsi"/>
              <w:smallCaps w:val="0"/>
              <w:noProof/>
              <w:sz w:val="24"/>
              <w:szCs w:val="24"/>
              <w:lang w:eastAsia="ja-JP"/>
            </w:rPr>
          </w:pPr>
          <w:r w:rsidRPr="00D5289F">
            <w:rPr>
              <w:noProof/>
              <w:lang w:val="en-GB"/>
            </w:rPr>
            <w:t>Neural networks</w:t>
          </w:r>
          <w:r>
            <w:rPr>
              <w:noProof/>
            </w:rPr>
            <w:tab/>
          </w:r>
          <w:r>
            <w:rPr>
              <w:noProof/>
            </w:rPr>
            <w:fldChar w:fldCharType="begin"/>
          </w:r>
          <w:r>
            <w:rPr>
              <w:noProof/>
            </w:rPr>
            <w:instrText xml:space="preserve"> PAGEREF _Toc260580244 \h </w:instrText>
          </w:r>
          <w:r>
            <w:rPr>
              <w:noProof/>
            </w:rPr>
          </w:r>
          <w:r>
            <w:rPr>
              <w:noProof/>
            </w:rPr>
            <w:fldChar w:fldCharType="separate"/>
          </w:r>
          <w:r>
            <w:rPr>
              <w:noProof/>
            </w:rPr>
            <w:t>10</w:t>
          </w:r>
          <w:r>
            <w:rPr>
              <w:noProof/>
            </w:rPr>
            <w:fldChar w:fldCharType="end"/>
          </w:r>
        </w:p>
        <w:p w14:paraId="7CE0508E" w14:textId="77777777" w:rsidR="007D5C5B" w:rsidRDefault="007D5C5B">
          <w:pPr>
            <w:pStyle w:val="Inhopg1"/>
            <w:tabs>
              <w:tab w:val="right" w:leader="dot" w:pos="9056"/>
            </w:tabs>
            <w:rPr>
              <w:rFonts w:asciiTheme="minorHAnsi" w:hAnsiTheme="minorHAnsi"/>
              <w:b w:val="0"/>
              <w:caps w:val="0"/>
              <w:noProof/>
              <w:sz w:val="24"/>
              <w:szCs w:val="24"/>
              <w:lang w:eastAsia="ja-JP"/>
            </w:rPr>
          </w:pPr>
          <w:r w:rsidRPr="00D5289F">
            <w:rPr>
              <w:noProof/>
              <w:lang w:val="en-GB"/>
            </w:rPr>
            <w:t>Discussion</w:t>
          </w:r>
          <w:r>
            <w:rPr>
              <w:noProof/>
            </w:rPr>
            <w:tab/>
          </w:r>
          <w:r>
            <w:rPr>
              <w:noProof/>
            </w:rPr>
            <w:fldChar w:fldCharType="begin"/>
          </w:r>
          <w:r>
            <w:rPr>
              <w:noProof/>
            </w:rPr>
            <w:instrText xml:space="preserve"> PAGEREF _Toc260580245 \h </w:instrText>
          </w:r>
          <w:r>
            <w:rPr>
              <w:noProof/>
            </w:rPr>
          </w:r>
          <w:r>
            <w:rPr>
              <w:noProof/>
            </w:rPr>
            <w:fldChar w:fldCharType="separate"/>
          </w:r>
          <w:r>
            <w:rPr>
              <w:noProof/>
            </w:rPr>
            <w:t>11</w:t>
          </w:r>
          <w:r>
            <w:rPr>
              <w:noProof/>
            </w:rPr>
            <w:fldChar w:fldCharType="end"/>
          </w:r>
        </w:p>
        <w:p w14:paraId="447F64AD" w14:textId="77777777" w:rsidR="007D5C5B" w:rsidRDefault="007D5C5B">
          <w:pPr>
            <w:pStyle w:val="Inhopg1"/>
            <w:tabs>
              <w:tab w:val="right" w:leader="dot" w:pos="9056"/>
            </w:tabs>
            <w:rPr>
              <w:rFonts w:asciiTheme="minorHAnsi" w:hAnsiTheme="minorHAnsi"/>
              <w:b w:val="0"/>
              <w:caps w:val="0"/>
              <w:noProof/>
              <w:sz w:val="24"/>
              <w:szCs w:val="24"/>
              <w:lang w:eastAsia="ja-JP"/>
            </w:rPr>
          </w:pPr>
          <w:r w:rsidRPr="00D5289F">
            <w:rPr>
              <w:noProof/>
              <w:lang w:val="en-GB"/>
            </w:rPr>
            <w:t>Conclusion</w:t>
          </w:r>
          <w:r>
            <w:rPr>
              <w:noProof/>
            </w:rPr>
            <w:tab/>
          </w:r>
          <w:r>
            <w:rPr>
              <w:noProof/>
            </w:rPr>
            <w:fldChar w:fldCharType="begin"/>
          </w:r>
          <w:r>
            <w:rPr>
              <w:noProof/>
            </w:rPr>
            <w:instrText xml:space="preserve"> PAGEREF _Toc260580246 \h </w:instrText>
          </w:r>
          <w:r>
            <w:rPr>
              <w:noProof/>
            </w:rPr>
          </w:r>
          <w:r>
            <w:rPr>
              <w:noProof/>
            </w:rPr>
            <w:fldChar w:fldCharType="separate"/>
          </w:r>
          <w:r>
            <w:rPr>
              <w:noProof/>
            </w:rPr>
            <w:t>11</w:t>
          </w:r>
          <w:r>
            <w:rPr>
              <w:noProof/>
            </w:rPr>
            <w:fldChar w:fldCharType="end"/>
          </w:r>
        </w:p>
        <w:p w14:paraId="66461BE2" w14:textId="77777777" w:rsidR="007D5C5B" w:rsidRDefault="007D5C5B">
          <w:pPr>
            <w:pStyle w:val="Inhopg1"/>
            <w:tabs>
              <w:tab w:val="right" w:leader="dot" w:pos="9056"/>
            </w:tabs>
            <w:rPr>
              <w:rFonts w:asciiTheme="minorHAnsi" w:hAnsiTheme="minorHAnsi"/>
              <w:b w:val="0"/>
              <w:caps w:val="0"/>
              <w:noProof/>
              <w:sz w:val="24"/>
              <w:szCs w:val="24"/>
              <w:lang w:eastAsia="ja-JP"/>
            </w:rPr>
          </w:pPr>
          <w:r w:rsidRPr="00D5289F">
            <w:rPr>
              <w:noProof/>
              <w:lang w:val="en-GB"/>
            </w:rPr>
            <w:t>References</w:t>
          </w:r>
          <w:r>
            <w:rPr>
              <w:noProof/>
            </w:rPr>
            <w:tab/>
          </w:r>
          <w:r>
            <w:rPr>
              <w:noProof/>
            </w:rPr>
            <w:fldChar w:fldCharType="begin"/>
          </w:r>
          <w:r>
            <w:rPr>
              <w:noProof/>
            </w:rPr>
            <w:instrText xml:space="preserve"> PAGEREF _Toc260580247 \h </w:instrText>
          </w:r>
          <w:r>
            <w:rPr>
              <w:noProof/>
            </w:rPr>
          </w:r>
          <w:r>
            <w:rPr>
              <w:noProof/>
            </w:rPr>
            <w:fldChar w:fldCharType="separate"/>
          </w:r>
          <w:r>
            <w:rPr>
              <w:noProof/>
            </w:rPr>
            <w:t>12</w:t>
          </w:r>
          <w:r>
            <w:rPr>
              <w:noProof/>
            </w:rPr>
            <w:fldChar w:fldCharType="end"/>
          </w:r>
        </w:p>
        <w:p w14:paraId="2AA8A18B" w14:textId="77777777" w:rsidR="007D5C5B" w:rsidRDefault="007D5C5B">
          <w:pPr>
            <w:pStyle w:val="Inhopg1"/>
            <w:tabs>
              <w:tab w:val="right" w:leader="dot" w:pos="9056"/>
            </w:tabs>
            <w:rPr>
              <w:rFonts w:asciiTheme="minorHAnsi" w:hAnsiTheme="minorHAnsi"/>
              <w:b w:val="0"/>
              <w:caps w:val="0"/>
              <w:noProof/>
              <w:sz w:val="24"/>
              <w:szCs w:val="24"/>
              <w:lang w:eastAsia="ja-JP"/>
            </w:rPr>
          </w:pPr>
          <w:r w:rsidRPr="00D5289F">
            <w:rPr>
              <w:noProof/>
              <w:lang w:val="en-GB"/>
            </w:rPr>
            <w:t>Supplementaries</w:t>
          </w:r>
          <w:r>
            <w:rPr>
              <w:noProof/>
            </w:rPr>
            <w:tab/>
          </w:r>
          <w:r>
            <w:rPr>
              <w:noProof/>
            </w:rPr>
            <w:fldChar w:fldCharType="begin"/>
          </w:r>
          <w:r>
            <w:rPr>
              <w:noProof/>
            </w:rPr>
            <w:instrText xml:space="preserve"> PAGEREF _Toc260580248 \h </w:instrText>
          </w:r>
          <w:r>
            <w:rPr>
              <w:noProof/>
            </w:rPr>
          </w:r>
          <w:r>
            <w:rPr>
              <w:noProof/>
            </w:rPr>
            <w:fldChar w:fldCharType="separate"/>
          </w:r>
          <w:r>
            <w:rPr>
              <w:noProof/>
            </w:rPr>
            <w:t>14</w:t>
          </w:r>
          <w:r>
            <w:rPr>
              <w:noProof/>
            </w:rPr>
            <w:fldChar w:fldCharType="end"/>
          </w:r>
        </w:p>
        <w:p w14:paraId="224A0F50" w14:textId="77777777" w:rsidR="007D5C5B" w:rsidRDefault="007D5C5B">
          <w:pPr>
            <w:pStyle w:val="Inhopg2"/>
            <w:tabs>
              <w:tab w:val="left" w:pos="647"/>
              <w:tab w:val="right" w:leader="dot" w:pos="9056"/>
            </w:tabs>
            <w:rPr>
              <w:rFonts w:asciiTheme="minorHAnsi" w:hAnsiTheme="minorHAnsi"/>
              <w:smallCaps w:val="0"/>
              <w:noProof/>
              <w:sz w:val="24"/>
              <w:szCs w:val="24"/>
              <w:lang w:eastAsia="ja-JP"/>
            </w:rPr>
          </w:pPr>
          <w:r w:rsidRPr="00D5289F">
            <w:rPr>
              <w:noProof/>
              <w:lang w:val="en-GB"/>
            </w:rPr>
            <w:t>1.</w:t>
          </w:r>
          <w:r>
            <w:rPr>
              <w:rFonts w:asciiTheme="minorHAnsi" w:hAnsiTheme="minorHAnsi"/>
              <w:smallCaps w:val="0"/>
              <w:noProof/>
              <w:sz w:val="24"/>
              <w:szCs w:val="24"/>
              <w:lang w:eastAsia="ja-JP"/>
            </w:rPr>
            <w:tab/>
          </w:r>
          <w:r w:rsidRPr="00D5289F">
            <w:rPr>
              <w:noProof/>
              <w:lang w:val="en-GB"/>
            </w:rPr>
            <w:t>Results of first test run</w:t>
          </w:r>
          <w:r>
            <w:rPr>
              <w:noProof/>
            </w:rPr>
            <w:tab/>
          </w:r>
          <w:r>
            <w:rPr>
              <w:noProof/>
            </w:rPr>
            <w:fldChar w:fldCharType="begin"/>
          </w:r>
          <w:r>
            <w:rPr>
              <w:noProof/>
            </w:rPr>
            <w:instrText xml:space="preserve"> PAGEREF _Toc260580249 \h </w:instrText>
          </w:r>
          <w:r>
            <w:rPr>
              <w:noProof/>
            </w:rPr>
          </w:r>
          <w:r>
            <w:rPr>
              <w:noProof/>
            </w:rPr>
            <w:fldChar w:fldCharType="separate"/>
          </w:r>
          <w:r>
            <w:rPr>
              <w:noProof/>
            </w:rPr>
            <w:t>14</w:t>
          </w:r>
          <w:r>
            <w:rPr>
              <w:noProof/>
            </w:rPr>
            <w:fldChar w:fldCharType="end"/>
          </w:r>
        </w:p>
        <w:p w14:paraId="0E3A4449" w14:textId="77777777" w:rsidR="007D5C5B" w:rsidRDefault="007D5C5B">
          <w:pPr>
            <w:pStyle w:val="Inhopg2"/>
            <w:tabs>
              <w:tab w:val="left" w:pos="647"/>
              <w:tab w:val="right" w:leader="dot" w:pos="9056"/>
            </w:tabs>
            <w:rPr>
              <w:rFonts w:asciiTheme="minorHAnsi" w:hAnsiTheme="minorHAnsi"/>
              <w:smallCaps w:val="0"/>
              <w:noProof/>
              <w:sz w:val="24"/>
              <w:szCs w:val="24"/>
              <w:lang w:eastAsia="ja-JP"/>
            </w:rPr>
          </w:pPr>
          <w:r w:rsidRPr="00D5289F">
            <w:rPr>
              <w:noProof/>
              <w:lang w:val="en-GB"/>
            </w:rPr>
            <w:t>2.</w:t>
          </w:r>
          <w:r>
            <w:rPr>
              <w:rFonts w:asciiTheme="minorHAnsi" w:hAnsiTheme="minorHAnsi"/>
              <w:smallCaps w:val="0"/>
              <w:noProof/>
              <w:sz w:val="24"/>
              <w:szCs w:val="24"/>
              <w:lang w:eastAsia="ja-JP"/>
            </w:rPr>
            <w:tab/>
          </w:r>
          <w:r w:rsidRPr="00D5289F">
            <w:rPr>
              <w:noProof/>
              <w:lang w:val="en-GB"/>
            </w:rPr>
            <w:t>Results of second test run</w:t>
          </w:r>
          <w:r>
            <w:rPr>
              <w:noProof/>
            </w:rPr>
            <w:tab/>
          </w:r>
          <w:r>
            <w:rPr>
              <w:noProof/>
            </w:rPr>
            <w:fldChar w:fldCharType="begin"/>
          </w:r>
          <w:r>
            <w:rPr>
              <w:noProof/>
            </w:rPr>
            <w:instrText xml:space="preserve"> PAGEREF _Toc260580250 \h </w:instrText>
          </w:r>
          <w:r>
            <w:rPr>
              <w:noProof/>
            </w:rPr>
          </w:r>
          <w:r>
            <w:rPr>
              <w:noProof/>
            </w:rPr>
            <w:fldChar w:fldCharType="separate"/>
          </w:r>
          <w:r>
            <w:rPr>
              <w:noProof/>
            </w:rPr>
            <w:t>22</w:t>
          </w:r>
          <w:r>
            <w:rPr>
              <w:noProof/>
            </w:rPr>
            <w:fldChar w:fldCharType="end"/>
          </w:r>
        </w:p>
        <w:p w14:paraId="6C5A5E49" w14:textId="77777777" w:rsidR="007D5C5B" w:rsidRDefault="007D5C5B">
          <w:pPr>
            <w:pStyle w:val="Inhopg2"/>
            <w:tabs>
              <w:tab w:val="left" w:pos="647"/>
              <w:tab w:val="right" w:leader="dot" w:pos="9056"/>
            </w:tabs>
            <w:rPr>
              <w:rFonts w:asciiTheme="minorHAnsi" w:hAnsiTheme="minorHAnsi"/>
              <w:smallCaps w:val="0"/>
              <w:noProof/>
              <w:sz w:val="24"/>
              <w:szCs w:val="24"/>
              <w:lang w:eastAsia="ja-JP"/>
            </w:rPr>
          </w:pPr>
          <w:r w:rsidRPr="00D5289F">
            <w:rPr>
              <w:noProof/>
              <w:lang w:val="en-GB"/>
            </w:rPr>
            <w:t>3.</w:t>
          </w:r>
          <w:r>
            <w:rPr>
              <w:rFonts w:asciiTheme="minorHAnsi" w:hAnsiTheme="minorHAnsi"/>
              <w:smallCaps w:val="0"/>
              <w:noProof/>
              <w:sz w:val="24"/>
              <w:szCs w:val="24"/>
              <w:lang w:eastAsia="ja-JP"/>
            </w:rPr>
            <w:tab/>
          </w:r>
          <w:r w:rsidRPr="00D5289F">
            <w:rPr>
              <w:noProof/>
              <w:lang w:val="en-GB"/>
            </w:rPr>
            <w:t>Results of characteristic research</w:t>
          </w:r>
          <w:r>
            <w:rPr>
              <w:noProof/>
            </w:rPr>
            <w:tab/>
          </w:r>
          <w:r>
            <w:rPr>
              <w:noProof/>
            </w:rPr>
            <w:fldChar w:fldCharType="begin"/>
          </w:r>
          <w:r>
            <w:rPr>
              <w:noProof/>
            </w:rPr>
            <w:instrText xml:space="preserve"> PAGEREF _Toc260580251 \h </w:instrText>
          </w:r>
          <w:r>
            <w:rPr>
              <w:noProof/>
            </w:rPr>
          </w:r>
          <w:r>
            <w:rPr>
              <w:noProof/>
            </w:rPr>
            <w:fldChar w:fldCharType="separate"/>
          </w:r>
          <w:r>
            <w:rPr>
              <w:noProof/>
            </w:rPr>
            <w:t>30</w:t>
          </w:r>
          <w:r>
            <w:rPr>
              <w:noProof/>
            </w:rPr>
            <w:fldChar w:fldCharType="end"/>
          </w:r>
        </w:p>
        <w:p w14:paraId="61E01872" w14:textId="77777777" w:rsidR="007D5C5B" w:rsidRDefault="007D5C5B">
          <w:pPr>
            <w:pStyle w:val="Inhopg2"/>
            <w:tabs>
              <w:tab w:val="left" w:pos="647"/>
              <w:tab w:val="right" w:leader="dot" w:pos="9056"/>
            </w:tabs>
            <w:rPr>
              <w:rFonts w:asciiTheme="minorHAnsi" w:hAnsiTheme="minorHAnsi"/>
              <w:smallCaps w:val="0"/>
              <w:noProof/>
              <w:sz w:val="24"/>
              <w:szCs w:val="24"/>
              <w:lang w:eastAsia="ja-JP"/>
            </w:rPr>
          </w:pPr>
          <w:r w:rsidRPr="00D5289F">
            <w:rPr>
              <w:noProof/>
              <w:lang w:val="en-GB"/>
            </w:rPr>
            <w:t>4.</w:t>
          </w:r>
          <w:r>
            <w:rPr>
              <w:rFonts w:asciiTheme="minorHAnsi" w:hAnsiTheme="minorHAnsi"/>
              <w:smallCaps w:val="0"/>
              <w:noProof/>
              <w:sz w:val="24"/>
              <w:szCs w:val="24"/>
              <w:lang w:eastAsia="ja-JP"/>
            </w:rPr>
            <w:tab/>
          </w:r>
          <w:r w:rsidRPr="00D5289F">
            <w:rPr>
              <w:noProof/>
              <w:lang w:val="en-GB"/>
            </w:rPr>
            <w:t>Screenshots of the classification website</w:t>
          </w:r>
          <w:r>
            <w:rPr>
              <w:noProof/>
            </w:rPr>
            <w:tab/>
          </w:r>
          <w:r>
            <w:rPr>
              <w:noProof/>
            </w:rPr>
            <w:fldChar w:fldCharType="begin"/>
          </w:r>
          <w:r>
            <w:rPr>
              <w:noProof/>
            </w:rPr>
            <w:instrText xml:space="preserve"> PAGEREF _Toc260580252 \h </w:instrText>
          </w:r>
          <w:r>
            <w:rPr>
              <w:noProof/>
            </w:rPr>
          </w:r>
          <w:r>
            <w:rPr>
              <w:noProof/>
            </w:rPr>
            <w:fldChar w:fldCharType="separate"/>
          </w:r>
          <w:r>
            <w:rPr>
              <w:noProof/>
            </w:rPr>
            <w:t>35</w:t>
          </w:r>
          <w:r>
            <w:rPr>
              <w:noProof/>
            </w:rPr>
            <w:fldChar w:fldCharType="end"/>
          </w:r>
        </w:p>
        <w:p w14:paraId="6D16A60D" w14:textId="77777777" w:rsidR="007D5C5B" w:rsidRDefault="007D5C5B">
          <w:pPr>
            <w:pStyle w:val="Inhopg1"/>
            <w:tabs>
              <w:tab w:val="right" w:leader="dot" w:pos="9056"/>
            </w:tabs>
            <w:rPr>
              <w:rFonts w:asciiTheme="minorHAnsi" w:hAnsiTheme="minorHAnsi"/>
              <w:b w:val="0"/>
              <w:caps w:val="0"/>
              <w:noProof/>
              <w:sz w:val="24"/>
              <w:szCs w:val="24"/>
              <w:lang w:eastAsia="ja-JP"/>
            </w:rPr>
          </w:pPr>
          <w:r w:rsidRPr="00D5289F">
            <w:rPr>
              <w:noProof/>
              <w:lang w:val="en-GB"/>
            </w:rPr>
            <w:t>Appendices</w:t>
          </w:r>
          <w:r>
            <w:rPr>
              <w:noProof/>
            </w:rPr>
            <w:tab/>
          </w:r>
          <w:r>
            <w:rPr>
              <w:noProof/>
            </w:rPr>
            <w:fldChar w:fldCharType="begin"/>
          </w:r>
          <w:r>
            <w:rPr>
              <w:noProof/>
            </w:rPr>
            <w:instrText xml:space="preserve"> PAGEREF _Toc260580253 \h </w:instrText>
          </w:r>
          <w:r>
            <w:rPr>
              <w:noProof/>
            </w:rPr>
          </w:r>
          <w:r>
            <w:rPr>
              <w:noProof/>
            </w:rPr>
            <w:fldChar w:fldCharType="separate"/>
          </w:r>
          <w:r>
            <w:rPr>
              <w:noProof/>
            </w:rPr>
            <w:t>39</w:t>
          </w:r>
          <w:r>
            <w:rPr>
              <w:noProof/>
            </w:rPr>
            <w:fldChar w:fldCharType="end"/>
          </w:r>
        </w:p>
        <w:p w14:paraId="18ED3C5B" w14:textId="77777777" w:rsidR="007D5C5B" w:rsidRDefault="007D5C5B">
          <w:pPr>
            <w:pStyle w:val="Inhopg2"/>
            <w:tabs>
              <w:tab w:val="left" w:pos="647"/>
              <w:tab w:val="right" w:leader="dot" w:pos="9056"/>
            </w:tabs>
            <w:rPr>
              <w:rFonts w:asciiTheme="minorHAnsi" w:hAnsiTheme="minorHAnsi"/>
              <w:smallCaps w:val="0"/>
              <w:noProof/>
              <w:sz w:val="24"/>
              <w:szCs w:val="24"/>
              <w:lang w:eastAsia="ja-JP"/>
            </w:rPr>
          </w:pPr>
          <w:r w:rsidRPr="00D5289F">
            <w:rPr>
              <w:noProof/>
              <w:lang w:val="en-GB"/>
            </w:rPr>
            <w:t>1.</w:t>
          </w:r>
          <w:r>
            <w:rPr>
              <w:rFonts w:asciiTheme="minorHAnsi" w:hAnsiTheme="minorHAnsi"/>
              <w:smallCaps w:val="0"/>
              <w:noProof/>
              <w:sz w:val="24"/>
              <w:szCs w:val="24"/>
              <w:lang w:eastAsia="ja-JP"/>
            </w:rPr>
            <w:tab/>
          </w:r>
          <w:r w:rsidRPr="00D5289F">
            <w:rPr>
              <w:noProof/>
              <w:lang w:val="en-GB"/>
            </w:rPr>
            <w:t>Figures</w:t>
          </w:r>
          <w:r>
            <w:rPr>
              <w:noProof/>
            </w:rPr>
            <w:tab/>
          </w:r>
          <w:r>
            <w:rPr>
              <w:noProof/>
            </w:rPr>
            <w:fldChar w:fldCharType="begin"/>
          </w:r>
          <w:r>
            <w:rPr>
              <w:noProof/>
            </w:rPr>
            <w:instrText xml:space="preserve"> PAGEREF _Toc260580254 \h </w:instrText>
          </w:r>
          <w:r>
            <w:rPr>
              <w:noProof/>
            </w:rPr>
          </w:r>
          <w:r>
            <w:rPr>
              <w:noProof/>
            </w:rPr>
            <w:fldChar w:fldCharType="separate"/>
          </w:r>
          <w:r>
            <w:rPr>
              <w:noProof/>
            </w:rPr>
            <w:t>39</w:t>
          </w:r>
          <w:r>
            <w:rPr>
              <w:noProof/>
            </w:rPr>
            <w:fldChar w:fldCharType="end"/>
          </w:r>
        </w:p>
        <w:p w14:paraId="60313DCE" w14:textId="77777777" w:rsidR="007D5C5B" w:rsidRDefault="007D5C5B">
          <w:pPr>
            <w:pStyle w:val="Inhopg2"/>
            <w:tabs>
              <w:tab w:val="left" w:pos="647"/>
              <w:tab w:val="right" w:leader="dot" w:pos="9056"/>
            </w:tabs>
            <w:rPr>
              <w:rFonts w:asciiTheme="minorHAnsi" w:hAnsiTheme="minorHAnsi"/>
              <w:smallCaps w:val="0"/>
              <w:noProof/>
              <w:sz w:val="24"/>
              <w:szCs w:val="24"/>
              <w:lang w:eastAsia="ja-JP"/>
            </w:rPr>
          </w:pPr>
          <w:r w:rsidRPr="00D5289F">
            <w:rPr>
              <w:noProof/>
              <w:lang w:val="en-GB"/>
            </w:rPr>
            <w:t>2.</w:t>
          </w:r>
          <w:r>
            <w:rPr>
              <w:rFonts w:asciiTheme="minorHAnsi" w:hAnsiTheme="minorHAnsi"/>
              <w:smallCaps w:val="0"/>
              <w:noProof/>
              <w:sz w:val="24"/>
              <w:szCs w:val="24"/>
              <w:lang w:eastAsia="ja-JP"/>
            </w:rPr>
            <w:tab/>
          </w:r>
          <w:r w:rsidRPr="00D5289F">
            <w:rPr>
              <w:noProof/>
              <w:lang w:val="en-GB"/>
            </w:rPr>
            <w:t>Input and output files</w:t>
          </w:r>
          <w:r>
            <w:rPr>
              <w:noProof/>
            </w:rPr>
            <w:tab/>
          </w:r>
          <w:r>
            <w:rPr>
              <w:noProof/>
            </w:rPr>
            <w:fldChar w:fldCharType="begin"/>
          </w:r>
          <w:r>
            <w:rPr>
              <w:noProof/>
            </w:rPr>
            <w:instrText xml:space="preserve"> PAGEREF _Toc260580255 \h </w:instrText>
          </w:r>
          <w:r>
            <w:rPr>
              <w:noProof/>
            </w:rPr>
          </w:r>
          <w:r>
            <w:rPr>
              <w:noProof/>
            </w:rPr>
            <w:fldChar w:fldCharType="separate"/>
          </w:r>
          <w:r>
            <w:rPr>
              <w:noProof/>
            </w:rPr>
            <w:t>41</w:t>
          </w:r>
          <w:r>
            <w:rPr>
              <w:noProof/>
            </w:rPr>
            <w:fldChar w:fldCharType="end"/>
          </w:r>
        </w:p>
        <w:p w14:paraId="5C1D045E" w14:textId="77777777" w:rsidR="007D5C5B" w:rsidRDefault="007D5C5B">
          <w:pPr>
            <w:pStyle w:val="Inhopg3"/>
            <w:tabs>
              <w:tab w:val="left" w:pos="1084"/>
              <w:tab w:val="right" w:leader="dot" w:pos="9056"/>
            </w:tabs>
            <w:rPr>
              <w:rFonts w:asciiTheme="minorHAnsi" w:hAnsiTheme="minorHAnsi"/>
              <w:noProof/>
              <w:lang w:eastAsia="ja-JP"/>
            </w:rPr>
          </w:pPr>
          <w:r w:rsidRPr="00D5289F">
            <w:rPr>
              <w:noProof/>
              <w:lang w:val="en-GB"/>
            </w:rPr>
            <w:t>2.1.</w:t>
          </w:r>
          <w:r>
            <w:rPr>
              <w:rFonts w:asciiTheme="minorHAnsi" w:hAnsiTheme="minorHAnsi"/>
              <w:noProof/>
              <w:lang w:eastAsia="ja-JP"/>
            </w:rPr>
            <w:tab/>
          </w:r>
          <w:r w:rsidRPr="00D5289F">
            <w:rPr>
              <w:noProof/>
              <w:lang w:val="en-GB"/>
            </w:rPr>
            <w:t>Example of an xml file</w:t>
          </w:r>
          <w:r>
            <w:rPr>
              <w:noProof/>
            </w:rPr>
            <w:tab/>
          </w:r>
          <w:r>
            <w:rPr>
              <w:noProof/>
            </w:rPr>
            <w:fldChar w:fldCharType="begin"/>
          </w:r>
          <w:r>
            <w:rPr>
              <w:noProof/>
            </w:rPr>
            <w:instrText xml:space="preserve"> PAGEREF _Toc260580256 \h </w:instrText>
          </w:r>
          <w:r>
            <w:rPr>
              <w:noProof/>
            </w:rPr>
          </w:r>
          <w:r>
            <w:rPr>
              <w:noProof/>
            </w:rPr>
            <w:fldChar w:fldCharType="separate"/>
          </w:r>
          <w:r>
            <w:rPr>
              <w:noProof/>
            </w:rPr>
            <w:t>41</w:t>
          </w:r>
          <w:r>
            <w:rPr>
              <w:noProof/>
            </w:rPr>
            <w:fldChar w:fldCharType="end"/>
          </w:r>
        </w:p>
        <w:p w14:paraId="603D5FA4" w14:textId="77777777" w:rsidR="007D5C5B" w:rsidRDefault="007D5C5B">
          <w:pPr>
            <w:pStyle w:val="Inhopg3"/>
            <w:tabs>
              <w:tab w:val="left" w:pos="1084"/>
              <w:tab w:val="right" w:leader="dot" w:pos="9056"/>
            </w:tabs>
            <w:rPr>
              <w:rFonts w:asciiTheme="minorHAnsi" w:hAnsiTheme="minorHAnsi"/>
              <w:noProof/>
              <w:lang w:eastAsia="ja-JP"/>
            </w:rPr>
          </w:pPr>
          <w:r w:rsidRPr="00D5289F">
            <w:rPr>
              <w:noProof/>
              <w:lang w:val="en-GB"/>
            </w:rPr>
            <w:t>2.2.</w:t>
          </w:r>
          <w:r>
            <w:rPr>
              <w:rFonts w:asciiTheme="minorHAnsi" w:hAnsiTheme="minorHAnsi"/>
              <w:noProof/>
              <w:lang w:eastAsia="ja-JP"/>
            </w:rPr>
            <w:tab/>
          </w:r>
          <w:r w:rsidRPr="00D5289F">
            <w:rPr>
              <w:noProof/>
              <w:lang w:val="en-GB"/>
            </w:rPr>
            <w:t>Tag file of a flower</w:t>
          </w:r>
          <w:r>
            <w:rPr>
              <w:noProof/>
            </w:rPr>
            <w:tab/>
          </w:r>
          <w:r>
            <w:rPr>
              <w:noProof/>
            </w:rPr>
            <w:fldChar w:fldCharType="begin"/>
          </w:r>
          <w:r>
            <w:rPr>
              <w:noProof/>
            </w:rPr>
            <w:instrText xml:space="preserve"> PAGEREF _Toc260580257 \h </w:instrText>
          </w:r>
          <w:r>
            <w:rPr>
              <w:noProof/>
            </w:rPr>
          </w:r>
          <w:r>
            <w:rPr>
              <w:noProof/>
            </w:rPr>
            <w:fldChar w:fldCharType="separate"/>
          </w:r>
          <w:r>
            <w:rPr>
              <w:noProof/>
            </w:rPr>
            <w:t>41</w:t>
          </w:r>
          <w:r>
            <w:rPr>
              <w:noProof/>
            </w:rPr>
            <w:fldChar w:fldCharType="end"/>
          </w:r>
        </w:p>
        <w:p w14:paraId="2D8AFA16" w14:textId="77777777" w:rsidR="007D5C5B" w:rsidRDefault="007D5C5B">
          <w:pPr>
            <w:pStyle w:val="Inhopg3"/>
            <w:tabs>
              <w:tab w:val="left" w:pos="1084"/>
              <w:tab w:val="right" w:leader="dot" w:pos="9056"/>
            </w:tabs>
            <w:rPr>
              <w:rFonts w:asciiTheme="minorHAnsi" w:hAnsiTheme="minorHAnsi"/>
              <w:noProof/>
              <w:lang w:eastAsia="ja-JP"/>
            </w:rPr>
          </w:pPr>
          <w:r w:rsidRPr="00D5289F">
            <w:rPr>
              <w:noProof/>
              <w:lang w:val="en-GB"/>
            </w:rPr>
            <w:t>2.3.</w:t>
          </w:r>
          <w:r>
            <w:rPr>
              <w:rFonts w:asciiTheme="minorHAnsi" w:hAnsiTheme="minorHAnsi"/>
              <w:noProof/>
              <w:lang w:eastAsia="ja-JP"/>
            </w:rPr>
            <w:tab/>
          </w:r>
          <w:r w:rsidRPr="00D5289F">
            <w:rPr>
              <w:noProof/>
              <w:lang w:val="en-GB"/>
            </w:rPr>
            <w:t xml:space="preserve">Tag file of an </w:t>
          </w:r>
          <w:r w:rsidRPr="00D5289F">
            <w:rPr>
              <w:i/>
              <w:noProof/>
              <w:lang w:val="en-GB"/>
            </w:rPr>
            <w:t>salep</w:t>
          </w:r>
          <w:r w:rsidRPr="00D5289F">
            <w:rPr>
              <w:noProof/>
              <w:lang w:val="en-GB"/>
            </w:rPr>
            <w:t xml:space="preserve"> tuber</w:t>
          </w:r>
          <w:r>
            <w:rPr>
              <w:noProof/>
            </w:rPr>
            <w:tab/>
          </w:r>
          <w:r>
            <w:rPr>
              <w:noProof/>
            </w:rPr>
            <w:fldChar w:fldCharType="begin"/>
          </w:r>
          <w:r>
            <w:rPr>
              <w:noProof/>
            </w:rPr>
            <w:instrText xml:space="preserve"> PAGEREF _Toc260580258 \h </w:instrText>
          </w:r>
          <w:r>
            <w:rPr>
              <w:noProof/>
            </w:rPr>
          </w:r>
          <w:r>
            <w:rPr>
              <w:noProof/>
            </w:rPr>
            <w:fldChar w:fldCharType="separate"/>
          </w:r>
          <w:r>
            <w:rPr>
              <w:noProof/>
            </w:rPr>
            <w:t>42</w:t>
          </w:r>
          <w:r>
            <w:rPr>
              <w:noProof/>
            </w:rPr>
            <w:fldChar w:fldCharType="end"/>
          </w:r>
        </w:p>
        <w:p w14:paraId="47A8D9DC" w14:textId="77777777" w:rsidR="007D5C5B" w:rsidRDefault="007D5C5B">
          <w:pPr>
            <w:pStyle w:val="Inhopg3"/>
            <w:tabs>
              <w:tab w:val="left" w:pos="1084"/>
              <w:tab w:val="right" w:leader="dot" w:pos="9056"/>
            </w:tabs>
            <w:rPr>
              <w:rFonts w:asciiTheme="minorHAnsi" w:hAnsiTheme="minorHAnsi"/>
              <w:noProof/>
              <w:lang w:eastAsia="ja-JP"/>
            </w:rPr>
          </w:pPr>
          <w:r w:rsidRPr="00D5289F">
            <w:rPr>
              <w:noProof/>
              <w:lang w:val="en-GB"/>
            </w:rPr>
            <w:t>2.4.</w:t>
          </w:r>
          <w:r>
            <w:rPr>
              <w:rFonts w:asciiTheme="minorHAnsi" w:hAnsiTheme="minorHAnsi"/>
              <w:noProof/>
              <w:lang w:eastAsia="ja-JP"/>
            </w:rPr>
            <w:tab/>
          </w:r>
          <w:r w:rsidRPr="00D5289F">
            <w:rPr>
              <w:noProof/>
              <w:lang w:val="en-GB"/>
            </w:rPr>
            <w:t>Tag file of a Look-a-Like tuber</w:t>
          </w:r>
          <w:r>
            <w:rPr>
              <w:noProof/>
            </w:rPr>
            <w:tab/>
          </w:r>
          <w:r>
            <w:rPr>
              <w:noProof/>
            </w:rPr>
            <w:fldChar w:fldCharType="begin"/>
          </w:r>
          <w:r>
            <w:rPr>
              <w:noProof/>
            </w:rPr>
            <w:instrText xml:space="preserve"> PAGEREF _Toc260580259 \h </w:instrText>
          </w:r>
          <w:r>
            <w:rPr>
              <w:noProof/>
            </w:rPr>
          </w:r>
          <w:r>
            <w:rPr>
              <w:noProof/>
            </w:rPr>
            <w:fldChar w:fldCharType="separate"/>
          </w:r>
          <w:r>
            <w:rPr>
              <w:noProof/>
            </w:rPr>
            <w:t>42</w:t>
          </w:r>
          <w:r>
            <w:rPr>
              <w:noProof/>
            </w:rPr>
            <w:fldChar w:fldCharType="end"/>
          </w:r>
        </w:p>
        <w:p w14:paraId="33BAABC8" w14:textId="77777777" w:rsidR="007D5C5B" w:rsidRDefault="007D5C5B">
          <w:pPr>
            <w:pStyle w:val="Inhopg2"/>
            <w:tabs>
              <w:tab w:val="left" w:pos="647"/>
              <w:tab w:val="right" w:leader="dot" w:pos="9056"/>
            </w:tabs>
            <w:rPr>
              <w:rFonts w:asciiTheme="minorHAnsi" w:hAnsiTheme="minorHAnsi"/>
              <w:smallCaps w:val="0"/>
              <w:noProof/>
              <w:sz w:val="24"/>
              <w:szCs w:val="24"/>
              <w:lang w:eastAsia="ja-JP"/>
            </w:rPr>
          </w:pPr>
          <w:r w:rsidRPr="00D5289F">
            <w:rPr>
              <w:noProof/>
              <w:lang w:val="en-GB"/>
            </w:rPr>
            <w:t>3.</w:t>
          </w:r>
          <w:r>
            <w:rPr>
              <w:rFonts w:asciiTheme="minorHAnsi" w:hAnsiTheme="minorHAnsi"/>
              <w:smallCaps w:val="0"/>
              <w:noProof/>
              <w:sz w:val="24"/>
              <w:szCs w:val="24"/>
              <w:lang w:eastAsia="ja-JP"/>
            </w:rPr>
            <w:tab/>
          </w:r>
          <w:r w:rsidRPr="00D5289F">
            <w:rPr>
              <w:noProof/>
              <w:lang w:val="en-GB"/>
            </w:rPr>
            <w:t>Codes</w:t>
          </w:r>
          <w:r>
            <w:rPr>
              <w:noProof/>
            </w:rPr>
            <w:tab/>
          </w:r>
          <w:r>
            <w:rPr>
              <w:noProof/>
            </w:rPr>
            <w:fldChar w:fldCharType="begin"/>
          </w:r>
          <w:r>
            <w:rPr>
              <w:noProof/>
            </w:rPr>
            <w:instrText xml:space="preserve"> PAGEREF _Toc260580260 \h </w:instrText>
          </w:r>
          <w:r>
            <w:rPr>
              <w:noProof/>
            </w:rPr>
          </w:r>
          <w:r>
            <w:rPr>
              <w:noProof/>
            </w:rPr>
            <w:fldChar w:fldCharType="separate"/>
          </w:r>
          <w:r>
            <w:rPr>
              <w:noProof/>
            </w:rPr>
            <w:t>43</w:t>
          </w:r>
          <w:r>
            <w:rPr>
              <w:noProof/>
            </w:rPr>
            <w:fldChar w:fldCharType="end"/>
          </w:r>
        </w:p>
        <w:p w14:paraId="1B5CEFD9" w14:textId="77777777" w:rsidR="007D5C5B" w:rsidRDefault="007D5C5B">
          <w:pPr>
            <w:pStyle w:val="Inhopg3"/>
            <w:tabs>
              <w:tab w:val="left" w:pos="1084"/>
              <w:tab w:val="right" w:leader="dot" w:pos="9056"/>
            </w:tabs>
            <w:rPr>
              <w:rFonts w:asciiTheme="minorHAnsi" w:hAnsiTheme="minorHAnsi"/>
              <w:noProof/>
              <w:lang w:eastAsia="ja-JP"/>
            </w:rPr>
          </w:pPr>
          <w:r w:rsidRPr="00D5289F">
            <w:rPr>
              <w:noProof/>
              <w:lang w:val="en-GB"/>
            </w:rPr>
            <w:t>3.1.</w:t>
          </w:r>
          <w:r>
            <w:rPr>
              <w:rFonts w:asciiTheme="minorHAnsi" w:hAnsiTheme="minorHAnsi"/>
              <w:noProof/>
              <w:lang w:eastAsia="ja-JP"/>
            </w:rPr>
            <w:tab/>
          </w:r>
          <w:r w:rsidRPr="00D5289F">
            <w:rPr>
              <w:noProof/>
              <w:lang w:val="en-GB"/>
            </w:rPr>
            <w:t>Bash</w:t>
          </w:r>
          <w:r>
            <w:rPr>
              <w:noProof/>
            </w:rPr>
            <w:tab/>
          </w:r>
          <w:r>
            <w:rPr>
              <w:noProof/>
            </w:rPr>
            <w:fldChar w:fldCharType="begin"/>
          </w:r>
          <w:r>
            <w:rPr>
              <w:noProof/>
            </w:rPr>
            <w:instrText xml:space="preserve"> PAGEREF _Toc260580261 \h </w:instrText>
          </w:r>
          <w:r>
            <w:rPr>
              <w:noProof/>
            </w:rPr>
          </w:r>
          <w:r>
            <w:rPr>
              <w:noProof/>
            </w:rPr>
            <w:fldChar w:fldCharType="separate"/>
          </w:r>
          <w:r>
            <w:rPr>
              <w:noProof/>
            </w:rPr>
            <w:t>43</w:t>
          </w:r>
          <w:r>
            <w:rPr>
              <w:noProof/>
            </w:rPr>
            <w:fldChar w:fldCharType="end"/>
          </w:r>
        </w:p>
        <w:p w14:paraId="576A29A7"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3.1.1.</w:t>
          </w:r>
          <w:r>
            <w:rPr>
              <w:rFonts w:asciiTheme="minorHAnsi" w:hAnsiTheme="minorHAnsi"/>
              <w:noProof/>
              <w:lang w:eastAsia="ja-JP"/>
            </w:rPr>
            <w:tab/>
          </w:r>
          <w:r w:rsidRPr="00D5289F">
            <w:rPr>
              <w:noProof/>
              <w:lang w:val="en-GB"/>
            </w:rPr>
            <w:t>training.sh</w:t>
          </w:r>
          <w:r>
            <w:rPr>
              <w:noProof/>
            </w:rPr>
            <w:tab/>
          </w:r>
          <w:r>
            <w:rPr>
              <w:noProof/>
            </w:rPr>
            <w:fldChar w:fldCharType="begin"/>
          </w:r>
          <w:r>
            <w:rPr>
              <w:noProof/>
            </w:rPr>
            <w:instrText xml:space="preserve"> PAGEREF _Toc260580262 \h </w:instrText>
          </w:r>
          <w:r>
            <w:rPr>
              <w:noProof/>
            </w:rPr>
          </w:r>
          <w:r>
            <w:rPr>
              <w:noProof/>
            </w:rPr>
            <w:fldChar w:fldCharType="separate"/>
          </w:r>
          <w:r>
            <w:rPr>
              <w:noProof/>
            </w:rPr>
            <w:t>43</w:t>
          </w:r>
          <w:r>
            <w:rPr>
              <w:noProof/>
            </w:rPr>
            <w:fldChar w:fldCharType="end"/>
          </w:r>
        </w:p>
        <w:p w14:paraId="1ECCD2FF"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3.1.2.</w:t>
          </w:r>
          <w:r>
            <w:rPr>
              <w:rFonts w:asciiTheme="minorHAnsi" w:hAnsiTheme="minorHAnsi"/>
              <w:noProof/>
              <w:lang w:eastAsia="ja-JP"/>
            </w:rPr>
            <w:tab/>
          </w:r>
          <w:r w:rsidRPr="00D5289F">
            <w:rPr>
              <w:noProof/>
              <w:lang w:val="en-GB"/>
            </w:rPr>
            <w:t>modify_flower_data.sh</w:t>
          </w:r>
          <w:r>
            <w:rPr>
              <w:noProof/>
            </w:rPr>
            <w:tab/>
          </w:r>
          <w:r>
            <w:rPr>
              <w:noProof/>
            </w:rPr>
            <w:fldChar w:fldCharType="begin"/>
          </w:r>
          <w:r>
            <w:rPr>
              <w:noProof/>
            </w:rPr>
            <w:instrText xml:space="preserve"> PAGEREF _Toc260580263 \h </w:instrText>
          </w:r>
          <w:r>
            <w:rPr>
              <w:noProof/>
            </w:rPr>
          </w:r>
          <w:r>
            <w:rPr>
              <w:noProof/>
            </w:rPr>
            <w:fldChar w:fldCharType="separate"/>
          </w:r>
          <w:r>
            <w:rPr>
              <w:noProof/>
            </w:rPr>
            <w:t>48</w:t>
          </w:r>
          <w:r>
            <w:rPr>
              <w:noProof/>
            </w:rPr>
            <w:fldChar w:fldCharType="end"/>
          </w:r>
        </w:p>
        <w:p w14:paraId="32C7469F"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3.1.3.</w:t>
          </w:r>
          <w:r>
            <w:rPr>
              <w:rFonts w:asciiTheme="minorHAnsi" w:hAnsiTheme="minorHAnsi"/>
              <w:noProof/>
              <w:lang w:eastAsia="ja-JP"/>
            </w:rPr>
            <w:tab/>
          </w:r>
          <w:r w:rsidRPr="00D5289F">
            <w:rPr>
              <w:noProof/>
              <w:lang w:val="en-GB"/>
            </w:rPr>
            <w:t>create_traindata.sh</w:t>
          </w:r>
          <w:r>
            <w:rPr>
              <w:noProof/>
            </w:rPr>
            <w:tab/>
          </w:r>
          <w:r>
            <w:rPr>
              <w:noProof/>
            </w:rPr>
            <w:fldChar w:fldCharType="begin"/>
          </w:r>
          <w:r>
            <w:rPr>
              <w:noProof/>
            </w:rPr>
            <w:instrText xml:space="preserve"> PAGEREF _Toc260580264 \h </w:instrText>
          </w:r>
          <w:r>
            <w:rPr>
              <w:noProof/>
            </w:rPr>
          </w:r>
          <w:r>
            <w:rPr>
              <w:noProof/>
            </w:rPr>
            <w:fldChar w:fldCharType="separate"/>
          </w:r>
          <w:r>
            <w:rPr>
              <w:noProof/>
            </w:rPr>
            <w:t>49</w:t>
          </w:r>
          <w:r>
            <w:rPr>
              <w:noProof/>
            </w:rPr>
            <w:fldChar w:fldCharType="end"/>
          </w:r>
        </w:p>
        <w:p w14:paraId="21ED0E44" w14:textId="77777777" w:rsidR="007D5C5B" w:rsidRDefault="007D5C5B">
          <w:pPr>
            <w:pStyle w:val="Inhopg3"/>
            <w:tabs>
              <w:tab w:val="left" w:pos="1084"/>
              <w:tab w:val="right" w:leader="dot" w:pos="9056"/>
            </w:tabs>
            <w:rPr>
              <w:rFonts w:asciiTheme="minorHAnsi" w:hAnsiTheme="minorHAnsi"/>
              <w:noProof/>
              <w:lang w:eastAsia="ja-JP"/>
            </w:rPr>
          </w:pPr>
          <w:r w:rsidRPr="00D5289F">
            <w:rPr>
              <w:noProof/>
              <w:lang w:val="en-GB"/>
            </w:rPr>
            <w:t>3.2.</w:t>
          </w:r>
          <w:r>
            <w:rPr>
              <w:rFonts w:asciiTheme="minorHAnsi" w:hAnsiTheme="minorHAnsi"/>
              <w:noProof/>
              <w:lang w:eastAsia="ja-JP"/>
            </w:rPr>
            <w:tab/>
          </w:r>
          <w:r w:rsidRPr="00D5289F">
            <w:rPr>
              <w:noProof/>
              <w:lang w:val="en-GB"/>
            </w:rPr>
            <w:t>Css</w:t>
          </w:r>
          <w:r>
            <w:rPr>
              <w:noProof/>
            </w:rPr>
            <w:tab/>
          </w:r>
          <w:r>
            <w:rPr>
              <w:noProof/>
            </w:rPr>
            <w:fldChar w:fldCharType="begin"/>
          </w:r>
          <w:r>
            <w:rPr>
              <w:noProof/>
            </w:rPr>
            <w:instrText xml:space="preserve"> PAGEREF _Toc260580265 \h </w:instrText>
          </w:r>
          <w:r>
            <w:rPr>
              <w:noProof/>
            </w:rPr>
          </w:r>
          <w:r>
            <w:rPr>
              <w:noProof/>
            </w:rPr>
            <w:fldChar w:fldCharType="separate"/>
          </w:r>
          <w:r>
            <w:rPr>
              <w:noProof/>
            </w:rPr>
            <w:t>51</w:t>
          </w:r>
          <w:r>
            <w:rPr>
              <w:noProof/>
            </w:rPr>
            <w:fldChar w:fldCharType="end"/>
          </w:r>
        </w:p>
        <w:p w14:paraId="1E490BA4"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3.2.1.</w:t>
          </w:r>
          <w:r>
            <w:rPr>
              <w:rFonts w:asciiTheme="minorHAnsi" w:hAnsiTheme="minorHAnsi"/>
              <w:noProof/>
              <w:lang w:eastAsia="ja-JP"/>
            </w:rPr>
            <w:tab/>
          </w:r>
          <w:r w:rsidRPr="00D5289F">
            <w:rPr>
              <w:noProof/>
              <w:lang w:val="en-GB"/>
            </w:rPr>
            <w:t>computer.css</w:t>
          </w:r>
          <w:r>
            <w:rPr>
              <w:noProof/>
            </w:rPr>
            <w:tab/>
          </w:r>
          <w:r>
            <w:rPr>
              <w:noProof/>
            </w:rPr>
            <w:fldChar w:fldCharType="begin"/>
          </w:r>
          <w:r>
            <w:rPr>
              <w:noProof/>
            </w:rPr>
            <w:instrText xml:space="preserve"> PAGEREF _Toc260580266 \h </w:instrText>
          </w:r>
          <w:r>
            <w:rPr>
              <w:noProof/>
            </w:rPr>
          </w:r>
          <w:r>
            <w:rPr>
              <w:noProof/>
            </w:rPr>
            <w:fldChar w:fldCharType="separate"/>
          </w:r>
          <w:r>
            <w:rPr>
              <w:noProof/>
            </w:rPr>
            <w:t>51</w:t>
          </w:r>
          <w:r>
            <w:rPr>
              <w:noProof/>
            </w:rPr>
            <w:fldChar w:fldCharType="end"/>
          </w:r>
        </w:p>
        <w:p w14:paraId="73504A3F"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3.2.2.</w:t>
          </w:r>
          <w:r>
            <w:rPr>
              <w:rFonts w:asciiTheme="minorHAnsi" w:hAnsiTheme="minorHAnsi"/>
              <w:noProof/>
              <w:lang w:eastAsia="ja-JP"/>
            </w:rPr>
            <w:tab/>
          </w:r>
          <w:r w:rsidRPr="00D5289F">
            <w:rPr>
              <w:noProof/>
              <w:lang w:val="en-GB"/>
            </w:rPr>
            <w:t>mobile.css</w:t>
          </w:r>
          <w:r>
            <w:rPr>
              <w:noProof/>
            </w:rPr>
            <w:tab/>
          </w:r>
          <w:r>
            <w:rPr>
              <w:noProof/>
            </w:rPr>
            <w:fldChar w:fldCharType="begin"/>
          </w:r>
          <w:r>
            <w:rPr>
              <w:noProof/>
            </w:rPr>
            <w:instrText xml:space="preserve"> PAGEREF _Toc260580267 \h </w:instrText>
          </w:r>
          <w:r>
            <w:rPr>
              <w:noProof/>
            </w:rPr>
          </w:r>
          <w:r>
            <w:rPr>
              <w:noProof/>
            </w:rPr>
            <w:fldChar w:fldCharType="separate"/>
          </w:r>
          <w:r>
            <w:rPr>
              <w:noProof/>
            </w:rPr>
            <w:t>54</w:t>
          </w:r>
          <w:r>
            <w:rPr>
              <w:noProof/>
            </w:rPr>
            <w:fldChar w:fldCharType="end"/>
          </w:r>
        </w:p>
        <w:p w14:paraId="6A3D5183" w14:textId="77777777" w:rsidR="007D5C5B" w:rsidRDefault="007D5C5B">
          <w:pPr>
            <w:pStyle w:val="Inhopg3"/>
            <w:tabs>
              <w:tab w:val="left" w:pos="1084"/>
              <w:tab w:val="right" w:leader="dot" w:pos="9056"/>
            </w:tabs>
            <w:rPr>
              <w:rFonts w:asciiTheme="minorHAnsi" w:hAnsiTheme="minorHAnsi"/>
              <w:noProof/>
              <w:lang w:eastAsia="ja-JP"/>
            </w:rPr>
          </w:pPr>
          <w:r w:rsidRPr="00D5289F">
            <w:rPr>
              <w:noProof/>
              <w:lang w:val="en-GB"/>
            </w:rPr>
            <w:t>3.3.</w:t>
          </w:r>
          <w:r>
            <w:rPr>
              <w:rFonts w:asciiTheme="minorHAnsi" w:hAnsiTheme="minorHAnsi"/>
              <w:noProof/>
              <w:lang w:eastAsia="ja-JP"/>
            </w:rPr>
            <w:tab/>
          </w:r>
          <w:r w:rsidRPr="00D5289F">
            <w:rPr>
              <w:noProof/>
              <w:lang w:val="en-GB"/>
            </w:rPr>
            <w:t>Html</w:t>
          </w:r>
          <w:r>
            <w:rPr>
              <w:noProof/>
            </w:rPr>
            <w:tab/>
          </w:r>
          <w:r>
            <w:rPr>
              <w:noProof/>
            </w:rPr>
            <w:fldChar w:fldCharType="begin"/>
          </w:r>
          <w:r>
            <w:rPr>
              <w:noProof/>
            </w:rPr>
            <w:instrText xml:space="preserve"> PAGEREF _Toc260580268 \h </w:instrText>
          </w:r>
          <w:r>
            <w:rPr>
              <w:noProof/>
            </w:rPr>
          </w:r>
          <w:r>
            <w:rPr>
              <w:noProof/>
            </w:rPr>
            <w:fldChar w:fldCharType="separate"/>
          </w:r>
          <w:r>
            <w:rPr>
              <w:noProof/>
            </w:rPr>
            <w:t>56</w:t>
          </w:r>
          <w:r>
            <w:rPr>
              <w:noProof/>
            </w:rPr>
            <w:fldChar w:fldCharType="end"/>
          </w:r>
        </w:p>
        <w:p w14:paraId="4D6D0DE4"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3.3.1.</w:t>
          </w:r>
          <w:r>
            <w:rPr>
              <w:rFonts w:asciiTheme="minorHAnsi" w:hAnsiTheme="minorHAnsi"/>
              <w:noProof/>
              <w:lang w:eastAsia="ja-JP"/>
            </w:rPr>
            <w:tab/>
          </w:r>
          <w:r w:rsidRPr="00D5289F">
            <w:rPr>
              <w:noProof/>
              <w:lang w:val="en-GB"/>
            </w:rPr>
            <w:t>computer_invalid_login.html</w:t>
          </w:r>
          <w:r>
            <w:rPr>
              <w:noProof/>
            </w:rPr>
            <w:tab/>
          </w:r>
          <w:r>
            <w:rPr>
              <w:noProof/>
            </w:rPr>
            <w:fldChar w:fldCharType="begin"/>
          </w:r>
          <w:r>
            <w:rPr>
              <w:noProof/>
            </w:rPr>
            <w:instrText xml:space="preserve"> PAGEREF _Toc260580269 \h </w:instrText>
          </w:r>
          <w:r>
            <w:rPr>
              <w:noProof/>
            </w:rPr>
          </w:r>
          <w:r>
            <w:rPr>
              <w:noProof/>
            </w:rPr>
            <w:fldChar w:fldCharType="separate"/>
          </w:r>
          <w:r>
            <w:rPr>
              <w:noProof/>
            </w:rPr>
            <w:t>56</w:t>
          </w:r>
          <w:r>
            <w:rPr>
              <w:noProof/>
            </w:rPr>
            <w:fldChar w:fldCharType="end"/>
          </w:r>
        </w:p>
        <w:p w14:paraId="6BBAD4F8"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3.3.2.</w:t>
          </w:r>
          <w:r>
            <w:rPr>
              <w:rFonts w:asciiTheme="minorHAnsi" w:hAnsiTheme="minorHAnsi"/>
              <w:noProof/>
              <w:lang w:eastAsia="ja-JP"/>
            </w:rPr>
            <w:tab/>
          </w:r>
          <w:r w:rsidRPr="00D5289F">
            <w:rPr>
              <w:noProof/>
              <w:lang w:val="en-GB"/>
            </w:rPr>
            <w:t>computer_login.html</w:t>
          </w:r>
          <w:r>
            <w:rPr>
              <w:noProof/>
            </w:rPr>
            <w:tab/>
          </w:r>
          <w:r>
            <w:rPr>
              <w:noProof/>
            </w:rPr>
            <w:fldChar w:fldCharType="begin"/>
          </w:r>
          <w:r>
            <w:rPr>
              <w:noProof/>
            </w:rPr>
            <w:instrText xml:space="preserve"> PAGEREF _Toc260580270 \h </w:instrText>
          </w:r>
          <w:r>
            <w:rPr>
              <w:noProof/>
            </w:rPr>
          </w:r>
          <w:r>
            <w:rPr>
              <w:noProof/>
            </w:rPr>
            <w:fldChar w:fldCharType="separate"/>
          </w:r>
          <w:r>
            <w:rPr>
              <w:noProof/>
            </w:rPr>
            <w:t>57</w:t>
          </w:r>
          <w:r>
            <w:rPr>
              <w:noProof/>
            </w:rPr>
            <w:fldChar w:fldCharType="end"/>
          </w:r>
        </w:p>
        <w:p w14:paraId="79891292"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lastRenderedPageBreak/>
            <w:t>3.3.3.</w:t>
          </w:r>
          <w:r>
            <w:rPr>
              <w:rFonts w:asciiTheme="minorHAnsi" w:hAnsiTheme="minorHAnsi"/>
              <w:noProof/>
              <w:lang w:eastAsia="ja-JP"/>
            </w:rPr>
            <w:tab/>
          </w:r>
          <w:r w:rsidRPr="00D5289F">
            <w:rPr>
              <w:noProof/>
              <w:lang w:val="en-GB"/>
            </w:rPr>
            <w:t>computer_remove.html</w:t>
          </w:r>
          <w:r>
            <w:rPr>
              <w:noProof/>
            </w:rPr>
            <w:tab/>
          </w:r>
          <w:r>
            <w:rPr>
              <w:noProof/>
            </w:rPr>
            <w:fldChar w:fldCharType="begin"/>
          </w:r>
          <w:r>
            <w:rPr>
              <w:noProof/>
            </w:rPr>
            <w:instrText xml:space="preserve"> PAGEREF _Toc260580271 \h </w:instrText>
          </w:r>
          <w:r>
            <w:rPr>
              <w:noProof/>
            </w:rPr>
          </w:r>
          <w:r>
            <w:rPr>
              <w:noProof/>
            </w:rPr>
            <w:fldChar w:fldCharType="separate"/>
          </w:r>
          <w:r>
            <w:rPr>
              <w:noProof/>
            </w:rPr>
            <w:t>58</w:t>
          </w:r>
          <w:r>
            <w:rPr>
              <w:noProof/>
            </w:rPr>
            <w:fldChar w:fldCharType="end"/>
          </w:r>
        </w:p>
        <w:p w14:paraId="1A9A5B36"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3.3.4.</w:t>
          </w:r>
          <w:r>
            <w:rPr>
              <w:rFonts w:asciiTheme="minorHAnsi" w:hAnsiTheme="minorHAnsi"/>
              <w:noProof/>
              <w:lang w:eastAsia="ja-JP"/>
            </w:rPr>
            <w:tab/>
          </w:r>
          <w:r w:rsidRPr="00D5289F">
            <w:rPr>
              <w:noProof/>
              <w:lang w:val="en-GB"/>
            </w:rPr>
            <w:t>computer_result.html</w:t>
          </w:r>
          <w:r>
            <w:rPr>
              <w:noProof/>
            </w:rPr>
            <w:tab/>
          </w:r>
          <w:r>
            <w:rPr>
              <w:noProof/>
            </w:rPr>
            <w:fldChar w:fldCharType="begin"/>
          </w:r>
          <w:r>
            <w:rPr>
              <w:noProof/>
            </w:rPr>
            <w:instrText xml:space="preserve"> PAGEREF _Toc260580272 \h </w:instrText>
          </w:r>
          <w:r>
            <w:rPr>
              <w:noProof/>
            </w:rPr>
          </w:r>
          <w:r>
            <w:rPr>
              <w:noProof/>
            </w:rPr>
            <w:fldChar w:fldCharType="separate"/>
          </w:r>
          <w:r>
            <w:rPr>
              <w:noProof/>
            </w:rPr>
            <w:t>59</w:t>
          </w:r>
          <w:r>
            <w:rPr>
              <w:noProof/>
            </w:rPr>
            <w:fldChar w:fldCharType="end"/>
          </w:r>
        </w:p>
        <w:p w14:paraId="2EA9D6F3"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3.3.5.</w:t>
          </w:r>
          <w:r>
            <w:rPr>
              <w:rFonts w:asciiTheme="minorHAnsi" w:hAnsiTheme="minorHAnsi"/>
              <w:noProof/>
              <w:lang w:eastAsia="ja-JP"/>
            </w:rPr>
            <w:tab/>
          </w:r>
          <w:r w:rsidRPr="00D5289F">
            <w:rPr>
              <w:noProof/>
              <w:lang w:val="en-GB"/>
            </w:rPr>
            <w:t>computer_sorry.html</w:t>
          </w:r>
          <w:r>
            <w:rPr>
              <w:noProof/>
            </w:rPr>
            <w:tab/>
          </w:r>
          <w:r>
            <w:rPr>
              <w:noProof/>
            </w:rPr>
            <w:fldChar w:fldCharType="begin"/>
          </w:r>
          <w:r>
            <w:rPr>
              <w:noProof/>
            </w:rPr>
            <w:instrText xml:space="preserve"> PAGEREF _Toc260580273 \h </w:instrText>
          </w:r>
          <w:r>
            <w:rPr>
              <w:noProof/>
            </w:rPr>
          </w:r>
          <w:r>
            <w:rPr>
              <w:noProof/>
            </w:rPr>
            <w:fldChar w:fldCharType="separate"/>
          </w:r>
          <w:r>
            <w:rPr>
              <w:noProof/>
            </w:rPr>
            <w:t>60</w:t>
          </w:r>
          <w:r>
            <w:rPr>
              <w:noProof/>
            </w:rPr>
            <w:fldChar w:fldCharType="end"/>
          </w:r>
        </w:p>
        <w:p w14:paraId="44A7E1D3"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3.3.6.</w:t>
          </w:r>
          <w:r>
            <w:rPr>
              <w:rFonts w:asciiTheme="minorHAnsi" w:hAnsiTheme="minorHAnsi"/>
              <w:noProof/>
              <w:lang w:eastAsia="ja-JP"/>
            </w:rPr>
            <w:tab/>
          </w:r>
          <w:r w:rsidRPr="00D5289F">
            <w:rPr>
              <w:noProof/>
              <w:lang w:val="en-GB"/>
            </w:rPr>
            <w:t>computer_upload_succes.html</w:t>
          </w:r>
          <w:r>
            <w:rPr>
              <w:noProof/>
            </w:rPr>
            <w:tab/>
          </w:r>
          <w:r>
            <w:rPr>
              <w:noProof/>
            </w:rPr>
            <w:fldChar w:fldCharType="begin"/>
          </w:r>
          <w:r>
            <w:rPr>
              <w:noProof/>
            </w:rPr>
            <w:instrText xml:space="preserve"> PAGEREF _Toc260580274 \h </w:instrText>
          </w:r>
          <w:r>
            <w:rPr>
              <w:noProof/>
            </w:rPr>
          </w:r>
          <w:r>
            <w:rPr>
              <w:noProof/>
            </w:rPr>
            <w:fldChar w:fldCharType="separate"/>
          </w:r>
          <w:r>
            <w:rPr>
              <w:noProof/>
            </w:rPr>
            <w:t>61</w:t>
          </w:r>
          <w:r>
            <w:rPr>
              <w:noProof/>
            </w:rPr>
            <w:fldChar w:fldCharType="end"/>
          </w:r>
        </w:p>
        <w:p w14:paraId="778F224F"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3.3.7.</w:t>
          </w:r>
          <w:r>
            <w:rPr>
              <w:rFonts w:asciiTheme="minorHAnsi" w:hAnsiTheme="minorHAnsi"/>
              <w:noProof/>
              <w:lang w:eastAsia="ja-JP"/>
            </w:rPr>
            <w:tab/>
          </w:r>
          <w:r w:rsidRPr="00D5289F">
            <w:rPr>
              <w:noProof/>
              <w:lang w:val="en-GB"/>
            </w:rPr>
            <w:t>computer_upload.html</w:t>
          </w:r>
          <w:r>
            <w:rPr>
              <w:noProof/>
            </w:rPr>
            <w:tab/>
          </w:r>
          <w:r>
            <w:rPr>
              <w:noProof/>
            </w:rPr>
            <w:fldChar w:fldCharType="begin"/>
          </w:r>
          <w:r>
            <w:rPr>
              <w:noProof/>
            </w:rPr>
            <w:instrText xml:space="preserve"> PAGEREF _Toc260580275 \h </w:instrText>
          </w:r>
          <w:r>
            <w:rPr>
              <w:noProof/>
            </w:rPr>
          </w:r>
          <w:r>
            <w:rPr>
              <w:noProof/>
            </w:rPr>
            <w:fldChar w:fldCharType="separate"/>
          </w:r>
          <w:r>
            <w:rPr>
              <w:noProof/>
            </w:rPr>
            <w:t>62</w:t>
          </w:r>
          <w:r>
            <w:rPr>
              <w:noProof/>
            </w:rPr>
            <w:fldChar w:fldCharType="end"/>
          </w:r>
        </w:p>
        <w:p w14:paraId="4924158D"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3.3.8.</w:t>
          </w:r>
          <w:r>
            <w:rPr>
              <w:rFonts w:asciiTheme="minorHAnsi" w:hAnsiTheme="minorHAnsi"/>
              <w:noProof/>
              <w:lang w:eastAsia="ja-JP"/>
            </w:rPr>
            <w:tab/>
          </w:r>
          <w:r w:rsidRPr="00D5289F">
            <w:rPr>
              <w:noProof/>
              <w:lang w:val="en-GB"/>
            </w:rPr>
            <w:t>computer_welcome.html</w:t>
          </w:r>
          <w:r>
            <w:rPr>
              <w:noProof/>
            </w:rPr>
            <w:tab/>
          </w:r>
          <w:r>
            <w:rPr>
              <w:noProof/>
            </w:rPr>
            <w:fldChar w:fldCharType="begin"/>
          </w:r>
          <w:r>
            <w:rPr>
              <w:noProof/>
            </w:rPr>
            <w:instrText xml:space="preserve"> PAGEREF _Toc260580276 \h </w:instrText>
          </w:r>
          <w:r>
            <w:rPr>
              <w:noProof/>
            </w:rPr>
          </w:r>
          <w:r>
            <w:rPr>
              <w:noProof/>
            </w:rPr>
            <w:fldChar w:fldCharType="separate"/>
          </w:r>
          <w:r>
            <w:rPr>
              <w:noProof/>
            </w:rPr>
            <w:t>63</w:t>
          </w:r>
          <w:r>
            <w:rPr>
              <w:noProof/>
            </w:rPr>
            <w:fldChar w:fldCharType="end"/>
          </w:r>
        </w:p>
        <w:p w14:paraId="085BAEF3"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3.3.9.</w:t>
          </w:r>
          <w:r>
            <w:rPr>
              <w:rFonts w:asciiTheme="minorHAnsi" w:hAnsiTheme="minorHAnsi"/>
              <w:noProof/>
              <w:lang w:eastAsia="ja-JP"/>
            </w:rPr>
            <w:tab/>
          </w:r>
          <w:r w:rsidRPr="00D5289F">
            <w:rPr>
              <w:noProof/>
              <w:lang w:val="en-GB"/>
            </w:rPr>
            <w:t>computer.html</w:t>
          </w:r>
          <w:r>
            <w:rPr>
              <w:noProof/>
            </w:rPr>
            <w:tab/>
          </w:r>
          <w:r>
            <w:rPr>
              <w:noProof/>
            </w:rPr>
            <w:fldChar w:fldCharType="begin"/>
          </w:r>
          <w:r>
            <w:rPr>
              <w:noProof/>
            </w:rPr>
            <w:instrText xml:space="preserve"> PAGEREF _Toc260580277 \h </w:instrText>
          </w:r>
          <w:r>
            <w:rPr>
              <w:noProof/>
            </w:rPr>
          </w:r>
          <w:r>
            <w:rPr>
              <w:noProof/>
            </w:rPr>
            <w:fldChar w:fldCharType="separate"/>
          </w:r>
          <w:r>
            <w:rPr>
              <w:noProof/>
            </w:rPr>
            <w:t>64</w:t>
          </w:r>
          <w:r>
            <w:rPr>
              <w:noProof/>
            </w:rPr>
            <w:fldChar w:fldCharType="end"/>
          </w:r>
        </w:p>
        <w:p w14:paraId="405342E5" w14:textId="77777777" w:rsidR="007D5C5B" w:rsidRDefault="007D5C5B">
          <w:pPr>
            <w:pStyle w:val="Inhopg4"/>
            <w:tabs>
              <w:tab w:val="left" w:pos="1628"/>
              <w:tab w:val="right" w:leader="dot" w:pos="9056"/>
            </w:tabs>
            <w:rPr>
              <w:rFonts w:asciiTheme="minorHAnsi" w:hAnsiTheme="minorHAnsi"/>
              <w:noProof/>
              <w:lang w:eastAsia="ja-JP"/>
            </w:rPr>
          </w:pPr>
          <w:r w:rsidRPr="00D5289F">
            <w:rPr>
              <w:noProof/>
              <w:lang w:val="en-GB"/>
            </w:rPr>
            <w:t>3.3.10.</w:t>
          </w:r>
          <w:r>
            <w:rPr>
              <w:rFonts w:asciiTheme="minorHAnsi" w:hAnsiTheme="minorHAnsi"/>
              <w:noProof/>
              <w:lang w:eastAsia="ja-JP"/>
            </w:rPr>
            <w:tab/>
          </w:r>
          <w:r w:rsidRPr="00D5289F">
            <w:rPr>
              <w:noProof/>
              <w:lang w:val="en-GB"/>
            </w:rPr>
            <w:t>mobile_invalid_login.html</w:t>
          </w:r>
          <w:r>
            <w:rPr>
              <w:noProof/>
            </w:rPr>
            <w:tab/>
          </w:r>
          <w:r>
            <w:rPr>
              <w:noProof/>
            </w:rPr>
            <w:fldChar w:fldCharType="begin"/>
          </w:r>
          <w:r>
            <w:rPr>
              <w:noProof/>
            </w:rPr>
            <w:instrText xml:space="preserve"> PAGEREF _Toc260580278 \h </w:instrText>
          </w:r>
          <w:r>
            <w:rPr>
              <w:noProof/>
            </w:rPr>
          </w:r>
          <w:r>
            <w:rPr>
              <w:noProof/>
            </w:rPr>
            <w:fldChar w:fldCharType="separate"/>
          </w:r>
          <w:r>
            <w:rPr>
              <w:noProof/>
            </w:rPr>
            <w:t>66</w:t>
          </w:r>
          <w:r>
            <w:rPr>
              <w:noProof/>
            </w:rPr>
            <w:fldChar w:fldCharType="end"/>
          </w:r>
        </w:p>
        <w:p w14:paraId="553A21E2" w14:textId="77777777" w:rsidR="007D5C5B" w:rsidRDefault="007D5C5B">
          <w:pPr>
            <w:pStyle w:val="Inhopg4"/>
            <w:tabs>
              <w:tab w:val="left" w:pos="1628"/>
              <w:tab w:val="right" w:leader="dot" w:pos="9056"/>
            </w:tabs>
            <w:rPr>
              <w:rFonts w:asciiTheme="minorHAnsi" w:hAnsiTheme="minorHAnsi"/>
              <w:noProof/>
              <w:lang w:eastAsia="ja-JP"/>
            </w:rPr>
          </w:pPr>
          <w:r w:rsidRPr="00D5289F">
            <w:rPr>
              <w:noProof/>
              <w:lang w:val="en-GB"/>
            </w:rPr>
            <w:t>3.3.11.</w:t>
          </w:r>
          <w:r>
            <w:rPr>
              <w:rFonts w:asciiTheme="minorHAnsi" w:hAnsiTheme="minorHAnsi"/>
              <w:noProof/>
              <w:lang w:eastAsia="ja-JP"/>
            </w:rPr>
            <w:tab/>
          </w:r>
          <w:r w:rsidRPr="00D5289F">
            <w:rPr>
              <w:noProof/>
              <w:lang w:val="en-GB"/>
            </w:rPr>
            <w:t>mobile_login.html</w:t>
          </w:r>
          <w:r>
            <w:rPr>
              <w:noProof/>
            </w:rPr>
            <w:tab/>
          </w:r>
          <w:r>
            <w:rPr>
              <w:noProof/>
            </w:rPr>
            <w:fldChar w:fldCharType="begin"/>
          </w:r>
          <w:r>
            <w:rPr>
              <w:noProof/>
            </w:rPr>
            <w:instrText xml:space="preserve"> PAGEREF _Toc260580279 \h </w:instrText>
          </w:r>
          <w:r>
            <w:rPr>
              <w:noProof/>
            </w:rPr>
          </w:r>
          <w:r>
            <w:rPr>
              <w:noProof/>
            </w:rPr>
            <w:fldChar w:fldCharType="separate"/>
          </w:r>
          <w:r>
            <w:rPr>
              <w:noProof/>
            </w:rPr>
            <w:t>67</w:t>
          </w:r>
          <w:r>
            <w:rPr>
              <w:noProof/>
            </w:rPr>
            <w:fldChar w:fldCharType="end"/>
          </w:r>
        </w:p>
        <w:p w14:paraId="3232BB03" w14:textId="77777777" w:rsidR="007D5C5B" w:rsidRDefault="007D5C5B">
          <w:pPr>
            <w:pStyle w:val="Inhopg4"/>
            <w:tabs>
              <w:tab w:val="left" w:pos="1628"/>
              <w:tab w:val="right" w:leader="dot" w:pos="9056"/>
            </w:tabs>
            <w:rPr>
              <w:rFonts w:asciiTheme="minorHAnsi" w:hAnsiTheme="minorHAnsi"/>
              <w:noProof/>
              <w:lang w:eastAsia="ja-JP"/>
            </w:rPr>
          </w:pPr>
          <w:r w:rsidRPr="00D5289F">
            <w:rPr>
              <w:noProof/>
              <w:lang w:val="en-GB"/>
            </w:rPr>
            <w:t>3.3.12.</w:t>
          </w:r>
          <w:r>
            <w:rPr>
              <w:rFonts w:asciiTheme="minorHAnsi" w:hAnsiTheme="minorHAnsi"/>
              <w:noProof/>
              <w:lang w:eastAsia="ja-JP"/>
            </w:rPr>
            <w:tab/>
          </w:r>
          <w:r w:rsidRPr="00D5289F">
            <w:rPr>
              <w:noProof/>
              <w:lang w:val="en-GB"/>
            </w:rPr>
            <w:t>mobile_remove.html</w:t>
          </w:r>
          <w:r>
            <w:rPr>
              <w:noProof/>
            </w:rPr>
            <w:tab/>
          </w:r>
          <w:r>
            <w:rPr>
              <w:noProof/>
            </w:rPr>
            <w:fldChar w:fldCharType="begin"/>
          </w:r>
          <w:r>
            <w:rPr>
              <w:noProof/>
            </w:rPr>
            <w:instrText xml:space="preserve"> PAGEREF _Toc260580280 \h </w:instrText>
          </w:r>
          <w:r>
            <w:rPr>
              <w:noProof/>
            </w:rPr>
          </w:r>
          <w:r>
            <w:rPr>
              <w:noProof/>
            </w:rPr>
            <w:fldChar w:fldCharType="separate"/>
          </w:r>
          <w:r>
            <w:rPr>
              <w:noProof/>
            </w:rPr>
            <w:t>68</w:t>
          </w:r>
          <w:r>
            <w:rPr>
              <w:noProof/>
            </w:rPr>
            <w:fldChar w:fldCharType="end"/>
          </w:r>
        </w:p>
        <w:p w14:paraId="5F3D28BF" w14:textId="77777777" w:rsidR="007D5C5B" w:rsidRDefault="007D5C5B">
          <w:pPr>
            <w:pStyle w:val="Inhopg4"/>
            <w:tabs>
              <w:tab w:val="left" w:pos="1628"/>
              <w:tab w:val="right" w:leader="dot" w:pos="9056"/>
            </w:tabs>
            <w:rPr>
              <w:rFonts w:asciiTheme="minorHAnsi" w:hAnsiTheme="minorHAnsi"/>
              <w:noProof/>
              <w:lang w:eastAsia="ja-JP"/>
            </w:rPr>
          </w:pPr>
          <w:r w:rsidRPr="00D5289F">
            <w:rPr>
              <w:noProof/>
              <w:lang w:val="en-GB"/>
            </w:rPr>
            <w:t>3.3.13.</w:t>
          </w:r>
          <w:r>
            <w:rPr>
              <w:rFonts w:asciiTheme="minorHAnsi" w:hAnsiTheme="minorHAnsi"/>
              <w:noProof/>
              <w:lang w:eastAsia="ja-JP"/>
            </w:rPr>
            <w:tab/>
          </w:r>
          <w:r w:rsidRPr="00D5289F">
            <w:rPr>
              <w:noProof/>
              <w:lang w:val="en-GB"/>
            </w:rPr>
            <w:t>mobile_result.html</w:t>
          </w:r>
          <w:r>
            <w:rPr>
              <w:noProof/>
            </w:rPr>
            <w:tab/>
          </w:r>
          <w:r>
            <w:rPr>
              <w:noProof/>
            </w:rPr>
            <w:fldChar w:fldCharType="begin"/>
          </w:r>
          <w:r>
            <w:rPr>
              <w:noProof/>
            </w:rPr>
            <w:instrText xml:space="preserve"> PAGEREF _Toc260580281 \h </w:instrText>
          </w:r>
          <w:r>
            <w:rPr>
              <w:noProof/>
            </w:rPr>
          </w:r>
          <w:r>
            <w:rPr>
              <w:noProof/>
            </w:rPr>
            <w:fldChar w:fldCharType="separate"/>
          </w:r>
          <w:r>
            <w:rPr>
              <w:noProof/>
            </w:rPr>
            <w:t>69</w:t>
          </w:r>
          <w:r>
            <w:rPr>
              <w:noProof/>
            </w:rPr>
            <w:fldChar w:fldCharType="end"/>
          </w:r>
        </w:p>
        <w:p w14:paraId="48510C3D" w14:textId="77777777" w:rsidR="007D5C5B" w:rsidRDefault="007D5C5B">
          <w:pPr>
            <w:pStyle w:val="Inhopg4"/>
            <w:tabs>
              <w:tab w:val="left" w:pos="1628"/>
              <w:tab w:val="right" w:leader="dot" w:pos="9056"/>
            </w:tabs>
            <w:rPr>
              <w:rFonts w:asciiTheme="minorHAnsi" w:hAnsiTheme="minorHAnsi"/>
              <w:noProof/>
              <w:lang w:eastAsia="ja-JP"/>
            </w:rPr>
          </w:pPr>
          <w:r w:rsidRPr="00D5289F">
            <w:rPr>
              <w:noProof/>
              <w:lang w:val="en-GB"/>
            </w:rPr>
            <w:t>3.3.14.</w:t>
          </w:r>
          <w:r>
            <w:rPr>
              <w:rFonts w:asciiTheme="minorHAnsi" w:hAnsiTheme="minorHAnsi"/>
              <w:noProof/>
              <w:lang w:eastAsia="ja-JP"/>
            </w:rPr>
            <w:tab/>
          </w:r>
          <w:r w:rsidRPr="00D5289F">
            <w:rPr>
              <w:noProof/>
              <w:lang w:val="en-GB"/>
            </w:rPr>
            <w:t>mobile_sorry.html</w:t>
          </w:r>
          <w:r>
            <w:rPr>
              <w:noProof/>
            </w:rPr>
            <w:tab/>
          </w:r>
          <w:r>
            <w:rPr>
              <w:noProof/>
            </w:rPr>
            <w:fldChar w:fldCharType="begin"/>
          </w:r>
          <w:r>
            <w:rPr>
              <w:noProof/>
            </w:rPr>
            <w:instrText xml:space="preserve"> PAGEREF _Toc260580282 \h </w:instrText>
          </w:r>
          <w:r>
            <w:rPr>
              <w:noProof/>
            </w:rPr>
          </w:r>
          <w:r>
            <w:rPr>
              <w:noProof/>
            </w:rPr>
            <w:fldChar w:fldCharType="separate"/>
          </w:r>
          <w:r>
            <w:rPr>
              <w:noProof/>
            </w:rPr>
            <w:t>70</w:t>
          </w:r>
          <w:r>
            <w:rPr>
              <w:noProof/>
            </w:rPr>
            <w:fldChar w:fldCharType="end"/>
          </w:r>
        </w:p>
        <w:p w14:paraId="684F6CBB" w14:textId="77777777" w:rsidR="007D5C5B" w:rsidRDefault="007D5C5B">
          <w:pPr>
            <w:pStyle w:val="Inhopg4"/>
            <w:tabs>
              <w:tab w:val="left" w:pos="1628"/>
              <w:tab w:val="right" w:leader="dot" w:pos="9056"/>
            </w:tabs>
            <w:rPr>
              <w:rFonts w:asciiTheme="minorHAnsi" w:hAnsiTheme="minorHAnsi"/>
              <w:noProof/>
              <w:lang w:eastAsia="ja-JP"/>
            </w:rPr>
          </w:pPr>
          <w:r w:rsidRPr="00D5289F">
            <w:rPr>
              <w:noProof/>
              <w:lang w:val="en-GB"/>
            </w:rPr>
            <w:t>3.3.15.</w:t>
          </w:r>
          <w:r>
            <w:rPr>
              <w:rFonts w:asciiTheme="minorHAnsi" w:hAnsiTheme="minorHAnsi"/>
              <w:noProof/>
              <w:lang w:eastAsia="ja-JP"/>
            </w:rPr>
            <w:tab/>
          </w:r>
          <w:r w:rsidRPr="00D5289F">
            <w:rPr>
              <w:noProof/>
              <w:lang w:val="en-GB"/>
            </w:rPr>
            <w:t>mobile_upload_succes.html</w:t>
          </w:r>
          <w:r>
            <w:rPr>
              <w:noProof/>
            </w:rPr>
            <w:tab/>
          </w:r>
          <w:r>
            <w:rPr>
              <w:noProof/>
            </w:rPr>
            <w:fldChar w:fldCharType="begin"/>
          </w:r>
          <w:r>
            <w:rPr>
              <w:noProof/>
            </w:rPr>
            <w:instrText xml:space="preserve"> PAGEREF _Toc260580283 \h </w:instrText>
          </w:r>
          <w:r>
            <w:rPr>
              <w:noProof/>
            </w:rPr>
          </w:r>
          <w:r>
            <w:rPr>
              <w:noProof/>
            </w:rPr>
            <w:fldChar w:fldCharType="separate"/>
          </w:r>
          <w:r>
            <w:rPr>
              <w:noProof/>
            </w:rPr>
            <w:t>71</w:t>
          </w:r>
          <w:r>
            <w:rPr>
              <w:noProof/>
            </w:rPr>
            <w:fldChar w:fldCharType="end"/>
          </w:r>
        </w:p>
        <w:p w14:paraId="4A0B2357" w14:textId="77777777" w:rsidR="007D5C5B" w:rsidRDefault="007D5C5B">
          <w:pPr>
            <w:pStyle w:val="Inhopg4"/>
            <w:tabs>
              <w:tab w:val="left" w:pos="1628"/>
              <w:tab w:val="right" w:leader="dot" w:pos="9056"/>
            </w:tabs>
            <w:rPr>
              <w:rFonts w:asciiTheme="minorHAnsi" w:hAnsiTheme="minorHAnsi"/>
              <w:noProof/>
              <w:lang w:eastAsia="ja-JP"/>
            </w:rPr>
          </w:pPr>
          <w:r w:rsidRPr="00D5289F">
            <w:rPr>
              <w:noProof/>
              <w:lang w:val="en-GB"/>
            </w:rPr>
            <w:t>3.3.16.</w:t>
          </w:r>
          <w:r>
            <w:rPr>
              <w:rFonts w:asciiTheme="minorHAnsi" w:hAnsiTheme="minorHAnsi"/>
              <w:noProof/>
              <w:lang w:eastAsia="ja-JP"/>
            </w:rPr>
            <w:tab/>
          </w:r>
          <w:r w:rsidRPr="00D5289F">
            <w:rPr>
              <w:noProof/>
              <w:lang w:val="en-GB"/>
            </w:rPr>
            <w:t>mobile_upload.html</w:t>
          </w:r>
          <w:r>
            <w:rPr>
              <w:noProof/>
            </w:rPr>
            <w:tab/>
          </w:r>
          <w:r>
            <w:rPr>
              <w:noProof/>
            </w:rPr>
            <w:fldChar w:fldCharType="begin"/>
          </w:r>
          <w:r>
            <w:rPr>
              <w:noProof/>
            </w:rPr>
            <w:instrText xml:space="preserve"> PAGEREF _Toc260580284 \h </w:instrText>
          </w:r>
          <w:r>
            <w:rPr>
              <w:noProof/>
            </w:rPr>
          </w:r>
          <w:r>
            <w:rPr>
              <w:noProof/>
            </w:rPr>
            <w:fldChar w:fldCharType="separate"/>
          </w:r>
          <w:r>
            <w:rPr>
              <w:noProof/>
            </w:rPr>
            <w:t>72</w:t>
          </w:r>
          <w:r>
            <w:rPr>
              <w:noProof/>
            </w:rPr>
            <w:fldChar w:fldCharType="end"/>
          </w:r>
        </w:p>
        <w:p w14:paraId="28579F8B" w14:textId="77777777" w:rsidR="007D5C5B" w:rsidRDefault="007D5C5B">
          <w:pPr>
            <w:pStyle w:val="Inhopg4"/>
            <w:tabs>
              <w:tab w:val="left" w:pos="1628"/>
              <w:tab w:val="right" w:leader="dot" w:pos="9056"/>
            </w:tabs>
            <w:rPr>
              <w:rFonts w:asciiTheme="minorHAnsi" w:hAnsiTheme="minorHAnsi"/>
              <w:noProof/>
              <w:lang w:eastAsia="ja-JP"/>
            </w:rPr>
          </w:pPr>
          <w:r w:rsidRPr="00D5289F">
            <w:rPr>
              <w:noProof/>
              <w:lang w:val="en-GB"/>
            </w:rPr>
            <w:t>3.3.17.</w:t>
          </w:r>
          <w:r>
            <w:rPr>
              <w:rFonts w:asciiTheme="minorHAnsi" w:hAnsiTheme="minorHAnsi"/>
              <w:noProof/>
              <w:lang w:eastAsia="ja-JP"/>
            </w:rPr>
            <w:tab/>
          </w:r>
          <w:r w:rsidRPr="00D5289F">
            <w:rPr>
              <w:noProof/>
              <w:lang w:val="en-GB"/>
            </w:rPr>
            <w:t>mobile_welcome.html</w:t>
          </w:r>
          <w:r>
            <w:rPr>
              <w:noProof/>
            </w:rPr>
            <w:tab/>
          </w:r>
          <w:r>
            <w:rPr>
              <w:noProof/>
            </w:rPr>
            <w:fldChar w:fldCharType="begin"/>
          </w:r>
          <w:r>
            <w:rPr>
              <w:noProof/>
            </w:rPr>
            <w:instrText xml:space="preserve"> PAGEREF _Toc260580285 \h </w:instrText>
          </w:r>
          <w:r>
            <w:rPr>
              <w:noProof/>
            </w:rPr>
          </w:r>
          <w:r>
            <w:rPr>
              <w:noProof/>
            </w:rPr>
            <w:fldChar w:fldCharType="separate"/>
          </w:r>
          <w:r>
            <w:rPr>
              <w:noProof/>
            </w:rPr>
            <w:t>73</w:t>
          </w:r>
          <w:r>
            <w:rPr>
              <w:noProof/>
            </w:rPr>
            <w:fldChar w:fldCharType="end"/>
          </w:r>
        </w:p>
        <w:p w14:paraId="4490504B" w14:textId="77777777" w:rsidR="007D5C5B" w:rsidRDefault="007D5C5B">
          <w:pPr>
            <w:pStyle w:val="Inhopg4"/>
            <w:tabs>
              <w:tab w:val="left" w:pos="1628"/>
              <w:tab w:val="right" w:leader="dot" w:pos="9056"/>
            </w:tabs>
            <w:rPr>
              <w:rFonts w:asciiTheme="minorHAnsi" w:hAnsiTheme="minorHAnsi"/>
              <w:noProof/>
              <w:lang w:eastAsia="ja-JP"/>
            </w:rPr>
          </w:pPr>
          <w:r w:rsidRPr="00D5289F">
            <w:rPr>
              <w:noProof/>
              <w:lang w:val="en-GB"/>
            </w:rPr>
            <w:t>3.3.18.</w:t>
          </w:r>
          <w:r>
            <w:rPr>
              <w:rFonts w:asciiTheme="minorHAnsi" w:hAnsiTheme="minorHAnsi"/>
              <w:noProof/>
              <w:lang w:eastAsia="ja-JP"/>
            </w:rPr>
            <w:tab/>
          </w:r>
          <w:r w:rsidRPr="00D5289F">
            <w:rPr>
              <w:noProof/>
              <w:lang w:val="en-GB"/>
            </w:rPr>
            <w:t>mobile.html</w:t>
          </w:r>
          <w:r>
            <w:rPr>
              <w:noProof/>
            </w:rPr>
            <w:tab/>
          </w:r>
          <w:r>
            <w:rPr>
              <w:noProof/>
            </w:rPr>
            <w:fldChar w:fldCharType="begin"/>
          </w:r>
          <w:r>
            <w:rPr>
              <w:noProof/>
            </w:rPr>
            <w:instrText xml:space="preserve"> PAGEREF _Toc260580286 \h </w:instrText>
          </w:r>
          <w:r>
            <w:rPr>
              <w:noProof/>
            </w:rPr>
          </w:r>
          <w:r>
            <w:rPr>
              <w:noProof/>
            </w:rPr>
            <w:fldChar w:fldCharType="separate"/>
          </w:r>
          <w:r>
            <w:rPr>
              <w:noProof/>
            </w:rPr>
            <w:t>74</w:t>
          </w:r>
          <w:r>
            <w:rPr>
              <w:noProof/>
            </w:rPr>
            <w:fldChar w:fldCharType="end"/>
          </w:r>
        </w:p>
        <w:p w14:paraId="6F651AF2" w14:textId="77777777" w:rsidR="007D5C5B" w:rsidRDefault="007D5C5B">
          <w:pPr>
            <w:pStyle w:val="Inhopg3"/>
            <w:tabs>
              <w:tab w:val="left" w:pos="1084"/>
              <w:tab w:val="right" w:leader="dot" w:pos="9056"/>
            </w:tabs>
            <w:rPr>
              <w:rFonts w:asciiTheme="minorHAnsi" w:hAnsiTheme="minorHAnsi"/>
              <w:noProof/>
              <w:lang w:eastAsia="ja-JP"/>
            </w:rPr>
          </w:pPr>
          <w:r w:rsidRPr="00D5289F">
            <w:rPr>
              <w:noProof/>
              <w:lang w:val="en-GB"/>
            </w:rPr>
            <w:t>3.4.</w:t>
          </w:r>
          <w:r>
            <w:rPr>
              <w:rFonts w:asciiTheme="minorHAnsi" w:hAnsiTheme="minorHAnsi"/>
              <w:noProof/>
              <w:lang w:eastAsia="ja-JP"/>
            </w:rPr>
            <w:tab/>
          </w:r>
          <w:r w:rsidRPr="00D5289F">
            <w:rPr>
              <w:noProof/>
              <w:lang w:val="en-GB"/>
            </w:rPr>
            <w:t>Perl</w:t>
          </w:r>
          <w:r>
            <w:rPr>
              <w:noProof/>
            </w:rPr>
            <w:tab/>
          </w:r>
          <w:r>
            <w:rPr>
              <w:noProof/>
            </w:rPr>
            <w:fldChar w:fldCharType="begin"/>
          </w:r>
          <w:r>
            <w:rPr>
              <w:noProof/>
            </w:rPr>
            <w:instrText xml:space="preserve"> PAGEREF _Toc260580287 \h </w:instrText>
          </w:r>
          <w:r>
            <w:rPr>
              <w:noProof/>
            </w:rPr>
          </w:r>
          <w:r>
            <w:rPr>
              <w:noProof/>
            </w:rPr>
            <w:fldChar w:fldCharType="separate"/>
          </w:r>
          <w:r>
            <w:rPr>
              <w:noProof/>
            </w:rPr>
            <w:t>76</w:t>
          </w:r>
          <w:r>
            <w:rPr>
              <w:noProof/>
            </w:rPr>
            <w:fldChar w:fldCharType="end"/>
          </w:r>
        </w:p>
        <w:p w14:paraId="14C79D9E"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3.4.1.</w:t>
          </w:r>
          <w:r>
            <w:rPr>
              <w:rFonts w:asciiTheme="minorHAnsi" w:hAnsiTheme="minorHAnsi"/>
              <w:noProof/>
              <w:lang w:eastAsia="ja-JP"/>
            </w:rPr>
            <w:tab/>
          </w:r>
          <w:r w:rsidRPr="00D5289F">
            <w:rPr>
              <w:noProof/>
              <w:lang w:val="en-GB"/>
            </w:rPr>
            <w:t>classify.pl [19]</w:t>
          </w:r>
          <w:r>
            <w:rPr>
              <w:noProof/>
            </w:rPr>
            <w:tab/>
          </w:r>
          <w:r>
            <w:rPr>
              <w:noProof/>
            </w:rPr>
            <w:fldChar w:fldCharType="begin"/>
          </w:r>
          <w:r>
            <w:rPr>
              <w:noProof/>
            </w:rPr>
            <w:instrText xml:space="preserve"> PAGEREF _Toc260580288 \h </w:instrText>
          </w:r>
          <w:r>
            <w:rPr>
              <w:noProof/>
            </w:rPr>
          </w:r>
          <w:r>
            <w:rPr>
              <w:noProof/>
            </w:rPr>
            <w:fldChar w:fldCharType="separate"/>
          </w:r>
          <w:r>
            <w:rPr>
              <w:noProof/>
            </w:rPr>
            <w:t>76</w:t>
          </w:r>
          <w:r>
            <w:rPr>
              <w:noProof/>
            </w:rPr>
            <w:fldChar w:fldCharType="end"/>
          </w:r>
        </w:p>
        <w:p w14:paraId="48F678DC"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3.4.2.</w:t>
          </w:r>
          <w:r>
            <w:rPr>
              <w:rFonts w:asciiTheme="minorHAnsi" w:hAnsiTheme="minorHAnsi"/>
              <w:noProof/>
              <w:lang w:eastAsia="ja-JP"/>
            </w:rPr>
            <w:tab/>
          </w:r>
          <w:r w:rsidRPr="00D5289F">
            <w:rPr>
              <w:noProof/>
              <w:lang w:val="en-GB"/>
            </w:rPr>
            <w:t>splitter.pl [19]</w:t>
          </w:r>
          <w:r>
            <w:rPr>
              <w:noProof/>
            </w:rPr>
            <w:tab/>
          </w:r>
          <w:r>
            <w:rPr>
              <w:noProof/>
            </w:rPr>
            <w:fldChar w:fldCharType="begin"/>
          </w:r>
          <w:r>
            <w:rPr>
              <w:noProof/>
            </w:rPr>
            <w:instrText xml:space="preserve"> PAGEREF _Toc260580289 \h </w:instrText>
          </w:r>
          <w:r>
            <w:rPr>
              <w:noProof/>
            </w:rPr>
          </w:r>
          <w:r>
            <w:rPr>
              <w:noProof/>
            </w:rPr>
            <w:fldChar w:fldCharType="separate"/>
          </w:r>
          <w:r>
            <w:rPr>
              <w:noProof/>
            </w:rPr>
            <w:t>77</w:t>
          </w:r>
          <w:r>
            <w:rPr>
              <w:noProof/>
            </w:rPr>
            <w:fldChar w:fldCharType="end"/>
          </w:r>
        </w:p>
        <w:p w14:paraId="32876E2F"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3.4.3.</w:t>
          </w:r>
          <w:r>
            <w:rPr>
              <w:rFonts w:asciiTheme="minorHAnsi" w:hAnsiTheme="minorHAnsi"/>
              <w:noProof/>
              <w:lang w:eastAsia="ja-JP"/>
            </w:rPr>
            <w:tab/>
          </w:r>
          <w:r w:rsidRPr="00D5289F">
            <w:rPr>
              <w:noProof/>
              <w:lang w:val="en-GB"/>
            </w:rPr>
            <w:t>traindata.pl [19]</w:t>
          </w:r>
          <w:r>
            <w:rPr>
              <w:noProof/>
            </w:rPr>
            <w:tab/>
          </w:r>
          <w:r>
            <w:rPr>
              <w:noProof/>
            </w:rPr>
            <w:fldChar w:fldCharType="begin"/>
          </w:r>
          <w:r>
            <w:rPr>
              <w:noProof/>
            </w:rPr>
            <w:instrText xml:space="preserve"> PAGEREF _Toc260580290 \h </w:instrText>
          </w:r>
          <w:r>
            <w:rPr>
              <w:noProof/>
            </w:rPr>
          </w:r>
          <w:r>
            <w:rPr>
              <w:noProof/>
            </w:rPr>
            <w:fldChar w:fldCharType="separate"/>
          </w:r>
          <w:r>
            <w:rPr>
              <w:noProof/>
            </w:rPr>
            <w:t>80</w:t>
          </w:r>
          <w:r>
            <w:rPr>
              <w:noProof/>
            </w:rPr>
            <w:fldChar w:fldCharType="end"/>
          </w:r>
        </w:p>
        <w:p w14:paraId="109AC7E2"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3.4.4.</w:t>
          </w:r>
          <w:r>
            <w:rPr>
              <w:rFonts w:asciiTheme="minorHAnsi" w:hAnsiTheme="minorHAnsi"/>
              <w:noProof/>
              <w:lang w:eastAsia="ja-JP"/>
            </w:rPr>
            <w:tab/>
          </w:r>
          <w:r w:rsidRPr="00D5289F">
            <w:rPr>
              <w:noProof/>
              <w:lang w:val="en-GB"/>
            </w:rPr>
            <w:t>traindata2.pl [19]</w:t>
          </w:r>
          <w:r>
            <w:rPr>
              <w:noProof/>
            </w:rPr>
            <w:tab/>
          </w:r>
          <w:r>
            <w:rPr>
              <w:noProof/>
            </w:rPr>
            <w:fldChar w:fldCharType="begin"/>
          </w:r>
          <w:r>
            <w:rPr>
              <w:noProof/>
            </w:rPr>
            <w:instrText xml:space="preserve"> PAGEREF _Toc260580291 \h </w:instrText>
          </w:r>
          <w:r>
            <w:rPr>
              <w:noProof/>
            </w:rPr>
          </w:r>
          <w:r>
            <w:rPr>
              <w:noProof/>
            </w:rPr>
            <w:fldChar w:fldCharType="separate"/>
          </w:r>
          <w:r>
            <w:rPr>
              <w:noProof/>
            </w:rPr>
            <w:t>82</w:t>
          </w:r>
          <w:r>
            <w:rPr>
              <w:noProof/>
            </w:rPr>
            <w:fldChar w:fldCharType="end"/>
          </w:r>
        </w:p>
        <w:p w14:paraId="1CF2F588" w14:textId="77777777" w:rsidR="007D5C5B" w:rsidRDefault="007D5C5B">
          <w:pPr>
            <w:pStyle w:val="Inhopg3"/>
            <w:tabs>
              <w:tab w:val="left" w:pos="1084"/>
              <w:tab w:val="right" w:leader="dot" w:pos="9056"/>
            </w:tabs>
            <w:rPr>
              <w:rFonts w:asciiTheme="minorHAnsi" w:hAnsiTheme="minorHAnsi"/>
              <w:noProof/>
              <w:lang w:eastAsia="ja-JP"/>
            </w:rPr>
          </w:pPr>
          <w:r w:rsidRPr="00D5289F">
            <w:rPr>
              <w:noProof/>
              <w:lang w:val="en-GB"/>
            </w:rPr>
            <w:t>3.5.</w:t>
          </w:r>
          <w:r>
            <w:rPr>
              <w:rFonts w:asciiTheme="minorHAnsi" w:hAnsiTheme="minorHAnsi"/>
              <w:noProof/>
              <w:lang w:eastAsia="ja-JP"/>
            </w:rPr>
            <w:tab/>
          </w:r>
          <w:r w:rsidRPr="00D5289F">
            <w:rPr>
              <w:noProof/>
              <w:lang w:val="en-GB"/>
            </w:rPr>
            <w:t>Python for training</w:t>
          </w:r>
          <w:r>
            <w:rPr>
              <w:noProof/>
            </w:rPr>
            <w:tab/>
          </w:r>
          <w:r>
            <w:rPr>
              <w:noProof/>
            </w:rPr>
            <w:fldChar w:fldCharType="begin"/>
          </w:r>
          <w:r>
            <w:rPr>
              <w:noProof/>
            </w:rPr>
            <w:instrText xml:space="preserve"> PAGEREF _Toc260580292 \h </w:instrText>
          </w:r>
          <w:r>
            <w:rPr>
              <w:noProof/>
            </w:rPr>
          </w:r>
          <w:r>
            <w:rPr>
              <w:noProof/>
            </w:rPr>
            <w:fldChar w:fldCharType="separate"/>
          </w:r>
          <w:r>
            <w:rPr>
              <w:noProof/>
            </w:rPr>
            <w:t>84</w:t>
          </w:r>
          <w:r>
            <w:rPr>
              <w:noProof/>
            </w:rPr>
            <w:fldChar w:fldCharType="end"/>
          </w:r>
        </w:p>
        <w:p w14:paraId="2FC22060"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3.5.1.</w:t>
          </w:r>
          <w:r>
            <w:rPr>
              <w:rFonts w:asciiTheme="minorHAnsi" w:hAnsiTheme="minorHAnsi"/>
              <w:noProof/>
              <w:lang w:eastAsia="ja-JP"/>
            </w:rPr>
            <w:tab/>
          </w:r>
          <w:r w:rsidRPr="00D5289F">
            <w:rPr>
              <w:noProof/>
              <w:lang w:val="en-GB"/>
            </w:rPr>
            <w:t>Offlickr.py [18]</w:t>
          </w:r>
          <w:r>
            <w:rPr>
              <w:noProof/>
            </w:rPr>
            <w:tab/>
          </w:r>
          <w:r>
            <w:rPr>
              <w:noProof/>
            </w:rPr>
            <w:fldChar w:fldCharType="begin"/>
          </w:r>
          <w:r>
            <w:rPr>
              <w:noProof/>
            </w:rPr>
            <w:instrText xml:space="preserve"> PAGEREF _Toc260580293 \h </w:instrText>
          </w:r>
          <w:r>
            <w:rPr>
              <w:noProof/>
            </w:rPr>
          </w:r>
          <w:r>
            <w:rPr>
              <w:noProof/>
            </w:rPr>
            <w:fldChar w:fldCharType="separate"/>
          </w:r>
          <w:r>
            <w:rPr>
              <w:noProof/>
            </w:rPr>
            <w:t>84</w:t>
          </w:r>
          <w:r>
            <w:rPr>
              <w:noProof/>
            </w:rPr>
            <w:fldChar w:fldCharType="end"/>
          </w:r>
        </w:p>
        <w:p w14:paraId="4560BEAB"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3.5.2.</w:t>
          </w:r>
          <w:r>
            <w:rPr>
              <w:rFonts w:asciiTheme="minorHAnsi" w:hAnsiTheme="minorHAnsi"/>
              <w:noProof/>
              <w:lang w:eastAsia="ja-JP"/>
            </w:rPr>
            <w:tab/>
          </w:r>
          <w:r w:rsidRPr="00D5289F">
            <w:rPr>
              <w:noProof/>
              <w:lang w:val="en-GB"/>
            </w:rPr>
            <w:t>get_tags.py</w:t>
          </w:r>
          <w:r>
            <w:rPr>
              <w:noProof/>
            </w:rPr>
            <w:tab/>
          </w:r>
          <w:r>
            <w:rPr>
              <w:noProof/>
            </w:rPr>
            <w:fldChar w:fldCharType="begin"/>
          </w:r>
          <w:r>
            <w:rPr>
              <w:noProof/>
            </w:rPr>
            <w:instrText xml:space="preserve"> PAGEREF _Toc260580294 \h </w:instrText>
          </w:r>
          <w:r>
            <w:rPr>
              <w:noProof/>
            </w:rPr>
          </w:r>
          <w:r>
            <w:rPr>
              <w:noProof/>
            </w:rPr>
            <w:fldChar w:fldCharType="separate"/>
          </w:r>
          <w:r>
            <w:rPr>
              <w:noProof/>
            </w:rPr>
            <w:t>99</w:t>
          </w:r>
          <w:r>
            <w:rPr>
              <w:noProof/>
            </w:rPr>
            <w:fldChar w:fldCharType="end"/>
          </w:r>
        </w:p>
        <w:p w14:paraId="2B7F7E03"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3.5.3.</w:t>
          </w:r>
          <w:r>
            <w:rPr>
              <w:rFonts w:asciiTheme="minorHAnsi" w:hAnsiTheme="minorHAnsi"/>
              <w:noProof/>
              <w:lang w:eastAsia="ja-JP"/>
            </w:rPr>
            <w:tab/>
          </w:r>
          <w:r w:rsidRPr="00D5289F">
            <w:rPr>
              <w:noProof/>
              <w:lang w:val="en-GB"/>
            </w:rPr>
            <w:t>add_columns.py</w:t>
          </w:r>
          <w:r>
            <w:rPr>
              <w:noProof/>
            </w:rPr>
            <w:tab/>
          </w:r>
          <w:r>
            <w:rPr>
              <w:noProof/>
            </w:rPr>
            <w:fldChar w:fldCharType="begin"/>
          </w:r>
          <w:r>
            <w:rPr>
              <w:noProof/>
            </w:rPr>
            <w:instrText xml:space="preserve"> PAGEREF _Toc260580295 \h </w:instrText>
          </w:r>
          <w:r>
            <w:rPr>
              <w:noProof/>
            </w:rPr>
          </w:r>
          <w:r>
            <w:rPr>
              <w:noProof/>
            </w:rPr>
            <w:fldChar w:fldCharType="separate"/>
          </w:r>
          <w:r>
            <w:rPr>
              <w:noProof/>
            </w:rPr>
            <w:t>101</w:t>
          </w:r>
          <w:r>
            <w:rPr>
              <w:noProof/>
            </w:rPr>
            <w:fldChar w:fldCharType="end"/>
          </w:r>
        </w:p>
        <w:p w14:paraId="55121567"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3.5.4.</w:t>
          </w:r>
          <w:r>
            <w:rPr>
              <w:rFonts w:asciiTheme="minorHAnsi" w:hAnsiTheme="minorHAnsi"/>
              <w:noProof/>
              <w:lang w:eastAsia="ja-JP"/>
            </w:rPr>
            <w:tab/>
          </w:r>
          <w:r w:rsidRPr="00D5289F">
            <w:rPr>
              <w:noProof/>
              <w:lang w:val="en-GB"/>
            </w:rPr>
            <w:t>combine_files.py</w:t>
          </w:r>
          <w:r>
            <w:rPr>
              <w:noProof/>
            </w:rPr>
            <w:tab/>
          </w:r>
          <w:r>
            <w:rPr>
              <w:noProof/>
            </w:rPr>
            <w:fldChar w:fldCharType="begin"/>
          </w:r>
          <w:r>
            <w:rPr>
              <w:noProof/>
            </w:rPr>
            <w:instrText xml:space="preserve"> PAGEREF _Toc260580296 \h </w:instrText>
          </w:r>
          <w:r>
            <w:rPr>
              <w:noProof/>
            </w:rPr>
          </w:r>
          <w:r>
            <w:rPr>
              <w:noProof/>
            </w:rPr>
            <w:fldChar w:fldCharType="separate"/>
          </w:r>
          <w:r>
            <w:rPr>
              <w:noProof/>
            </w:rPr>
            <w:t>103</w:t>
          </w:r>
          <w:r>
            <w:rPr>
              <w:noProof/>
            </w:rPr>
            <w:fldChar w:fldCharType="end"/>
          </w:r>
        </w:p>
        <w:p w14:paraId="31CBE1DE"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3.5.5.</w:t>
          </w:r>
          <w:r>
            <w:rPr>
              <w:rFonts w:asciiTheme="minorHAnsi" w:hAnsiTheme="minorHAnsi"/>
              <w:noProof/>
              <w:lang w:eastAsia="ja-JP"/>
            </w:rPr>
            <w:tab/>
          </w:r>
          <w:r w:rsidRPr="00D5289F">
            <w:rPr>
              <w:noProof/>
              <w:lang w:val="en-GB"/>
            </w:rPr>
            <w:t>complete_columns.py</w:t>
          </w:r>
          <w:r>
            <w:rPr>
              <w:noProof/>
            </w:rPr>
            <w:tab/>
          </w:r>
          <w:r>
            <w:rPr>
              <w:noProof/>
            </w:rPr>
            <w:fldChar w:fldCharType="begin"/>
          </w:r>
          <w:r>
            <w:rPr>
              <w:noProof/>
            </w:rPr>
            <w:instrText xml:space="preserve"> PAGEREF _Toc260580297 \h </w:instrText>
          </w:r>
          <w:r>
            <w:rPr>
              <w:noProof/>
            </w:rPr>
          </w:r>
          <w:r>
            <w:rPr>
              <w:noProof/>
            </w:rPr>
            <w:fldChar w:fldCharType="separate"/>
          </w:r>
          <w:r>
            <w:rPr>
              <w:noProof/>
            </w:rPr>
            <w:t>105</w:t>
          </w:r>
          <w:r>
            <w:rPr>
              <w:noProof/>
            </w:rPr>
            <w:fldChar w:fldCharType="end"/>
          </w:r>
        </w:p>
        <w:p w14:paraId="75A4C621" w14:textId="77777777" w:rsidR="007D5C5B" w:rsidRDefault="007D5C5B">
          <w:pPr>
            <w:pStyle w:val="Inhopg3"/>
            <w:tabs>
              <w:tab w:val="left" w:pos="1084"/>
              <w:tab w:val="right" w:leader="dot" w:pos="9056"/>
            </w:tabs>
            <w:rPr>
              <w:rFonts w:asciiTheme="minorHAnsi" w:hAnsiTheme="minorHAnsi"/>
              <w:noProof/>
              <w:lang w:eastAsia="ja-JP"/>
            </w:rPr>
          </w:pPr>
          <w:r w:rsidRPr="00D5289F">
            <w:rPr>
              <w:noProof/>
              <w:lang w:val="en-GB"/>
            </w:rPr>
            <w:t>3.6.</w:t>
          </w:r>
          <w:r>
            <w:rPr>
              <w:rFonts w:asciiTheme="minorHAnsi" w:hAnsiTheme="minorHAnsi"/>
              <w:noProof/>
              <w:lang w:eastAsia="ja-JP"/>
            </w:rPr>
            <w:tab/>
          </w:r>
          <w:r w:rsidRPr="00D5289F">
            <w:rPr>
              <w:noProof/>
              <w:lang w:val="en-GB"/>
            </w:rPr>
            <w:t>Python for website</w:t>
          </w:r>
          <w:r>
            <w:rPr>
              <w:noProof/>
            </w:rPr>
            <w:tab/>
          </w:r>
          <w:r>
            <w:rPr>
              <w:noProof/>
            </w:rPr>
            <w:fldChar w:fldCharType="begin"/>
          </w:r>
          <w:r>
            <w:rPr>
              <w:noProof/>
            </w:rPr>
            <w:instrText xml:space="preserve"> PAGEREF _Toc260580298 \h </w:instrText>
          </w:r>
          <w:r>
            <w:rPr>
              <w:noProof/>
            </w:rPr>
          </w:r>
          <w:r>
            <w:rPr>
              <w:noProof/>
            </w:rPr>
            <w:fldChar w:fldCharType="separate"/>
          </w:r>
          <w:r>
            <w:rPr>
              <w:noProof/>
            </w:rPr>
            <w:t>108</w:t>
          </w:r>
          <w:r>
            <w:rPr>
              <w:noProof/>
            </w:rPr>
            <w:fldChar w:fldCharType="end"/>
          </w:r>
        </w:p>
        <w:p w14:paraId="4D51E0F0"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3.6.1.</w:t>
          </w:r>
          <w:r>
            <w:rPr>
              <w:rFonts w:asciiTheme="minorHAnsi" w:hAnsiTheme="minorHAnsi"/>
              <w:noProof/>
              <w:lang w:eastAsia="ja-JP"/>
            </w:rPr>
            <w:tab/>
          </w:r>
          <w:r w:rsidRPr="00D5289F">
            <w:rPr>
              <w:noProof/>
              <w:lang w:val="en-GB"/>
            </w:rPr>
            <w:t>forms.py</w:t>
          </w:r>
          <w:r>
            <w:rPr>
              <w:noProof/>
            </w:rPr>
            <w:tab/>
          </w:r>
          <w:r>
            <w:rPr>
              <w:noProof/>
            </w:rPr>
            <w:fldChar w:fldCharType="begin"/>
          </w:r>
          <w:r>
            <w:rPr>
              <w:noProof/>
            </w:rPr>
            <w:instrText xml:space="preserve"> PAGEREF _Toc260580299 \h </w:instrText>
          </w:r>
          <w:r>
            <w:rPr>
              <w:noProof/>
            </w:rPr>
          </w:r>
          <w:r>
            <w:rPr>
              <w:noProof/>
            </w:rPr>
            <w:fldChar w:fldCharType="separate"/>
          </w:r>
          <w:r>
            <w:rPr>
              <w:noProof/>
            </w:rPr>
            <w:t>108</w:t>
          </w:r>
          <w:r>
            <w:rPr>
              <w:noProof/>
            </w:rPr>
            <w:fldChar w:fldCharType="end"/>
          </w:r>
        </w:p>
        <w:p w14:paraId="592F4841" w14:textId="77777777" w:rsidR="007D5C5B" w:rsidRDefault="007D5C5B">
          <w:pPr>
            <w:pStyle w:val="Inhopg4"/>
            <w:tabs>
              <w:tab w:val="left" w:pos="1507"/>
              <w:tab w:val="right" w:leader="dot" w:pos="9056"/>
            </w:tabs>
            <w:rPr>
              <w:rFonts w:asciiTheme="minorHAnsi" w:hAnsiTheme="minorHAnsi"/>
              <w:noProof/>
              <w:lang w:eastAsia="ja-JP"/>
            </w:rPr>
          </w:pPr>
          <w:r w:rsidRPr="00D5289F">
            <w:rPr>
              <w:noProof/>
              <w:lang w:val="en-GB"/>
            </w:rPr>
            <w:t>3.6.2.</w:t>
          </w:r>
          <w:r>
            <w:rPr>
              <w:rFonts w:asciiTheme="minorHAnsi" w:hAnsiTheme="minorHAnsi"/>
              <w:noProof/>
              <w:lang w:eastAsia="ja-JP"/>
            </w:rPr>
            <w:tab/>
          </w:r>
          <w:r w:rsidRPr="00D5289F">
            <w:rPr>
              <w:noProof/>
              <w:lang w:val="en-GB"/>
            </w:rPr>
            <w:t>views.py</w:t>
          </w:r>
          <w:r>
            <w:rPr>
              <w:noProof/>
            </w:rPr>
            <w:tab/>
          </w:r>
          <w:r>
            <w:rPr>
              <w:noProof/>
            </w:rPr>
            <w:fldChar w:fldCharType="begin"/>
          </w:r>
          <w:r>
            <w:rPr>
              <w:noProof/>
            </w:rPr>
            <w:instrText xml:space="preserve"> PAGEREF _Toc260580300 \h </w:instrText>
          </w:r>
          <w:r>
            <w:rPr>
              <w:noProof/>
            </w:rPr>
          </w:r>
          <w:r>
            <w:rPr>
              <w:noProof/>
            </w:rPr>
            <w:fldChar w:fldCharType="separate"/>
          </w:r>
          <w:r>
            <w:rPr>
              <w:noProof/>
            </w:rPr>
            <w:t>109</w:t>
          </w:r>
          <w:r>
            <w:rPr>
              <w:noProof/>
            </w:rPr>
            <w:fldChar w:fldCharType="end"/>
          </w:r>
        </w:p>
        <w:p w14:paraId="44B307E1" w14:textId="77777777" w:rsidR="001464F4" w:rsidRPr="0020749A" w:rsidRDefault="00311964" w:rsidP="00B056D7">
          <w:pPr>
            <w:rPr>
              <w:lang w:val="en-GB"/>
            </w:rPr>
          </w:pPr>
          <w:r w:rsidRPr="0020749A">
            <w:rPr>
              <w:b/>
              <w:caps/>
              <w:sz w:val="22"/>
              <w:szCs w:val="22"/>
              <w:lang w:val="en-GB"/>
            </w:rPr>
            <w:fldChar w:fldCharType="end"/>
          </w:r>
        </w:p>
      </w:sdtContent>
    </w:sdt>
    <w:p w14:paraId="23421D7B" w14:textId="77777777" w:rsidR="001464F4" w:rsidRPr="0020749A" w:rsidRDefault="001464F4" w:rsidP="00B056D7">
      <w:pPr>
        <w:pStyle w:val="Kop1"/>
        <w:rPr>
          <w:lang w:val="en-GB"/>
        </w:rPr>
      </w:pPr>
      <w:r w:rsidRPr="0020749A">
        <w:rPr>
          <w:lang w:val="en-GB"/>
        </w:rPr>
        <w:br w:type="page"/>
      </w:r>
    </w:p>
    <w:p w14:paraId="3A71A9E3" w14:textId="77777777" w:rsidR="001464F4" w:rsidRPr="0020749A" w:rsidRDefault="001464F4" w:rsidP="00B056D7">
      <w:pPr>
        <w:pStyle w:val="Kop1"/>
        <w:rPr>
          <w:lang w:val="en-GB"/>
        </w:rPr>
      </w:pPr>
      <w:bookmarkStart w:id="0" w:name="_Toc260580229"/>
      <w:r w:rsidRPr="0020749A">
        <w:rPr>
          <w:lang w:val="en-GB"/>
        </w:rPr>
        <w:lastRenderedPageBreak/>
        <w:t>Introduction</w:t>
      </w:r>
      <w:bookmarkEnd w:id="0"/>
    </w:p>
    <w:p w14:paraId="358F37C4" w14:textId="31457531" w:rsidR="001464F4" w:rsidRPr="0020749A" w:rsidRDefault="00A4087A" w:rsidP="00B056D7">
      <w:pPr>
        <w:pStyle w:val="Kop2"/>
        <w:rPr>
          <w:lang w:val="en-GB"/>
        </w:rPr>
      </w:pPr>
      <w:bookmarkStart w:id="1" w:name="_Toc260580230"/>
      <w:r w:rsidRPr="0020749A">
        <w:rPr>
          <w:lang w:val="en-GB"/>
        </w:rPr>
        <w:t>Illegal trade in endangered orchids</w:t>
      </w:r>
      <w:bookmarkEnd w:id="1"/>
    </w:p>
    <w:p w14:paraId="73F03CE5" w14:textId="2EFED54F" w:rsidR="001464F4" w:rsidRPr="0020749A" w:rsidRDefault="001464F4" w:rsidP="00B056D7">
      <w:pPr>
        <w:rPr>
          <w:lang w:val="en-GB"/>
        </w:rPr>
      </w:pPr>
      <w:r w:rsidRPr="0020749A">
        <w:rPr>
          <w:lang w:val="en-GB"/>
        </w:rPr>
        <w:t>There are thousands of different orchid species known all over the world [2]. None of these are allowed to be imported into the Netherlands without CITES permits. Since 1973 orchids are primarily protected by the Convention on International Trade in Endangered Species of Wild Flora and Fauna (CITES), which is signed by over 120 nations [3]. Despite this convention many orchids are illegally traded. To trade species that are protected by CITES, a licence or certificate is required.</w:t>
      </w:r>
    </w:p>
    <w:p w14:paraId="625D148D" w14:textId="75C41078" w:rsidR="001464F4" w:rsidRPr="0020749A" w:rsidRDefault="00E3296B" w:rsidP="00E07197">
      <w:pPr>
        <w:ind w:firstLine="708"/>
        <w:rPr>
          <w:lang w:val="en-GB"/>
        </w:rPr>
      </w:pPr>
      <w:r w:rsidRPr="0020749A">
        <w:rPr>
          <w:lang w:val="en-GB"/>
        </w:rPr>
        <w:t>It is difficult to monitor the illegal trade of orchids b</w:t>
      </w:r>
      <w:r w:rsidR="001464F4" w:rsidRPr="0020749A">
        <w:rPr>
          <w:lang w:val="en-GB"/>
        </w:rPr>
        <w:t xml:space="preserve">ecause some orchids look very </w:t>
      </w:r>
      <w:r w:rsidRPr="0020749A">
        <w:rPr>
          <w:lang w:val="en-GB"/>
        </w:rPr>
        <w:t>similar to non-protected plants</w:t>
      </w:r>
      <w:r w:rsidR="0038083C" w:rsidRPr="0020749A">
        <w:rPr>
          <w:lang w:val="en-GB"/>
        </w:rPr>
        <w:t xml:space="preserve"> and so accurate identification can be very difficult</w:t>
      </w:r>
      <w:r w:rsidR="00953D42" w:rsidRPr="0020749A">
        <w:rPr>
          <w:lang w:val="en-GB"/>
        </w:rPr>
        <w:t>.</w:t>
      </w:r>
      <w:r w:rsidRPr="0020749A">
        <w:rPr>
          <w:lang w:val="en-GB"/>
        </w:rPr>
        <w:t xml:space="preserve"> </w:t>
      </w:r>
      <w:r w:rsidR="00635D7C" w:rsidRPr="0020749A">
        <w:rPr>
          <w:lang w:val="en-GB"/>
        </w:rPr>
        <w:t>To improve identification, software that can identify orchid</w:t>
      </w:r>
      <w:r w:rsidR="00E423CD" w:rsidRPr="0020749A">
        <w:rPr>
          <w:lang w:val="en-GB"/>
        </w:rPr>
        <w:t xml:space="preserve">s from pictures of </w:t>
      </w:r>
      <w:commentRangeStart w:id="2"/>
      <w:r w:rsidR="00E423CD" w:rsidRPr="0020749A">
        <w:rPr>
          <w:lang w:val="en-GB"/>
        </w:rPr>
        <w:t>tubers, leaves</w:t>
      </w:r>
      <w:r w:rsidR="005317E1" w:rsidRPr="0020749A">
        <w:rPr>
          <w:lang w:val="en-GB"/>
        </w:rPr>
        <w:t xml:space="preserve"> or flowers</w:t>
      </w:r>
      <w:commentRangeEnd w:id="2"/>
      <w:r w:rsidR="00E51D36" w:rsidRPr="0020749A">
        <w:rPr>
          <w:rStyle w:val="Verwijzingopmerking"/>
          <w:lang w:val="en-GB"/>
        </w:rPr>
        <w:commentReference w:id="2"/>
      </w:r>
      <w:r w:rsidR="005317E1" w:rsidRPr="0020749A">
        <w:rPr>
          <w:lang w:val="en-GB"/>
        </w:rPr>
        <w:t xml:space="preserve"> </w:t>
      </w:r>
      <w:r w:rsidR="0038083C" w:rsidRPr="0020749A">
        <w:rPr>
          <w:lang w:val="en-GB"/>
        </w:rPr>
        <w:t xml:space="preserve">could be </w:t>
      </w:r>
      <w:r w:rsidR="00953D42" w:rsidRPr="0020749A">
        <w:rPr>
          <w:lang w:val="en-GB"/>
        </w:rPr>
        <w:t xml:space="preserve">vital. </w:t>
      </w:r>
      <w:r w:rsidR="00235869" w:rsidRPr="0020749A">
        <w:rPr>
          <w:lang w:val="en-GB"/>
        </w:rPr>
        <w:t xml:space="preserve">This software </w:t>
      </w:r>
      <w:r w:rsidR="0038083C" w:rsidRPr="0020749A">
        <w:rPr>
          <w:lang w:val="en-GB"/>
        </w:rPr>
        <w:t>would in particular aid</w:t>
      </w:r>
      <w:r w:rsidR="00235869" w:rsidRPr="0020749A">
        <w:rPr>
          <w:lang w:val="en-GB"/>
        </w:rPr>
        <w:t xml:space="preserve"> custom officers and employees of nature conservation organizations involved in confiscating illegally traded material.</w:t>
      </w:r>
    </w:p>
    <w:p w14:paraId="27EA4CB3" w14:textId="27EED037" w:rsidR="001464F4" w:rsidRPr="0020749A" w:rsidRDefault="00A4087A" w:rsidP="00B056D7">
      <w:pPr>
        <w:pStyle w:val="Kop2"/>
        <w:rPr>
          <w:lang w:val="en-GB"/>
        </w:rPr>
      </w:pPr>
      <w:bookmarkStart w:id="3" w:name="_Toc260580231"/>
      <w:r w:rsidRPr="0020749A">
        <w:rPr>
          <w:lang w:val="en-GB"/>
        </w:rPr>
        <w:t>Slipper orchids</w:t>
      </w:r>
      <w:bookmarkEnd w:id="3"/>
    </w:p>
    <w:p w14:paraId="628D42F2" w14:textId="77777777" w:rsidR="001464F4" w:rsidRPr="0020749A" w:rsidRDefault="00635D7C" w:rsidP="00B056D7">
      <w:pPr>
        <w:rPr>
          <w:lang w:val="en-GB"/>
        </w:rPr>
      </w:pPr>
      <w:r w:rsidRPr="0020749A">
        <w:rPr>
          <w:lang w:val="en-GB"/>
        </w:rPr>
        <w:t>During this project the</w:t>
      </w:r>
      <w:r w:rsidR="001464F4" w:rsidRPr="0020749A">
        <w:rPr>
          <w:lang w:val="en-GB"/>
        </w:rPr>
        <w:t xml:space="preserve"> focus </w:t>
      </w:r>
      <w:r w:rsidRPr="0020749A">
        <w:rPr>
          <w:lang w:val="en-GB"/>
        </w:rPr>
        <w:t>is on</w:t>
      </w:r>
      <w:r w:rsidR="001464F4" w:rsidRPr="0020749A">
        <w:rPr>
          <w:lang w:val="en-GB"/>
        </w:rPr>
        <w:t xml:space="preserve"> slipper orchids and orchids from which </w:t>
      </w:r>
      <w:r w:rsidR="001464F4" w:rsidRPr="0020749A">
        <w:rPr>
          <w:i/>
          <w:lang w:val="en-GB"/>
        </w:rPr>
        <w:t xml:space="preserve">salep </w:t>
      </w:r>
      <w:r w:rsidR="001464F4" w:rsidRPr="0020749A">
        <w:rPr>
          <w:lang w:val="en-GB"/>
        </w:rPr>
        <w:t>i</w:t>
      </w:r>
      <w:r w:rsidRPr="0020749A">
        <w:rPr>
          <w:lang w:val="en-GB"/>
        </w:rPr>
        <w:t>s produced.</w:t>
      </w:r>
    </w:p>
    <w:p w14:paraId="3175FBD1" w14:textId="0F7ED8CE" w:rsidR="00A4087A" w:rsidRPr="0020749A" w:rsidRDefault="001464F4" w:rsidP="00B056D7">
      <w:pPr>
        <w:rPr>
          <w:lang w:val="en-GB"/>
        </w:rPr>
      </w:pPr>
      <w:r w:rsidRPr="0020749A">
        <w:rPr>
          <w:lang w:val="en-GB"/>
        </w:rPr>
        <w:t xml:space="preserve">In Europe and Asia the slipper orchids (Cypripedioideae) are widely distributed between sea level up to 2000 m altitude. </w:t>
      </w:r>
      <w:r w:rsidR="0038083C" w:rsidRPr="0020749A">
        <w:rPr>
          <w:lang w:val="en-GB"/>
        </w:rPr>
        <w:t xml:space="preserve">They </w:t>
      </w:r>
      <w:r w:rsidRPr="0020749A">
        <w:rPr>
          <w:lang w:val="en-GB"/>
        </w:rPr>
        <w:t>prefer to live in calcareous environments and are found in deciduous or mixed deciduous and coniferous woods. They grow best in light to deep shade. The slipper orchid is an herbaceous perennial plant species that</w:t>
      </w:r>
      <w:r w:rsidR="0038083C" w:rsidRPr="0020749A">
        <w:rPr>
          <w:lang w:val="en-GB"/>
        </w:rPr>
        <w:t xml:space="preserve"> has a long lifespan</w:t>
      </w:r>
      <w:r w:rsidRPr="0020749A">
        <w:rPr>
          <w:lang w:val="en-GB"/>
        </w:rPr>
        <w:t>. It can grow up to 60 cm and each season the slipper orchid will produce new growths. Each stem of the orchid can contain 3 to 4 leaves that often have up</w:t>
      </w:r>
      <w:r w:rsidR="0038083C" w:rsidRPr="0020749A">
        <w:rPr>
          <w:lang w:val="en-GB"/>
        </w:rPr>
        <w:t xml:space="preserve">wardly </w:t>
      </w:r>
      <w:r w:rsidRPr="0020749A">
        <w:rPr>
          <w:lang w:val="en-GB"/>
        </w:rPr>
        <w:t>curved sides. The flower stalk can be one-flowered or two-flowered with leaf-like bracts. The sepals and petals are rarely green but commonly brightly coloured. The</w:t>
      </w:r>
      <w:r w:rsidR="00875FCA" w:rsidRPr="0020749A">
        <w:rPr>
          <w:lang w:val="en-GB"/>
        </w:rPr>
        <w:t>se sepals and petals</w:t>
      </w:r>
      <w:r w:rsidRPr="0020749A">
        <w:rPr>
          <w:lang w:val="en-GB"/>
        </w:rPr>
        <w:t xml:space="preserve"> are also often twisted [4]. Slipper orchids are highly desired ornamentals.</w:t>
      </w:r>
    </w:p>
    <w:p w14:paraId="3D1BA7CA" w14:textId="5A109B19" w:rsidR="001464F4" w:rsidRPr="0020749A" w:rsidRDefault="001464F4" w:rsidP="00E07197">
      <w:pPr>
        <w:ind w:firstLine="708"/>
        <w:rPr>
          <w:lang w:val="en-GB"/>
        </w:rPr>
      </w:pPr>
      <w:r w:rsidRPr="0020749A">
        <w:rPr>
          <w:lang w:val="en-GB"/>
        </w:rPr>
        <w:t xml:space="preserve">Ground orchid bulbs of the Orchidoideae, also known as </w:t>
      </w:r>
      <w:r w:rsidRPr="0020749A">
        <w:rPr>
          <w:i/>
          <w:lang w:val="en-GB"/>
        </w:rPr>
        <w:t>salep,</w:t>
      </w:r>
      <w:r w:rsidRPr="0020749A">
        <w:rPr>
          <w:lang w:val="en-GB"/>
        </w:rPr>
        <w:t xml:space="preserve"> are very popular in Turkey. They are used to produce ice cream in summer and </w:t>
      </w:r>
      <w:r w:rsidR="0010140C" w:rsidRPr="0020749A">
        <w:rPr>
          <w:lang w:val="en-GB"/>
        </w:rPr>
        <w:t xml:space="preserve">hot </w:t>
      </w:r>
      <w:r w:rsidRPr="0020749A">
        <w:rPr>
          <w:lang w:val="en-GB"/>
        </w:rPr>
        <w:t xml:space="preserve">drinks during winter. </w:t>
      </w:r>
      <w:r w:rsidRPr="0020749A">
        <w:rPr>
          <w:i/>
          <w:lang w:val="en-GB"/>
        </w:rPr>
        <w:t xml:space="preserve">Salep </w:t>
      </w:r>
      <w:r w:rsidRPr="0020749A">
        <w:rPr>
          <w:lang w:val="en-GB"/>
        </w:rPr>
        <w:t xml:space="preserve">is also used as medicine. In the early 1990s the trade of </w:t>
      </w:r>
      <w:r w:rsidRPr="0020749A">
        <w:rPr>
          <w:i/>
          <w:lang w:val="en-GB"/>
        </w:rPr>
        <w:t>salep</w:t>
      </w:r>
      <w:r w:rsidRPr="0020749A">
        <w:rPr>
          <w:lang w:val="en-GB"/>
        </w:rPr>
        <w:t xml:space="preserve"> increased strongly. </w:t>
      </w:r>
      <w:r w:rsidR="00A4087A" w:rsidRPr="0020749A">
        <w:rPr>
          <w:lang w:val="en-GB"/>
        </w:rPr>
        <w:t>O</w:t>
      </w:r>
      <w:r w:rsidRPr="0020749A">
        <w:rPr>
          <w:lang w:val="en-GB"/>
        </w:rPr>
        <w:t>fficial statistics from the Turkish State Institute of Statistics show</w:t>
      </w:r>
      <w:r w:rsidR="00E51D36" w:rsidRPr="0020749A">
        <w:rPr>
          <w:lang w:val="en-GB"/>
        </w:rPr>
        <w:t>s</w:t>
      </w:r>
      <w:r w:rsidRPr="0020749A">
        <w:rPr>
          <w:lang w:val="en-GB"/>
        </w:rPr>
        <w:t xml:space="preserve"> that the export between 1995 and 1999 was 282</w:t>
      </w:r>
      <w:r w:rsidR="00E423CD" w:rsidRPr="0020749A">
        <w:rPr>
          <w:lang w:val="en-GB"/>
        </w:rPr>
        <w:t>.</w:t>
      </w:r>
      <w:r w:rsidRPr="0020749A">
        <w:rPr>
          <w:lang w:val="en-GB"/>
        </w:rPr>
        <w:t xml:space="preserve">000 kg annually. </w:t>
      </w:r>
      <w:r w:rsidR="0038083C" w:rsidRPr="0020749A">
        <w:rPr>
          <w:lang w:val="en-GB"/>
        </w:rPr>
        <w:t xml:space="preserve">To achieve this amount of </w:t>
      </w:r>
      <w:r w:rsidR="0038083C" w:rsidRPr="0020749A">
        <w:rPr>
          <w:i/>
          <w:lang w:val="en-GB"/>
        </w:rPr>
        <w:t>salep</w:t>
      </w:r>
      <w:r w:rsidR="0038083C" w:rsidRPr="0020749A">
        <w:rPr>
          <w:lang w:val="en-GB"/>
        </w:rPr>
        <w:t xml:space="preserve"> 9.825.000 – 19.650.000 bulbs are required.</w:t>
      </w:r>
      <w:r w:rsidR="0054453A" w:rsidRPr="0020749A">
        <w:rPr>
          <w:lang w:val="en-GB"/>
        </w:rPr>
        <w:t xml:space="preserve"> </w:t>
      </w:r>
      <w:r w:rsidRPr="0020749A">
        <w:rPr>
          <w:lang w:val="en-GB"/>
        </w:rPr>
        <w:t xml:space="preserve">It is unknown if this information is related to pure </w:t>
      </w:r>
      <w:r w:rsidRPr="0020749A">
        <w:rPr>
          <w:i/>
          <w:lang w:val="en-GB"/>
        </w:rPr>
        <w:t>salep</w:t>
      </w:r>
      <w:r w:rsidRPr="0020749A">
        <w:rPr>
          <w:lang w:val="en-GB"/>
        </w:rPr>
        <w:t xml:space="preserve">, substitutes or mixtures. </w:t>
      </w:r>
      <w:r w:rsidR="0038083C" w:rsidRPr="0020749A">
        <w:rPr>
          <w:lang w:val="en-GB"/>
        </w:rPr>
        <w:t>However, a</w:t>
      </w:r>
      <w:r w:rsidR="00A4087A" w:rsidRPr="0020749A">
        <w:rPr>
          <w:lang w:val="en-GB"/>
        </w:rPr>
        <w:t>s t</w:t>
      </w:r>
      <w:r w:rsidRPr="0020749A">
        <w:rPr>
          <w:lang w:val="en-GB"/>
        </w:rPr>
        <w:t xml:space="preserve">his is </w:t>
      </w:r>
      <w:r w:rsidR="00A4087A" w:rsidRPr="0020749A">
        <w:rPr>
          <w:lang w:val="en-GB"/>
        </w:rPr>
        <w:t>unsustainable,</w:t>
      </w:r>
      <w:r w:rsidRPr="0020749A">
        <w:rPr>
          <w:lang w:val="en-GB"/>
        </w:rPr>
        <w:t xml:space="preserve"> laws </w:t>
      </w:r>
      <w:r w:rsidR="00A4087A" w:rsidRPr="0020749A">
        <w:rPr>
          <w:lang w:val="en-GB"/>
        </w:rPr>
        <w:t xml:space="preserve">have been </w:t>
      </w:r>
      <w:r w:rsidRPr="0020749A">
        <w:rPr>
          <w:lang w:val="en-GB"/>
        </w:rPr>
        <w:t>established to protect these orchids. In Turkey there are three laws that would</w:t>
      </w:r>
      <w:r w:rsidR="00E3296B" w:rsidRPr="0020749A">
        <w:rPr>
          <w:lang w:val="en-GB"/>
        </w:rPr>
        <w:t xml:space="preserve"> protect them</w:t>
      </w:r>
      <w:r w:rsidR="0038083C" w:rsidRPr="0020749A">
        <w:rPr>
          <w:lang w:val="en-GB"/>
        </w:rPr>
        <w:t>:</w:t>
      </w:r>
      <w:r w:rsidR="00E3296B" w:rsidRPr="0020749A">
        <w:rPr>
          <w:lang w:val="en-GB"/>
        </w:rPr>
        <w:t xml:space="preserve"> The first law</w:t>
      </w:r>
      <w:r w:rsidRPr="0020749A">
        <w:rPr>
          <w:lang w:val="en-GB"/>
        </w:rPr>
        <w:t xml:space="preserve"> is the Turkish Forest </w:t>
      </w:r>
      <w:r w:rsidR="0054453A" w:rsidRPr="0020749A">
        <w:rPr>
          <w:lang w:val="en-GB"/>
        </w:rPr>
        <w:t>Law, which</w:t>
      </w:r>
      <w:r w:rsidR="004B3CF7" w:rsidRPr="0020749A">
        <w:rPr>
          <w:lang w:val="en-GB"/>
        </w:rPr>
        <w:t xml:space="preserve"> </w:t>
      </w:r>
      <w:r w:rsidRPr="0020749A">
        <w:rPr>
          <w:lang w:val="en-GB"/>
        </w:rPr>
        <w:t>regulates the use of non-wood forest products. In short this law states that it is forbidden to collect and remove</w:t>
      </w:r>
      <w:r w:rsidR="00E3296B" w:rsidRPr="0020749A">
        <w:rPr>
          <w:lang w:val="en-GB"/>
        </w:rPr>
        <w:t xml:space="preserve"> any form of forest vegetation. The second </w:t>
      </w:r>
      <w:r w:rsidRPr="0020749A">
        <w:rPr>
          <w:lang w:val="en-GB"/>
        </w:rPr>
        <w:t>law, the Turkish Law of Natural Parks</w:t>
      </w:r>
      <w:r w:rsidR="00020A25" w:rsidRPr="0020749A">
        <w:rPr>
          <w:lang w:val="en-GB"/>
        </w:rPr>
        <w:t>,</w:t>
      </w:r>
      <w:r w:rsidRPr="0020749A">
        <w:rPr>
          <w:lang w:val="en-GB"/>
        </w:rPr>
        <w:t xml:space="preserve"> </w:t>
      </w:r>
      <w:r w:rsidR="0054453A" w:rsidRPr="0020749A">
        <w:rPr>
          <w:lang w:val="en-GB"/>
        </w:rPr>
        <w:t>states</w:t>
      </w:r>
      <w:r w:rsidRPr="0020749A">
        <w:rPr>
          <w:lang w:val="en-GB"/>
        </w:rPr>
        <w:t xml:space="preserve"> “The production of forest products, hunting and disturbing the natural balance is prohibited.” Since collecting </w:t>
      </w:r>
      <w:r w:rsidRPr="0020749A">
        <w:rPr>
          <w:i/>
          <w:lang w:val="en-GB"/>
        </w:rPr>
        <w:t>salep</w:t>
      </w:r>
      <w:r w:rsidRPr="0020749A">
        <w:rPr>
          <w:lang w:val="en-GB"/>
        </w:rPr>
        <w:t xml:space="preserve"> is classified as production of forest products, it is prohibited in all protected areas. The last law in Turkey is The Regulation on Collection, Production and Export of Bulbs of Wildflowers. As the title of </w:t>
      </w:r>
      <w:r w:rsidR="00E3296B" w:rsidRPr="0020749A">
        <w:rPr>
          <w:lang w:val="en-GB"/>
        </w:rPr>
        <w:t xml:space="preserve">this </w:t>
      </w:r>
      <w:r w:rsidRPr="0020749A">
        <w:rPr>
          <w:lang w:val="en-GB"/>
        </w:rPr>
        <w:t xml:space="preserve">law </w:t>
      </w:r>
      <w:r w:rsidR="00A4087A" w:rsidRPr="0020749A">
        <w:rPr>
          <w:lang w:val="en-GB"/>
        </w:rPr>
        <w:t>suggests</w:t>
      </w:r>
      <w:r w:rsidRPr="0020749A">
        <w:rPr>
          <w:lang w:val="en-GB"/>
        </w:rPr>
        <w:t>, this law regulates the production and the export of bulbs, roots and tubers of flowers. It also holds a list with species that may not be taken away from the wild for export [5].</w:t>
      </w:r>
      <w:r w:rsidR="00235869" w:rsidRPr="0020749A">
        <w:rPr>
          <w:lang w:val="en-GB"/>
        </w:rPr>
        <w:t xml:space="preserve"> </w:t>
      </w:r>
      <w:r w:rsidR="00B02759" w:rsidRPr="0020749A">
        <w:rPr>
          <w:lang w:val="en-GB"/>
        </w:rPr>
        <w:t xml:space="preserve">As mentioned earlier, the exact ingredients in </w:t>
      </w:r>
      <w:r w:rsidR="00B02759" w:rsidRPr="0020749A">
        <w:rPr>
          <w:i/>
          <w:lang w:val="en-GB"/>
        </w:rPr>
        <w:t>salep</w:t>
      </w:r>
      <w:r w:rsidR="00B02759" w:rsidRPr="0020749A">
        <w:rPr>
          <w:lang w:val="en-GB"/>
        </w:rPr>
        <w:t xml:space="preserve"> cannot be identified without molecular identification tools, therefore making it difficult to enforce these laws. </w:t>
      </w:r>
    </w:p>
    <w:p w14:paraId="6900CCEB" w14:textId="77777777" w:rsidR="001464F4" w:rsidRPr="0020749A" w:rsidRDefault="002D5A7A" w:rsidP="00B056D7">
      <w:pPr>
        <w:pStyle w:val="Kop2"/>
        <w:rPr>
          <w:lang w:val="en-GB"/>
        </w:rPr>
      </w:pPr>
      <w:bookmarkStart w:id="4" w:name="_Toc260580232"/>
      <w:r w:rsidRPr="0020749A">
        <w:rPr>
          <w:lang w:val="en-GB"/>
        </w:rPr>
        <w:t>How a</w:t>
      </w:r>
      <w:r w:rsidR="001464F4" w:rsidRPr="0020749A">
        <w:rPr>
          <w:lang w:val="en-GB"/>
        </w:rPr>
        <w:t xml:space="preserve"> </w:t>
      </w:r>
      <w:r w:rsidRPr="0020749A">
        <w:rPr>
          <w:lang w:val="en-GB"/>
        </w:rPr>
        <w:t xml:space="preserve">web </w:t>
      </w:r>
      <w:r w:rsidR="001464F4" w:rsidRPr="0020749A">
        <w:rPr>
          <w:lang w:val="en-GB"/>
        </w:rPr>
        <w:t>app</w:t>
      </w:r>
      <w:r w:rsidRPr="0020749A">
        <w:rPr>
          <w:lang w:val="en-GB"/>
        </w:rPr>
        <w:t>lication</w:t>
      </w:r>
      <w:r w:rsidR="001464F4" w:rsidRPr="0020749A">
        <w:rPr>
          <w:lang w:val="en-GB"/>
        </w:rPr>
        <w:t xml:space="preserve"> c</w:t>
      </w:r>
      <w:r w:rsidR="00AA6E46" w:rsidRPr="0020749A">
        <w:rPr>
          <w:lang w:val="en-GB"/>
        </w:rPr>
        <w:t>an</w:t>
      </w:r>
      <w:r w:rsidR="001464F4" w:rsidRPr="0020749A">
        <w:rPr>
          <w:lang w:val="en-GB"/>
        </w:rPr>
        <w:t xml:space="preserve"> improve control in illegal orchid trade</w:t>
      </w:r>
      <w:bookmarkEnd w:id="4"/>
    </w:p>
    <w:p w14:paraId="5EC239B9" w14:textId="014646FE" w:rsidR="001464F4" w:rsidRPr="0020749A" w:rsidRDefault="001464F4" w:rsidP="00B056D7">
      <w:pPr>
        <w:rPr>
          <w:lang w:val="en-GB"/>
        </w:rPr>
      </w:pPr>
      <w:r w:rsidRPr="0020749A">
        <w:rPr>
          <w:lang w:val="en-GB"/>
        </w:rPr>
        <w:t>To make it easier to follow the trad</w:t>
      </w:r>
      <w:r w:rsidR="002D5A7A" w:rsidRPr="0020749A">
        <w:rPr>
          <w:lang w:val="en-GB"/>
        </w:rPr>
        <w:t>e routes of orchid smuggling, a web</w:t>
      </w:r>
      <w:r w:rsidRPr="0020749A">
        <w:rPr>
          <w:lang w:val="en-GB"/>
        </w:rPr>
        <w:t xml:space="preserve"> app</w:t>
      </w:r>
      <w:r w:rsidR="002D5A7A" w:rsidRPr="0020749A">
        <w:rPr>
          <w:lang w:val="en-GB"/>
        </w:rPr>
        <w:t>lication</w:t>
      </w:r>
      <w:r w:rsidRPr="0020749A">
        <w:rPr>
          <w:lang w:val="en-GB"/>
        </w:rPr>
        <w:t xml:space="preserve"> that can identify different orchid species </w:t>
      </w:r>
      <w:del w:id="5" w:author="Mirna" w:date="2014-05-02T10:44:00Z">
        <w:r w:rsidRPr="0020749A" w:rsidDel="00FC5F7E">
          <w:rPr>
            <w:lang w:val="en-GB"/>
          </w:rPr>
          <w:delText>would be handy.</w:delText>
        </w:r>
      </w:del>
      <w:ins w:id="6" w:author="Mirna" w:date="2014-05-02T10:44:00Z">
        <w:r w:rsidR="00FC5F7E">
          <w:rPr>
            <w:lang w:val="en-GB"/>
          </w:rPr>
          <w:t>is desired.</w:t>
        </w:r>
      </w:ins>
      <w:r w:rsidRPr="0020749A">
        <w:rPr>
          <w:lang w:val="en-GB"/>
        </w:rPr>
        <w:t xml:space="preserve"> This app</w:t>
      </w:r>
      <w:r w:rsidR="002D5A7A" w:rsidRPr="0020749A">
        <w:rPr>
          <w:lang w:val="en-GB"/>
        </w:rPr>
        <w:t>lication</w:t>
      </w:r>
      <w:r w:rsidRPr="0020749A">
        <w:rPr>
          <w:lang w:val="en-GB"/>
        </w:rPr>
        <w:t xml:space="preserve"> </w:t>
      </w:r>
      <w:r w:rsidR="00B02759" w:rsidRPr="0020749A">
        <w:rPr>
          <w:lang w:val="en-GB"/>
        </w:rPr>
        <w:t xml:space="preserve">could </w:t>
      </w:r>
      <w:r w:rsidRPr="0020749A">
        <w:rPr>
          <w:lang w:val="en-GB"/>
        </w:rPr>
        <w:t xml:space="preserve">be used on </w:t>
      </w:r>
      <w:r w:rsidR="005317E1" w:rsidRPr="0020749A">
        <w:rPr>
          <w:lang w:val="en-GB"/>
        </w:rPr>
        <w:lastRenderedPageBreak/>
        <w:t xml:space="preserve">laptops/desktops </w:t>
      </w:r>
      <w:r w:rsidR="002D5A7A" w:rsidRPr="0020749A">
        <w:rPr>
          <w:lang w:val="en-GB"/>
        </w:rPr>
        <w:t xml:space="preserve">and </w:t>
      </w:r>
      <w:r w:rsidR="005317E1" w:rsidRPr="0020749A">
        <w:rPr>
          <w:lang w:val="en-GB"/>
        </w:rPr>
        <w:t xml:space="preserve">smartphones/tablets </w:t>
      </w:r>
      <w:r w:rsidRPr="0020749A">
        <w:rPr>
          <w:lang w:val="en-GB"/>
        </w:rPr>
        <w:t xml:space="preserve">by taking pictures of </w:t>
      </w:r>
      <w:commentRangeStart w:id="7"/>
      <w:r w:rsidRPr="0020749A">
        <w:rPr>
          <w:lang w:val="en-GB"/>
        </w:rPr>
        <w:t xml:space="preserve">flowers, leaves </w:t>
      </w:r>
      <w:r w:rsidR="00A4087A" w:rsidRPr="0020749A">
        <w:rPr>
          <w:lang w:val="en-GB"/>
        </w:rPr>
        <w:t xml:space="preserve">or </w:t>
      </w:r>
      <w:r w:rsidRPr="0020749A">
        <w:rPr>
          <w:lang w:val="en-GB"/>
        </w:rPr>
        <w:t>underground tubers</w:t>
      </w:r>
      <w:r w:rsidR="00E3296B" w:rsidRPr="0020749A">
        <w:rPr>
          <w:lang w:val="en-GB"/>
        </w:rPr>
        <w:t xml:space="preserve"> </w:t>
      </w:r>
      <w:commentRangeEnd w:id="7"/>
      <w:r w:rsidR="00E51D36" w:rsidRPr="0020749A">
        <w:rPr>
          <w:rStyle w:val="Verwijzingopmerking"/>
          <w:lang w:val="en-GB"/>
        </w:rPr>
        <w:commentReference w:id="7"/>
      </w:r>
      <w:r w:rsidR="00E3296B" w:rsidRPr="0020749A">
        <w:rPr>
          <w:lang w:val="en-GB"/>
        </w:rPr>
        <w:t>and upload</w:t>
      </w:r>
      <w:r w:rsidR="00B02759" w:rsidRPr="0020749A">
        <w:rPr>
          <w:lang w:val="en-GB"/>
        </w:rPr>
        <w:t>ing</w:t>
      </w:r>
      <w:r w:rsidR="00E3296B" w:rsidRPr="0020749A">
        <w:rPr>
          <w:lang w:val="en-GB"/>
        </w:rPr>
        <w:t xml:space="preserve"> the pictures to </w:t>
      </w:r>
      <w:r w:rsidR="00235869" w:rsidRPr="0020749A">
        <w:rPr>
          <w:lang w:val="en-GB"/>
        </w:rPr>
        <w:t>a</w:t>
      </w:r>
      <w:r w:rsidR="00E3296B" w:rsidRPr="0020749A">
        <w:rPr>
          <w:lang w:val="en-GB"/>
        </w:rPr>
        <w:t xml:space="preserve"> website</w:t>
      </w:r>
      <w:r w:rsidRPr="0020749A">
        <w:rPr>
          <w:lang w:val="en-GB"/>
        </w:rPr>
        <w:t>.</w:t>
      </w:r>
      <w:r w:rsidR="002D5A7A" w:rsidRPr="0020749A">
        <w:rPr>
          <w:lang w:val="en-GB"/>
        </w:rPr>
        <w:t xml:space="preserve"> </w:t>
      </w:r>
      <w:r w:rsidRPr="0020749A">
        <w:rPr>
          <w:lang w:val="en-GB"/>
        </w:rPr>
        <w:t>A simple workflow of the app</w:t>
      </w:r>
      <w:r w:rsidR="002D5A7A" w:rsidRPr="0020749A">
        <w:rPr>
          <w:lang w:val="en-GB"/>
        </w:rPr>
        <w:t>lication</w:t>
      </w:r>
      <w:r w:rsidRPr="0020749A">
        <w:rPr>
          <w:lang w:val="en-GB"/>
        </w:rPr>
        <w:t xml:space="preserve"> can be found in figure 2.</w:t>
      </w:r>
      <w:r w:rsidR="002D5A7A" w:rsidRPr="0020749A">
        <w:rPr>
          <w:lang w:val="en-GB"/>
        </w:rPr>
        <w:t xml:space="preserve"> In this project the focus </w:t>
      </w:r>
      <w:del w:id="8" w:author="Mirna" w:date="2014-05-02T10:44:00Z">
        <w:r w:rsidR="00635D7C" w:rsidRPr="0020749A" w:rsidDel="00FC5F7E">
          <w:rPr>
            <w:lang w:val="en-GB"/>
          </w:rPr>
          <w:delText xml:space="preserve">is </w:delText>
        </w:r>
      </w:del>
      <w:ins w:id="9" w:author="Mirna" w:date="2014-05-02T10:44:00Z">
        <w:r w:rsidR="00FC5F7E">
          <w:rPr>
            <w:lang w:val="en-GB"/>
          </w:rPr>
          <w:t>was</w:t>
        </w:r>
        <w:r w:rsidR="00FC5F7E" w:rsidRPr="0020749A">
          <w:rPr>
            <w:lang w:val="en-GB"/>
          </w:rPr>
          <w:t xml:space="preserve"> </w:t>
        </w:r>
      </w:ins>
      <w:r w:rsidR="002D5A7A" w:rsidRPr="0020749A">
        <w:rPr>
          <w:lang w:val="en-GB"/>
        </w:rPr>
        <w:t xml:space="preserve">on </w:t>
      </w:r>
      <w:r w:rsidR="00E3296B" w:rsidRPr="0020749A">
        <w:rPr>
          <w:lang w:val="en-GB"/>
        </w:rPr>
        <w:t>creating</w:t>
      </w:r>
      <w:r w:rsidR="002D5A7A" w:rsidRPr="0020749A">
        <w:rPr>
          <w:lang w:val="en-GB"/>
        </w:rPr>
        <w:t xml:space="preserve"> the webs</w:t>
      </w:r>
      <w:r w:rsidR="00D82FBB" w:rsidRPr="0020749A">
        <w:rPr>
          <w:lang w:val="en-GB"/>
        </w:rPr>
        <w:t>ite and integrat</w:t>
      </w:r>
      <w:r w:rsidR="00B02759" w:rsidRPr="0020749A">
        <w:rPr>
          <w:lang w:val="en-GB"/>
        </w:rPr>
        <w:t>ing</w:t>
      </w:r>
      <w:r w:rsidR="00D82FBB" w:rsidRPr="0020749A">
        <w:rPr>
          <w:lang w:val="en-GB"/>
        </w:rPr>
        <w:t xml:space="preserve"> the identification application</w:t>
      </w:r>
      <w:r w:rsidR="002D5A7A" w:rsidRPr="0020749A">
        <w:rPr>
          <w:lang w:val="en-GB"/>
        </w:rPr>
        <w:t>.</w:t>
      </w:r>
      <w:r w:rsidR="00D82FBB" w:rsidRPr="0020749A">
        <w:rPr>
          <w:lang w:val="en-GB"/>
        </w:rPr>
        <w:t xml:space="preserve"> This application is </w:t>
      </w:r>
      <w:r w:rsidR="00A4087A" w:rsidRPr="0020749A">
        <w:rPr>
          <w:lang w:val="en-GB"/>
        </w:rPr>
        <w:t>currently under development</w:t>
      </w:r>
      <w:r w:rsidR="00D82FBB" w:rsidRPr="0020749A">
        <w:rPr>
          <w:lang w:val="en-GB"/>
        </w:rPr>
        <w:t xml:space="preserve"> at Naturalis.</w:t>
      </w:r>
    </w:p>
    <w:p w14:paraId="5C2D4CB1" w14:textId="77777777" w:rsidR="001464F4" w:rsidRPr="0020749A" w:rsidRDefault="001464F4" w:rsidP="00B056D7">
      <w:pPr>
        <w:rPr>
          <w:lang w:val="en-GB"/>
        </w:rPr>
      </w:pPr>
    </w:p>
    <w:p w14:paraId="50E3FE03" w14:textId="77777777" w:rsidR="00F15985" w:rsidRPr="0020749A" w:rsidRDefault="001464F4" w:rsidP="00B056D7">
      <w:pPr>
        <w:rPr>
          <w:lang w:val="en-GB"/>
        </w:rPr>
      </w:pPr>
      <w:r w:rsidRPr="0020749A">
        <w:rPr>
          <w:noProof/>
        </w:rPr>
        <w:drawing>
          <wp:inline distT="0" distB="0" distL="0" distR="0" wp14:anchorId="7D33914E" wp14:editId="387318BF">
            <wp:extent cx="5415252" cy="41410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3-09-19 om 13.21.24.png"/>
                    <pic:cNvPicPr/>
                  </pic:nvPicPr>
                  <pic:blipFill>
                    <a:blip r:embed="rId11">
                      <a:extLst>
                        <a:ext uri="{28A0092B-C50C-407E-A947-70E740481C1C}">
                          <a14:useLocalDpi xmlns:a14="http://schemas.microsoft.com/office/drawing/2010/main" val="0"/>
                        </a:ext>
                      </a:extLst>
                    </a:blip>
                    <a:stretch>
                      <a:fillRect/>
                    </a:stretch>
                  </pic:blipFill>
                  <pic:spPr>
                    <a:xfrm>
                      <a:off x="0" y="0"/>
                      <a:ext cx="5415252" cy="4141075"/>
                    </a:xfrm>
                    <a:prstGeom prst="rect">
                      <a:avLst/>
                    </a:prstGeom>
                  </pic:spPr>
                </pic:pic>
              </a:graphicData>
            </a:graphic>
          </wp:inline>
        </w:drawing>
      </w:r>
    </w:p>
    <w:p w14:paraId="55949F84" w14:textId="5AA24361" w:rsidR="001464F4" w:rsidRPr="0020749A" w:rsidRDefault="00F15985" w:rsidP="00B056D7">
      <w:pPr>
        <w:pStyle w:val="Bijschrift"/>
        <w:rPr>
          <w:lang w:val="en-GB"/>
        </w:rPr>
      </w:pPr>
      <w:r w:rsidRPr="0020749A">
        <w:rPr>
          <w:lang w:val="en-GB"/>
        </w:rPr>
        <w:t xml:space="preserve">Figure </w:t>
      </w:r>
      <w:r w:rsidR="002E7A08" w:rsidRPr="0020749A">
        <w:rPr>
          <w:lang w:val="en-GB"/>
        </w:rPr>
        <w:fldChar w:fldCharType="begin"/>
      </w:r>
      <w:r w:rsidR="002E7A08" w:rsidRPr="0020749A">
        <w:rPr>
          <w:lang w:val="en-GB"/>
        </w:rPr>
        <w:instrText xml:space="preserve"> SEQ Figure \* ARABIC </w:instrText>
      </w:r>
      <w:r w:rsidR="002E7A08" w:rsidRPr="0020749A">
        <w:rPr>
          <w:lang w:val="en-GB"/>
        </w:rPr>
        <w:fldChar w:fldCharType="separate"/>
      </w:r>
      <w:r w:rsidR="002E7A08" w:rsidRPr="0020749A">
        <w:rPr>
          <w:noProof/>
          <w:lang w:val="en-GB"/>
        </w:rPr>
        <w:t>2</w:t>
      </w:r>
      <w:r w:rsidR="002E7A08" w:rsidRPr="0020749A">
        <w:rPr>
          <w:lang w:val="en-GB"/>
        </w:rPr>
        <w:fldChar w:fldCharType="end"/>
      </w:r>
      <w:r w:rsidRPr="0020749A">
        <w:rPr>
          <w:lang w:val="en-GB"/>
        </w:rPr>
        <w:t xml:space="preserve"> A simple workflow of the application made during this project. Resources of the pictures: [</w:t>
      </w:r>
      <w:r w:rsidR="009F6D98" w:rsidRPr="0020749A">
        <w:rPr>
          <w:lang w:val="en-GB"/>
        </w:rPr>
        <w:t>6</w:t>
      </w:r>
      <w:r w:rsidRPr="0020749A">
        <w:rPr>
          <w:lang w:val="en-GB"/>
        </w:rPr>
        <w:t>-1</w:t>
      </w:r>
      <w:r w:rsidR="009F6D98" w:rsidRPr="0020749A">
        <w:rPr>
          <w:lang w:val="en-GB"/>
        </w:rPr>
        <w:t>5</w:t>
      </w:r>
      <w:r w:rsidRPr="0020749A">
        <w:rPr>
          <w:lang w:val="en-GB"/>
        </w:rPr>
        <w:t>]</w:t>
      </w:r>
    </w:p>
    <w:p w14:paraId="41B87068" w14:textId="77777777" w:rsidR="001464F4" w:rsidRPr="0020749A" w:rsidRDefault="00561329" w:rsidP="00B056D7">
      <w:pPr>
        <w:pStyle w:val="Kop2"/>
        <w:rPr>
          <w:lang w:val="en-GB"/>
        </w:rPr>
      </w:pPr>
      <w:bookmarkStart w:id="10" w:name="_Toc260580233"/>
      <w:r w:rsidRPr="0020749A">
        <w:rPr>
          <w:lang w:val="en-GB"/>
        </w:rPr>
        <w:t>Comparable</w:t>
      </w:r>
      <w:r w:rsidR="001464F4" w:rsidRPr="0020749A">
        <w:rPr>
          <w:lang w:val="en-GB"/>
        </w:rPr>
        <w:t xml:space="preserve"> </w:t>
      </w:r>
      <w:r w:rsidR="00CC11BB" w:rsidRPr="0020749A">
        <w:rPr>
          <w:lang w:val="en-GB"/>
        </w:rPr>
        <w:t>software</w:t>
      </w:r>
      <w:bookmarkEnd w:id="10"/>
    </w:p>
    <w:p w14:paraId="5BBD1D5F" w14:textId="0FFF15CE" w:rsidR="001464F4" w:rsidRPr="0020749A" w:rsidRDefault="00CC11BB" w:rsidP="00B056D7">
      <w:pPr>
        <w:rPr>
          <w:lang w:val="en-GB"/>
        </w:rPr>
      </w:pPr>
      <w:r w:rsidRPr="0020749A">
        <w:rPr>
          <w:lang w:val="en-GB"/>
        </w:rPr>
        <w:t>There is software available that can identify a person using face recognition</w:t>
      </w:r>
      <w:r w:rsidR="00B02759" w:rsidRPr="0020749A">
        <w:rPr>
          <w:lang w:val="en-GB"/>
        </w:rPr>
        <w:t xml:space="preserve">, for example the </w:t>
      </w:r>
      <w:r w:rsidR="001464F4" w:rsidRPr="0020749A">
        <w:rPr>
          <w:lang w:val="en-GB"/>
        </w:rPr>
        <w:t>software KeyLemon [</w:t>
      </w:r>
      <w:r w:rsidR="009F6D98" w:rsidRPr="0020749A">
        <w:rPr>
          <w:lang w:val="en-GB"/>
        </w:rPr>
        <w:t>16</w:t>
      </w:r>
      <w:r w:rsidR="001464F4" w:rsidRPr="0020749A">
        <w:rPr>
          <w:lang w:val="en-GB"/>
        </w:rPr>
        <w:t>]. This software could be used to unlock a computer.</w:t>
      </w:r>
    </w:p>
    <w:p w14:paraId="011CAC51" w14:textId="154E5E06" w:rsidR="00E35734" w:rsidRPr="0020749A" w:rsidRDefault="00B02759" w:rsidP="00B056D7">
      <w:pPr>
        <w:rPr>
          <w:lang w:val="en-GB"/>
        </w:rPr>
      </w:pPr>
      <w:r w:rsidRPr="0020749A">
        <w:rPr>
          <w:lang w:val="en-GB"/>
        </w:rPr>
        <w:t xml:space="preserve">Essentially the software takes </w:t>
      </w:r>
      <w:r w:rsidR="001464F4" w:rsidRPr="0020749A">
        <w:rPr>
          <w:lang w:val="en-GB"/>
        </w:rPr>
        <w:t xml:space="preserve">a picture or series of pictures of your face. When it takes a series of pictures it is almost always required to move your head up and down and / or left and right. The software saves this picture / these pictures. When you use the software to unlock your computer the software takes a picture / a series of pictures of your face and compares this picture / these pictures with the saved picture(s). When it finds </w:t>
      </w:r>
      <w:r w:rsidR="00AA6E46" w:rsidRPr="0020749A">
        <w:rPr>
          <w:lang w:val="en-GB"/>
        </w:rPr>
        <w:t>a match you will be logged-in to</w:t>
      </w:r>
      <w:r w:rsidR="001464F4" w:rsidRPr="0020749A">
        <w:rPr>
          <w:lang w:val="en-GB"/>
        </w:rPr>
        <w:t xml:space="preserve"> your own account</w:t>
      </w:r>
      <w:r w:rsidR="00561329" w:rsidRPr="0020749A">
        <w:rPr>
          <w:lang w:val="en-GB"/>
        </w:rPr>
        <w:t>.</w:t>
      </w:r>
      <w:r w:rsidR="00E51D36" w:rsidRPr="0020749A">
        <w:rPr>
          <w:lang w:val="en-GB"/>
        </w:rPr>
        <w:t xml:space="preserve"> The existence of this kind of software proves that it is possible to identify objects that look very similar to each other, like two different persons. If this is possible, it would also be possible to identify orchids to section level. All sections have some very specific characteristics that are unique to that section.</w:t>
      </w:r>
      <w:r w:rsidR="00E35734" w:rsidRPr="0020749A">
        <w:rPr>
          <w:lang w:val="en-GB"/>
        </w:rPr>
        <w:br w:type="page"/>
      </w:r>
    </w:p>
    <w:p w14:paraId="440B5AFE" w14:textId="77777777" w:rsidR="00E35734" w:rsidRPr="0020749A" w:rsidRDefault="00E35734" w:rsidP="00B056D7">
      <w:pPr>
        <w:pStyle w:val="Kop1"/>
        <w:rPr>
          <w:lang w:val="en-GB"/>
        </w:rPr>
      </w:pPr>
      <w:bookmarkStart w:id="11" w:name="_Toc260580234"/>
      <w:r w:rsidRPr="0020749A">
        <w:rPr>
          <w:lang w:val="en-GB"/>
        </w:rPr>
        <w:lastRenderedPageBreak/>
        <w:t>Materials and Methods</w:t>
      </w:r>
      <w:bookmarkEnd w:id="11"/>
    </w:p>
    <w:p w14:paraId="02AEABA1" w14:textId="77777777" w:rsidR="00B55530" w:rsidRPr="0020749A" w:rsidRDefault="00B55530" w:rsidP="00B55530">
      <w:pPr>
        <w:pStyle w:val="Kop2"/>
        <w:rPr>
          <w:lang w:val="en-GB"/>
        </w:rPr>
      </w:pPr>
      <w:bookmarkStart w:id="12" w:name="_Toc260580235"/>
      <w:r w:rsidRPr="0020749A">
        <w:rPr>
          <w:lang w:val="en-GB"/>
        </w:rPr>
        <w:t>Website</w:t>
      </w:r>
      <w:bookmarkEnd w:id="12"/>
    </w:p>
    <w:p w14:paraId="01FAE6E8" w14:textId="2ECD7085" w:rsidR="00875FCA" w:rsidRPr="0020749A" w:rsidRDefault="00B55530" w:rsidP="00B55530">
      <w:pPr>
        <w:rPr>
          <w:lang w:val="en-GB"/>
        </w:rPr>
      </w:pPr>
      <w:r w:rsidRPr="0020749A">
        <w:rPr>
          <w:lang w:val="en-GB"/>
        </w:rPr>
        <w:t xml:space="preserve">During this internship a website </w:t>
      </w:r>
      <w:r w:rsidR="00875FCA" w:rsidRPr="0020749A">
        <w:rPr>
          <w:lang w:val="en-GB"/>
        </w:rPr>
        <w:t xml:space="preserve">is developed. Users of this website can upload a picture to the server. On the server the software will </w:t>
      </w:r>
      <w:r w:rsidR="00782FA5" w:rsidRPr="0020749A">
        <w:rPr>
          <w:lang w:val="en-GB"/>
        </w:rPr>
        <w:t>classify the orchid on the picture to section level.</w:t>
      </w:r>
    </w:p>
    <w:p w14:paraId="1178F43B" w14:textId="1A6264AD" w:rsidR="00B55530" w:rsidRPr="0020749A" w:rsidRDefault="00B55530" w:rsidP="00E07197">
      <w:pPr>
        <w:ind w:firstLine="708"/>
        <w:rPr>
          <w:lang w:val="en-GB"/>
        </w:rPr>
      </w:pPr>
      <w:r w:rsidRPr="0020749A">
        <w:rPr>
          <w:lang w:val="en-GB"/>
        </w:rPr>
        <w:t>The processes behind this website</w:t>
      </w:r>
      <w:r w:rsidR="00782FA5" w:rsidRPr="0020749A">
        <w:rPr>
          <w:lang w:val="en-GB"/>
        </w:rPr>
        <w:t>, like clicking on a button,</w:t>
      </w:r>
      <w:r w:rsidRPr="0020749A">
        <w:rPr>
          <w:lang w:val="en-GB"/>
        </w:rPr>
        <w:t xml:space="preserve"> are written in Python</w:t>
      </w:r>
      <w:r w:rsidR="00235869" w:rsidRPr="0020749A">
        <w:rPr>
          <w:lang w:val="en-GB"/>
        </w:rPr>
        <w:t xml:space="preserve"> </w:t>
      </w:r>
      <w:r w:rsidRPr="0020749A">
        <w:rPr>
          <w:lang w:val="en-GB"/>
        </w:rPr>
        <w:t xml:space="preserve">2.7 using the Django package. The layouts of the webpages are written in html, using css style sheets. There are two versions of every html file, one for computers and one for mobile devices. The different </w:t>
      </w:r>
      <w:r w:rsidR="000E07EC" w:rsidRPr="0020749A">
        <w:rPr>
          <w:lang w:val="en-GB"/>
        </w:rPr>
        <w:t>css style sheets</w:t>
      </w:r>
      <w:r w:rsidRPr="0020749A">
        <w:rPr>
          <w:lang w:val="en-GB"/>
        </w:rPr>
        <w:t>, html files and</w:t>
      </w:r>
      <w:r w:rsidR="000E07EC" w:rsidRPr="0020749A">
        <w:rPr>
          <w:lang w:val="en-GB"/>
        </w:rPr>
        <w:t xml:space="preserve"> python scripts</w:t>
      </w:r>
      <w:r w:rsidRPr="0020749A">
        <w:rPr>
          <w:lang w:val="en-GB"/>
        </w:rPr>
        <w:t xml:space="preserve"> can be found in appendices </w:t>
      </w:r>
      <w:r w:rsidR="000E07EC" w:rsidRPr="0020749A">
        <w:rPr>
          <w:lang w:val="en-GB"/>
        </w:rPr>
        <w:t>3.2, 3.3 and 3.6</w:t>
      </w:r>
      <w:r w:rsidRPr="0020749A">
        <w:rPr>
          <w:lang w:val="en-GB"/>
        </w:rPr>
        <w:t xml:space="preserve">. </w:t>
      </w:r>
    </w:p>
    <w:p w14:paraId="5E41067A" w14:textId="77777777" w:rsidR="00875FCA" w:rsidRPr="0020749A" w:rsidRDefault="00875FCA" w:rsidP="00875FCA">
      <w:pPr>
        <w:pStyle w:val="Kop3"/>
        <w:rPr>
          <w:lang w:val="en-GB"/>
        </w:rPr>
      </w:pPr>
      <w:bookmarkStart w:id="13" w:name="_Toc260580236"/>
      <w:r w:rsidRPr="0020749A">
        <w:rPr>
          <w:lang w:val="en-GB"/>
        </w:rPr>
        <w:t>Flickr</w:t>
      </w:r>
      <w:bookmarkEnd w:id="13"/>
    </w:p>
    <w:p w14:paraId="7FA26789" w14:textId="4889638A" w:rsidR="00875FCA" w:rsidRPr="0020749A" w:rsidRDefault="00875FCA" w:rsidP="00875FCA">
      <w:pPr>
        <w:rPr>
          <w:lang w:val="en-GB"/>
        </w:rPr>
      </w:pPr>
      <w:r w:rsidRPr="0020749A">
        <w:rPr>
          <w:lang w:val="en-GB"/>
        </w:rPr>
        <w:t xml:space="preserve">To store the pictures </w:t>
      </w:r>
      <w:r w:rsidR="00A4087A" w:rsidRPr="0020749A">
        <w:rPr>
          <w:lang w:val="en-GB"/>
        </w:rPr>
        <w:t>i</w:t>
      </w:r>
      <w:r w:rsidRPr="0020749A">
        <w:rPr>
          <w:lang w:val="en-GB"/>
        </w:rPr>
        <w:t xml:space="preserve">n a </w:t>
      </w:r>
      <w:r w:rsidR="00A4087A" w:rsidRPr="0020749A">
        <w:rPr>
          <w:lang w:val="en-GB"/>
        </w:rPr>
        <w:t xml:space="preserve">safe </w:t>
      </w:r>
      <w:r w:rsidRPr="0020749A">
        <w:rPr>
          <w:lang w:val="en-GB"/>
        </w:rPr>
        <w:t>place</w:t>
      </w:r>
      <w:r w:rsidR="00B02759" w:rsidRPr="0020749A">
        <w:rPr>
          <w:lang w:val="en-GB"/>
        </w:rPr>
        <w:t xml:space="preserve"> where they are accessible to whoever needs them,</w:t>
      </w:r>
      <w:r w:rsidRPr="0020749A">
        <w:rPr>
          <w:lang w:val="en-GB"/>
        </w:rPr>
        <w:t xml:space="preserve"> a shared Flickr account </w:t>
      </w:r>
      <w:r w:rsidR="00A4087A" w:rsidRPr="0020749A">
        <w:rPr>
          <w:lang w:val="en-GB"/>
        </w:rPr>
        <w:t xml:space="preserve">was </w:t>
      </w:r>
      <w:r w:rsidRPr="0020749A">
        <w:rPr>
          <w:lang w:val="en-GB"/>
        </w:rPr>
        <w:t>created.</w:t>
      </w:r>
      <w:r w:rsidR="007001B9" w:rsidRPr="0020749A">
        <w:rPr>
          <w:lang w:val="en-GB"/>
        </w:rPr>
        <w:t xml:space="preserve"> Flickr is a website for saving and sharing pictures. It is not allowed to share the pictures of the flowers, so the settings of the Flickr account </w:t>
      </w:r>
      <w:r w:rsidR="00124A61" w:rsidRPr="0020749A">
        <w:rPr>
          <w:lang w:val="en-GB"/>
        </w:rPr>
        <w:t>were</w:t>
      </w:r>
      <w:r w:rsidR="007001B9" w:rsidRPr="0020749A">
        <w:rPr>
          <w:lang w:val="en-GB"/>
        </w:rPr>
        <w:t xml:space="preserve"> set on private. This means that only persons with the account name and password can access the pictures.</w:t>
      </w:r>
    </w:p>
    <w:p w14:paraId="62DBD01A" w14:textId="00ACAE8E" w:rsidR="00C03E07" w:rsidRPr="0020749A" w:rsidRDefault="00C03E07" w:rsidP="00E07197">
      <w:pPr>
        <w:ind w:firstLine="708"/>
        <w:rPr>
          <w:lang w:val="en-GB"/>
        </w:rPr>
      </w:pPr>
      <w:r w:rsidRPr="0020749A">
        <w:rPr>
          <w:lang w:val="en-GB"/>
        </w:rPr>
        <w:t>On Flickr it is possible to add tags to the pictures. These tags are used later in the preparation process to save the pictures in the correct directory. To download the pictures and the metadata via the command line, a python script written by Hugo Haas, Offlickr</w:t>
      </w:r>
      <w:r w:rsidR="007A7F96" w:rsidRPr="0020749A">
        <w:rPr>
          <w:lang w:val="en-GB"/>
        </w:rPr>
        <w:t>.py</w:t>
      </w:r>
      <w:r w:rsidRPr="0020749A">
        <w:rPr>
          <w:lang w:val="en-GB"/>
        </w:rPr>
        <w:t xml:space="preserve">, </w:t>
      </w:r>
      <w:r w:rsidR="00A4087A" w:rsidRPr="0020749A">
        <w:rPr>
          <w:lang w:val="en-GB"/>
        </w:rPr>
        <w:t xml:space="preserve">was </w:t>
      </w:r>
      <w:r w:rsidRPr="0020749A">
        <w:rPr>
          <w:lang w:val="en-GB"/>
        </w:rPr>
        <w:t xml:space="preserve">modified and used (see appendix </w:t>
      </w:r>
      <w:r w:rsidR="000E07EC" w:rsidRPr="0020749A">
        <w:rPr>
          <w:lang w:val="en-GB"/>
        </w:rPr>
        <w:t>3.5.1</w:t>
      </w:r>
      <w:r w:rsidRPr="0020749A">
        <w:rPr>
          <w:lang w:val="en-GB"/>
        </w:rPr>
        <w:t>) [</w:t>
      </w:r>
      <w:r w:rsidR="009F6D98" w:rsidRPr="0020749A">
        <w:rPr>
          <w:lang w:val="en-GB"/>
        </w:rPr>
        <w:t>18</w:t>
      </w:r>
      <w:r w:rsidRPr="0020749A">
        <w:rPr>
          <w:lang w:val="en-GB"/>
        </w:rPr>
        <w:t>].</w:t>
      </w:r>
    </w:p>
    <w:p w14:paraId="25CB5368" w14:textId="2094EE19" w:rsidR="00C03E07" w:rsidRPr="0020749A" w:rsidRDefault="00257611" w:rsidP="007A7F96">
      <w:pPr>
        <w:ind w:firstLine="708"/>
        <w:rPr>
          <w:lang w:val="en-GB"/>
        </w:rPr>
      </w:pPr>
      <w:r w:rsidRPr="0020749A">
        <w:rPr>
          <w:lang w:val="en-GB"/>
        </w:rPr>
        <w:t xml:space="preserve">Before training of the neural network is possible, a preparation process is needed. </w:t>
      </w:r>
      <w:r w:rsidR="00C03E07" w:rsidRPr="0020749A">
        <w:rPr>
          <w:lang w:val="en-GB"/>
        </w:rPr>
        <w:t xml:space="preserve">The first step in this process is to download </w:t>
      </w:r>
      <w:r w:rsidR="001D4240" w:rsidRPr="0020749A">
        <w:rPr>
          <w:lang w:val="en-GB"/>
        </w:rPr>
        <w:t xml:space="preserve">the </w:t>
      </w:r>
      <w:r w:rsidR="00C03E07" w:rsidRPr="0020749A">
        <w:rPr>
          <w:lang w:val="en-GB"/>
        </w:rPr>
        <w:t>pictures and metadata and search for the tags in the metadata</w:t>
      </w:r>
      <w:r w:rsidR="0004332E" w:rsidRPr="0020749A">
        <w:rPr>
          <w:lang w:val="en-GB"/>
        </w:rPr>
        <w:t>. An example of the metadata</w:t>
      </w:r>
      <w:r w:rsidR="007A7F96" w:rsidRPr="0020749A">
        <w:rPr>
          <w:lang w:val="en-GB"/>
        </w:rPr>
        <w:t xml:space="preserve"> can be found in appendix 2.1. T</w:t>
      </w:r>
      <w:r w:rsidR="0004332E" w:rsidRPr="0020749A">
        <w:rPr>
          <w:lang w:val="en-GB"/>
        </w:rPr>
        <w:t>he blue square indicates the location of the tags</w:t>
      </w:r>
      <w:r w:rsidR="00C03E07" w:rsidRPr="0020749A">
        <w:rPr>
          <w:lang w:val="en-GB"/>
        </w:rPr>
        <w:t>. The next step is to convert the pictures from jpg- to png-format</w:t>
      </w:r>
      <w:r w:rsidR="007001B9" w:rsidRPr="0020749A">
        <w:rPr>
          <w:lang w:val="en-GB"/>
        </w:rPr>
        <w:t xml:space="preserve">. Finally the pictures will be </w:t>
      </w:r>
      <w:r w:rsidR="00C03E07" w:rsidRPr="0020749A">
        <w:rPr>
          <w:lang w:val="en-GB"/>
        </w:rPr>
        <w:t>place</w:t>
      </w:r>
      <w:r w:rsidR="007001B9" w:rsidRPr="0020749A">
        <w:rPr>
          <w:lang w:val="en-GB"/>
        </w:rPr>
        <w:t>d</w:t>
      </w:r>
      <w:r w:rsidR="00C03E07" w:rsidRPr="0020749A">
        <w:rPr>
          <w:lang w:val="en-GB"/>
        </w:rPr>
        <w:t xml:space="preserve"> </w:t>
      </w:r>
      <w:r w:rsidR="007001B9" w:rsidRPr="0020749A">
        <w:rPr>
          <w:lang w:val="en-GB"/>
        </w:rPr>
        <w:t>in</w:t>
      </w:r>
      <w:r w:rsidR="00C03E07" w:rsidRPr="0020749A">
        <w:rPr>
          <w:lang w:val="en-GB"/>
        </w:rPr>
        <w:t>to the correct directory</w:t>
      </w:r>
      <w:r w:rsidR="00B30734" w:rsidRPr="0020749A">
        <w:rPr>
          <w:lang w:val="en-GB"/>
        </w:rPr>
        <w:t xml:space="preserve"> (Round, Spur and Oblong for the different </w:t>
      </w:r>
      <w:r w:rsidR="00124A61" w:rsidRPr="0020749A">
        <w:rPr>
          <w:i/>
          <w:lang w:val="en-GB"/>
        </w:rPr>
        <w:t xml:space="preserve">salep </w:t>
      </w:r>
      <w:r w:rsidR="00B30734" w:rsidRPr="0020749A">
        <w:rPr>
          <w:lang w:val="en-GB"/>
        </w:rPr>
        <w:t>orchid tubers</w:t>
      </w:r>
      <w:r w:rsidRPr="0020749A">
        <w:rPr>
          <w:lang w:val="en-GB"/>
        </w:rPr>
        <w:t>,</w:t>
      </w:r>
      <w:r w:rsidR="00B30734" w:rsidRPr="0020749A">
        <w:rPr>
          <w:lang w:val="en-GB"/>
        </w:rPr>
        <w:t xml:space="preserve"> LRound, LSpur and LOblong for the different look-a-like tubers</w:t>
      </w:r>
      <w:r w:rsidR="007A7F96" w:rsidRPr="0020749A">
        <w:rPr>
          <w:lang w:val="en-GB"/>
        </w:rPr>
        <w:t xml:space="preserve"> and the correct section</w:t>
      </w:r>
      <w:r w:rsidRPr="0020749A">
        <w:rPr>
          <w:lang w:val="en-GB"/>
        </w:rPr>
        <w:t xml:space="preserve"> and species for the </w:t>
      </w:r>
      <w:r w:rsidR="00124A61" w:rsidRPr="0020749A">
        <w:rPr>
          <w:lang w:val="en-GB"/>
        </w:rPr>
        <w:t xml:space="preserve">slipper orchid </w:t>
      </w:r>
      <w:r w:rsidRPr="0020749A">
        <w:rPr>
          <w:lang w:val="en-GB"/>
        </w:rPr>
        <w:t>flowers</w:t>
      </w:r>
      <w:r w:rsidR="00B30734" w:rsidRPr="0020749A">
        <w:rPr>
          <w:lang w:val="en-GB"/>
        </w:rPr>
        <w:t>)</w:t>
      </w:r>
      <w:r w:rsidR="007001B9" w:rsidRPr="0020749A">
        <w:rPr>
          <w:lang w:val="en-GB"/>
        </w:rPr>
        <w:t xml:space="preserve"> using the tags.</w:t>
      </w:r>
      <w:r w:rsidR="007A7F96" w:rsidRPr="0020749A">
        <w:rPr>
          <w:lang w:val="en-GB"/>
        </w:rPr>
        <w:t xml:space="preserve"> After separate the pictures of the tubers from the flowers the pictures of the tubers will also be split. This means that the background is fully made white and the flower is cut</w:t>
      </w:r>
      <w:r w:rsidR="00F502F2" w:rsidRPr="0020749A">
        <w:rPr>
          <w:lang w:val="en-GB"/>
        </w:rPr>
        <w:t xml:space="preserve"> out of the picture.</w:t>
      </w:r>
    </w:p>
    <w:p w14:paraId="0181C88E" w14:textId="77777777" w:rsidR="00F502F2" w:rsidRPr="0020749A" w:rsidRDefault="00F502F2" w:rsidP="00F502F2">
      <w:pPr>
        <w:pStyle w:val="Kop2"/>
        <w:rPr>
          <w:lang w:val="en-GB"/>
        </w:rPr>
      </w:pPr>
      <w:bookmarkStart w:id="14" w:name="_Toc260580237"/>
      <w:r w:rsidRPr="0020749A">
        <w:rPr>
          <w:lang w:val="en-GB"/>
        </w:rPr>
        <w:t>Training</w:t>
      </w:r>
      <w:bookmarkEnd w:id="14"/>
    </w:p>
    <w:p w14:paraId="7BC1E85E" w14:textId="65A1E259" w:rsidR="00AB4868" w:rsidRPr="0020749A" w:rsidRDefault="00F502F2" w:rsidP="00F502F2">
      <w:pPr>
        <w:rPr>
          <w:lang w:val="en-GB"/>
        </w:rPr>
      </w:pPr>
      <w:r w:rsidRPr="0020749A">
        <w:rPr>
          <w:lang w:val="en-GB"/>
        </w:rPr>
        <w:t>During this research the neural network</w:t>
      </w:r>
      <w:r w:rsidR="000D346B" w:rsidRPr="0020749A">
        <w:rPr>
          <w:lang w:val="en-GB"/>
        </w:rPr>
        <w:t>s are</w:t>
      </w:r>
      <w:r w:rsidRPr="0020749A">
        <w:rPr>
          <w:lang w:val="en-GB"/>
        </w:rPr>
        <w:t xml:space="preserve"> trained to see the differences between </w:t>
      </w:r>
      <w:ins w:id="15" w:author="Mirna" w:date="2014-05-02T10:52:00Z">
        <w:r w:rsidR="001E1F53">
          <w:rPr>
            <w:lang w:val="en-GB"/>
          </w:rPr>
          <w:t>seven</w:t>
        </w:r>
      </w:ins>
      <w:del w:id="16" w:author="Mirna" w:date="2014-05-02T10:52:00Z">
        <w:r w:rsidRPr="0020749A" w:rsidDel="001E1F53">
          <w:rPr>
            <w:lang w:val="en-GB"/>
          </w:rPr>
          <w:delText>7</w:delText>
        </w:r>
      </w:del>
      <w:r w:rsidRPr="0020749A">
        <w:rPr>
          <w:lang w:val="en-GB"/>
        </w:rPr>
        <w:t xml:space="preserve"> sections of the slipper orchid. These sections are </w:t>
      </w:r>
      <w:r w:rsidRPr="0020749A">
        <w:rPr>
          <w:i/>
          <w:lang w:val="en-GB"/>
        </w:rPr>
        <w:t xml:space="preserve">Barbata, Brachypetalum, Cochlopetalum, Coryopedilum, Paphiopedilum, Pardalopetalum </w:t>
      </w:r>
      <w:r w:rsidRPr="0020749A">
        <w:rPr>
          <w:lang w:val="en-GB"/>
        </w:rPr>
        <w:t xml:space="preserve">and </w:t>
      </w:r>
      <w:r w:rsidRPr="0020749A">
        <w:rPr>
          <w:i/>
          <w:lang w:val="en-GB"/>
        </w:rPr>
        <w:t>Parvisepalum</w:t>
      </w:r>
      <w:r w:rsidRPr="0020749A">
        <w:rPr>
          <w:lang w:val="en-GB"/>
        </w:rPr>
        <w:t xml:space="preserve">. </w:t>
      </w:r>
      <w:r w:rsidR="000D346B" w:rsidRPr="0020749A">
        <w:rPr>
          <w:lang w:val="en-GB"/>
        </w:rPr>
        <w:t xml:space="preserve">There are </w:t>
      </w:r>
      <w:commentRangeStart w:id="17"/>
      <w:r w:rsidR="000D346B" w:rsidRPr="0020749A">
        <w:rPr>
          <w:lang w:val="en-GB"/>
        </w:rPr>
        <w:t xml:space="preserve">seven networks </w:t>
      </w:r>
      <w:commentRangeEnd w:id="17"/>
      <w:r w:rsidR="001E1F53">
        <w:rPr>
          <w:rStyle w:val="Verwijzingopmerking"/>
        </w:rPr>
        <w:commentReference w:id="17"/>
      </w:r>
      <w:r w:rsidR="000D346B" w:rsidRPr="0020749A">
        <w:rPr>
          <w:lang w:val="en-GB"/>
        </w:rPr>
        <w:t xml:space="preserve">whit a </w:t>
      </w:r>
      <w:commentRangeStart w:id="18"/>
      <w:r w:rsidR="000D346B" w:rsidRPr="0020749A">
        <w:rPr>
          <w:lang w:val="en-GB"/>
        </w:rPr>
        <w:t xml:space="preserve">Desired Error </w:t>
      </w:r>
      <w:commentRangeEnd w:id="18"/>
      <w:r w:rsidR="001E1F53">
        <w:rPr>
          <w:rStyle w:val="Verwijzingopmerking"/>
        </w:rPr>
        <w:commentReference w:id="18"/>
      </w:r>
      <w:r w:rsidR="000D346B" w:rsidRPr="0020749A">
        <w:rPr>
          <w:lang w:val="en-GB"/>
        </w:rPr>
        <w:t xml:space="preserve">ten times less then the network before. So the first network has a Desired Error of 0,0001, the second network has a Desired Error of 0,00001 and so on. The expectation is that a network with a lower Desired Error will classify a new picture better. </w:t>
      </w:r>
      <w:r w:rsidRPr="0020749A">
        <w:rPr>
          <w:lang w:val="en-GB"/>
        </w:rPr>
        <w:t>The script that trains the network is already developed at Naturalis by Rutger Vos.</w:t>
      </w:r>
      <w:r w:rsidR="000D346B" w:rsidRPr="0020749A">
        <w:rPr>
          <w:lang w:val="en-GB"/>
        </w:rPr>
        <w:t xml:space="preserve"> This script accepts a parameter to specify the Desired Error. If the parameter is left empty the Desired Error will be 0,0001. </w:t>
      </w:r>
      <w:r w:rsidR="00512D6F" w:rsidRPr="0020749A">
        <w:rPr>
          <w:lang w:val="en-GB"/>
        </w:rPr>
        <w:t xml:space="preserve">To semi-automate the preparation for the training some scripts are written in python and bash. The workflow of these </w:t>
      </w:r>
      <w:r w:rsidR="00AB4868" w:rsidRPr="0020749A">
        <w:rPr>
          <w:lang w:val="en-GB"/>
        </w:rPr>
        <w:t>scripts can be found in figure 3</w:t>
      </w:r>
      <w:r w:rsidR="00512D6F" w:rsidRPr="0020749A">
        <w:rPr>
          <w:lang w:val="en-GB"/>
        </w:rPr>
        <w:t>.</w:t>
      </w:r>
      <w:r w:rsidR="00AB4868" w:rsidRPr="0020749A">
        <w:rPr>
          <w:lang w:val="en-GB"/>
        </w:rPr>
        <w:t xml:space="preserve"> As mentions earlier, these scripts are f</w:t>
      </w:r>
      <w:r w:rsidR="00D47893" w:rsidRPr="0020749A">
        <w:rPr>
          <w:lang w:val="en-GB"/>
        </w:rPr>
        <w:t xml:space="preserve">or training the </w:t>
      </w:r>
      <w:commentRangeStart w:id="19"/>
      <w:r w:rsidR="00D47893" w:rsidRPr="0020749A">
        <w:rPr>
          <w:lang w:val="en-GB"/>
        </w:rPr>
        <w:t>ANNs</w:t>
      </w:r>
      <w:commentRangeEnd w:id="19"/>
      <w:r w:rsidR="001E1F53">
        <w:rPr>
          <w:rStyle w:val="Verwijzingopmerking"/>
        </w:rPr>
        <w:commentReference w:id="19"/>
      </w:r>
      <w:r w:rsidR="00D47893" w:rsidRPr="0020749A">
        <w:rPr>
          <w:lang w:val="en-GB"/>
        </w:rPr>
        <w:t xml:space="preserve">. This is only done by administrator of the website and not by the users. The administrator has access to the shared Flickr account, so the </w:t>
      </w:r>
      <w:commentRangeStart w:id="20"/>
      <w:r w:rsidR="00D47893" w:rsidRPr="0020749A">
        <w:rPr>
          <w:lang w:val="en-GB"/>
        </w:rPr>
        <w:t xml:space="preserve">manually check (and download) </w:t>
      </w:r>
      <w:r w:rsidR="001A3A90" w:rsidRPr="0020749A">
        <w:rPr>
          <w:lang w:val="en-GB"/>
        </w:rPr>
        <w:t xml:space="preserve">is not </w:t>
      </w:r>
      <w:r w:rsidR="00D47893" w:rsidRPr="0020749A">
        <w:rPr>
          <w:lang w:val="en-GB"/>
        </w:rPr>
        <w:t>a problem</w:t>
      </w:r>
      <w:commentRangeEnd w:id="20"/>
      <w:r w:rsidR="001E1F53">
        <w:rPr>
          <w:rStyle w:val="Verwijzingopmerking"/>
        </w:rPr>
        <w:commentReference w:id="20"/>
      </w:r>
      <w:r w:rsidR="00D47893" w:rsidRPr="0020749A">
        <w:rPr>
          <w:lang w:val="en-GB"/>
        </w:rPr>
        <w:t>.</w:t>
      </w:r>
    </w:p>
    <w:p w14:paraId="6AF79978" w14:textId="33EBE521" w:rsidR="00F502F2" w:rsidRPr="0020749A" w:rsidRDefault="00F502F2" w:rsidP="00F502F2">
      <w:pPr>
        <w:rPr>
          <w:lang w:val="en-GB"/>
        </w:rPr>
      </w:pPr>
      <w:commentRangeStart w:id="21"/>
      <w:r w:rsidRPr="0020749A">
        <w:rPr>
          <w:lang w:val="en-GB"/>
        </w:rPr>
        <w:lastRenderedPageBreak/>
        <w:t xml:space="preserve">The tubers of look-a-likes that are used are from </w:t>
      </w:r>
      <w:r w:rsidRPr="0020749A">
        <w:rPr>
          <w:rFonts w:eastAsia="Times New Roman" w:cs="Times New Roman"/>
          <w:i/>
          <w:iCs/>
          <w:color w:val="000000"/>
          <w:lang w:val="en-GB"/>
        </w:rPr>
        <w:t>Arum maculatum</w:t>
      </w:r>
      <w:r w:rsidRPr="0020749A">
        <w:rPr>
          <w:lang w:val="en-GB"/>
        </w:rPr>
        <w:t xml:space="preserve">, </w:t>
      </w:r>
      <w:r w:rsidRPr="0020749A">
        <w:rPr>
          <w:i/>
          <w:color w:val="000000"/>
          <w:lang w:val="en-GB"/>
        </w:rPr>
        <w:t xml:space="preserve">Asparagus officinalis, Polygonatum verticillatum, Tulipa greigii, </w:t>
      </w:r>
      <w:r w:rsidRPr="0020749A">
        <w:rPr>
          <w:color w:val="000000"/>
          <w:lang w:val="en-GB"/>
        </w:rPr>
        <w:t>and</w:t>
      </w:r>
      <w:r w:rsidRPr="0020749A">
        <w:rPr>
          <w:i/>
          <w:color w:val="000000"/>
          <w:lang w:val="en-GB"/>
        </w:rPr>
        <w:t xml:space="preserve"> T. sp. </w:t>
      </w:r>
      <w:r w:rsidRPr="0020749A">
        <w:rPr>
          <w:lang w:val="en-GB"/>
        </w:rPr>
        <w:t>[17]. Appendix 1 contains pictures of these tubers.</w:t>
      </w:r>
    </w:p>
    <w:p w14:paraId="37C77F0A" w14:textId="459CCDE9" w:rsidR="00F502F2" w:rsidRPr="0020749A" w:rsidRDefault="00CE7836" w:rsidP="00F502F2">
      <w:pPr>
        <w:ind w:firstLine="708"/>
        <w:rPr>
          <w:lang w:val="en-GB"/>
        </w:rPr>
      </w:pPr>
      <w:r w:rsidRPr="0020749A">
        <w:rPr>
          <w:noProof/>
        </w:rPr>
        <mc:AlternateContent>
          <mc:Choice Requires="wps">
            <w:drawing>
              <wp:anchor distT="0" distB="0" distL="114300" distR="114300" simplePos="0" relativeHeight="251663360" behindDoc="0" locked="0" layoutInCell="1" allowOverlap="1" wp14:anchorId="279D03E4" wp14:editId="3A547842">
                <wp:simplePos x="0" y="0"/>
                <wp:positionH relativeFrom="column">
                  <wp:posOffset>0</wp:posOffset>
                </wp:positionH>
                <wp:positionV relativeFrom="paragraph">
                  <wp:posOffset>2085340</wp:posOffset>
                </wp:positionV>
                <wp:extent cx="863600" cy="503555"/>
                <wp:effectExtent l="0" t="0" r="0" b="4445"/>
                <wp:wrapNone/>
                <wp:docPr id="11" name="Rechthoek 11"/>
                <wp:cNvGraphicFramePr/>
                <a:graphic xmlns:a="http://schemas.openxmlformats.org/drawingml/2006/main">
                  <a:graphicData uri="http://schemas.microsoft.com/office/word/2010/wordprocessingShape">
                    <wps:wsp>
                      <wps:cNvSpPr/>
                      <wps:spPr>
                        <a:xfrm>
                          <a:off x="0" y="0"/>
                          <a:ext cx="863600" cy="503555"/>
                        </a:xfrm>
                        <a:prstGeom prst="rect">
                          <a:avLst/>
                        </a:prstGeom>
                        <a:gradFill>
                          <a:gsLst>
                            <a:gs pos="0">
                              <a:srgbClr val="76A9E7"/>
                            </a:gs>
                            <a:gs pos="100000">
                              <a:schemeClr val="accent1">
                                <a:tint val="50000"/>
                                <a:shade val="100000"/>
                                <a:satMod val="350000"/>
                              </a:schemeClr>
                            </a:gs>
                          </a:gsLst>
                        </a:gra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Rechthoek 11" o:spid="_x0000_s1026" style="position:absolute;margin-left:0;margin-top:164.2pt;width:68pt;height:3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" fillcolor="#76a9e7" stroked="f">
                <v:fill color2="#a7bfde [1620]" rotate="t" type="gradient">
                  <o:fill v:ext="view" type="gradientUnscaled"/>
                </v:fill>
              </v:rect>
            </w:pict>
          </mc:Fallback>
        </mc:AlternateContent>
      </w:r>
      <w:r w:rsidR="00F502F2" w:rsidRPr="0020749A">
        <w:rPr>
          <w:lang w:val="en-GB"/>
        </w:rPr>
        <w:t xml:space="preserve">Before training of the software </w:t>
      </w:r>
      <w:del w:id="22" w:author="Mirna" w:date="2014-05-02T10:58:00Z">
        <w:r w:rsidR="00F502F2" w:rsidRPr="0020749A" w:rsidDel="001E1F53">
          <w:rPr>
            <w:lang w:val="en-GB"/>
          </w:rPr>
          <w:delText xml:space="preserve">is </w:delText>
        </w:r>
      </w:del>
      <w:ins w:id="23" w:author="Mirna" w:date="2014-05-02T10:58:00Z">
        <w:r w:rsidR="001E1F53">
          <w:rPr>
            <w:lang w:val="en-GB"/>
          </w:rPr>
          <w:t>was</w:t>
        </w:r>
        <w:r w:rsidR="001E1F53" w:rsidRPr="0020749A">
          <w:rPr>
            <w:lang w:val="en-GB"/>
          </w:rPr>
          <w:t xml:space="preserve"> </w:t>
        </w:r>
      </w:ins>
      <w:r w:rsidR="00F502F2" w:rsidRPr="0020749A">
        <w:rPr>
          <w:lang w:val="en-GB"/>
        </w:rPr>
        <w:t xml:space="preserve">possible there </w:t>
      </w:r>
      <w:del w:id="24" w:author="Mirna" w:date="2014-05-02T10:58:00Z">
        <w:r w:rsidR="00F502F2" w:rsidRPr="0020749A" w:rsidDel="001E1F53">
          <w:rPr>
            <w:lang w:val="en-GB"/>
          </w:rPr>
          <w:delText xml:space="preserve">are </w:delText>
        </w:r>
      </w:del>
      <w:ins w:id="25" w:author="Mirna" w:date="2014-05-02T10:58:00Z">
        <w:r w:rsidR="001E1F53">
          <w:rPr>
            <w:lang w:val="en-GB"/>
          </w:rPr>
          <w:t>were</w:t>
        </w:r>
        <w:r w:rsidR="001E1F53" w:rsidRPr="0020749A">
          <w:rPr>
            <w:lang w:val="en-GB"/>
          </w:rPr>
          <w:t xml:space="preserve"> </w:t>
        </w:r>
      </w:ins>
      <w:r w:rsidR="00F502F2" w:rsidRPr="0020749A">
        <w:rPr>
          <w:lang w:val="en-GB"/>
        </w:rPr>
        <w:t xml:space="preserve">many steps to prepare the training. First of all, pictures of the </w:t>
      </w:r>
      <w:r w:rsidR="00F502F2" w:rsidRPr="0020749A">
        <w:rPr>
          <w:i/>
          <w:lang w:val="en-GB"/>
        </w:rPr>
        <w:t xml:space="preserve">salep </w:t>
      </w:r>
      <w:r w:rsidR="00F502F2" w:rsidRPr="0020749A">
        <w:rPr>
          <w:lang w:val="en-GB"/>
        </w:rPr>
        <w:t xml:space="preserve">orchid tubers and the tubers of the look-a-likes are required. So in the first few weeks of this research project pictures of </w:t>
      </w:r>
      <w:r w:rsidR="00F502F2" w:rsidRPr="0020749A">
        <w:rPr>
          <w:i/>
          <w:lang w:val="en-GB"/>
        </w:rPr>
        <w:t xml:space="preserve">salep </w:t>
      </w:r>
      <w:r w:rsidR="00F502F2" w:rsidRPr="0020749A">
        <w:rPr>
          <w:lang w:val="en-GB"/>
        </w:rPr>
        <w:t xml:space="preserve">orchid tubers and tubers of look-a-likes were taken at the Sylvius lab. Although the orientation of these tubers is unregulated, it is required that it is the same for all pictures. For instance, if the first picture of a tuber with spurs has the spurs on the right, all other tubers with spurs must have the spurs on the right as well. The user has to use the same orientation as the trainer, so this can be found in the </w:t>
      </w:r>
      <w:commentRangeStart w:id="26"/>
      <w:r w:rsidR="00F502F2" w:rsidRPr="0020749A">
        <w:rPr>
          <w:lang w:val="en-GB"/>
        </w:rPr>
        <w:t xml:space="preserve">user guide. </w:t>
      </w:r>
      <w:commentRangeEnd w:id="26"/>
      <w:r w:rsidR="001E1F53">
        <w:rPr>
          <w:rStyle w:val="Verwijzingopmerking"/>
        </w:rPr>
        <w:commentReference w:id="26"/>
      </w:r>
      <w:r w:rsidR="00F502F2" w:rsidRPr="0020749A">
        <w:rPr>
          <w:lang w:val="en-GB"/>
        </w:rPr>
        <w:t>The background has to be one colour, like white or black, and this colour must be the same for every picture. The last requirement is that there is only one tuber on the picture.</w:t>
      </w:r>
    </w:p>
    <w:commentRangeEnd w:id="21"/>
    <w:p w14:paraId="2F42CA59" w14:textId="546577BF" w:rsidR="000D346B" w:rsidRPr="0020749A" w:rsidRDefault="00F918E0" w:rsidP="000D346B">
      <w:pPr>
        <w:ind w:firstLine="708"/>
        <w:rPr>
          <w:lang w:val="en-GB"/>
        </w:rPr>
      </w:pPr>
      <w:r w:rsidRPr="0020749A">
        <w:rPr>
          <w:noProof/>
        </w:rPr>
        <mc:AlternateContent>
          <mc:Choice Requires="wps">
            <w:drawing>
              <wp:anchor distT="0" distB="0" distL="114300" distR="114300" simplePos="0" relativeHeight="251665408" behindDoc="0" locked="0" layoutInCell="1" allowOverlap="1" wp14:anchorId="705DF78F" wp14:editId="6F17EDFB">
                <wp:simplePos x="0" y="0"/>
                <wp:positionH relativeFrom="column">
                  <wp:posOffset>0</wp:posOffset>
                </wp:positionH>
                <wp:positionV relativeFrom="paragraph">
                  <wp:posOffset>4362450</wp:posOffset>
                </wp:positionV>
                <wp:extent cx="5814695" cy="405765"/>
                <wp:effectExtent l="0" t="0" r="1905" b="635"/>
                <wp:wrapSquare wrapText="bothSides"/>
                <wp:docPr id="7" name="Tekstvak 7"/>
                <wp:cNvGraphicFramePr/>
                <a:graphic xmlns:a="http://schemas.openxmlformats.org/drawingml/2006/main">
                  <a:graphicData uri="http://schemas.microsoft.com/office/word/2010/wordprocessingShape">
                    <wps:wsp>
                      <wps:cNvSpPr txBox="1"/>
                      <wps:spPr>
                        <a:xfrm>
                          <a:off x="0" y="0"/>
                          <a:ext cx="5814695" cy="40576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70B0672" w14:textId="4CDB1923" w:rsidR="00FC5F7E" w:rsidRPr="00AB4868" w:rsidRDefault="00FC5F7E" w:rsidP="00512D6F">
                            <w:pPr>
                              <w:pStyle w:val="Bijschrift"/>
                              <w:rPr>
                                <w:lang w:val="en-GB"/>
                              </w:rPr>
                            </w:pPr>
                            <w:r w:rsidRPr="00AB4868">
                              <w:rPr>
                                <w:lang w:val="en-GB"/>
                              </w:rPr>
                              <w:t xml:space="preserve">Figure </w:t>
                            </w:r>
                            <w:r w:rsidRPr="00AB4868">
                              <w:rPr>
                                <w:lang w:val="en-GB"/>
                              </w:rPr>
                              <w:fldChar w:fldCharType="begin"/>
                            </w:r>
                            <w:r w:rsidRPr="00AB4868">
                              <w:rPr>
                                <w:lang w:val="en-GB"/>
                              </w:rPr>
                              <w:instrText xml:space="preserve"> SEQ Figure \* ARABIC </w:instrText>
                            </w:r>
                            <w:r w:rsidRPr="00AB4868">
                              <w:rPr>
                                <w:lang w:val="en-GB"/>
                              </w:rPr>
                              <w:fldChar w:fldCharType="separate"/>
                            </w:r>
                            <w:r>
                              <w:rPr>
                                <w:noProof/>
                                <w:lang w:val="en-GB"/>
                              </w:rPr>
                              <w:t>3</w:t>
                            </w:r>
                            <w:r w:rsidRPr="00AB4868">
                              <w:rPr>
                                <w:lang w:val="en-GB"/>
                              </w:rPr>
                              <w:fldChar w:fldCharType="end"/>
                            </w:r>
                            <w:r w:rsidRPr="00AB4868">
                              <w:rPr>
                                <w:lang w:val="en-GB"/>
                              </w:rPr>
                              <w:t xml:space="preserve"> Workflow of training preparation scripts. Blue: preparation steps. Green: processing step to produce useful data for training. Purple: Training of the Artificial Neural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vak 7" o:spid="_x0000_s1026" type="#_x0000_t202" style="position:absolute;left:0;text-align:left;margin-left:0;margin-top:343.5pt;width:457.85pt;height:31.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" stroked="f">
                <v:textbox style="mso-fit-shape-to-text:t" inset="0,0,0,0">
                  <w:txbxContent>
                    <w:p w14:paraId="070B0672" w14:textId="4CDB1923" w:rsidR="00FC5F7E" w:rsidRPr="00AB4868" w:rsidRDefault="00FC5F7E" w:rsidP="00512D6F">
                      <w:pPr>
                        <w:pStyle w:val="Bijschrift"/>
                        <w:rPr>
                          <w:lang w:val="en-GB"/>
                        </w:rPr>
                      </w:pPr>
                      <w:r w:rsidRPr="00AB4868">
                        <w:rPr>
                          <w:lang w:val="en-GB"/>
                        </w:rPr>
                        <w:t xml:space="preserve">Figure </w:t>
                      </w:r>
                      <w:r w:rsidRPr="00AB4868">
                        <w:rPr>
                          <w:lang w:val="en-GB"/>
                        </w:rPr>
                        <w:fldChar w:fldCharType="begin"/>
                      </w:r>
                      <w:r w:rsidRPr="00AB4868">
                        <w:rPr>
                          <w:lang w:val="en-GB"/>
                        </w:rPr>
                        <w:instrText xml:space="preserve"> SEQ Figure \* ARABIC </w:instrText>
                      </w:r>
                      <w:r w:rsidRPr="00AB4868">
                        <w:rPr>
                          <w:lang w:val="en-GB"/>
                        </w:rPr>
                        <w:fldChar w:fldCharType="separate"/>
                      </w:r>
                      <w:r>
                        <w:rPr>
                          <w:noProof/>
                          <w:lang w:val="en-GB"/>
                        </w:rPr>
                        <w:t>3</w:t>
                      </w:r>
                      <w:r w:rsidRPr="00AB4868">
                        <w:rPr>
                          <w:lang w:val="en-GB"/>
                        </w:rPr>
                        <w:fldChar w:fldCharType="end"/>
                      </w:r>
                      <w:r w:rsidRPr="00AB4868">
                        <w:rPr>
                          <w:lang w:val="en-GB"/>
                        </w:rPr>
                        <w:t xml:space="preserve"> Workflow of training preparation scripts. Blue: preparation steps. Green: processing step to produce useful data for training. Purple: Training of the Artificial Neural Network</w:t>
                      </w:r>
                    </w:p>
                  </w:txbxContent>
                </v:textbox>
                <w10:wrap type="square"/>
              </v:shape>
            </w:pict>
          </mc:Fallback>
        </mc:AlternateContent>
      </w:r>
      <w:r w:rsidR="001A3A90" w:rsidRPr="0020749A">
        <w:rPr>
          <w:noProof/>
        </w:rPr>
        <mc:AlternateContent>
          <mc:Choice Requires="wps">
            <w:drawing>
              <wp:anchor distT="0" distB="0" distL="114300" distR="114300" simplePos="0" relativeHeight="251664384" behindDoc="0" locked="0" layoutInCell="1" allowOverlap="1" wp14:anchorId="343DB56C" wp14:editId="53AFAA8F">
                <wp:simplePos x="0" y="0"/>
                <wp:positionH relativeFrom="column">
                  <wp:posOffset>0</wp:posOffset>
                </wp:positionH>
                <wp:positionV relativeFrom="paragraph">
                  <wp:posOffset>4170680</wp:posOffset>
                </wp:positionV>
                <wp:extent cx="864000" cy="459740"/>
                <wp:effectExtent l="0" t="0" r="0" b="0"/>
                <wp:wrapNone/>
                <wp:docPr id="12" name="Rechthoek 12"/>
                <wp:cNvGraphicFramePr/>
                <a:graphic xmlns:a="http://schemas.openxmlformats.org/drawingml/2006/main">
                  <a:graphicData uri="http://schemas.microsoft.com/office/word/2010/wordprocessingShape">
                    <wps:wsp>
                      <wps:cNvSpPr/>
                      <wps:spPr>
                        <a:xfrm>
                          <a:off x="0" y="0"/>
                          <a:ext cx="864000" cy="45974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Rechthoek 12" o:spid="_x0000_s1026" style="position:absolute;margin-left:0;margin-top:328.4pt;width:68.05pt;height:3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" fillcolor="white [3212]" stroked="f"/>
            </w:pict>
          </mc:Fallback>
        </mc:AlternateContent>
      </w:r>
      <w:commentRangeStart w:id="27"/>
      <w:r w:rsidR="00512D6F" w:rsidRPr="0020749A">
        <w:rPr>
          <w:noProof/>
        </w:rPr>
        <w:drawing>
          <wp:anchor distT="0" distB="0" distL="114300" distR="114300" simplePos="0" relativeHeight="251656703" behindDoc="0" locked="0" layoutInCell="1" allowOverlap="1" wp14:anchorId="20784625" wp14:editId="202A9B8B">
            <wp:simplePos x="0" y="0"/>
            <wp:positionH relativeFrom="column">
              <wp:posOffset>0</wp:posOffset>
            </wp:positionH>
            <wp:positionV relativeFrom="paragraph">
              <wp:posOffset>131445</wp:posOffset>
            </wp:positionV>
            <wp:extent cx="5814695" cy="4451350"/>
            <wp:effectExtent l="57150" t="0" r="14605" b="82550"/>
            <wp:wrapSquare wrapText="bothSides"/>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commentRangeEnd w:id="27"/>
      <w:r w:rsidR="00AB4868" w:rsidRPr="0020749A">
        <w:rPr>
          <w:rStyle w:val="Verwijzingopmerking"/>
          <w:lang w:val="en-GB"/>
        </w:rPr>
        <w:commentReference w:id="27"/>
      </w:r>
      <w:r w:rsidR="00F502F2" w:rsidRPr="0020749A">
        <w:rPr>
          <w:rStyle w:val="Verwijzingopmerking"/>
          <w:lang w:val="en-GB"/>
        </w:rPr>
        <w:commentReference w:id="21"/>
      </w:r>
    </w:p>
    <w:p w14:paraId="305991B9" w14:textId="5CF159F7" w:rsidR="000D346B" w:rsidRPr="0020749A" w:rsidRDefault="000D346B" w:rsidP="000D346B">
      <w:pPr>
        <w:pStyle w:val="Kop2"/>
        <w:rPr>
          <w:lang w:val="en-GB"/>
        </w:rPr>
      </w:pPr>
      <w:bookmarkStart w:id="28" w:name="_Toc260580238"/>
      <w:r w:rsidRPr="0020749A">
        <w:rPr>
          <w:lang w:val="en-GB"/>
        </w:rPr>
        <w:t>Testing</w:t>
      </w:r>
      <w:r w:rsidR="00A65893" w:rsidRPr="0020749A">
        <w:rPr>
          <w:lang w:val="en-GB"/>
        </w:rPr>
        <w:t xml:space="preserve"> the networks</w:t>
      </w:r>
      <w:bookmarkEnd w:id="28"/>
    </w:p>
    <w:p w14:paraId="7738346E" w14:textId="6A12591B" w:rsidR="000D346B" w:rsidRPr="0020749A" w:rsidRDefault="000D346B" w:rsidP="000D346B">
      <w:pPr>
        <w:rPr>
          <w:lang w:val="en-GB"/>
        </w:rPr>
      </w:pPr>
      <w:r w:rsidRPr="0020749A">
        <w:rPr>
          <w:lang w:val="en-GB"/>
        </w:rPr>
        <w:t xml:space="preserve">After training the </w:t>
      </w:r>
      <w:r w:rsidR="00CE7836" w:rsidRPr="0020749A">
        <w:rPr>
          <w:lang w:val="en-GB"/>
        </w:rPr>
        <w:t xml:space="preserve">networks, they are tested on pictures of four sections. The tested sections are </w:t>
      </w:r>
      <w:r w:rsidR="00CE7836" w:rsidRPr="0020749A">
        <w:rPr>
          <w:i/>
          <w:lang w:val="en-GB"/>
        </w:rPr>
        <w:t xml:space="preserve">Barbata, Brachypetalum, Coryopedilum </w:t>
      </w:r>
      <w:r w:rsidR="00CE7836" w:rsidRPr="0020749A">
        <w:rPr>
          <w:lang w:val="en-GB"/>
        </w:rPr>
        <w:t>and</w:t>
      </w:r>
      <w:r w:rsidR="00CE7836" w:rsidRPr="0020749A">
        <w:rPr>
          <w:i/>
          <w:lang w:val="en-GB"/>
        </w:rPr>
        <w:t xml:space="preserve"> Parvisepalum</w:t>
      </w:r>
      <w:r w:rsidR="00CE7836" w:rsidRPr="0020749A">
        <w:rPr>
          <w:lang w:val="en-GB"/>
        </w:rPr>
        <w:t>.</w:t>
      </w:r>
      <w:r w:rsidR="00F918E0" w:rsidRPr="0020749A">
        <w:rPr>
          <w:lang w:val="en-GB"/>
        </w:rPr>
        <w:t xml:space="preserve"> The networks are also tested with pictures of</w:t>
      </w:r>
      <w:r w:rsidR="00CE7836" w:rsidRPr="0020749A">
        <w:rPr>
          <w:lang w:val="en-GB"/>
        </w:rPr>
        <w:t xml:space="preserve"> some primary hybrids of </w:t>
      </w:r>
      <w:r w:rsidR="00CE7836" w:rsidRPr="0020749A">
        <w:rPr>
          <w:i/>
          <w:lang w:val="en-GB"/>
        </w:rPr>
        <w:t xml:space="preserve">Parvisepalum </w:t>
      </w:r>
      <w:r w:rsidR="00CE7836" w:rsidRPr="0020749A">
        <w:rPr>
          <w:lang w:val="en-GB"/>
        </w:rPr>
        <w:t xml:space="preserve">and </w:t>
      </w:r>
      <w:r w:rsidR="00CE7836" w:rsidRPr="0020749A">
        <w:rPr>
          <w:i/>
          <w:lang w:val="en-GB"/>
        </w:rPr>
        <w:t>Brachypetalum</w:t>
      </w:r>
      <w:r w:rsidR="00CE7836" w:rsidRPr="0020749A">
        <w:rPr>
          <w:lang w:val="en-GB"/>
        </w:rPr>
        <w:t>. The results of these tests c</w:t>
      </w:r>
      <w:r w:rsidR="00F918E0" w:rsidRPr="0020749A">
        <w:rPr>
          <w:lang w:val="en-GB"/>
        </w:rPr>
        <w:t>an be found in supplementary 1. Some results of the first test round were very bad. To find the source of these bad results, pictures of some bad classified species were checked on the characteristics of the corresponding section</w:t>
      </w:r>
      <w:r w:rsidR="00A63B63" w:rsidRPr="0020749A">
        <w:rPr>
          <w:lang w:val="en-GB"/>
        </w:rPr>
        <w:t xml:space="preserve">. The results of this little research </w:t>
      </w:r>
      <w:r w:rsidR="00A63B63" w:rsidRPr="0020749A">
        <w:rPr>
          <w:lang w:val="en-GB"/>
        </w:rPr>
        <w:lastRenderedPageBreak/>
        <w:t>c</w:t>
      </w:r>
      <w:r w:rsidR="0034424A" w:rsidRPr="0020749A">
        <w:rPr>
          <w:lang w:val="en-GB"/>
        </w:rPr>
        <w:t xml:space="preserve">an be found in supplementary 3. During this research it has </w:t>
      </w:r>
      <w:r w:rsidR="00A65893" w:rsidRPr="0020749A">
        <w:rPr>
          <w:lang w:val="en-GB"/>
        </w:rPr>
        <w:t xml:space="preserve">also </w:t>
      </w:r>
      <w:r w:rsidR="0034424A" w:rsidRPr="0020749A">
        <w:rPr>
          <w:lang w:val="en-GB"/>
        </w:rPr>
        <w:t>been foun</w:t>
      </w:r>
      <w:r w:rsidR="00A65893" w:rsidRPr="0020749A">
        <w:rPr>
          <w:lang w:val="en-GB"/>
        </w:rPr>
        <w:t xml:space="preserve">d that some species </w:t>
      </w:r>
      <w:r w:rsidR="0034424A" w:rsidRPr="0020749A">
        <w:rPr>
          <w:lang w:val="en-GB"/>
        </w:rPr>
        <w:t xml:space="preserve">had only one picture in the train data. </w:t>
      </w:r>
      <w:r w:rsidR="00CE7836" w:rsidRPr="0020749A">
        <w:rPr>
          <w:lang w:val="en-GB"/>
        </w:rPr>
        <w:t xml:space="preserve">After this finding some extra pictures were added to the train data and the networks were trained again. </w:t>
      </w:r>
      <w:r w:rsidR="0026420C" w:rsidRPr="0020749A">
        <w:rPr>
          <w:lang w:val="en-GB"/>
        </w:rPr>
        <w:t>These networks were tested again with the same test set</w:t>
      </w:r>
      <w:r w:rsidR="00FD48D5" w:rsidRPr="0020749A">
        <w:rPr>
          <w:lang w:val="en-GB"/>
        </w:rPr>
        <w:t>s</w:t>
      </w:r>
      <w:r w:rsidR="0026420C" w:rsidRPr="0020749A">
        <w:rPr>
          <w:lang w:val="en-GB"/>
        </w:rPr>
        <w:t xml:space="preserve">. The results of these tests can be found in supplementary 2. </w:t>
      </w:r>
    </w:p>
    <w:p w14:paraId="32154DEB" w14:textId="1E22059A" w:rsidR="00A65893" w:rsidRPr="0020749A" w:rsidRDefault="00A65893" w:rsidP="00A65893">
      <w:pPr>
        <w:pStyle w:val="Kop2"/>
        <w:rPr>
          <w:lang w:val="en-GB"/>
        </w:rPr>
      </w:pPr>
      <w:bookmarkStart w:id="29" w:name="_Toc260580239"/>
      <w:r w:rsidRPr="0020749A">
        <w:rPr>
          <w:lang w:val="en-GB"/>
        </w:rPr>
        <w:t>Testing the website</w:t>
      </w:r>
      <w:bookmarkEnd w:id="29"/>
    </w:p>
    <w:p w14:paraId="765B0D81" w14:textId="65C69393" w:rsidR="00A65893" w:rsidRPr="0020749A" w:rsidRDefault="003D4993" w:rsidP="00A65893">
      <w:pPr>
        <w:rPr>
          <w:lang w:val="en-GB"/>
        </w:rPr>
      </w:pPr>
      <w:r w:rsidRPr="0020749A">
        <w:rPr>
          <w:lang w:val="en-GB"/>
        </w:rPr>
        <w:t xml:space="preserve">To test the website a working network was required. After testing the networks a working network </w:t>
      </w:r>
      <w:r w:rsidR="000A4C9D" w:rsidRPr="0020749A">
        <w:rPr>
          <w:lang w:val="en-GB"/>
        </w:rPr>
        <w:t>was</w:t>
      </w:r>
      <w:r w:rsidRPr="0020749A">
        <w:rPr>
          <w:lang w:val="en-GB"/>
        </w:rPr>
        <w:t xml:space="preserve"> implemented on the website. This website is tested on receiving a picture, run the classify script using the given network and sending back a result. First this is tested for only one device. Once this was working correctly, the website was also tested to receive pictures from more than one device at the same time and send a result back. Receiving the pictures was working correctly, but sending back a result not. The result of the first uploaded picture was send back to all devices. </w:t>
      </w:r>
      <w:r w:rsidR="000A4C9D" w:rsidRPr="0020749A">
        <w:rPr>
          <w:lang w:val="en-GB"/>
        </w:rPr>
        <w:t>So this part of the website was updated.</w:t>
      </w:r>
    </w:p>
    <w:p w14:paraId="044B8E15" w14:textId="580793BA" w:rsidR="003E2255" w:rsidRPr="0020749A" w:rsidRDefault="003E2255" w:rsidP="006D61D3">
      <w:pPr>
        <w:rPr>
          <w:lang w:val="en-GB"/>
        </w:rPr>
      </w:pPr>
      <w:r w:rsidRPr="0020749A">
        <w:rPr>
          <w:lang w:val="en-GB"/>
        </w:rPr>
        <w:br w:type="page"/>
      </w:r>
    </w:p>
    <w:p w14:paraId="6196722D" w14:textId="77777777" w:rsidR="006D61D3" w:rsidRPr="0020749A" w:rsidRDefault="00257D2C" w:rsidP="00257D2C">
      <w:pPr>
        <w:pStyle w:val="Kop1"/>
        <w:rPr>
          <w:lang w:val="en-GB"/>
        </w:rPr>
      </w:pPr>
      <w:bookmarkStart w:id="30" w:name="_Toc260580240"/>
      <w:r w:rsidRPr="0020749A">
        <w:rPr>
          <w:lang w:val="en-GB"/>
        </w:rPr>
        <w:lastRenderedPageBreak/>
        <w:t>Results</w:t>
      </w:r>
      <w:bookmarkEnd w:id="30"/>
    </w:p>
    <w:p w14:paraId="63A70B2D" w14:textId="77777777" w:rsidR="00257D2C" w:rsidRPr="0020749A" w:rsidRDefault="00B55530" w:rsidP="00B55530">
      <w:pPr>
        <w:pStyle w:val="Kop2"/>
        <w:rPr>
          <w:lang w:val="en-GB"/>
        </w:rPr>
      </w:pPr>
      <w:bookmarkStart w:id="31" w:name="_Toc260580241"/>
      <w:r w:rsidRPr="0020749A">
        <w:rPr>
          <w:lang w:val="en-GB"/>
        </w:rPr>
        <w:t>Website</w:t>
      </w:r>
      <w:bookmarkEnd w:id="31"/>
    </w:p>
    <w:p w14:paraId="71822C02" w14:textId="77777777" w:rsidR="00E5650A" w:rsidRPr="0020749A" w:rsidRDefault="007001B9" w:rsidP="00B55530">
      <w:pPr>
        <w:rPr>
          <w:lang w:val="en-GB"/>
        </w:rPr>
      </w:pPr>
      <w:r w:rsidRPr="0020749A">
        <w:rPr>
          <w:lang w:val="en-GB"/>
        </w:rPr>
        <w:t xml:space="preserve">To make the software available for </w:t>
      </w:r>
      <w:r w:rsidR="00984118" w:rsidRPr="0020749A">
        <w:rPr>
          <w:lang w:val="en-GB"/>
        </w:rPr>
        <w:t>end-</w:t>
      </w:r>
      <w:r w:rsidRPr="0020749A">
        <w:rPr>
          <w:lang w:val="en-GB"/>
        </w:rPr>
        <w:t xml:space="preserve">users a website </w:t>
      </w:r>
      <w:r w:rsidR="00A4087A" w:rsidRPr="0020749A">
        <w:rPr>
          <w:lang w:val="en-GB"/>
        </w:rPr>
        <w:t>was</w:t>
      </w:r>
      <w:r w:rsidRPr="0020749A">
        <w:rPr>
          <w:lang w:val="en-GB"/>
        </w:rPr>
        <w:t xml:space="preserve"> developed.</w:t>
      </w:r>
      <w:r w:rsidR="005647FB" w:rsidRPr="0020749A">
        <w:rPr>
          <w:lang w:val="en-GB"/>
        </w:rPr>
        <w:t xml:space="preserve"> </w:t>
      </w:r>
      <w:r w:rsidR="00B55530" w:rsidRPr="0020749A">
        <w:rPr>
          <w:lang w:val="en-GB"/>
        </w:rPr>
        <w:t>T</w:t>
      </w:r>
      <w:r w:rsidRPr="0020749A">
        <w:rPr>
          <w:lang w:val="en-GB"/>
        </w:rPr>
        <w:t>he first design of this</w:t>
      </w:r>
      <w:r w:rsidR="00B55530" w:rsidRPr="0020749A">
        <w:rPr>
          <w:lang w:val="en-GB"/>
        </w:rPr>
        <w:t xml:space="preserve"> website is finished. </w:t>
      </w:r>
      <w:r w:rsidR="001D4240" w:rsidRPr="0020749A">
        <w:rPr>
          <w:lang w:val="en-GB"/>
        </w:rPr>
        <w:t>It</w:t>
      </w:r>
      <w:r w:rsidR="00B55530" w:rsidRPr="0020749A">
        <w:rPr>
          <w:lang w:val="en-GB"/>
        </w:rPr>
        <w:t xml:space="preserve"> contains a homepage, a page for uploading a picture, a page to show the picture is uploaded correctly</w:t>
      </w:r>
      <w:r w:rsidR="001D4240" w:rsidRPr="0020749A">
        <w:rPr>
          <w:lang w:val="en-GB"/>
        </w:rPr>
        <w:t>,</w:t>
      </w:r>
      <w:r w:rsidR="00B55530" w:rsidRPr="0020749A">
        <w:rPr>
          <w:lang w:val="en-GB"/>
        </w:rPr>
        <w:t xml:space="preserve"> and a result page.</w:t>
      </w:r>
      <w:r w:rsidR="005647FB" w:rsidRPr="0020749A">
        <w:rPr>
          <w:lang w:val="en-GB"/>
        </w:rPr>
        <w:t xml:space="preserve"> </w:t>
      </w:r>
      <w:r w:rsidR="00B55530" w:rsidRPr="0020749A">
        <w:rPr>
          <w:lang w:val="en-GB"/>
        </w:rPr>
        <w:t xml:space="preserve">On the homepage it is possible to choose to upload a picture or remove the unused files from the server. For the last option it is required </w:t>
      </w:r>
      <w:r w:rsidR="00E5650A" w:rsidRPr="0020749A">
        <w:rPr>
          <w:lang w:val="en-GB"/>
        </w:rPr>
        <w:t>to log in with a valid account.</w:t>
      </w:r>
    </w:p>
    <w:p w14:paraId="44A16EEF" w14:textId="42520424" w:rsidR="006F39D0" w:rsidRPr="0020749A" w:rsidRDefault="00B55530" w:rsidP="006F39D0">
      <w:pPr>
        <w:ind w:firstLine="708"/>
        <w:rPr>
          <w:lang w:val="en-GB"/>
        </w:rPr>
      </w:pPr>
      <w:r w:rsidRPr="0020749A">
        <w:rPr>
          <w:lang w:val="en-GB"/>
        </w:rPr>
        <w:t xml:space="preserve">After selecting the upload option the user </w:t>
      </w:r>
      <w:r w:rsidR="00984118" w:rsidRPr="0020749A">
        <w:rPr>
          <w:lang w:val="en-GB"/>
        </w:rPr>
        <w:t>is</w:t>
      </w:r>
      <w:r w:rsidRPr="0020749A">
        <w:rPr>
          <w:lang w:val="en-GB"/>
        </w:rPr>
        <w:t xml:space="preserve"> </w:t>
      </w:r>
      <w:r w:rsidR="00794D45" w:rsidRPr="0020749A">
        <w:rPr>
          <w:lang w:val="en-GB"/>
        </w:rPr>
        <w:t>forwarded</w:t>
      </w:r>
      <w:r w:rsidRPr="0020749A">
        <w:rPr>
          <w:lang w:val="en-GB"/>
        </w:rPr>
        <w:t xml:space="preserve"> to the upload page. On this page the user can select a picture to upload. On </w:t>
      </w:r>
      <w:commentRangeStart w:id="32"/>
      <w:r w:rsidRPr="0020749A">
        <w:rPr>
          <w:lang w:val="en-GB"/>
        </w:rPr>
        <w:t>iPhones it is also possible to take a picture after tapping the “select file” button</w:t>
      </w:r>
      <w:commentRangeEnd w:id="32"/>
      <w:r w:rsidR="00E5650A" w:rsidRPr="0020749A">
        <w:rPr>
          <w:rStyle w:val="Verwijzingopmerking"/>
          <w:lang w:val="en-GB"/>
        </w:rPr>
        <w:commentReference w:id="32"/>
      </w:r>
      <w:r w:rsidRPr="0020749A">
        <w:rPr>
          <w:lang w:val="en-GB"/>
        </w:rPr>
        <w:t xml:space="preserve">. The website will check </w:t>
      </w:r>
      <w:r w:rsidR="00984118" w:rsidRPr="0020749A">
        <w:rPr>
          <w:lang w:val="en-GB"/>
        </w:rPr>
        <w:t xml:space="preserve">whether </w:t>
      </w:r>
      <w:r w:rsidRPr="0020749A">
        <w:rPr>
          <w:lang w:val="en-GB"/>
        </w:rPr>
        <w:t>the selected file is a picture. If it is not, the user stay</w:t>
      </w:r>
      <w:r w:rsidR="00A4087A" w:rsidRPr="0020749A">
        <w:rPr>
          <w:lang w:val="en-GB"/>
        </w:rPr>
        <w:t>s</w:t>
      </w:r>
      <w:r w:rsidRPr="0020749A">
        <w:rPr>
          <w:lang w:val="en-GB"/>
        </w:rPr>
        <w:t xml:space="preserve"> </w:t>
      </w:r>
      <w:r w:rsidR="00984118" w:rsidRPr="0020749A">
        <w:rPr>
          <w:lang w:val="en-GB"/>
        </w:rPr>
        <w:t xml:space="preserve">on </w:t>
      </w:r>
      <w:r w:rsidRPr="0020749A">
        <w:rPr>
          <w:lang w:val="en-GB"/>
        </w:rPr>
        <w:t xml:space="preserve">the upload page and a warning is </w:t>
      </w:r>
      <w:r w:rsidR="00984118" w:rsidRPr="0020749A">
        <w:rPr>
          <w:lang w:val="en-GB"/>
        </w:rPr>
        <w:t>issued</w:t>
      </w:r>
      <w:r w:rsidRPr="0020749A">
        <w:rPr>
          <w:lang w:val="en-GB"/>
        </w:rPr>
        <w:t xml:space="preserve">. After uploading the file the name of the picture </w:t>
      </w:r>
      <w:r w:rsidR="009060F3" w:rsidRPr="0020749A">
        <w:rPr>
          <w:lang w:val="en-GB"/>
        </w:rPr>
        <w:t>was modified</w:t>
      </w:r>
      <w:r w:rsidRPr="0020749A">
        <w:rPr>
          <w:lang w:val="en-GB"/>
        </w:rPr>
        <w:t xml:space="preserve"> behind the scenes. </w:t>
      </w:r>
      <w:r w:rsidR="00C95759" w:rsidRPr="0020749A">
        <w:rPr>
          <w:lang w:val="en-GB"/>
        </w:rPr>
        <w:t>When these modifications are done t</w:t>
      </w:r>
      <w:r w:rsidRPr="0020749A">
        <w:rPr>
          <w:lang w:val="en-GB"/>
        </w:rPr>
        <w:t xml:space="preserve">he user </w:t>
      </w:r>
      <w:r w:rsidR="00984118" w:rsidRPr="0020749A">
        <w:rPr>
          <w:lang w:val="en-GB"/>
        </w:rPr>
        <w:t>is</w:t>
      </w:r>
      <w:r w:rsidRPr="0020749A">
        <w:rPr>
          <w:lang w:val="en-GB"/>
        </w:rPr>
        <w:t xml:space="preserve"> </w:t>
      </w:r>
      <w:del w:id="33" w:author="Mirna" w:date="2014-05-02T11:01:00Z">
        <w:r w:rsidRPr="0020749A" w:rsidDel="00471668">
          <w:rPr>
            <w:lang w:val="en-GB"/>
          </w:rPr>
          <w:delText>sen</w:delText>
        </w:r>
        <w:r w:rsidR="00984118" w:rsidRPr="0020749A" w:rsidDel="00471668">
          <w:rPr>
            <w:lang w:val="en-GB"/>
          </w:rPr>
          <w:delText>t</w:delText>
        </w:r>
        <w:r w:rsidRPr="0020749A" w:rsidDel="00471668">
          <w:rPr>
            <w:lang w:val="en-GB"/>
          </w:rPr>
          <w:delText xml:space="preserve"> </w:delText>
        </w:r>
      </w:del>
      <w:ins w:id="34" w:author="Mirna" w:date="2014-05-02T11:01:00Z">
        <w:r w:rsidR="00471668">
          <w:rPr>
            <w:lang w:val="en-GB"/>
          </w:rPr>
          <w:t>directed</w:t>
        </w:r>
        <w:r w:rsidR="00471668" w:rsidRPr="0020749A">
          <w:rPr>
            <w:lang w:val="en-GB"/>
          </w:rPr>
          <w:t xml:space="preserve"> </w:t>
        </w:r>
      </w:ins>
      <w:r w:rsidRPr="0020749A">
        <w:rPr>
          <w:lang w:val="en-GB"/>
        </w:rPr>
        <w:t>to the upload</w:t>
      </w:r>
      <w:r w:rsidR="00794D45" w:rsidRPr="0020749A">
        <w:rPr>
          <w:lang w:val="en-GB"/>
        </w:rPr>
        <w:t xml:space="preserve"> </w:t>
      </w:r>
      <w:r w:rsidR="00E07197" w:rsidRPr="0020749A">
        <w:rPr>
          <w:lang w:val="en-GB"/>
        </w:rPr>
        <w:t>success</w:t>
      </w:r>
      <w:r w:rsidRPr="0020749A">
        <w:rPr>
          <w:lang w:val="en-GB"/>
        </w:rPr>
        <w:t xml:space="preserve"> page. Here the user can see the uploaded picture. The user can choose to see the results or cancel. </w:t>
      </w:r>
      <w:r w:rsidR="00984118" w:rsidRPr="0020749A">
        <w:rPr>
          <w:lang w:val="en-GB"/>
        </w:rPr>
        <w:t xml:space="preserve">If </w:t>
      </w:r>
      <w:r w:rsidRPr="0020749A">
        <w:rPr>
          <w:lang w:val="en-GB"/>
        </w:rPr>
        <w:t>the user select</w:t>
      </w:r>
      <w:r w:rsidR="00984118" w:rsidRPr="0020749A">
        <w:rPr>
          <w:lang w:val="en-GB"/>
        </w:rPr>
        <w:t>s</w:t>
      </w:r>
      <w:r w:rsidRPr="0020749A">
        <w:rPr>
          <w:lang w:val="en-GB"/>
        </w:rPr>
        <w:t xml:space="preserve"> the result option</w:t>
      </w:r>
      <w:r w:rsidR="001D4240" w:rsidRPr="0020749A">
        <w:rPr>
          <w:lang w:val="en-GB"/>
        </w:rPr>
        <w:t>,</w:t>
      </w:r>
      <w:r w:rsidRPr="0020749A">
        <w:rPr>
          <w:lang w:val="en-GB"/>
        </w:rPr>
        <w:t xml:space="preserve"> </w:t>
      </w:r>
      <w:r w:rsidR="009060F3" w:rsidRPr="0020749A">
        <w:rPr>
          <w:lang w:val="en-GB"/>
        </w:rPr>
        <w:t>the classify.pl</w:t>
      </w:r>
      <w:r w:rsidR="006F39D0" w:rsidRPr="0020749A">
        <w:rPr>
          <w:lang w:val="en-GB"/>
        </w:rPr>
        <w:t xml:space="preserve"> script</w:t>
      </w:r>
      <w:r w:rsidR="009060F3" w:rsidRPr="0020749A">
        <w:rPr>
          <w:lang w:val="en-GB"/>
        </w:rPr>
        <w:t xml:space="preserve"> </w:t>
      </w:r>
      <w:r w:rsidRPr="0020749A">
        <w:rPr>
          <w:lang w:val="en-GB"/>
        </w:rPr>
        <w:t xml:space="preserve">will run to </w:t>
      </w:r>
      <w:r w:rsidR="006F39D0" w:rsidRPr="0020749A">
        <w:rPr>
          <w:lang w:val="en-GB"/>
        </w:rPr>
        <w:t>classify the picture</w:t>
      </w:r>
      <w:r w:rsidR="00134196" w:rsidRPr="0020749A">
        <w:rPr>
          <w:lang w:val="en-GB"/>
        </w:rPr>
        <w:t xml:space="preserve"> (see appendix 3.4.1)</w:t>
      </w:r>
      <w:r w:rsidR="006F39D0" w:rsidRPr="0020749A">
        <w:rPr>
          <w:lang w:val="en-GB"/>
        </w:rPr>
        <w:t>. The output of this program is a list with numbers. This list is sent to a python script that translate this list to a readably result</w:t>
      </w:r>
      <w:r w:rsidR="00134196" w:rsidRPr="0020749A">
        <w:rPr>
          <w:lang w:val="en-GB"/>
        </w:rPr>
        <w:t xml:space="preserve"> (</w:t>
      </w:r>
      <w:r w:rsidR="00134196" w:rsidRPr="0020749A">
        <w:rPr>
          <w:highlight w:val="green"/>
          <w:lang w:val="en-GB"/>
        </w:rPr>
        <w:t>see appendix 3.x.y</w:t>
      </w:r>
      <w:r w:rsidR="00134196" w:rsidRPr="0020749A">
        <w:rPr>
          <w:lang w:val="en-GB"/>
        </w:rPr>
        <w:t>)</w:t>
      </w:r>
      <w:r w:rsidR="006F39D0" w:rsidRPr="0020749A">
        <w:rPr>
          <w:lang w:val="en-GB"/>
        </w:rPr>
        <w:t xml:space="preserve">. This result </w:t>
      </w:r>
      <w:r w:rsidR="00984118" w:rsidRPr="0020749A">
        <w:rPr>
          <w:lang w:val="en-GB"/>
        </w:rPr>
        <w:t>is</w:t>
      </w:r>
      <w:r w:rsidRPr="0020749A">
        <w:rPr>
          <w:lang w:val="en-GB"/>
        </w:rPr>
        <w:t xml:space="preserve"> sen</w:t>
      </w:r>
      <w:r w:rsidR="00984118" w:rsidRPr="0020749A">
        <w:rPr>
          <w:lang w:val="en-GB"/>
        </w:rPr>
        <w:t>t</w:t>
      </w:r>
      <w:r w:rsidRPr="0020749A">
        <w:rPr>
          <w:lang w:val="en-GB"/>
        </w:rPr>
        <w:t xml:space="preserve"> back to the result page, where the user can </w:t>
      </w:r>
      <w:r w:rsidR="00984118" w:rsidRPr="0020749A">
        <w:rPr>
          <w:lang w:val="en-GB"/>
        </w:rPr>
        <w:t>view it</w:t>
      </w:r>
      <w:r w:rsidRPr="0020749A">
        <w:rPr>
          <w:lang w:val="en-GB"/>
        </w:rPr>
        <w:t>.</w:t>
      </w:r>
      <w:r w:rsidR="006F39D0" w:rsidRPr="0020749A">
        <w:rPr>
          <w:lang w:val="en-GB"/>
        </w:rPr>
        <w:t xml:space="preserve"> Supplement</w:t>
      </w:r>
      <w:r w:rsidR="005E48BE" w:rsidRPr="0020749A">
        <w:rPr>
          <w:lang w:val="en-GB"/>
        </w:rPr>
        <w:t>ary 4 contains screenshot of this</w:t>
      </w:r>
      <w:r w:rsidR="006F39D0" w:rsidRPr="0020749A">
        <w:rPr>
          <w:lang w:val="en-GB"/>
        </w:rPr>
        <w:t xml:space="preserve"> website</w:t>
      </w:r>
      <w:r w:rsidR="005E48BE" w:rsidRPr="0020749A">
        <w:rPr>
          <w:lang w:val="en-GB"/>
        </w:rPr>
        <w:t>.</w:t>
      </w:r>
    </w:p>
    <w:p w14:paraId="26F35C2B" w14:textId="77777777" w:rsidR="00E93D4F" w:rsidRPr="0020749A" w:rsidRDefault="00E93D4F" w:rsidP="00E93D4F">
      <w:pPr>
        <w:pStyle w:val="Kop2"/>
        <w:rPr>
          <w:lang w:val="en-GB"/>
        </w:rPr>
      </w:pPr>
      <w:bookmarkStart w:id="35" w:name="_Toc260580242"/>
      <w:r w:rsidRPr="0020749A">
        <w:rPr>
          <w:lang w:val="en-GB"/>
        </w:rPr>
        <w:t>Preparation script</w:t>
      </w:r>
      <w:bookmarkEnd w:id="35"/>
    </w:p>
    <w:p w14:paraId="61239837" w14:textId="182EB2CC" w:rsidR="00E93D4F" w:rsidRPr="0020749A" w:rsidRDefault="00E93D4F" w:rsidP="00E93D4F">
      <w:pPr>
        <w:rPr>
          <w:lang w:val="en-GB"/>
        </w:rPr>
      </w:pPr>
      <w:r w:rsidRPr="0020749A">
        <w:rPr>
          <w:lang w:val="en-GB"/>
        </w:rPr>
        <w:t>To automate the preparation process a bash script</w:t>
      </w:r>
      <w:r w:rsidR="00134196" w:rsidRPr="0020749A">
        <w:rPr>
          <w:lang w:val="en-GB"/>
        </w:rPr>
        <w:t>, training.sh,</w:t>
      </w:r>
      <w:r w:rsidRPr="0020749A">
        <w:rPr>
          <w:lang w:val="en-GB"/>
        </w:rPr>
        <w:t xml:space="preserve"> </w:t>
      </w:r>
      <w:r w:rsidR="00984118" w:rsidRPr="0020749A">
        <w:rPr>
          <w:lang w:val="en-GB"/>
        </w:rPr>
        <w:t xml:space="preserve">was </w:t>
      </w:r>
      <w:r w:rsidRPr="0020749A">
        <w:rPr>
          <w:lang w:val="en-GB"/>
        </w:rPr>
        <w:t>developed</w:t>
      </w:r>
      <w:r w:rsidR="0048109B" w:rsidRPr="0020749A">
        <w:rPr>
          <w:lang w:val="en-GB"/>
        </w:rPr>
        <w:t xml:space="preserve"> (see appendix </w:t>
      </w:r>
      <w:r w:rsidR="000E07EC" w:rsidRPr="0020749A">
        <w:rPr>
          <w:lang w:val="en-GB"/>
        </w:rPr>
        <w:t>3.1.1</w:t>
      </w:r>
      <w:r w:rsidR="00134196" w:rsidRPr="0020749A">
        <w:rPr>
          <w:lang w:val="en-GB"/>
        </w:rPr>
        <w:t>, and the first script in figure 3</w:t>
      </w:r>
      <w:r w:rsidR="0048109B" w:rsidRPr="0020749A">
        <w:rPr>
          <w:lang w:val="en-GB"/>
        </w:rPr>
        <w:t>)</w:t>
      </w:r>
      <w:r w:rsidRPr="0020749A">
        <w:rPr>
          <w:lang w:val="en-GB"/>
        </w:rPr>
        <w:t>. The first step in this script is running Offlickr.py to download the pictures as .jpg and the metadata files as .xml. After downloading these files, the script will</w:t>
      </w:r>
      <w:r w:rsidR="00143DA0" w:rsidRPr="0020749A">
        <w:rPr>
          <w:lang w:val="en-GB"/>
        </w:rPr>
        <w:t xml:space="preserve"> run another python script, get_tags.py (see appendix </w:t>
      </w:r>
      <w:r w:rsidR="000E07EC" w:rsidRPr="0020749A">
        <w:rPr>
          <w:lang w:val="en-GB"/>
        </w:rPr>
        <w:t>3.5.2</w:t>
      </w:r>
      <w:r w:rsidR="00143DA0" w:rsidRPr="0020749A">
        <w:rPr>
          <w:lang w:val="en-GB"/>
        </w:rPr>
        <w:t>), to</w:t>
      </w:r>
      <w:r w:rsidRPr="0020749A">
        <w:rPr>
          <w:lang w:val="en-GB"/>
        </w:rPr>
        <w:t xml:space="preserve"> get the original names and tags from the meta data</w:t>
      </w:r>
      <w:r w:rsidR="00C95759" w:rsidRPr="0020749A">
        <w:rPr>
          <w:lang w:val="en-GB"/>
        </w:rPr>
        <w:t>. This info will be</w:t>
      </w:r>
      <w:r w:rsidRPr="0020749A">
        <w:rPr>
          <w:lang w:val="en-GB"/>
        </w:rPr>
        <w:t xml:space="preserve"> save</w:t>
      </w:r>
      <w:r w:rsidR="00C95759" w:rsidRPr="0020749A">
        <w:rPr>
          <w:lang w:val="en-GB"/>
        </w:rPr>
        <w:t>d</w:t>
      </w:r>
      <w:r w:rsidRPr="0020749A">
        <w:rPr>
          <w:lang w:val="en-GB"/>
        </w:rPr>
        <w:t xml:space="preserve"> in .txt files, using the id of the picture as name. </w:t>
      </w:r>
      <w:r w:rsidR="00984118" w:rsidRPr="0020749A">
        <w:rPr>
          <w:lang w:val="en-GB"/>
        </w:rPr>
        <w:t xml:space="preserve">For example, if </w:t>
      </w:r>
      <w:r w:rsidRPr="0020749A">
        <w:rPr>
          <w:lang w:val="en-GB"/>
        </w:rPr>
        <w:t xml:space="preserve">the picture name is 123456789.jpg the tag file of this picture </w:t>
      </w:r>
      <w:r w:rsidR="00984118" w:rsidRPr="0020749A">
        <w:rPr>
          <w:lang w:val="en-GB"/>
        </w:rPr>
        <w:t>is</w:t>
      </w:r>
      <w:r w:rsidRPr="0020749A">
        <w:rPr>
          <w:lang w:val="en-GB"/>
        </w:rPr>
        <w:t xml:space="preserve"> 123456789_tags.txt. At the end of this step the .xml files </w:t>
      </w:r>
      <w:r w:rsidR="00984118" w:rsidRPr="0020749A">
        <w:rPr>
          <w:lang w:val="en-GB"/>
        </w:rPr>
        <w:t>are</w:t>
      </w:r>
      <w:r w:rsidRPr="0020749A">
        <w:rPr>
          <w:lang w:val="en-GB"/>
        </w:rPr>
        <w:t xml:space="preserve"> removed.</w:t>
      </w:r>
      <w:r w:rsidR="00231C33" w:rsidRPr="0020749A">
        <w:rPr>
          <w:lang w:val="en-GB"/>
        </w:rPr>
        <w:t xml:space="preserve"> </w:t>
      </w:r>
      <w:r w:rsidR="000E07EC" w:rsidRPr="0020749A">
        <w:rPr>
          <w:lang w:val="en-GB"/>
        </w:rPr>
        <w:t>E</w:t>
      </w:r>
      <w:r w:rsidR="00231C33" w:rsidRPr="0020749A">
        <w:rPr>
          <w:lang w:val="en-GB"/>
        </w:rPr>
        <w:t xml:space="preserve">xample of </w:t>
      </w:r>
      <w:r w:rsidR="000E07EC" w:rsidRPr="0020749A">
        <w:rPr>
          <w:lang w:val="en-GB"/>
        </w:rPr>
        <w:t xml:space="preserve">the </w:t>
      </w:r>
      <w:commentRangeStart w:id="36"/>
      <w:r w:rsidR="000E07EC" w:rsidRPr="0020749A">
        <w:rPr>
          <w:lang w:val="en-GB"/>
        </w:rPr>
        <w:t>different</w:t>
      </w:r>
      <w:r w:rsidR="00231C33" w:rsidRPr="0020749A">
        <w:rPr>
          <w:lang w:val="en-GB"/>
        </w:rPr>
        <w:t xml:space="preserve"> tag file</w:t>
      </w:r>
      <w:r w:rsidR="000E07EC" w:rsidRPr="0020749A">
        <w:rPr>
          <w:lang w:val="en-GB"/>
        </w:rPr>
        <w:t>s</w:t>
      </w:r>
      <w:r w:rsidR="00231C33" w:rsidRPr="0020749A">
        <w:rPr>
          <w:lang w:val="en-GB"/>
        </w:rPr>
        <w:t xml:space="preserve"> </w:t>
      </w:r>
      <w:commentRangeEnd w:id="36"/>
      <w:r w:rsidR="00134196" w:rsidRPr="0020749A">
        <w:rPr>
          <w:rStyle w:val="Verwijzingopmerking"/>
          <w:lang w:val="en-GB"/>
        </w:rPr>
        <w:commentReference w:id="36"/>
      </w:r>
      <w:r w:rsidR="00231C33" w:rsidRPr="0020749A">
        <w:rPr>
          <w:lang w:val="en-GB"/>
        </w:rPr>
        <w:t>can be found in appendi</w:t>
      </w:r>
      <w:r w:rsidR="000E07EC" w:rsidRPr="0020749A">
        <w:rPr>
          <w:lang w:val="en-GB"/>
        </w:rPr>
        <w:t>ces</w:t>
      </w:r>
      <w:r w:rsidR="00231C33" w:rsidRPr="0020749A">
        <w:rPr>
          <w:lang w:val="en-GB"/>
        </w:rPr>
        <w:t xml:space="preserve"> </w:t>
      </w:r>
      <w:r w:rsidR="000E07EC" w:rsidRPr="0020749A">
        <w:rPr>
          <w:lang w:val="en-GB"/>
        </w:rPr>
        <w:t>2.2-2.4</w:t>
      </w:r>
      <w:r w:rsidR="00231C33" w:rsidRPr="0020749A">
        <w:rPr>
          <w:lang w:val="en-GB"/>
        </w:rPr>
        <w:t>. The structure of these files is</w:t>
      </w:r>
      <w:r w:rsidR="002533FF" w:rsidRPr="0020749A">
        <w:rPr>
          <w:lang w:val="en-GB"/>
        </w:rPr>
        <w:t xml:space="preserve"> </w:t>
      </w:r>
      <w:r w:rsidR="00231C33" w:rsidRPr="0020749A">
        <w:rPr>
          <w:lang w:val="en-GB"/>
        </w:rPr>
        <w:t>always the same</w:t>
      </w:r>
      <w:r w:rsidR="00984118" w:rsidRPr="0020749A">
        <w:rPr>
          <w:lang w:val="en-GB"/>
        </w:rPr>
        <w:t>:</w:t>
      </w:r>
      <w:r w:rsidR="002533FF" w:rsidRPr="0020749A">
        <w:rPr>
          <w:lang w:val="en-GB"/>
        </w:rPr>
        <w:t xml:space="preserve"> the f</w:t>
      </w:r>
      <w:r w:rsidR="00231C33" w:rsidRPr="0020749A">
        <w:rPr>
          <w:lang w:val="en-GB"/>
        </w:rPr>
        <w:t>irst</w:t>
      </w:r>
      <w:r w:rsidR="002533FF" w:rsidRPr="0020749A">
        <w:rPr>
          <w:lang w:val="en-GB"/>
        </w:rPr>
        <w:t xml:space="preserve"> line is</w:t>
      </w:r>
      <w:r w:rsidR="00231C33" w:rsidRPr="0020749A">
        <w:rPr>
          <w:lang w:val="en-GB"/>
        </w:rPr>
        <w:t xml:space="preserve"> the original name of the picture, then an empty line, after that t</w:t>
      </w:r>
      <w:r w:rsidR="00134196" w:rsidRPr="0020749A">
        <w:rPr>
          <w:lang w:val="en-GB"/>
        </w:rPr>
        <w:t>he section</w:t>
      </w:r>
      <w:r w:rsidR="00231C33" w:rsidRPr="0020749A">
        <w:rPr>
          <w:lang w:val="en-GB"/>
        </w:rPr>
        <w:t>, the species and last</w:t>
      </w:r>
      <w:r w:rsidR="00984118" w:rsidRPr="0020749A">
        <w:rPr>
          <w:lang w:val="en-GB"/>
        </w:rPr>
        <w:t>ly</w:t>
      </w:r>
      <w:r w:rsidR="00231C33" w:rsidRPr="0020749A">
        <w:rPr>
          <w:lang w:val="en-GB"/>
        </w:rPr>
        <w:t xml:space="preserve"> a tag that </w:t>
      </w:r>
      <w:r w:rsidR="00984118" w:rsidRPr="0020749A">
        <w:rPr>
          <w:lang w:val="en-GB"/>
        </w:rPr>
        <w:t xml:space="preserve">indicates whether the object </w:t>
      </w:r>
      <w:r w:rsidR="00231C33" w:rsidRPr="0020749A">
        <w:rPr>
          <w:lang w:val="en-GB"/>
        </w:rPr>
        <w:t xml:space="preserve">is a </w:t>
      </w:r>
      <w:r w:rsidR="00794D45" w:rsidRPr="0020749A">
        <w:rPr>
          <w:lang w:val="en-GB"/>
        </w:rPr>
        <w:t xml:space="preserve">slipper orchid </w:t>
      </w:r>
      <w:commentRangeStart w:id="37"/>
      <w:r w:rsidR="00231C33" w:rsidRPr="0020749A">
        <w:rPr>
          <w:lang w:val="en-GB"/>
        </w:rPr>
        <w:t>flower</w:t>
      </w:r>
      <w:r w:rsidR="00984118" w:rsidRPr="0020749A">
        <w:rPr>
          <w:lang w:val="en-GB"/>
        </w:rPr>
        <w:t xml:space="preserve"> or a</w:t>
      </w:r>
      <w:r w:rsidR="00794D45" w:rsidRPr="0020749A">
        <w:rPr>
          <w:lang w:val="en-GB"/>
        </w:rPr>
        <w:t xml:space="preserve"> </w:t>
      </w:r>
      <w:r w:rsidR="00794D45" w:rsidRPr="0020749A">
        <w:rPr>
          <w:i/>
          <w:lang w:val="en-GB"/>
        </w:rPr>
        <w:t>salep</w:t>
      </w:r>
      <w:r w:rsidR="00984118" w:rsidRPr="0020749A">
        <w:rPr>
          <w:lang w:val="en-GB"/>
        </w:rPr>
        <w:t xml:space="preserve"> </w:t>
      </w:r>
      <w:r w:rsidR="00794D45" w:rsidRPr="0020749A">
        <w:rPr>
          <w:lang w:val="en-GB"/>
        </w:rPr>
        <w:t xml:space="preserve">orchid </w:t>
      </w:r>
      <w:r w:rsidR="00984118" w:rsidRPr="0020749A">
        <w:rPr>
          <w:lang w:val="en-GB"/>
        </w:rPr>
        <w:t>tuber</w:t>
      </w:r>
      <w:commentRangeEnd w:id="37"/>
      <w:r w:rsidR="00134196" w:rsidRPr="0020749A">
        <w:rPr>
          <w:rStyle w:val="Verwijzingopmerking"/>
          <w:lang w:val="en-GB"/>
        </w:rPr>
        <w:commentReference w:id="37"/>
      </w:r>
      <w:r w:rsidR="00231C33" w:rsidRPr="0020749A">
        <w:rPr>
          <w:lang w:val="en-GB"/>
        </w:rPr>
        <w:t>.</w:t>
      </w:r>
      <w:r w:rsidR="002533FF" w:rsidRPr="0020749A">
        <w:rPr>
          <w:lang w:val="en-GB"/>
        </w:rPr>
        <w:t xml:space="preserve"> </w:t>
      </w:r>
      <w:r w:rsidR="00231C33" w:rsidRPr="0020749A">
        <w:rPr>
          <w:lang w:val="en-GB"/>
        </w:rPr>
        <w:t xml:space="preserve">The knowledge of this structure can be used </w:t>
      </w:r>
      <w:r w:rsidR="00C95759" w:rsidRPr="0020749A">
        <w:rPr>
          <w:lang w:val="en-GB"/>
        </w:rPr>
        <w:t>in the next step</w:t>
      </w:r>
      <w:r w:rsidR="00231C33" w:rsidRPr="0020749A">
        <w:rPr>
          <w:lang w:val="en-GB"/>
        </w:rPr>
        <w:t>.</w:t>
      </w:r>
    </w:p>
    <w:p w14:paraId="2D935178" w14:textId="2C109CB3" w:rsidR="00231C33" w:rsidRPr="0020749A" w:rsidRDefault="00231C33" w:rsidP="00050811">
      <w:pPr>
        <w:ind w:firstLine="708"/>
        <w:rPr>
          <w:lang w:val="en-GB"/>
        </w:rPr>
      </w:pPr>
      <w:r w:rsidRPr="0020749A">
        <w:rPr>
          <w:lang w:val="en-GB"/>
        </w:rPr>
        <w:t>In this</w:t>
      </w:r>
      <w:r w:rsidR="002533FF" w:rsidRPr="0020749A">
        <w:rPr>
          <w:lang w:val="en-GB"/>
        </w:rPr>
        <w:t xml:space="preserve"> step the pictures </w:t>
      </w:r>
      <w:r w:rsidR="00984118" w:rsidRPr="0020749A">
        <w:rPr>
          <w:lang w:val="en-GB"/>
        </w:rPr>
        <w:t>ar</w:t>
      </w:r>
      <w:r w:rsidR="002533FF" w:rsidRPr="0020749A">
        <w:rPr>
          <w:lang w:val="en-GB"/>
        </w:rPr>
        <w:t>e divided between two directories, Flower and Tuber. Before the pictures and tags are moved to the correct directory, the pictures are converted f</w:t>
      </w:r>
      <w:r w:rsidR="00197246" w:rsidRPr="0020749A">
        <w:rPr>
          <w:lang w:val="en-GB"/>
        </w:rPr>
        <w:t>ro</w:t>
      </w:r>
      <w:r w:rsidR="002533FF" w:rsidRPr="0020749A">
        <w:rPr>
          <w:lang w:val="en-GB"/>
        </w:rPr>
        <w:t>m .jpg to .png.</w:t>
      </w:r>
      <w:r w:rsidR="0048109B" w:rsidRPr="0020749A">
        <w:rPr>
          <w:lang w:val="en-GB"/>
        </w:rPr>
        <w:t xml:space="preserve"> After converting the pictures, the .jpg files remain in the training directory.</w:t>
      </w:r>
      <w:r w:rsidR="00C95759" w:rsidRPr="0020749A">
        <w:rPr>
          <w:lang w:val="en-GB"/>
        </w:rPr>
        <w:t xml:space="preserve"> These files </w:t>
      </w:r>
      <w:r w:rsidR="00984118" w:rsidRPr="0020749A">
        <w:rPr>
          <w:lang w:val="en-GB"/>
        </w:rPr>
        <w:t>are not</w:t>
      </w:r>
      <w:r w:rsidR="0048109B" w:rsidRPr="0020749A">
        <w:rPr>
          <w:lang w:val="en-GB"/>
        </w:rPr>
        <w:t xml:space="preserve"> </w:t>
      </w:r>
      <w:r w:rsidR="00C95759" w:rsidRPr="0020749A">
        <w:rPr>
          <w:lang w:val="en-GB"/>
        </w:rPr>
        <w:t>used anymore, s</w:t>
      </w:r>
      <w:r w:rsidR="0048109B" w:rsidRPr="0020749A">
        <w:rPr>
          <w:lang w:val="en-GB"/>
        </w:rPr>
        <w:t>o after this step all .jpgs are removed.</w:t>
      </w:r>
    </w:p>
    <w:p w14:paraId="07A93A1F" w14:textId="427240BF" w:rsidR="0048109B" w:rsidRPr="0020749A" w:rsidRDefault="0048109B" w:rsidP="0002508A">
      <w:pPr>
        <w:ind w:firstLine="709"/>
        <w:rPr>
          <w:lang w:val="en-GB"/>
        </w:rPr>
      </w:pPr>
      <w:r w:rsidRPr="0020749A">
        <w:rPr>
          <w:lang w:val="en-GB"/>
        </w:rPr>
        <w:t>After dividing the pictures between</w:t>
      </w:r>
      <w:r w:rsidR="00FC36A3" w:rsidRPr="0020749A">
        <w:rPr>
          <w:lang w:val="en-GB"/>
        </w:rPr>
        <w:t xml:space="preserve"> the directories</w:t>
      </w:r>
      <w:r w:rsidRPr="0020749A">
        <w:rPr>
          <w:lang w:val="en-GB"/>
        </w:rPr>
        <w:t xml:space="preserve"> Flower and Tuber, the separation goes further. First the Flower pi</w:t>
      </w:r>
      <w:r w:rsidR="00C95759" w:rsidRPr="0020749A">
        <w:rPr>
          <w:lang w:val="en-GB"/>
        </w:rPr>
        <w:t xml:space="preserve">ctures are divided between the different </w:t>
      </w:r>
      <w:r w:rsidR="00794D45" w:rsidRPr="0020749A">
        <w:rPr>
          <w:lang w:val="en-GB"/>
        </w:rPr>
        <w:t xml:space="preserve">slipper orchid </w:t>
      </w:r>
      <w:r w:rsidR="00FC36A3" w:rsidRPr="0020749A">
        <w:rPr>
          <w:lang w:val="en-GB"/>
        </w:rPr>
        <w:t xml:space="preserve">sections and </w:t>
      </w:r>
      <w:r w:rsidRPr="0020749A">
        <w:rPr>
          <w:lang w:val="en-GB"/>
        </w:rPr>
        <w:t xml:space="preserve">species. After this </w:t>
      </w:r>
      <w:r w:rsidR="009D4894" w:rsidRPr="0020749A">
        <w:rPr>
          <w:lang w:val="en-GB"/>
        </w:rPr>
        <w:t>division</w:t>
      </w:r>
      <w:r w:rsidRPr="0020749A">
        <w:rPr>
          <w:lang w:val="en-GB"/>
        </w:rPr>
        <w:t xml:space="preserve"> there are some directories with </w:t>
      </w:r>
      <w:r w:rsidR="00FC36A3" w:rsidRPr="0020749A">
        <w:rPr>
          <w:lang w:val="en-GB"/>
        </w:rPr>
        <w:t>the section names</w:t>
      </w:r>
      <w:r w:rsidRPr="0020749A">
        <w:rPr>
          <w:lang w:val="en-GB"/>
        </w:rPr>
        <w:t xml:space="preserve"> in</w:t>
      </w:r>
      <w:r w:rsidR="00FC36A3" w:rsidRPr="0020749A">
        <w:rPr>
          <w:lang w:val="en-GB"/>
        </w:rPr>
        <w:t>side the</w:t>
      </w:r>
      <w:r w:rsidRPr="0020749A">
        <w:rPr>
          <w:lang w:val="en-GB"/>
        </w:rPr>
        <w:t xml:space="preserve"> Flower</w:t>
      </w:r>
      <w:r w:rsidR="00FC36A3" w:rsidRPr="0020749A">
        <w:rPr>
          <w:lang w:val="en-GB"/>
        </w:rPr>
        <w:t xml:space="preserve"> directory</w:t>
      </w:r>
      <w:r w:rsidRPr="0020749A">
        <w:rPr>
          <w:lang w:val="en-GB"/>
        </w:rPr>
        <w:t xml:space="preserve">, and every </w:t>
      </w:r>
      <w:r w:rsidR="00FC36A3" w:rsidRPr="0020749A">
        <w:rPr>
          <w:lang w:val="en-GB"/>
        </w:rPr>
        <w:t>section</w:t>
      </w:r>
      <w:r w:rsidRPr="0020749A">
        <w:rPr>
          <w:lang w:val="en-GB"/>
        </w:rPr>
        <w:t xml:space="preserve"> directory contains </w:t>
      </w:r>
      <w:r w:rsidR="00794D45" w:rsidRPr="0020749A">
        <w:rPr>
          <w:lang w:val="en-GB"/>
        </w:rPr>
        <w:t xml:space="preserve">further </w:t>
      </w:r>
      <w:r w:rsidRPr="0020749A">
        <w:rPr>
          <w:lang w:val="en-GB"/>
        </w:rPr>
        <w:t>species directories. After dividing the Flower pictures</w:t>
      </w:r>
      <w:r w:rsidR="00794D45" w:rsidRPr="0020749A">
        <w:rPr>
          <w:lang w:val="en-GB"/>
        </w:rPr>
        <w:t>,</w:t>
      </w:r>
      <w:r w:rsidRPr="0020749A">
        <w:rPr>
          <w:lang w:val="en-GB"/>
        </w:rPr>
        <w:t xml:space="preserve"> the Tuber pictures are divide</w:t>
      </w:r>
      <w:r w:rsidR="00794D45" w:rsidRPr="0020749A">
        <w:rPr>
          <w:lang w:val="en-GB"/>
        </w:rPr>
        <w:t>d</w:t>
      </w:r>
      <w:r w:rsidRPr="0020749A">
        <w:rPr>
          <w:lang w:val="en-GB"/>
        </w:rPr>
        <w:t xml:space="preserve"> between shape and Look-a-Like or orchid. This step will produce six directories: LOblong, LSpur, LRound, Oblong, Spur and Round. All directories starting with </w:t>
      </w:r>
      <w:r w:rsidR="009D4894" w:rsidRPr="0020749A">
        <w:rPr>
          <w:lang w:val="en-GB"/>
        </w:rPr>
        <w:t>an</w:t>
      </w:r>
      <w:r w:rsidRPr="0020749A">
        <w:rPr>
          <w:lang w:val="en-GB"/>
        </w:rPr>
        <w:t xml:space="preserve"> “L” are for the Look-a-Like tubers.</w:t>
      </w:r>
    </w:p>
    <w:p w14:paraId="076959F4" w14:textId="79147A98" w:rsidR="00753F74" w:rsidRPr="0020749A" w:rsidRDefault="0048109B" w:rsidP="00050811">
      <w:pPr>
        <w:ind w:firstLine="708"/>
        <w:rPr>
          <w:lang w:val="en-GB"/>
        </w:rPr>
      </w:pPr>
      <w:commentRangeStart w:id="38"/>
      <w:r w:rsidRPr="0020749A">
        <w:rPr>
          <w:lang w:val="en-GB"/>
        </w:rPr>
        <w:t>The last step in the preparation process is splitting the pictures</w:t>
      </w:r>
      <w:r w:rsidR="00753F74" w:rsidRPr="0020749A">
        <w:rPr>
          <w:lang w:val="en-GB"/>
        </w:rPr>
        <w:t xml:space="preserve"> of the tubers</w:t>
      </w:r>
      <w:r w:rsidR="003A209C" w:rsidRPr="0020749A">
        <w:rPr>
          <w:lang w:val="en-GB"/>
        </w:rPr>
        <w:t>, using a Perl script developed by Rut</w:t>
      </w:r>
      <w:r w:rsidR="00984118" w:rsidRPr="0020749A">
        <w:rPr>
          <w:lang w:val="en-GB"/>
        </w:rPr>
        <w:t>g</w:t>
      </w:r>
      <w:r w:rsidR="003A209C" w:rsidRPr="0020749A">
        <w:rPr>
          <w:lang w:val="en-GB"/>
        </w:rPr>
        <w:t>er Vos</w:t>
      </w:r>
      <w:r w:rsidR="004B1368" w:rsidRPr="0020749A">
        <w:rPr>
          <w:lang w:val="en-GB"/>
        </w:rPr>
        <w:t>: splitter.pl</w:t>
      </w:r>
      <w:r w:rsidR="003A209C" w:rsidRPr="0020749A">
        <w:rPr>
          <w:lang w:val="en-GB"/>
        </w:rPr>
        <w:t xml:space="preserve"> (see appendix </w:t>
      </w:r>
      <w:r w:rsidR="000E07EC" w:rsidRPr="0020749A">
        <w:rPr>
          <w:lang w:val="en-GB"/>
        </w:rPr>
        <w:t>3.4.1</w:t>
      </w:r>
      <w:r w:rsidR="003A209C" w:rsidRPr="0020749A">
        <w:rPr>
          <w:lang w:val="en-GB"/>
        </w:rPr>
        <w:t>)</w:t>
      </w:r>
      <w:commentRangeEnd w:id="38"/>
      <w:r w:rsidR="00FC36A3" w:rsidRPr="0020749A">
        <w:rPr>
          <w:rStyle w:val="Verwijzingopmerking"/>
          <w:lang w:val="en-GB"/>
        </w:rPr>
        <w:commentReference w:id="38"/>
      </w:r>
      <w:r w:rsidRPr="0020749A">
        <w:rPr>
          <w:lang w:val="en-GB"/>
        </w:rPr>
        <w:t xml:space="preserve">. This </w:t>
      </w:r>
      <w:r w:rsidR="003A209C" w:rsidRPr="0020749A">
        <w:rPr>
          <w:lang w:val="en-GB"/>
        </w:rPr>
        <w:t>script</w:t>
      </w:r>
      <w:r w:rsidR="00E75427" w:rsidRPr="0020749A">
        <w:rPr>
          <w:lang w:val="en-GB"/>
        </w:rPr>
        <w:t xml:space="preserve"> used a Perl </w:t>
      </w:r>
      <w:r w:rsidR="00E75427" w:rsidRPr="0020749A">
        <w:rPr>
          <w:lang w:val="en-GB"/>
        </w:rPr>
        <w:lastRenderedPageBreak/>
        <w:t>package, named Image::Magick, to modify</w:t>
      </w:r>
      <w:r w:rsidR="003A209C" w:rsidRPr="0020749A">
        <w:rPr>
          <w:lang w:val="en-GB"/>
        </w:rPr>
        <w:t xml:space="preserve"> the picture so</w:t>
      </w:r>
      <w:r w:rsidRPr="0020749A">
        <w:rPr>
          <w:lang w:val="en-GB"/>
        </w:rPr>
        <w:t xml:space="preserve"> </w:t>
      </w:r>
      <w:r w:rsidR="0014447F" w:rsidRPr="0020749A">
        <w:rPr>
          <w:lang w:val="en-GB"/>
        </w:rPr>
        <w:t xml:space="preserve">that only the tuber is on the picture, with </w:t>
      </w:r>
      <w:r w:rsidR="00794D45" w:rsidRPr="0020749A">
        <w:rPr>
          <w:lang w:val="en-GB"/>
        </w:rPr>
        <w:t>a minimum</w:t>
      </w:r>
      <w:r w:rsidR="0014447F" w:rsidRPr="0020749A">
        <w:rPr>
          <w:lang w:val="en-GB"/>
        </w:rPr>
        <w:t xml:space="preserve"> background. </w:t>
      </w:r>
      <w:r w:rsidR="009D4894" w:rsidRPr="0020749A">
        <w:rPr>
          <w:lang w:val="en-GB"/>
        </w:rPr>
        <w:t>With an option of Image::Magick</w:t>
      </w:r>
      <w:r w:rsidR="00E75427" w:rsidRPr="0020749A">
        <w:rPr>
          <w:lang w:val="en-GB"/>
        </w:rPr>
        <w:t xml:space="preserve"> </w:t>
      </w:r>
      <w:r w:rsidR="009D4894" w:rsidRPr="0020749A">
        <w:rPr>
          <w:lang w:val="en-GB"/>
        </w:rPr>
        <w:t>the background is</w:t>
      </w:r>
      <w:r w:rsidR="0014447F" w:rsidRPr="0020749A">
        <w:rPr>
          <w:lang w:val="en-GB"/>
        </w:rPr>
        <w:t xml:space="preserve"> </w:t>
      </w:r>
      <w:r w:rsidR="00FC36A3" w:rsidRPr="0020749A">
        <w:rPr>
          <w:lang w:val="en-GB"/>
        </w:rPr>
        <w:t>modified</w:t>
      </w:r>
      <w:r w:rsidR="0014447F" w:rsidRPr="0020749A">
        <w:rPr>
          <w:lang w:val="en-GB"/>
        </w:rPr>
        <w:t xml:space="preserve"> to be completely white</w:t>
      </w:r>
      <w:r w:rsidR="002C02EE" w:rsidRPr="0020749A">
        <w:rPr>
          <w:lang w:val="en-GB"/>
        </w:rPr>
        <w:t xml:space="preserve"> </w:t>
      </w:r>
      <w:r w:rsidR="009D4894" w:rsidRPr="0020749A">
        <w:rPr>
          <w:lang w:val="en-GB"/>
        </w:rPr>
        <w:t xml:space="preserve">(see the square in appendix </w:t>
      </w:r>
      <w:r w:rsidR="000E07EC" w:rsidRPr="0020749A">
        <w:rPr>
          <w:lang w:val="en-GB"/>
        </w:rPr>
        <w:t>3.4.1</w:t>
      </w:r>
      <w:r w:rsidR="009D4894" w:rsidRPr="0020749A">
        <w:rPr>
          <w:lang w:val="en-GB"/>
        </w:rPr>
        <w:t>)</w:t>
      </w:r>
      <w:r w:rsidR="0014447F" w:rsidRPr="0020749A">
        <w:rPr>
          <w:lang w:val="en-GB"/>
        </w:rPr>
        <w:t>.</w:t>
      </w:r>
      <w:r w:rsidR="003A209C" w:rsidRPr="0020749A">
        <w:rPr>
          <w:lang w:val="en-GB"/>
        </w:rPr>
        <w:t xml:space="preserve"> Figure </w:t>
      </w:r>
      <w:r w:rsidR="0004332E" w:rsidRPr="0020749A">
        <w:rPr>
          <w:lang w:val="en-GB"/>
        </w:rPr>
        <w:t>8</w:t>
      </w:r>
      <w:r w:rsidR="003A209C" w:rsidRPr="0020749A">
        <w:rPr>
          <w:lang w:val="en-GB"/>
        </w:rPr>
        <w:t xml:space="preserve"> shows a picture before and after splitting</w:t>
      </w:r>
      <w:r w:rsidR="00197246" w:rsidRPr="0020749A">
        <w:rPr>
          <w:lang w:val="en-GB"/>
        </w:rPr>
        <w:t>.</w:t>
      </w:r>
      <w:r w:rsidR="00753F74" w:rsidRPr="0020749A">
        <w:rPr>
          <w:lang w:val="en-GB"/>
        </w:rPr>
        <w:t xml:space="preserve"> The pictures of the flowers are already split, so this step </w:t>
      </w:r>
      <w:r w:rsidR="000F5B2C" w:rsidRPr="0020749A">
        <w:rPr>
          <w:lang w:val="en-GB"/>
        </w:rPr>
        <w:t xml:space="preserve">was </w:t>
      </w:r>
      <w:r w:rsidR="00753F74" w:rsidRPr="0020749A">
        <w:rPr>
          <w:lang w:val="en-GB"/>
        </w:rPr>
        <w:t>not required for these pictures.</w:t>
      </w:r>
    </w:p>
    <w:p w14:paraId="5C342DCE" w14:textId="21ED9FD6" w:rsidR="00753F74" w:rsidRPr="0020749A" w:rsidRDefault="0002508A" w:rsidP="000F5B2C">
      <w:pPr>
        <w:pStyle w:val="Kop2"/>
        <w:rPr>
          <w:lang w:val="en-GB"/>
        </w:rPr>
      </w:pPr>
      <w:bookmarkStart w:id="39" w:name="_Toc260580243"/>
      <w:r w:rsidRPr="0020749A">
        <w:rPr>
          <w:lang w:val="en-GB"/>
        </w:rPr>
        <w:t>Create</w:t>
      </w:r>
      <w:r w:rsidR="00753F74" w:rsidRPr="0020749A">
        <w:rPr>
          <w:lang w:val="en-GB"/>
        </w:rPr>
        <w:t xml:space="preserve"> training data</w:t>
      </w:r>
      <w:bookmarkEnd w:id="39"/>
    </w:p>
    <w:p w14:paraId="16223329" w14:textId="42C7E2BF" w:rsidR="0002508A" w:rsidRPr="0020749A" w:rsidRDefault="00753F74" w:rsidP="000F5B2C">
      <w:pPr>
        <w:rPr>
          <w:lang w:val="en-GB"/>
        </w:rPr>
      </w:pPr>
      <w:r w:rsidRPr="0020749A">
        <w:rPr>
          <w:lang w:val="en-GB"/>
        </w:rPr>
        <w:t>When the preparation script</w:t>
      </w:r>
      <w:r w:rsidR="00FC36A3" w:rsidRPr="0020749A">
        <w:rPr>
          <w:lang w:val="en-GB"/>
        </w:rPr>
        <w:t xml:space="preserve"> is finished</w:t>
      </w:r>
      <w:r w:rsidRPr="0020749A">
        <w:rPr>
          <w:lang w:val="en-GB"/>
        </w:rPr>
        <w:t xml:space="preserve"> the training data can be generated. To do this</w:t>
      </w:r>
      <w:r w:rsidR="000F5B2C" w:rsidRPr="0020749A">
        <w:rPr>
          <w:lang w:val="en-GB"/>
        </w:rPr>
        <w:t>,</w:t>
      </w:r>
      <w:r w:rsidRPr="0020749A">
        <w:rPr>
          <w:lang w:val="en-GB"/>
        </w:rPr>
        <w:t xml:space="preserve"> a bash script, create_traindata.</w:t>
      </w:r>
      <w:r w:rsidR="0004332E" w:rsidRPr="0020749A">
        <w:rPr>
          <w:lang w:val="en-GB"/>
        </w:rPr>
        <w:t>sh, is developed (see appendix 3.1.3</w:t>
      </w:r>
      <w:r w:rsidR="00FC36A3" w:rsidRPr="0020749A">
        <w:rPr>
          <w:lang w:val="en-GB"/>
        </w:rPr>
        <w:t>, and the second script in figure 3</w:t>
      </w:r>
      <w:r w:rsidRPr="0020749A">
        <w:rPr>
          <w:lang w:val="en-GB"/>
        </w:rPr>
        <w:t xml:space="preserve">). </w:t>
      </w:r>
      <w:r w:rsidR="00FC36A3" w:rsidRPr="0020749A">
        <w:rPr>
          <w:lang w:val="en-GB"/>
        </w:rPr>
        <w:t>T</w:t>
      </w:r>
      <w:r w:rsidRPr="0020749A">
        <w:rPr>
          <w:lang w:val="en-GB"/>
        </w:rPr>
        <w:t xml:space="preserve">his script runs two different Perl scripts developed by Rutger Vos. One </w:t>
      </w:r>
      <w:r w:rsidR="00415CA5" w:rsidRPr="0020749A">
        <w:rPr>
          <w:lang w:val="en-GB"/>
        </w:rPr>
        <w:t xml:space="preserve">of these </w:t>
      </w:r>
      <w:r w:rsidR="0002508A" w:rsidRPr="0020749A">
        <w:rPr>
          <w:lang w:val="en-GB"/>
        </w:rPr>
        <w:t>script</w:t>
      </w:r>
      <w:r w:rsidR="00415CA5" w:rsidRPr="0020749A">
        <w:rPr>
          <w:lang w:val="en-GB"/>
        </w:rPr>
        <w:t>s is</w:t>
      </w:r>
      <w:r w:rsidR="0002508A" w:rsidRPr="0020749A">
        <w:rPr>
          <w:lang w:val="en-GB"/>
        </w:rPr>
        <w:t xml:space="preserve"> </w:t>
      </w:r>
      <w:r w:rsidRPr="0020749A">
        <w:rPr>
          <w:lang w:val="en-GB"/>
        </w:rPr>
        <w:t xml:space="preserve">for the tubers and </w:t>
      </w:r>
      <w:r w:rsidR="00AA592A" w:rsidRPr="0020749A">
        <w:rPr>
          <w:lang w:val="en-GB"/>
        </w:rPr>
        <w:t>the other</w:t>
      </w:r>
      <w:r w:rsidR="0004332E" w:rsidRPr="0020749A">
        <w:rPr>
          <w:lang w:val="en-GB"/>
        </w:rPr>
        <w:t xml:space="preserve"> for the flowers (see appendices 3.4.2 and 3.4.3</w:t>
      </w:r>
      <w:r w:rsidRPr="0020749A">
        <w:rPr>
          <w:lang w:val="en-GB"/>
        </w:rPr>
        <w:t>). The only difference</w:t>
      </w:r>
      <w:r w:rsidR="0002508A" w:rsidRPr="0020749A">
        <w:rPr>
          <w:lang w:val="en-GB"/>
        </w:rPr>
        <w:t xml:space="preserve"> between these two scripts</w:t>
      </w:r>
      <w:r w:rsidRPr="0020749A">
        <w:rPr>
          <w:lang w:val="en-GB"/>
        </w:rPr>
        <w:t xml:space="preserve"> is the accepted input file</w:t>
      </w:r>
      <w:r w:rsidR="00FC36A3" w:rsidRPr="0020749A">
        <w:rPr>
          <w:lang w:val="en-GB"/>
        </w:rPr>
        <w:t>s. The script for the tubers only accept files with a name in the format &lt;number&gt;,&lt;number&gt;.png</w:t>
      </w:r>
      <w:r w:rsidR="00895FCC" w:rsidRPr="0020749A">
        <w:rPr>
          <w:lang w:val="en-GB"/>
        </w:rPr>
        <w:t>, while the other script accepts files with a name that contains at leas</w:t>
      </w:r>
      <w:ins w:id="40" w:author="Mirna" w:date="2014-05-02T11:04:00Z">
        <w:r w:rsidR="00471668">
          <w:rPr>
            <w:lang w:val="en-GB"/>
          </w:rPr>
          <w:t>t</w:t>
        </w:r>
      </w:ins>
      <w:r w:rsidR="00895FCC" w:rsidRPr="0020749A">
        <w:rPr>
          <w:lang w:val="en-GB"/>
        </w:rPr>
        <w:t xml:space="preserve"> one number.</w:t>
      </w:r>
      <w:ins w:id="41" w:author="Mirna" w:date="2014-05-02T11:04:00Z">
        <w:r w:rsidR="00471668">
          <w:rPr>
            <w:lang w:val="en-GB"/>
          </w:rPr>
          <w:t xml:space="preserve"> </w:t>
        </w:r>
      </w:ins>
      <w:r w:rsidR="00FC36A3" w:rsidRPr="0020749A">
        <w:rPr>
          <w:lang w:val="en-GB"/>
        </w:rPr>
        <w:t>T</w:t>
      </w:r>
      <w:r w:rsidR="0002508A" w:rsidRPr="0020749A">
        <w:rPr>
          <w:lang w:val="en-GB"/>
        </w:rPr>
        <w:t>hese scripts create tsv (tab separated value) files for every directory. So after running create_traindata.sh there is a tsv file for every species of the flower pictures and a tsv file for every shape of the tuber.</w:t>
      </w:r>
    </w:p>
    <w:p w14:paraId="343D1D9D" w14:textId="4EEF5895" w:rsidR="00E36B0D" w:rsidRPr="0020749A" w:rsidRDefault="0002508A" w:rsidP="00895FCC">
      <w:pPr>
        <w:ind w:firstLine="709"/>
        <w:rPr>
          <w:lang w:val="en-GB"/>
        </w:rPr>
      </w:pPr>
      <w:r w:rsidRPr="0020749A">
        <w:rPr>
          <w:lang w:val="en-GB"/>
        </w:rPr>
        <w:t>The tsv files of the tuber can be used for training the neural network. The tsv files of the flowers need to be modified before using them for training the neural network. To automate this modification process a bash script is devel</w:t>
      </w:r>
      <w:r w:rsidR="00895FCC" w:rsidRPr="0020749A">
        <w:rPr>
          <w:lang w:val="en-GB"/>
        </w:rPr>
        <w:t>oped that will run two</w:t>
      </w:r>
      <w:r w:rsidR="0004332E" w:rsidRPr="0020749A">
        <w:rPr>
          <w:lang w:val="en-GB"/>
        </w:rPr>
        <w:t xml:space="preserve"> python scripts (see appendix 3.1.2</w:t>
      </w:r>
      <w:r w:rsidR="00895FCC" w:rsidRPr="0020749A">
        <w:rPr>
          <w:lang w:val="en-GB"/>
        </w:rPr>
        <w:t>, the second script in figure 3</w:t>
      </w:r>
      <w:r w:rsidR="0004332E" w:rsidRPr="0020749A">
        <w:rPr>
          <w:lang w:val="en-GB"/>
        </w:rPr>
        <w:t xml:space="preserve"> and appendices </w:t>
      </w:r>
      <w:r w:rsidR="0004332E" w:rsidRPr="0020749A">
        <w:rPr>
          <w:highlight w:val="green"/>
          <w:lang w:val="en-GB"/>
        </w:rPr>
        <w:t>3.5.3-3.5.5</w:t>
      </w:r>
      <w:r w:rsidR="00895FCC" w:rsidRPr="0020749A">
        <w:rPr>
          <w:lang w:val="en-GB"/>
        </w:rPr>
        <w:t xml:space="preserve">). The first python script creates tsv files per section by combining the tsv files in that specific section. When all sections have a tsv file the second python script will be running. This script create extra columns, one column per section. </w:t>
      </w:r>
      <w:r w:rsidRPr="0020749A">
        <w:rPr>
          <w:lang w:val="en-GB"/>
        </w:rPr>
        <w:t xml:space="preserve">After creating the columns they </w:t>
      </w:r>
      <w:r w:rsidR="00E36B0D" w:rsidRPr="0020749A">
        <w:rPr>
          <w:lang w:val="en-GB"/>
        </w:rPr>
        <w:t>will be filled in. The guideline for</w:t>
      </w:r>
      <w:r w:rsidR="00895FCC" w:rsidRPr="0020749A">
        <w:rPr>
          <w:lang w:val="en-GB"/>
        </w:rPr>
        <w:t xml:space="preserve"> this step is: the first section</w:t>
      </w:r>
      <w:r w:rsidR="00E36B0D" w:rsidRPr="0020749A">
        <w:rPr>
          <w:lang w:val="en-GB"/>
        </w:rPr>
        <w:t xml:space="preserve"> ge</w:t>
      </w:r>
      <w:r w:rsidR="00895FCC" w:rsidRPr="0020749A">
        <w:rPr>
          <w:lang w:val="en-GB"/>
        </w:rPr>
        <w:t>ts 1’s in the first column and -1</w:t>
      </w:r>
      <w:r w:rsidR="00E36B0D" w:rsidRPr="0020749A">
        <w:rPr>
          <w:lang w:val="en-GB"/>
        </w:rPr>
        <w:t>’s in all other columns. The second s</w:t>
      </w:r>
      <w:r w:rsidR="00895FCC" w:rsidRPr="0020749A">
        <w:rPr>
          <w:lang w:val="en-GB"/>
        </w:rPr>
        <w:t xml:space="preserve">ection </w:t>
      </w:r>
      <w:r w:rsidR="00E36B0D" w:rsidRPr="0020749A">
        <w:rPr>
          <w:lang w:val="en-GB"/>
        </w:rPr>
        <w:t>ge</w:t>
      </w:r>
      <w:r w:rsidR="00895FCC" w:rsidRPr="0020749A">
        <w:rPr>
          <w:lang w:val="en-GB"/>
        </w:rPr>
        <w:t>ts 1’ in the second column and -1</w:t>
      </w:r>
      <w:r w:rsidR="00E36B0D" w:rsidRPr="0020749A">
        <w:rPr>
          <w:lang w:val="en-GB"/>
        </w:rPr>
        <w:t>’ in all other columns etc.</w:t>
      </w:r>
      <w:r w:rsidR="00895FCC" w:rsidRPr="0020749A">
        <w:rPr>
          <w:lang w:val="en-GB"/>
        </w:rPr>
        <w:t xml:space="preserve"> After this step the data can be used to train the neural networks.</w:t>
      </w:r>
    </w:p>
    <w:p w14:paraId="640AAA03" w14:textId="77777777" w:rsidR="00415CA5" w:rsidRPr="0020749A" w:rsidRDefault="00415CA5" w:rsidP="000F5B2C">
      <w:pPr>
        <w:pStyle w:val="Kop2"/>
        <w:rPr>
          <w:lang w:val="en-GB"/>
        </w:rPr>
      </w:pPr>
      <w:bookmarkStart w:id="42" w:name="_Toc260580244"/>
      <w:r w:rsidRPr="0020749A">
        <w:rPr>
          <w:lang w:val="en-GB"/>
        </w:rPr>
        <w:t>Neural networks</w:t>
      </w:r>
      <w:bookmarkEnd w:id="42"/>
    </w:p>
    <w:p w14:paraId="64C887E4" w14:textId="77777777" w:rsidR="000C4125" w:rsidRPr="0020749A" w:rsidRDefault="00415CA5" w:rsidP="000F5B2C">
      <w:pPr>
        <w:rPr>
          <w:lang w:val="en-GB"/>
        </w:rPr>
      </w:pPr>
      <w:r w:rsidRPr="0020749A">
        <w:rPr>
          <w:lang w:val="en-GB"/>
        </w:rPr>
        <w:t xml:space="preserve">After completing all these preparation steps a </w:t>
      </w:r>
      <w:commentRangeStart w:id="43"/>
      <w:r w:rsidRPr="0020749A">
        <w:rPr>
          <w:lang w:val="en-GB"/>
        </w:rPr>
        <w:t>neural ne</w:t>
      </w:r>
      <w:r w:rsidR="00895FCC" w:rsidRPr="0020749A">
        <w:rPr>
          <w:lang w:val="en-GB"/>
        </w:rPr>
        <w:t xml:space="preserve">twork </w:t>
      </w:r>
      <w:commentRangeEnd w:id="43"/>
      <w:r w:rsidR="00C7359C">
        <w:rPr>
          <w:rStyle w:val="Verwijzingopmerking"/>
        </w:rPr>
        <w:commentReference w:id="43"/>
      </w:r>
      <w:r w:rsidR="00895FCC" w:rsidRPr="0020749A">
        <w:rPr>
          <w:lang w:val="en-GB"/>
        </w:rPr>
        <w:t>can be</w:t>
      </w:r>
      <w:r w:rsidRPr="0020749A">
        <w:rPr>
          <w:lang w:val="en-GB"/>
        </w:rPr>
        <w:t xml:space="preserve"> trained. To train the network a Perl script, trainai.pl, is used (see appendix 3.4.4). There are </w:t>
      </w:r>
      <w:r w:rsidR="000C4125" w:rsidRPr="0020749A">
        <w:rPr>
          <w:lang w:val="en-GB"/>
        </w:rPr>
        <w:t>14 neural networks created for identifying flowers. Seven for the first test run and seven for the second test run. The Desired Error is lowered ten times per network. This means that the first network has a Desired Error of 0,0001, the second network has a Desired Error of 0,00001 and so on.</w:t>
      </w:r>
    </w:p>
    <w:p w14:paraId="6F55831C" w14:textId="77777777" w:rsidR="000C4125" w:rsidRPr="0020749A" w:rsidRDefault="000C4125" w:rsidP="000F5B2C">
      <w:pPr>
        <w:rPr>
          <w:lang w:val="en-GB"/>
        </w:rPr>
      </w:pPr>
      <w:r w:rsidRPr="0020749A">
        <w:rPr>
          <w:lang w:val="en-GB"/>
        </w:rPr>
        <w:t xml:space="preserve">The networks can be found on: </w:t>
      </w:r>
      <w:hyperlink r:id="rId17" w:history="1">
        <w:r w:rsidRPr="0020749A">
          <w:rPr>
            <w:rStyle w:val="Hyperlink"/>
            <w:lang w:val="en-GB"/>
          </w:rPr>
          <w:t>https://github.com/naturalis/img-classify/tree/master/webapp/ann</w:t>
        </w:r>
      </w:hyperlink>
      <w:r w:rsidRPr="0020749A">
        <w:rPr>
          <w:lang w:val="en-GB"/>
        </w:rPr>
        <w:t xml:space="preserve"> </w:t>
      </w:r>
    </w:p>
    <w:p w14:paraId="02275C5B" w14:textId="648FFE88" w:rsidR="0069039C" w:rsidRPr="0020749A" w:rsidRDefault="000C4125" w:rsidP="000F5B2C">
      <w:pPr>
        <w:rPr>
          <w:lang w:val="en-GB"/>
        </w:rPr>
      </w:pPr>
      <w:r w:rsidRPr="0020749A">
        <w:rPr>
          <w:lang w:val="en-GB"/>
        </w:rPr>
        <w:t>All</w:t>
      </w:r>
      <w:del w:id="44" w:author="Mirna" w:date="2014-05-02T11:05:00Z">
        <w:r w:rsidRPr="0020749A" w:rsidDel="00471668">
          <w:rPr>
            <w:lang w:val="en-GB"/>
          </w:rPr>
          <w:delText xml:space="preserve"> ann’s</w:delText>
        </w:r>
      </w:del>
      <w:ins w:id="45" w:author="Mirna" w:date="2014-05-02T11:05:00Z">
        <w:r w:rsidR="00471668">
          <w:rPr>
            <w:lang w:val="en-GB"/>
          </w:rPr>
          <w:t>ANNs</w:t>
        </w:r>
      </w:ins>
      <w:r w:rsidRPr="0020749A">
        <w:rPr>
          <w:lang w:val="en-GB"/>
        </w:rPr>
        <w:t xml:space="preserve"> with a name ending with a </w:t>
      </w:r>
      <w:ins w:id="46" w:author="Mirna" w:date="2014-05-02T11:05:00Z">
        <w:r w:rsidR="00471668">
          <w:rPr>
            <w:lang w:val="en-GB"/>
          </w:rPr>
          <w:t>‘</w:t>
        </w:r>
      </w:ins>
      <w:r w:rsidRPr="0020749A">
        <w:rPr>
          <w:lang w:val="en-GB"/>
        </w:rPr>
        <w:t>4</w:t>
      </w:r>
      <w:ins w:id="47" w:author="Mirna" w:date="2014-05-02T11:05:00Z">
        <w:r w:rsidR="00471668">
          <w:rPr>
            <w:lang w:val="en-GB"/>
          </w:rPr>
          <w:t>’</w:t>
        </w:r>
      </w:ins>
      <w:r w:rsidRPr="0020749A">
        <w:rPr>
          <w:lang w:val="en-GB"/>
        </w:rPr>
        <w:t xml:space="preserve"> </w:t>
      </w:r>
      <w:del w:id="48" w:author="Mirna" w:date="2014-05-02T11:05:00Z">
        <w:r w:rsidRPr="0020749A" w:rsidDel="00471668">
          <w:rPr>
            <w:lang w:val="en-GB"/>
          </w:rPr>
          <w:delText xml:space="preserve">are </w:delText>
        </w:r>
      </w:del>
      <w:ins w:id="49" w:author="Mirna" w:date="2014-05-02T11:05:00Z">
        <w:r w:rsidR="00471668">
          <w:rPr>
            <w:lang w:val="en-GB"/>
          </w:rPr>
          <w:t>were</w:t>
        </w:r>
        <w:r w:rsidR="00471668" w:rsidRPr="0020749A">
          <w:rPr>
            <w:lang w:val="en-GB"/>
          </w:rPr>
          <w:t xml:space="preserve"> </w:t>
        </w:r>
      </w:ins>
      <w:r w:rsidRPr="0020749A">
        <w:rPr>
          <w:lang w:val="en-GB"/>
        </w:rPr>
        <w:t xml:space="preserve">used for the first test run and all ann’s with a </w:t>
      </w:r>
      <w:ins w:id="50" w:author="Mirna" w:date="2014-05-02T11:06:00Z">
        <w:r w:rsidR="00471668">
          <w:rPr>
            <w:lang w:val="en-GB"/>
          </w:rPr>
          <w:t>‘</w:t>
        </w:r>
      </w:ins>
      <w:del w:id="51" w:author="Mirna" w:date="2014-05-02T11:06:00Z">
        <w:r w:rsidRPr="0020749A" w:rsidDel="00471668">
          <w:rPr>
            <w:lang w:val="en-GB"/>
          </w:rPr>
          <w:delText xml:space="preserve">5 </w:delText>
        </w:r>
      </w:del>
      <w:ins w:id="52" w:author="Mirna" w:date="2014-05-02T11:06:00Z">
        <w:r w:rsidR="00471668" w:rsidRPr="0020749A">
          <w:rPr>
            <w:lang w:val="en-GB"/>
          </w:rPr>
          <w:t>5</w:t>
        </w:r>
        <w:r w:rsidR="00471668">
          <w:rPr>
            <w:lang w:val="en-GB"/>
          </w:rPr>
          <w:t xml:space="preserve">’ </w:t>
        </w:r>
      </w:ins>
      <w:r w:rsidRPr="0020749A">
        <w:rPr>
          <w:lang w:val="en-GB"/>
        </w:rPr>
        <w:t>ar</w:t>
      </w:r>
      <w:r w:rsidR="005C0CFF" w:rsidRPr="0020749A">
        <w:rPr>
          <w:lang w:val="en-GB"/>
        </w:rPr>
        <w:t>e used for the second test run.</w:t>
      </w:r>
      <w:r w:rsidR="0069039C" w:rsidRPr="0020749A">
        <w:rPr>
          <w:lang w:val="en-GB"/>
        </w:rPr>
        <w:br w:type="page"/>
      </w:r>
    </w:p>
    <w:p w14:paraId="3B0EBF2A" w14:textId="3E431554" w:rsidR="0069039C" w:rsidRDefault="0069039C" w:rsidP="0069039C">
      <w:pPr>
        <w:pStyle w:val="Kop1"/>
        <w:rPr>
          <w:ins w:id="53" w:author="Mirna" w:date="2014-05-02T11:10:00Z"/>
          <w:lang w:val="en-GB"/>
        </w:rPr>
      </w:pPr>
      <w:bookmarkStart w:id="54" w:name="_Toc260580245"/>
      <w:r w:rsidRPr="0020749A">
        <w:rPr>
          <w:lang w:val="en-GB"/>
        </w:rPr>
        <w:lastRenderedPageBreak/>
        <w:t>Discussion</w:t>
      </w:r>
      <w:bookmarkEnd w:id="54"/>
    </w:p>
    <w:p w14:paraId="00540629" w14:textId="327D01F3" w:rsidR="00471668" w:rsidRPr="00471668" w:rsidRDefault="00471668" w:rsidP="00471668">
      <w:pPr>
        <w:rPr>
          <w:b/>
          <w:lang w:val="en-GB"/>
          <w:rPrChange w:id="55" w:author="Mirna" w:date="2014-05-02T11:10:00Z">
            <w:rPr>
              <w:lang w:val="en-GB"/>
            </w:rPr>
          </w:rPrChange>
        </w:rPr>
        <w:pPrChange w:id="56" w:author="Mirna" w:date="2014-05-02T11:10:00Z">
          <w:pPr>
            <w:pStyle w:val="Kop1"/>
          </w:pPr>
        </w:pPrChange>
      </w:pPr>
      <w:ins w:id="57" w:author="Mirna" w:date="2014-05-02T11:10:00Z">
        <w:r>
          <w:rPr>
            <w:b/>
            <w:lang w:val="en-GB"/>
          </w:rPr>
          <w:t>Tubers</w:t>
        </w:r>
      </w:ins>
    </w:p>
    <w:p w14:paraId="3FC87944" w14:textId="690783D8" w:rsidR="0069039C" w:rsidRPr="0020749A" w:rsidRDefault="009D4894" w:rsidP="0069039C">
      <w:pPr>
        <w:rPr>
          <w:lang w:val="en-GB"/>
        </w:rPr>
      </w:pPr>
      <w:r w:rsidRPr="0020749A">
        <w:rPr>
          <w:lang w:val="en-GB"/>
        </w:rPr>
        <w:t xml:space="preserve">Because it is hard to extract DNA from </w:t>
      </w:r>
      <w:r w:rsidR="005647FB" w:rsidRPr="0020749A">
        <w:rPr>
          <w:lang w:val="en-GB"/>
        </w:rPr>
        <w:t xml:space="preserve">a </w:t>
      </w:r>
      <w:r w:rsidRPr="0020749A">
        <w:rPr>
          <w:lang w:val="en-GB"/>
        </w:rPr>
        <w:t>dried tuber, m</w:t>
      </w:r>
      <w:r w:rsidR="0069039C" w:rsidRPr="0020749A">
        <w:rPr>
          <w:lang w:val="en-GB"/>
        </w:rPr>
        <w:t>ost of the tubers of</w:t>
      </w:r>
      <w:r w:rsidR="005647FB" w:rsidRPr="0020749A">
        <w:rPr>
          <w:lang w:val="en-GB"/>
        </w:rPr>
        <w:t xml:space="preserve"> confiscated</w:t>
      </w:r>
      <w:r w:rsidR="0069039C" w:rsidRPr="0020749A">
        <w:rPr>
          <w:lang w:val="en-GB"/>
        </w:rPr>
        <w:t xml:space="preserve"> orchids </w:t>
      </w:r>
      <w:r w:rsidR="005647FB" w:rsidRPr="0020749A">
        <w:rPr>
          <w:lang w:val="en-GB"/>
        </w:rPr>
        <w:t>could not yet be</w:t>
      </w:r>
      <w:r w:rsidR="0069039C" w:rsidRPr="0020749A">
        <w:rPr>
          <w:lang w:val="en-GB"/>
        </w:rPr>
        <w:t xml:space="preserve"> identified</w:t>
      </w:r>
      <w:r w:rsidR="002C02EE" w:rsidRPr="0020749A">
        <w:rPr>
          <w:lang w:val="en-GB"/>
        </w:rPr>
        <w:t xml:space="preserve"> to </w:t>
      </w:r>
      <w:r w:rsidR="005647FB" w:rsidRPr="0020749A">
        <w:rPr>
          <w:lang w:val="en-GB"/>
        </w:rPr>
        <w:t>species level</w:t>
      </w:r>
      <w:r w:rsidR="0069039C" w:rsidRPr="0020749A">
        <w:rPr>
          <w:lang w:val="en-GB"/>
        </w:rPr>
        <w:t xml:space="preserve">. </w:t>
      </w:r>
      <w:r w:rsidR="00197246" w:rsidRPr="0020749A">
        <w:rPr>
          <w:lang w:val="en-GB"/>
        </w:rPr>
        <w:t>D</w:t>
      </w:r>
      <w:r w:rsidR="0069039C" w:rsidRPr="0020749A">
        <w:rPr>
          <w:lang w:val="en-GB"/>
        </w:rPr>
        <w:t>uring this project they c</w:t>
      </w:r>
      <w:r w:rsidR="002C02EE" w:rsidRPr="0020749A">
        <w:rPr>
          <w:lang w:val="en-GB"/>
        </w:rPr>
        <w:t>ould therefore only</w:t>
      </w:r>
      <w:r w:rsidR="0069039C" w:rsidRPr="0020749A">
        <w:rPr>
          <w:lang w:val="en-GB"/>
        </w:rPr>
        <w:t xml:space="preserve"> be used to </w:t>
      </w:r>
      <w:commentRangeStart w:id="58"/>
      <w:r w:rsidR="0069039C" w:rsidRPr="0020749A">
        <w:rPr>
          <w:lang w:val="en-GB"/>
        </w:rPr>
        <w:t xml:space="preserve">train the neural network </w:t>
      </w:r>
      <w:commentRangeEnd w:id="58"/>
      <w:r w:rsidR="00471668">
        <w:rPr>
          <w:rStyle w:val="Verwijzingopmerking"/>
        </w:rPr>
        <w:commentReference w:id="58"/>
      </w:r>
      <w:r w:rsidR="0069039C" w:rsidRPr="0020749A">
        <w:rPr>
          <w:lang w:val="en-GB"/>
        </w:rPr>
        <w:t>to see differences between orchid tubers and Look-a-Like tubers</w:t>
      </w:r>
      <w:r w:rsidR="002C02EE" w:rsidRPr="0020749A">
        <w:rPr>
          <w:lang w:val="en-GB"/>
        </w:rPr>
        <w:t xml:space="preserve"> up to the generic level</w:t>
      </w:r>
      <w:r w:rsidR="0069039C" w:rsidRPr="0020749A">
        <w:rPr>
          <w:lang w:val="en-GB"/>
        </w:rPr>
        <w:t>. When more of the tubers are identified correctly</w:t>
      </w:r>
      <w:r w:rsidR="00197246" w:rsidRPr="0020749A">
        <w:rPr>
          <w:lang w:val="en-GB"/>
        </w:rPr>
        <w:t>,</w:t>
      </w:r>
      <w:r w:rsidR="0069039C" w:rsidRPr="0020749A">
        <w:rPr>
          <w:lang w:val="en-GB"/>
        </w:rPr>
        <w:t xml:space="preserve"> it </w:t>
      </w:r>
      <w:r w:rsidR="002C02EE" w:rsidRPr="0020749A">
        <w:rPr>
          <w:lang w:val="en-GB"/>
        </w:rPr>
        <w:t xml:space="preserve">will be </w:t>
      </w:r>
      <w:r w:rsidR="0069039C" w:rsidRPr="0020749A">
        <w:rPr>
          <w:lang w:val="en-GB"/>
        </w:rPr>
        <w:t xml:space="preserve">possible to use the pictures to </w:t>
      </w:r>
      <w:r w:rsidR="002C02EE" w:rsidRPr="0020749A">
        <w:rPr>
          <w:lang w:val="en-GB"/>
        </w:rPr>
        <w:t xml:space="preserve">further </w:t>
      </w:r>
      <w:r w:rsidR="0069039C" w:rsidRPr="0020749A">
        <w:rPr>
          <w:lang w:val="en-GB"/>
        </w:rPr>
        <w:t xml:space="preserve">train the neural network to </w:t>
      </w:r>
      <w:r w:rsidR="002C02EE" w:rsidRPr="0020749A">
        <w:rPr>
          <w:lang w:val="en-GB"/>
        </w:rPr>
        <w:t>identify them to species level</w:t>
      </w:r>
      <w:r w:rsidR="0069039C" w:rsidRPr="0020749A">
        <w:rPr>
          <w:lang w:val="en-GB"/>
        </w:rPr>
        <w:t>.</w:t>
      </w:r>
    </w:p>
    <w:p w14:paraId="09894905" w14:textId="2CBE166C" w:rsidR="0020749A" w:rsidRDefault="005C0CFF" w:rsidP="00BD3420">
      <w:pPr>
        <w:ind w:firstLine="709"/>
        <w:rPr>
          <w:ins w:id="59" w:author="Mirna" w:date="2014-05-02T11:08:00Z"/>
          <w:lang w:val="en-GB"/>
        </w:rPr>
      </w:pPr>
      <w:commentRangeStart w:id="60"/>
      <w:r w:rsidRPr="0020749A">
        <w:rPr>
          <w:lang w:val="en-GB"/>
        </w:rPr>
        <w:t>During this</w:t>
      </w:r>
      <w:r w:rsidR="00357BB7" w:rsidRPr="0020749A">
        <w:rPr>
          <w:lang w:val="en-GB"/>
        </w:rPr>
        <w:t xml:space="preserve"> internship</w:t>
      </w:r>
      <w:r w:rsidR="00900859" w:rsidRPr="0020749A">
        <w:rPr>
          <w:lang w:val="en-GB"/>
        </w:rPr>
        <w:t xml:space="preserve"> scripts of Rutger Vos </w:t>
      </w:r>
      <w:del w:id="61" w:author="Mirna" w:date="2014-05-02T11:07:00Z">
        <w:r w:rsidR="00900859" w:rsidRPr="0020749A" w:rsidDel="00471668">
          <w:rPr>
            <w:lang w:val="en-GB"/>
          </w:rPr>
          <w:delText xml:space="preserve">are </w:delText>
        </w:r>
      </w:del>
      <w:ins w:id="62" w:author="Mirna" w:date="2014-05-02T11:07:00Z">
        <w:r w:rsidR="00471668">
          <w:rPr>
            <w:lang w:val="en-GB"/>
          </w:rPr>
          <w:t>were</w:t>
        </w:r>
        <w:r w:rsidR="00471668" w:rsidRPr="0020749A">
          <w:rPr>
            <w:lang w:val="en-GB"/>
          </w:rPr>
          <w:t xml:space="preserve"> </w:t>
        </w:r>
      </w:ins>
      <w:r w:rsidR="00900859" w:rsidRPr="0020749A">
        <w:rPr>
          <w:lang w:val="en-GB"/>
        </w:rPr>
        <w:t xml:space="preserve">used to create the training data and to train the neural networks. On </w:t>
      </w:r>
      <w:commentRangeStart w:id="63"/>
      <w:r w:rsidR="00900859" w:rsidRPr="0020749A">
        <w:rPr>
          <w:lang w:val="en-GB"/>
        </w:rPr>
        <w:t xml:space="preserve">6 February 2014 </w:t>
      </w:r>
      <w:commentRangeEnd w:id="63"/>
      <w:r w:rsidR="00471668">
        <w:rPr>
          <w:rStyle w:val="Verwijzingopmerking"/>
        </w:rPr>
        <w:commentReference w:id="63"/>
      </w:r>
      <w:r w:rsidR="00900859" w:rsidRPr="0020749A">
        <w:rPr>
          <w:lang w:val="en-GB"/>
        </w:rPr>
        <w:t xml:space="preserve">Serrano </w:t>
      </w:r>
      <w:r w:rsidR="005A2F7A" w:rsidRPr="0020749A">
        <w:rPr>
          <w:lang w:val="en-GB"/>
        </w:rPr>
        <w:t>P</w:t>
      </w:r>
      <w:r w:rsidRPr="0020749A">
        <w:rPr>
          <w:lang w:val="en-GB"/>
        </w:rPr>
        <w:t>ereira started as bioinformatisian</w:t>
      </w:r>
      <w:r w:rsidR="005A2F7A" w:rsidRPr="0020749A">
        <w:rPr>
          <w:lang w:val="en-GB"/>
        </w:rPr>
        <w:t xml:space="preserve"> at Naturalis Biodiversity Center. He works on the same project and will develop new</w:t>
      </w:r>
      <w:r w:rsidRPr="0020749A">
        <w:rPr>
          <w:lang w:val="en-GB"/>
        </w:rPr>
        <w:t xml:space="preserve"> scripts to create the train</w:t>
      </w:r>
      <w:r w:rsidR="005A2F7A" w:rsidRPr="0020749A">
        <w:rPr>
          <w:lang w:val="en-GB"/>
        </w:rPr>
        <w:t xml:space="preserve"> data and train the neural networks. When these scripts are finished </w:t>
      </w:r>
      <w:r w:rsidRPr="0020749A">
        <w:rPr>
          <w:lang w:val="en-GB"/>
        </w:rPr>
        <w:t>these two projects can be combined</w:t>
      </w:r>
      <w:r w:rsidR="005A2F7A" w:rsidRPr="0020749A">
        <w:rPr>
          <w:lang w:val="en-GB"/>
        </w:rPr>
        <w:t>.</w:t>
      </w:r>
      <w:commentRangeEnd w:id="60"/>
      <w:r w:rsidR="00471668">
        <w:rPr>
          <w:rStyle w:val="Verwijzingopmerking"/>
        </w:rPr>
        <w:commentReference w:id="60"/>
      </w:r>
    </w:p>
    <w:p w14:paraId="34558C4C" w14:textId="77777777" w:rsidR="00471668" w:rsidRDefault="00471668" w:rsidP="00471668">
      <w:pPr>
        <w:rPr>
          <w:ins w:id="64" w:author="Mirna" w:date="2014-05-02T11:08:00Z"/>
          <w:b/>
          <w:lang w:val="en-GB"/>
        </w:rPr>
        <w:pPrChange w:id="65" w:author="Mirna" w:date="2014-05-02T11:08:00Z">
          <w:pPr>
            <w:ind w:firstLine="709"/>
          </w:pPr>
        </w:pPrChange>
      </w:pPr>
    </w:p>
    <w:p w14:paraId="5E75F02F" w14:textId="6D8C2432" w:rsidR="00471668" w:rsidRPr="00471668" w:rsidRDefault="00471668" w:rsidP="00471668">
      <w:pPr>
        <w:rPr>
          <w:b/>
          <w:lang w:val="en-GB"/>
          <w:rPrChange w:id="66" w:author="Mirna" w:date="2014-05-02T11:08:00Z">
            <w:rPr>
              <w:lang w:val="en-GB"/>
            </w:rPr>
          </w:rPrChange>
        </w:rPr>
        <w:pPrChange w:id="67" w:author="Mirna" w:date="2014-05-02T11:08:00Z">
          <w:pPr>
            <w:ind w:firstLine="709"/>
          </w:pPr>
        </w:pPrChange>
      </w:pPr>
      <w:ins w:id="68" w:author="Mirna" w:date="2014-05-02T11:08:00Z">
        <w:r w:rsidRPr="00471668">
          <w:rPr>
            <w:b/>
            <w:lang w:val="en-GB"/>
            <w:rPrChange w:id="69" w:author="Mirna" w:date="2014-05-02T11:08:00Z">
              <w:rPr>
                <w:lang w:val="en-GB"/>
              </w:rPr>
            </w:rPrChange>
          </w:rPr>
          <w:t>Training networks</w:t>
        </w:r>
      </w:ins>
    </w:p>
    <w:p w14:paraId="504198D1" w14:textId="6FE97316" w:rsidR="00BD3420" w:rsidRDefault="00BD3420" w:rsidP="00BD3420">
      <w:pPr>
        <w:ind w:firstLine="709"/>
        <w:rPr>
          <w:ins w:id="70" w:author="Mirna" w:date="2014-05-02T11:12:00Z"/>
          <w:lang w:val="en-GB"/>
        </w:rPr>
      </w:pPr>
      <w:r>
        <w:rPr>
          <w:lang w:val="en-GB"/>
        </w:rPr>
        <w:t>When training the networks it was found that it is very hard to fi</w:t>
      </w:r>
      <w:r w:rsidR="00BB73AC">
        <w:rPr>
          <w:lang w:val="en-GB"/>
        </w:rPr>
        <w:t>nd good pictures of flowers of</w:t>
      </w:r>
      <w:r>
        <w:rPr>
          <w:lang w:val="en-GB"/>
        </w:rPr>
        <w:t xml:space="preserve"> some species. </w:t>
      </w:r>
      <w:r w:rsidR="00BB73AC">
        <w:rPr>
          <w:lang w:val="en-GB"/>
        </w:rPr>
        <w:t>When this fact is combined with the fact that some species had a few number of pictures in the train set, this could be a reason why these species are badly classified.</w:t>
      </w:r>
    </w:p>
    <w:p w14:paraId="4D4F993D" w14:textId="55462C41" w:rsidR="00C7359C" w:rsidRDefault="00C7359C" w:rsidP="00C7359C">
      <w:pPr>
        <w:rPr>
          <w:ins w:id="71" w:author="Mirna" w:date="2014-05-02T11:15:00Z"/>
          <w:lang w:val="en-GB"/>
        </w:rPr>
        <w:pPrChange w:id="72" w:author="Mirna" w:date="2014-05-02T11:15:00Z">
          <w:pPr>
            <w:ind w:firstLine="709"/>
          </w:pPr>
        </w:pPrChange>
      </w:pPr>
      <w:ins w:id="73" w:author="Mirna" w:date="2014-05-02T11:15:00Z">
        <w:r>
          <w:rPr>
            <w:lang w:val="en-GB"/>
          </w:rPr>
          <w:t>Website</w:t>
        </w:r>
      </w:ins>
    </w:p>
    <w:p w14:paraId="01B69A32" w14:textId="72A54265" w:rsidR="00C7359C" w:rsidRDefault="00C7359C" w:rsidP="00C7359C">
      <w:pPr>
        <w:rPr>
          <w:ins w:id="74" w:author="Mirna" w:date="2014-05-02T11:15:00Z"/>
          <w:lang w:val="en-GB"/>
        </w:rPr>
        <w:pPrChange w:id="75" w:author="Mirna" w:date="2014-05-02T11:15:00Z">
          <w:pPr>
            <w:ind w:firstLine="709"/>
          </w:pPr>
        </w:pPrChange>
      </w:pPr>
      <w:ins w:id="76" w:author="Mirna" w:date="2014-05-02T11:15:00Z">
        <w:r>
          <w:rPr>
            <w:lang w:val="en-GB"/>
          </w:rPr>
          <w:t>ook nog iets over de website? optioneel</w:t>
        </w:r>
      </w:ins>
    </w:p>
    <w:p w14:paraId="001CAD62" w14:textId="77777777" w:rsidR="00C7359C" w:rsidRDefault="00C7359C" w:rsidP="00C7359C">
      <w:pPr>
        <w:rPr>
          <w:ins w:id="77" w:author="Mirna" w:date="2014-05-02T11:12:00Z"/>
          <w:lang w:val="en-GB"/>
        </w:rPr>
        <w:pPrChange w:id="78" w:author="Mirna" w:date="2014-05-02T11:15:00Z">
          <w:pPr>
            <w:ind w:firstLine="709"/>
          </w:pPr>
        </w:pPrChange>
      </w:pPr>
    </w:p>
    <w:p w14:paraId="5FB0447B" w14:textId="1AECA52A" w:rsidR="00C7359C" w:rsidRDefault="00C7359C" w:rsidP="00C7359C">
      <w:pPr>
        <w:jc w:val="both"/>
        <w:rPr>
          <w:ins w:id="79" w:author="Mirna" w:date="2014-05-02T11:12:00Z"/>
          <w:b/>
          <w:lang w:val="en-GB"/>
        </w:rPr>
        <w:pPrChange w:id="80" w:author="Mirna" w:date="2014-05-02T11:12:00Z">
          <w:pPr>
            <w:ind w:firstLine="709"/>
          </w:pPr>
        </w:pPrChange>
      </w:pPr>
      <w:ins w:id="81" w:author="Mirna" w:date="2014-05-02T11:12:00Z">
        <w:r>
          <w:rPr>
            <w:b/>
            <w:lang w:val="en-GB"/>
          </w:rPr>
          <w:t>Testruns</w:t>
        </w:r>
      </w:ins>
    </w:p>
    <w:p w14:paraId="0840042B" w14:textId="67323852" w:rsidR="00C7359C" w:rsidRDefault="00C7359C" w:rsidP="00C7359C">
      <w:pPr>
        <w:jc w:val="both"/>
        <w:rPr>
          <w:ins w:id="82" w:author="Mirna" w:date="2014-05-02T11:14:00Z"/>
        </w:rPr>
        <w:pPrChange w:id="83" w:author="Mirna" w:date="2014-05-02T11:12:00Z">
          <w:pPr>
            <w:ind w:firstLine="709"/>
          </w:pPr>
        </w:pPrChange>
      </w:pPr>
      <w:ins w:id="84" w:author="Mirna" w:date="2014-05-02T11:12:00Z">
        <w:r w:rsidRPr="00C7359C">
          <w:rPr>
            <w:rPrChange w:id="85" w:author="Mirna" w:date="2014-05-02T11:13:00Z">
              <w:rPr>
                <w:lang w:val="en-GB"/>
              </w:rPr>
            </w:rPrChange>
          </w:rPr>
          <w:t xml:space="preserve">Ik mis </w:t>
        </w:r>
        <w:r w:rsidRPr="00C7359C">
          <w:t>informati</w:t>
        </w:r>
      </w:ins>
      <w:ins w:id="86" w:author="Mirna" w:date="2014-05-02T11:13:00Z">
        <w:r>
          <w:t>e</w:t>
        </w:r>
      </w:ins>
      <w:ins w:id="87" w:author="Mirna" w:date="2014-05-02T11:12:00Z">
        <w:r w:rsidRPr="00C7359C">
          <w:rPr>
            <w:rPrChange w:id="88" w:author="Mirna" w:date="2014-05-02T11:13:00Z">
              <w:rPr>
                <w:lang w:val="en-GB"/>
              </w:rPr>
            </w:rPrChange>
          </w:rPr>
          <w:t xml:space="preserve"> over je mooie tabe</w:t>
        </w:r>
      </w:ins>
      <w:ins w:id="89" w:author="Mirna" w:date="2014-05-02T11:13:00Z">
        <w:r>
          <w:t>l</w:t>
        </w:r>
      </w:ins>
      <w:ins w:id="90" w:author="Mirna" w:date="2014-05-02T11:12:00Z">
        <w:r w:rsidRPr="00C7359C">
          <w:rPr>
            <w:rPrChange w:id="91" w:author="Mirna" w:date="2014-05-02T11:13:00Z">
              <w:rPr>
                <w:lang w:val="en-GB"/>
              </w:rPr>
            </w:rPrChange>
          </w:rPr>
          <w:t xml:space="preserve">len. </w:t>
        </w:r>
      </w:ins>
      <w:ins w:id="92" w:author="Mirna" w:date="2014-05-02T11:13:00Z">
        <w:r>
          <w:t xml:space="preserve">Wat kan je er in aflezen, </w:t>
        </w:r>
      </w:ins>
    </w:p>
    <w:p w14:paraId="0CA79A34" w14:textId="5E9C46E2" w:rsidR="00C7359C" w:rsidRDefault="00C7359C" w:rsidP="00C7359C">
      <w:pPr>
        <w:jc w:val="both"/>
        <w:rPr>
          <w:ins w:id="93" w:author="Mirna" w:date="2014-05-02T11:14:00Z"/>
        </w:rPr>
        <w:pPrChange w:id="94" w:author="Mirna" w:date="2014-05-02T11:12:00Z">
          <w:pPr>
            <w:ind w:firstLine="709"/>
          </w:pPr>
        </w:pPrChange>
      </w:pPr>
      <w:ins w:id="95" w:author="Mirna" w:date="2014-05-02T11:14:00Z">
        <w:r>
          <w:t>Wat is het verschil tussen unknown en incorrect.</w:t>
        </w:r>
      </w:ins>
    </w:p>
    <w:p w14:paraId="44C542B1" w14:textId="7A6A5C33" w:rsidR="00C7359C" w:rsidRPr="00C7359C" w:rsidRDefault="00C7359C" w:rsidP="00C7359C">
      <w:pPr>
        <w:jc w:val="both"/>
        <w:rPr>
          <w:rPrChange w:id="96" w:author="Mirna" w:date="2014-05-02T11:13:00Z">
            <w:rPr>
              <w:lang w:val="en-GB"/>
            </w:rPr>
          </w:rPrChange>
        </w:rPr>
        <w:pPrChange w:id="97" w:author="Mirna" w:date="2014-05-02T11:12:00Z">
          <w:pPr>
            <w:ind w:firstLine="709"/>
          </w:pPr>
        </w:pPrChange>
      </w:pPr>
      <w:ins w:id="98" w:author="Mirna" w:date="2014-05-02T11:14:00Z">
        <w:r>
          <w:t>Welke soort werkt wel goed, en waarom</w:t>
        </w:r>
      </w:ins>
      <w:ins w:id="99" w:author="Mirna" w:date="2014-05-02T11:16:00Z">
        <w:r>
          <w:t xml:space="preserve"> ligt het aan de kleuren</w:t>
        </w:r>
      </w:ins>
      <w:ins w:id="100" w:author="Mirna" w:date="2014-05-02T11:19:00Z">
        <w:r>
          <w:t>/ patronen,</w:t>
        </w:r>
      </w:ins>
      <w:ins w:id="101" w:author="Mirna" w:date="2014-05-02T11:14:00Z">
        <w:r>
          <w:t xml:space="preserve"> heb ik er overheen gelezen of staat het er niet in?</w:t>
        </w:r>
      </w:ins>
    </w:p>
    <w:p w14:paraId="2D5AA310" w14:textId="535D3AF0" w:rsidR="0020749A" w:rsidRDefault="0020749A" w:rsidP="0020749A">
      <w:pPr>
        <w:pStyle w:val="Kop1"/>
        <w:rPr>
          <w:ins w:id="102" w:author="Mirna" w:date="2014-05-02T11:18:00Z"/>
          <w:lang w:val="en-GB"/>
        </w:rPr>
      </w:pPr>
      <w:bookmarkStart w:id="103" w:name="_Toc260580246"/>
      <w:r w:rsidRPr="0020749A">
        <w:rPr>
          <w:lang w:val="en-GB"/>
        </w:rPr>
        <w:t>Conclusion</w:t>
      </w:r>
      <w:bookmarkEnd w:id="103"/>
    </w:p>
    <w:p w14:paraId="5488514C" w14:textId="64E53003" w:rsidR="00C7359C" w:rsidRPr="00C7359C" w:rsidRDefault="00C7359C" w:rsidP="00C7359C">
      <w:pPr>
        <w:rPr>
          <w:lang w:val="en-GB"/>
        </w:rPr>
        <w:pPrChange w:id="104" w:author="Mirna" w:date="2014-05-02T11:18:00Z">
          <w:pPr>
            <w:pStyle w:val="Kop1"/>
          </w:pPr>
        </w:pPrChange>
      </w:pPr>
      <w:ins w:id="105" w:author="Mirna" w:date="2014-05-02T11:18:00Z">
        <w:r>
          <w:rPr>
            <w:lang w:val="en-GB"/>
          </w:rPr>
          <w:t xml:space="preserve">Maak hier ook kopjes in en </w:t>
        </w:r>
      </w:ins>
      <w:bookmarkStart w:id="106" w:name="_GoBack"/>
      <w:bookmarkEnd w:id="106"/>
    </w:p>
    <w:p w14:paraId="092E6173" w14:textId="29945189" w:rsidR="0020749A" w:rsidRPr="0020749A" w:rsidRDefault="00BD3420" w:rsidP="0020749A">
      <w:pPr>
        <w:rPr>
          <w:lang w:val="en-GB"/>
        </w:rPr>
      </w:pPr>
      <w:r>
        <w:rPr>
          <w:lang w:val="en-GB"/>
        </w:rPr>
        <w:t>Although some species are very hard to classify, the results show</w:t>
      </w:r>
      <w:del w:id="107" w:author="Mirna" w:date="2014-05-02T11:19:00Z">
        <w:r w:rsidDel="00C7359C">
          <w:rPr>
            <w:lang w:val="en-GB"/>
          </w:rPr>
          <w:delText>n</w:delText>
        </w:r>
      </w:del>
      <w:r>
        <w:rPr>
          <w:lang w:val="en-GB"/>
        </w:rPr>
        <w:t xml:space="preserve"> that it is possible for some species to be classified to section level using a picture</w:t>
      </w:r>
      <w:ins w:id="108" w:author="Mirna" w:date="2014-05-02T11:19:00Z">
        <w:r w:rsidR="00C7359C">
          <w:rPr>
            <w:lang w:val="en-GB"/>
          </w:rPr>
          <w:t>.</w:t>
        </w:r>
      </w:ins>
      <w:del w:id="109" w:author="Mirna" w:date="2014-05-02T11:19:00Z">
        <w:r w:rsidDel="00C7359C">
          <w:rPr>
            <w:lang w:val="en-GB"/>
          </w:rPr>
          <w:delText xml:space="preserve"> of it.</w:delText>
        </w:r>
        <w:r w:rsidR="00BB73AC" w:rsidDel="00C7359C">
          <w:rPr>
            <w:lang w:val="en-GB"/>
          </w:rPr>
          <w:delText xml:space="preserve"> </w:delText>
        </w:r>
      </w:del>
      <w:r w:rsidR="00BB73AC">
        <w:rPr>
          <w:lang w:val="en-GB"/>
        </w:rPr>
        <w:t>Some species need more and/or better pictures in the train set, but the concept of classifying orchids from a picture has been proven during this project.</w:t>
      </w:r>
    </w:p>
    <w:p w14:paraId="08E0E95E" w14:textId="77777777" w:rsidR="00257D2C" w:rsidRPr="0020749A" w:rsidRDefault="00257D2C" w:rsidP="00257D2C">
      <w:pPr>
        <w:rPr>
          <w:lang w:val="en-GB"/>
        </w:rPr>
      </w:pPr>
      <w:r w:rsidRPr="0020749A">
        <w:rPr>
          <w:lang w:val="en-GB"/>
        </w:rPr>
        <w:br w:type="page"/>
      </w:r>
    </w:p>
    <w:p w14:paraId="37656F73" w14:textId="1B7C9BCF" w:rsidR="004B6D6D" w:rsidRPr="0020749A" w:rsidRDefault="004B6D6D" w:rsidP="00B056D7">
      <w:pPr>
        <w:pStyle w:val="Kop1"/>
        <w:rPr>
          <w:lang w:val="en-GB"/>
        </w:rPr>
      </w:pPr>
      <w:bookmarkStart w:id="110" w:name="_Toc243966302"/>
      <w:bookmarkStart w:id="111" w:name="_Toc260580247"/>
      <w:bookmarkStart w:id="112" w:name="_Toc243966303"/>
      <w:r w:rsidRPr="0020749A">
        <w:rPr>
          <w:lang w:val="en-GB"/>
        </w:rPr>
        <w:lastRenderedPageBreak/>
        <w:t>References</w:t>
      </w:r>
      <w:bookmarkEnd w:id="110"/>
      <w:bookmarkEnd w:id="111"/>
    </w:p>
    <w:p w14:paraId="49716060" w14:textId="77777777" w:rsidR="004B6D6D" w:rsidRPr="0020749A" w:rsidRDefault="004B6D6D" w:rsidP="00B056D7">
      <w:pPr>
        <w:rPr>
          <w:lang w:val="en-GB"/>
        </w:rPr>
      </w:pPr>
    </w:p>
    <w:p w14:paraId="24A83893" w14:textId="024BB3E8" w:rsidR="0054453A" w:rsidRPr="0020749A" w:rsidRDefault="004B6D6D" w:rsidP="00B056D7">
      <w:pPr>
        <w:rPr>
          <w:color w:val="0000FF" w:themeColor="hyperlink"/>
          <w:u w:val="single"/>
          <w:lang w:val="en-GB"/>
        </w:rPr>
      </w:pPr>
      <w:r w:rsidRPr="0020749A">
        <w:rPr>
          <w:lang w:val="en-GB"/>
        </w:rPr>
        <w:t xml:space="preserve">[1] Royal Treatment for the Lady’s slipper, 2013, </w:t>
      </w:r>
      <w:hyperlink r:id="rId18" w:history="1">
        <w:r w:rsidR="0054453A" w:rsidRPr="0020749A">
          <w:rPr>
            <w:rStyle w:val="Hyperlink"/>
            <w:lang w:val="en-GB"/>
          </w:rPr>
          <w:t>http://www.empowernetwork.com/justiniskandar/blog/royal-treatment-for-the-ladys-slipper/</w:t>
        </w:r>
      </w:hyperlink>
    </w:p>
    <w:p w14:paraId="7BBCD6F4" w14:textId="77777777" w:rsidR="004B6D6D" w:rsidRPr="0020749A" w:rsidRDefault="004B6D6D" w:rsidP="00B056D7">
      <w:pPr>
        <w:rPr>
          <w:lang w:val="en-GB"/>
        </w:rPr>
      </w:pPr>
    </w:p>
    <w:p w14:paraId="168F4062" w14:textId="77777777" w:rsidR="004B6D6D" w:rsidRPr="0020749A" w:rsidRDefault="004B6D6D" w:rsidP="00B056D7">
      <w:pPr>
        <w:rPr>
          <w:lang w:val="en-GB"/>
        </w:rPr>
      </w:pPr>
      <w:r w:rsidRPr="0020749A">
        <w:rPr>
          <w:lang w:val="en-GB"/>
        </w:rPr>
        <w:t xml:space="preserve">[2] The Plant List, 2010, </w:t>
      </w:r>
      <w:hyperlink r:id="rId19" w:history="1">
        <w:r w:rsidRPr="0020749A">
          <w:rPr>
            <w:rStyle w:val="Hyperlink"/>
            <w:lang w:val="en-GB"/>
          </w:rPr>
          <w:t>http://www.theplantlist.org/browse/A/Orchidaceae/</w:t>
        </w:r>
      </w:hyperlink>
    </w:p>
    <w:p w14:paraId="10A5BF41" w14:textId="77777777" w:rsidR="004B6D6D" w:rsidRPr="0020749A" w:rsidRDefault="004B6D6D" w:rsidP="00B056D7">
      <w:pPr>
        <w:rPr>
          <w:lang w:val="en-GB"/>
        </w:rPr>
      </w:pPr>
    </w:p>
    <w:p w14:paraId="41A6D750" w14:textId="77777777" w:rsidR="004B6D6D" w:rsidRPr="0020749A" w:rsidRDefault="004B6D6D" w:rsidP="00B056D7">
      <w:pPr>
        <w:rPr>
          <w:lang w:val="en-GB"/>
        </w:rPr>
      </w:pPr>
      <w:r w:rsidRPr="0020749A">
        <w:rPr>
          <w:lang w:val="en-GB"/>
        </w:rPr>
        <w:t xml:space="preserve">[3] Orchid Smuggling and Conservation (ORCHID), </w:t>
      </w:r>
      <w:hyperlink r:id="rId20" w:history="1">
        <w:r w:rsidRPr="0020749A">
          <w:rPr>
            <w:rStyle w:val="Hyperlink"/>
            <w:lang w:val="en-GB"/>
          </w:rPr>
          <w:t>http://www1.american.edu/ted/orchid.htm</w:t>
        </w:r>
      </w:hyperlink>
    </w:p>
    <w:p w14:paraId="389EE278" w14:textId="77777777" w:rsidR="004B6D6D" w:rsidRPr="0020749A" w:rsidRDefault="004B6D6D" w:rsidP="00B056D7">
      <w:pPr>
        <w:rPr>
          <w:lang w:val="en-GB"/>
        </w:rPr>
      </w:pPr>
    </w:p>
    <w:p w14:paraId="4262D73B" w14:textId="77777777" w:rsidR="004B6D6D" w:rsidRPr="0020749A" w:rsidRDefault="004B6D6D" w:rsidP="00B056D7">
      <w:pPr>
        <w:rPr>
          <w:lang w:val="en-GB"/>
        </w:rPr>
      </w:pPr>
      <w:r w:rsidRPr="0020749A">
        <w:rPr>
          <w:lang w:val="en-GB"/>
        </w:rPr>
        <w:t xml:space="preserve">[4] Royal Botanic Gardens Kew, 2001, </w:t>
      </w:r>
      <w:hyperlink r:id="rId21" w:history="1">
        <w:r w:rsidRPr="0020749A">
          <w:rPr>
            <w:rStyle w:val="Hyperlink"/>
            <w:lang w:val="en-GB"/>
          </w:rPr>
          <w:t>http://www.kew.org/plants-fungi/Cypripedium-calceolus.htm</w:t>
        </w:r>
      </w:hyperlink>
    </w:p>
    <w:p w14:paraId="64E7D0C4" w14:textId="77777777" w:rsidR="004B6D6D" w:rsidRPr="0020749A" w:rsidRDefault="004B6D6D" w:rsidP="00B056D7">
      <w:pPr>
        <w:rPr>
          <w:lang w:val="en-GB"/>
        </w:rPr>
      </w:pPr>
    </w:p>
    <w:p w14:paraId="2C40E358" w14:textId="77777777" w:rsidR="004B6D6D" w:rsidRPr="0020749A" w:rsidRDefault="004B6D6D" w:rsidP="00B056D7">
      <w:pPr>
        <w:rPr>
          <w:lang w:val="en-GB"/>
        </w:rPr>
      </w:pPr>
      <w:r w:rsidRPr="0020749A">
        <w:rPr>
          <w:lang w:val="en-GB"/>
        </w:rPr>
        <w:t>[5] Kasparek M and Grimm U, 1999, European trade in Turkish Salep with Special Reference to Germany. Economic Botany 53(4): 396-406</w:t>
      </w:r>
    </w:p>
    <w:p w14:paraId="0E34B7FD" w14:textId="77777777" w:rsidR="004B6D6D" w:rsidRPr="0020749A" w:rsidRDefault="004B6D6D" w:rsidP="00B056D7">
      <w:pPr>
        <w:rPr>
          <w:lang w:val="en-GB"/>
        </w:rPr>
      </w:pPr>
    </w:p>
    <w:p w14:paraId="17832833" w14:textId="3564F955" w:rsidR="004B6D6D" w:rsidRPr="0020749A" w:rsidRDefault="004B6D6D" w:rsidP="00B056D7">
      <w:pPr>
        <w:rPr>
          <w:lang w:val="en-GB"/>
        </w:rPr>
      </w:pPr>
      <w:r w:rsidRPr="0020749A">
        <w:rPr>
          <w:lang w:val="en-GB"/>
        </w:rPr>
        <w:t>[</w:t>
      </w:r>
      <w:r w:rsidR="009F6D98" w:rsidRPr="0020749A">
        <w:rPr>
          <w:lang w:val="en-GB"/>
        </w:rPr>
        <w:t>6</w:t>
      </w:r>
      <w:r w:rsidRPr="0020749A">
        <w:rPr>
          <w:lang w:val="en-GB"/>
        </w:rPr>
        <w:t>] Camera: gsmnationblog, 2013, </w:t>
      </w:r>
      <w:hyperlink r:id="rId22" w:history="1">
        <w:r w:rsidRPr="0020749A">
          <w:rPr>
            <w:color w:val="0000E9"/>
            <w:u w:val="single" w:color="0000E9"/>
            <w:lang w:val="en-GB"/>
          </w:rPr>
          <w:t>http://www.gsmnation.com/blog/2013/02/19/snap-away-5-best-smartphone-cameras-available/</w:t>
        </w:r>
      </w:hyperlink>
    </w:p>
    <w:p w14:paraId="1DA9E45A" w14:textId="77777777" w:rsidR="004B6D6D" w:rsidRPr="0020749A" w:rsidRDefault="004B6D6D" w:rsidP="00B056D7">
      <w:pPr>
        <w:rPr>
          <w:lang w:val="en-GB"/>
        </w:rPr>
      </w:pPr>
    </w:p>
    <w:p w14:paraId="19AA1089" w14:textId="7DBDF96F" w:rsidR="004B6D6D" w:rsidRPr="0020749A" w:rsidRDefault="004B6D6D" w:rsidP="00B056D7">
      <w:pPr>
        <w:rPr>
          <w:lang w:val="en-GB"/>
        </w:rPr>
      </w:pPr>
      <w:r w:rsidRPr="0020749A">
        <w:rPr>
          <w:lang w:val="en-GB"/>
        </w:rPr>
        <w:t>[</w:t>
      </w:r>
      <w:r w:rsidR="009F6D98" w:rsidRPr="0020749A">
        <w:rPr>
          <w:lang w:val="en-GB"/>
        </w:rPr>
        <w:t>7</w:t>
      </w:r>
      <w:r w:rsidRPr="0020749A">
        <w:rPr>
          <w:lang w:val="en-GB"/>
        </w:rPr>
        <w:t>] Envelop: Tuxx, 2004 - 2013, </w:t>
      </w:r>
      <w:hyperlink r:id="rId23" w:history="1">
        <w:r w:rsidRPr="0020749A">
          <w:rPr>
            <w:color w:val="0000E9"/>
            <w:u w:val="single" w:color="0000E9"/>
            <w:lang w:val="en-GB"/>
          </w:rPr>
          <w:t>http://www.tuxx.nl/post/adressering/</w:t>
        </w:r>
      </w:hyperlink>
    </w:p>
    <w:p w14:paraId="2C492852" w14:textId="77777777" w:rsidR="004B6D6D" w:rsidRPr="0020749A" w:rsidRDefault="004B6D6D" w:rsidP="00B056D7">
      <w:pPr>
        <w:rPr>
          <w:lang w:val="en-GB"/>
        </w:rPr>
      </w:pPr>
    </w:p>
    <w:p w14:paraId="0D9C8F62" w14:textId="7C170311" w:rsidR="004B6D6D" w:rsidRPr="0020749A" w:rsidRDefault="004B6D6D" w:rsidP="00B056D7">
      <w:pPr>
        <w:rPr>
          <w:lang w:val="en-GB"/>
        </w:rPr>
      </w:pPr>
      <w:r w:rsidRPr="0020749A">
        <w:rPr>
          <w:lang w:val="en-GB"/>
        </w:rPr>
        <w:t>[</w:t>
      </w:r>
      <w:r w:rsidR="009F6D98" w:rsidRPr="0020749A">
        <w:rPr>
          <w:lang w:val="en-GB"/>
        </w:rPr>
        <w:t>8</w:t>
      </w:r>
      <w:r w:rsidRPr="0020749A">
        <w:rPr>
          <w:lang w:val="en-GB"/>
        </w:rPr>
        <w:t>] Naturalis tower: unityfm, 2013, </w:t>
      </w:r>
      <w:hyperlink r:id="rId24" w:history="1">
        <w:r w:rsidRPr="0020749A">
          <w:rPr>
            <w:color w:val="0000E9"/>
            <w:u w:val="single" w:color="0000E9"/>
            <w:lang w:val="en-GB"/>
          </w:rPr>
          <w:t>http://www.unityfm.nl/nieuws.php?id=26906</w:t>
        </w:r>
      </w:hyperlink>
    </w:p>
    <w:p w14:paraId="4A3561EA" w14:textId="77777777" w:rsidR="004B6D6D" w:rsidRPr="0020749A" w:rsidRDefault="004B6D6D" w:rsidP="00B056D7">
      <w:pPr>
        <w:rPr>
          <w:lang w:val="en-GB"/>
        </w:rPr>
      </w:pPr>
    </w:p>
    <w:p w14:paraId="7CFA3A80" w14:textId="19DDAB2C" w:rsidR="004B6D6D" w:rsidRPr="0020749A" w:rsidRDefault="004B6D6D" w:rsidP="00B056D7">
      <w:pPr>
        <w:rPr>
          <w:lang w:val="en-GB"/>
        </w:rPr>
      </w:pPr>
      <w:r w:rsidRPr="0020749A">
        <w:rPr>
          <w:lang w:val="en-GB"/>
        </w:rPr>
        <w:t>[</w:t>
      </w:r>
      <w:r w:rsidR="009F6D98" w:rsidRPr="0020749A">
        <w:rPr>
          <w:lang w:val="en-GB"/>
        </w:rPr>
        <w:t>9</w:t>
      </w:r>
      <w:r w:rsidRPr="0020749A">
        <w:rPr>
          <w:lang w:val="en-GB"/>
        </w:rPr>
        <w:t>] Database: introduction to query optimizer, 2013, </w:t>
      </w:r>
      <w:hyperlink r:id="rId25" w:history="1">
        <w:r w:rsidRPr="0020749A">
          <w:rPr>
            <w:color w:val="0000E9"/>
            <w:u w:val="single" w:color="0000E9"/>
            <w:lang w:val="en-GB"/>
          </w:rPr>
          <w:t>http://prabathsql.blogspot.nl/2013/01/introdiuction-to-query-optimizer.html</w:t>
        </w:r>
      </w:hyperlink>
    </w:p>
    <w:p w14:paraId="26A3414E" w14:textId="77777777" w:rsidR="004B6D6D" w:rsidRPr="0020749A" w:rsidRDefault="004B6D6D" w:rsidP="00B056D7">
      <w:pPr>
        <w:rPr>
          <w:lang w:val="en-GB"/>
        </w:rPr>
      </w:pPr>
    </w:p>
    <w:p w14:paraId="600D0A1A" w14:textId="67FC8488" w:rsidR="004B6D6D" w:rsidRPr="0020749A" w:rsidRDefault="004B6D6D" w:rsidP="00B056D7">
      <w:pPr>
        <w:rPr>
          <w:lang w:val="en-GB"/>
        </w:rPr>
      </w:pPr>
      <w:r w:rsidRPr="0020749A">
        <w:rPr>
          <w:lang w:val="en-GB"/>
        </w:rPr>
        <w:t>[</w:t>
      </w:r>
      <w:r w:rsidR="009F6D98" w:rsidRPr="0020749A">
        <w:rPr>
          <w:lang w:val="en-GB"/>
        </w:rPr>
        <w:t>10</w:t>
      </w:r>
      <w:r w:rsidRPr="0020749A">
        <w:rPr>
          <w:lang w:val="en-GB"/>
        </w:rPr>
        <w:t>] Wheelwork: op eigen kracht praktijk voor ergotherapie, 2013, </w:t>
      </w:r>
      <w:hyperlink r:id="rId26" w:history="1">
        <w:r w:rsidRPr="0020749A">
          <w:rPr>
            <w:color w:val="0000E9"/>
            <w:u w:val="single" w:color="0000E9"/>
            <w:lang w:val="en-GB"/>
          </w:rPr>
          <w:t>http://www.ergotherapieopeigenkracht.nl/vergoeding-ergotherapie/</w:t>
        </w:r>
      </w:hyperlink>
    </w:p>
    <w:p w14:paraId="6F496D32" w14:textId="77777777" w:rsidR="004B6D6D" w:rsidRPr="0020749A" w:rsidRDefault="004B6D6D" w:rsidP="00B056D7">
      <w:pPr>
        <w:rPr>
          <w:lang w:val="en-GB"/>
        </w:rPr>
      </w:pPr>
    </w:p>
    <w:p w14:paraId="6EEF0AA0" w14:textId="5D755588" w:rsidR="004B6D6D" w:rsidRPr="0020749A" w:rsidRDefault="004B6D6D" w:rsidP="00B056D7">
      <w:pPr>
        <w:rPr>
          <w:lang w:val="en-GB"/>
        </w:rPr>
      </w:pPr>
      <w:r w:rsidRPr="0020749A">
        <w:rPr>
          <w:lang w:val="en-GB"/>
        </w:rPr>
        <w:t>[1</w:t>
      </w:r>
      <w:r w:rsidR="009F6D98" w:rsidRPr="0020749A">
        <w:rPr>
          <w:lang w:val="en-GB"/>
        </w:rPr>
        <w:t>1</w:t>
      </w:r>
      <w:r w:rsidRPr="0020749A">
        <w:rPr>
          <w:lang w:val="en-GB"/>
        </w:rPr>
        <w:t>] Lamp: ledweeklampen, </w:t>
      </w:r>
      <w:hyperlink r:id="rId27" w:history="1">
        <w:r w:rsidRPr="0020749A">
          <w:rPr>
            <w:color w:val="0000E9"/>
            <w:u w:val="single" w:color="0000E9"/>
            <w:lang w:val="en-GB"/>
          </w:rPr>
          <w:t>http://www.ledkweeklampen.nl</w:t>
        </w:r>
      </w:hyperlink>
    </w:p>
    <w:p w14:paraId="637798E1" w14:textId="77777777" w:rsidR="004B6D6D" w:rsidRPr="0020749A" w:rsidRDefault="004B6D6D" w:rsidP="00B056D7">
      <w:pPr>
        <w:rPr>
          <w:lang w:val="en-GB"/>
        </w:rPr>
      </w:pPr>
    </w:p>
    <w:p w14:paraId="7E30DA35" w14:textId="795F3378" w:rsidR="004B6D6D" w:rsidRPr="0020749A" w:rsidRDefault="004B6D6D" w:rsidP="00B056D7">
      <w:pPr>
        <w:rPr>
          <w:lang w:val="en-GB"/>
        </w:rPr>
      </w:pPr>
      <w:r w:rsidRPr="0020749A">
        <w:rPr>
          <w:lang w:val="en-GB"/>
        </w:rPr>
        <w:t>[1</w:t>
      </w:r>
      <w:r w:rsidR="009F6D98" w:rsidRPr="0020749A">
        <w:rPr>
          <w:lang w:val="en-GB"/>
        </w:rPr>
        <w:t>2</w:t>
      </w:r>
      <w:r w:rsidRPr="0020749A">
        <w:rPr>
          <w:lang w:val="en-GB"/>
        </w:rPr>
        <w:t>] iPhone: T-Mobile, </w:t>
      </w:r>
      <w:hyperlink r:id="rId28" w:history="1">
        <w:r w:rsidRPr="0020749A">
          <w:rPr>
            <w:color w:val="0000E9"/>
            <w:u w:val="single" w:color="0000E9"/>
            <w:lang w:val="en-GB"/>
          </w:rPr>
          <w:t>http://shop.t-mobile.nl/eca/RAPRD/Apple-iPhone-4-8GB-wit/map48gbpwi.html?ab_agid=1021</w:t>
        </w:r>
      </w:hyperlink>
    </w:p>
    <w:p w14:paraId="333027BA" w14:textId="77777777" w:rsidR="004B6D6D" w:rsidRPr="0020749A" w:rsidRDefault="004B6D6D" w:rsidP="00B056D7">
      <w:pPr>
        <w:rPr>
          <w:lang w:val="en-GB"/>
        </w:rPr>
      </w:pPr>
    </w:p>
    <w:p w14:paraId="5970E9CE" w14:textId="54468677" w:rsidR="004B6D6D" w:rsidRPr="0020749A" w:rsidRDefault="004B6D6D" w:rsidP="00B056D7">
      <w:pPr>
        <w:rPr>
          <w:color w:val="0000E9"/>
          <w:u w:val="single" w:color="0000E9"/>
          <w:lang w:val="en-GB"/>
        </w:rPr>
      </w:pPr>
      <w:r w:rsidRPr="0020749A">
        <w:rPr>
          <w:lang w:val="en-GB"/>
        </w:rPr>
        <w:t>[1</w:t>
      </w:r>
      <w:r w:rsidR="009F6D98" w:rsidRPr="0020749A">
        <w:rPr>
          <w:lang w:val="en-GB"/>
        </w:rPr>
        <w:t>3</w:t>
      </w:r>
      <w:r w:rsidRPr="0020749A">
        <w:rPr>
          <w:lang w:val="en-GB"/>
        </w:rPr>
        <w:t>] Slipper orchid: Wikimedia commons, 2009, </w:t>
      </w:r>
      <w:hyperlink r:id="rId29" w:history="1">
        <w:r w:rsidRPr="0020749A">
          <w:rPr>
            <w:color w:val="0000E9"/>
            <w:u w:val="single" w:color="0000E9"/>
            <w:lang w:val="en-GB"/>
          </w:rPr>
          <w:t>http://commons.wikimedia.org/wiki/File:Slipper_orchid_wyn1.jpg</w:t>
        </w:r>
      </w:hyperlink>
    </w:p>
    <w:p w14:paraId="5BC65881" w14:textId="77777777" w:rsidR="004B6D6D" w:rsidRPr="0020749A" w:rsidRDefault="004B6D6D" w:rsidP="00B056D7">
      <w:pPr>
        <w:rPr>
          <w:lang w:val="en-GB"/>
        </w:rPr>
      </w:pPr>
    </w:p>
    <w:p w14:paraId="633E3071" w14:textId="30A17772" w:rsidR="004B6D6D" w:rsidRPr="0020749A" w:rsidRDefault="004B6D6D" w:rsidP="00B056D7">
      <w:pPr>
        <w:rPr>
          <w:color w:val="0000E9"/>
          <w:u w:val="single" w:color="0000E9"/>
          <w:lang w:val="en-GB"/>
        </w:rPr>
      </w:pPr>
      <w:r w:rsidRPr="0020749A">
        <w:rPr>
          <w:lang w:val="en-GB"/>
        </w:rPr>
        <w:t>[1</w:t>
      </w:r>
      <w:r w:rsidR="009F6D98" w:rsidRPr="0020749A">
        <w:rPr>
          <w:lang w:val="en-GB"/>
        </w:rPr>
        <w:t>4</w:t>
      </w:r>
      <w:r w:rsidRPr="0020749A">
        <w:rPr>
          <w:lang w:val="en-GB"/>
        </w:rPr>
        <w:t>] Orchid leaf: A Close-up View of a Lady's Slipper Orchid, Brian Johnston, 2012, </w:t>
      </w:r>
      <w:hyperlink r:id="rId30" w:history="1">
        <w:r w:rsidRPr="0020749A">
          <w:rPr>
            <w:color w:val="0000E9"/>
            <w:u w:val="single" w:color="0000E9"/>
            <w:lang w:val="en-GB"/>
          </w:rPr>
          <w:t>http://www.microscopy-uk.org.uk/mag/artjan12/bj-slipper3.html</w:t>
        </w:r>
      </w:hyperlink>
    </w:p>
    <w:p w14:paraId="63D54840" w14:textId="77777777" w:rsidR="004B6D6D" w:rsidRPr="0020749A" w:rsidRDefault="004B6D6D" w:rsidP="00B056D7">
      <w:pPr>
        <w:rPr>
          <w:lang w:val="en-GB"/>
        </w:rPr>
      </w:pPr>
    </w:p>
    <w:p w14:paraId="084199FE" w14:textId="3D701FB0" w:rsidR="004B6D6D" w:rsidRPr="0020749A" w:rsidRDefault="004B6D6D" w:rsidP="00B056D7">
      <w:pPr>
        <w:rPr>
          <w:lang w:val="en-GB"/>
        </w:rPr>
      </w:pPr>
      <w:r w:rsidRPr="0020749A">
        <w:rPr>
          <w:lang w:val="en-GB"/>
        </w:rPr>
        <w:t>[1</w:t>
      </w:r>
      <w:r w:rsidR="009F6D98" w:rsidRPr="0020749A">
        <w:rPr>
          <w:lang w:val="en-GB"/>
        </w:rPr>
        <w:t>5</w:t>
      </w:r>
      <w:r w:rsidRPr="0020749A">
        <w:rPr>
          <w:lang w:val="en-GB"/>
        </w:rPr>
        <w:t>] Photographs by Patrick Wijntjes</w:t>
      </w:r>
    </w:p>
    <w:p w14:paraId="2897F37C" w14:textId="77777777" w:rsidR="004B6D6D" w:rsidRPr="0020749A" w:rsidRDefault="004B6D6D" w:rsidP="00B056D7">
      <w:pPr>
        <w:rPr>
          <w:lang w:val="en-GB"/>
        </w:rPr>
      </w:pPr>
    </w:p>
    <w:p w14:paraId="403F7B25" w14:textId="77777777" w:rsidR="009F6D98" w:rsidRPr="0020749A" w:rsidRDefault="009F6D98" w:rsidP="009F6D98">
      <w:pPr>
        <w:rPr>
          <w:rStyle w:val="Hyperlink"/>
          <w:lang w:val="en-GB"/>
        </w:rPr>
      </w:pPr>
      <w:r w:rsidRPr="0020749A">
        <w:rPr>
          <w:lang w:val="en-GB"/>
        </w:rPr>
        <w:t xml:space="preserve">[16] KeyLemon, 2013, </w:t>
      </w:r>
      <w:hyperlink r:id="rId31" w:history="1">
        <w:r w:rsidRPr="0020749A">
          <w:rPr>
            <w:rStyle w:val="Hyperlink"/>
            <w:lang w:val="en-GB"/>
          </w:rPr>
          <w:t>https://www.keylemon.com/product/</w:t>
        </w:r>
      </w:hyperlink>
    </w:p>
    <w:p w14:paraId="254FF66B" w14:textId="77777777" w:rsidR="009F6D98" w:rsidRPr="0020749A" w:rsidRDefault="009F6D98" w:rsidP="00B056D7">
      <w:pPr>
        <w:rPr>
          <w:lang w:val="en-GB"/>
        </w:rPr>
      </w:pPr>
    </w:p>
    <w:p w14:paraId="04CBF073" w14:textId="604E550C" w:rsidR="004B6D6D" w:rsidRPr="0020749A" w:rsidRDefault="004B6D6D" w:rsidP="00B056D7">
      <w:pPr>
        <w:rPr>
          <w:lang w:val="en-GB"/>
        </w:rPr>
      </w:pPr>
      <w:r w:rsidRPr="0020749A">
        <w:rPr>
          <w:lang w:val="en-GB"/>
        </w:rPr>
        <w:t>[1</w:t>
      </w:r>
      <w:r w:rsidR="009F6D98" w:rsidRPr="0020749A">
        <w:rPr>
          <w:lang w:val="en-GB"/>
        </w:rPr>
        <w:t>7</w:t>
      </w:r>
      <w:r w:rsidRPr="0020749A">
        <w:rPr>
          <w:lang w:val="en-GB"/>
        </w:rPr>
        <w:t>] Lawler LJ, 1984, Ethnobotany of the Orchidaceae, In: Arditti J (ed.), Orchid biology: reviews and perspectives: 27-149. Cornell University Press, Ithaca, New York, USA</w:t>
      </w:r>
    </w:p>
    <w:p w14:paraId="296AF906" w14:textId="77777777" w:rsidR="006D61D3" w:rsidRPr="0020749A" w:rsidRDefault="006D61D3" w:rsidP="00B056D7">
      <w:pPr>
        <w:rPr>
          <w:lang w:val="en-GB"/>
        </w:rPr>
      </w:pPr>
    </w:p>
    <w:p w14:paraId="07E01E2B" w14:textId="3A94DE90" w:rsidR="006D61D3" w:rsidRPr="0020749A" w:rsidRDefault="006D61D3" w:rsidP="00B056D7">
      <w:pPr>
        <w:rPr>
          <w:lang w:val="en-GB"/>
        </w:rPr>
      </w:pPr>
      <w:r w:rsidRPr="0020749A">
        <w:rPr>
          <w:lang w:val="en-GB"/>
        </w:rPr>
        <w:t>[</w:t>
      </w:r>
      <w:r w:rsidR="009F6D98" w:rsidRPr="0020749A">
        <w:rPr>
          <w:lang w:val="en-GB"/>
        </w:rPr>
        <w:t>18</w:t>
      </w:r>
      <w:r w:rsidRPr="0020749A">
        <w:rPr>
          <w:lang w:val="en-GB"/>
        </w:rPr>
        <w:t xml:space="preserve">] </w:t>
      </w:r>
      <w:r w:rsidR="003E2255" w:rsidRPr="0020749A">
        <w:rPr>
          <w:lang w:val="en-GB"/>
        </w:rPr>
        <w:t xml:space="preserve">Offlickr, </w:t>
      </w:r>
      <w:r w:rsidRPr="0020749A">
        <w:rPr>
          <w:lang w:val="en-GB"/>
        </w:rPr>
        <w:t>Hugo Haas</w:t>
      </w:r>
      <w:r w:rsidR="003E2255" w:rsidRPr="0020749A">
        <w:rPr>
          <w:lang w:val="en-GB"/>
        </w:rPr>
        <w:t xml:space="preserve">, </w:t>
      </w:r>
      <w:hyperlink r:id="rId32" w:history="1">
        <w:r w:rsidR="000C70AF" w:rsidRPr="0020749A">
          <w:rPr>
            <w:rStyle w:val="Hyperlink"/>
            <w:lang w:val="en-GB"/>
          </w:rPr>
          <w:t>http://code.google.com/p/offlickr</w:t>
        </w:r>
      </w:hyperlink>
    </w:p>
    <w:p w14:paraId="51D9B626" w14:textId="77777777" w:rsidR="00FD6B4C" w:rsidRPr="0020749A" w:rsidRDefault="00FD6B4C" w:rsidP="00B056D7">
      <w:pPr>
        <w:rPr>
          <w:lang w:val="en-GB"/>
        </w:rPr>
      </w:pPr>
    </w:p>
    <w:p w14:paraId="319ACF97" w14:textId="77777777" w:rsidR="00A52C21" w:rsidRPr="0020749A" w:rsidRDefault="00FD6B4C" w:rsidP="00B056D7">
      <w:pPr>
        <w:rPr>
          <w:lang w:val="en-GB"/>
        </w:rPr>
        <w:sectPr w:rsidR="00A52C21" w:rsidRPr="0020749A">
          <w:footerReference w:type="even" r:id="rId33"/>
          <w:footerReference w:type="default" r:id="rId34"/>
          <w:pgSz w:w="11900" w:h="16840"/>
          <w:pgMar w:top="1417" w:right="1417" w:bottom="1417" w:left="1417" w:header="708" w:footer="708" w:gutter="0"/>
          <w:cols w:space="708"/>
          <w:titlePg/>
          <w:docGrid w:linePitch="360"/>
        </w:sectPr>
      </w:pPr>
      <w:r w:rsidRPr="0020749A">
        <w:rPr>
          <w:lang w:val="en-GB"/>
        </w:rPr>
        <w:t>[</w:t>
      </w:r>
      <w:r w:rsidR="009F6D98" w:rsidRPr="0020749A">
        <w:rPr>
          <w:lang w:val="en-GB"/>
        </w:rPr>
        <w:t>19</w:t>
      </w:r>
      <w:r w:rsidRPr="0020749A">
        <w:rPr>
          <w:lang w:val="en-GB"/>
        </w:rPr>
        <w:t>] Rutger Vos, Bio-informatican at Naturalis Biodiversity Center</w:t>
      </w:r>
    </w:p>
    <w:p w14:paraId="282D9EDB" w14:textId="271E51FE" w:rsidR="00FD6B4C" w:rsidRPr="0020749A" w:rsidRDefault="00796656" w:rsidP="00F7449E">
      <w:pPr>
        <w:pStyle w:val="Kop1"/>
        <w:rPr>
          <w:lang w:val="en-GB"/>
        </w:rPr>
      </w:pPr>
      <w:bookmarkStart w:id="113" w:name="_Toc260580248"/>
      <w:r w:rsidRPr="0020749A">
        <w:rPr>
          <w:lang w:val="en-GB"/>
        </w:rPr>
        <w:lastRenderedPageBreak/>
        <w:t>Supplementaries</w:t>
      </w:r>
      <w:bookmarkEnd w:id="113"/>
    </w:p>
    <w:p w14:paraId="513C4CFF" w14:textId="68C03EF3" w:rsidR="00796656" w:rsidRPr="0020749A" w:rsidRDefault="00E67269" w:rsidP="00796656">
      <w:pPr>
        <w:pStyle w:val="Kop2"/>
        <w:numPr>
          <w:ilvl w:val="0"/>
          <w:numId w:val="10"/>
        </w:numPr>
        <w:rPr>
          <w:lang w:val="en-GB"/>
        </w:rPr>
      </w:pPr>
      <w:bookmarkStart w:id="114" w:name="_Toc260580249"/>
      <w:r w:rsidRPr="0020749A">
        <w:rPr>
          <w:lang w:val="en-GB"/>
        </w:rPr>
        <w:t>R</w:t>
      </w:r>
      <w:r w:rsidR="00796656" w:rsidRPr="0020749A">
        <w:rPr>
          <w:lang w:val="en-GB"/>
        </w:rPr>
        <w:t>esults of first test run</w:t>
      </w:r>
      <w:bookmarkEnd w:id="114"/>
    </w:p>
    <w:p w14:paraId="3E912BAE" w14:textId="3EE1F942" w:rsidR="0098386A" w:rsidRPr="0020749A" w:rsidRDefault="0098386A" w:rsidP="0098386A">
      <w:pPr>
        <w:pStyle w:val="Bijschrift"/>
        <w:keepNext/>
        <w:rPr>
          <w:lang w:val="en-GB"/>
        </w:rPr>
      </w:pPr>
      <w:r w:rsidRPr="0020749A">
        <w:rPr>
          <w:lang w:val="en-GB"/>
        </w:rPr>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1</w:t>
      </w:r>
      <w:r w:rsidR="000A64B8" w:rsidRPr="0020749A">
        <w:rPr>
          <w:lang w:val="en-GB"/>
        </w:rPr>
        <w:fldChar w:fldCharType="end"/>
      </w:r>
      <w:r w:rsidRPr="0020749A">
        <w:rPr>
          <w:lang w:val="en-GB"/>
        </w:rPr>
        <w:t xml:space="preserve"> Results of first test of </w:t>
      </w:r>
      <w:r w:rsidR="00C525AF" w:rsidRPr="0020749A">
        <w:rPr>
          <w:lang w:val="en-GB"/>
        </w:rPr>
        <w:t xml:space="preserve">the </w:t>
      </w:r>
      <w:r w:rsidRPr="0020749A">
        <w:rPr>
          <w:lang w:val="en-GB"/>
        </w:rPr>
        <w:t xml:space="preserve">section </w:t>
      </w:r>
      <w:r w:rsidRPr="0020749A">
        <w:rPr>
          <w:i/>
          <w:lang w:val="en-GB"/>
        </w:rPr>
        <w:t>Barbata</w:t>
      </w:r>
      <w:r w:rsidRPr="0020749A">
        <w:rPr>
          <w:lang w:val="en-GB"/>
        </w:rPr>
        <w:t xml:space="preserve">. Red: incorrect classified. Green: Correct classified. Yellow </w:t>
      </w:r>
      <w:r w:rsidR="00637E9B" w:rsidRPr="0020749A">
        <w:rPr>
          <w:lang w:val="en-GB"/>
        </w:rPr>
        <w:t>background</w:t>
      </w:r>
      <w:r w:rsidR="00392632" w:rsidRPr="0020749A">
        <w:rPr>
          <w:lang w:val="en-GB"/>
        </w:rPr>
        <w:t xml:space="preserve"> and brown</w:t>
      </w:r>
      <w:r w:rsidRPr="0020749A">
        <w:rPr>
          <w:lang w:val="en-GB"/>
        </w:rPr>
        <w:t xml:space="preserve"> text: Unable to classify</w:t>
      </w:r>
      <w:r w:rsidR="00637E9B" w:rsidRPr="0020749A">
        <w:rPr>
          <w:lang w:val="en-GB"/>
        </w:rPr>
        <w:t xml:space="preserve"> (to one section)</w:t>
      </w:r>
      <w:r w:rsidRPr="0020749A">
        <w:rPr>
          <w:lang w:val="en-GB"/>
        </w:rPr>
        <w:t>. Yellow background and green text: Unable to classify to one section, but t</w:t>
      </w:r>
      <w:r w:rsidR="00C52EE6" w:rsidRPr="0020749A">
        <w:rPr>
          <w:lang w:val="en-GB"/>
        </w:rPr>
        <w:t>he correct one is in the options.</w:t>
      </w:r>
    </w:p>
    <w:tbl>
      <w:tblPr>
        <w:tblW w:w="0" w:type="auto"/>
        <w:tblInd w:w="-781" w:type="dxa"/>
        <w:tblCellMar>
          <w:left w:w="70" w:type="dxa"/>
          <w:right w:w="70" w:type="dxa"/>
        </w:tblCellMar>
        <w:tblLook w:val="04A0" w:firstRow="1" w:lastRow="0" w:firstColumn="1" w:lastColumn="0" w:noHBand="0" w:noVBand="1"/>
      </w:tblPr>
      <w:tblGrid>
        <w:gridCol w:w="1956"/>
        <w:gridCol w:w="1893"/>
        <w:gridCol w:w="1893"/>
        <w:gridCol w:w="1817"/>
        <w:gridCol w:w="2013"/>
        <w:gridCol w:w="1647"/>
        <w:gridCol w:w="1569"/>
        <w:gridCol w:w="1699"/>
      </w:tblGrid>
      <w:tr w:rsidR="00F7449E" w:rsidRPr="0020749A" w14:paraId="038ECD02" w14:textId="77777777" w:rsidTr="007A6E37">
        <w:trPr>
          <w:trHeight w:val="500"/>
        </w:trPr>
        <w:tc>
          <w:tcPr>
            <w:tcW w:w="0" w:type="auto"/>
            <w:tcBorders>
              <w:top w:val="nil"/>
              <w:left w:val="nil"/>
              <w:bottom w:val="nil"/>
              <w:right w:val="nil"/>
            </w:tcBorders>
            <w:shd w:val="clear" w:color="auto" w:fill="auto"/>
            <w:noWrap/>
            <w:vAlign w:val="bottom"/>
            <w:hideMark/>
          </w:tcPr>
          <w:p w14:paraId="772F42D0" w14:textId="77777777" w:rsidR="00F7449E" w:rsidRPr="0020749A" w:rsidRDefault="00F7449E" w:rsidP="0098386A">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hideMark/>
          </w:tcPr>
          <w:p w14:paraId="6B232337" w14:textId="77777777" w:rsidR="00F7449E" w:rsidRPr="0020749A" w:rsidRDefault="00F7449E" w:rsidP="0098386A">
            <w:pPr>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3E0AF1E3" w14:textId="77777777" w:rsidR="00F7449E" w:rsidRPr="0020749A" w:rsidRDefault="00F7449E" w:rsidP="0098386A">
            <w:pPr>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 </w:t>
            </w:r>
          </w:p>
        </w:tc>
        <w:tc>
          <w:tcPr>
            <w:tcW w:w="0" w:type="auto"/>
            <w:gridSpan w:val="2"/>
            <w:tcBorders>
              <w:top w:val="nil"/>
              <w:left w:val="single" w:sz="4" w:space="0" w:color="auto"/>
              <w:bottom w:val="nil"/>
              <w:right w:val="nil"/>
            </w:tcBorders>
            <w:shd w:val="clear" w:color="auto" w:fill="auto"/>
            <w:noWrap/>
            <w:vAlign w:val="bottom"/>
            <w:hideMark/>
          </w:tcPr>
          <w:p w14:paraId="44EE6383" w14:textId="050F941F" w:rsidR="00F7449E" w:rsidRPr="0020749A" w:rsidRDefault="00F7449E" w:rsidP="0098386A">
            <w:pPr>
              <w:jc w:val="center"/>
              <w:rPr>
                <w:rFonts w:ascii="Calibri" w:eastAsia="Times New Roman" w:hAnsi="Calibri" w:cs="Times New Roman"/>
                <w:b/>
                <w:bCs/>
                <w:sz w:val="32"/>
                <w:szCs w:val="20"/>
                <w:lang w:val="en-GB"/>
              </w:rPr>
            </w:pPr>
            <w:r w:rsidRPr="0020749A">
              <w:rPr>
                <w:rFonts w:ascii="Calibri" w:eastAsia="Times New Roman" w:hAnsi="Calibri" w:cs="Times New Roman"/>
                <w:b/>
                <w:bCs/>
                <w:i/>
                <w:sz w:val="32"/>
                <w:szCs w:val="20"/>
                <w:lang w:val="en-GB"/>
              </w:rPr>
              <w:t>Barbata</w:t>
            </w:r>
            <w:r w:rsidRPr="0020749A">
              <w:rPr>
                <w:rFonts w:ascii="Calibri" w:eastAsia="Times New Roman" w:hAnsi="Calibri" w:cs="Times New Roman"/>
                <w:b/>
                <w:bCs/>
                <w:sz w:val="32"/>
                <w:szCs w:val="20"/>
                <w:lang w:val="en-GB"/>
              </w:rPr>
              <w:t xml:space="preserve"> </w:t>
            </w:r>
            <w:r w:rsidR="00B2228F" w:rsidRPr="0020749A">
              <w:rPr>
                <w:rFonts w:ascii="Calibri" w:eastAsia="Times New Roman" w:hAnsi="Calibri" w:cs="Times New Roman"/>
                <w:b/>
                <w:bCs/>
                <w:sz w:val="32"/>
                <w:szCs w:val="20"/>
                <w:lang w:val="en-GB"/>
              </w:rPr>
              <w:t>run</w:t>
            </w:r>
            <w:r w:rsidR="00DB3CF8" w:rsidRPr="0020749A">
              <w:rPr>
                <w:rFonts w:ascii="Calibri" w:eastAsia="Times New Roman" w:hAnsi="Calibri" w:cs="Times New Roman"/>
                <w:b/>
                <w:bCs/>
                <w:sz w:val="32"/>
                <w:szCs w:val="20"/>
                <w:lang w:val="en-GB"/>
              </w:rPr>
              <w:t>1</w:t>
            </w:r>
          </w:p>
        </w:tc>
        <w:tc>
          <w:tcPr>
            <w:tcW w:w="0" w:type="auto"/>
            <w:tcBorders>
              <w:top w:val="nil"/>
              <w:left w:val="single" w:sz="4" w:space="0" w:color="auto"/>
              <w:bottom w:val="nil"/>
              <w:right w:val="nil"/>
            </w:tcBorders>
            <w:shd w:val="clear" w:color="auto" w:fill="auto"/>
            <w:noWrap/>
            <w:vAlign w:val="bottom"/>
            <w:hideMark/>
          </w:tcPr>
          <w:p w14:paraId="086C6E76" w14:textId="77777777" w:rsidR="00F7449E" w:rsidRPr="0020749A" w:rsidRDefault="00F7449E" w:rsidP="0098386A">
            <w:pPr>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42D65E7D" w14:textId="77777777" w:rsidR="00F7449E" w:rsidRPr="0020749A" w:rsidRDefault="00F7449E" w:rsidP="0098386A">
            <w:pPr>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34F3AF09" w14:textId="77777777" w:rsidR="00F7449E" w:rsidRPr="0020749A" w:rsidRDefault="00F7449E" w:rsidP="0098386A">
            <w:pPr>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 </w:t>
            </w:r>
          </w:p>
        </w:tc>
      </w:tr>
      <w:tr w:rsidR="00F7449E" w:rsidRPr="0020749A" w14:paraId="67A72C15" w14:textId="77777777" w:rsidTr="007A6E37">
        <w:trPr>
          <w:trHeight w:val="300"/>
        </w:trPr>
        <w:tc>
          <w:tcPr>
            <w:tcW w:w="0" w:type="auto"/>
            <w:tcBorders>
              <w:top w:val="nil"/>
              <w:left w:val="nil"/>
              <w:bottom w:val="nil"/>
              <w:right w:val="nil"/>
            </w:tcBorders>
            <w:shd w:val="clear" w:color="auto" w:fill="auto"/>
            <w:noWrap/>
            <w:vAlign w:val="bottom"/>
            <w:hideMark/>
          </w:tcPr>
          <w:p w14:paraId="185B65F3" w14:textId="77777777" w:rsidR="00F7449E" w:rsidRPr="0020749A" w:rsidRDefault="00F7449E" w:rsidP="0098386A">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hideMark/>
          </w:tcPr>
          <w:p w14:paraId="0562D2CE" w14:textId="77777777" w:rsidR="00F7449E" w:rsidRPr="0020749A" w:rsidRDefault="00F7449E" w:rsidP="0098386A">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3B3DCCCD" w14:textId="77777777" w:rsidR="00F7449E" w:rsidRPr="0020749A" w:rsidRDefault="00F7449E" w:rsidP="0098386A">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4CE6B581" w14:textId="77777777" w:rsidR="00F7449E" w:rsidRPr="0020749A" w:rsidRDefault="00F7449E" w:rsidP="0098386A">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49CDF852" w14:textId="77777777" w:rsidR="00F7449E" w:rsidRPr="0020749A" w:rsidRDefault="00F7449E" w:rsidP="0098386A">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7DBC2F30" w14:textId="77777777" w:rsidR="00F7449E" w:rsidRPr="0020749A" w:rsidRDefault="00F7449E" w:rsidP="0098386A">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376B36A1" w14:textId="77777777" w:rsidR="00F7449E" w:rsidRPr="0020749A" w:rsidRDefault="00F7449E" w:rsidP="0098386A">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271B9170" w14:textId="77777777" w:rsidR="00F7449E" w:rsidRPr="0020749A" w:rsidRDefault="00F7449E" w:rsidP="0098386A">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r>
      <w:tr w:rsidR="00F7449E" w:rsidRPr="0020749A" w14:paraId="485EC7A2" w14:textId="77777777" w:rsidTr="007A6E37">
        <w:trPr>
          <w:trHeight w:val="300"/>
        </w:trPr>
        <w:tc>
          <w:tcPr>
            <w:tcW w:w="0" w:type="auto"/>
            <w:tcBorders>
              <w:top w:val="nil"/>
              <w:left w:val="nil"/>
              <w:bottom w:val="single" w:sz="4" w:space="0" w:color="auto"/>
              <w:right w:val="nil"/>
            </w:tcBorders>
            <w:shd w:val="clear" w:color="auto" w:fill="auto"/>
            <w:noWrap/>
            <w:vAlign w:val="bottom"/>
            <w:hideMark/>
          </w:tcPr>
          <w:p w14:paraId="13531CE4" w14:textId="77777777" w:rsidR="00F7449E" w:rsidRPr="0020749A" w:rsidRDefault="00F7449E" w:rsidP="0098386A">
            <w:pPr>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6880295" w14:textId="77777777" w:rsidR="00F7449E" w:rsidRPr="0020749A" w:rsidRDefault="00F7449E" w:rsidP="0098386A">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5AD81154" w14:textId="77777777" w:rsidR="00F7449E" w:rsidRPr="0020749A" w:rsidRDefault="00F7449E" w:rsidP="0098386A">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2E1D9F74" w14:textId="77777777" w:rsidR="00F7449E" w:rsidRPr="0020749A" w:rsidRDefault="00F7449E" w:rsidP="0098386A">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417AFA1C" w14:textId="77777777" w:rsidR="00F7449E" w:rsidRPr="0020749A" w:rsidRDefault="00F7449E" w:rsidP="0098386A">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25D9DD43" w14:textId="77777777" w:rsidR="00F7449E" w:rsidRPr="0020749A" w:rsidRDefault="00F7449E" w:rsidP="0098386A">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320A2C0E" w14:textId="77777777" w:rsidR="00F7449E" w:rsidRPr="0020749A" w:rsidRDefault="00F7449E" w:rsidP="0098386A">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48F153" w14:textId="77777777" w:rsidR="00F7449E" w:rsidRPr="0020749A" w:rsidRDefault="00F7449E" w:rsidP="0098386A">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47</w:t>
            </w:r>
          </w:p>
        </w:tc>
      </w:tr>
      <w:tr w:rsidR="00F7449E" w:rsidRPr="0020749A" w14:paraId="267B613E" w14:textId="77777777" w:rsidTr="007A6E37">
        <w:trPr>
          <w:trHeight w:val="300"/>
        </w:trPr>
        <w:tc>
          <w:tcPr>
            <w:tcW w:w="0" w:type="auto"/>
            <w:tcBorders>
              <w:top w:val="nil"/>
              <w:left w:val="single" w:sz="4" w:space="0" w:color="auto"/>
              <w:bottom w:val="nil"/>
              <w:right w:val="nil"/>
            </w:tcBorders>
            <w:shd w:val="clear" w:color="auto" w:fill="auto"/>
            <w:noWrap/>
            <w:vAlign w:val="bottom"/>
            <w:hideMark/>
          </w:tcPr>
          <w:p w14:paraId="771D5A74" w14:textId="77777777" w:rsidR="00F7449E" w:rsidRPr="0020749A" w:rsidRDefault="00F7449E" w:rsidP="0098386A">
            <w:pPr>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3C2414B8"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4F3BA4FE"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3E358F6C"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27CBF256"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561C8763"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1F82B902"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7500459C"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1,00E-10</w:t>
            </w:r>
          </w:p>
        </w:tc>
      </w:tr>
      <w:tr w:rsidR="00F7449E" w:rsidRPr="0020749A" w14:paraId="7DA811EA" w14:textId="77777777" w:rsidTr="007A6E3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64E4CD5" w14:textId="77777777" w:rsidR="00F7449E" w:rsidRPr="0020749A" w:rsidRDefault="00F7449E" w:rsidP="0098386A">
            <w:pPr>
              <w:rPr>
                <w:rFonts w:ascii="Calibri" w:eastAsia="Times New Roman" w:hAnsi="Calibri" w:cs="Times New Roman"/>
                <w:b/>
                <w:bCs/>
                <w:color w:val="000000"/>
                <w:sz w:val="22"/>
                <w:szCs w:val="20"/>
                <w:lang w:val="en-GB"/>
              </w:rPr>
            </w:pPr>
            <w:r w:rsidRPr="0020749A">
              <w:rPr>
                <w:rFonts w:ascii="Calibri" w:eastAsia="Times New Roman" w:hAnsi="Calibri" w:cs="Times New Roman"/>
                <w:b/>
                <w:bCs/>
                <w:color w:val="000000"/>
                <w:sz w:val="22"/>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4E661E4"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16</w:t>
            </w:r>
          </w:p>
        </w:tc>
        <w:tc>
          <w:tcPr>
            <w:tcW w:w="0" w:type="auto"/>
            <w:tcBorders>
              <w:top w:val="nil"/>
              <w:left w:val="single" w:sz="4" w:space="0" w:color="auto"/>
              <w:bottom w:val="single" w:sz="4" w:space="0" w:color="auto"/>
              <w:right w:val="nil"/>
            </w:tcBorders>
            <w:shd w:val="clear" w:color="auto" w:fill="auto"/>
            <w:noWrap/>
            <w:vAlign w:val="bottom"/>
            <w:hideMark/>
          </w:tcPr>
          <w:p w14:paraId="754651D9"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25BEF2DC"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2977B3AC"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7034877A"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2A3E43CA"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BB6896"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14</w:t>
            </w:r>
          </w:p>
        </w:tc>
      </w:tr>
      <w:tr w:rsidR="00F7449E" w:rsidRPr="0020749A" w14:paraId="11254906" w14:textId="77777777" w:rsidTr="007A6E37">
        <w:trPr>
          <w:trHeight w:val="300"/>
        </w:trPr>
        <w:tc>
          <w:tcPr>
            <w:tcW w:w="0" w:type="auto"/>
            <w:tcBorders>
              <w:top w:val="nil"/>
              <w:left w:val="nil"/>
              <w:bottom w:val="nil"/>
              <w:right w:val="nil"/>
            </w:tcBorders>
            <w:shd w:val="clear" w:color="auto" w:fill="auto"/>
            <w:noWrap/>
            <w:vAlign w:val="bottom"/>
            <w:hideMark/>
          </w:tcPr>
          <w:p w14:paraId="33C42C87" w14:textId="16B41C55" w:rsidR="00F7449E" w:rsidRPr="0020749A" w:rsidRDefault="00B2228F"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07ED0DE3"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2C3A84F3"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5C0B1CB1"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315897E8"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2EC85E72"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57DC19F9"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31DD4824"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r>
      <w:tr w:rsidR="00F7449E" w:rsidRPr="0020749A" w14:paraId="2ACF3F84" w14:textId="77777777" w:rsidTr="007A6E37">
        <w:trPr>
          <w:trHeight w:val="300"/>
        </w:trPr>
        <w:tc>
          <w:tcPr>
            <w:tcW w:w="0" w:type="auto"/>
            <w:tcBorders>
              <w:top w:val="nil"/>
              <w:left w:val="nil"/>
              <w:bottom w:val="nil"/>
              <w:right w:val="nil"/>
            </w:tcBorders>
            <w:shd w:val="clear" w:color="auto" w:fill="auto"/>
            <w:noWrap/>
            <w:vAlign w:val="bottom"/>
            <w:hideMark/>
          </w:tcPr>
          <w:p w14:paraId="5E6F2AA4"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acmodontum1</w:t>
            </w:r>
          </w:p>
        </w:tc>
        <w:tc>
          <w:tcPr>
            <w:tcW w:w="0" w:type="auto"/>
            <w:tcBorders>
              <w:top w:val="nil"/>
              <w:left w:val="single" w:sz="4" w:space="0" w:color="auto"/>
              <w:bottom w:val="nil"/>
              <w:right w:val="nil"/>
            </w:tcBorders>
            <w:shd w:val="clear" w:color="000000" w:fill="FFC7CE"/>
            <w:noWrap/>
            <w:vAlign w:val="bottom"/>
            <w:hideMark/>
          </w:tcPr>
          <w:p w14:paraId="69C3D00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80FD54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32763553"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7BE888E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2D8879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7D59F83"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09555CA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r>
      <w:tr w:rsidR="00F7449E" w:rsidRPr="0020749A" w14:paraId="4E1510E5" w14:textId="77777777" w:rsidTr="007A6E37">
        <w:trPr>
          <w:trHeight w:val="300"/>
        </w:trPr>
        <w:tc>
          <w:tcPr>
            <w:tcW w:w="0" w:type="auto"/>
            <w:tcBorders>
              <w:top w:val="nil"/>
              <w:left w:val="nil"/>
              <w:bottom w:val="nil"/>
              <w:right w:val="nil"/>
            </w:tcBorders>
            <w:shd w:val="clear" w:color="auto" w:fill="auto"/>
            <w:noWrap/>
            <w:vAlign w:val="bottom"/>
            <w:hideMark/>
          </w:tcPr>
          <w:p w14:paraId="6BC4792D"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appletonianum1</w:t>
            </w:r>
          </w:p>
        </w:tc>
        <w:tc>
          <w:tcPr>
            <w:tcW w:w="0" w:type="auto"/>
            <w:tcBorders>
              <w:top w:val="nil"/>
              <w:left w:val="single" w:sz="4" w:space="0" w:color="auto"/>
              <w:bottom w:val="nil"/>
              <w:right w:val="nil"/>
            </w:tcBorders>
            <w:shd w:val="clear" w:color="000000" w:fill="FFC7CE"/>
            <w:noWrap/>
            <w:vAlign w:val="bottom"/>
            <w:hideMark/>
          </w:tcPr>
          <w:p w14:paraId="6B69A576"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EFD9248"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0E1BC1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EF948F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C7230A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3C27F7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C7CE"/>
            <w:noWrap/>
            <w:vAlign w:val="bottom"/>
            <w:hideMark/>
          </w:tcPr>
          <w:p w14:paraId="779FF20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w:t>
            </w:r>
          </w:p>
        </w:tc>
      </w:tr>
      <w:tr w:rsidR="00F7449E" w:rsidRPr="0020749A" w14:paraId="4589B3F3" w14:textId="77777777" w:rsidTr="007A6E37">
        <w:trPr>
          <w:trHeight w:val="300"/>
        </w:trPr>
        <w:tc>
          <w:tcPr>
            <w:tcW w:w="0" w:type="auto"/>
            <w:tcBorders>
              <w:top w:val="nil"/>
              <w:left w:val="nil"/>
              <w:bottom w:val="nil"/>
              <w:right w:val="nil"/>
            </w:tcBorders>
            <w:shd w:val="clear" w:color="auto" w:fill="auto"/>
            <w:noWrap/>
            <w:vAlign w:val="bottom"/>
            <w:hideMark/>
          </w:tcPr>
          <w:p w14:paraId="193601ED"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argus1</w:t>
            </w:r>
          </w:p>
        </w:tc>
        <w:tc>
          <w:tcPr>
            <w:tcW w:w="0" w:type="auto"/>
            <w:tcBorders>
              <w:top w:val="nil"/>
              <w:left w:val="single" w:sz="4" w:space="0" w:color="auto"/>
              <w:bottom w:val="nil"/>
              <w:right w:val="nil"/>
            </w:tcBorders>
            <w:shd w:val="clear" w:color="000000" w:fill="FFEB9C"/>
            <w:noWrap/>
            <w:vAlign w:val="bottom"/>
            <w:hideMark/>
          </w:tcPr>
          <w:p w14:paraId="47F4A7AE"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0FD19C19"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75E3568"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433DE2C"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04DF46E2"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04AEFA30"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47C0ABC0"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3/7</w:t>
            </w:r>
          </w:p>
        </w:tc>
      </w:tr>
      <w:tr w:rsidR="00F7449E" w:rsidRPr="0020749A" w14:paraId="486160A4" w14:textId="77777777" w:rsidTr="007A6E37">
        <w:trPr>
          <w:trHeight w:val="300"/>
        </w:trPr>
        <w:tc>
          <w:tcPr>
            <w:tcW w:w="0" w:type="auto"/>
            <w:tcBorders>
              <w:top w:val="nil"/>
              <w:left w:val="nil"/>
              <w:bottom w:val="nil"/>
              <w:right w:val="nil"/>
            </w:tcBorders>
            <w:shd w:val="clear" w:color="auto" w:fill="auto"/>
            <w:noWrap/>
            <w:vAlign w:val="bottom"/>
            <w:hideMark/>
          </w:tcPr>
          <w:p w14:paraId="4EC94AE4"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argus2_2</w:t>
            </w:r>
          </w:p>
        </w:tc>
        <w:tc>
          <w:tcPr>
            <w:tcW w:w="0" w:type="auto"/>
            <w:tcBorders>
              <w:top w:val="nil"/>
              <w:left w:val="single" w:sz="4" w:space="0" w:color="auto"/>
              <w:bottom w:val="nil"/>
              <w:right w:val="nil"/>
            </w:tcBorders>
            <w:shd w:val="clear" w:color="000000" w:fill="C6EFCE"/>
            <w:noWrap/>
            <w:vAlign w:val="bottom"/>
            <w:hideMark/>
          </w:tcPr>
          <w:p w14:paraId="1B4AEFF6"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E46FC2"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AA03293"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EC12E16"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11BF0E"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7DB7DB6"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A72923F"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2EF52E97" w14:textId="77777777" w:rsidTr="007A6E37">
        <w:trPr>
          <w:trHeight w:val="300"/>
        </w:trPr>
        <w:tc>
          <w:tcPr>
            <w:tcW w:w="0" w:type="auto"/>
            <w:tcBorders>
              <w:top w:val="nil"/>
              <w:left w:val="nil"/>
              <w:bottom w:val="nil"/>
              <w:right w:val="nil"/>
            </w:tcBorders>
            <w:shd w:val="clear" w:color="auto" w:fill="auto"/>
            <w:noWrap/>
            <w:vAlign w:val="bottom"/>
            <w:hideMark/>
          </w:tcPr>
          <w:p w14:paraId="5AC540AE"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barbatum1</w:t>
            </w:r>
          </w:p>
        </w:tc>
        <w:tc>
          <w:tcPr>
            <w:tcW w:w="0" w:type="auto"/>
            <w:tcBorders>
              <w:top w:val="nil"/>
              <w:left w:val="single" w:sz="4" w:space="0" w:color="auto"/>
              <w:bottom w:val="nil"/>
              <w:right w:val="nil"/>
            </w:tcBorders>
            <w:shd w:val="clear" w:color="000000" w:fill="FFC7CE"/>
            <w:noWrap/>
            <w:vAlign w:val="bottom"/>
            <w:hideMark/>
          </w:tcPr>
          <w:p w14:paraId="5C4F298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 (low)</w:t>
            </w:r>
          </w:p>
        </w:tc>
        <w:tc>
          <w:tcPr>
            <w:tcW w:w="0" w:type="auto"/>
            <w:tcBorders>
              <w:top w:val="nil"/>
              <w:left w:val="single" w:sz="4" w:space="0" w:color="auto"/>
              <w:bottom w:val="nil"/>
              <w:right w:val="nil"/>
            </w:tcBorders>
            <w:shd w:val="clear" w:color="000000" w:fill="FFEB9C"/>
            <w:noWrap/>
            <w:vAlign w:val="bottom"/>
            <w:hideMark/>
          </w:tcPr>
          <w:p w14:paraId="63F90379"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63071438"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hideMark/>
          </w:tcPr>
          <w:p w14:paraId="219F8B5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0B0C6F9"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C7CE"/>
            <w:noWrap/>
            <w:vAlign w:val="bottom"/>
            <w:hideMark/>
          </w:tcPr>
          <w:p w14:paraId="18CDED7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2F1AB74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1A2CD8CE" w14:textId="77777777" w:rsidTr="007A6E37">
        <w:trPr>
          <w:trHeight w:val="300"/>
        </w:trPr>
        <w:tc>
          <w:tcPr>
            <w:tcW w:w="0" w:type="auto"/>
            <w:tcBorders>
              <w:top w:val="nil"/>
              <w:left w:val="nil"/>
              <w:bottom w:val="nil"/>
              <w:right w:val="nil"/>
            </w:tcBorders>
            <w:shd w:val="clear" w:color="auto" w:fill="auto"/>
            <w:noWrap/>
            <w:vAlign w:val="bottom"/>
            <w:hideMark/>
          </w:tcPr>
          <w:p w14:paraId="0F091D41"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barbatum2_2</w:t>
            </w:r>
          </w:p>
        </w:tc>
        <w:tc>
          <w:tcPr>
            <w:tcW w:w="0" w:type="auto"/>
            <w:tcBorders>
              <w:top w:val="nil"/>
              <w:left w:val="single" w:sz="4" w:space="0" w:color="auto"/>
              <w:bottom w:val="nil"/>
              <w:right w:val="nil"/>
            </w:tcBorders>
            <w:shd w:val="clear" w:color="000000" w:fill="FFC7CE"/>
            <w:noWrap/>
            <w:vAlign w:val="bottom"/>
            <w:hideMark/>
          </w:tcPr>
          <w:p w14:paraId="6BB3FFE5"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36CDC0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3240F27F"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0A3CDC7"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271A046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2C27338B"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76F117D9"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2360D60B" w14:textId="77777777" w:rsidTr="007A6E37">
        <w:trPr>
          <w:trHeight w:val="300"/>
        </w:trPr>
        <w:tc>
          <w:tcPr>
            <w:tcW w:w="0" w:type="auto"/>
            <w:tcBorders>
              <w:top w:val="nil"/>
              <w:left w:val="nil"/>
              <w:bottom w:val="nil"/>
              <w:right w:val="nil"/>
            </w:tcBorders>
            <w:shd w:val="clear" w:color="auto" w:fill="auto"/>
            <w:noWrap/>
            <w:vAlign w:val="bottom"/>
            <w:hideMark/>
          </w:tcPr>
          <w:p w14:paraId="45862789"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bougainvilleanum1*</w:t>
            </w:r>
          </w:p>
        </w:tc>
        <w:tc>
          <w:tcPr>
            <w:tcW w:w="0" w:type="auto"/>
            <w:tcBorders>
              <w:top w:val="nil"/>
              <w:left w:val="single" w:sz="4" w:space="0" w:color="auto"/>
              <w:bottom w:val="nil"/>
              <w:right w:val="nil"/>
            </w:tcBorders>
            <w:shd w:val="clear" w:color="000000" w:fill="FFEB9C"/>
            <w:noWrap/>
            <w:vAlign w:val="bottom"/>
            <w:hideMark/>
          </w:tcPr>
          <w:p w14:paraId="46A77E4C"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7/1(low)</w:t>
            </w:r>
          </w:p>
        </w:tc>
        <w:tc>
          <w:tcPr>
            <w:tcW w:w="0" w:type="auto"/>
            <w:tcBorders>
              <w:top w:val="nil"/>
              <w:left w:val="single" w:sz="4" w:space="0" w:color="auto"/>
              <w:bottom w:val="nil"/>
              <w:right w:val="nil"/>
            </w:tcBorders>
            <w:shd w:val="clear" w:color="000000" w:fill="FFC7CE"/>
            <w:noWrap/>
            <w:vAlign w:val="bottom"/>
            <w:hideMark/>
          </w:tcPr>
          <w:p w14:paraId="22A5070C"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00C1E3E"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BF103EB"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8302E9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B77C64B"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3CFF25FB"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6AB0788B" w14:textId="77777777" w:rsidTr="007A6E37">
        <w:trPr>
          <w:trHeight w:val="300"/>
        </w:trPr>
        <w:tc>
          <w:tcPr>
            <w:tcW w:w="0" w:type="auto"/>
            <w:tcBorders>
              <w:top w:val="nil"/>
              <w:left w:val="nil"/>
              <w:bottom w:val="nil"/>
              <w:right w:val="nil"/>
            </w:tcBorders>
            <w:shd w:val="clear" w:color="auto" w:fill="auto"/>
            <w:noWrap/>
            <w:vAlign w:val="bottom"/>
            <w:hideMark/>
          </w:tcPr>
          <w:p w14:paraId="55001EE4"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bullenianum1</w:t>
            </w:r>
          </w:p>
        </w:tc>
        <w:tc>
          <w:tcPr>
            <w:tcW w:w="0" w:type="auto"/>
            <w:tcBorders>
              <w:top w:val="nil"/>
              <w:left w:val="single" w:sz="4" w:space="0" w:color="auto"/>
              <w:bottom w:val="nil"/>
              <w:right w:val="nil"/>
            </w:tcBorders>
            <w:shd w:val="clear" w:color="000000" w:fill="FFEB9C"/>
            <w:noWrap/>
            <w:vAlign w:val="bottom"/>
            <w:hideMark/>
          </w:tcPr>
          <w:p w14:paraId="00ADE1D4"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hideMark/>
          </w:tcPr>
          <w:p w14:paraId="29BD430E"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CC23D09"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22AC7C84"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1/3</w:t>
            </w:r>
          </w:p>
        </w:tc>
        <w:tc>
          <w:tcPr>
            <w:tcW w:w="0" w:type="auto"/>
            <w:tcBorders>
              <w:top w:val="nil"/>
              <w:left w:val="single" w:sz="4" w:space="0" w:color="auto"/>
              <w:bottom w:val="nil"/>
              <w:right w:val="nil"/>
            </w:tcBorders>
            <w:shd w:val="clear" w:color="000000" w:fill="FFC7CE"/>
            <w:noWrap/>
            <w:vAlign w:val="bottom"/>
            <w:hideMark/>
          </w:tcPr>
          <w:p w14:paraId="4E31A7D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20200A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01DF32E7"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735E6619" w14:textId="77777777" w:rsidTr="007A6E37">
        <w:trPr>
          <w:trHeight w:val="300"/>
        </w:trPr>
        <w:tc>
          <w:tcPr>
            <w:tcW w:w="0" w:type="auto"/>
            <w:tcBorders>
              <w:top w:val="nil"/>
              <w:left w:val="nil"/>
              <w:bottom w:val="nil"/>
              <w:right w:val="nil"/>
            </w:tcBorders>
            <w:shd w:val="clear" w:color="auto" w:fill="auto"/>
            <w:noWrap/>
            <w:vAlign w:val="bottom"/>
            <w:hideMark/>
          </w:tcPr>
          <w:p w14:paraId="0F0D6849"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callosum1</w:t>
            </w:r>
          </w:p>
        </w:tc>
        <w:tc>
          <w:tcPr>
            <w:tcW w:w="0" w:type="auto"/>
            <w:tcBorders>
              <w:top w:val="nil"/>
              <w:left w:val="single" w:sz="4" w:space="0" w:color="auto"/>
              <w:bottom w:val="nil"/>
              <w:right w:val="nil"/>
            </w:tcBorders>
            <w:shd w:val="clear" w:color="000000" w:fill="FFC7CE"/>
            <w:noWrap/>
            <w:vAlign w:val="bottom"/>
            <w:hideMark/>
          </w:tcPr>
          <w:p w14:paraId="10665F56"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42641D2A"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6/3(low)</w:t>
            </w:r>
          </w:p>
        </w:tc>
        <w:tc>
          <w:tcPr>
            <w:tcW w:w="0" w:type="auto"/>
            <w:tcBorders>
              <w:top w:val="nil"/>
              <w:left w:val="single" w:sz="4" w:space="0" w:color="auto"/>
              <w:bottom w:val="nil"/>
              <w:right w:val="nil"/>
            </w:tcBorders>
            <w:shd w:val="clear" w:color="000000" w:fill="FFEB9C"/>
            <w:noWrap/>
            <w:vAlign w:val="bottom"/>
            <w:hideMark/>
          </w:tcPr>
          <w:p w14:paraId="15BFB39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6589D4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nil"/>
            </w:tcBorders>
            <w:shd w:val="clear" w:color="000000" w:fill="FFC7CE"/>
            <w:noWrap/>
            <w:vAlign w:val="bottom"/>
            <w:hideMark/>
          </w:tcPr>
          <w:p w14:paraId="4097E585"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E4D090B"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C7CE"/>
            <w:noWrap/>
            <w:vAlign w:val="bottom"/>
            <w:hideMark/>
          </w:tcPr>
          <w:p w14:paraId="0C60A9C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w:t>
            </w:r>
          </w:p>
        </w:tc>
      </w:tr>
      <w:tr w:rsidR="00F7449E" w:rsidRPr="0020749A" w14:paraId="5CD2A564" w14:textId="77777777" w:rsidTr="007A6E37">
        <w:trPr>
          <w:trHeight w:val="300"/>
        </w:trPr>
        <w:tc>
          <w:tcPr>
            <w:tcW w:w="0" w:type="auto"/>
            <w:tcBorders>
              <w:top w:val="nil"/>
              <w:left w:val="nil"/>
              <w:bottom w:val="nil"/>
              <w:right w:val="nil"/>
            </w:tcBorders>
            <w:shd w:val="clear" w:color="auto" w:fill="auto"/>
            <w:noWrap/>
            <w:vAlign w:val="bottom"/>
            <w:hideMark/>
          </w:tcPr>
          <w:p w14:paraId="077FC45F"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callosum2</w:t>
            </w:r>
          </w:p>
        </w:tc>
        <w:tc>
          <w:tcPr>
            <w:tcW w:w="0" w:type="auto"/>
            <w:tcBorders>
              <w:top w:val="nil"/>
              <w:left w:val="single" w:sz="4" w:space="0" w:color="auto"/>
              <w:bottom w:val="nil"/>
              <w:right w:val="nil"/>
            </w:tcBorders>
            <w:shd w:val="clear" w:color="000000" w:fill="FFC7CE"/>
            <w:noWrap/>
            <w:vAlign w:val="bottom"/>
            <w:hideMark/>
          </w:tcPr>
          <w:p w14:paraId="4B9D2A95"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7776733"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ABEFDE5"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C1F2963"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28383B9"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A6111FE"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58FC298B"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4588D43E" w14:textId="77777777" w:rsidTr="007A6E37">
        <w:trPr>
          <w:trHeight w:val="300"/>
        </w:trPr>
        <w:tc>
          <w:tcPr>
            <w:tcW w:w="0" w:type="auto"/>
            <w:tcBorders>
              <w:top w:val="nil"/>
              <w:left w:val="nil"/>
              <w:bottom w:val="nil"/>
              <w:right w:val="nil"/>
            </w:tcBorders>
            <w:shd w:val="clear" w:color="auto" w:fill="auto"/>
            <w:noWrap/>
            <w:vAlign w:val="bottom"/>
            <w:hideMark/>
          </w:tcPr>
          <w:p w14:paraId="181FDCC0"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callosum3</w:t>
            </w:r>
          </w:p>
        </w:tc>
        <w:tc>
          <w:tcPr>
            <w:tcW w:w="0" w:type="auto"/>
            <w:tcBorders>
              <w:top w:val="nil"/>
              <w:left w:val="single" w:sz="4" w:space="0" w:color="auto"/>
              <w:bottom w:val="nil"/>
              <w:right w:val="nil"/>
            </w:tcBorders>
            <w:shd w:val="clear" w:color="000000" w:fill="FFEB9C"/>
            <w:noWrap/>
            <w:vAlign w:val="bottom"/>
            <w:hideMark/>
          </w:tcPr>
          <w:p w14:paraId="1964690D"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C1ECD26"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4B0F1D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2</w:t>
            </w:r>
          </w:p>
        </w:tc>
        <w:tc>
          <w:tcPr>
            <w:tcW w:w="0" w:type="auto"/>
            <w:tcBorders>
              <w:top w:val="nil"/>
              <w:left w:val="single" w:sz="4" w:space="0" w:color="auto"/>
              <w:bottom w:val="nil"/>
              <w:right w:val="nil"/>
            </w:tcBorders>
            <w:shd w:val="clear" w:color="000000" w:fill="FFEB9C"/>
            <w:noWrap/>
            <w:vAlign w:val="bottom"/>
            <w:hideMark/>
          </w:tcPr>
          <w:p w14:paraId="133A8014"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65030DE"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D6F97EF"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0D2452CA"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5BDE3FC3" w14:textId="77777777" w:rsidTr="007A6E37">
        <w:trPr>
          <w:trHeight w:val="300"/>
        </w:trPr>
        <w:tc>
          <w:tcPr>
            <w:tcW w:w="0" w:type="auto"/>
            <w:tcBorders>
              <w:top w:val="nil"/>
              <w:left w:val="nil"/>
              <w:bottom w:val="nil"/>
              <w:right w:val="nil"/>
            </w:tcBorders>
            <w:shd w:val="clear" w:color="auto" w:fill="auto"/>
            <w:noWrap/>
            <w:vAlign w:val="bottom"/>
            <w:hideMark/>
          </w:tcPr>
          <w:p w14:paraId="2D432597"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dayanum1</w:t>
            </w:r>
          </w:p>
        </w:tc>
        <w:tc>
          <w:tcPr>
            <w:tcW w:w="0" w:type="auto"/>
            <w:tcBorders>
              <w:top w:val="nil"/>
              <w:left w:val="single" w:sz="4" w:space="0" w:color="auto"/>
              <w:bottom w:val="nil"/>
              <w:right w:val="nil"/>
            </w:tcBorders>
            <w:shd w:val="clear" w:color="000000" w:fill="FFEB9C"/>
            <w:noWrap/>
            <w:vAlign w:val="bottom"/>
            <w:hideMark/>
          </w:tcPr>
          <w:p w14:paraId="0405EE3F"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29198F0"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6A515EA"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6468D0C"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B9DD370"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60C52D8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EB9C"/>
            <w:noWrap/>
            <w:vAlign w:val="bottom"/>
            <w:hideMark/>
          </w:tcPr>
          <w:p w14:paraId="076F8216"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4D81D644" w14:textId="77777777" w:rsidTr="007A6E37">
        <w:trPr>
          <w:trHeight w:val="300"/>
        </w:trPr>
        <w:tc>
          <w:tcPr>
            <w:tcW w:w="0" w:type="auto"/>
            <w:tcBorders>
              <w:top w:val="nil"/>
              <w:left w:val="nil"/>
              <w:bottom w:val="nil"/>
              <w:right w:val="nil"/>
            </w:tcBorders>
            <w:shd w:val="clear" w:color="auto" w:fill="auto"/>
            <w:noWrap/>
            <w:vAlign w:val="bottom"/>
            <w:hideMark/>
          </w:tcPr>
          <w:p w14:paraId="7840F766"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dayanum2_3</w:t>
            </w:r>
          </w:p>
        </w:tc>
        <w:tc>
          <w:tcPr>
            <w:tcW w:w="0" w:type="auto"/>
            <w:tcBorders>
              <w:top w:val="nil"/>
              <w:left w:val="single" w:sz="4" w:space="0" w:color="auto"/>
              <w:bottom w:val="nil"/>
              <w:right w:val="nil"/>
            </w:tcBorders>
            <w:shd w:val="clear" w:color="000000" w:fill="FFEB9C"/>
            <w:noWrap/>
            <w:vAlign w:val="bottom"/>
            <w:hideMark/>
          </w:tcPr>
          <w:p w14:paraId="6F6002E8"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7/2</w:t>
            </w:r>
          </w:p>
        </w:tc>
        <w:tc>
          <w:tcPr>
            <w:tcW w:w="0" w:type="auto"/>
            <w:tcBorders>
              <w:top w:val="nil"/>
              <w:left w:val="single" w:sz="4" w:space="0" w:color="auto"/>
              <w:bottom w:val="nil"/>
              <w:right w:val="nil"/>
            </w:tcBorders>
            <w:shd w:val="clear" w:color="000000" w:fill="C6EFCE"/>
            <w:noWrap/>
            <w:vAlign w:val="bottom"/>
            <w:hideMark/>
          </w:tcPr>
          <w:p w14:paraId="515C6C0D"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1AA0C9B"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53B28700"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2F1EC09"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C6EFCE"/>
            <w:noWrap/>
            <w:vAlign w:val="bottom"/>
            <w:hideMark/>
          </w:tcPr>
          <w:p w14:paraId="15F8D15D"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0584AA31"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6BFCFB48" w14:textId="77777777" w:rsidTr="007A6E37">
        <w:trPr>
          <w:trHeight w:val="300"/>
        </w:trPr>
        <w:tc>
          <w:tcPr>
            <w:tcW w:w="0" w:type="auto"/>
            <w:tcBorders>
              <w:top w:val="nil"/>
              <w:left w:val="nil"/>
              <w:bottom w:val="nil"/>
              <w:right w:val="nil"/>
            </w:tcBorders>
            <w:shd w:val="clear" w:color="auto" w:fill="auto"/>
            <w:noWrap/>
            <w:vAlign w:val="bottom"/>
            <w:hideMark/>
          </w:tcPr>
          <w:p w14:paraId="0905DEF3"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dayanum2</w:t>
            </w:r>
          </w:p>
        </w:tc>
        <w:tc>
          <w:tcPr>
            <w:tcW w:w="0" w:type="auto"/>
            <w:tcBorders>
              <w:top w:val="nil"/>
              <w:left w:val="single" w:sz="4" w:space="0" w:color="auto"/>
              <w:bottom w:val="nil"/>
              <w:right w:val="nil"/>
            </w:tcBorders>
            <w:shd w:val="clear" w:color="000000" w:fill="FFC7CE"/>
            <w:noWrap/>
            <w:vAlign w:val="bottom"/>
            <w:hideMark/>
          </w:tcPr>
          <w:p w14:paraId="4146C78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3604E5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0A96AF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E788081"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EB9C"/>
            <w:noWrap/>
            <w:vAlign w:val="bottom"/>
            <w:hideMark/>
          </w:tcPr>
          <w:p w14:paraId="1FE6D6B7"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5C7FC13"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141E5DB1"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40002985" w14:textId="77777777" w:rsidTr="007A6E37">
        <w:trPr>
          <w:trHeight w:val="300"/>
        </w:trPr>
        <w:tc>
          <w:tcPr>
            <w:tcW w:w="0" w:type="auto"/>
            <w:tcBorders>
              <w:top w:val="nil"/>
              <w:left w:val="nil"/>
              <w:bottom w:val="nil"/>
              <w:right w:val="nil"/>
            </w:tcBorders>
            <w:shd w:val="clear" w:color="auto" w:fill="auto"/>
            <w:noWrap/>
            <w:vAlign w:val="bottom"/>
            <w:hideMark/>
          </w:tcPr>
          <w:p w14:paraId="6340EAE5"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fowliei1*</w:t>
            </w:r>
          </w:p>
        </w:tc>
        <w:tc>
          <w:tcPr>
            <w:tcW w:w="0" w:type="auto"/>
            <w:tcBorders>
              <w:top w:val="nil"/>
              <w:left w:val="single" w:sz="4" w:space="0" w:color="auto"/>
              <w:bottom w:val="nil"/>
              <w:right w:val="nil"/>
            </w:tcBorders>
            <w:shd w:val="clear" w:color="000000" w:fill="FFC7CE"/>
            <w:noWrap/>
            <w:vAlign w:val="bottom"/>
            <w:hideMark/>
          </w:tcPr>
          <w:p w14:paraId="4C80493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0852CF3"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01A570B"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D8A291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8567CD8"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9003420"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7DC784E"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5B4D033D" w14:textId="77777777" w:rsidTr="007A6E37">
        <w:trPr>
          <w:trHeight w:val="300"/>
        </w:trPr>
        <w:tc>
          <w:tcPr>
            <w:tcW w:w="0" w:type="auto"/>
            <w:tcBorders>
              <w:top w:val="nil"/>
              <w:left w:val="nil"/>
              <w:bottom w:val="nil"/>
              <w:right w:val="nil"/>
            </w:tcBorders>
            <w:shd w:val="clear" w:color="auto" w:fill="auto"/>
            <w:noWrap/>
            <w:vAlign w:val="bottom"/>
            <w:hideMark/>
          </w:tcPr>
          <w:p w14:paraId="61459D58"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fowliei2*</w:t>
            </w:r>
          </w:p>
        </w:tc>
        <w:tc>
          <w:tcPr>
            <w:tcW w:w="0" w:type="auto"/>
            <w:tcBorders>
              <w:top w:val="nil"/>
              <w:left w:val="single" w:sz="4" w:space="0" w:color="auto"/>
              <w:bottom w:val="nil"/>
              <w:right w:val="nil"/>
            </w:tcBorders>
            <w:shd w:val="clear" w:color="000000" w:fill="FFEB9C"/>
            <w:noWrap/>
            <w:vAlign w:val="bottom"/>
            <w:hideMark/>
          </w:tcPr>
          <w:p w14:paraId="46B2247E"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B2EC25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BE2C29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550418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2ED7DC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BFF109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732B32E9"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3DD6E9D1" w14:textId="77777777" w:rsidTr="007A6E37">
        <w:trPr>
          <w:trHeight w:val="300"/>
        </w:trPr>
        <w:tc>
          <w:tcPr>
            <w:tcW w:w="0" w:type="auto"/>
            <w:tcBorders>
              <w:top w:val="nil"/>
              <w:left w:val="nil"/>
              <w:bottom w:val="nil"/>
              <w:right w:val="nil"/>
            </w:tcBorders>
            <w:shd w:val="clear" w:color="auto" w:fill="auto"/>
            <w:noWrap/>
            <w:vAlign w:val="bottom"/>
            <w:hideMark/>
          </w:tcPr>
          <w:p w14:paraId="348218E5"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hennisianum1</w:t>
            </w:r>
          </w:p>
        </w:tc>
        <w:tc>
          <w:tcPr>
            <w:tcW w:w="0" w:type="auto"/>
            <w:tcBorders>
              <w:top w:val="nil"/>
              <w:left w:val="single" w:sz="4" w:space="0" w:color="auto"/>
              <w:bottom w:val="nil"/>
              <w:right w:val="nil"/>
            </w:tcBorders>
            <w:shd w:val="clear" w:color="000000" w:fill="FFEB9C"/>
            <w:noWrap/>
            <w:vAlign w:val="bottom"/>
            <w:hideMark/>
          </w:tcPr>
          <w:p w14:paraId="7E01EBF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3/1</w:t>
            </w:r>
          </w:p>
        </w:tc>
        <w:tc>
          <w:tcPr>
            <w:tcW w:w="0" w:type="auto"/>
            <w:tcBorders>
              <w:top w:val="nil"/>
              <w:left w:val="single" w:sz="4" w:space="0" w:color="auto"/>
              <w:bottom w:val="nil"/>
              <w:right w:val="nil"/>
            </w:tcBorders>
            <w:shd w:val="clear" w:color="000000" w:fill="FFC7CE"/>
            <w:noWrap/>
            <w:vAlign w:val="bottom"/>
            <w:hideMark/>
          </w:tcPr>
          <w:p w14:paraId="2AC58C3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79FEF3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DA912C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A41670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A1A6D7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12E6DDC7"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1/7</w:t>
            </w:r>
          </w:p>
        </w:tc>
      </w:tr>
      <w:tr w:rsidR="00F7449E" w:rsidRPr="0020749A" w14:paraId="451A1ACD" w14:textId="77777777" w:rsidTr="007A6E37">
        <w:trPr>
          <w:trHeight w:val="300"/>
        </w:trPr>
        <w:tc>
          <w:tcPr>
            <w:tcW w:w="0" w:type="auto"/>
            <w:tcBorders>
              <w:top w:val="nil"/>
              <w:left w:val="nil"/>
              <w:bottom w:val="nil"/>
              <w:right w:val="nil"/>
            </w:tcBorders>
            <w:shd w:val="clear" w:color="auto" w:fill="auto"/>
            <w:noWrap/>
            <w:vAlign w:val="bottom"/>
            <w:hideMark/>
          </w:tcPr>
          <w:p w14:paraId="78D4DE8C"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hennisianum2_1</w:t>
            </w:r>
          </w:p>
        </w:tc>
        <w:tc>
          <w:tcPr>
            <w:tcW w:w="0" w:type="auto"/>
            <w:tcBorders>
              <w:top w:val="nil"/>
              <w:left w:val="single" w:sz="4" w:space="0" w:color="auto"/>
              <w:bottom w:val="nil"/>
              <w:right w:val="nil"/>
            </w:tcBorders>
            <w:shd w:val="clear" w:color="000000" w:fill="FFEB9C"/>
            <w:noWrap/>
            <w:vAlign w:val="bottom"/>
            <w:hideMark/>
          </w:tcPr>
          <w:p w14:paraId="196AA915"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3/7(low)</w:t>
            </w:r>
          </w:p>
        </w:tc>
        <w:tc>
          <w:tcPr>
            <w:tcW w:w="0" w:type="auto"/>
            <w:tcBorders>
              <w:top w:val="nil"/>
              <w:left w:val="single" w:sz="4" w:space="0" w:color="auto"/>
              <w:bottom w:val="nil"/>
              <w:right w:val="nil"/>
            </w:tcBorders>
            <w:shd w:val="clear" w:color="000000" w:fill="FFC7CE"/>
            <w:noWrap/>
            <w:vAlign w:val="bottom"/>
            <w:hideMark/>
          </w:tcPr>
          <w:p w14:paraId="2BE546CC"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5D9D47B"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0B93A63"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7/3(low)</w:t>
            </w:r>
          </w:p>
        </w:tc>
        <w:tc>
          <w:tcPr>
            <w:tcW w:w="0" w:type="auto"/>
            <w:tcBorders>
              <w:top w:val="nil"/>
              <w:left w:val="single" w:sz="4" w:space="0" w:color="auto"/>
              <w:bottom w:val="nil"/>
              <w:right w:val="nil"/>
            </w:tcBorders>
            <w:shd w:val="clear" w:color="000000" w:fill="FFEB9C"/>
            <w:noWrap/>
            <w:vAlign w:val="bottom"/>
            <w:hideMark/>
          </w:tcPr>
          <w:p w14:paraId="3D01E1A6"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0C3A768C"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39E29926"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2220F03D" w14:textId="77777777" w:rsidTr="007A6E37">
        <w:trPr>
          <w:trHeight w:val="300"/>
        </w:trPr>
        <w:tc>
          <w:tcPr>
            <w:tcW w:w="0" w:type="auto"/>
            <w:tcBorders>
              <w:top w:val="nil"/>
              <w:left w:val="nil"/>
              <w:bottom w:val="nil"/>
              <w:right w:val="nil"/>
            </w:tcBorders>
            <w:shd w:val="clear" w:color="auto" w:fill="auto"/>
            <w:noWrap/>
            <w:vAlign w:val="bottom"/>
            <w:hideMark/>
          </w:tcPr>
          <w:p w14:paraId="1582F5B4"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hennisianum2</w:t>
            </w:r>
          </w:p>
        </w:tc>
        <w:tc>
          <w:tcPr>
            <w:tcW w:w="0" w:type="auto"/>
            <w:tcBorders>
              <w:top w:val="nil"/>
              <w:left w:val="single" w:sz="4" w:space="0" w:color="auto"/>
              <w:bottom w:val="nil"/>
              <w:right w:val="nil"/>
            </w:tcBorders>
            <w:shd w:val="clear" w:color="000000" w:fill="FFC7CE"/>
            <w:noWrap/>
            <w:vAlign w:val="bottom"/>
            <w:hideMark/>
          </w:tcPr>
          <w:p w14:paraId="5C18BBF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3BEF5702"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Correct(low)</w:t>
            </w:r>
          </w:p>
        </w:tc>
        <w:tc>
          <w:tcPr>
            <w:tcW w:w="0" w:type="auto"/>
            <w:tcBorders>
              <w:top w:val="nil"/>
              <w:left w:val="single" w:sz="4" w:space="0" w:color="auto"/>
              <w:bottom w:val="nil"/>
              <w:right w:val="nil"/>
            </w:tcBorders>
            <w:shd w:val="clear" w:color="000000" w:fill="FFC7CE"/>
            <w:noWrap/>
            <w:vAlign w:val="bottom"/>
            <w:hideMark/>
          </w:tcPr>
          <w:p w14:paraId="67E9B99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C82F70F"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74CBC5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5E115F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hideMark/>
          </w:tcPr>
          <w:p w14:paraId="57137FF6"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5EE56879" w14:textId="77777777" w:rsidTr="007A6E37">
        <w:trPr>
          <w:trHeight w:val="300"/>
        </w:trPr>
        <w:tc>
          <w:tcPr>
            <w:tcW w:w="0" w:type="auto"/>
            <w:tcBorders>
              <w:top w:val="nil"/>
              <w:left w:val="nil"/>
              <w:bottom w:val="nil"/>
              <w:right w:val="nil"/>
            </w:tcBorders>
            <w:shd w:val="clear" w:color="auto" w:fill="auto"/>
            <w:noWrap/>
            <w:vAlign w:val="bottom"/>
            <w:hideMark/>
          </w:tcPr>
          <w:p w14:paraId="64AD0EE7"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lastRenderedPageBreak/>
              <w:t>hookerae1</w:t>
            </w:r>
          </w:p>
        </w:tc>
        <w:tc>
          <w:tcPr>
            <w:tcW w:w="0" w:type="auto"/>
            <w:tcBorders>
              <w:top w:val="nil"/>
              <w:left w:val="single" w:sz="4" w:space="0" w:color="auto"/>
              <w:bottom w:val="nil"/>
              <w:right w:val="nil"/>
            </w:tcBorders>
            <w:shd w:val="clear" w:color="000000" w:fill="FFC7CE"/>
            <w:noWrap/>
            <w:vAlign w:val="bottom"/>
            <w:hideMark/>
          </w:tcPr>
          <w:p w14:paraId="5E219D5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A9E024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AC91D7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07BBA9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5B114D5"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15790626"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5EEDABD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53A3F60E" w14:textId="77777777" w:rsidTr="007A6E37">
        <w:trPr>
          <w:trHeight w:val="300"/>
        </w:trPr>
        <w:tc>
          <w:tcPr>
            <w:tcW w:w="0" w:type="auto"/>
            <w:tcBorders>
              <w:top w:val="nil"/>
              <w:left w:val="nil"/>
              <w:bottom w:val="nil"/>
              <w:right w:val="nil"/>
            </w:tcBorders>
            <w:shd w:val="clear" w:color="auto" w:fill="auto"/>
            <w:noWrap/>
            <w:vAlign w:val="bottom"/>
            <w:hideMark/>
          </w:tcPr>
          <w:p w14:paraId="21E5CF90"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hookerae2_4</w:t>
            </w:r>
          </w:p>
        </w:tc>
        <w:tc>
          <w:tcPr>
            <w:tcW w:w="0" w:type="auto"/>
            <w:tcBorders>
              <w:top w:val="nil"/>
              <w:left w:val="single" w:sz="4" w:space="0" w:color="auto"/>
              <w:bottom w:val="nil"/>
              <w:right w:val="nil"/>
            </w:tcBorders>
            <w:shd w:val="clear" w:color="000000" w:fill="C6EFCE"/>
            <w:noWrap/>
            <w:vAlign w:val="bottom"/>
            <w:hideMark/>
          </w:tcPr>
          <w:p w14:paraId="0858867B"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72BD4E1"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77929E6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4ED4512D"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23B112D"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F0EBF6A"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3D23E12"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33974A00" w14:textId="77777777" w:rsidTr="007A6E37">
        <w:trPr>
          <w:trHeight w:val="300"/>
        </w:trPr>
        <w:tc>
          <w:tcPr>
            <w:tcW w:w="0" w:type="auto"/>
            <w:tcBorders>
              <w:top w:val="nil"/>
              <w:left w:val="nil"/>
              <w:bottom w:val="nil"/>
              <w:right w:val="nil"/>
            </w:tcBorders>
            <w:shd w:val="clear" w:color="auto" w:fill="auto"/>
            <w:noWrap/>
            <w:vAlign w:val="bottom"/>
            <w:hideMark/>
          </w:tcPr>
          <w:p w14:paraId="542355CB"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javanicum1*</w:t>
            </w:r>
          </w:p>
        </w:tc>
        <w:tc>
          <w:tcPr>
            <w:tcW w:w="0" w:type="auto"/>
            <w:tcBorders>
              <w:top w:val="nil"/>
              <w:left w:val="single" w:sz="4" w:space="0" w:color="auto"/>
              <w:bottom w:val="nil"/>
              <w:right w:val="nil"/>
            </w:tcBorders>
            <w:shd w:val="clear" w:color="000000" w:fill="C6EFCE"/>
            <w:noWrap/>
            <w:vAlign w:val="bottom"/>
            <w:hideMark/>
          </w:tcPr>
          <w:p w14:paraId="6A9F3D5C"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01F2D9"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7CE5569"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1AF6A40"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1/2/7(low)</w:t>
            </w:r>
          </w:p>
        </w:tc>
        <w:tc>
          <w:tcPr>
            <w:tcW w:w="0" w:type="auto"/>
            <w:tcBorders>
              <w:top w:val="nil"/>
              <w:left w:val="single" w:sz="4" w:space="0" w:color="auto"/>
              <w:bottom w:val="nil"/>
              <w:right w:val="nil"/>
            </w:tcBorders>
            <w:shd w:val="clear" w:color="000000" w:fill="C6EFCE"/>
            <w:noWrap/>
            <w:vAlign w:val="bottom"/>
            <w:hideMark/>
          </w:tcPr>
          <w:p w14:paraId="418BC934"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AB2B353"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96430F"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1739C5CF" w14:textId="77777777" w:rsidTr="007A6E37">
        <w:trPr>
          <w:trHeight w:val="300"/>
        </w:trPr>
        <w:tc>
          <w:tcPr>
            <w:tcW w:w="0" w:type="auto"/>
            <w:tcBorders>
              <w:top w:val="nil"/>
              <w:left w:val="nil"/>
              <w:bottom w:val="nil"/>
              <w:right w:val="nil"/>
            </w:tcBorders>
            <w:shd w:val="clear" w:color="auto" w:fill="auto"/>
            <w:noWrap/>
            <w:vAlign w:val="bottom"/>
            <w:hideMark/>
          </w:tcPr>
          <w:p w14:paraId="4DFEBAA4"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javanicum2*</w:t>
            </w:r>
          </w:p>
        </w:tc>
        <w:tc>
          <w:tcPr>
            <w:tcW w:w="0" w:type="auto"/>
            <w:tcBorders>
              <w:top w:val="nil"/>
              <w:left w:val="single" w:sz="4" w:space="0" w:color="auto"/>
              <w:bottom w:val="nil"/>
              <w:right w:val="nil"/>
            </w:tcBorders>
            <w:shd w:val="clear" w:color="000000" w:fill="FFEB9C"/>
            <w:noWrap/>
            <w:vAlign w:val="bottom"/>
            <w:hideMark/>
          </w:tcPr>
          <w:p w14:paraId="404AFAD9"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EB9C"/>
            <w:noWrap/>
            <w:vAlign w:val="bottom"/>
            <w:hideMark/>
          </w:tcPr>
          <w:p w14:paraId="1786256F"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056DB8F"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6F31B45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60DF908B"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BB90DEB"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0557E005"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63BC42CC" w14:textId="77777777" w:rsidTr="007A6E37">
        <w:trPr>
          <w:trHeight w:val="300"/>
        </w:trPr>
        <w:tc>
          <w:tcPr>
            <w:tcW w:w="0" w:type="auto"/>
            <w:tcBorders>
              <w:top w:val="nil"/>
              <w:left w:val="nil"/>
              <w:bottom w:val="nil"/>
              <w:right w:val="nil"/>
            </w:tcBorders>
            <w:shd w:val="clear" w:color="auto" w:fill="auto"/>
            <w:noWrap/>
            <w:vAlign w:val="bottom"/>
            <w:hideMark/>
          </w:tcPr>
          <w:p w14:paraId="1E664D33"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lawrenceanum1</w:t>
            </w:r>
          </w:p>
        </w:tc>
        <w:tc>
          <w:tcPr>
            <w:tcW w:w="0" w:type="auto"/>
            <w:tcBorders>
              <w:top w:val="nil"/>
              <w:left w:val="single" w:sz="4" w:space="0" w:color="auto"/>
              <w:bottom w:val="nil"/>
              <w:right w:val="nil"/>
            </w:tcBorders>
            <w:shd w:val="clear" w:color="000000" w:fill="C6EFCE"/>
            <w:noWrap/>
            <w:vAlign w:val="bottom"/>
            <w:hideMark/>
          </w:tcPr>
          <w:p w14:paraId="55AC5D71"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0898F91"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8558D8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5229A4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nil"/>
            </w:tcBorders>
            <w:shd w:val="clear" w:color="000000" w:fill="FFEB9C"/>
            <w:noWrap/>
            <w:vAlign w:val="bottom"/>
            <w:hideMark/>
          </w:tcPr>
          <w:p w14:paraId="6B857EC4"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B5D1165"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3C715AFC"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2676B039" w14:textId="77777777" w:rsidTr="007A6E37">
        <w:trPr>
          <w:trHeight w:val="300"/>
        </w:trPr>
        <w:tc>
          <w:tcPr>
            <w:tcW w:w="0" w:type="auto"/>
            <w:tcBorders>
              <w:top w:val="nil"/>
              <w:left w:val="nil"/>
              <w:bottom w:val="nil"/>
              <w:right w:val="nil"/>
            </w:tcBorders>
            <w:shd w:val="clear" w:color="auto" w:fill="auto"/>
            <w:noWrap/>
            <w:vAlign w:val="bottom"/>
            <w:hideMark/>
          </w:tcPr>
          <w:p w14:paraId="485B705D"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mastersianum1</w:t>
            </w:r>
          </w:p>
        </w:tc>
        <w:tc>
          <w:tcPr>
            <w:tcW w:w="0" w:type="auto"/>
            <w:tcBorders>
              <w:top w:val="nil"/>
              <w:left w:val="single" w:sz="4" w:space="0" w:color="auto"/>
              <w:bottom w:val="nil"/>
              <w:right w:val="nil"/>
            </w:tcBorders>
            <w:shd w:val="clear" w:color="000000" w:fill="FFC7CE"/>
            <w:noWrap/>
            <w:vAlign w:val="bottom"/>
            <w:hideMark/>
          </w:tcPr>
          <w:p w14:paraId="76F27AF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F647E7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5D549D88"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hideMark/>
          </w:tcPr>
          <w:p w14:paraId="122C3F6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6881EF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6F18C271"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single" w:sz="4" w:space="0" w:color="auto"/>
            </w:tcBorders>
            <w:shd w:val="clear" w:color="000000" w:fill="C6EFCE"/>
            <w:noWrap/>
            <w:vAlign w:val="bottom"/>
            <w:hideMark/>
          </w:tcPr>
          <w:p w14:paraId="23E86BA7"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32BE162B" w14:textId="77777777" w:rsidTr="007A6E37">
        <w:trPr>
          <w:trHeight w:val="300"/>
        </w:trPr>
        <w:tc>
          <w:tcPr>
            <w:tcW w:w="0" w:type="auto"/>
            <w:tcBorders>
              <w:top w:val="nil"/>
              <w:left w:val="nil"/>
              <w:bottom w:val="nil"/>
              <w:right w:val="nil"/>
            </w:tcBorders>
            <w:shd w:val="clear" w:color="auto" w:fill="auto"/>
            <w:noWrap/>
            <w:vAlign w:val="bottom"/>
            <w:hideMark/>
          </w:tcPr>
          <w:p w14:paraId="32534A48"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mastersianum2_5</w:t>
            </w:r>
          </w:p>
        </w:tc>
        <w:tc>
          <w:tcPr>
            <w:tcW w:w="0" w:type="auto"/>
            <w:tcBorders>
              <w:top w:val="nil"/>
              <w:left w:val="single" w:sz="4" w:space="0" w:color="auto"/>
              <w:bottom w:val="nil"/>
              <w:right w:val="nil"/>
            </w:tcBorders>
            <w:shd w:val="clear" w:color="000000" w:fill="C6EFCE"/>
            <w:noWrap/>
            <w:vAlign w:val="bottom"/>
            <w:hideMark/>
          </w:tcPr>
          <w:p w14:paraId="40558240"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729FC7"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768568E"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8CD6772"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B063C6E"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94934C1"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hideMark/>
          </w:tcPr>
          <w:p w14:paraId="3879C66D"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5</w:t>
            </w:r>
          </w:p>
        </w:tc>
      </w:tr>
      <w:tr w:rsidR="00F7449E" w:rsidRPr="0020749A" w14:paraId="79877FCE" w14:textId="77777777" w:rsidTr="007A6E37">
        <w:trPr>
          <w:trHeight w:val="300"/>
        </w:trPr>
        <w:tc>
          <w:tcPr>
            <w:tcW w:w="0" w:type="auto"/>
            <w:tcBorders>
              <w:top w:val="nil"/>
              <w:left w:val="nil"/>
              <w:bottom w:val="nil"/>
              <w:right w:val="nil"/>
            </w:tcBorders>
            <w:shd w:val="clear" w:color="auto" w:fill="auto"/>
            <w:noWrap/>
            <w:vAlign w:val="bottom"/>
            <w:hideMark/>
          </w:tcPr>
          <w:p w14:paraId="41654FE7"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papuanum1*</w:t>
            </w:r>
          </w:p>
        </w:tc>
        <w:tc>
          <w:tcPr>
            <w:tcW w:w="0" w:type="auto"/>
            <w:tcBorders>
              <w:top w:val="nil"/>
              <w:left w:val="single" w:sz="4" w:space="0" w:color="auto"/>
              <w:bottom w:val="nil"/>
              <w:right w:val="nil"/>
            </w:tcBorders>
            <w:shd w:val="clear" w:color="000000" w:fill="C6EFCE"/>
            <w:noWrap/>
            <w:vAlign w:val="bottom"/>
            <w:hideMark/>
          </w:tcPr>
          <w:p w14:paraId="66B73A6A"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1E48EB1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E70CC5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85C1BC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00A21948"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5B081FF"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3F77FF3C"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75AA87BB" w14:textId="77777777" w:rsidTr="007A6E37">
        <w:trPr>
          <w:trHeight w:val="300"/>
        </w:trPr>
        <w:tc>
          <w:tcPr>
            <w:tcW w:w="0" w:type="auto"/>
            <w:tcBorders>
              <w:top w:val="nil"/>
              <w:left w:val="nil"/>
              <w:bottom w:val="nil"/>
              <w:right w:val="nil"/>
            </w:tcBorders>
            <w:shd w:val="clear" w:color="auto" w:fill="auto"/>
            <w:noWrap/>
            <w:vAlign w:val="bottom"/>
            <w:hideMark/>
          </w:tcPr>
          <w:p w14:paraId="5E3EE7F6"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purpuratum1</w:t>
            </w:r>
          </w:p>
        </w:tc>
        <w:tc>
          <w:tcPr>
            <w:tcW w:w="0" w:type="auto"/>
            <w:tcBorders>
              <w:top w:val="nil"/>
              <w:left w:val="single" w:sz="4" w:space="0" w:color="auto"/>
              <w:bottom w:val="nil"/>
              <w:right w:val="nil"/>
            </w:tcBorders>
            <w:shd w:val="clear" w:color="000000" w:fill="FFC7CE"/>
            <w:noWrap/>
            <w:vAlign w:val="bottom"/>
            <w:hideMark/>
          </w:tcPr>
          <w:p w14:paraId="2E55B863"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98F76A6"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FC7791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FFC7CE"/>
            <w:noWrap/>
            <w:vAlign w:val="bottom"/>
            <w:hideMark/>
          </w:tcPr>
          <w:p w14:paraId="227E8AA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6B9A1430"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1/3</w:t>
            </w:r>
          </w:p>
        </w:tc>
        <w:tc>
          <w:tcPr>
            <w:tcW w:w="0" w:type="auto"/>
            <w:tcBorders>
              <w:top w:val="nil"/>
              <w:left w:val="single" w:sz="4" w:space="0" w:color="auto"/>
              <w:bottom w:val="nil"/>
              <w:right w:val="nil"/>
            </w:tcBorders>
            <w:shd w:val="clear" w:color="000000" w:fill="FFC7CE"/>
            <w:noWrap/>
            <w:vAlign w:val="bottom"/>
            <w:hideMark/>
          </w:tcPr>
          <w:p w14:paraId="1105686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single" w:sz="4" w:space="0" w:color="auto"/>
            </w:tcBorders>
            <w:shd w:val="clear" w:color="000000" w:fill="FFEB9C"/>
            <w:noWrap/>
            <w:vAlign w:val="bottom"/>
            <w:hideMark/>
          </w:tcPr>
          <w:p w14:paraId="17821D4B"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1/3</w:t>
            </w:r>
          </w:p>
        </w:tc>
      </w:tr>
      <w:tr w:rsidR="00F7449E" w:rsidRPr="0020749A" w14:paraId="148B463E" w14:textId="77777777" w:rsidTr="007A6E37">
        <w:trPr>
          <w:trHeight w:val="300"/>
        </w:trPr>
        <w:tc>
          <w:tcPr>
            <w:tcW w:w="0" w:type="auto"/>
            <w:tcBorders>
              <w:top w:val="nil"/>
              <w:left w:val="nil"/>
              <w:bottom w:val="nil"/>
              <w:right w:val="nil"/>
            </w:tcBorders>
            <w:shd w:val="clear" w:color="auto" w:fill="auto"/>
            <w:noWrap/>
            <w:vAlign w:val="bottom"/>
            <w:hideMark/>
          </w:tcPr>
          <w:p w14:paraId="2A2607B2"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purpuratum2_1</w:t>
            </w:r>
          </w:p>
        </w:tc>
        <w:tc>
          <w:tcPr>
            <w:tcW w:w="0" w:type="auto"/>
            <w:tcBorders>
              <w:top w:val="nil"/>
              <w:left w:val="single" w:sz="4" w:space="0" w:color="auto"/>
              <w:bottom w:val="nil"/>
              <w:right w:val="nil"/>
            </w:tcBorders>
            <w:shd w:val="clear" w:color="000000" w:fill="FFEB9C"/>
            <w:noWrap/>
            <w:vAlign w:val="bottom"/>
            <w:hideMark/>
          </w:tcPr>
          <w:p w14:paraId="10020DC3"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39D69A01"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8DED99F"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hideMark/>
          </w:tcPr>
          <w:p w14:paraId="184FB0FC"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4456FB7"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6DB93DA"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single" w:sz="4" w:space="0" w:color="auto"/>
            </w:tcBorders>
            <w:shd w:val="clear" w:color="000000" w:fill="C6EFCE"/>
            <w:noWrap/>
            <w:vAlign w:val="bottom"/>
            <w:hideMark/>
          </w:tcPr>
          <w:p w14:paraId="20C3D9E7"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4F4BC0DE" w14:textId="77777777" w:rsidTr="007A6E37">
        <w:trPr>
          <w:trHeight w:val="300"/>
        </w:trPr>
        <w:tc>
          <w:tcPr>
            <w:tcW w:w="0" w:type="auto"/>
            <w:tcBorders>
              <w:top w:val="nil"/>
              <w:left w:val="nil"/>
              <w:bottom w:val="nil"/>
              <w:right w:val="nil"/>
            </w:tcBorders>
            <w:shd w:val="clear" w:color="auto" w:fill="auto"/>
            <w:noWrap/>
            <w:vAlign w:val="bottom"/>
            <w:hideMark/>
          </w:tcPr>
          <w:p w14:paraId="3E126B66"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purpuratum2</w:t>
            </w:r>
          </w:p>
        </w:tc>
        <w:tc>
          <w:tcPr>
            <w:tcW w:w="0" w:type="auto"/>
            <w:tcBorders>
              <w:top w:val="nil"/>
              <w:left w:val="single" w:sz="4" w:space="0" w:color="auto"/>
              <w:bottom w:val="nil"/>
              <w:right w:val="nil"/>
            </w:tcBorders>
            <w:shd w:val="clear" w:color="000000" w:fill="FFC7CE"/>
            <w:noWrap/>
            <w:vAlign w:val="bottom"/>
            <w:hideMark/>
          </w:tcPr>
          <w:p w14:paraId="63AF0EB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4DD409B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A86D5FA"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FFC7CE"/>
            <w:noWrap/>
            <w:vAlign w:val="bottom"/>
            <w:hideMark/>
          </w:tcPr>
          <w:p w14:paraId="01CBBFC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0087D9C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6B9930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4849B905"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1/7</w:t>
            </w:r>
          </w:p>
        </w:tc>
      </w:tr>
      <w:tr w:rsidR="00F7449E" w:rsidRPr="0020749A" w14:paraId="215AF7EC" w14:textId="77777777" w:rsidTr="007A6E37">
        <w:trPr>
          <w:trHeight w:val="300"/>
        </w:trPr>
        <w:tc>
          <w:tcPr>
            <w:tcW w:w="0" w:type="auto"/>
            <w:tcBorders>
              <w:top w:val="nil"/>
              <w:left w:val="nil"/>
              <w:bottom w:val="nil"/>
              <w:right w:val="nil"/>
            </w:tcBorders>
            <w:shd w:val="clear" w:color="auto" w:fill="auto"/>
            <w:noWrap/>
            <w:vAlign w:val="bottom"/>
            <w:hideMark/>
          </w:tcPr>
          <w:p w14:paraId="2832EC80"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schoseri1*</w:t>
            </w:r>
          </w:p>
        </w:tc>
        <w:tc>
          <w:tcPr>
            <w:tcW w:w="0" w:type="auto"/>
            <w:tcBorders>
              <w:top w:val="nil"/>
              <w:left w:val="single" w:sz="4" w:space="0" w:color="auto"/>
              <w:bottom w:val="nil"/>
              <w:right w:val="nil"/>
            </w:tcBorders>
            <w:shd w:val="clear" w:color="000000" w:fill="FFC7CE"/>
            <w:noWrap/>
            <w:vAlign w:val="bottom"/>
            <w:hideMark/>
          </w:tcPr>
          <w:p w14:paraId="44A7BAE6"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71B9DF9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2C2D1F7"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6FD8FD4"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8837A1B"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6F0303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6(low)</w:t>
            </w:r>
          </w:p>
        </w:tc>
        <w:tc>
          <w:tcPr>
            <w:tcW w:w="0" w:type="auto"/>
            <w:tcBorders>
              <w:top w:val="nil"/>
              <w:left w:val="single" w:sz="4" w:space="0" w:color="auto"/>
              <w:bottom w:val="nil"/>
              <w:right w:val="single" w:sz="4" w:space="0" w:color="auto"/>
            </w:tcBorders>
            <w:shd w:val="clear" w:color="000000" w:fill="FFEB9C"/>
            <w:noWrap/>
            <w:vAlign w:val="bottom"/>
            <w:hideMark/>
          </w:tcPr>
          <w:p w14:paraId="7776BDC4"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13048AEB" w14:textId="77777777" w:rsidTr="007A6E37">
        <w:trPr>
          <w:trHeight w:val="300"/>
        </w:trPr>
        <w:tc>
          <w:tcPr>
            <w:tcW w:w="0" w:type="auto"/>
            <w:tcBorders>
              <w:top w:val="nil"/>
              <w:left w:val="nil"/>
              <w:bottom w:val="nil"/>
              <w:right w:val="nil"/>
            </w:tcBorders>
            <w:shd w:val="clear" w:color="auto" w:fill="auto"/>
            <w:noWrap/>
            <w:vAlign w:val="bottom"/>
            <w:hideMark/>
          </w:tcPr>
          <w:p w14:paraId="39E5EBFB"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sukhakulii1</w:t>
            </w:r>
          </w:p>
        </w:tc>
        <w:tc>
          <w:tcPr>
            <w:tcW w:w="0" w:type="auto"/>
            <w:tcBorders>
              <w:top w:val="nil"/>
              <w:left w:val="single" w:sz="4" w:space="0" w:color="auto"/>
              <w:bottom w:val="nil"/>
              <w:right w:val="nil"/>
            </w:tcBorders>
            <w:shd w:val="clear" w:color="000000" w:fill="FFC7CE"/>
            <w:noWrap/>
            <w:vAlign w:val="bottom"/>
            <w:hideMark/>
          </w:tcPr>
          <w:p w14:paraId="449ACE7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01EF22EB"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E1B3EA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063E753E"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5249255"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70E934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5535FBAA"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5EBF48E4" w14:textId="77777777" w:rsidTr="007A6E37">
        <w:trPr>
          <w:trHeight w:val="300"/>
        </w:trPr>
        <w:tc>
          <w:tcPr>
            <w:tcW w:w="0" w:type="auto"/>
            <w:tcBorders>
              <w:top w:val="nil"/>
              <w:left w:val="nil"/>
              <w:bottom w:val="nil"/>
              <w:right w:val="nil"/>
            </w:tcBorders>
            <w:shd w:val="clear" w:color="auto" w:fill="auto"/>
            <w:noWrap/>
            <w:vAlign w:val="bottom"/>
            <w:hideMark/>
          </w:tcPr>
          <w:p w14:paraId="30520AE6"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superbiens1§</w:t>
            </w:r>
          </w:p>
        </w:tc>
        <w:tc>
          <w:tcPr>
            <w:tcW w:w="0" w:type="auto"/>
            <w:tcBorders>
              <w:top w:val="nil"/>
              <w:left w:val="single" w:sz="4" w:space="0" w:color="auto"/>
              <w:bottom w:val="nil"/>
              <w:right w:val="nil"/>
            </w:tcBorders>
            <w:shd w:val="clear" w:color="000000" w:fill="FFEB9C"/>
            <w:noWrap/>
            <w:vAlign w:val="bottom"/>
            <w:hideMark/>
          </w:tcPr>
          <w:p w14:paraId="5678F5DE"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hideMark/>
          </w:tcPr>
          <w:p w14:paraId="797D1718"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4EEBDE9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49C63B6A"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4E22A1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0374E935"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single" w:sz="4" w:space="0" w:color="auto"/>
            </w:tcBorders>
            <w:shd w:val="clear" w:color="000000" w:fill="FFC7CE"/>
            <w:noWrap/>
            <w:vAlign w:val="bottom"/>
            <w:hideMark/>
          </w:tcPr>
          <w:p w14:paraId="3723429D"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5C27C21B" w14:textId="77777777" w:rsidTr="007A6E37">
        <w:trPr>
          <w:trHeight w:val="300"/>
        </w:trPr>
        <w:tc>
          <w:tcPr>
            <w:tcW w:w="0" w:type="auto"/>
            <w:tcBorders>
              <w:top w:val="nil"/>
              <w:left w:val="nil"/>
              <w:bottom w:val="nil"/>
              <w:right w:val="nil"/>
            </w:tcBorders>
            <w:shd w:val="clear" w:color="auto" w:fill="auto"/>
            <w:noWrap/>
            <w:vAlign w:val="bottom"/>
            <w:hideMark/>
          </w:tcPr>
          <w:p w14:paraId="6B5C3415"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tonsum1</w:t>
            </w:r>
          </w:p>
        </w:tc>
        <w:tc>
          <w:tcPr>
            <w:tcW w:w="0" w:type="auto"/>
            <w:tcBorders>
              <w:top w:val="nil"/>
              <w:left w:val="single" w:sz="4" w:space="0" w:color="auto"/>
              <w:bottom w:val="nil"/>
              <w:right w:val="nil"/>
            </w:tcBorders>
            <w:shd w:val="clear" w:color="000000" w:fill="C6EFCE"/>
            <w:noWrap/>
            <w:vAlign w:val="bottom"/>
            <w:hideMark/>
          </w:tcPr>
          <w:p w14:paraId="4B4700FD"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DFDD162"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hideMark/>
          </w:tcPr>
          <w:p w14:paraId="0D5696E3"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E746B9"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3C91134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249C7B9B"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23EBEBB"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766DA436" w14:textId="77777777" w:rsidTr="007A6E37">
        <w:trPr>
          <w:trHeight w:val="300"/>
        </w:trPr>
        <w:tc>
          <w:tcPr>
            <w:tcW w:w="0" w:type="auto"/>
            <w:tcBorders>
              <w:top w:val="nil"/>
              <w:left w:val="nil"/>
              <w:bottom w:val="nil"/>
              <w:right w:val="nil"/>
            </w:tcBorders>
            <w:shd w:val="clear" w:color="auto" w:fill="auto"/>
            <w:noWrap/>
            <w:vAlign w:val="bottom"/>
            <w:hideMark/>
          </w:tcPr>
          <w:p w14:paraId="7C4E6C28"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tonsum2_2</w:t>
            </w:r>
          </w:p>
        </w:tc>
        <w:tc>
          <w:tcPr>
            <w:tcW w:w="0" w:type="auto"/>
            <w:tcBorders>
              <w:top w:val="nil"/>
              <w:left w:val="single" w:sz="4" w:space="0" w:color="auto"/>
              <w:bottom w:val="nil"/>
              <w:right w:val="nil"/>
            </w:tcBorders>
            <w:shd w:val="clear" w:color="000000" w:fill="C6EFCE"/>
            <w:noWrap/>
            <w:vAlign w:val="bottom"/>
            <w:hideMark/>
          </w:tcPr>
          <w:p w14:paraId="67983F61"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6C44806"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0BFB93"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DBF17BC"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6FE5F43"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799709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64825116"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46A743E0" w14:textId="77777777" w:rsidTr="007A6E37">
        <w:trPr>
          <w:trHeight w:val="300"/>
        </w:trPr>
        <w:tc>
          <w:tcPr>
            <w:tcW w:w="0" w:type="auto"/>
            <w:tcBorders>
              <w:top w:val="nil"/>
              <w:left w:val="nil"/>
              <w:bottom w:val="nil"/>
              <w:right w:val="nil"/>
            </w:tcBorders>
            <w:shd w:val="clear" w:color="auto" w:fill="auto"/>
            <w:noWrap/>
            <w:vAlign w:val="bottom"/>
            <w:hideMark/>
          </w:tcPr>
          <w:p w14:paraId="6741A90C"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tonsum2</w:t>
            </w:r>
          </w:p>
        </w:tc>
        <w:tc>
          <w:tcPr>
            <w:tcW w:w="0" w:type="auto"/>
            <w:tcBorders>
              <w:top w:val="nil"/>
              <w:left w:val="single" w:sz="4" w:space="0" w:color="auto"/>
              <w:bottom w:val="nil"/>
              <w:right w:val="nil"/>
            </w:tcBorders>
            <w:shd w:val="clear" w:color="000000" w:fill="C6EFCE"/>
            <w:noWrap/>
            <w:vAlign w:val="bottom"/>
            <w:hideMark/>
          </w:tcPr>
          <w:p w14:paraId="5CFF0DE5"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FC4F08B"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14CE2FC"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hideMark/>
          </w:tcPr>
          <w:p w14:paraId="7DAC92E4"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08C419E"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FBE3B76"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hideMark/>
          </w:tcPr>
          <w:p w14:paraId="3FFC21BE"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251ABF86" w14:textId="77777777" w:rsidTr="007A6E37">
        <w:trPr>
          <w:trHeight w:val="300"/>
        </w:trPr>
        <w:tc>
          <w:tcPr>
            <w:tcW w:w="0" w:type="auto"/>
            <w:tcBorders>
              <w:top w:val="nil"/>
              <w:left w:val="nil"/>
              <w:bottom w:val="nil"/>
              <w:right w:val="nil"/>
            </w:tcBorders>
            <w:shd w:val="clear" w:color="auto" w:fill="auto"/>
            <w:noWrap/>
            <w:vAlign w:val="bottom"/>
            <w:hideMark/>
          </w:tcPr>
          <w:p w14:paraId="19E3B7A7"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tonsum3</w:t>
            </w:r>
          </w:p>
        </w:tc>
        <w:tc>
          <w:tcPr>
            <w:tcW w:w="0" w:type="auto"/>
            <w:tcBorders>
              <w:top w:val="nil"/>
              <w:left w:val="single" w:sz="4" w:space="0" w:color="auto"/>
              <w:bottom w:val="nil"/>
              <w:right w:val="nil"/>
            </w:tcBorders>
            <w:shd w:val="clear" w:color="000000" w:fill="C6EFCE"/>
            <w:noWrap/>
            <w:vAlign w:val="bottom"/>
            <w:hideMark/>
          </w:tcPr>
          <w:p w14:paraId="50093BE3"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D4B527A"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DA7D216"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A335F9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2FE64C1E"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102D9D7"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556BD6C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5C79A0C4" w14:textId="77777777" w:rsidTr="007A6E37">
        <w:trPr>
          <w:trHeight w:val="300"/>
        </w:trPr>
        <w:tc>
          <w:tcPr>
            <w:tcW w:w="0" w:type="auto"/>
            <w:tcBorders>
              <w:top w:val="nil"/>
              <w:left w:val="nil"/>
              <w:bottom w:val="nil"/>
              <w:right w:val="nil"/>
            </w:tcBorders>
            <w:shd w:val="clear" w:color="auto" w:fill="auto"/>
            <w:noWrap/>
            <w:vAlign w:val="bottom"/>
            <w:hideMark/>
          </w:tcPr>
          <w:p w14:paraId="0E323280"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urbanianum1</w:t>
            </w:r>
          </w:p>
        </w:tc>
        <w:tc>
          <w:tcPr>
            <w:tcW w:w="0" w:type="auto"/>
            <w:tcBorders>
              <w:top w:val="nil"/>
              <w:left w:val="single" w:sz="4" w:space="0" w:color="auto"/>
              <w:bottom w:val="nil"/>
              <w:right w:val="nil"/>
            </w:tcBorders>
            <w:shd w:val="clear" w:color="000000" w:fill="FFC7CE"/>
            <w:noWrap/>
            <w:vAlign w:val="bottom"/>
            <w:hideMark/>
          </w:tcPr>
          <w:p w14:paraId="36C8228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6E1809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40E074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939148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0DD4E5DF"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hideMark/>
          </w:tcPr>
          <w:p w14:paraId="3B834E4A"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375F4227"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3/7</w:t>
            </w:r>
          </w:p>
        </w:tc>
      </w:tr>
      <w:tr w:rsidR="00F7449E" w:rsidRPr="0020749A" w14:paraId="6874B257" w14:textId="77777777" w:rsidTr="007A6E37">
        <w:trPr>
          <w:trHeight w:val="300"/>
        </w:trPr>
        <w:tc>
          <w:tcPr>
            <w:tcW w:w="0" w:type="auto"/>
            <w:tcBorders>
              <w:top w:val="nil"/>
              <w:left w:val="nil"/>
              <w:bottom w:val="nil"/>
              <w:right w:val="nil"/>
            </w:tcBorders>
            <w:shd w:val="clear" w:color="auto" w:fill="auto"/>
            <w:noWrap/>
            <w:vAlign w:val="bottom"/>
            <w:hideMark/>
          </w:tcPr>
          <w:p w14:paraId="41196DCC"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urbanianum2_3</w:t>
            </w:r>
          </w:p>
        </w:tc>
        <w:tc>
          <w:tcPr>
            <w:tcW w:w="0" w:type="auto"/>
            <w:tcBorders>
              <w:top w:val="nil"/>
              <w:left w:val="single" w:sz="4" w:space="0" w:color="auto"/>
              <w:bottom w:val="nil"/>
              <w:right w:val="nil"/>
            </w:tcBorders>
            <w:shd w:val="clear" w:color="000000" w:fill="FFEB9C"/>
            <w:noWrap/>
            <w:vAlign w:val="bottom"/>
            <w:hideMark/>
          </w:tcPr>
          <w:p w14:paraId="079608D9"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1DE293A"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E058FB"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3C276E4"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6657DD45"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3D0951A"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03F4FC03"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72D38840" w14:textId="77777777" w:rsidTr="007A6E37">
        <w:trPr>
          <w:trHeight w:val="300"/>
        </w:trPr>
        <w:tc>
          <w:tcPr>
            <w:tcW w:w="0" w:type="auto"/>
            <w:tcBorders>
              <w:top w:val="nil"/>
              <w:left w:val="nil"/>
              <w:bottom w:val="nil"/>
              <w:right w:val="nil"/>
            </w:tcBorders>
            <w:shd w:val="clear" w:color="auto" w:fill="auto"/>
            <w:noWrap/>
            <w:vAlign w:val="bottom"/>
            <w:hideMark/>
          </w:tcPr>
          <w:p w14:paraId="5FEA96BC"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violascens1</w:t>
            </w:r>
          </w:p>
        </w:tc>
        <w:tc>
          <w:tcPr>
            <w:tcW w:w="0" w:type="auto"/>
            <w:tcBorders>
              <w:top w:val="nil"/>
              <w:left w:val="single" w:sz="4" w:space="0" w:color="auto"/>
              <w:bottom w:val="nil"/>
              <w:right w:val="nil"/>
            </w:tcBorders>
            <w:shd w:val="clear" w:color="000000" w:fill="FFC7CE"/>
            <w:noWrap/>
            <w:vAlign w:val="bottom"/>
            <w:hideMark/>
          </w:tcPr>
          <w:p w14:paraId="45A5900D"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7B940FD2"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7A2FE7F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AE2F887"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10650805"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EF16B6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5EB2221C"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3/1</w:t>
            </w:r>
          </w:p>
        </w:tc>
      </w:tr>
      <w:tr w:rsidR="00F7449E" w:rsidRPr="0020749A" w14:paraId="21B99E54" w14:textId="77777777" w:rsidTr="007A6E37">
        <w:trPr>
          <w:trHeight w:val="300"/>
        </w:trPr>
        <w:tc>
          <w:tcPr>
            <w:tcW w:w="0" w:type="auto"/>
            <w:tcBorders>
              <w:top w:val="nil"/>
              <w:left w:val="nil"/>
              <w:bottom w:val="nil"/>
              <w:right w:val="nil"/>
            </w:tcBorders>
            <w:shd w:val="clear" w:color="auto" w:fill="auto"/>
            <w:noWrap/>
            <w:vAlign w:val="bottom"/>
            <w:hideMark/>
          </w:tcPr>
          <w:p w14:paraId="381EF7A9"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violascens2</w:t>
            </w:r>
          </w:p>
        </w:tc>
        <w:tc>
          <w:tcPr>
            <w:tcW w:w="0" w:type="auto"/>
            <w:tcBorders>
              <w:top w:val="nil"/>
              <w:left w:val="single" w:sz="4" w:space="0" w:color="auto"/>
              <w:bottom w:val="nil"/>
              <w:right w:val="nil"/>
            </w:tcBorders>
            <w:shd w:val="clear" w:color="000000" w:fill="FFEB9C"/>
            <w:noWrap/>
            <w:vAlign w:val="bottom"/>
            <w:hideMark/>
          </w:tcPr>
          <w:p w14:paraId="170FE457"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7B79E3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A3CADAB"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4DF5A3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7954C7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5A46D6B"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single" w:sz="4" w:space="0" w:color="auto"/>
            </w:tcBorders>
            <w:shd w:val="clear" w:color="000000" w:fill="FFC7CE"/>
            <w:noWrap/>
            <w:vAlign w:val="bottom"/>
            <w:hideMark/>
          </w:tcPr>
          <w:p w14:paraId="50066E13"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0648835F" w14:textId="77777777" w:rsidTr="007A6E37">
        <w:trPr>
          <w:trHeight w:val="300"/>
        </w:trPr>
        <w:tc>
          <w:tcPr>
            <w:tcW w:w="0" w:type="auto"/>
            <w:tcBorders>
              <w:top w:val="nil"/>
              <w:left w:val="nil"/>
              <w:bottom w:val="nil"/>
              <w:right w:val="nil"/>
            </w:tcBorders>
            <w:shd w:val="clear" w:color="auto" w:fill="auto"/>
            <w:noWrap/>
            <w:vAlign w:val="bottom"/>
            <w:hideMark/>
          </w:tcPr>
          <w:p w14:paraId="68FBC4AB"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wardii1</w:t>
            </w:r>
          </w:p>
        </w:tc>
        <w:tc>
          <w:tcPr>
            <w:tcW w:w="0" w:type="auto"/>
            <w:tcBorders>
              <w:top w:val="nil"/>
              <w:left w:val="single" w:sz="4" w:space="0" w:color="auto"/>
              <w:bottom w:val="nil"/>
              <w:right w:val="nil"/>
            </w:tcBorders>
            <w:shd w:val="clear" w:color="000000" w:fill="FFC7CE"/>
            <w:noWrap/>
            <w:vAlign w:val="bottom"/>
            <w:hideMark/>
          </w:tcPr>
          <w:p w14:paraId="1DB4D14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 (low)</w:t>
            </w:r>
          </w:p>
        </w:tc>
        <w:tc>
          <w:tcPr>
            <w:tcW w:w="0" w:type="auto"/>
            <w:tcBorders>
              <w:top w:val="nil"/>
              <w:left w:val="single" w:sz="4" w:space="0" w:color="auto"/>
              <w:bottom w:val="nil"/>
              <w:right w:val="nil"/>
            </w:tcBorders>
            <w:shd w:val="clear" w:color="000000" w:fill="FFEB9C"/>
            <w:noWrap/>
            <w:vAlign w:val="bottom"/>
            <w:hideMark/>
          </w:tcPr>
          <w:p w14:paraId="3CCC6B21"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3/1</w:t>
            </w:r>
          </w:p>
        </w:tc>
        <w:tc>
          <w:tcPr>
            <w:tcW w:w="0" w:type="auto"/>
            <w:tcBorders>
              <w:top w:val="nil"/>
              <w:left w:val="single" w:sz="4" w:space="0" w:color="auto"/>
              <w:bottom w:val="nil"/>
              <w:right w:val="nil"/>
            </w:tcBorders>
            <w:shd w:val="clear" w:color="000000" w:fill="FFEB9C"/>
            <w:noWrap/>
            <w:vAlign w:val="bottom"/>
            <w:hideMark/>
          </w:tcPr>
          <w:p w14:paraId="09369387"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0DC660E9"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0E808D56"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4BAC2AD"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3BCB6E05"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2E413BBE" w14:textId="77777777" w:rsidTr="007A6E37">
        <w:trPr>
          <w:trHeight w:val="300"/>
        </w:trPr>
        <w:tc>
          <w:tcPr>
            <w:tcW w:w="0" w:type="auto"/>
            <w:tcBorders>
              <w:top w:val="nil"/>
              <w:left w:val="nil"/>
              <w:bottom w:val="nil"/>
              <w:right w:val="nil"/>
            </w:tcBorders>
            <w:shd w:val="clear" w:color="auto" w:fill="auto"/>
            <w:noWrap/>
            <w:vAlign w:val="bottom"/>
            <w:hideMark/>
          </w:tcPr>
          <w:p w14:paraId="26E486EA"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wardii2_1</w:t>
            </w:r>
          </w:p>
        </w:tc>
        <w:tc>
          <w:tcPr>
            <w:tcW w:w="0" w:type="auto"/>
            <w:tcBorders>
              <w:top w:val="nil"/>
              <w:left w:val="single" w:sz="4" w:space="0" w:color="auto"/>
              <w:bottom w:val="nil"/>
              <w:right w:val="nil"/>
            </w:tcBorders>
            <w:shd w:val="clear" w:color="000000" w:fill="C6EFCE"/>
            <w:noWrap/>
            <w:vAlign w:val="bottom"/>
            <w:hideMark/>
          </w:tcPr>
          <w:p w14:paraId="281889B7"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067E8A1"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D543657"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hideMark/>
          </w:tcPr>
          <w:p w14:paraId="62B576E1"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69E765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5/1</w:t>
            </w:r>
          </w:p>
        </w:tc>
        <w:tc>
          <w:tcPr>
            <w:tcW w:w="0" w:type="auto"/>
            <w:tcBorders>
              <w:top w:val="nil"/>
              <w:left w:val="single" w:sz="4" w:space="0" w:color="auto"/>
              <w:bottom w:val="nil"/>
              <w:right w:val="nil"/>
            </w:tcBorders>
            <w:shd w:val="clear" w:color="000000" w:fill="FFEB9C"/>
            <w:noWrap/>
            <w:vAlign w:val="bottom"/>
            <w:hideMark/>
          </w:tcPr>
          <w:p w14:paraId="682E06CC"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7/5</w:t>
            </w:r>
          </w:p>
        </w:tc>
        <w:tc>
          <w:tcPr>
            <w:tcW w:w="0" w:type="auto"/>
            <w:tcBorders>
              <w:top w:val="nil"/>
              <w:left w:val="single" w:sz="4" w:space="0" w:color="auto"/>
              <w:bottom w:val="nil"/>
              <w:right w:val="single" w:sz="4" w:space="0" w:color="auto"/>
            </w:tcBorders>
            <w:shd w:val="clear" w:color="000000" w:fill="FFC7CE"/>
            <w:noWrap/>
            <w:vAlign w:val="bottom"/>
            <w:hideMark/>
          </w:tcPr>
          <w:p w14:paraId="48C7A63D"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5</w:t>
            </w:r>
          </w:p>
        </w:tc>
      </w:tr>
      <w:tr w:rsidR="00F7449E" w:rsidRPr="0020749A" w14:paraId="67D01D82" w14:textId="77777777" w:rsidTr="007A6E37">
        <w:trPr>
          <w:trHeight w:val="300"/>
        </w:trPr>
        <w:tc>
          <w:tcPr>
            <w:tcW w:w="0" w:type="auto"/>
            <w:tcBorders>
              <w:top w:val="nil"/>
              <w:left w:val="nil"/>
              <w:bottom w:val="nil"/>
              <w:right w:val="nil"/>
            </w:tcBorders>
            <w:shd w:val="clear" w:color="auto" w:fill="auto"/>
            <w:noWrap/>
            <w:vAlign w:val="bottom"/>
            <w:hideMark/>
          </w:tcPr>
          <w:p w14:paraId="179DA9BD"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wentworthianum1*</w:t>
            </w:r>
          </w:p>
        </w:tc>
        <w:tc>
          <w:tcPr>
            <w:tcW w:w="0" w:type="auto"/>
            <w:tcBorders>
              <w:top w:val="nil"/>
              <w:left w:val="single" w:sz="4" w:space="0" w:color="auto"/>
              <w:bottom w:val="nil"/>
              <w:right w:val="nil"/>
            </w:tcBorders>
            <w:shd w:val="clear" w:color="000000" w:fill="FFC7CE"/>
            <w:noWrap/>
            <w:vAlign w:val="bottom"/>
            <w:hideMark/>
          </w:tcPr>
          <w:p w14:paraId="1685769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1923BB9A"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AE0CBA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4</w:t>
            </w:r>
          </w:p>
        </w:tc>
        <w:tc>
          <w:tcPr>
            <w:tcW w:w="0" w:type="auto"/>
            <w:tcBorders>
              <w:top w:val="nil"/>
              <w:left w:val="single" w:sz="4" w:space="0" w:color="auto"/>
              <w:bottom w:val="nil"/>
              <w:right w:val="nil"/>
            </w:tcBorders>
            <w:shd w:val="clear" w:color="000000" w:fill="FFC7CE"/>
            <w:noWrap/>
            <w:vAlign w:val="bottom"/>
            <w:hideMark/>
          </w:tcPr>
          <w:p w14:paraId="6CF09A4E"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55C92B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B75D51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single" w:sz="4" w:space="0" w:color="auto"/>
            </w:tcBorders>
            <w:shd w:val="clear" w:color="000000" w:fill="FFEB9C"/>
            <w:noWrap/>
            <w:vAlign w:val="bottom"/>
            <w:hideMark/>
          </w:tcPr>
          <w:p w14:paraId="627CC64B"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6854AD4A" w14:textId="77777777" w:rsidTr="007A6E37">
        <w:trPr>
          <w:trHeight w:val="300"/>
        </w:trPr>
        <w:tc>
          <w:tcPr>
            <w:tcW w:w="0" w:type="auto"/>
            <w:tcBorders>
              <w:top w:val="nil"/>
              <w:left w:val="nil"/>
              <w:bottom w:val="nil"/>
              <w:right w:val="nil"/>
            </w:tcBorders>
            <w:shd w:val="clear" w:color="auto" w:fill="auto"/>
            <w:noWrap/>
            <w:vAlign w:val="bottom"/>
            <w:hideMark/>
          </w:tcPr>
          <w:p w14:paraId="36090481"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wentworthianum2*</w:t>
            </w:r>
          </w:p>
        </w:tc>
        <w:tc>
          <w:tcPr>
            <w:tcW w:w="0" w:type="auto"/>
            <w:tcBorders>
              <w:top w:val="nil"/>
              <w:left w:val="single" w:sz="4" w:space="0" w:color="auto"/>
              <w:bottom w:val="single" w:sz="4" w:space="0" w:color="auto"/>
              <w:right w:val="nil"/>
            </w:tcBorders>
            <w:shd w:val="clear" w:color="000000" w:fill="FFEB9C"/>
            <w:noWrap/>
            <w:vAlign w:val="bottom"/>
            <w:hideMark/>
          </w:tcPr>
          <w:p w14:paraId="12FEA18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C7CE"/>
            <w:noWrap/>
            <w:vAlign w:val="bottom"/>
            <w:hideMark/>
          </w:tcPr>
          <w:p w14:paraId="4D86A72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single" w:sz="4" w:space="0" w:color="auto"/>
              <w:right w:val="nil"/>
            </w:tcBorders>
            <w:shd w:val="clear" w:color="000000" w:fill="FFC7CE"/>
            <w:noWrap/>
            <w:vAlign w:val="bottom"/>
            <w:hideMark/>
          </w:tcPr>
          <w:p w14:paraId="41C691F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4</w:t>
            </w:r>
          </w:p>
        </w:tc>
        <w:tc>
          <w:tcPr>
            <w:tcW w:w="0" w:type="auto"/>
            <w:tcBorders>
              <w:top w:val="nil"/>
              <w:left w:val="single" w:sz="4" w:space="0" w:color="auto"/>
              <w:bottom w:val="single" w:sz="4" w:space="0" w:color="auto"/>
              <w:right w:val="nil"/>
            </w:tcBorders>
            <w:shd w:val="clear" w:color="000000" w:fill="FFEB9C"/>
            <w:noWrap/>
            <w:vAlign w:val="bottom"/>
            <w:hideMark/>
          </w:tcPr>
          <w:p w14:paraId="79DA05DE"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C2019BF"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6889738"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single" w:sz="4" w:space="0" w:color="auto"/>
            </w:tcBorders>
            <w:shd w:val="clear" w:color="000000" w:fill="FFEB9C"/>
            <w:noWrap/>
            <w:vAlign w:val="bottom"/>
            <w:hideMark/>
          </w:tcPr>
          <w:p w14:paraId="311E0939"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98386A" w:rsidRPr="0020749A" w14:paraId="72BF3216" w14:textId="77777777" w:rsidTr="007A6E37">
        <w:trPr>
          <w:trHeight w:val="300"/>
        </w:trPr>
        <w:tc>
          <w:tcPr>
            <w:tcW w:w="0" w:type="auto"/>
            <w:tcBorders>
              <w:top w:val="nil"/>
              <w:left w:val="nil"/>
              <w:bottom w:val="nil"/>
              <w:right w:val="nil"/>
            </w:tcBorders>
            <w:shd w:val="clear" w:color="auto" w:fill="auto"/>
            <w:noWrap/>
            <w:vAlign w:val="bottom"/>
          </w:tcPr>
          <w:p w14:paraId="6EB2024F" w14:textId="66AF6B3B" w:rsidR="0098386A" w:rsidRPr="0020749A" w:rsidRDefault="00DB3CF8"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tcPr>
          <w:p w14:paraId="3E0F836A" w14:textId="2BF16CD5" w:rsidR="0098386A" w:rsidRPr="0020749A" w:rsidRDefault="0098386A"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41</w:t>
            </w:r>
          </w:p>
        </w:tc>
        <w:tc>
          <w:tcPr>
            <w:tcW w:w="0" w:type="auto"/>
            <w:tcBorders>
              <w:top w:val="nil"/>
              <w:left w:val="single" w:sz="4" w:space="0" w:color="auto"/>
              <w:bottom w:val="nil"/>
              <w:right w:val="nil"/>
            </w:tcBorders>
            <w:shd w:val="clear" w:color="auto" w:fill="auto"/>
            <w:noWrap/>
            <w:vAlign w:val="bottom"/>
          </w:tcPr>
          <w:p w14:paraId="743156F1" w14:textId="67E8E98A" w:rsidR="0098386A" w:rsidRPr="0020749A" w:rsidRDefault="0098386A"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42</w:t>
            </w:r>
          </w:p>
        </w:tc>
        <w:tc>
          <w:tcPr>
            <w:tcW w:w="0" w:type="auto"/>
            <w:tcBorders>
              <w:top w:val="nil"/>
              <w:left w:val="single" w:sz="4" w:space="0" w:color="auto"/>
              <w:bottom w:val="nil"/>
              <w:right w:val="nil"/>
            </w:tcBorders>
            <w:shd w:val="clear" w:color="auto" w:fill="auto"/>
            <w:noWrap/>
            <w:vAlign w:val="bottom"/>
          </w:tcPr>
          <w:p w14:paraId="23E148CC" w14:textId="6D543BE1" w:rsidR="0098386A" w:rsidRPr="0020749A" w:rsidRDefault="0098386A"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43</w:t>
            </w:r>
          </w:p>
        </w:tc>
        <w:tc>
          <w:tcPr>
            <w:tcW w:w="0" w:type="auto"/>
            <w:tcBorders>
              <w:top w:val="nil"/>
              <w:left w:val="single" w:sz="4" w:space="0" w:color="auto"/>
              <w:bottom w:val="nil"/>
              <w:right w:val="nil"/>
            </w:tcBorders>
            <w:shd w:val="clear" w:color="auto" w:fill="auto"/>
            <w:noWrap/>
            <w:vAlign w:val="bottom"/>
          </w:tcPr>
          <w:p w14:paraId="14B28DA8" w14:textId="538A2464" w:rsidR="0098386A" w:rsidRPr="0020749A" w:rsidRDefault="0098386A"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44</w:t>
            </w:r>
          </w:p>
        </w:tc>
        <w:tc>
          <w:tcPr>
            <w:tcW w:w="0" w:type="auto"/>
            <w:tcBorders>
              <w:top w:val="nil"/>
              <w:left w:val="single" w:sz="4" w:space="0" w:color="auto"/>
              <w:bottom w:val="nil"/>
              <w:right w:val="nil"/>
            </w:tcBorders>
            <w:shd w:val="clear" w:color="auto" w:fill="auto"/>
            <w:noWrap/>
            <w:vAlign w:val="bottom"/>
          </w:tcPr>
          <w:p w14:paraId="20F12DD1" w14:textId="75A301B1" w:rsidR="0098386A" w:rsidRPr="0020749A" w:rsidRDefault="0098386A"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45</w:t>
            </w:r>
          </w:p>
        </w:tc>
        <w:tc>
          <w:tcPr>
            <w:tcW w:w="0" w:type="auto"/>
            <w:tcBorders>
              <w:top w:val="nil"/>
              <w:left w:val="single" w:sz="4" w:space="0" w:color="auto"/>
              <w:bottom w:val="nil"/>
              <w:right w:val="nil"/>
            </w:tcBorders>
            <w:shd w:val="clear" w:color="auto" w:fill="auto"/>
            <w:noWrap/>
            <w:vAlign w:val="bottom"/>
          </w:tcPr>
          <w:p w14:paraId="5F775ED9" w14:textId="0984DCB0" w:rsidR="0098386A" w:rsidRPr="0020749A" w:rsidRDefault="0098386A"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46</w:t>
            </w:r>
          </w:p>
        </w:tc>
        <w:tc>
          <w:tcPr>
            <w:tcW w:w="0" w:type="auto"/>
            <w:tcBorders>
              <w:top w:val="nil"/>
              <w:left w:val="single" w:sz="4" w:space="0" w:color="auto"/>
              <w:bottom w:val="nil"/>
              <w:right w:val="single" w:sz="4" w:space="0" w:color="auto"/>
            </w:tcBorders>
            <w:shd w:val="clear" w:color="auto" w:fill="auto"/>
            <w:noWrap/>
            <w:vAlign w:val="bottom"/>
          </w:tcPr>
          <w:p w14:paraId="017EA651" w14:textId="4913094E" w:rsidR="0098386A" w:rsidRPr="0020749A" w:rsidRDefault="0098386A"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47</w:t>
            </w:r>
          </w:p>
        </w:tc>
      </w:tr>
      <w:tr w:rsidR="00F7449E" w:rsidRPr="0020749A" w14:paraId="09B3052E" w14:textId="77777777" w:rsidTr="009D4077">
        <w:trPr>
          <w:trHeight w:val="300"/>
        </w:trPr>
        <w:tc>
          <w:tcPr>
            <w:tcW w:w="0" w:type="auto"/>
            <w:tcBorders>
              <w:top w:val="nil"/>
              <w:left w:val="nil"/>
              <w:bottom w:val="nil"/>
              <w:right w:val="nil"/>
            </w:tcBorders>
            <w:shd w:val="clear" w:color="auto" w:fill="auto"/>
            <w:noWrap/>
            <w:vAlign w:val="bottom"/>
          </w:tcPr>
          <w:p w14:paraId="1388EB11" w14:textId="77777777" w:rsidR="00F7449E" w:rsidRPr="0020749A"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tcPr>
          <w:p w14:paraId="06AEB655" w14:textId="77777777" w:rsidR="00F7449E" w:rsidRPr="0020749A"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tcPr>
          <w:p w14:paraId="77959578" w14:textId="77777777" w:rsidR="00F7449E" w:rsidRPr="0020749A"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40941E72" w14:textId="77777777" w:rsidR="00F7449E" w:rsidRPr="0020749A"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0D60CD04" w14:textId="77777777" w:rsidR="00F7449E" w:rsidRPr="0020749A"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55A5BE83" w14:textId="77777777" w:rsidR="00F7449E" w:rsidRPr="0020749A"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528A79EF" w14:textId="77777777" w:rsidR="00F7449E" w:rsidRPr="0020749A"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2574B791" w14:textId="77777777" w:rsidR="00F7449E" w:rsidRPr="0020749A" w:rsidRDefault="00F7449E" w:rsidP="0098386A">
            <w:pPr>
              <w:rPr>
                <w:rFonts w:ascii="Calibri" w:eastAsia="Times New Roman" w:hAnsi="Calibri" w:cs="Times New Roman"/>
                <w:sz w:val="22"/>
                <w:szCs w:val="20"/>
                <w:lang w:val="en-GB"/>
              </w:rPr>
            </w:pPr>
          </w:p>
        </w:tc>
      </w:tr>
      <w:tr w:rsidR="009D4077" w:rsidRPr="0020749A" w14:paraId="18F319FD" w14:textId="77777777" w:rsidTr="009D4077">
        <w:trPr>
          <w:trHeight w:val="300"/>
        </w:trPr>
        <w:tc>
          <w:tcPr>
            <w:tcW w:w="0" w:type="auto"/>
            <w:tcBorders>
              <w:top w:val="nil"/>
              <w:left w:val="nil"/>
              <w:bottom w:val="nil"/>
              <w:right w:val="nil"/>
            </w:tcBorders>
            <w:shd w:val="clear" w:color="auto" w:fill="auto"/>
            <w:noWrap/>
            <w:vAlign w:val="bottom"/>
            <w:hideMark/>
          </w:tcPr>
          <w:p w14:paraId="33DA5E79" w14:textId="77777777" w:rsidR="009D4077" w:rsidRPr="0020749A" w:rsidRDefault="009D4077"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hideMark/>
          </w:tcPr>
          <w:p w14:paraId="5B671A9A" w14:textId="77777777"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1D746D33" w14:textId="77777777"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single" w:sz="4" w:space="0" w:color="auto"/>
              <w:left w:val="single" w:sz="4" w:space="0" w:color="auto"/>
              <w:bottom w:val="nil"/>
            </w:tcBorders>
            <w:shd w:val="clear" w:color="auto" w:fill="auto"/>
            <w:noWrap/>
            <w:vAlign w:val="bottom"/>
            <w:hideMark/>
          </w:tcPr>
          <w:p w14:paraId="168DFC8B" w14:textId="3B488E1F"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w:t>
            </w:r>
            <w:r w:rsidRPr="0020749A">
              <w:rPr>
                <w:rFonts w:ascii="Calibri" w:eastAsia="Times New Roman" w:hAnsi="Calibri" w:cs="Times New Roman"/>
                <w:i/>
                <w:sz w:val="22"/>
                <w:szCs w:val="20"/>
                <w:lang w:val="en-GB"/>
              </w:rPr>
              <w:t>Parvisepalum</w:t>
            </w:r>
          </w:p>
        </w:tc>
        <w:tc>
          <w:tcPr>
            <w:tcW w:w="0" w:type="auto"/>
            <w:tcBorders>
              <w:top w:val="single" w:sz="4" w:space="0" w:color="auto"/>
              <w:bottom w:val="nil"/>
            </w:tcBorders>
            <w:shd w:val="clear" w:color="auto" w:fill="auto"/>
            <w:noWrap/>
            <w:vAlign w:val="bottom"/>
          </w:tcPr>
          <w:p w14:paraId="601E311E" w14:textId="698116BF"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2:</w:t>
            </w:r>
            <w:r w:rsidRPr="0020749A">
              <w:rPr>
                <w:rFonts w:ascii="Calibri" w:eastAsia="Times New Roman" w:hAnsi="Calibri" w:cs="Times New Roman"/>
                <w:i/>
                <w:sz w:val="22"/>
                <w:szCs w:val="20"/>
                <w:lang w:val="en-GB"/>
              </w:rPr>
              <w:t>Pardalopetalum</w:t>
            </w:r>
          </w:p>
        </w:tc>
        <w:tc>
          <w:tcPr>
            <w:tcW w:w="0" w:type="auto"/>
            <w:tcBorders>
              <w:top w:val="single" w:sz="4" w:space="0" w:color="auto"/>
              <w:left w:val="nil"/>
              <w:bottom w:val="nil"/>
            </w:tcBorders>
            <w:shd w:val="clear" w:color="auto" w:fill="auto"/>
            <w:noWrap/>
            <w:vAlign w:val="bottom"/>
          </w:tcPr>
          <w:p w14:paraId="014F36D3" w14:textId="18529546"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3:</w:t>
            </w:r>
            <w:r w:rsidRPr="0020749A">
              <w:rPr>
                <w:rFonts w:ascii="Calibri" w:eastAsia="Times New Roman" w:hAnsi="Calibri" w:cs="Times New Roman"/>
                <w:i/>
                <w:sz w:val="22"/>
                <w:szCs w:val="20"/>
                <w:lang w:val="en-GB"/>
              </w:rPr>
              <w:t>Paphiopedilum</w:t>
            </w:r>
          </w:p>
        </w:tc>
        <w:tc>
          <w:tcPr>
            <w:tcW w:w="0" w:type="auto"/>
            <w:tcBorders>
              <w:top w:val="single" w:sz="4" w:space="0" w:color="auto"/>
              <w:bottom w:val="nil"/>
            </w:tcBorders>
            <w:shd w:val="clear" w:color="auto" w:fill="auto"/>
            <w:noWrap/>
            <w:vAlign w:val="bottom"/>
          </w:tcPr>
          <w:p w14:paraId="56F6F7D8" w14:textId="333569E2"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4:</w:t>
            </w:r>
            <w:r w:rsidRPr="0020749A">
              <w:rPr>
                <w:rFonts w:ascii="Calibri" w:eastAsia="Times New Roman" w:hAnsi="Calibri" w:cs="Times New Roman"/>
                <w:i/>
                <w:sz w:val="22"/>
                <w:szCs w:val="20"/>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5B8F0657" w14:textId="4DD94EAC"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xml:space="preserve">5: </w:t>
            </w:r>
            <w:r w:rsidRPr="0020749A">
              <w:rPr>
                <w:rFonts w:ascii="Calibri" w:eastAsia="Times New Roman" w:hAnsi="Calibri" w:cs="Times New Roman"/>
                <w:i/>
                <w:sz w:val="22"/>
                <w:szCs w:val="20"/>
                <w:lang w:val="en-GB"/>
              </w:rPr>
              <w:t>Cochlopetalum</w:t>
            </w:r>
          </w:p>
        </w:tc>
      </w:tr>
      <w:tr w:rsidR="009D4077" w:rsidRPr="0020749A" w14:paraId="61E30FD5" w14:textId="77777777" w:rsidTr="009D4077">
        <w:trPr>
          <w:trHeight w:val="214"/>
        </w:trPr>
        <w:tc>
          <w:tcPr>
            <w:tcW w:w="0" w:type="auto"/>
            <w:tcBorders>
              <w:top w:val="nil"/>
              <w:left w:val="nil"/>
              <w:bottom w:val="nil"/>
              <w:right w:val="nil"/>
            </w:tcBorders>
            <w:shd w:val="clear" w:color="auto" w:fill="auto"/>
            <w:noWrap/>
            <w:vAlign w:val="bottom"/>
            <w:hideMark/>
          </w:tcPr>
          <w:p w14:paraId="4138C558" w14:textId="77777777" w:rsidR="009D4077" w:rsidRPr="0020749A" w:rsidRDefault="009D4077" w:rsidP="0098386A">
            <w:pPr>
              <w:rPr>
                <w:rFonts w:ascii="Calibri" w:eastAsia="Times New Roman" w:hAnsi="Calibri" w:cs="Times New Roman"/>
                <w:sz w:val="22"/>
                <w:szCs w:val="20"/>
                <w:lang w:val="en-GB"/>
              </w:rPr>
            </w:pPr>
          </w:p>
        </w:tc>
        <w:tc>
          <w:tcPr>
            <w:tcW w:w="0" w:type="auto"/>
            <w:gridSpan w:val="2"/>
            <w:tcBorders>
              <w:top w:val="nil"/>
              <w:left w:val="single" w:sz="4" w:space="0" w:color="auto"/>
              <w:bottom w:val="nil"/>
              <w:right w:val="nil"/>
            </w:tcBorders>
            <w:shd w:val="clear" w:color="auto" w:fill="auto"/>
            <w:noWrap/>
            <w:vAlign w:val="bottom"/>
            <w:hideMark/>
          </w:tcPr>
          <w:p w14:paraId="697F59F1" w14:textId="27649294"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not in trainset / on dear.smartweb.tw</w:t>
            </w:r>
          </w:p>
        </w:tc>
        <w:tc>
          <w:tcPr>
            <w:tcW w:w="0" w:type="auto"/>
            <w:tcBorders>
              <w:top w:val="nil"/>
              <w:left w:val="single" w:sz="4" w:space="0" w:color="auto"/>
            </w:tcBorders>
            <w:shd w:val="clear" w:color="auto" w:fill="auto"/>
            <w:noWrap/>
            <w:vAlign w:val="bottom"/>
            <w:hideMark/>
          </w:tcPr>
          <w:p w14:paraId="55AA52D5" w14:textId="36F6479E"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6:</w:t>
            </w:r>
            <w:r w:rsidRPr="0020749A">
              <w:rPr>
                <w:rFonts w:ascii="Calibri" w:eastAsia="Times New Roman" w:hAnsi="Calibri" w:cs="Times New Roman"/>
                <w:i/>
                <w:sz w:val="22"/>
                <w:szCs w:val="20"/>
                <w:lang w:val="en-GB"/>
              </w:rPr>
              <w:t>Brachypetalum</w:t>
            </w:r>
          </w:p>
        </w:tc>
        <w:tc>
          <w:tcPr>
            <w:tcW w:w="0" w:type="auto"/>
            <w:tcBorders>
              <w:top w:val="nil"/>
            </w:tcBorders>
            <w:shd w:val="clear" w:color="auto" w:fill="auto"/>
            <w:noWrap/>
            <w:vAlign w:val="bottom"/>
          </w:tcPr>
          <w:p w14:paraId="02389EE2" w14:textId="212653BD"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7:</w:t>
            </w:r>
            <w:r w:rsidRPr="0020749A">
              <w:rPr>
                <w:rFonts w:ascii="Calibri" w:eastAsia="Times New Roman" w:hAnsi="Calibri" w:cs="Times New Roman"/>
                <w:i/>
                <w:sz w:val="22"/>
                <w:szCs w:val="20"/>
                <w:lang w:val="en-GB"/>
              </w:rPr>
              <w:t>Barbata</w:t>
            </w:r>
          </w:p>
        </w:tc>
        <w:tc>
          <w:tcPr>
            <w:tcW w:w="0" w:type="auto"/>
            <w:tcBorders>
              <w:top w:val="nil"/>
              <w:left w:val="nil"/>
            </w:tcBorders>
            <w:shd w:val="clear" w:color="auto" w:fill="auto"/>
            <w:noWrap/>
            <w:vAlign w:val="bottom"/>
          </w:tcPr>
          <w:p w14:paraId="5133EDFC" w14:textId="40D65E34" w:rsidR="009D4077" w:rsidRPr="0020749A" w:rsidRDefault="009D4077" w:rsidP="0098386A">
            <w:pPr>
              <w:rPr>
                <w:rFonts w:ascii="Calibri" w:eastAsia="Times New Roman" w:hAnsi="Calibri" w:cs="Times New Roman"/>
                <w:sz w:val="22"/>
                <w:szCs w:val="20"/>
                <w:lang w:val="en-GB"/>
              </w:rPr>
            </w:pPr>
          </w:p>
        </w:tc>
        <w:tc>
          <w:tcPr>
            <w:tcW w:w="0" w:type="auto"/>
            <w:tcBorders>
              <w:top w:val="nil"/>
            </w:tcBorders>
            <w:shd w:val="clear" w:color="auto" w:fill="auto"/>
            <w:noWrap/>
            <w:vAlign w:val="bottom"/>
          </w:tcPr>
          <w:p w14:paraId="503DCAFE" w14:textId="6E229C62" w:rsidR="009D4077" w:rsidRPr="0020749A" w:rsidRDefault="009D4077" w:rsidP="0098386A">
            <w:pPr>
              <w:rPr>
                <w:rFonts w:ascii="Calibri" w:eastAsia="Times New Roman" w:hAnsi="Calibri" w:cs="Times New Roman"/>
                <w:sz w:val="22"/>
                <w:szCs w:val="20"/>
                <w:lang w:val="en-GB"/>
              </w:rPr>
            </w:pPr>
          </w:p>
        </w:tc>
        <w:tc>
          <w:tcPr>
            <w:tcW w:w="0" w:type="auto"/>
            <w:tcBorders>
              <w:top w:val="nil"/>
              <w:left w:val="nil"/>
              <w:right w:val="single" w:sz="4" w:space="0" w:color="auto"/>
            </w:tcBorders>
            <w:shd w:val="clear" w:color="auto" w:fill="auto"/>
            <w:noWrap/>
            <w:vAlign w:val="bottom"/>
            <w:hideMark/>
          </w:tcPr>
          <w:p w14:paraId="6DA15913" w14:textId="77777777"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r>
      <w:tr w:rsidR="009D4077" w:rsidRPr="0020749A" w14:paraId="4BF1EC55" w14:textId="77777777" w:rsidTr="009D4077">
        <w:trPr>
          <w:trHeight w:val="214"/>
        </w:trPr>
        <w:tc>
          <w:tcPr>
            <w:tcW w:w="0" w:type="auto"/>
            <w:tcBorders>
              <w:top w:val="nil"/>
              <w:left w:val="nil"/>
              <w:bottom w:val="nil"/>
              <w:right w:val="nil"/>
            </w:tcBorders>
            <w:shd w:val="clear" w:color="auto" w:fill="auto"/>
            <w:noWrap/>
            <w:vAlign w:val="bottom"/>
          </w:tcPr>
          <w:p w14:paraId="772284BD" w14:textId="77777777" w:rsidR="009D4077" w:rsidRPr="0020749A" w:rsidRDefault="009D4077" w:rsidP="0098386A">
            <w:pPr>
              <w:rPr>
                <w:rFonts w:ascii="Calibri" w:eastAsia="Times New Roman" w:hAnsi="Calibri" w:cs="Times New Roman"/>
                <w:sz w:val="22"/>
                <w:szCs w:val="20"/>
                <w:lang w:val="en-GB"/>
              </w:rPr>
            </w:pPr>
          </w:p>
        </w:tc>
        <w:tc>
          <w:tcPr>
            <w:tcW w:w="0" w:type="auto"/>
            <w:gridSpan w:val="2"/>
            <w:tcBorders>
              <w:top w:val="nil"/>
              <w:left w:val="single" w:sz="4" w:space="0" w:color="auto"/>
              <w:bottom w:val="nil"/>
              <w:right w:val="nil"/>
            </w:tcBorders>
            <w:shd w:val="clear" w:color="auto" w:fill="auto"/>
            <w:noWrap/>
            <w:vAlign w:val="bottom"/>
          </w:tcPr>
          <w:p w14:paraId="024B42AC" w14:textId="67B82635"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§=only var. Curtisii in trainset</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7B000CA4" w14:textId="73661287"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0"/>
                <w:szCs w:val="20"/>
                <w:lang w:val="en-GB"/>
              </w:rPr>
              <w:t>The order in Unknown x/y is &lt;best_sore&gt;/&lt;lower_score&gt;. No numbers? All scores are negative</w:t>
            </w:r>
          </w:p>
        </w:tc>
      </w:tr>
    </w:tbl>
    <w:p w14:paraId="4C9087FA" w14:textId="77777777" w:rsidR="000808EB" w:rsidRPr="0020749A" w:rsidRDefault="000808EB" w:rsidP="00F7449E">
      <w:pPr>
        <w:rPr>
          <w:lang w:val="en-GB"/>
        </w:rPr>
        <w:sectPr w:rsidR="000808EB" w:rsidRPr="0020749A" w:rsidSect="00587937">
          <w:pgSz w:w="16840" w:h="11900" w:orient="landscape"/>
          <w:pgMar w:top="709" w:right="1417" w:bottom="851" w:left="1417" w:header="708" w:footer="708" w:gutter="0"/>
          <w:cols w:space="708"/>
          <w:docGrid w:linePitch="360"/>
        </w:sectPr>
      </w:pPr>
    </w:p>
    <w:p w14:paraId="39CF61A4" w14:textId="1D65110B" w:rsidR="00372313" w:rsidRPr="0020749A" w:rsidRDefault="00372313" w:rsidP="00372313">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2</w:t>
      </w:r>
      <w:r w:rsidR="000A64B8" w:rsidRPr="0020749A">
        <w:rPr>
          <w:lang w:val="en-GB"/>
        </w:rPr>
        <w:fldChar w:fldCharType="end"/>
      </w:r>
      <w:r w:rsidRPr="0020749A">
        <w:rPr>
          <w:lang w:val="en-GB"/>
        </w:rPr>
        <w:t xml:space="preserve"> Results of first test of extra pictures of the section </w:t>
      </w:r>
      <w:r w:rsidRPr="0020749A">
        <w:rPr>
          <w:i/>
          <w:lang w:val="en-GB"/>
        </w:rPr>
        <w:t>Barbata</w:t>
      </w:r>
      <w:r w:rsidRPr="0020749A">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200"/>
        <w:gridCol w:w="1200"/>
        <w:gridCol w:w="1593"/>
        <w:gridCol w:w="1951"/>
        <w:gridCol w:w="2125"/>
        <w:gridCol w:w="1593"/>
        <w:gridCol w:w="2263"/>
      </w:tblGrid>
      <w:tr w:rsidR="000808EB" w:rsidRPr="0020749A" w14:paraId="45CE963F" w14:textId="77777777" w:rsidTr="000808EB">
        <w:trPr>
          <w:trHeight w:val="500"/>
        </w:trPr>
        <w:tc>
          <w:tcPr>
            <w:tcW w:w="0" w:type="auto"/>
            <w:tcBorders>
              <w:top w:val="nil"/>
              <w:left w:val="nil"/>
              <w:bottom w:val="nil"/>
              <w:right w:val="nil"/>
            </w:tcBorders>
            <w:shd w:val="clear" w:color="auto" w:fill="auto"/>
            <w:noWrap/>
            <w:vAlign w:val="bottom"/>
            <w:hideMark/>
          </w:tcPr>
          <w:p w14:paraId="69897F4A"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AE53AFC" w14:textId="77777777" w:rsidR="000808EB" w:rsidRPr="0020749A" w:rsidRDefault="000808EB" w:rsidP="000808EB">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714AE1D" w14:textId="77777777" w:rsidR="000808EB" w:rsidRPr="0020749A" w:rsidRDefault="000808EB" w:rsidP="000808EB">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5F685CD5" w14:textId="3BE42259" w:rsidR="000808EB" w:rsidRPr="0020749A" w:rsidRDefault="000808EB" w:rsidP="000808EB">
            <w:pPr>
              <w:jc w:val="center"/>
              <w:rPr>
                <w:rFonts w:ascii="Calibri" w:eastAsia="Times New Roman" w:hAnsi="Calibri" w:cs="Times New Roman"/>
                <w:b/>
                <w:bCs/>
                <w:color w:val="000000"/>
                <w:sz w:val="40"/>
                <w:szCs w:val="40"/>
                <w:lang w:val="en-GB"/>
              </w:rPr>
            </w:pPr>
            <w:r w:rsidRPr="0020749A">
              <w:rPr>
                <w:rFonts w:ascii="Calibri" w:eastAsia="Times New Roman" w:hAnsi="Calibri" w:cs="Times New Roman"/>
                <w:b/>
                <w:bCs/>
                <w:color w:val="000000"/>
                <w:sz w:val="32"/>
                <w:szCs w:val="40"/>
                <w:lang w:val="en-GB"/>
              </w:rPr>
              <w:t xml:space="preserve">Extra </w:t>
            </w:r>
            <w:r w:rsidRPr="0020749A">
              <w:rPr>
                <w:rFonts w:ascii="Calibri" w:eastAsia="Times New Roman" w:hAnsi="Calibri" w:cs="Times New Roman"/>
                <w:b/>
                <w:bCs/>
                <w:i/>
                <w:color w:val="000000"/>
                <w:sz w:val="32"/>
                <w:szCs w:val="40"/>
                <w:lang w:val="en-GB"/>
              </w:rPr>
              <w:t>Barbata</w:t>
            </w:r>
            <w:r w:rsidRPr="0020749A">
              <w:rPr>
                <w:rFonts w:ascii="Calibri" w:eastAsia="Times New Roman" w:hAnsi="Calibri" w:cs="Times New Roman"/>
                <w:b/>
                <w:bCs/>
                <w:color w:val="000000"/>
                <w:sz w:val="32"/>
                <w:szCs w:val="40"/>
                <w:lang w:val="en-GB"/>
              </w:rPr>
              <w:t xml:space="preserve"> run1</w:t>
            </w:r>
          </w:p>
        </w:tc>
        <w:tc>
          <w:tcPr>
            <w:tcW w:w="0" w:type="auto"/>
            <w:tcBorders>
              <w:top w:val="nil"/>
              <w:left w:val="nil"/>
              <w:bottom w:val="nil"/>
              <w:right w:val="nil"/>
            </w:tcBorders>
            <w:shd w:val="clear" w:color="auto" w:fill="auto"/>
            <w:noWrap/>
            <w:vAlign w:val="bottom"/>
            <w:hideMark/>
          </w:tcPr>
          <w:p w14:paraId="41BE5077" w14:textId="77777777" w:rsidR="000808EB" w:rsidRPr="0020749A" w:rsidRDefault="000808EB" w:rsidP="000808EB">
            <w:pPr>
              <w:rPr>
                <w:rFonts w:ascii="Calibri" w:eastAsia="Times New Roman" w:hAnsi="Calibri" w:cs="Times New Roman"/>
                <w:b/>
                <w:bCs/>
                <w:color w:val="000000"/>
                <w:lang w:val="en-GB"/>
              </w:rPr>
            </w:pPr>
          </w:p>
        </w:tc>
        <w:tc>
          <w:tcPr>
            <w:tcW w:w="0" w:type="auto"/>
            <w:tcBorders>
              <w:top w:val="nil"/>
              <w:left w:val="single" w:sz="4" w:space="0" w:color="auto"/>
              <w:bottom w:val="nil"/>
              <w:right w:val="nil"/>
            </w:tcBorders>
            <w:shd w:val="clear" w:color="auto" w:fill="auto"/>
            <w:noWrap/>
            <w:vAlign w:val="bottom"/>
            <w:hideMark/>
          </w:tcPr>
          <w:p w14:paraId="3D21AD16" w14:textId="77777777" w:rsidR="000808EB" w:rsidRPr="0020749A" w:rsidRDefault="000808EB" w:rsidP="000808EB">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FFA0640" w14:textId="77777777" w:rsidR="000808EB" w:rsidRPr="0020749A" w:rsidRDefault="000808EB" w:rsidP="000808EB">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r>
      <w:tr w:rsidR="000808EB" w:rsidRPr="0020749A" w14:paraId="27852244" w14:textId="77777777" w:rsidTr="000808EB">
        <w:trPr>
          <w:trHeight w:val="300"/>
        </w:trPr>
        <w:tc>
          <w:tcPr>
            <w:tcW w:w="0" w:type="auto"/>
            <w:tcBorders>
              <w:top w:val="nil"/>
              <w:left w:val="nil"/>
              <w:bottom w:val="nil"/>
              <w:right w:val="nil"/>
            </w:tcBorders>
            <w:shd w:val="clear" w:color="auto" w:fill="auto"/>
            <w:noWrap/>
            <w:vAlign w:val="bottom"/>
            <w:hideMark/>
          </w:tcPr>
          <w:p w14:paraId="2166D64A"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137A1D7"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E48571F"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8432BEF"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3F955CD"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F5D7B7B"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056E7A3"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1013CC6"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0808EB" w:rsidRPr="0020749A" w14:paraId="0813643C" w14:textId="77777777" w:rsidTr="000808EB">
        <w:trPr>
          <w:trHeight w:val="300"/>
        </w:trPr>
        <w:tc>
          <w:tcPr>
            <w:tcW w:w="0" w:type="auto"/>
            <w:tcBorders>
              <w:top w:val="nil"/>
              <w:left w:val="nil"/>
              <w:bottom w:val="single" w:sz="4" w:space="0" w:color="auto"/>
              <w:right w:val="nil"/>
            </w:tcBorders>
            <w:shd w:val="clear" w:color="auto" w:fill="auto"/>
            <w:noWrap/>
            <w:vAlign w:val="bottom"/>
            <w:hideMark/>
          </w:tcPr>
          <w:p w14:paraId="3980563C" w14:textId="77777777" w:rsidR="000808EB" w:rsidRPr="0020749A" w:rsidRDefault="000808EB" w:rsidP="000808EB">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0B78FE60" w14:textId="77777777" w:rsidR="000808EB" w:rsidRPr="0020749A" w:rsidRDefault="000808EB" w:rsidP="000808EB">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3BC35815" w14:textId="77777777" w:rsidR="000808EB" w:rsidRPr="0020749A" w:rsidRDefault="000808EB" w:rsidP="000808EB">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5016E1BD" w14:textId="77777777" w:rsidR="000808EB" w:rsidRPr="0020749A" w:rsidRDefault="000808EB" w:rsidP="000808EB">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18DEEDC6" w14:textId="77777777" w:rsidR="000808EB" w:rsidRPr="0020749A" w:rsidRDefault="000808EB" w:rsidP="000808EB">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3B547DCD" w14:textId="77777777" w:rsidR="000808EB" w:rsidRPr="0020749A" w:rsidRDefault="000808EB" w:rsidP="000808EB">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336AF625" w14:textId="77777777" w:rsidR="000808EB" w:rsidRPr="0020749A" w:rsidRDefault="000808EB" w:rsidP="000808EB">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46</w:t>
            </w:r>
          </w:p>
        </w:tc>
        <w:tc>
          <w:tcPr>
            <w:tcW w:w="0" w:type="auto"/>
            <w:tcBorders>
              <w:top w:val="nil"/>
              <w:left w:val="single" w:sz="4" w:space="0" w:color="auto"/>
              <w:bottom w:val="single" w:sz="4" w:space="0" w:color="auto"/>
              <w:right w:val="nil"/>
            </w:tcBorders>
            <w:shd w:val="clear" w:color="auto" w:fill="auto"/>
            <w:noWrap/>
            <w:vAlign w:val="bottom"/>
            <w:hideMark/>
          </w:tcPr>
          <w:p w14:paraId="2971A6A9" w14:textId="77777777" w:rsidR="000808EB" w:rsidRPr="0020749A" w:rsidRDefault="000808EB" w:rsidP="000808EB">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47</w:t>
            </w:r>
          </w:p>
        </w:tc>
      </w:tr>
      <w:tr w:rsidR="000808EB" w:rsidRPr="0020749A" w14:paraId="035AAE3E" w14:textId="77777777" w:rsidTr="000808EB">
        <w:trPr>
          <w:trHeight w:val="300"/>
        </w:trPr>
        <w:tc>
          <w:tcPr>
            <w:tcW w:w="0" w:type="auto"/>
            <w:tcBorders>
              <w:top w:val="nil"/>
              <w:left w:val="single" w:sz="4" w:space="0" w:color="auto"/>
              <w:bottom w:val="nil"/>
              <w:right w:val="nil"/>
            </w:tcBorders>
            <w:shd w:val="clear" w:color="auto" w:fill="auto"/>
            <w:noWrap/>
            <w:vAlign w:val="bottom"/>
            <w:hideMark/>
          </w:tcPr>
          <w:p w14:paraId="6AF9062B" w14:textId="77777777" w:rsidR="000808EB" w:rsidRPr="0020749A" w:rsidRDefault="000808EB" w:rsidP="000808EB">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6E6E9E8C"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24C555AD"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41748838"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2E9A92ED"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7B036BFB"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4D526CE0"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hideMark/>
          </w:tcPr>
          <w:p w14:paraId="6E27AE68"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1,00E-10</w:t>
            </w:r>
          </w:p>
        </w:tc>
      </w:tr>
      <w:tr w:rsidR="000808EB" w:rsidRPr="0020749A" w14:paraId="2C434195" w14:textId="77777777" w:rsidTr="000808EB">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48DB27B6" w14:textId="77777777" w:rsidR="000808EB" w:rsidRPr="0020749A" w:rsidRDefault="000808EB" w:rsidP="000808EB">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1A8F4AE2"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06388ACF"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4231DE59"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0E2BCA30"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40F83C59"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0E3002EB"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w:t>
            </w:r>
          </w:p>
        </w:tc>
        <w:tc>
          <w:tcPr>
            <w:tcW w:w="0" w:type="auto"/>
            <w:tcBorders>
              <w:top w:val="nil"/>
              <w:left w:val="single" w:sz="4" w:space="0" w:color="auto"/>
              <w:bottom w:val="single" w:sz="4" w:space="0" w:color="auto"/>
              <w:right w:val="nil"/>
            </w:tcBorders>
            <w:shd w:val="clear" w:color="auto" w:fill="auto"/>
            <w:noWrap/>
            <w:vAlign w:val="bottom"/>
            <w:hideMark/>
          </w:tcPr>
          <w:p w14:paraId="62ECAA04"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r>
      <w:tr w:rsidR="000808EB" w:rsidRPr="0020749A" w14:paraId="20DBE057" w14:textId="77777777" w:rsidTr="000808EB">
        <w:trPr>
          <w:trHeight w:val="300"/>
        </w:trPr>
        <w:tc>
          <w:tcPr>
            <w:tcW w:w="0" w:type="auto"/>
            <w:tcBorders>
              <w:top w:val="nil"/>
              <w:left w:val="nil"/>
              <w:bottom w:val="nil"/>
              <w:right w:val="nil"/>
            </w:tcBorders>
            <w:shd w:val="clear" w:color="auto" w:fill="auto"/>
            <w:noWrap/>
            <w:vAlign w:val="bottom"/>
            <w:hideMark/>
          </w:tcPr>
          <w:p w14:paraId="2B37BAB6" w14:textId="1974241C" w:rsidR="000808EB" w:rsidRPr="0020749A" w:rsidRDefault="000808EB" w:rsidP="000808EB">
            <w:pPr>
              <w:rPr>
                <w:rFonts w:ascii="Calibri" w:eastAsia="Times New Roman" w:hAnsi="Calibri" w:cs="Times New Roman"/>
                <w:b/>
                <w:color w:val="000000"/>
                <w:lang w:val="en-GB"/>
              </w:rPr>
            </w:pPr>
            <w:r w:rsidRPr="0020749A">
              <w:rPr>
                <w:rFonts w:ascii="Calibri" w:eastAsia="Times New Roman" w:hAnsi="Calibri" w:cs="Times New Roman"/>
                <w:b/>
                <w:color w:val="000000"/>
                <w:lang w:val="en-GB"/>
              </w:rPr>
              <w:t>Picture</w:t>
            </w:r>
          </w:p>
        </w:tc>
        <w:tc>
          <w:tcPr>
            <w:tcW w:w="0" w:type="auto"/>
            <w:tcBorders>
              <w:top w:val="nil"/>
              <w:left w:val="single" w:sz="4" w:space="0" w:color="auto"/>
              <w:bottom w:val="nil"/>
              <w:right w:val="nil"/>
            </w:tcBorders>
            <w:shd w:val="clear" w:color="auto" w:fill="auto"/>
            <w:noWrap/>
            <w:vAlign w:val="bottom"/>
            <w:hideMark/>
          </w:tcPr>
          <w:p w14:paraId="140299D5"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2D43F52"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38DF671"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8343C18"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6F245E6"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77078F2"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0DCC770"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0808EB" w:rsidRPr="0020749A" w14:paraId="17184412" w14:textId="77777777" w:rsidTr="000808EB">
        <w:trPr>
          <w:trHeight w:val="300"/>
        </w:trPr>
        <w:tc>
          <w:tcPr>
            <w:tcW w:w="0" w:type="auto"/>
            <w:tcBorders>
              <w:top w:val="nil"/>
              <w:left w:val="nil"/>
              <w:bottom w:val="nil"/>
              <w:right w:val="nil"/>
            </w:tcBorders>
            <w:shd w:val="clear" w:color="auto" w:fill="auto"/>
            <w:noWrap/>
            <w:vAlign w:val="bottom"/>
            <w:hideMark/>
          </w:tcPr>
          <w:p w14:paraId="2E3A3C7A"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paph_argus</w:t>
            </w:r>
          </w:p>
        </w:tc>
        <w:tc>
          <w:tcPr>
            <w:tcW w:w="0" w:type="auto"/>
            <w:tcBorders>
              <w:top w:val="nil"/>
              <w:left w:val="single" w:sz="4" w:space="0" w:color="auto"/>
              <w:bottom w:val="nil"/>
              <w:right w:val="nil"/>
            </w:tcBorders>
            <w:shd w:val="clear" w:color="000000" w:fill="C6EFCE"/>
            <w:noWrap/>
            <w:vAlign w:val="bottom"/>
            <w:hideMark/>
          </w:tcPr>
          <w:p w14:paraId="0B2EEA1E"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1D8338D"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E3E79F7"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3DD9FF74" w14:textId="77777777" w:rsidR="000808EB" w:rsidRPr="0020749A" w:rsidRDefault="000808EB" w:rsidP="000808EB">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2/7</w:t>
            </w:r>
          </w:p>
        </w:tc>
        <w:tc>
          <w:tcPr>
            <w:tcW w:w="0" w:type="auto"/>
            <w:tcBorders>
              <w:top w:val="nil"/>
              <w:left w:val="single" w:sz="4" w:space="0" w:color="auto"/>
              <w:bottom w:val="nil"/>
              <w:right w:val="nil"/>
            </w:tcBorders>
            <w:shd w:val="clear" w:color="000000" w:fill="C6EFCE"/>
            <w:noWrap/>
            <w:vAlign w:val="bottom"/>
            <w:hideMark/>
          </w:tcPr>
          <w:p w14:paraId="6F29CF64"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062FC2"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62E5D7"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0808EB" w:rsidRPr="0020749A" w14:paraId="7BC23E94" w14:textId="77777777" w:rsidTr="000808EB">
        <w:trPr>
          <w:trHeight w:val="300"/>
        </w:trPr>
        <w:tc>
          <w:tcPr>
            <w:tcW w:w="0" w:type="auto"/>
            <w:tcBorders>
              <w:top w:val="nil"/>
              <w:left w:val="nil"/>
              <w:bottom w:val="nil"/>
              <w:right w:val="nil"/>
            </w:tcBorders>
            <w:shd w:val="clear" w:color="auto" w:fill="auto"/>
            <w:noWrap/>
            <w:vAlign w:val="bottom"/>
            <w:hideMark/>
          </w:tcPr>
          <w:p w14:paraId="18F82DA6"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Paptonsum_blaine</w:t>
            </w:r>
          </w:p>
        </w:tc>
        <w:tc>
          <w:tcPr>
            <w:tcW w:w="0" w:type="auto"/>
            <w:tcBorders>
              <w:top w:val="nil"/>
              <w:left w:val="single" w:sz="4" w:space="0" w:color="auto"/>
              <w:bottom w:val="nil"/>
              <w:right w:val="nil"/>
            </w:tcBorders>
            <w:shd w:val="clear" w:color="000000" w:fill="C6EFCE"/>
            <w:noWrap/>
            <w:vAlign w:val="bottom"/>
            <w:hideMark/>
          </w:tcPr>
          <w:p w14:paraId="03FBFB3F"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4E24D5E"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28BEF2CE"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07592CA"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98D33EF"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390E4EE3"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4F52611"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0808EB" w:rsidRPr="0020749A" w14:paraId="0F401E0B" w14:textId="77777777" w:rsidTr="000808EB">
        <w:trPr>
          <w:trHeight w:val="300"/>
        </w:trPr>
        <w:tc>
          <w:tcPr>
            <w:tcW w:w="0" w:type="auto"/>
            <w:tcBorders>
              <w:top w:val="nil"/>
              <w:left w:val="nil"/>
              <w:bottom w:val="nil"/>
              <w:right w:val="nil"/>
            </w:tcBorders>
            <w:shd w:val="clear" w:color="auto" w:fill="auto"/>
            <w:noWrap/>
            <w:vAlign w:val="bottom"/>
            <w:hideMark/>
          </w:tcPr>
          <w:p w14:paraId="65E79CE3"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Paphtonsum_elle</w:t>
            </w:r>
          </w:p>
        </w:tc>
        <w:tc>
          <w:tcPr>
            <w:tcW w:w="0" w:type="auto"/>
            <w:tcBorders>
              <w:top w:val="nil"/>
              <w:left w:val="single" w:sz="4" w:space="0" w:color="auto"/>
              <w:bottom w:val="nil"/>
              <w:right w:val="nil"/>
            </w:tcBorders>
            <w:shd w:val="clear" w:color="000000" w:fill="FFEB9C"/>
            <w:noWrap/>
            <w:vAlign w:val="bottom"/>
            <w:hideMark/>
          </w:tcPr>
          <w:p w14:paraId="017AAAAD"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59F26C23"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C7CE"/>
            <w:noWrap/>
            <w:vAlign w:val="bottom"/>
            <w:hideMark/>
          </w:tcPr>
          <w:p w14:paraId="442B6AE2"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50B0422F"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14E7D600"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D097812"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EB9C"/>
            <w:noWrap/>
            <w:vAlign w:val="bottom"/>
            <w:hideMark/>
          </w:tcPr>
          <w:p w14:paraId="0F501B9D"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0808EB" w:rsidRPr="0020749A" w14:paraId="3D2A9BFB" w14:textId="77777777" w:rsidTr="000808EB">
        <w:trPr>
          <w:trHeight w:val="300"/>
        </w:trPr>
        <w:tc>
          <w:tcPr>
            <w:tcW w:w="0" w:type="auto"/>
            <w:tcBorders>
              <w:top w:val="nil"/>
              <w:left w:val="nil"/>
              <w:bottom w:val="nil"/>
              <w:right w:val="nil"/>
            </w:tcBorders>
            <w:shd w:val="clear" w:color="auto" w:fill="auto"/>
            <w:noWrap/>
            <w:vAlign w:val="bottom"/>
            <w:hideMark/>
          </w:tcPr>
          <w:p w14:paraId="29CD54D4"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Paphwardii</w:t>
            </w:r>
          </w:p>
        </w:tc>
        <w:tc>
          <w:tcPr>
            <w:tcW w:w="0" w:type="auto"/>
            <w:tcBorders>
              <w:top w:val="nil"/>
              <w:left w:val="single" w:sz="4" w:space="0" w:color="auto"/>
              <w:bottom w:val="nil"/>
              <w:right w:val="nil"/>
            </w:tcBorders>
            <w:shd w:val="clear" w:color="000000" w:fill="FFC7CE"/>
            <w:noWrap/>
            <w:vAlign w:val="bottom"/>
            <w:hideMark/>
          </w:tcPr>
          <w:p w14:paraId="453C11C5"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C829AB8"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C6EFCE"/>
            <w:noWrap/>
            <w:vAlign w:val="bottom"/>
            <w:hideMark/>
          </w:tcPr>
          <w:p w14:paraId="29764AC1"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3A1E93A6"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4213105C"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70677714"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4C503C6A"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0808EB" w:rsidRPr="0020749A" w14:paraId="6F63C46E" w14:textId="77777777" w:rsidTr="000808EB">
        <w:trPr>
          <w:trHeight w:val="300"/>
        </w:trPr>
        <w:tc>
          <w:tcPr>
            <w:tcW w:w="0" w:type="auto"/>
            <w:tcBorders>
              <w:top w:val="nil"/>
              <w:left w:val="nil"/>
              <w:bottom w:val="nil"/>
              <w:right w:val="nil"/>
            </w:tcBorders>
            <w:shd w:val="clear" w:color="auto" w:fill="auto"/>
            <w:noWrap/>
            <w:vAlign w:val="bottom"/>
            <w:hideMark/>
          </w:tcPr>
          <w:p w14:paraId="26AEAE1F"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65AAF1C"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2FFC8277"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0525D90A"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180404E4"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6D3C5167"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3E0BCD8F"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65D9CB93"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r>
      <w:tr w:rsidR="000808EB" w:rsidRPr="0020749A" w14:paraId="2F88F942" w14:textId="77777777" w:rsidTr="000808EB">
        <w:trPr>
          <w:trHeight w:val="300"/>
        </w:trPr>
        <w:tc>
          <w:tcPr>
            <w:tcW w:w="0" w:type="auto"/>
            <w:tcBorders>
              <w:top w:val="nil"/>
              <w:left w:val="nil"/>
              <w:bottom w:val="nil"/>
              <w:right w:val="nil"/>
            </w:tcBorders>
            <w:shd w:val="clear" w:color="auto" w:fill="auto"/>
            <w:noWrap/>
            <w:vAlign w:val="bottom"/>
            <w:hideMark/>
          </w:tcPr>
          <w:p w14:paraId="61739DBB"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2B76ECD2"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0C67FE9F"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gridSpan w:val="3"/>
            <w:tcBorders>
              <w:top w:val="single" w:sz="4" w:space="0" w:color="auto"/>
              <w:left w:val="single" w:sz="4" w:space="0" w:color="auto"/>
              <w:bottom w:val="nil"/>
              <w:right w:val="nil"/>
            </w:tcBorders>
            <w:shd w:val="clear" w:color="auto" w:fill="auto"/>
            <w:noWrap/>
            <w:vAlign w:val="bottom"/>
            <w:hideMark/>
          </w:tcPr>
          <w:p w14:paraId="0C9FD46F" w14:textId="74F2B495"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Legend Incorrect/Unknown</w:t>
            </w:r>
          </w:p>
        </w:tc>
        <w:tc>
          <w:tcPr>
            <w:tcW w:w="0" w:type="auto"/>
            <w:tcBorders>
              <w:top w:val="single" w:sz="4" w:space="0" w:color="auto"/>
              <w:left w:val="nil"/>
              <w:bottom w:val="nil"/>
              <w:right w:val="nil"/>
            </w:tcBorders>
            <w:shd w:val="clear" w:color="auto" w:fill="auto"/>
            <w:noWrap/>
            <w:vAlign w:val="bottom"/>
            <w:hideMark/>
          </w:tcPr>
          <w:p w14:paraId="6AA5626A"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65BD7045"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0808EB" w:rsidRPr="0020749A" w14:paraId="2F8087EE" w14:textId="77777777" w:rsidTr="000808EB">
        <w:trPr>
          <w:trHeight w:val="300"/>
        </w:trPr>
        <w:tc>
          <w:tcPr>
            <w:tcW w:w="0" w:type="auto"/>
            <w:tcBorders>
              <w:top w:val="nil"/>
              <w:left w:val="nil"/>
              <w:bottom w:val="nil"/>
              <w:right w:val="nil"/>
            </w:tcBorders>
            <w:shd w:val="clear" w:color="auto" w:fill="auto"/>
            <w:noWrap/>
            <w:vAlign w:val="bottom"/>
            <w:hideMark/>
          </w:tcPr>
          <w:p w14:paraId="34CF2BEC"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AD4D980"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A8B208"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CC2AF07"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13C17C62"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CD711B"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78C072"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nil"/>
              <w:bottom w:val="nil"/>
              <w:right w:val="single" w:sz="4" w:space="0" w:color="auto"/>
            </w:tcBorders>
            <w:shd w:val="clear" w:color="auto" w:fill="auto"/>
            <w:noWrap/>
            <w:vAlign w:val="bottom"/>
            <w:hideMark/>
          </w:tcPr>
          <w:p w14:paraId="077BB2A1"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0808EB" w:rsidRPr="0020749A" w14:paraId="2A9FE244" w14:textId="77777777" w:rsidTr="000808EB">
        <w:trPr>
          <w:trHeight w:val="300"/>
        </w:trPr>
        <w:tc>
          <w:tcPr>
            <w:tcW w:w="0" w:type="auto"/>
            <w:tcBorders>
              <w:top w:val="nil"/>
              <w:left w:val="nil"/>
              <w:bottom w:val="nil"/>
              <w:right w:val="nil"/>
            </w:tcBorders>
            <w:shd w:val="clear" w:color="auto" w:fill="auto"/>
            <w:noWrap/>
            <w:vAlign w:val="bottom"/>
            <w:hideMark/>
          </w:tcPr>
          <w:p w14:paraId="70EB8D33"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794D245"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353548B"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EDF2A2A"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2618D04"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hideMark/>
          </w:tcPr>
          <w:p w14:paraId="736B7A63" w14:textId="77777777" w:rsidR="000808EB" w:rsidRPr="0020749A" w:rsidRDefault="000808EB" w:rsidP="000808EB">
            <w:pPr>
              <w:rPr>
                <w:rFonts w:ascii="Calibri" w:eastAsia="Times New Roman" w:hAnsi="Calibri" w:cs="Times New Roman"/>
                <w:i/>
                <w:color w:val="000000"/>
                <w:lang w:val="en-GB"/>
              </w:rPr>
            </w:pPr>
            <w:r w:rsidRPr="0020749A">
              <w:rPr>
                <w:rFonts w:ascii="Calibri" w:eastAsia="Times New Roman" w:hAnsi="Calibri" w:cs="Times New Roman"/>
                <w:i/>
                <w:color w:val="000000"/>
                <w:lang w:val="en-GB"/>
              </w:rPr>
              <w:t>Parvisepalum</w:t>
            </w:r>
          </w:p>
        </w:tc>
        <w:tc>
          <w:tcPr>
            <w:tcW w:w="0" w:type="auto"/>
            <w:tcBorders>
              <w:top w:val="nil"/>
              <w:left w:val="nil"/>
              <w:bottom w:val="nil"/>
              <w:right w:val="nil"/>
            </w:tcBorders>
            <w:shd w:val="clear" w:color="auto" w:fill="auto"/>
            <w:noWrap/>
            <w:vAlign w:val="bottom"/>
            <w:hideMark/>
          </w:tcPr>
          <w:p w14:paraId="7D43210C"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hideMark/>
          </w:tcPr>
          <w:p w14:paraId="1357CEA9" w14:textId="77777777" w:rsidR="000808EB" w:rsidRPr="0020749A" w:rsidRDefault="000808EB" w:rsidP="000808EB">
            <w:pPr>
              <w:rPr>
                <w:rFonts w:ascii="Calibri" w:eastAsia="Times New Roman" w:hAnsi="Calibri" w:cs="Times New Roman"/>
                <w:i/>
                <w:color w:val="000000"/>
                <w:lang w:val="en-GB"/>
              </w:rPr>
            </w:pPr>
            <w:r w:rsidRPr="0020749A">
              <w:rPr>
                <w:rFonts w:ascii="Calibri" w:eastAsia="Times New Roman" w:hAnsi="Calibri" w:cs="Times New Roman"/>
                <w:i/>
                <w:color w:val="000000"/>
                <w:lang w:val="en-GB"/>
              </w:rPr>
              <w:t>Pardalopetalum</w:t>
            </w:r>
          </w:p>
        </w:tc>
      </w:tr>
      <w:tr w:rsidR="000808EB" w:rsidRPr="0020749A" w14:paraId="5198EF29" w14:textId="77777777" w:rsidTr="000808EB">
        <w:trPr>
          <w:trHeight w:val="300"/>
        </w:trPr>
        <w:tc>
          <w:tcPr>
            <w:tcW w:w="0" w:type="auto"/>
            <w:tcBorders>
              <w:top w:val="nil"/>
              <w:left w:val="nil"/>
              <w:bottom w:val="nil"/>
              <w:right w:val="nil"/>
            </w:tcBorders>
            <w:shd w:val="clear" w:color="auto" w:fill="auto"/>
            <w:noWrap/>
            <w:vAlign w:val="bottom"/>
            <w:hideMark/>
          </w:tcPr>
          <w:p w14:paraId="52B81F5F"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7C986317"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D1E528D"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F51EC54"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54E404CB"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hideMark/>
          </w:tcPr>
          <w:p w14:paraId="4A98B504" w14:textId="77777777" w:rsidR="000808EB" w:rsidRPr="0020749A" w:rsidRDefault="000808EB" w:rsidP="000808EB">
            <w:pPr>
              <w:rPr>
                <w:rFonts w:ascii="Calibri" w:eastAsia="Times New Roman" w:hAnsi="Calibri" w:cs="Times New Roman"/>
                <w:i/>
                <w:color w:val="000000"/>
                <w:lang w:val="en-GB"/>
              </w:rPr>
            </w:pPr>
            <w:r w:rsidRPr="0020749A">
              <w:rPr>
                <w:rFonts w:ascii="Calibri" w:eastAsia="Times New Roman" w:hAnsi="Calibri" w:cs="Times New Roman"/>
                <w:i/>
                <w:color w:val="000000"/>
                <w:lang w:val="en-GB"/>
              </w:rPr>
              <w:t>Paphiopedilum</w:t>
            </w:r>
          </w:p>
        </w:tc>
        <w:tc>
          <w:tcPr>
            <w:tcW w:w="0" w:type="auto"/>
            <w:tcBorders>
              <w:top w:val="nil"/>
              <w:left w:val="nil"/>
              <w:bottom w:val="nil"/>
              <w:right w:val="nil"/>
            </w:tcBorders>
            <w:shd w:val="clear" w:color="auto" w:fill="auto"/>
            <w:noWrap/>
            <w:vAlign w:val="bottom"/>
            <w:hideMark/>
          </w:tcPr>
          <w:p w14:paraId="5F65290D"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hideMark/>
          </w:tcPr>
          <w:p w14:paraId="46E4C651" w14:textId="77777777" w:rsidR="000808EB" w:rsidRPr="0020749A" w:rsidRDefault="000808EB" w:rsidP="000808EB">
            <w:pPr>
              <w:rPr>
                <w:rFonts w:ascii="Calibri" w:eastAsia="Times New Roman" w:hAnsi="Calibri" w:cs="Times New Roman"/>
                <w:i/>
                <w:color w:val="000000"/>
                <w:lang w:val="en-GB"/>
              </w:rPr>
            </w:pPr>
            <w:r w:rsidRPr="0020749A">
              <w:rPr>
                <w:rFonts w:ascii="Calibri" w:eastAsia="Times New Roman" w:hAnsi="Calibri" w:cs="Times New Roman"/>
                <w:i/>
                <w:color w:val="000000"/>
                <w:lang w:val="en-GB"/>
              </w:rPr>
              <w:t>Coryopedilum</w:t>
            </w:r>
          </w:p>
        </w:tc>
      </w:tr>
      <w:tr w:rsidR="000808EB" w:rsidRPr="0020749A" w14:paraId="481FDDC1" w14:textId="77777777" w:rsidTr="000808EB">
        <w:trPr>
          <w:trHeight w:val="300"/>
        </w:trPr>
        <w:tc>
          <w:tcPr>
            <w:tcW w:w="0" w:type="auto"/>
            <w:tcBorders>
              <w:top w:val="nil"/>
              <w:left w:val="nil"/>
              <w:bottom w:val="nil"/>
              <w:right w:val="nil"/>
            </w:tcBorders>
            <w:shd w:val="clear" w:color="auto" w:fill="auto"/>
            <w:noWrap/>
            <w:vAlign w:val="bottom"/>
            <w:hideMark/>
          </w:tcPr>
          <w:p w14:paraId="731BDAA6"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E9FFB95"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A833E8C"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8035C47"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3F7B3FD"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c>
          <w:tcPr>
            <w:tcW w:w="0" w:type="auto"/>
            <w:tcBorders>
              <w:top w:val="nil"/>
              <w:left w:val="nil"/>
              <w:bottom w:val="nil"/>
              <w:right w:val="nil"/>
            </w:tcBorders>
            <w:shd w:val="clear" w:color="auto" w:fill="auto"/>
            <w:noWrap/>
            <w:vAlign w:val="bottom"/>
            <w:hideMark/>
          </w:tcPr>
          <w:p w14:paraId="50C09A1F" w14:textId="77777777" w:rsidR="000808EB" w:rsidRPr="0020749A" w:rsidRDefault="000808EB" w:rsidP="000808EB">
            <w:pPr>
              <w:rPr>
                <w:rFonts w:ascii="Calibri" w:eastAsia="Times New Roman" w:hAnsi="Calibri" w:cs="Times New Roman"/>
                <w:i/>
                <w:color w:val="000000"/>
                <w:lang w:val="en-GB"/>
              </w:rPr>
            </w:pPr>
            <w:r w:rsidRPr="0020749A">
              <w:rPr>
                <w:rFonts w:ascii="Calibri" w:eastAsia="Times New Roman" w:hAnsi="Calibri" w:cs="Times New Roman"/>
                <w:i/>
                <w:color w:val="000000"/>
                <w:lang w:val="en-GB"/>
              </w:rPr>
              <w:t>Cochlopetalum</w:t>
            </w:r>
          </w:p>
        </w:tc>
        <w:tc>
          <w:tcPr>
            <w:tcW w:w="0" w:type="auto"/>
            <w:tcBorders>
              <w:top w:val="nil"/>
              <w:left w:val="nil"/>
              <w:bottom w:val="nil"/>
              <w:right w:val="nil"/>
            </w:tcBorders>
            <w:shd w:val="clear" w:color="auto" w:fill="auto"/>
            <w:noWrap/>
            <w:vAlign w:val="bottom"/>
            <w:hideMark/>
          </w:tcPr>
          <w:p w14:paraId="07E56D5C"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6</w:t>
            </w:r>
          </w:p>
        </w:tc>
        <w:tc>
          <w:tcPr>
            <w:tcW w:w="0" w:type="auto"/>
            <w:tcBorders>
              <w:top w:val="nil"/>
              <w:left w:val="nil"/>
              <w:bottom w:val="nil"/>
              <w:right w:val="single" w:sz="4" w:space="0" w:color="auto"/>
            </w:tcBorders>
            <w:shd w:val="clear" w:color="auto" w:fill="auto"/>
            <w:noWrap/>
            <w:vAlign w:val="bottom"/>
            <w:hideMark/>
          </w:tcPr>
          <w:p w14:paraId="07A10A96" w14:textId="77777777" w:rsidR="000808EB" w:rsidRPr="0020749A" w:rsidRDefault="000808EB" w:rsidP="000808EB">
            <w:pPr>
              <w:rPr>
                <w:rFonts w:ascii="Calibri" w:eastAsia="Times New Roman" w:hAnsi="Calibri" w:cs="Times New Roman"/>
                <w:i/>
                <w:color w:val="000000"/>
                <w:lang w:val="en-GB"/>
              </w:rPr>
            </w:pPr>
            <w:r w:rsidRPr="0020749A">
              <w:rPr>
                <w:rFonts w:ascii="Calibri" w:eastAsia="Times New Roman" w:hAnsi="Calibri" w:cs="Times New Roman"/>
                <w:i/>
                <w:color w:val="000000"/>
                <w:lang w:val="en-GB"/>
              </w:rPr>
              <w:t>Brachypetalum</w:t>
            </w:r>
          </w:p>
        </w:tc>
      </w:tr>
      <w:tr w:rsidR="000808EB" w:rsidRPr="0020749A" w14:paraId="29610745" w14:textId="77777777" w:rsidTr="000808EB">
        <w:trPr>
          <w:trHeight w:val="300"/>
        </w:trPr>
        <w:tc>
          <w:tcPr>
            <w:tcW w:w="0" w:type="auto"/>
            <w:tcBorders>
              <w:top w:val="nil"/>
              <w:left w:val="nil"/>
              <w:bottom w:val="nil"/>
              <w:right w:val="nil"/>
            </w:tcBorders>
            <w:shd w:val="clear" w:color="auto" w:fill="auto"/>
            <w:noWrap/>
            <w:vAlign w:val="bottom"/>
            <w:hideMark/>
          </w:tcPr>
          <w:p w14:paraId="098B16F9"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7FD0A7A"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187B0C2"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94AC10"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5B99B462"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7</w:t>
            </w:r>
          </w:p>
        </w:tc>
        <w:tc>
          <w:tcPr>
            <w:tcW w:w="0" w:type="auto"/>
            <w:tcBorders>
              <w:top w:val="nil"/>
              <w:left w:val="nil"/>
              <w:bottom w:val="nil"/>
              <w:right w:val="nil"/>
            </w:tcBorders>
            <w:shd w:val="clear" w:color="auto" w:fill="auto"/>
            <w:noWrap/>
            <w:vAlign w:val="bottom"/>
            <w:hideMark/>
          </w:tcPr>
          <w:p w14:paraId="32A9FF59" w14:textId="77777777" w:rsidR="000808EB" w:rsidRPr="0020749A" w:rsidRDefault="000808EB" w:rsidP="000808EB">
            <w:pPr>
              <w:rPr>
                <w:rFonts w:ascii="Calibri" w:eastAsia="Times New Roman" w:hAnsi="Calibri" w:cs="Times New Roman"/>
                <w:i/>
                <w:color w:val="000000"/>
                <w:lang w:val="en-GB"/>
              </w:rPr>
            </w:pPr>
            <w:r w:rsidRPr="0020749A">
              <w:rPr>
                <w:rFonts w:ascii="Calibri" w:eastAsia="Times New Roman" w:hAnsi="Calibri" w:cs="Times New Roman"/>
                <w:i/>
                <w:color w:val="000000"/>
                <w:lang w:val="en-GB"/>
              </w:rPr>
              <w:t>Barbata</w:t>
            </w:r>
          </w:p>
        </w:tc>
        <w:tc>
          <w:tcPr>
            <w:tcW w:w="0" w:type="auto"/>
            <w:tcBorders>
              <w:top w:val="nil"/>
              <w:left w:val="nil"/>
              <w:bottom w:val="nil"/>
              <w:right w:val="nil"/>
            </w:tcBorders>
            <w:shd w:val="clear" w:color="auto" w:fill="auto"/>
            <w:noWrap/>
            <w:vAlign w:val="bottom"/>
            <w:hideMark/>
          </w:tcPr>
          <w:p w14:paraId="3EB5DAD0"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1984377"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0808EB" w:rsidRPr="0020749A" w14:paraId="7FAA5CF9" w14:textId="77777777" w:rsidTr="000808EB">
        <w:trPr>
          <w:trHeight w:val="300"/>
        </w:trPr>
        <w:tc>
          <w:tcPr>
            <w:tcW w:w="0" w:type="auto"/>
            <w:tcBorders>
              <w:top w:val="nil"/>
              <w:left w:val="nil"/>
              <w:bottom w:val="nil"/>
              <w:right w:val="nil"/>
            </w:tcBorders>
            <w:shd w:val="clear" w:color="auto" w:fill="auto"/>
            <w:noWrap/>
            <w:vAlign w:val="bottom"/>
          </w:tcPr>
          <w:p w14:paraId="319D451E"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79716FBB"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0FD83EFD" w14:textId="77777777" w:rsidR="000808EB" w:rsidRPr="0020749A" w:rsidRDefault="000808EB" w:rsidP="000808EB">
            <w:pPr>
              <w:rPr>
                <w:rFonts w:ascii="Calibri" w:eastAsia="Times New Roman" w:hAnsi="Calibri" w:cs="Times New Roman"/>
                <w:color w:val="000000"/>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194B7A95" w14:textId="471156B4"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The order in Unknown x/y is &lt;best_score&gt;/&lt;lower_score&gt;. No numbers? All scores are negative!</w:t>
            </w:r>
          </w:p>
        </w:tc>
      </w:tr>
    </w:tbl>
    <w:p w14:paraId="3A523942" w14:textId="77777777" w:rsidR="000808EB" w:rsidRPr="0020749A" w:rsidRDefault="000808EB" w:rsidP="00F7449E">
      <w:pPr>
        <w:rPr>
          <w:lang w:val="en-GB"/>
        </w:rPr>
        <w:sectPr w:rsidR="000808EB" w:rsidRPr="0020749A" w:rsidSect="00587937">
          <w:pgSz w:w="16840" w:h="11900" w:orient="landscape"/>
          <w:pgMar w:top="709" w:right="1417" w:bottom="851" w:left="1417" w:header="708" w:footer="708" w:gutter="0"/>
          <w:cols w:space="708"/>
          <w:docGrid w:linePitch="360"/>
        </w:sectPr>
      </w:pPr>
    </w:p>
    <w:p w14:paraId="64853A9E" w14:textId="0A60B025" w:rsidR="008A36FD" w:rsidRPr="0020749A" w:rsidRDefault="008A36FD" w:rsidP="00F7449E">
      <w:pPr>
        <w:rPr>
          <w:lang w:val="en-GB"/>
        </w:rPr>
        <w:sectPr w:rsidR="008A36FD" w:rsidRPr="0020749A" w:rsidSect="00587937">
          <w:pgSz w:w="16840" w:h="11900" w:orient="landscape"/>
          <w:pgMar w:top="709" w:right="1417" w:bottom="851" w:left="1417" w:header="708" w:footer="708" w:gutter="0"/>
          <w:cols w:space="708"/>
          <w:docGrid w:linePitch="360"/>
        </w:sectPr>
      </w:pPr>
    </w:p>
    <w:p w14:paraId="5BFEF624" w14:textId="7152500C" w:rsidR="00392632" w:rsidRPr="0020749A" w:rsidRDefault="00392632" w:rsidP="00392632">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3</w:t>
      </w:r>
      <w:r w:rsidR="000A64B8" w:rsidRPr="0020749A">
        <w:rPr>
          <w:lang w:val="en-GB"/>
        </w:rPr>
        <w:fldChar w:fldCharType="end"/>
      </w:r>
      <w:r w:rsidR="00C525AF" w:rsidRPr="0020749A">
        <w:rPr>
          <w:lang w:val="en-GB"/>
        </w:rPr>
        <w:t xml:space="preserve"> Results of first test</w:t>
      </w:r>
      <w:r w:rsidRPr="0020749A">
        <w:rPr>
          <w:lang w:val="en-GB"/>
        </w:rPr>
        <w:t xml:space="preserve"> of</w:t>
      </w:r>
      <w:r w:rsidR="00C525AF" w:rsidRPr="0020749A">
        <w:rPr>
          <w:lang w:val="en-GB"/>
        </w:rPr>
        <w:t xml:space="preserve"> the section</w:t>
      </w:r>
      <w:r w:rsidRPr="0020749A">
        <w:rPr>
          <w:lang w:val="en-GB"/>
        </w:rPr>
        <w:t xml:space="preserve"> </w:t>
      </w:r>
      <w:r w:rsidRPr="0020749A">
        <w:rPr>
          <w:i/>
          <w:lang w:val="en-GB"/>
        </w:rPr>
        <w:t xml:space="preserve">Brachypetalum. </w:t>
      </w:r>
      <w:r w:rsidRPr="0020749A">
        <w:rPr>
          <w:lang w:val="en-GB"/>
        </w:rPr>
        <w:t>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820"/>
        <w:gridCol w:w="1817"/>
        <w:gridCol w:w="1359"/>
        <w:gridCol w:w="1879"/>
        <w:gridCol w:w="1805"/>
        <w:gridCol w:w="1704"/>
        <w:gridCol w:w="1598"/>
        <w:gridCol w:w="1757"/>
      </w:tblGrid>
      <w:tr w:rsidR="00DB3CF8" w:rsidRPr="0020749A" w14:paraId="1766EAAD" w14:textId="77777777" w:rsidTr="007A6E37">
        <w:trPr>
          <w:trHeight w:val="500"/>
        </w:trPr>
        <w:tc>
          <w:tcPr>
            <w:tcW w:w="0" w:type="auto"/>
            <w:tcBorders>
              <w:top w:val="nil"/>
              <w:left w:val="nil"/>
              <w:bottom w:val="nil"/>
              <w:right w:val="nil"/>
            </w:tcBorders>
            <w:shd w:val="clear" w:color="auto" w:fill="auto"/>
            <w:noWrap/>
            <w:vAlign w:val="bottom"/>
            <w:hideMark/>
          </w:tcPr>
          <w:p w14:paraId="17617A8E" w14:textId="77777777" w:rsidR="008A36FD" w:rsidRPr="0020749A" w:rsidRDefault="008A36FD" w:rsidP="008A36F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1A7578E" w14:textId="77777777" w:rsidR="008A36FD" w:rsidRPr="0020749A" w:rsidRDefault="008A36FD" w:rsidP="008A36FD">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5BD6A9E1" w14:textId="77777777" w:rsidR="008A36FD" w:rsidRPr="0020749A" w:rsidRDefault="008A36FD" w:rsidP="008A36FD">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gridSpan w:val="2"/>
            <w:tcBorders>
              <w:top w:val="nil"/>
              <w:left w:val="single" w:sz="4" w:space="0" w:color="auto"/>
              <w:bottom w:val="nil"/>
              <w:right w:val="nil"/>
            </w:tcBorders>
            <w:shd w:val="clear" w:color="auto" w:fill="auto"/>
            <w:noWrap/>
            <w:vAlign w:val="bottom"/>
            <w:hideMark/>
          </w:tcPr>
          <w:p w14:paraId="55400347" w14:textId="1F434AD4" w:rsidR="008A36FD" w:rsidRPr="0020749A" w:rsidRDefault="008A36FD" w:rsidP="008A36FD">
            <w:pPr>
              <w:jc w:val="center"/>
              <w:rPr>
                <w:rFonts w:ascii="Calibri" w:eastAsia="Times New Roman" w:hAnsi="Calibri" w:cs="Times New Roman"/>
                <w:b/>
                <w:bCs/>
                <w:sz w:val="32"/>
                <w:szCs w:val="32"/>
                <w:lang w:val="en-GB"/>
              </w:rPr>
            </w:pPr>
            <w:r w:rsidRPr="0020749A">
              <w:rPr>
                <w:rFonts w:ascii="Calibri" w:eastAsia="Times New Roman" w:hAnsi="Calibri" w:cs="Times New Roman"/>
                <w:b/>
                <w:bCs/>
                <w:i/>
                <w:sz w:val="32"/>
                <w:szCs w:val="32"/>
                <w:lang w:val="en-GB"/>
              </w:rPr>
              <w:t>Brachypetalum</w:t>
            </w:r>
            <w:r w:rsidR="00DB3CF8" w:rsidRPr="0020749A">
              <w:rPr>
                <w:rFonts w:ascii="Calibri" w:eastAsia="Times New Roman" w:hAnsi="Calibri" w:cs="Times New Roman"/>
                <w:b/>
                <w:bCs/>
                <w:sz w:val="32"/>
                <w:szCs w:val="32"/>
                <w:lang w:val="en-GB"/>
              </w:rPr>
              <w:t xml:space="preserve"> run1</w:t>
            </w:r>
          </w:p>
        </w:tc>
        <w:tc>
          <w:tcPr>
            <w:tcW w:w="0" w:type="auto"/>
            <w:tcBorders>
              <w:top w:val="nil"/>
              <w:left w:val="single" w:sz="4" w:space="0" w:color="auto"/>
              <w:bottom w:val="nil"/>
              <w:right w:val="nil"/>
            </w:tcBorders>
            <w:shd w:val="clear" w:color="auto" w:fill="auto"/>
            <w:noWrap/>
            <w:vAlign w:val="bottom"/>
            <w:hideMark/>
          </w:tcPr>
          <w:p w14:paraId="13CA978F" w14:textId="77777777" w:rsidR="008A36FD" w:rsidRPr="0020749A" w:rsidRDefault="008A36FD" w:rsidP="008A36FD">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5E24F77A" w14:textId="77777777" w:rsidR="008A36FD" w:rsidRPr="0020749A" w:rsidRDefault="008A36FD" w:rsidP="008A36FD">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B36FBCE" w14:textId="77777777" w:rsidR="008A36FD" w:rsidRPr="0020749A" w:rsidRDefault="008A36FD" w:rsidP="008A36FD">
            <w:pPr>
              <w:rPr>
                <w:rFonts w:ascii="Calibri" w:eastAsia="Times New Roman" w:hAnsi="Calibri" w:cs="Times New Roman"/>
                <w:b/>
                <w:bCs/>
                <w:lang w:val="en-GB"/>
              </w:rPr>
            </w:pPr>
            <w:r w:rsidRPr="0020749A">
              <w:rPr>
                <w:rFonts w:ascii="Calibri" w:eastAsia="Times New Roman" w:hAnsi="Calibri" w:cs="Times New Roman"/>
                <w:b/>
                <w:bCs/>
                <w:lang w:val="en-GB"/>
              </w:rPr>
              <w:t> </w:t>
            </w:r>
          </w:p>
        </w:tc>
      </w:tr>
      <w:tr w:rsidR="00DB3CF8" w:rsidRPr="0020749A" w14:paraId="0A731F2B" w14:textId="77777777" w:rsidTr="007A6E37">
        <w:trPr>
          <w:trHeight w:val="300"/>
        </w:trPr>
        <w:tc>
          <w:tcPr>
            <w:tcW w:w="0" w:type="auto"/>
            <w:tcBorders>
              <w:top w:val="nil"/>
              <w:left w:val="nil"/>
              <w:bottom w:val="nil"/>
              <w:right w:val="nil"/>
            </w:tcBorders>
            <w:shd w:val="clear" w:color="auto" w:fill="auto"/>
            <w:noWrap/>
            <w:vAlign w:val="bottom"/>
            <w:hideMark/>
          </w:tcPr>
          <w:p w14:paraId="6245A458" w14:textId="77777777" w:rsidR="008A36FD" w:rsidRPr="0020749A" w:rsidRDefault="008A36FD" w:rsidP="008A36F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24BEB856" w14:textId="77777777" w:rsidR="008A36FD" w:rsidRPr="0020749A" w:rsidRDefault="008A36FD" w:rsidP="008A36F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3B27217" w14:textId="77777777" w:rsidR="008A36FD" w:rsidRPr="0020749A" w:rsidRDefault="008A36FD" w:rsidP="008A36F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FCFB4B2" w14:textId="77777777" w:rsidR="008A36FD" w:rsidRPr="0020749A" w:rsidRDefault="008A36FD" w:rsidP="008A36F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E53F06C" w14:textId="77777777" w:rsidR="008A36FD" w:rsidRPr="0020749A" w:rsidRDefault="008A36FD" w:rsidP="008A36F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53B3E53" w14:textId="77777777" w:rsidR="008A36FD" w:rsidRPr="0020749A" w:rsidRDefault="008A36FD" w:rsidP="008A36F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CD29685" w14:textId="77777777" w:rsidR="008A36FD" w:rsidRPr="0020749A" w:rsidRDefault="008A36FD" w:rsidP="008A36F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5E55823" w14:textId="77777777" w:rsidR="008A36FD" w:rsidRPr="0020749A" w:rsidRDefault="008A36FD" w:rsidP="008A36FD">
            <w:pPr>
              <w:rPr>
                <w:rFonts w:ascii="Calibri" w:eastAsia="Times New Roman" w:hAnsi="Calibri" w:cs="Times New Roman"/>
                <w:lang w:val="en-GB"/>
              </w:rPr>
            </w:pPr>
            <w:r w:rsidRPr="0020749A">
              <w:rPr>
                <w:rFonts w:ascii="Calibri" w:eastAsia="Times New Roman" w:hAnsi="Calibri" w:cs="Times New Roman"/>
                <w:lang w:val="en-GB"/>
              </w:rPr>
              <w:t> </w:t>
            </w:r>
          </w:p>
        </w:tc>
      </w:tr>
      <w:tr w:rsidR="00DB3CF8" w:rsidRPr="0020749A" w14:paraId="29287AB8" w14:textId="77777777" w:rsidTr="007A6E37">
        <w:trPr>
          <w:trHeight w:val="300"/>
        </w:trPr>
        <w:tc>
          <w:tcPr>
            <w:tcW w:w="0" w:type="auto"/>
            <w:tcBorders>
              <w:top w:val="nil"/>
              <w:left w:val="nil"/>
              <w:bottom w:val="single" w:sz="4" w:space="0" w:color="auto"/>
              <w:right w:val="nil"/>
            </w:tcBorders>
            <w:shd w:val="clear" w:color="auto" w:fill="auto"/>
            <w:noWrap/>
            <w:vAlign w:val="bottom"/>
            <w:hideMark/>
          </w:tcPr>
          <w:p w14:paraId="7D7F7009" w14:textId="77777777" w:rsidR="008A36FD" w:rsidRPr="0020749A" w:rsidRDefault="008A36FD" w:rsidP="008A36FD">
            <w:pPr>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1CFA0B0C" w14:textId="77777777" w:rsidR="008A36FD" w:rsidRPr="0020749A" w:rsidRDefault="008A36FD" w:rsidP="008A36FD">
            <w:pPr>
              <w:jc w:val="right"/>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3F8695EA" w14:textId="77777777" w:rsidR="008A36FD" w:rsidRPr="0020749A" w:rsidRDefault="008A36FD" w:rsidP="008A36FD">
            <w:pPr>
              <w:jc w:val="right"/>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29320195" w14:textId="77777777" w:rsidR="008A36FD" w:rsidRPr="0020749A" w:rsidRDefault="008A36FD" w:rsidP="008A36FD">
            <w:pPr>
              <w:jc w:val="right"/>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7E738738" w14:textId="77777777" w:rsidR="008A36FD" w:rsidRPr="0020749A" w:rsidRDefault="008A36FD" w:rsidP="008A36FD">
            <w:pPr>
              <w:jc w:val="right"/>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3117643C" w14:textId="77777777" w:rsidR="008A36FD" w:rsidRPr="0020749A" w:rsidRDefault="008A36FD" w:rsidP="008A36FD">
            <w:pPr>
              <w:jc w:val="right"/>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696D130F" w14:textId="77777777" w:rsidR="008A36FD" w:rsidRPr="0020749A" w:rsidRDefault="008A36FD" w:rsidP="008A36FD">
            <w:pPr>
              <w:jc w:val="right"/>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81084F" w14:textId="77777777" w:rsidR="008A36FD" w:rsidRPr="0020749A" w:rsidRDefault="008A36FD" w:rsidP="008A36FD">
            <w:pPr>
              <w:jc w:val="right"/>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47</w:t>
            </w:r>
          </w:p>
        </w:tc>
      </w:tr>
      <w:tr w:rsidR="00DB3CF8" w:rsidRPr="0020749A" w14:paraId="57D9B237" w14:textId="77777777" w:rsidTr="007A6E37">
        <w:trPr>
          <w:trHeight w:val="300"/>
        </w:trPr>
        <w:tc>
          <w:tcPr>
            <w:tcW w:w="0" w:type="auto"/>
            <w:tcBorders>
              <w:top w:val="nil"/>
              <w:left w:val="single" w:sz="4" w:space="0" w:color="auto"/>
              <w:bottom w:val="nil"/>
              <w:right w:val="nil"/>
            </w:tcBorders>
            <w:shd w:val="clear" w:color="auto" w:fill="auto"/>
            <w:noWrap/>
            <w:vAlign w:val="bottom"/>
            <w:hideMark/>
          </w:tcPr>
          <w:p w14:paraId="10F8AB48" w14:textId="77777777" w:rsidR="008A36FD" w:rsidRPr="0020749A" w:rsidRDefault="008A36FD" w:rsidP="008A36FD">
            <w:pPr>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Desired Error</w:t>
            </w:r>
          </w:p>
        </w:tc>
        <w:tc>
          <w:tcPr>
            <w:tcW w:w="0" w:type="auto"/>
            <w:tcBorders>
              <w:top w:val="nil"/>
              <w:left w:val="single" w:sz="4" w:space="0" w:color="auto"/>
              <w:bottom w:val="nil"/>
              <w:right w:val="nil"/>
            </w:tcBorders>
            <w:shd w:val="clear" w:color="auto" w:fill="auto"/>
            <w:noWrap/>
            <w:vAlign w:val="bottom"/>
            <w:hideMark/>
          </w:tcPr>
          <w:p w14:paraId="2ECF92BE"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1,00E-04</w:t>
            </w:r>
          </w:p>
        </w:tc>
        <w:tc>
          <w:tcPr>
            <w:tcW w:w="0" w:type="auto"/>
            <w:tcBorders>
              <w:top w:val="nil"/>
              <w:left w:val="single" w:sz="4" w:space="0" w:color="auto"/>
              <w:bottom w:val="nil"/>
              <w:right w:val="nil"/>
            </w:tcBorders>
            <w:shd w:val="clear" w:color="auto" w:fill="auto"/>
            <w:noWrap/>
            <w:vAlign w:val="bottom"/>
            <w:hideMark/>
          </w:tcPr>
          <w:p w14:paraId="6C3D5598"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1,00E-05</w:t>
            </w:r>
          </w:p>
        </w:tc>
        <w:tc>
          <w:tcPr>
            <w:tcW w:w="0" w:type="auto"/>
            <w:tcBorders>
              <w:top w:val="nil"/>
              <w:left w:val="single" w:sz="4" w:space="0" w:color="auto"/>
              <w:bottom w:val="nil"/>
              <w:right w:val="nil"/>
            </w:tcBorders>
            <w:shd w:val="clear" w:color="auto" w:fill="auto"/>
            <w:noWrap/>
            <w:vAlign w:val="bottom"/>
            <w:hideMark/>
          </w:tcPr>
          <w:p w14:paraId="08098881"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1,00E-06</w:t>
            </w:r>
          </w:p>
        </w:tc>
        <w:tc>
          <w:tcPr>
            <w:tcW w:w="0" w:type="auto"/>
            <w:tcBorders>
              <w:top w:val="nil"/>
              <w:left w:val="single" w:sz="4" w:space="0" w:color="auto"/>
              <w:bottom w:val="nil"/>
              <w:right w:val="nil"/>
            </w:tcBorders>
            <w:shd w:val="clear" w:color="auto" w:fill="auto"/>
            <w:noWrap/>
            <w:vAlign w:val="bottom"/>
            <w:hideMark/>
          </w:tcPr>
          <w:p w14:paraId="70C68012"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1,00E-07</w:t>
            </w:r>
          </w:p>
        </w:tc>
        <w:tc>
          <w:tcPr>
            <w:tcW w:w="0" w:type="auto"/>
            <w:tcBorders>
              <w:top w:val="nil"/>
              <w:left w:val="single" w:sz="4" w:space="0" w:color="auto"/>
              <w:bottom w:val="nil"/>
              <w:right w:val="nil"/>
            </w:tcBorders>
            <w:shd w:val="clear" w:color="auto" w:fill="auto"/>
            <w:noWrap/>
            <w:vAlign w:val="bottom"/>
            <w:hideMark/>
          </w:tcPr>
          <w:p w14:paraId="0A2C301F"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1,00E-08</w:t>
            </w:r>
          </w:p>
        </w:tc>
        <w:tc>
          <w:tcPr>
            <w:tcW w:w="0" w:type="auto"/>
            <w:tcBorders>
              <w:top w:val="nil"/>
              <w:left w:val="single" w:sz="4" w:space="0" w:color="auto"/>
              <w:bottom w:val="nil"/>
              <w:right w:val="nil"/>
            </w:tcBorders>
            <w:shd w:val="clear" w:color="auto" w:fill="auto"/>
            <w:noWrap/>
            <w:vAlign w:val="bottom"/>
            <w:hideMark/>
          </w:tcPr>
          <w:p w14:paraId="5C3ED938"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72202FE1"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1,00E-10</w:t>
            </w:r>
          </w:p>
        </w:tc>
      </w:tr>
      <w:tr w:rsidR="00DB3CF8" w:rsidRPr="0020749A" w14:paraId="42E657EF" w14:textId="77777777" w:rsidTr="007A6E3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596BBF9" w14:textId="77777777" w:rsidR="008A36FD" w:rsidRPr="0020749A" w:rsidRDefault="008A36FD" w:rsidP="008A36FD">
            <w:pPr>
              <w:rPr>
                <w:rFonts w:ascii="Calibri" w:eastAsia="Times New Roman" w:hAnsi="Calibri" w:cs="Times New Roman"/>
                <w:b/>
                <w:bCs/>
                <w:color w:val="000000"/>
                <w:sz w:val="22"/>
                <w:szCs w:val="18"/>
                <w:lang w:val="en-GB"/>
              </w:rPr>
            </w:pPr>
            <w:r w:rsidRPr="0020749A">
              <w:rPr>
                <w:rFonts w:ascii="Calibri" w:eastAsia="Times New Roman" w:hAnsi="Calibri" w:cs="Times New Roman"/>
                <w:b/>
                <w:bCs/>
                <w:color w:val="000000"/>
                <w:sz w:val="22"/>
                <w:szCs w:val="18"/>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12B6310D"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8</w:t>
            </w:r>
          </w:p>
        </w:tc>
        <w:tc>
          <w:tcPr>
            <w:tcW w:w="0" w:type="auto"/>
            <w:tcBorders>
              <w:top w:val="nil"/>
              <w:left w:val="single" w:sz="4" w:space="0" w:color="auto"/>
              <w:bottom w:val="single" w:sz="4" w:space="0" w:color="auto"/>
              <w:right w:val="nil"/>
            </w:tcBorders>
            <w:shd w:val="clear" w:color="auto" w:fill="auto"/>
            <w:noWrap/>
            <w:vAlign w:val="bottom"/>
            <w:hideMark/>
          </w:tcPr>
          <w:p w14:paraId="72848148"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6060A4E2"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76A26A82"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4FDCF975"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6B5ADDA2"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F591C8"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8</w:t>
            </w:r>
          </w:p>
        </w:tc>
      </w:tr>
      <w:tr w:rsidR="00DB3CF8" w:rsidRPr="0020749A" w14:paraId="265E1A0B" w14:textId="77777777" w:rsidTr="007A6E37">
        <w:trPr>
          <w:trHeight w:val="300"/>
        </w:trPr>
        <w:tc>
          <w:tcPr>
            <w:tcW w:w="0" w:type="auto"/>
            <w:tcBorders>
              <w:top w:val="nil"/>
              <w:left w:val="nil"/>
              <w:bottom w:val="nil"/>
              <w:right w:val="nil"/>
            </w:tcBorders>
            <w:shd w:val="clear" w:color="auto" w:fill="auto"/>
            <w:noWrap/>
            <w:vAlign w:val="bottom"/>
            <w:hideMark/>
          </w:tcPr>
          <w:p w14:paraId="19C84118" w14:textId="41B20D27" w:rsidR="008A36FD" w:rsidRPr="0020749A" w:rsidRDefault="00DB3CF8" w:rsidP="008A36FD">
            <w:pPr>
              <w:rPr>
                <w:rFonts w:ascii="Calibri" w:eastAsia="Times New Roman" w:hAnsi="Calibri" w:cs="Times New Roman"/>
                <w:b/>
                <w:sz w:val="22"/>
                <w:szCs w:val="18"/>
                <w:lang w:val="en-GB"/>
              </w:rPr>
            </w:pPr>
            <w:r w:rsidRPr="0020749A">
              <w:rPr>
                <w:rFonts w:ascii="Calibri" w:eastAsia="Times New Roman" w:hAnsi="Calibri" w:cs="Times New Roman"/>
                <w:b/>
                <w:sz w:val="22"/>
                <w:szCs w:val="18"/>
                <w:lang w:val="en-GB"/>
              </w:rPr>
              <w:t>Pictures</w:t>
            </w:r>
          </w:p>
        </w:tc>
        <w:tc>
          <w:tcPr>
            <w:tcW w:w="0" w:type="auto"/>
            <w:tcBorders>
              <w:top w:val="nil"/>
              <w:left w:val="single" w:sz="4" w:space="0" w:color="auto"/>
              <w:bottom w:val="nil"/>
              <w:right w:val="nil"/>
            </w:tcBorders>
            <w:shd w:val="clear" w:color="auto" w:fill="auto"/>
            <w:noWrap/>
            <w:vAlign w:val="bottom"/>
            <w:hideMark/>
          </w:tcPr>
          <w:p w14:paraId="32760452"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74908604"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67724B8D"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26C9430E"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121E39F8"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2CA29651"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46D763E"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 </w:t>
            </w:r>
          </w:p>
        </w:tc>
      </w:tr>
      <w:tr w:rsidR="00DB3CF8" w:rsidRPr="0020749A" w14:paraId="7E7B3C63" w14:textId="77777777" w:rsidTr="007A6E37">
        <w:trPr>
          <w:trHeight w:val="300"/>
        </w:trPr>
        <w:tc>
          <w:tcPr>
            <w:tcW w:w="0" w:type="auto"/>
            <w:tcBorders>
              <w:top w:val="nil"/>
              <w:left w:val="nil"/>
              <w:bottom w:val="nil"/>
              <w:right w:val="nil"/>
            </w:tcBorders>
            <w:shd w:val="clear" w:color="auto" w:fill="auto"/>
            <w:noWrap/>
            <w:vAlign w:val="bottom"/>
            <w:hideMark/>
          </w:tcPr>
          <w:p w14:paraId="0319D2AB"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bellatum1</w:t>
            </w:r>
          </w:p>
        </w:tc>
        <w:tc>
          <w:tcPr>
            <w:tcW w:w="0" w:type="auto"/>
            <w:tcBorders>
              <w:top w:val="nil"/>
              <w:left w:val="single" w:sz="4" w:space="0" w:color="auto"/>
              <w:bottom w:val="nil"/>
              <w:right w:val="nil"/>
            </w:tcBorders>
            <w:shd w:val="clear" w:color="000000" w:fill="C6EFCE"/>
            <w:noWrap/>
            <w:vAlign w:val="bottom"/>
            <w:hideMark/>
          </w:tcPr>
          <w:p w14:paraId="10B3A638"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6FC5962"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9FDE76F"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CA45735"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7B2437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CD3742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71B543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0CAC4D51" w14:textId="77777777" w:rsidTr="007A6E37">
        <w:trPr>
          <w:trHeight w:val="300"/>
        </w:trPr>
        <w:tc>
          <w:tcPr>
            <w:tcW w:w="0" w:type="auto"/>
            <w:tcBorders>
              <w:top w:val="nil"/>
              <w:left w:val="nil"/>
              <w:bottom w:val="nil"/>
              <w:right w:val="nil"/>
            </w:tcBorders>
            <w:shd w:val="clear" w:color="auto" w:fill="auto"/>
            <w:noWrap/>
            <w:vAlign w:val="bottom"/>
            <w:hideMark/>
          </w:tcPr>
          <w:p w14:paraId="58C8A3D0"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concolor1</w:t>
            </w:r>
          </w:p>
        </w:tc>
        <w:tc>
          <w:tcPr>
            <w:tcW w:w="0" w:type="auto"/>
            <w:tcBorders>
              <w:top w:val="nil"/>
              <w:left w:val="single" w:sz="4" w:space="0" w:color="auto"/>
              <w:bottom w:val="nil"/>
              <w:right w:val="nil"/>
            </w:tcBorders>
            <w:shd w:val="clear" w:color="000000" w:fill="C6EFCE"/>
            <w:noWrap/>
            <w:vAlign w:val="bottom"/>
            <w:hideMark/>
          </w:tcPr>
          <w:p w14:paraId="24415A8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7A3A9919"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35104CC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D5ED33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49D921FF" w14:textId="77777777" w:rsidR="008A36FD" w:rsidRPr="0020749A" w:rsidRDefault="008A36FD" w:rsidP="008A36FD">
            <w:pPr>
              <w:rPr>
                <w:rFonts w:ascii="Calibri" w:eastAsia="Times New Roman" w:hAnsi="Calibri" w:cs="Times New Roman"/>
                <w:color w:val="9C6500"/>
                <w:sz w:val="22"/>
                <w:szCs w:val="18"/>
                <w:lang w:val="en-GB"/>
              </w:rPr>
            </w:pPr>
            <w:r w:rsidRPr="0020749A">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C6EFCE"/>
            <w:noWrap/>
            <w:vAlign w:val="bottom"/>
            <w:hideMark/>
          </w:tcPr>
          <w:p w14:paraId="29F9FEA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6AAAC98"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41E6052A" w14:textId="77777777" w:rsidTr="007A6E37">
        <w:trPr>
          <w:trHeight w:val="300"/>
        </w:trPr>
        <w:tc>
          <w:tcPr>
            <w:tcW w:w="0" w:type="auto"/>
            <w:tcBorders>
              <w:top w:val="nil"/>
              <w:left w:val="nil"/>
              <w:bottom w:val="nil"/>
              <w:right w:val="nil"/>
            </w:tcBorders>
            <w:shd w:val="clear" w:color="auto" w:fill="auto"/>
            <w:noWrap/>
            <w:vAlign w:val="bottom"/>
            <w:hideMark/>
          </w:tcPr>
          <w:p w14:paraId="491EC6E9"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concolor2_2</w:t>
            </w:r>
          </w:p>
        </w:tc>
        <w:tc>
          <w:tcPr>
            <w:tcW w:w="0" w:type="auto"/>
            <w:tcBorders>
              <w:top w:val="nil"/>
              <w:left w:val="single" w:sz="4" w:space="0" w:color="auto"/>
              <w:bottom w:val="nil"/>
              <w:right w:val="nil"/>
            </w:tcBorders>
            <w:shd w:val="clear" w:color="000000" w:fill="C6EFCE"/>
            <w:noWrap/>
            <w:vAlign w:val="bottom"/>
            <w:hideMark/>
          </w:tcPr>
          <w:p w14:paraId="3CC1B21C"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DDAB15D"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79D32AC7"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351D0702"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35A2B52A"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3E0CD32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D0CDF7A"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4A73C2B2" w14:textId="77777777" w:rsidTr="007A6E37">
        <w:trPr>
          <w:trHeight w:val="300"/>
        </w:trPr>
        <w:tc>
          <w:tcPr>
            <w:tcW w:w="0" w:type="auto"/>
            <w:tcBorders>
              <w:top w:val="nil"/>
              <w:left w:val="nil"/>
              <w:bottom w:val="nil"/>
              <w:right w:val="nil"/>
            </w:tcBorders>
            <w:shd w:val="clear" w:color="auto" w:fill="auto"/>
            <w:noWrap/>
            <w:vAlign w:val="bottom"/>
            <w:hideMark/>
          </w:tcPr>
          <w:p w14:paraId="3060FECA"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concolor2_4</w:t>
            </w:r>
          </w:p>
        </w:tc>
        <w:tc>
          <w:tcPr>
            <w:tcW w:w="0" w:type="auto"/>
            <w:tcBorders>
              <w:top w:val="nil"/>
              <w:left w:val="single" w:sz="4" w:space="0" w:color="auto"/>
              <w:bottom w:val="nil"/>
              <w:right w:val="nil"/>
            </w:tcBorders>
            <w:shd w:val="clear" w:color="000000" w:fill="C6EFCE"/>
            <w:noWrap/>
            <w:vAlign w:val="bottom"/>
            <w:hideMark/>
          </w:tcPr>
          <w:p w14:paraId="141B5FC1"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93536D1"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984E99D"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B02DEE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82E774C"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39A3729B"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single" w:sz="4" w:space="0" w:color="auto"/>
            </w:tcBorders>
            <w:shd w:val="clear" w:color="000000" w:fill="C6EFCE"/>
            <w:noWrap/>
            <w:vAlign w:val="bottom"/>
            <w:hideMark/>
          </w:tcPr>
          <w:p w14:paraId="4E706F8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04F84E3B" w14:textId="77777777" w:rsidTr="007A6E37">
        <w:trPr>
          <w:trHeight w:val="300"/>
        </w:trPr>
        <w:tc>
          <w:tcPr>
            <w:tcW w:w="0" w:type="auto"/>
            <w:tcBorders>
              <w:top w:val="nil"/>
              <w:left w:val="nil"/>
              <w:bottom w:val="nil"/>
              <w:right w:val="nil"/>
            </w:tcBorders>
            <w:shd w:val="clear" w:color="auto" w:fill="auto"/>
            <w:noWrap/>
            <w:vAlign w:val="bottom"/>
            <w:hideMark/>
          </w:tcPr>
          <w:p w14:paraId="5600FE08"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concolor2_6</w:t>
            </w:r>
          </w:p>
        </w:tc>
        <w:tc>
          <w:tcPr>
            <w:tcW w:w="0" w:type="auto"/>
            <w:tcBorders>
              <w:top w:val="nil"/>
              <w:left w:val="single" w:sz="4" w:space="0" w:color="auto"/>
              <w:bottom w:val="nil"/>
              <w:right w:val="nil"/>
            </w:tcBorders>
            <w:shd w:val="clear" w:color="000000" w:fill="C6EFCE"/>
            <w:noWrap/>
            <w:vAlign w:val="bottom"/>
            <w:hideMark/>
          </w:tcPr>
          <w:p w14:paraId="7F1E4ACD"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482888C4"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FFEB9C"/>
            <w:noWrap/>
            <w:vAlign w:val="bottom"/>
            <w:hideMark/>
          </w:tcPr>
          <w:p w14:paraId="5613AF6D"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6/1(low)</w:t>
            </w:r>
          </w:p>
        </w:tc>
        <w:tc>
          <w:tcPr>
            <w:tcW w:w="0" w:type="auto"/>
            <w:tcBorders>
              <w:top w:val="nil"/>
              <w:left w:val="single" w:sz="4" w:space="0" w:color="auto"/>
              <w:bottom w:val="nil"/>
              <w:right w:val="nil"/>
            </w:tcBorders>
            <w:shd w:val="clear" w:color="000000" w:fill="C6EFCE"/>
            <w:noWrap/>
            <w:vAlign w:val="bottom"/>
            <w:hideMark/>
          </w:tcPr>
          <w:p w14:paraId="4C3DDBD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7C278884"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13AD1FC0"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3A7BC8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0D5E0C87" w14:textId="77777777" w:rsidTr="007A6E37">
        <w:trPr>
          <w:trHeight w:val="300"/>
        </w:trPr>
        <w:tc>
          <w:tcPr>
            <w:tcW w:w="0" w:type="auto"/>
            <w:tcBorders>
              <w:top w:val="nil"/>
              <w:left w:val="nil"/>
              <w:bottom w:val="nil"/>
              <w:right w:val="nil"/>
            </w:tcBorders>
            <w:shd w:val="clear" w:color="auto" w:fill="auto"/>
            <w:noWrap/>
            <w:vAlign w:val="bottom"/>
            <w:hideMark/>
          </w:tcPr>
          <w:p w14:paraId="44DDD020"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concolor2</w:t>
            </w:r>
          </w:p>
        </w:tc>
        <w:tc>
          <w:tcPr>
            <w:tcW w:w="0" w:type="auto"/>
            <w:tcBorders>
              <w:top w:val="nil"/>
              <w:left w:val="single" w:sz="4" w:space="0" w:color="auto"/>
              <w:bottom w:val="nil"/>
              <w:right w:val="nil"/>
            </w:tcBorders>
            <w:shd w:val="clear" w:color="000000" w:fill="C6EFCE"/>
            <w:noWrap/>
            <w:vAlign w:val="bottom"/>
            <w:hideMark/>
          </w:tcPr>
          <w:p w14:paraId="0C86394A"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450814F"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F7D7AB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BDA394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3DD3BDBF"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FFEB9C"/>
            <w:noWrap/>
            <w:vAlign w:val="bottom"/>
            <w:hideMark/>
          </w:tcPr>
          <w:p w14:paraId="7F230C45" w14:textId="77777777" w:rsidR="008A36FD" w:rsidRPr="0020749A" w:rsidRDefault="008A36FD" w:rsidP="008A36FD">
            <w:pPr>
              <w:rPr>
                <w:rFonts w:ascii="Calibri" w:eastAsia="Times New Roman" w:hAnsi="Calibri" w:cs="Times New Roman"/>
                <w:color w:val="9C6500"/>
                <w:sz w:val="22"/>
                <w:szCs w:val="18"/>
                <w:lang w:val="en-GB"/>
              </w:rPr>
            </w:pPr>
            <w:r w:rsidRPr="0020749A">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7E9AA2A2"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0DB95692" w14:textId="77777777" w:rsidTr="007A6E37">
        <w:trPr>
          <w:trHeight w:val="300"/>
        </w:trPr>
        <w:tc>
          <w:tcPr>
            <w:tcW w:w="0" w:type="auto"/>
            <w:tcBorders>
              <w:top w:val="nil"/>
              <w:left w:val="nil"/>
              <w:bottom w:val="nil"/>
              <w:right w:val="nil"/>
            </w:tcBorders>
            <w:shd w:val="clear" w:color="auto" w:fill="auto"/>
            <w:noWrap/>
            <w:vAlign w:val="bottom"/>
            <w:hideMark/>
          </w:tcPr>
          <w:p w14:paraId="6C134B44"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godefroyae1</w:t>
            </w:r>
          </w:p>
        </w:tc>
        <w:tc>
          <w:tcPr>
            <w:tcW w:w="0" w:type="auto"/>
            <w:tcBorders>
              <w:top w:val="nil"/>
              <w:left w:val="single" w:sz="4" w:space="0" w:color="auto"/>
              <w:bottom w:val="nil"/>
              <w:right w:val="nil"/>
            </w:tcBorders>
            <w:shd w:val="clear" w:color="000000" w:fill="FFEB9C"/>
            <w:noWrap/>
            <w:vAlign w:val="bottom"/>
            <w:hideMark/>
          </w:tcPr>
          <w:p w14:paraId="3B3B60B2"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6/1(low)</w:t>
            </w:r>
          </w:p>
        </w:tc>
        <w:tc>
          <w:tcPr>
            <w:tcW w:w="0" w:type="auto"/>
            <w:tcBorders>
              <w:top w:val="nil"/>
              <w:left w:val="single" w:sz="4" w:space="0" w:color="auto"/>
              <w:bottom w:val="nil"/>
              <w:right w:val="nil"/>
            </w:tcBorders>
            <w:shd w:val="clear" w:color="000000" w:fill="FFEB9C"/>
            <w:noWrap/>
            <w:vAlign w:val="bottom"/>
            <w:hideMark/>
          </w:tcPr>
          <w:p w14:paraId="6FF96334" w14:textId="77777777" w:rsidR="008A36FD" w:rsidRPr="0020749A" w:rsidRDefault="008A36FD" w:rsidP="008A36FD">
            <w:pPr>
              <w:rPr>
                <w:rFonts w:ascii="Calibri" w:eastAsia="Times New Roman" w:hAnsi="Calibri" w:cs="Times New Roman"/>
                <w:color w:val="9C6500"/>
                <w:sz w:val="22"/>
                <w:szCs w:val="18"/>
                <w:lang w:val="en-GB"/>
              </w:rPr>
            </w:pPr>
            <w:r w:rsidRPr="0020749A">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FFEB9C"/>
            <w:noWrap/>
            <w:vAlign w:val="bottom"/>
            <w:hideMark/>
          </w:tcPr>
          <w:p w14:paraId="4D5FBA3A"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6/7</w:t>
            </w:r>
          </w:p>
        </w:tc>
        <w:tc>
          <w:tcPr>
            <w:tcW w:w="0" w:type="auto"/>
            <w:tcBorders>
              <w:top w:val="nil"/>
              <w:left w:val="single" w:sz="4" w:space="0" w:color="auto"/>
              <w:bottom w:val="nil"/>
              <w:right w:val="nil"/>
            </w:tcBorders>
            <w:shd w:val="clear" w:color="000000" w:fill="FFEB9C"/>
            <w:noWrap/>
            <w:vAlign w:val="bottom"/>
            <w:hideMark/>
          </w:tcPr>
          <w:p w14:paraId="6C78121E"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FFEB9C"/>
            <w:noWrap/>
            <w:vAlign w:val="bottom"/>
            <w:hideMark/>
          </w:tcPr>
          <w:p w14:paraId="555BFAF0"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7/6</w:t>
            </w:r>
          </w:p>
        </w:tc>
        <w:tc>
          <w:tcPr>
            <w:tcW w:w="0" w:type="auto"/>
            <w:tcBorders>
              <w:top w:val="nil"/>
              <w:left w:val="single" w:sz="4" w:space="0" w:color="auto"/>
              <w:bottom w:val="nil"/>
              <w:right w:val="nil"/>
            </w:tcBorders>
            <w:shd w:val="clear" w:color="000000" w:fill="C6EFCE"/>
            <w:noWrap/>
            <w:vAlign w:val="bottom"/>
            <w:hideMark/>
          </w:tcPr>
          <w:p w14:paraId="44B6B4B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03F76B2"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598A46C1" w14:textId="77777777" w:rsidTr="007A6E37">
        <w:trPr>
          <w:trHeight w:val="300"/>
        </w:trPr>
        <w:tc>
          <w:tcPr>
            <w:tcW w:w="0" w:type="auto"/>
            <w:tcBorders>
              <w:top w:val="nil"/>
              <w:left w:val="nil"/>
              <w:bottom w:val="nil"/>
              <w:right w:val="nil"/>
            </w:tcBorders>
            <w:shd w:val="clear" w:color="auto" w:fill="auto"/>
            <w:noWrap/>
            <w:vAlign w:val="bottom"/>
            <w:hideMark/>
          </w:tcPr>
          <w:p w14:paraId="1A3AD298"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godefroyae2_11</w:t>
            </w:r>
          </w:p>
        </w:tc>
        <w:tc>
          <w:tcPr>
            <w:tcW w:w="0" w:type="auto"/>
            <w:tcBorders>
              <w:top w:val="nil"/>
              <w:left w:val="single" w:sz="4" w:space="0" w:color="auto"/>
              <w:bottom w:val="nil"/>
              <w:right w:val="nil"/>
            </w:tcBorders>
            <w:shd w:val="clear" w:color="000000" w:fill="FFEB9C"/>
            <w:noWrap/>
            <w:vAlign w:val="bottom"/>
            <w:hideMark/>
          </w:tcPr>
          <w:p w14:paraId="5DADC37F"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C6EFCE"/>
            <w:noWrap/>
            <w:vAlign w:val="bottom"/>
            <w:hideMark/>
          </w:tcPr>
          <w:p w14:paraId="6E31B467"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03E2C863"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C6EFCE"/>
            <w:noWrap/>
            <w:vAlign w:val="bottom"/>
            <w:hideMark/>
          </w:tcPr>
          <w:p w14:paraId="2E2E1FE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A8AEBFC"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E8C012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162B5C"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5B9D63EA" w14:textId="77777777" w:rsidTr="007A6E37">
        <w:trPr>
          <w:trHeight w:val="300"/>
        </w:trPr>
        <w:tc>
          <w:tcPr>
            <w:tcW w:w="0" w:type="auto"/>
            <w:tcBorders>
              <w:top w:val="nil"/>
              <w:left w:val="nil"/>
              <w:bottom w:val="nil"/>
              <w:right w:val="nil"/>
            </w:tcBorders>
            <w:shd w:val="clear" w:color="auto" w:fill="auto"/>
            <w:noWrap/>
            <w:vAlign w:val="bottom"/>
            <w:hideMark/>
          </w:tcPr>
          <w:p w14:paraId="28C94E41"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godefroyae2_13</w:t>
            </w:r>
          </w:p>
        </w:tc>
        <w:tc>
          <w:tcPr>
            <w:tcW w:w="0" w:type="auto"/>
            <w:tcBorders>
              <w:top w:val="nil"/>
              <w:left w:val="single" w:sz="4" w:space="0" w:color="auto"/>
              <w:bottom w:val="nil"/>
              <w:right w:val="nil"/>
            </w:tcBorders>
            <w:shd w:val="clear" w:color="000000" w:fill="C6EFCE"/>
            <w:noWrap/>
            <w:vAlign w:val="bottom"/>
            <w:hideMark/>
          </w:tcPr>
          <w:p w14:paraId="4DCBDBE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20C0AB14" w14:textId="77777777" w:rsidR="008A36FD" w:rsidRPr="0020749A" w:rsidRDefault="008A36FD" w:rsidP="008A36FD">
            <w:pPr>
              <w:rPr>
                <w:rFonts w:ascii="Calibri" w:eastAsia="Times New Roman" w:hAnsi="Calibri" w:cs="Times New Roman"/>
                <w:color w:val="9C6500"/>
                <w:sz w:val="22"/>
                <w:szCs w:val="18"/>
                <w:lang w:val="en-GB"/>
              </w:rPr>
            </w:pPr>
            <w:r w:rsidRPr="0020749A">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FFEB9C"/>
            <w:noWrap/>
            <w:vAlign w:val="bottom"/>
            <w:hideMark/>
          </w:tcPr>
          <w:p w14:paraId="1A6FD68A" w14:textId="77777777" w:rsidR="008A36FD" w:rsidRPr="0020749A" w:rsidRDefault="008A36FD" w:rsidP="008A36FD">
            <w:pPr>
              <w:rPr>
                <w:rFonts w:ascii="Calibri" w:eastAsia="Times New Roman" w:hAnsi="Calibri" w:cs="Times New Roman"/>
                <w:color w:val="9C6500"/>
                <w:sz w:val="22"/>
                <w:szCs w:val="18"/>
                <w:lang w:val="en-GB"/>
              </w:rPr>
            </w:pPr>
            <w:r w:rsidRPr="0020749A">
              <w:rPr>
                <w:rFonts w:ascii="Calibri" w:eastAsia="Times New Roman" w:hAnsi="Calibri" w:cs="Times New Roman"/>
                <w:color w:val="9C6500"/>
                <w:sz w:val="22"/>
                <w:szCs w:val="18"/>
                <w:lang w:val="en-GB"/>
              </w:rPr>
              <w:t>Unknown 1/3</w:t>
            </w:r>
          </w:p>
        </w:tc>
        <w:tc>
          <w:tcPr>
            <w:tcW w:w="0" w:type="auto"/>
            <w:tcBorders>
              <w:top w:val="nil"/>
              <w:left w:val="single" w:sz="4" w:space="0" w:color="auto"/>
              <w:bottom w:val="nil"/>
              <w:right w:val="nil"/>
            </w:tcBorders>
            <w:shd w:val="clear" w:color="000000" w:fill="C6EFCE"/>
            <w:noWrap/>
            <w:vAlign w:val="bottom"/>
            <w:hideMark/>
          </w:tcPr>
          <w:p w14:paraId="4F862F6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9D5FA0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0E6D14A"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1F7D46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Correct(low)</w:t>
            </w:r>
          </w:p>
        </w:tc>
      </w:tr>
      <w:tr w:rsidR="00DB3CF8" w:rsidRPr="0020749A" w14:paraId="2A264FDD" w14:textId="77777777" w:rsidTr="007A6E37">
        <w:trPr>
          <w:trHeight w:val="300"/>
        </w:trPr>
        <w:tc>
          <w:tcPr>
            <w:tcW w:w="0" w:type="auto"/>
            <w:tcBorders>
              <w:top w:val="nil"/>
              <w:left w:val="nil"/>
              <w:bottom w:val="nil"/>
              <w:right w:val="nil"/>
            </w:tcBorders>
            <w:shd w:val="clear" w:color="auto" w:fill="auto"/>
            <w:noWrap/>
            <w:vAlign w:val="bottom"/>
            <w:hideMark/>
          </w:tcPr>
          <w:p w14:paraId="400EEDB0"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godefroyae2_15</w:t>
            </w:r>
          </w:p>
        </w:tc>
        <w:tc>
          <w:tcPr>
            <w:tcW w:w="0" w:type="auto"/>
            <w:tcBorders>
              <w:top w:val="nil"/>
              <w:left w:val="single" w:sz="4" w:space="0" w:color="auto"/>
              <w:bottom w:val="nil"/>
              <w:right w:val="nil"/>
            </w:tcBorders>
            <w:shd w:val="clear" w:color="000000" w:fill="C6EFCE"/>
            <w:noWrap/>
            <w:vAlign w:val="bottom"/>
            <w:hideMark/>
          </w:tcPr>
          <w:p w14:paraId="17C13F1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B9D6FFA"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1DDACE1"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03DEC50"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29F71D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9DFD2A0"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AA013D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029B8436" w14:textId="77777777" w:rsidTr="007A6E37">
        <w:trPr>
          <w:trHeight w:val="300"/>
        </w:trPr>
        <w:tc>
          <w:tcPr>
            <w:tcW w:w="0" w:type="auto"/>
            <w:tcBorders>
              <w:top w:val="nil"/>
              <w:left w:val="nil"/>
              <w:bottom w:val="nil"/>
              <w:right w:val="nil"/>
            </w:tcBorders>
            <w:shd w:val="clear" w:color="auto" w:fill="auto"/>
            <w:noWrap/>
            <w:vAlign w:val="bottom"/>
            <w:hideMark/>
          </w:tcPr>
          <w:p w14:paraId="1AD29792"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godefroyae2_1</w:t>
            </w:r>
          </w:p>
        </w:tc>
        <w:tc>
          <w:tcPr>
            <w:tcW w:w="0" w:type="auto"/>
            <w:tcBorders>
              <w:top w:val="nil"/>
              <w:left w:val="single" w:sz="4" w:space="0" w:color="auto"/>
              <w:bottom w:val="nil"/>
              <w:right w:val="nil"/>
            </w:tcBorders>
            <w:shd w:val="clear" w:color="000000" w:fill="C6EFCE"/>
            <w:noWrap/>
            <w:vAlign w:val="bottom"/>
            <w:hideMark/>
          </w:tcPr>
          <w:p w14:paraId="1C0D7E0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CA9938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08DCE4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B30508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78DAB0D"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0E7D621"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90EA9F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3D3CA5FE" w14:textId="77777777" w:rsidTr="007A6E37">
        <w:trPr>
          <w:trHeight w:val="300"/>
        </w:trPr>
        <w:tc>
          <w:tcPr>
            <w:tcW w:w="0" w:type="auto"/>
            <w:tcBorders>
              <w:top w:val="nil"/>
              <w:left w:val="nil"/>
              <w:bottom w:val="nil"/>
              <w:right w:val="nil"/>
            </w:tcBorders>
            <w:shd w:val="clear" w:color="auto" w:fill="auto"/>
            <w:noWrap/>
            <w:vAlign w:val="bottom"/>
            <w:hideMark/>
          </w:tcPr>
          <w:p w14:paraId="232BBB6C"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godefroyae2_3</w:t>
            </w:r>
          </w:p>
        </w:tc>
        <w:tc>
          <w:tcPr>
            <w:tcW w:w="0" w:type="auto"/>
            <w:tcBorders>
              <w:top w:val="nil"/>
              <w:left w:val="single" w:sz="4" w:space="0" w:color="auto"/>
              <w:bottom w:val="nil"/>
              <w:right w:val="nil"/>
            </w:tcBorders>
            <w:shd w:val="clear" w:color="000000" w:fill="C6EFCE"/>
            <w:noWrap/>
            <w:vAlign w:val="bottom"/>
            <w:hideMark/>
          </w:tcPr>
          <w:p w14:paraId="5FC1F3BA"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EB0211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F1D56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995BCA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072DE0F"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1BDB04D"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521656C"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575AFFDE" w14:textId="77777777" w:rsidTr="007A6E37">
        <w:trPr>
          <w:trHeight w:val="300"/>
        </w:trPr>
        <w:tc>
          <w:tcPr>
            <w:tcW w:w="0" w:type="auto"/>
            <w:tcBorders>
              <w:top w:val="nil"/>
              <w:left w:val="nil"/>
              <w:bottom w:val="nil"/>
              <w:right w:val="nil"/>
            </w:tcBorders>
            <w:shd w:val="clear" w:color="auto" w:fill="auto"/>
            <w:noWrap/>
            <w:vAlign w:val="bottom"/>
            <w:hideMark/>
          </w:tcPr>
          <w:p w14:paraId="5AB8DF3B"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godefroyae2_5</w:t>
            </w:r>
          </w:p>
        </w:tc>
        <w:tc>
          <w:tcPr>
            <w:tcW w:w="0" w:type="auto"/>
            <w:tcBorders>
              <w:top w:val="nil"/>
              <w:left w:val="single" w:sz="4" w:space="0" w:color="auto"/>
              <w:bottom w:val="nil"/>
              <w:right w:val="nil"/>
            </w:tcBorders>
            <w:shd w:val="clear" w:color="000000" w:fill="C6EFCE"/>
            <w:noWrap/>
            <w:vAlign w:val="bottom"/>
            <w:hideMark/>
          </w:tcPr>
          <w:p w14:paraId="0158D21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780BFA1"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1446652"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8162D22"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5CE46E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5838FD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23322FA8"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6/3</w:t>
            </w:r>
          </w:p>
        </w:tc>
      </w:tr>
      <w:tr w:rsidR="00DB3CF8" w:rsidRPr="0020749A" w14:paraId="7CDD3597" w14:textId="77777777" w:rsidTr="007A6E37">
        <w:trPr>
          <w:trHeight w:val="300"/>
        </w:trPr>
        <w:tc>
          <w:tcPr>
            <w:tcW w:w="0" w:type="auto"/>
            <w:tcBorders>
              <w:top w:val="nil"/>
              <w:left w:val="nil"/>
              <w:bottom w:val="nil"/>
              <w:right w:val="nil"/>
            </w:tcBorders>
            <w:shd w:val="clear" w:color="auto" w:fill="auto"/>
            <w:noWrap/>
            <w:vAlign w:val="bottom"/>
            <w:hideMark/>
          </w:tcPr>
          <w:p w14:paraId="5916DE8F"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godefroyae2_7</w:t>
            </w:r>
          </w:p>
        </w:tc>
        <w:tc>
          <w:tcPr>
            <w:tcW w:w="0" w:type="auto"/>
            <w:tcBorders>
              <w:top w:val="nil"/>
              <w:left w:val="single" w:sz="4" w:space="0" w:color="auto"/>
              <w:bottom w:val="nil"/>
              <w:right w:val="nil"/>
            </w:tcBorders>
            <w:shd w:val="clear" w:color="000000" w:fill="C6EFCE"/>
            <w:noWrap/>
            <w:vAlign w:val="bottom"/>
            <w:hideMark/>
          </w:tcPr>
          <w:p w14:paraId="5D64F7E7"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5873E9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07939B7"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A7FBE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878496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9A5B96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5C5B5D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72AFC810" w14:textId="77777777" w:rsidTr="007A6E37">
        <w:trPr>
          <w:trHeight w:val="300"/>
        </w:trPr>
        <w:tc>
          <w:tcPr>
            <w:tcW w:w="0" w:type="auto"/>
            <w:tcBorders>
              <w:top w:val="nil"/>
              <w:left w:val="nil"/>
              <w:bottom w:val="nil"/>
              <w:right w:val="nil"/>
            </w:tcBorders>
            <w:shd w:val="clear" w:color="auto" w:fill="auto"/>
            <w:noWrap/>
            <w:vAlign w:val="bottom"/>
            <w:hideMark/>
          </w:tcPr>
          <w:p w14:paraId="4D5DEF2B"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godefroyae2_9</w:t>
            </w:r>
          </w:p>
        </w:tc>
        <w:tc>
          <w:tcPr>
            <w:tcW w:w="0" w:type="auto"/>
            <w:tcBorders>
              <w:top w:val="nil"/>
              <w:left w:val="single" w:sz="4" w:space="0" w:color="auto"/>
              <w:bottom w:val="nil"/>
              <w:right w:val="nil"/>
            </w:tcBorders>
            <w:shd w:val="clear" w:color="000000" w:fill="C6EFCE"/>
            <w:noWrap/>
            <w:vAlign w:val="bottom"/>
            <w:hideMark/>
          </w:tcPr>
          <w:p w14:paraId="27AD34A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AC94042"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5B30528"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FD9BFEC"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FA4AC41"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B712C8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FC70FA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2A446E82" w14:textId="77777777" w:rsidTr="007A6E37">
        <w:trPr>
          <w:trHeight w:val="300"/>
        </w:trPr>
        <w:tc>
          <w:tcPr>
            <w:tcW w:w="0" w:type="auto"/>
            <w:tcBorders>
              <w:top w:val="nil"/>
              <w:left w:val="nil"/>
              <w:bottom w:val="nil"/>
              <w:right w:val="nil"/>
            </w:tcBorders>
            <w:shd w:val="clear" w:color="auto" w:fill="auto"/>
            <w:noWrap/>
            <w:vAlign w:val="bottom"/>
            <w:hideMark/>
          </w:tcPr>
          <w:p w14:paraId="5C9B0493"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w:t>
            </w:r>
          </w:p>
        </w:tc>
        <w:tc>
          <w:tcPr>
            <w:tcW w:w="0" w:type="auto"/>
            <w:tcBorders>
              <w:top w:val="nil"/>
              <w:left w:val="single" w:sz="4" w:space="0" w:color="auto"/>
              <w:bottom w:val="nil"/>
              <w:right w:val="nil"/>
            </w:tcBorders>
            <w:shd w:val="clear" w:color="000000" w:fill="C6EFCE"/>
            <w:noWrap/>
            <w:vAlign w:val="bottom"/>
            <w:hideMark/>
          </w:tcPr>
          <w:p w14:paraId="420B517F"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74243A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42A9205"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030ABAD"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636C7DD"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E9E5615"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B5941F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51991105" w14:textId="77777777" w:rsidTr="007A6E37">
        <w:trPr>
          <w:trHeight w:val="300"/>
        </w:trPr>
        <w:tc>
          <w:tcPr>
            <w:tcW w:w="0" w:type="auto"/>
            <w:tcBorders>
              <w:top w:val="nil"/>
              <w:left w:val="nil"/>
              <w:bottom w:val="nil"/>
              <w:right w:val="nil"/>
            </w:tcBorders>
            <w:shd w:val="clear" w:color="auto" w:fill="auto"/>
            <w:noWrap/>
            <w:vAlign w:val="bottom"/>
            <w:hideMark/>
          </w:tcPr>
          <w:p w14:paraId="1E5039AF"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niveum1</w:t>
            </w:r>
          </w:p>
        </w:tc>
        <w:tc>
          <w:tcPr>
            <w:tcW w:w="0" w:type="auto"/>
            <w:tcBorders>
              <w:top w:val="nil"/>
              <w:left w:val="single" w:sz="4" w:space="0" w:color="auto"/>
              <w:bottom w:val="nil"/>
              <w:right w:val="nil"/>
            </w:tcBorders>
            <w:shd w:val="clear" w:color="000000" w:fill="C6EFCE"/>
            <w:noWrap/>
            <w:vAlign w:val="bottom"/>
            <w:hideMark/>
          </w:tcPr>
          <w:p w14:paraId="06C1BAD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12A139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63E4BE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EF240F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EB34D7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FAF0912"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8FBDEA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21DB68BC" w14:textId="77777777" w:rsidTr="007A6E37">
        <w:trPr>
          <w:trHeight w:val="300"/>
        </w:trPr>
        <w:tc>
          <w:tcPr>
            <w:tcW w:w="0" w:type="auto"/>
            <w:tcBorders>
              <w:top w:val="nil"/>
              <w:left w:val="nil"/>
              <w:bottom w:val="nil"/>
              <w:right w:val="nil"/>
            </w:tcBorders>
            <w:shd w:val="clear" w:color="auto" w:fill="auto"/>
            <w:noWrap/>
            <w:vAlign w:val="bottom"/>
            <w:hideMark/>
          </w:tcPr>
          <w:p w14:paraId="782EC5AE"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niveum2_4</w:t>
            </w:r>
          </w:p>
        </w:tc>
        <w:tc>
          <w:tcPr>
            <w:tcW w:w="0" w:type="auto"/>
            <w:tcBorders>
              <w:top w:val="nil"/>
              <w:left w:val="single" w:sz="4" w:space="0" w:color="auto"/>
              <w:bottom w:val="nil"/>
              <w:right w:val="nil"/>
            </w:tcBorders>
            <w:shd w:val="clear" w:color="000000" w:fill="FFEB9C"/>
            <w:noWrap/>
            <w:vAlign w:val="bottom"/>
            <w:hideMark/>
          </w:tcPr>
          <w:p w14:paraId="35628E63"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6/2(low)</w:t>
            </w:r>
          </w:p>
        </w:tc>
        <w:tc>
          <w:tcPr>
            <w:tcW w:w="0" w:type="auto"/>
            <w:tcBorders>
              <w:top w:val="nil"/>
              <w:left w:val="single" w:sz="4" w:space="0" w:color="auto"/>
              <w:bottom w:val="nil"/>
              <w:right w:val="nil"/>
            </w:tcBorders>
            <w:shd w:val="clear" w:color="000000" w:fill="C6EFCE"/>
            <w:noWrap/>
            <w:vAlign w:val="bottom"/>
            <w:hideMark/>
          </w:tcPr>
          <w:p w14:paraId="20FD2E47"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BE52A1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18D8FF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ED828F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5A8040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9AECC2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3143AC6C" w14:textId="77777777" w:rsidTr="007A6E37">
        <w:trPr>
          <w:trHeight w:val="300"/>
        </w:trPr>
        <w:tc>
          <w:tcPr>
            <w:tcW w:w="0" w:type="auto"/>
            <w:tcBorders>
              <w:top w:val="nil"/>
              <w:left w:val="nil"/>
              <w:bottom w:val="nil"/>
              <w:right w:val="nil"/>
            </w:tcBorders>
            <w:shd w:val="clear" w:color="auto" w:fill="auto"/>
            <w:noWrap/>
            <w:vAlign w:val="bottom"/>
            <w:hideMark/>
          </w:tcPr>
          <w:p w14:paraId="794DC956"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niveum2_5</w:t>
            </w:r>
          </w:p>
        </w:tc>
        <w:tc>
          <w:tcPr>
            <w:tcW w:w="0" w:type="auto"/>
            <w:tcBorders>
              <w:top w:val="nil"/>
              <w:left w:val="single" w:sz="4" w:space="0" w:color="auto"/>
              <w:bottom w:val="nil"/>
              <w:right w:val="nil"/>
            </w:tcBorders>
            <w:shd w:val="clear" w:color="000000" w:fill="C6EFCE"/>
            <w:noWrap/>
            <w:vAlign w:val="bottom"/>
            <w:hideMark/>
          </w:tcPr>
          <w:p w14:paraId="3831EEAA"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E9DC480"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884D0D"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900AA9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99D258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5CB6124C" w14:textId="77777777" w:rsidR="008A36FD" w:rsidRPr="0020749A" w:rsidRDefault="008A36FD" w:rsidP="008A36FD">
            <w:pPr>
              <w:rPr>
                <w:rFonts w:ascii="Calibri" w:eastAsia="Times New Roman" w:hAnsi="Calibri" w:cs="Times New Roman"/>
                <w:color w:val="9C6500"/>
                <w:sz w:val="22"/>
                <w:szCs w:val="18"/>
                <w:lang w:val="en-GB"/>
              </w:rPr>
            </w:pPr>
            <w:r w:rsidRPr="0020749A">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4FE8CE6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775E9793" w14:textId="77777777" w:rsidTr="00992641">
        <w:trPr>
          <w:trHeight w:val="300"/>
        </w:trPr>
        <w:tc>
          <w:tcPr>
            <w:tcW w:w="0" w:type="auto"/>
            <w:tcBorders>
              <w:top w:val="nil"/>
              <w:left w:val="nil"/>
              <w:bottom w:val="nil"/>
              <w:right w:val="nil"/>
            </w:tcBorders>
            <w:shd w:val="clear" w:color="auto" w:fill="auto"/>
            <w:noWrap/>
            <w:vAlign w:val="bottom"/>
            <w:hideMark/>
          </w:tcPr>
          <w:p w14:paraId="0C3A8501"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niveum2_7</w:t>
            </w:r>
          </w:p>
        </w:tc>
        <w:tc>
          <w:tcPr>
            <w:tcW w:w="0" w:type="auto"/>
            <w:tcBorders>
              <w:top w:val="nil"/>
              <w:left w:val="single" w:sz="4" w:space="0" w:color="auto"/>
              <w:bottom w:val="nil"/>
              <w:right w:val="nil"/>
            </w:tcBorders>
            <w:shd w:val="clear" w:color="000000" w:fill="C6EFCE"/>
            <w:noWrap/>
            <w:vAlign w:val="bottom"/>
            <w:hideMark/>
          </w:tcPr>
          <w:p w14:paraId="3C0D1BB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DECA5E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single" w:sz="4" w:space="0" w:color="auto"/>
              <w:right w:val="nil"/>
            </w:tcBorders>
            <w:shd w:val="clear" w:color="000000" w:fill="C6EFCE"/>
            <w:noWrap/>
            <w:vAlign w:val="bottom"/>
            <w:hideMark/>
          </w:tcPr>
          <w:p w14:paraId="5AA55CC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single" w:sz="4" w:space="0" w:color="auto"/>
              <w:right w:val="nil"/>
            </w:tcBorders>
            <w:shd w:val="clear" w:color="000000" w:fill="C6EFCE"/>
            <w:noWrap/>
            <w:vAlign w:val="bottom"/>
            <w:hideMark/>
          </w:tcPr>
          <w:p w14:paraId="14E4C0D8"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6C6D8B1"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73B6F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33E480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992641" w:rsidRPr="0020749A" w14:paraId="11A3A84D" w14:textId="77777777" w:rsidTr="00992641">
        <w:trPr>
          <w:trHeight w:val="300"/>
        </w:trPr>
        <w:tc>
          <w:tcPr>
            <w:tcW w:w="0" w:type="auto"/>
            <w:tcBorders>
              <w:top w:val="nil"/>
              <w:left w:val="nil"/>
              <w:bottom w:val="nil"/>
              <w:right w:val="nil"/>
            </w:tcBorders>
            <w:shd w:val="clear" w:color="auto" w:fill="auto"/>
            <w:noWrap/>
            <w:vAlign w:val="bottom"/>
            <w:hideMark/>
          </w:tcPr>
          <w:p w14:paraId="02E9CA7B" w14:textId="77777777" w:rsidR="00992641" w:rsidRPr="0020749A"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5E098FB2" w14:textId="77777777" w:rsidR="00992641" w:rsidRPr="0020749A" w:rsidRDefault="00992641" w:rsidP="008A36F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FDA96A7" w14:textId="77777777" w:rsidR="00992641" w:rsidRPr="0020749A" w:rsidRDefault="00992641" w:rsidP="008A36F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single" w:sz="4" w:space="0" w:color="auto"/>
              <w:left w:val="single" w:sz="4" w:space="0" w:color="auto"/>
              <w:bottom w:val="nil"/>
            </w:tcBorders>
            <w:shd w:val="clear" w:color="auto" w:fill="auto"/>
            <w:noWrap/>
            <w:vAlign w:val="bottom"/>
            <w:hideMark/>
          </w:tcPr>
          <w:p w14:paraId="6FD2603A" w14:textId="24969010" w:rsidR="00992641" w:rsidRPr="0020749A" w:rsidRDefault="00992641" w:rsidP="008A36FD">
            <w:pPr>
              <w:rPr>
                <w:rFonts w:ascii="Calibri" w:eastAsia="Times New Roman" w:hAnsi="Calibri" w:cs="Times New Roman"/>
                <w:sz w:val="22"/>
                <w:lang w:val="en-GB"/>
              </w:rPr>
            </w:pPr>
            <w:r w:rsidRPr="0020749A">
              <w:rPr>
                <w:rFonts w:ascii="Calibri" w:eastAsia="Times New Roman" w:hAnsi="Calibri" w:cs="Times New Roman"/>
                <w:color w:val="000000"/>
                <w:sz w:val="22"/>
                <w:szCs w:val="18"/>
                <w:lang w:val="en-GB"/>
              </w:rPr>
              <w:t>1:</w:t>
            </w:r>
            <w:r w:rsidRPr="0020749A">
              <w:rPr>
                <w:rFonts w:ascii="Calibri" w:eastAsia="Times New Roman" w:hAnsi="Calibri" w:cs="Times New Roman"/>
                <w:i/>
                <w:color w:val="000000"/>
                <w:sz w:val="22"/>
                <w:szCs w:val="18"/>
                <w:lang w:val="en-GB"/>
              </w:rPr>
              <w:t>Parvisepalum</w:t>
            </w:r>
          </w:p>
        </w:tc>
        <w:tc>
          <w:tcPr>
            <w:tcW w:w="0" w:type="auto"/>
            <w:tcBorders>
              <w:top w:val="single" w:sz="4" w:space="0" w:color="auto"/>
              <w:bottom w:val="nil"/>
              <w:right w:val="nil"/>
            </w:tcBorders>
            <w:shd w:val="clear" w:color="auto" w:fill="auto"/>
            <w:noWrap/>
            <w:vAlign w:val="bottom"/>
          </w:tcPr>
          <w:p w14:paraId="74C28FEC" w14:textId="3F216A30" w:rsidR="00992641" w:rsidRPr="0020749A" w:rsidRDefault="00992641" w:rsidP="008A36FD">
            <w:pPr>
              <w:rPr>
                <w:rFonts w:ascii="Calibri" w:eastAsia="Times New Roman" w:hAnsi="Calibri" w:cs="Times New Roman"/>
                <w:color w:val="000000"/>
                <w:sz w:val="22"/>
                <w:szCs w:val="18"/>
                <w:lang w:val="en-GB"/>
              </w:rPr>
            </w:pPr>
            <w:r w:rsidRPr="0020749A">
              <w:rPr>
                <w:rFonts w:ascii="Calibri" w:eastAsia="Times New Roman" w:hAnsi="Calibri" w:cs="Times New Roman"/>
                <w:color w:val="000000"/>
                <w:sz w:val="22"/>
                <w:szCs w:val="18"/>
                <w:lang w:val="en-GB"/>
              </w:rPr>
              <w:t>2:</w:t>
            </w:r>
            <w:r w:rsidRPr="0020749A">
              <w:rPr>
                <w:rFonts w:ascii="Calibri" w:eastAsia="Times New Roman" w:hAnsi="Calibri" w:cs="Times New Roman"/>
                <w:i/>
                <w:color w:val="000000"/>
                <w:sz w:val="22"/>
                <w:szCs w:val="18"/>
                <w:lang w:val="en-GB"/>
              </w:rPr>
              <w:t>Pardalopetalum</w:t>
            </w:r>
          </w:p>
        </w:tc>
        <w:tc>
          <w:tcPr>
            <w:tcW w:w="0" w:type="auto"/>
            <w:tcBorders>
              <w:top w:val="single" w:sz="4" w:space="0" w:color="auto"/>
              <w:left w:val="nil"/>
              <w:bottom w:val="nil"/>
              <w:right w:val="nil"/>
            </w:tcBorders>
            <w:shd w:val="clear" w:color="auto" w:fill="auto"/>
            <w:noWrap/>
            <w:vAlign w:val="bottom"/>
          </w:tcPr>
          <w:p w14:paraId="67183E81" w14:textId="7FF38C00" w:rsidR="00992641" w:rsidRPr="0020749A" w:rsidRDefault="00992641" w:rsidP="008A36FD">
            <w:pPr>
              <w:rPr>
                <w:rFonts w:ascii="Calibri" w:eastAsia="Times New Roman" w:hAnsi="Calibri" w:cs="Times New Roman"/>
                <w:color w:val="000000"/>
                <w:sz w:val="22"/>
                <w:szCs w:val="18"/>
                <w:lang w:val="en-GB"/>
              </w:rPr>
            </w:pPr>
            <w:r w:rsidRPr="0020749A">
              <w:rPr>
                <w:rFonts w:ascii="Calibri" w:eastAsia="Times New Roman" w:hAnsi="Calibri" w:cs="Times New Roman"/>
                <w:color w:val="000000"/>
                <w:sz w:val="22"/>
                <w:szCs w:val="18"/>
                <w:lang w:val="en-GB"/>
              </w:rPr>
              <w:t>3:</w:t>
            </w:r>
            <w:r w:rsidRPr="0020749A">
              <w:rPr>
                <w:rFonts w:ascii="Calibri" w:eastAsia="Times New Roman" w:hAnsi="Calibri" w:cs="Times New Roman"/>
                <w:i/>
                <w:color w:val="000000"/>
                <w:sz w:val="22"/>
                <w:szCs w:val="18"/>
                <w:lang w:val="en-GB"/>
              </w:rPr>
              <w:t>Paphiopedilum</w:t>
            </w:r>
          </w:p>
        </w:tc>
        <w:tc>
          <w:tcPr>
            <w:tcW w:w="0" w:type="auto"/>
            <w:tcBorders>
              <w:top w:val="single" w:sz="4" w:space="0" w:color="auto"/>
              <w:left w:val="nil"/>
              <w:bottom w:val="nil"/>
              <w:right w:val="nil"/>
            </w:tcBorders>
            <w:shd w:val="clear" w:color="auto" w:fill="auto"/>
            <w:noWrap/>
            <w:vAlign w:val="bottom"/>
          </w:tcPr>
          <w:p w14:paraId="2822B8C0" w14:textId="3D4ED0AA" w:rsidR="00992641" w:rsidRPr="0020749A" w:rsidRDefault="00992641" w:rsidP="008A36FD">
            <w:pPr>
              <w:rPr>
                <w:rFonts w:ascii="Calibri" w:eastAsia="Times New Roman" w:hAnsi="Calibri" w:cs="Times New Roman"/>
                <w:color w:val="000000"/>
                <w:sz w:val="22"/>
                <w:szCs w:val="18"/>
                <w:lang w:val="en-GB"/>
              </w:rPr>
            </w:pPr>
            <w:r w:rsidRPr="0020749A">
              <w:rPr>
                <w:rFonts w:ascii="Calibri" w:eastAsia="Times New Roman" w:hAnsi="Calibri" w:cs="Times New Roman"/>
                <w:color w:val="000000"/>
                <w:sz w:val="22"/>
                <w:szCs w:val="18"/>
                <w:lang w:val="en-GB"/>
              </w:rPr>
              <w:t>4:</w:t>
            </w:r>
            <w:r w:rsidRPr="0020749A">
              <w:rPr>
                <w:rFonts w:ascii="Calibri" w:eastAsia="Times New Roman" w:hAnsi="Calibri" w:cs="Times New Roman"/>
                <w:i/>
                <w:color w:val="000000"/>
                <w:sz w:val="22"/>
                <w:szCs w:val="18"/>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57166814" w14:textId="2B0AEEEE" w:rsidR="00992641" w:rsidRPr="0020749A" w:rsidRDefault="00992641" w:rsidP="008A36FD">
            <w:pPr>
              <w:rPr>
                <w:rFonts w:ascii="Calibri" w:eastAsia="Times New Roman" w:hAnsi="Calibri" w:cs="Times New Roman"/>
                <w:color w:val="000000"/>
                <w:sz w:val="22"/>
                <w:szCs w:val="18"/>
                <w:lang w:val="en-GB"/>
              </w:rPr>
            </w:pPr>
            <w:r w:rsidRPr="0020749A">
              <w:rPr>
                <w:rFonts w:ascii="Calibri" w:eastAsia="Times New Roman" w:hAnsi="Calibri" w:cs="Times New Roman"/>
                <w:color w:val="000000"/>
                <w:sz w:val="22"/>
                <w:szCs w:val="18"/>
                <w:lang w:val="en-GB"/>
              </w:rPr>
              <w:t xml:space="preserve">5: </w:t>
            </w:r>
            <w:r w:rsidRPr="0020749A">
              <w:rPr>
                <w:rFonts w:ascii="Calibri" w:eastAsia="Times New Roman" w:hAnsi="Calibri" w:cs="Times New Roman"/>
                <w:i/>
                <w:color w:val="000000"/>
                <w:sz w:val="22"/>
                <w:szCs w:val="18"/>
                <w:lang w:val="en-GB"/>
              </w:rPr>
              <w:t>Cochlopetalum</w:t>
            </w:r>
          </w:p>
        </w:tc>
      </w:tr>
      <w:tr w:rsidR="00992641" w:rsidRPr="0020749A" w14:paraId="2881B480" w14:textId="77777777" w:rsidTr="00992641">
        <w:trPr>
          <w:trHeight w:val="300"/>
        </w:trPr>
        <w:tc>
          <w:tcPr>
            <w:tcW w:w="0" w:type="auto"/>
            <w:tcBorders>
              <w:top w:val="nil"/>
              <w:left w:val="nil"/>
              <w:bottom w:val="nil"/>
              <w:right w:val="nil"/>
            </w:tcBorders>
            <w:shd w:val="clear" w:color="auto" w:fill="auto"/>
            <w:noWrap/>
            <w:vAlign w:val="bottom"/>
            <w:hideMark/>
          </w:tcPr>
          <w:p w14:paraId="4E7C4E11" w14:textId="77777777" w:rsidR="00992641" w:rsidRPr="0020749A"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11CBAF94" w14:textId="77777777" w:rsidR="00992641" w:rsidRPr="0020749A" w:rsidRDefault="00992641" w:rsidP="008A36F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4E1B8C98" w14:textId="77777777" w:rsidR="00992641" w:rsidRPr="0020749A" w:rsidRDefault="00992641" w:rsidP="008A36F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tcBorders>
            <w:shd w:val="clear" w:color="auto" w:fill="auto"/>
            <w:noWrap/>
            <w:vAlign w:val="bottom"/>
            <w:hideMark/>
          </w:tcPr>
          <w:p w14:paraId="11ED762B" w14:textId="57661825" w:rsidR="00992641" w:rsidRPr="0020749A" w:rsidRDefault="00992641" w:rsidP="008A36FD">
            <w:pPr>
              <w:rPr>
                <w:rFonts w:ascii="Calibri" w:eastAsia="Times New Roman" w:hAnsi="Calibri" w:cs="Times New Roman"/>
                <w:sz w:val="22"/>
                <w:lang w:val="en-GB"/>
              </w:rPr>
            </w:pPr>
            <w:r w:rsidRPr="0020749A">
              <w:rPr>
                <w:rFonts w:ascii="Calibri" w:eastAsia="Times New Roman" w:hAnsi="Calibri" w:cs="Times New Roman"/>
                <w:color w:val="000000"/>
                <w:sz w:val="22"/>
                <w:szCs w:val="18"/>
                <w:lang w:val="en-GB"/>
              </w:rPr>
              <w:t>6:</w:t>
            </w:r>
            <w:r w:rsidRPr="0020749A">
              <w:rPr>
                <w:rFonts w:ascii="Calibri" w:eastAsia="Times New Roman" w:hAnsi="Calibri" w:cs="Times New Roman"/>
                <w:i/>
                <w:color w:val="000000"/>
                <w:sz w:val="22"/>
                <w:szCs w:val="18"/>
                <w:lang w:val="en-GB"/>
              </w:rPr>
              <w:t>Brachypetalum</w:t>
            </w:r>
          </w:p>
        </w:tc>
        <w:tc>
          <w:tcPr>
            <w:tcW w:w="0" w:type="auto"/>
            <w:tcBorders>
              <w:top w:val="nil"/>
              <w:right w:val="nil"/>
            </w:tcBorders>
            <w:shd w:val="clear" w:color="auto" w:fill="auto"/>
            <w:noWrap/>
            <w:vAlign w:val="bottom"/>
          </w:tcPr>
          <w:p w14:paraId="5DDB0604" w14:textId="76271C23" w:rsidR="00992641" w:rsidRPr="0020749A" w:rsidRDefault="00992641" w:rsidP="008A36FD">
            <w:pPr>
              <w:rPr>
                <w:rFonts w:ascii="Calibri" w:eastAsia="Times New Roman" w:hAnsi="Calibri" w:cs="Times New Roman"/>
                <w:color w:val="000000"/>
                <w:sz w:val="22"/>
                <w:szCs w:val="18"/>
                <w:lang w:val="en-GB"/>
              </w:rPr>
            </w:pPr>
            <w:r w:rsidRPr="0020749A">
              <w:rPr>
                <w:rFonts w:ascii="Calibri" w:eastAsia="Times New Roman" w:hAnsi="Calibri" w:cs="Times New Roman"/>
                <w:color w:val="000000"/>
                <w:sz w:val="22"/>
                <w:szCs w:val="18"/>
                <w:lang w:val="en-GB"/>
              </w:rPr>
              <w:t>7:</w:t>
            </w:r>
            <w:r w:rsidRPr="0020749A">
              <w:rPr>
                <w:rFonts w:ascii="Calibri" w:eastAsia="Times New Roman" w:hAnsi="Calibri" w:cs="Times New Roman"/>
                <w:i/>
                <w:color w:val="000000"/>
                <w:sz w:val="22"/>
                <w:szCs w:val="18"/>
                <w:lang w:val="en-GB"/>
              </w:rPr>
              <w:t>Barbata</w:t>
            </w:r>
          </w:p>
        </w:tc>
        <w:tc>
          <w:tcPr>
            <w:tcW w:w="0" w:type="auto"/>
            <w:tcBorders>
              <w:top w:val="nil"/>
              <w:left w:val="nil"/>
              <w:right w:val="nil"/>
            </w:tcBorders>
            <w:shd w:val="clear" w:color="auto" w:fill="auto"/>
            <w:noWrap/>
            <w:vAlign w:val="bottom"/>
          </w:tcPr>
          <w:p w14:paraId="3682C2B6" w14:textId="4DADD1E4" w:rsidR="00992641" w:rsidRPr="0020749A" w:rsidRDefault="00992641" w:rsidP="008A36FD">
            <w:pPr>
              <w:rPr>
                <w:rFonts w:ascii="Calibri" w:eastAsia="Times New Roman" w:hAnsi="Calibri" w:cs="Times New Roman"/>
                <w:color w:val="000000"/>
                <w:sz w:val="22"/>
                <w:szCs w:val="18"/>
                <w:lang w:val="en-GB"/>
              </w:rPr>
            </w:pPr>
          </w:p>
        </w:tc>
        <w:tc>
          <w:tcPr>
            <w:tcW w:w="0" w:type="auto"/>
            <w:tcBorders>
              <w:top w:val="nil"/>
              <w:left w:val="nil"/>
              <w:right w:val="nil"/>
            </w:tcBorders>
            <w:shd w:val="clear" w:color="auto" w:fill="auto"/>
            <w:noWrap/>
            <w:vAlign w:val="bottom"/>
          </w:tcPr>
          <w:p w14:paraId="5174923D" w14:textId="2E4950CF" w:rsidR="00992641" w:rsidRPr="0020749A" w:rsidRDefault="00992641" w:rsidP="00DB3CF8">
            <w:pPr>
              <w:rPr>
                <w:rFonts w:ascii="Calibri" w:eastAsia="Times New Roman" w:hAnsi="Calibri" w:cs="Times New Roman"/>
                <w:color w:val="000000"/>
                <w:sz w:val="22"/>
                <w:szCs w:val="18"/>
                <w:lang w:val="en-GB"/>
              </w:rPr>
            </w:pPr>
          </w:p>
        </w:tc>
        <w:tc>
          <w:tcPr>
            <w:tcW w:w="0" w:type="auto"/>
            <w:tcBorders>
              <w:top w:val="nil"/>
              <w:left w:val="nil"/>
              <w:right w:val="single" w:sz="4" w:space="0" w:color="auto"/>
            </w:tcBorders>
            <w:shd w:val="clear" w:color="auto" w:fill="auto"/>
            <w:noWrap/>
            <w:vAlign w:val="bottom"/>
            <w:hideMark/>
          </w:tcPr>
          <w:p w14:paraId="001B0B00" w14:textId="77777777" w:rsidR="00992641" w:rsidRPr="0020749A" w:rsidRDefault="00992641" w:rsidP="008A36FD">
            <w:pPr>
              <w:rPr>
                <w:rFonts w:ascii="Calibri" w:eastAsia="Times New Roman" w:hAnsi="Calibri" w:cs="Times New Roman"/>
                <w:color w:val="000000"/>
                <w:sz w:val="22"/>
                <w:szCs w:val="18"/>
                <w:lang w:val="en-GB"/>
              </w:rPr>
            </w:pPr>
            <w:r w:rsidRPr="0020749A">
              <w:rPr>
                <w:rFonts w:ascii="Calibri" w:eastAsia="Times New Roman" w:hAnsi="Calibri" w:cs="Times New Roman"/>
                <w:color w:val="000000"/>
                <w:sz w:val="22"/>
                <w:szCs w:val="18"/>
                <w:lang w:val="en-GB"/>
              </w:rPr>
              <w:t> </w:t>
            </w:r>
          </w:p>
        </w:tc>
      </w:tr>
      <w:tr w:rsidR="00992641" w:rsidRPr="0020749A" w14:paraId="3DD0F888" w14:textId="77777777" w:rsidTr="00992641">
        <w:trPr>
          <w:trHeight w:val="300"/>
        </w:trPr>
        <w:tc>
          <w:tcPr>
            <w:tcW w:w="0" w:type="auto"/>
            <w:tcBorders>
              <w:top w:val="nil"/>
              <w:left w:val="nil"/>
              <w:bottom w:val="nil"/>
              <w:right w:val="nil"/>
            </w:tcBorders>
            <w:shd w:val="clear" w:color="auto" w:fill="auto"/>
            <w:noWrap/>
            <w:vAlign w:val="bottom"/>
            <w:hideMark/>
          </w:tcPr>
          <w:p w14:paraId="12F66081" w14:textId="77777777" w:rsidR="00992641" w:rsidRPr="0020749A"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10E0FA1A" w14:textId="77777777" w:rsidR="00992641" w:rsidRPr="0020749A" w:rsidRDefault="00992641" w:rsidP="008A36F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1E764A1" w14:textId="77777777" w:rsidR="00992641" w:rsidRPr="0020749A" w:rsidRDefault="00992641" w:rsidP="008A36F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hideMark/>
          </w:tcPr>
          <w:p w14:paraId="09F958D1" w14:textId="03238226" w:rsidR="00992641" w:rsidRPr="0020749A" w:rsidRDefault="00992641" w:rsidP="008A36FD">
            <w:pPr>
              <w:rPr>
                <w:rFonts w:ascii="Calibri" w:eastAsia="Times New Roman" w:hAnsi="Calibri" w:cs="Times New Roman"/>
                <w:color w:val="000000"/>
                <w:sz w:val="22"/>
                <w:szCs w:val="18"/>
                <w:lang w:val="en-GB"/>
              </w:rPr>
            </w:pPr>
            <w:r w:rsidRPr="0020749A">
              <w:rPr>
                <w:rFonts w:ascii="Calibri" w:eastAsia="Times New Roman" w:hAnsi="Calibri" w:cs="Times New Roman"/>
                <w:sz w:val="22"/>
                <w:lang w:val="en-GB"/>
              </w:rPr>
              <w:t>The order in Unknown x/y is &lt;best_score&gt;/&lt;lower_score&gt;. No numbers? All scores are negative!</w:t>
            </w:r>
          </w:p>
        </w:tc>
      </w:tr>
    </w:tbl>
    <w:p w14:paraId="22E1491E" w14:textId="77777777" w:rsidR="00DB3CF8" w:rsidRPr="0020749A" w:rsidRDefault="00DB3CF8" w:rsidP="00F7449E">
      <w:pPr>
        <w:rPr>
          <w:lang w:val="en-GB"/>
        </w:rPr>
        <w:sectPr w:rsidR="00DB3CF8" w:rsidRPr="0020749A" w:rsidSect="002A2451">
          <w:type w:val="continuous"/>
          <w:pgSz w:w="16840" w:h="11900" w:orient="landscape"/>
          <w:pgMar w:top="567" w:right="1417" w:bottom="0" w:left="1417" w:header="708" w:footer="708" w:gutter="0"/>
          <w:cols w:space="708"/>
          <w:docGrid w:linePitch="360"/>
        </w:sectPr>
      </w:pPr>
    </w:p>
    <w:p w14:paraId="45BED1A1" w14:textId="77777777" w:rsidR="002A2451" w:rsidRPr="0020749A" w:rsidRDefault="002A2451" w:rsidP="00F7449E">
      <w:pPr>
        <w:rPr>
          <w:lang w:val="en-GB"/>
        </w:rPr>
        <w:sectPr w:rsidR="002A2451" w:rsidRPr="0020749A" w:rsidSect="008A36FD">
          <w:type w:val="continuous"/>
          <w:pgSz w:w="16840" w:h="11900" w:orient="landscape"/>
          <w:pgMar w:top="1417" w:right="1417" w:bottom="851" w:left="1417" w:header="708" w:footer="708" w:gutter="0"/>
          <w:cols w:space="708"/>
          <w:titlePg/>
          <w:docGrid w:linePitch="360"/>
        </w:sectPr>
      </w:pPr>
    </w:p>
    <w:p w14:paraId="36AA0B0A" w14:textId="36071714" w:rsidR="00C525AF" w:rsidRPr="0020749A" w:rsidRDefault="00C525AF" w:rsidP="00C525AF">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4</w:t>
      </w:r>
      <w:r w:rsidR="000A64B8" w:rsidRPr="0020749A">
        <w:rPr>
          <w:lang w:val="en-GB"/>
        </w:rPr>
        <w:fldChar w:fldCharType="end"/>
      </w:r>
      <w:r w:rsidRPr="0020749A">
        <w:rPr>
          <w:lang w:val="en-GB"/>
        </w:rPr>
        <w:t xml:space="preserve"> Results of first test of the section </w:t>
      </w:r>
      <w:r w:rsidRPr="0020749A">
        <w:rPr>
          <w:i/>
          <w:lang w:val="en-GB"/>
        </w:rPr>
        <w:t>Coryopedilum</w:t>
      </w:r>
      <w:r w:rsidRPr="0020749A">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470"/>
        <w:gridCol w:w="1470"/>
        <w:gridCol w:w="1698"/>
        <w:gridCol w:w="1698"/>
        <w:gridCol w:w="1601"/>
        <w:gridCol w:w="1470"/>
        <w:gridCol w:w="1705"/>
      </w:tblGrid>
      <w:tr w:rsidR="002A2451" w:rsidRPr="0020749A" w14:paraId="5CDC2429" w14:textId="77777777" w:rsidTr="007A6E37">
        <w:trPr>
          <w:trHeight w:val="500"/>
        </w:trPr>
        <w:tc>
          <w:tcPr>
            <w:tcW w:w="0" w:type="auto"/>
            <w:tcBorders>
              <w:top w:val="nil"/>
              <w:left w:val="nil"/>
              <w:bottom w:val="nil"/>
              <w:right w:val="nil"/>
            </w:tcBorders>
            <w:shd w:val="clear" w:color="auto" w:fill="auto"/>
            <w:noWrap/>
            <w:vAlign w:val="bottom"/>
            <w:hideMark/>
          </w:tcPr>
          <w:p w14:paraId="1798491A" w14:textId="77777777" w:rsidR="002A2451" w:rsidRPr="0020749A" w:rsidRDefault="002A2451" w:rsidP="002A2451">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483933F3" w14:textId="77777777" w:rsidR="002A2451" w:rsidRPr="0020749A" w:rsidRDefault="002A2451" w:rsidP="002A2451">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558AD262" w14:textId="77777777" w:rsidR="002A2451" w:rsidRPr="0020749A" w:rsidRDefault="002A2451" w:rsidP="002A2451">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49B5E307" w14:textId="1C00273B" w:rsidR="002A2451" w:rsidRPr="0020749A" w:rsidRDefault="002A2451" w:rsidP="002A2451">
            <w:pPr>
              <w:jc w:val="center"/>
              <w:rPr>
                <w:rFonts w:ascii="Calibri" w:eastAsia="Times New Roman" w:hAnsi="Calibri" w:cs="Times New Roman"/>
                <w:b/>
                <w:bCs/>
                <w:sz w:val="32"/>
                <w:szCs w:val="40"/>
                <w:lang w:val="en-GB"/>
              </w:rPr>
            </w:pPr>
            <w:r w:rsidRPr="0020749A">
              <w:rPr>
                <w:rFonts w:ascii="Calibri" w:eastAsia="Times New Roman" w:hAnsi="Calibri" w:cs="Times New Roman"/>
                <w:b/>
                <w:bCs/>
                <w:i/>
                <w:sz w:val="32"/>
                <w:szCs w:val="40"/>
                <w:lang w:val="en-GB"/>
              </w:rPr>
              <w:t>Coryopedilum</w:t>
            </w:r>
            <w:r w:rsidR="00C525AF" w:rsidRPr="0020749A">
              <w:rPr>
                <w:rFonts w:ascii="Calibri" w:eastAsia="Times New Roman" w:hAnsi="Calibri" w:cs="Times New Roman"/>
                <w:b/>
                <w:bCs/>
                <w:sz w:val="32"/>
                <w:szCs w:val="40"/>
                <w:lang w:val="en-GB"/>
              </w:rPr>
              <w:t xml:space="preserve"> run1</w:t>
            </w:r>
          </w:p>
        </w:tc>
        <w:tc>
          <w:tcPr>
            <w:tcW w:w="0" w:type="auto"/>
            <w:tcBorders>
              <w:top w:val="nil"/>
              <w:left w:val="nil"/>
              <w:bottom w:val="nil"/>
              <w:right w:val="nil"/>
            </w:tcBorders>
            <w:shd w:val="clear" w:color="auto" w:fill="auto"/>
            <w:noWrap/>
            <w:vAlign w:val="bottom"/>
            <w:hideMark/>
          </w:tcPr>
          <w:p w14:paraId="61D34CD2" w14:textId="77777777" w:rsidR="002A2451" w:rsidRPr="0020749A" w:rsidRDefault="002A2451" w:rsidP="002A2451">
            <w:pPr>
              <w:rPr>
                <w:rFonts w:ascii="Calibri" w:eastAsia="Times New Roman" w:hAnsi="Calibri" w:cs="Times New Roman"/>
                <w:b/>
                <w:bCs/>
                <w:lang w:val="en-GB"/>
              </w:rPr>
            </w:pPr>
          </w:p>
        </w:tc>
        <w:tc>
          <w:tcPr>
            <w:tcW w:w="0" w:type="auto"/>
            <w:tcBorders>
              <w:top w:val="nil"/>
              <w:left w:val="single" w:sz="4" w:space="0" w:color="auto"/>
              <w:bottom w:val="nil"/>
              <w:right w:val="nil"/>
            </w:tcBorders>
            <w:shd w:val="clear" w:color="auto" w:fill="auto"/>
            <w:noWrap/>
            <w:vAlign w:val="bottom"/>
            <w:hideMark/>
          </w:tcPr>
          <w:p w14:paraId="023706DC" w14:textId="77777777" w:rsidR="002A2451" w:rsidRPr="0020749A" w:rsidRDefault="002A2451" w:rsidP="002A2451">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140ECEFC" w14:textId="77777777" w:rsidR="002A2451" w:rsidRPr="0020749A" w:rsidRDefault="002A2451" w:rsidP="002A2451">
            <w:pPr>
              <w:rPr>
                <w:rFonts w:ascii="Calibri" w:eastAsia="Times New Roman" w:hAnsi="Calibri" w:cs="Times New Roman"/>
                <w:b/>
                <w:bCs/>
                <w:lang w:val="en-GB"/>
              </w:rPr>
            </w:pPr>
            <w:r w:rsidRPr="0020749A">
              <w:rPr>
                <w:rFonts w:ascii="Calibri" w:eastAsia="Times New Roman" w:hAnsi="Calibri" w:cs="Times New Roman"/>
                <w:b/>
                <w:bCs/>
                <w:lang w:val="en-GB"/>
              </w:rPr>
              <w:t> </w:t>
            </w:r>
          </w:p>
        </w:tc>
      </w:tr>
      <w:tr w:rsidR="002A2451" w:rsidRPr="0020749A" w14:paraId="61B34F8A" w14:textId="77777777" w:rsidTr="007A6E37">
        <w:trPr>
          <w:trHeight w:val="300"/>
        </w:trPr>
        <w:tc>
          <w:tcPr>
            <w:tcW w:w="0" w:type="auto"/>
            <w:tcBorders>
              <w:top w:val="nil"/>
              <w:left w:val="nil"/>
              <w:bottom w:val="nil"/>
              <w:right w:val="nil"/>
            </w:tcBorders>
            <w:shd w:val="clear" w:color="auto" w:fill="auto"/>
            <w:noWrap/>
            <w:vAlign w:val="bottom"/>
            <w:hideMark/>
          </w:tcPr>
          <w:p w14:paraId="046416B5" w14:textId="77777777" w:rsidR="002A2451" w:rsidRPr="0020749A" w:rsidRDefault="002A2451" w:rsidP="002A2451">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0EC7E11E" w14:textId="77777777" w:rsidR="002A2451" w:rsidRPr="0020749A" w:rsidRDefault="002A2451" w:rsidP="002A2451">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513FAB1" w14:textId="77777777" w:rsidR="002A2451" w:rsidRPr="0020749A" w:rsidRDefault="002A2451" w:rsidP="002A2451">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A851406" w14:textId="77777777" w:rsidR="002A2451" w:rsidRPr="0020749A" w:rsidRDefault="002A2451" w:rsidP="002A2451">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E5DD4BE" w14:textId="77777777" w:rsidR="002A2451" w:rsidRPr="0020749A" w:rsidRDefault="002A2451" w:rsidP="002A2451">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0B73717" w14:textId="77777777" w:rsidR="002A2451" w:rsidRPr="0020749A" w:rsidRDefault="002A2451" w:rsidP="002A2451">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FC964CA" w14:textId="77777777" w:rsidR="002A2451" w:rsidRPr="0020749A" w:rsidRDefault="002A2451" w:rsidP="002A2451">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C2C87C1" w14:textId="77777777" w:rsidR="002A2451" w:rsidRPr="0020749A" w:rsidRDefault="002A2451" w:rsidP="002A2451">
            <w:pPr>
              <w:rPr>
                <w:rFonts w:ascii="Calibri" w:eastAsia="Times New Roman" w:hAnsi="Calibri" w:cs="Times New Roman"/>
                <w:lang w:val="en-GB"/>
              </w:rPr>
            </w:pPr>
            <w:r w:rsidRPr="0020749A">
              <w:rPr>
                <w:rFonts w:ascii="Calibri" w:eastAsia="Times New Roman" w:hAnsi="Calibri" w:cs="Times New Roman"/>
                <w:lang w:val="en-GB"/>
              </w:rPr>
              <w:t> </w:t>
            </w:r>
          </w:p>
        </w:tc>
      </w:tr>
      <w:tr w:rsidR="002A2451" w:rsidRPr="0020749A" w14:paraId="535AA945" w14:textId="77777777" w:rsidTr="007A6E37">
        <w:trPr>
          <w:trHeight w:val="300"/>
        </w:trPr>
        <w:tc>
          <w:tcPr>
            <w:tcW w:w="0" w:type="auto"/>
            <w:tcBorders>
              <w:top w:val="nil"/>
              <w:left w:val="nil"/>
              <w:bottom w:val="single" w:sz="4" w:space="0" w:color="auto"/>
              <w:right w:val="nil"/>
            </w:tcBorders>
            <w:shd w:val="clear" w:color="auto" w:fill="auto"/>
            <w:noWrap/>
            <w:vAlign w:val="bottom"/>
            <w:hideMark/>
          </w:tcPr>
          <w:p w14:paraId="36FF452A" w14:textId="77777777" w:rsidR="002A2451" w:rsidRPr="0020749A" w:rsidRDefault="002A2451" w:rsidP="002A2451">
            <w:pPr>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A0D228A" w14:textId="77777777" w:rsidR="002A2451" w:rsidRPr="0020749A" w:rsidRDefault="002A2451" w:rsidP="002A2451">
            <w:pPr>
              <w:jc w:val="right"/>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64F2F082" w14:textId="77777777" w:rsidR="002A2451" w:rsidRPr="0020749A" w:rsidRDefault="002A2451" w:rsidP="002A2451">
            <w:pPr>
              <w:jc w:val="right"/>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5701861D" w14:textId="77777777" w:rsidR="002A2451" w:rsidRPr="0020749A" w:rsidRDefault="002A2451" w:rsidP="002A2451">
            <w:pPr>
              <w:jc w:val="right"/>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7082ED09" w14:textId="77777777" w:rsidR="002A2451" w:rsidRPr="0020749A" w:rsidRDefault="002A2451" w:rsidP="002A2451">
            <w:pPr>
              <w:jc w:val="right"/>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69CC5EB0" w14:textId="77777777" w:rsidR="002A2451" w:rsidRPr="0020749A" w:rsidRDefault="002A2451" w:rsidP="002A2451">
            <w:pPr>
              <w:jc w:val="right"/>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60597FD8" w14:textId="77777777" w:rsidR="002A2451" w:rsidRPr="0020749A" w:rsidRDefault="002A2451" w:rsidP="002A2451">
            <w:pPr>
              <w:jc w:val="right"/>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46</w:t>
            </w:r>
          </w:p>
        </w:tc>
        <w:tc>
          <w:tcPr>
            <w:tcW w:w="0" w:type="auto"/>
            <w:tcBorders>
              <w:top w:val="nil"/>
              <w:left w:val="single" w:sz="4" w:space="0" w:color="auto"/>
              <w:bottom w:val="single" w:sz="4" w:space="0" w:color="auto"/>
              <w:right w:val="nil"/>
            </w:tcBorders>
            <w:shd w:val="clear" w:color="auto" w:fill="auto"/>
            <w:noWrap/>
            <w:vAlign w:val="bottom"/>
            <w:hideMark/>
          </w:tcPr>
          <w:p w14:paraId="648A6F9D" w14:textId="77777777" w:rsidR="002A2451" w:rsidRPr="0020749A" w:rsidRDefault="002A2451" w:rsidP="002A2451">
            <w:pPr>
              <w:jc w:val="right"/>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47</w:t>
            </w:r>
          </w:p>
        </w:tc>
      </w:tr>
      <w:tr w:rsidR="002A2451" w:rsidRPr="0020749A" w14:paraId="49704485" w14:textId="77777777" w:rsidTr="007A6E37">
        <w:trPr>
          <w:trHeight w:val="300"/>
        </w:trPr>
        <w:tc>
          <w:tcPr>
            <w:tcW w:w="0" w:type="auto"/>
            <w:tcBorders>
              <w:top w:val="nil"/>
              <w:left w:val="single" w:sz="4" w:space="0" w:color="auto"/>
              <w:bottom w:val="nil"/>
              <w:right w:val="nil"/>
            </w:tcBorders>
            <w:shd w:val="clear" w:color="auto" w:fill="auto"/>
            <w:noWrap/>
            <w:vAlign w:val="bottom"/>
            <w:hideMark/>
          </w:tcPr>
          <w:p w14:paraId="581CA317" w14:textId="77777777" w:rsidR="002A2451" w:rsidRPr="0020749A" w:rsidRDefault="002A2451" w:rsidP="002A2451">
            <w:pPr>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5DA9A031"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4F7354C9"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16888CD2"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0F8F1A0D"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7FE71C51"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60364716"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1,00E-09</w:t>
            </w:r>
          </w:p>
        </w:tc>
        <w:tc>
          <w:tcPr>
            <w:tcW w:w="0" w:type="auto"/>
            <w:tcBorders>
              <w:top w:val="nil"/>
              <w:left w:val="single" w:sz="4" w:space="0" w:color="auto"/>
              <w:bottom w:val="nil"/>
              <w:right w:val="nil"/>
            </w:tcBorders>
            <w:shd w:val="clear" w:color="auto" w:fill="auto"/>
            <w:noWrap/>
            <w:vAlign w:val="bottom"/>
            <w:hideMark/>
          </w:tcPr>
          <w:p w14:paraId="1D51F3FB"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1,00E-10</w:t>
            </w:r>
          </w:p>
        </w:tc>
      </w:tr>
      <w:tr w:rsidR="002A2451" w:rsidRPr="0020749A" w14:paraId="0181886C" w14:textId="77777777" w:rsidTr="007A6E3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018059" w14:textId="77777777" w:rsidR="002A2451" w:rsidRPr="0020749A" w:rsidRDefault="002A2451" w:rsidP="002A2451">
            <w:pPr>
              <w:rPr>
                <w:rFonts w:ascii="Calibri" w:eastAsia="Times New Roman" w:hAnsi="Calibri" w:cs="Times New Roman"/>
                <w:b/>
                <w:bCs/>
                <w:color w:val="000000"/>
                <w:szCs w:val="20"/>
                <w:lang w:val="en-GB"/>
              </w:rPr>
            </w:pPr>
            <w:r w:rsidRPr="0020749A">
              <w:rPr>
                <w:rFonts w:ascii="Calibri" w:eastAsia="Times New Roman" w:hAnsi="Calibri" w:cs="Times New Roman"/>
                <w:b/>
                <w:bCs/>
                <w:color w:val="000000"/>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1BA5D4F7"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43E7BA4F"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2BE3337B"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463AB3CD"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55108933"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766C5F89"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369A0E32"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3</w:t>
            </w:r>
          </w:p>
        </w:tc>
      </w:tr>
      <w:tr w:rsidR="002A2451" w:rsidRPr="0020749A" w14:paraId="54368BEA" w14:textId="77777777" w:rsidTr="007A6E37">
        <w:trPr>
          <w:trHeight w:val="300"/>
        </w:trPr>
        <w:tc>
          <w:tcPr>
            <w:tcW w:w="0" w:type="auto"/>
            <w:tcBorders>
              <w:top w:val="nil"/>
              <w:left w:val="nil"/>
              <w:bottom w:val="nil"/>
              <w:right w:val="nil"/>
            </w:tcBorders>
            <w:shd w:val="clear" w:color="auto" w:fill="auto"/>
            <w:noWrap/>
            <w:vAlign w:val="bottom"/>
            <w:hideMark/>
          </w:tcPr>
          <w:p w14:paraId="615B46F6" w14:textId="50AB88A5" w:rsidR="002A2451" w:rsidRPr="0020749A" w:rsidRDefault="002A2451" w:rsidP="002A2451">
            <w:pPr>
              <w:rPr>
                <w:rFonts w:ascii="Calibri" w:eastAsia="Times New Roman" w:hAnsi="Calibri" w:cs="Times New Roman"/>
                <w:b/>
                <w:szCs w:val="20"/>
                <w:lang w:val="en-GB"/>
              </w:rPr>
            </w:pPr>
            <w:r w:rsidRPr="0020749A">
              <w:rPr>
                <w:rFonts w:ascii="Calibri" w:eastAsia="Times New Roman" w:hAnsi="Calibri" w:cs="Times New Roman"/>
                <w:b/>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05BE4043"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6EB3F0B3"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0826033C"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3556C02E"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5C178511"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0D58CDA6"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22D5FF12"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 </w:t>
            </w:r>
          </w:p>
        </w:tc>
      </w:tr>
      <w:tr w:rsidR="002A2451" w:rsidRPr="0020749A" w14:paraId="59D91DC3" w14:textId="77777777" w:rsidTr="007A6E37">
        <w:trPr>
          <w:trHeight w:val="300"/>
        </w:trPr>
        <w:tc>
          <w:tcPr>
            <w:tcW w:w="0" w:type="auto"/>
            <w:tcBorders>
              <w:top w:val="nil"/>
              <w:left w:val="nil"/>
              <w:bottom w:val="nil"/>
              <w:right w:val="nil"/>
            </w:tcBorders>
            <w:shd w:val="clear" w:color="auto" w:fill="auto"/>
            <w:noWrap/>
            <w:vAlign w:val="bottom"/>
            <w:hideMark/>
          </w:tcPr>
          <w:p w14:paraId="4BA26666"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glanduliferum3</w:t>
            </w:r>
          </w:p>
        </w:tc>
        <w:tc>
          <w:tcPr>
            <w:tcW w:w="0" w:type="auto"/>
            <w:tcBorders>
              <w:top w:val="nil"/>
              <w:left w:val="single" w:sz="4" w:space="0" w:color="auto"/>
              <w:bottom w:val="nil"/>
              <w:right w:val="nil"/>
            </w:tcBorders>
            <w:shd w:val="clear" w:color="000000" w:fill="FFC7CE"/>
            <w:noWrap/>
            <w:vAlign w:val="bottom"/>
            <w:hideMark/>
          </w:tcPr>
          <w:p w14:paraId="303F4174" w14:textId="77777777" w:rsidR="002A2451" w:rsidRPr="0020749A" w:rsidRDefault="002A2451" w:rsidP="002A2451">
            <w:pPr>
              <w:rPr>
                <w:rFonts w:ascii="Calibri" w:eastAsia="Times New Roman" w:hAnsi="Calibri" w:cs="Times New Roman"/>
                <w:color w:val="9C0006"/>
                <w:szCs w:val="20"/>
                <w:lang w:val="en-GB"/>
              </w:rPr>
            </w:pPr>
            <w:r w:rsidRPr="0020749A">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5BED649"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52F6B84"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73C54E3" w14:textId="77777777" w:rsidR="002A2451" w:rsidRPr="0020749A" w:rsidRDefault="002A2451" w:rsidP="002A2451">
            <w:pPr>
              <w:rPr>
                <w:rFonts w:ascii="Calibri" w:eastAsia="Times New Roman" w:hAnsi="Calibri" w:cs="Times New Roman"/>
                <w:color w:val="9C0006"/>
                <w:szCs w:val="20"/>
                <w:lang w:val="en-GB"/>
              </w:rPr>
            </w:pPr>
            <w:r w:rsidRPr="0020749A">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0914934" w14:textId="77777777" w:rsidR="002A2451" w:rsidRPr="0020749A" w:rsidRDefault="002A2451" w:rsidP="002A2451">
            <w:pPr>
              <w:rPr>
                <w:rFonts w:ascii="Calibri" w:eastAsia="Times New Roman" w:hAnsi="Calibri" w:cs="Times New Roman"/>
                <w:color w:val="9C0006"/>
                <w:szCs w:val="20"/>
                <w:lang w:val="en-GB"/>
              </w:rPr>
            </w:pPr>
            <w:r w:rsidRPr="0020749A">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50B22755"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D9BC0BE"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r>
      <w:tr w:rsidR="002A2451" w:rsidRPr="0020749A" w14:paraId="20233D4E" w14:textId="77777777" w:rsidTr="007A6E37">
        <w:trPr>
          <w:trHeight w:val="300"/>
        </w:trPr>
        <w:tc>
          <w:tcPr>
            <w:tcW w:w="0" w:type="auto"/>
            <w:tcBorders>
              <w:top w:val="nil"/>
              <w:left w:val="nil"/>
              <w:bottom w:val="nil"/>
              <w:right w:val="nil"/>
            </w:tcBorders>
            <w:shd w:val="clear" w:color="auto" w:fill="auto"/>
            <w:noWrap/>
            <w:vAlign w:val="bottom"/>
            <w:hideMark/>
          </w:tcPr>
          <w:p w14:paraId="7957B18E"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rothschildianium1</w:t>
            </w:r>
          </w:p>
        </w:tc>
        <w:tc>
          <w:tcPr>
            <w:tcW w:w="0" w:type="auto"/>
            <w:tcBorders>
              <w:top w:val="nil"/>
              <w:left w:val="single" w:sz="4" w:space="0" w:color="auto"/>
              <w:bottom w:val="nil"/>
              <w:right w:val="nil"/>
            </w:tcBorders>
            <w:shd w:val="clear" w:color="000000" w:fill="C6EFCE"/>
            <w:noWrap/>
            <w:vAlign w:val="bottom"/>
            <w:hideMark/>
          </w:tcPr>
          <w:p w14:paraId="34438E1F"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EB006B8"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1FE70F2"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3FE547"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34BCE2E"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E317814"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AD8680A"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r>
      <w:tr w:rsidR="002A2451" w:rsidRPr="0020749A" w14:paraId="4822E32A" w14:textId="77777777" w:rsidTr="007A6E37">
        <w:trPr>
          <w:trHeight w:val="300"/>
        </w:trPr>
        <w:tc>
          <w:tcPr>
            <w:tcW w:w="0" w:type="auto"/>
            <w:tcBorders>
              <w:top w:val="nil"/>
              <w:left w:val="nil"/>
              <w:bottom w:val="nil"/>
              <w:right w:val="nil"/>
            </w:tcBorders>
            <w:shd w:val="clear" w:color="auto" w:fill="auto"/>
            <w:noWrap/>
            <w:vAlign w:val="bottom"/>
            <w:hideMark/>
          </w:tcPr>
          <w:p w14:paraId="02F3A099"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wilhelminiae1</w:t>
            </w:r>
          </w:p>
        </w:tc>
        <w:tc>
          <w:tcPr>
            <w:tcW w:w="0" w:type="auto"/>
            <w:tcBorders>
              <w:top w:val="nil"/>
              <w:left w:val="single" w:sz="4" w:space="0" w:color="auto"/>
              <w:bottom w:val="nil"/>
              <w:right w:val="nil"/>
            </w:tcBorders>
            <w:shd w:val="clear" w:color="000000" w:fill="FFEB9C"/>
            <w:noWrap/>
            <w:vAlign w:val="bottom"/>
            <w:hideMark/>
          </w:tcPr>
          <w:p w14:paraId="5764B717"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DD0DF53" w14:textId="77777777" w:rsidR="002A2451" w:rsidRPr="0020749A" w:rsidRDefault="002A2451" w:rsidP="002A2451">
            <w:pPr>
              <w:rPr>
                <w:rFonts w:ascii="Calibri" w:eastAsia="Times New Roman" w:hAnsi="Calibri" w:cs="Times New Roman"/>
                <w:color w:val="008000"/>
                <w:szCs w:val="20"/>
                <w:lang w:val="en-GB"/>
              </w:rPr>
            </w:pPr>
            <w:r w:rsidRPr="0020749A">
              <w:rPr>
                <w:rFonts w:ascii="Calibri" w:eastAsia="Times New Roman" w:hAnsi="Calibri" w:cs="Times New Roman"/>
                <w:color w:val="008000"/>
                <w:szCs w:val="20"/>
                <w:lang w:val="en-GB"/>
              </w:rPr>
              <w:t>Unknown 4/3</w:t>
            </w:r>
          </w:p>
        </w:tc>
        <w:tc>
          <w:tcPr>
            <w:tcW w:w="0" w:type="auto"/>
            <w:tcBorders>
              <w:top w:val="nil"/>
              <w:left w:val="single" w:sz="4" w:space="0" w:color="auto"/>
              <w:bottom w:val="nil"/>
              <w:right w:val="nil"/>
            </w:tcBorders>
            <w:shd w:val="clear" w:color="000000" w:fill="FFEB9C"/>
            <w:noWrap/>
            <w:vAlign w:val="bottom"/>
            <w:hideMark/>
          </w:tcPr>
          <w:p w14:paraId="61144832"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2228638"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61840D4D"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1FF1F96"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36B8473"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r>
      <w:tr w:rsidR="002A2451" w:rsidRPr="0020749A" w14:paraId="00B06EA6" w14:textId="77777777" w:rsidTr="007A6E37">
        <w:trPr>
          <w:trHeight w:val="300"/>
        </w:trPr>
        <w:tc>
          <w:tcPr>
            <w:tcW w:w="0" w:type="auto"/>
            <w:tcBorders>
              <w:top w:val="nil"/>
              <w:left w:val="nil"/>
              <w:bottom w:val="nil"/>
              <w:right w:val="nil"/>
            </w:tcBorders>
            <w:shd w:val="clear" w:color="auto" w:fill="auto"/>
            <w:noWrap/>
            <w:vAlign w:val="bottom"/>
            <w:hideMark/>
          </w:tcPr>
          <w:p w14:paraId="7D71A529"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philippinense1</w:t>
            </w:r>
          </w:p>
        </w:tc>
        <w:tc>
          <w:tcPr>
            <w:tcW w:w="0" w:type="auto"/>
            <w:tcBorders>
              <w:top w:val="nil"/>
              <w:left w:val="single" w:sz="4" w:space="0" w:color="auto"/>
              <w:bottom w:val="nil"/>
              <w:right w:val="nil"/>
            </w:tcBorders>
            <w:shd w:val="clear" w:color="000000" w:fill="C6EFCE"/>
            <w:noWrap/>
            <w:vAlign w:val="bottom"/>
            <w:hideMark/>
          </w:tcPr>
          <w:p w14:paraId="0BDA0D1C"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7359E59"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F08987E"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7CF03A6" w14:textId="77777777" w:rsidR="002A2451" w:rsidRPr="0020749A" w:rsidRDefault="002A2451" w:rsidP="002A2451">
            <w:pPr>
              <w:rPr>
                <w:rFonts w:ascii="Calibri" w:eastAsia="Times New Roman" w:hAnsi="Calibri" w:cs="Times New Roman"/>
                <w:color w:val="9C0006"/>
                <w:szCs w:val="20"/>
                <w:lang w:val="en-GB"/>
              </w:rPr>
            </w:pPr>
            <w:r w:rsidRPr="0020749A">
              <w:rPr>
                <w:rFonts w:ascii="Calibri" w:eastAsia="Times New Roman" w:hAnsi="Calibri" w:cs="Times New Roman"/>
                <w:color w:val="9C0006"/>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1BCBC41C"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32F209D"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2031AF2"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r>
      <w:tr w:rsidR="002A2451" w:rsidRPr="0020749A" w14:paraId="5A9434F1" w14:textId="77777777" w:rsidTr="007A6E37">
        <w:trPr>
          <w:trHeight w:val="300"/>
        </w:trPr>
        <w:tc>
          <w:tcPr>
            <w:tcW w:w="0" w:type="auto"/>
            <w:tcBorders>
              <w:top w:val="nil"/>
              <w:left w:val="nil"/>
              <w:bottom w:val="nil"/>
              <w:right w:val="nil"/>
            </w:tcBorders>
            <w:shd w:val="clear" w:color="auto" w:fill="auto"/>
            <w:noWrap/>
            <w:vAlign w:val="bottom"/>
            <w:hideMark/>
          </w:tcPr>
          <w:p w14:paraId="0B919061"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rothschildianium2</w:t>
            </w:r>
          </w:p>
        </w:tc>
        <w:tc>
          <w:tcPr>
            <w:tcW w:w="0" w:type="auto"/>
            <w:tcBorders>
              <w:top w:val="nil"/>
              <w:left w:val="single" w:sz="4" w:space="0" w:color="auto"/>
              <w:bottom w:val="nil"/>
              <w:right w:val="nil"/>
            </w:tcBorders>
            <w:shd w:val="clear" w:color="000000" w:fill="FFEB9C"/>
            <w:noWrap/>
            <w:vAlign w:val="bottom"/>
            <w:hideMark/>
          </w:tcPr>
          <w:p w14:paraId="6A5C83F2" w14:textId="77777777" w:rsidR="002A2451" w:rsidRPr="0020749A" w:rsidRDefault="002A2451" w:rsidP="002A2451">
            <w:pPr>
              <w:rPr>
                <w:rFonts w:ascii="Calibri" w:eastAsia="Times New Roman" w:hAnsi="Calibri" w:cs="Times New Roman"/>
                <w:color w:val="008000"/>
                <w:szCs w:val="20"/>
                <w:lang w:val="en-GB"/>
              </w:rPr>
            </w:pPr>
            <w:r w:rsidRPr="0020749A">
              <w:rPr>
                <w:rFonts w:ascii="Calibri" w:eastAsia="Times New Roman" w:hAnsi="Calibri" w:cs="Times New Roman"/>
                <w:color w:val="008000"/>
                <w:szCs w:val="20"/>
                <w:lang w:val="en-GB"/>
              </w:rPr>
              <w:t>Unknown 4/5</w:t>
            </w:r>
          </w:p>
        </w:tc>
        <w:tc>
          <w:tcPr>
            <w:tcW w:w="0" w:type="auto"/>
            <w:tcBorders>
              <w:top w:val="nil"/>
              <w:left w:val="single" w:sz="4" w:space="0" w:color="auto"/>
              <w:bottom w:val="nil"/>
              <w:right w:val="nil"/>
            </w:tcBorders>
            <w:shd w:val="clear" w:color="000000" w:fill="FFEB9C"/>
            <w:noWrap/>
            <w:vAlign w:val="bottom"/>
            <w:hideMark/>
          </w:tcPr>
          <w:p w14:paraId="7A3ED4C8"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775FA89" w14:textId="77777777" w:rsidR="002A2451" w:rsidRPr="0020749A" w:rsidRDefault="002A2451" w:rsidP="002A2451">
            <w:pPr>
              <w:rPr>
                <w:rFonts w:ascii="Calibri" w:eastAsia="Times New Roman" w:hAnsi="Calibri" w:cs="Times New Roman"/>
                <w:color w:val="9C0006"/>
                <w:szCs w:val="20"/>
                <w:lang w:val="en-GB"/>
              </w:rPr>
            </w:pPr>
            <w:r w:rsidRPr="0020749A">
              <w:rPr>
                <w:rFonts w:ascii="Calibri" w:eastAsia="Times New Roman" w:hAnsi="Calibri" w:cs="Times New Roman"/>
                <w:color w:val="9C0006"/>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6419399A"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6C3AF00"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C1D559D"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6A2DDE"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r>
      <w:tr w:rsidR="002A2451" w:rsidRPr="0020749A" w14:paraId="47DADDA6" w14:textId="77777777" w:rsidTr="007A6E37">
        <w:trPr>
          <w:trHeight w:val="300"/>
        </w:trPr>
        <w:tc>
          <w:tcPr>
            <w:tcW w:w="0" w:type="auto"/>
            <w:tcBorders>
              <w:top w:val="nil"/>
              <w:left w:val="nil"/>
              <w:bottom w:val="nil"/>
              <w:right w:val="nil"/>
            </w:tcBorders>
            <w:shd w:val="clear" w:color="auto" w:fill="auto"/>
            <w:noWrap/>
            <w:vAlign w:val="bottom"/>
            <w:hideMark/>
          </w:tcPr>
          <w:p w14:paraId="02BFDEFE"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rothschildianium3</w:t>
            </w:r>
          </w:p>
        </w:tc>
        <w:tc>
          <w:tcPr>
            <w:tcW w:w="0" w:type="auto"/>
            <w:tcBorders>
              <w:top w:val="nil"/>
              <w:left w:val="single" w:sz="4" w:space="0" w:color="auto"/>
              <w:bottom w:val="nil"/>
              <w:right w:val="nil"/>
            </w:tcBorders>
            <w:shd w:val="clear" w:color="000000" w:fill="C6EFCE"/>
            <w:noWrap/>
            <w:vAlign w:val="bottom"/>
            <w:hideMark/>
          </w:tcPr>
          <w:p w14:paraId="15DA56CC"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407D24"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690DC549" w14:textId="77777777" w:rsidR="002A2451" w:rsidRPr="0020749A" w:rsidRDefault="002A2451" w:rsidP="002A2451">
            <w:pPr>
              <w:rPr>
                <w:rFonts w:ascii="Calibri" w:eastAsia="Times New Roman" w:hAnsi="Calibri" w:cs="Times New Roman"/>
                <w:color w:val="9C0006"/>
                <w:szCs w:val="20"/>
                <w:lang w:val="en-GB"/>
              </w:rPr>
            </w:pPr>
            <w:r w:rsidRPr="0020749A">
              <w:rPr>
                <w:rFonts w:ascii="Calibri" w:eastAsia="Times New Roman" w:hAnsi="Calibri" w:cs="Times New Roman"/>
                <w:color w:val="9C0006"/>
                <w:szCs w:val="20"/>
                <w:lang w:val="en-GB"/>
              </w:rPr>
              <w:t>Incorrect 1(low)</w:t>
            </w:r>
          </w:p>
        </w:tc>
        <w:tc>
          <w:tcPr>
            <w:tcW w:w="0" w:type="auto"/>
            <w:tcBorders>
              <w:top w:val="nil"/>
              <w:left w:val="single" w:sz="4" w:space="0" w:color="auto"/>
              <w:bottom w:val="nil"/>
              <w:right w:val="nil"/>
            </w:tcBorders>
            <w:shd w:val="clear" w:color="000000" w:fill="FFC7CE"/>
            <w:noWrap/>
            <w:vAlign w:val="bottom"/>
            <w:hideMark/>
          </w:tcPr>
          <w:p w14:paraId="5056816C" w14:textId="77777777" w:rsidR="002A2451" w:rsidRPr="0020749A" w:rsidRDefault="002A2451" w:rsidP="002A2451">
            <w:pPr>
              <w:rPr>
                <w:rFonts w:ascii="Calibri" w:eastAsia="Times New Roman" w:hAnsi="Calibri" w:cs="Times New Roman"/>
                <w:color w:val="9C0006"/>
                <w:szCs w:val="20"/>
                <w:lang w:val="en-GB"/>
              </w:rPr>
            </w:pPr>
            <w:r w:rsidRPr="0020749A">
              <w:rPr>
                <w:rFonts w:ascii="Calibri" w:eastAsia="Times New Roman" w:hAnsi="Calibri" w:cs="Times New Roman"/>
                <w:color w:val="9C0006"/>
                <w:szCs w:val="20"/>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21AFE866"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4735490" w14:textId="77777777" w:rsidR="002A2451" w:rsidRPr="0020749A" w:rsidRDefault="002A2451" w:rsidP="002A2451">
            <w:pPr>
              <w:rPr>
                <w:rFonts w:ascii="Calibri" w:eastAsia="Times New Roman" w:hAnsi="Calibri" w:cs="Times New Roman"/>
                <w:color w:val="008000"/>
                <w:szCs w:val="20"/>
                <w:lang w:val="en-GB"/>
              </w:rPr>
            </w:pPr>
            <w:r w:rsidRPr="0020749A">
              <w:rPr>
                <w:rFonts w:ascii="Calibri" w:eastAsia="Times New Roman" w:hAnsi="Calibri" w:cs="Times New Roman"/>
                <w:color w:val="008000"/>
                <w:szCs w:val="20"/>
                <w:lang w:val="en-GB"/>
              </w:rPr>
              <w:t>Unknown 3/4</w:t>
            </w:r>
          </w:p>
        </w:tc>
        <w:tc>
          <w:tcPr>
            <w:tcW w:w="0" w:type="auto"/>
            <w:tcBorders>
              <w:top w:val="nil"/>
              <w:left w:val="single" w:sz="4" w:space="0" w:color="auto"/>
              <w:bottom w:val="nil"/>
              <w:right w:val="nil"/>
            </w:tcBorders>
            <w:shd w:val="clear" w:color="000000" w:fill="C6EFCE"/>
            <w:noWrap/>
            <w:vAlign w:val="bottom"/>
            <w:hideMark/>
          </w:tcPr>
          <w:p w14:paraId="07800B68"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r>
      <w:tr w:rsidR="002A2451" w:rsidRPr="0020749A" w14:paraId="46534357" w14:textId="77777777" w:rsidTr="007A6E37">
        <w:trPr>
          <w:trHeight w:val="300"/>
        </w:trPr>
        <w:tc>
          <w:tcPr>
            <w:tcW w:w="0" w:type="auto"/>
            <w:tcBorders>
              <w:top w:val="nil"/>
              <w:left w:val="nil"/>
              <w:bottom w:val="nil"/>
              <w:right w:val="nil"/>
            </w:tcBorders>
            <w:shd w:val="clear" w:color="auto" w:fill="auto"/>
            <w:noWrap/>
            <w:vAlign w:val="bottom"/>
            <w:hideMark/>
          </w:tcPr>
          <w:p w14:paraId="327602B2"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745234E3"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10C3DA95"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44A5522E"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154E9691"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02F2E2B7"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3AF03623"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2C59A446"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r>
      <w:tr w:rsidR="002A2451" w:rsidRPr="0020749A" w14:paraId="60863F66" w14:textId="77777777" w:rsidTr="007A6E37">
        <w:trPr>
          <w:trHeight w:val="300"/>
        </w:trPr>
        <w:tc>
          <w:tcPr>
            <w:tcW w:w="0" w:type="auto"/>
            <w:tcBorders>
              <w:top w:val="nil"/>
              <w:left w:val="nil"/>
              <w:bottom w:val="nil"/>
              <w:right w:val="nil"/>
            </w:tcBorders>
            <w:shd w:val="clear" w:color="auto" w:fill="auto"/>
            <w:noWrap/>
            <w:vAlign w:val="bottom"/>
            <w:hideMark/>
          </w:tcPr>
          <w:p w14:paraId="034B4756"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79FC62D7"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6268BF94"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678A69B4"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44060F88"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378EB8E3"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7957A631"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328F9BD0"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r>
      <w:tr w:rsidR="002A2451" w:rsidRPr="0020749A" w14:paraId="215FFA5B" w14:textId="77777777" w:rsidTr="007A6E37">
        <w:trPr>
          <w:trHeight w:val="300"/>
        </w:trPr>
        <w:tc>
          <w:tcPr>
            <w:tcW w:w="0" w:type="auto"/>
            <w:tcBorders>
              <w:top w:val="nil"/>
              <w:left w:val="nil"/>
              <w:bottom w:val="nil"/>
              <w:right w:val="nil"/>
            </w:tcBorders>
            <w:shd w:val="clear" w:color="auto" w:fill="auto"/>
            <w:noWrap/>
            <w:vAlign w:val="bottom"/>
            <w:hideMark/>
          </w:tcPr>
          <w:p w14:paraId="193B0FF0"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09DF228A"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503CAC06"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hideMark/>
          </w:tcPr>
          <w:p w14:paraId="42A03C3E" w14:textId="7CFB6FD5"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Legend Incorrect/Unknown</w:t>
            </w:r>
          </w:p>
        </w:tc>
        <w:tc>
          <w:tcPr>
            <w:tcW w:w="0" w:type="auto"/>
            <w:tcBorders>
              <w:top w:val="single" w:sz="4" w:space="0" w:color="auto"/>
              <w:left w:val="nil"/>
              <w:bottom w:val="nil"/>
              <w:right w:val="nil"/>
            </w:tcBorders>
            <w:shd w:val="clear" w:color="auto" w:fill="auto"/>
            <w:noWrap/>
            <w:vAlign w:val="bottom"/>
            <w:hideMark/>
          </w:tcPr>
          <w:p w14:paraId="1833FD1A"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single" w:sz="4" w:space="0" w:color="auto"/>
              <w:left w:val="nil"/>
              <w:bottom w:val="nil"/>
              <w:right w:val="nil"/>
            </w:tcBorders>
            <w:shd w:val="clear" w:color="auto" w:fill="auto"/>
            <w:noWrap/>
            <w:vAlign w:val="bottom"/>
            <w:hideMark/>
          </w:tcPr>
          <w:p w14:paraId="1D819B79"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1036404F"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r>
      <w:tr w:rsidR="002A2451" w:rsidRPr="0020749A" w14:paraId="672D6F99" w14:textId="77777777" w:rsidTr="007A6E37">
        <w:trPr>
          <w:trHeight w:val="300"/>
        </w:trPr>
        <w:tc>
          <w:tcPr>
            <w:tcW w:w="0" w:type="auto"/>
            <w:tcBorders>
              <w:top w:val="nil"/>
              <w:left w:val="nil"/>
              <w:bottom w:val="nil"/>
              <w:right w:val="nil"/>
            </w:tcBorders>
            <w:shd w:val="clear" w:color="auto" w:fill="auto"/>
            <w:noWrap/>
            <w:vAlign w:val="bottom"/>
            <w:hideMark/>
          </w:tcPr>
          <w:p w14:paraId="7A143532"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7449AB95"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49486D09"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7A8BE07C"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hideMark/>
          </w:tcPr>
          <w:p w14:paraId="632FFCAA"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nil"/>
              <w:bottom w:val="nil"/>
              <w:right w:val="nil"/>
            </w:tcBorders>
            <w:shd w:val="clear" w:color="auto" w:fill="auto"/>
            <w:noWrap/>
            <w:vAlign w:val="bottom"/>
            <w:hideMark/>
          </w:tcPr>
          <w:p w14:paraId="42FCFD45"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nil"/>
              <w:bottom w:val="nil"/>
              <w:right w:val="nil"/>
            </w:tcBorders>
            <w:shd w:val="clear" w:color="auto" w:fill="auto"/>
            <w:noWrap/>
            <w:vAlign w:val="bottom"/>
            <w:hideMark/>
          </w:tcPr>
          <w:p w14:paraId="7E8D0F0A"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nil"/>
              <w:bottom w:val="nil"/>
              <w:right w:val="single" w:sz="4" w:space="0" w:color="auto"/>
            </w:tcBorders>
            <w:shd w:val="clear" w:color="auto" w:fill="auto"/>
            <w:noWrap/>
            <w:vAlign w:val="bottom"/>
            <w:hideMark/>
          </w:tcPr>
          <w:p w14:paraId="0486DDB6" w14:textId="77777777" w:rsidR="002A2451" w:rsidRPr="0020749A" w:rsidRDefault="002A2451" w:rsidP="002A2451">
            <w:pPr>
              <w:rPr>
                <w:rFonts w:ascii="Calibri" w:eastAsia="Times New Roman" w:hAnsi="Calibri" w:cs="Times New Roman"/>
                <w:szCs w:val="18"/>
                <w:lang w:val="en-GB"/>
              </w:rPr>
            </w:pPr>
          </w:p>
        </w:tc>
      </w:tr>
      <w:tr w:rsidR="002A2451" w:rsidRPr="0020749A" w14:paraId="1762A0C8" w14:textId="77777777" w:rsidTr="007A6E37">
        <w:trPr>
          <w:trHeight w:val="300"/>
        </w:trPr>
        <w:tc>
          <w:tcPr>
            <w:tcW w:w="0" w:type="auto"/>
            <w:tcBorders>
              <w:top w:val="nil"/>
              <w:left w:val="nil"/>
              <w:bottom w:val="nil"/>
              <w:right w:val="nil"/>
            </w:tcBorders>
            <w:shd w:val="clear" w:color="auto" w:fill="auto"/>
            <w:noWrap/>
            <w:vAlign w:val="bottom"/>
            <w:hideMark/>
          </w:tcPr>
          <w:p w14:paraId="551F3A7D"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2A13BB8E"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520F10E0"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2707367F"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hideMark/>
          </w:tcPr>
          <w:p w14:paraId="5AC266CC" w14:textId="77777777" w:rsidR="002A2451" w:rsidRPr="0020749A" w:rsidRDefault="002A2451" w:rsidP="002A2451">
            <w:pPr>
              <w:jc w:val="right"/>
              <w:rPr>
                <w:rFonts w:ascii="Calibri" w:eastAsia="Times New Roman" w:hAnsi="Calibri" w:cs="Times New Roman"/>
                <w:szCs w:val="18"/>
                <w:lang w:val="en-GB"/>
              </w:rPr>
            </w:pPr>
            <w:r w:rsidRPr="0020749A">
              <w:rPr>
                <w:rFonts w:ascii="Calibri" w:eastAsia="Times New Roman" w:hAnsi="Calibri" w:cs="Times New Roman"/>
                <w:szCs w:val="18"/>
                <w:lang w:val="en-GB"/>
              </w:rPr>
              <w:t>1</w:t>
            </w:r>
          </w:p>
        </w:tc>
        <w:tc>
          <w:tcPr>
            <w:tcW w:w="0" w:type="auto"/>
            <w:tcBorders>
              <w:top w:val="nil"/>
              <w:left w:val="nil"/>
              <w:bottom w:val="nil"/>
              <w:right w:val="nil"/>
            </w:tcBorders>
            <w:shd w:val="clear" w:color="auto" w:fill="auto"/>
            <w:noWrap/>
            <w:vAlign w:val="bottom"/>
            <w:hideMark/>
          </w:tcPr>
          <w:p w14:paraId="6EEE96F1" w14:textId="77777777" w:rsidR="002A2451" w:rsidRPr="0020749A" w:rsidRDefault="002A2451" w:rsidP="002A2451">
            <w:pPr>
              <w:rPr>
                <w:rFonts w:ascii="Calibri" w:eastAsia="Times New Roman" w:hAnsi="Calibri" w:cs="Times New Roman"/>
                <w:i/>
                <w:szCs w:val="18"/>
                <w:lang w:val="en-GB"/>
              </w:rPr>
            </w:pPr>
            <w:r w:rsidRPr="0020749A">
              <w:rPr>
                <w:rFonts w:ascii="Calibri" w:eastAsia="Times New Roman" w:hAnsi="Calibri" w:cs="Times New Roman"/>
                <w:i/>
                <w:szCs w:val="18"/>
                <w:lang w:val="en-GB"/>
              </w:rPr>
              <w:t>Parvisepalum</w:t>
            </w:r>
          </w:p>
        </w:tc>
        <w:tc>
          <w:tcPr>
            <w:tcW w:w="0" w:type="auto"/>
            <w:tcBorders>
              <w:top w:val="nil"/>
              <w:left w:val="nil"/>
              <w:bottom w:val="nil"/>
              <w:right w:val="nil"/>
            </w:tcBorders>
            <w:shd w:val="clear" w:color="auto" w:fill="auto"/>
            <w:noWrap/>
            <w:vAlign w:val="bottom"/>
            <w:hideMark/>
          </w:tcPr>
          <w:p w14:paraId="52219EE6" w14:textId="77777777" w:rsidR="002A2451" w:rsidRPr="0020749A" w:rsidRDefault="002A2451" w:rsidP="002A2451">
            <w:pPr>
              <w:jc w:val="right"/>
              <w:rPr>
                <w:rFonts w:ascii="Calibri" w:eastAsia="Times New Roman" w:hAnsi="Calibri" w:cs="Times New Roman"/>
                <w:szCs w:val="18"/>
                <w:lang w:val="en-GB"/>
              </w:rPr>
            </w:pPr>
            <w:r w:rsidRPr="0020749A">
              <w:rPr>
                <w:rFonts w:ascii="Calibri" w:eastAsia="Times New Roman" w:hAnsi="Calibri" w:cs="Times New Roman"/>
                <w:szCs w:val="18"/>
                <w:lang w:val="en-GB"/>
              </w:rPr>
              <w:t>2</w:t>
            </w:r>
          </w:p>
        </w:tc>
        <w:tc>
          <w:tcPr>
            <w:tcW w:w="0" w:type="auto"/>
            <w:tcBorders>
              <w:top w:val="nil"/>
              <w:left w:val="nil"/>
              <w:bottom w:val="nil"/>
              <w:right w:val="single" w:sz="4" w:space="0" w:color="auto"/>
            </w:tcBorders>
            <w:shd w:val="clear" w:color="auto" w:fill="auto"/>
            <w:noWrap/>
            <w:vAlign w:val="bottom"/>
            <w:hideMark/>
          </w:tcPr>
          <w:p w14:paraId="6ED9C76D" w14:textId="77777777" w:rsidR="002A2451" w:rsidRPr="0020749A" w:rsidRDefault="002A2451" w:rsidP="002A2451">
            <w:pPr>
              <w:rPr>
                <w:rFonts w:ascii="Calibri" w:eastAsia="Times New Roman" w:hAnsi="Calibri" w:cs="Times New Roman"/>
                <w:i/>
                <w:szCs w:val="18"/>
                <w:lang w:val="en-GB"/>
              </w:rPr>
            </w:pPr>
            <w:r w:rsidRPr="0020749A">
              <w:rPr>
                <w:rFonts w:ascii="Calibri" w:eastAsia="Times New Roman" w:hAnsi="Calibri" w:cs="Times New Roman"/>
                <w:i/>
                <w:szCs w:val="18"/>
                <w:lang w:val="en-GB"/>
              </w:rPr>
              <w:t>Pardalopetalum</w:t>
            </w:r>
          </w:p>
        </w:tc>
      </w:tr>
      <w:tr w:rsidR="002A2451" w:rsidRPr="0020749A" w14:paraId="49DF0154" w14:textId="77777777" w:rsidTr="007A6E37">
        <w:trPr>
          <w:trHeight w:val="300"/>
        </w:trPr>
        <w:tc>
          <w:tcPr>
            <w:tcW w:w="0" w:type="auto"/>
            <w:tcBorders>
              <w:top w:val="nil"/>
              <w:left w:val="nil"/>
              <w:bottom w:val="nil"/>
              <w:right w:val="nil"/>
            </w:tcBorders>
            <w:shd w:val="clear" w:color="auto" w:fill="auto"/>
            <w:noWrap/>
            <w:vAlign w:val="bottom"/>
            <w:hideMark/>
          </w:tcPr>
          <w:p w14:paraId="3DBEC3F7"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5A70B41E"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30BAD77D"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0AE9A22B"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hideMark/>
          </w:tcPr>
          <w:p w14:paraId="3FFEF13C" w14:textId="77777777" w:rsidR="002A2451" w:rsidRPr="0020749A" w:rsidRDefault="002A2451" w:rsidP="002A2451">
            <w:pPr>
              <w:jc w:val="right"/>
              <w:rPr>
                <w:rFonts w:ascii="Calibri" w:eastAsia="Times New Roman" w:hAnsi="Calibri" w:cs="Times New Roman"/>
                <w:szCs w:val="18"/>
                <w:lang w:val="en-GB"/>
              </w:rPr>
            </w:pPr>
            <w:r w:rsidRPr="0020749A">
              <w:rPr>
                <w:rFonts w:ascii="Calibri" w:eastAsia="Times New Roman" w:hAnsi="Calibri" w:cs="Times New Roman"/>
                <w:szCs w:val="18"/>
                <w:lang w:val="en-GB"/>
              </w:rPr>
              <w:t>3</w:t>
            </w:r>
          </w:p>
        </w:tc>
        <w:tc>
          <w:tcPr>
            <w:tcW w:w="0" w:type="auto"/>
            <w:tcBorders>
              <w:top w:val="nil"/>
              <w:left w:val="nil"/>
              <w:bottom w:val="nil"/>
              <w:right w:val="nil"/>
            </w:tcBorders>
            <w:shd w:val="clear" w:color="auto" w:fill="auto"/>
            <w:noWrap/>
            <w:vAlign w:val="bottom"/>
            <w:hideMark/>
          </w:tcPr>
          <w:p w14:paraId="32796BAE" w14:textId="77777777" w:rsidR="002A2451" w:rsidRPr="0020749A" w:rsidRDefault="002A2451" w:rsidP="002A2451">
            <w:pPr>
              <w:rPr>
                <w:rFonts w:ascii="Calibri" w:eastAsia="Times New Roman" w:hAnsi="Calibri" w:cs="Times New Roman"/>
                <w:i/>
                <w:szCs w:val="18"/>
                <w:lang w:val="en-GB"/>
              </w:rPr>
            </w:pPr>
            <w:r w:rsidRPr="0020749A">
              <w:rPr>
                <w:rFonts w:ascii="Calibri" w:eastAsia="Times New Roman" w:hAnsi="Calibri" w:cs="Times New Roman"/>
                <w:i/>
                <w:szCs w:val="18"/>
                <w:lang w:val="en-GB"/>
              </w:rPr>
              <w:t>Paphiopedilum</w:t>
            </w:r>
          </w:p>
        </w:tc>
        <w:tc>
          <w:tcPr>
            <w:tcW w:w="0" w:type="auto"/>
            <w:tcBorders>
              <w:top w:val="nil"/>
              <w:left w:val="nil"/>
              <w:bottom w:val="nil"/>
              <w:right w:val="nil"/>
            </w:tcBorders>
            <w:shd w:val="clear" w:color="auto" w:fill="auto"/>
            <w:noWrap/>
            <w:vAlign w:val="bottom"/>
            <w:hideMark/>
          </w:tcPr>
          <w:p w14:paraId="7724C6BA" w14:textId="77777777" w:rsidR="002A2451" w:rsidRPr="0020749A" w:rsidRDefault="002A2451" w:rsidP="002A2451">
            <w:pPr>
              <w:jc w:val="right"/>
              <w:rPr>
                <w:rFonts w:ascii="Calibri" w:eastAsia="Times New Roman" w:hAnsi="Calibri" w:cs="Times New Roman"/>
                <w:szCs w:val="18"/>
                <w:lang w:val="en-GB"/>
              </w:rPr>
            </w:pPr>
            <w:r w:rsidRPr="0020749A">
              <w:rPr>
                <w:rFonts w:ascii="Calibri" w:eastAsia="Times New Roman" w:hAnsi="Calibri" w:cs="Times New Roman"/>
                <w:szCs w:val="18"/>
                <w:lang w:val="en-GB"/>
              </w:rPr>
              <w:t>4</w:t>
            </w:r>
          </w:p>
        </w:tc>
        <w:tc>
          <w:tcPr>
            <w:tcW w:w="0" w:type="auto"/>
            <w:tcBorders>
              <w:top w:val="nil"/>
              <w:left w:val="nil"/>
              <w:bottom w:val="nil"/>
              <w:right w:val="single" w:sz="4" w:space="0" w:color="auto"/>
            </w:tcBorders>
            <w:shd w:val="clear" w:color="auto" w:fill="auto"/>
            <w:noWrap/>
            <w:vAlign w:val="bottom"/>
            <w:hideMark/>
          </w:tcPr>
          <w:p w14:paraId="58E8C993" w14:textId="77777777" w:rsidR="002A2451" w:rsidRPr="0020749A" w:rsidRDefault="002A2451" w:rsidP="002A2451">
            <w:pPr>
              <w:rPr>
                <w:rFonts w:ascii="Calibri" w:eastAsia="Times New Roman" w:hAnsi="Calibri" w:cs="Times New Roman"/>
                <w:i/>
                <w:szCs w:val="18"/>
                <w:lang w:val="en-GB"/>
              </w:rPr>
            </w:pPr>
            <w:r w:rsidRPr="0020749A">
              <w:rPr>
                <w:rFonts w:ascii="Calibri" w:eastAsia="Times New Roman" w:hAnsi="Calibri" w:cs="Times New Roman"/>
                <w:i/>
                <w:szCs w:val="18"/>
                <w:lang w:val="en-GB"/>
              </w:rPr>
              <w:t>Coryopedilum</w:t>
            </w:r>
          </w:p>
        </w:tc>
      </w:tr>
      <w:tr w:rsidR="002A2451" w:rsidRPr="0020749A" w14:paraId="4E6ECD85" w14:textId="77777777" w:rsidTr="007A6E37">
        <w:trPr>
          <w:trHeight w:val="300"/>
        </w:trPr>
        <w:tc>
          <w:tcPr>
            <w:tcW w:w="0" w:type="auto"/>
            <w:tcBorders>
              <w:top w:val="nil"/>
              <w:left w:val="nil"/>
              <w:bottom w:val="nil"/>
              <w:right w:val="nil"/>
            </w:tcBorders>
            <w:shd w:val="clear" w:color="auto" w:fill="auto"/>
            <w:noWrap/>
            <w:vAlign w:val="bottom"/>
            <w:hideMark/>
          </w:tcPr>
          <w:p w14:paraId="0B42CF28"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1D11EAA1"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5362E5B3"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right w:val="nil"/>
            </w:tcBorders>
            <w:shd w:val="clear" w:color="auto" w:fill="auto"/>
            <w:noWrap/>
            <w:vAlign w:val="bottom"/>
            <w:hideMark/>
          </w:tcPr>
          <w:p w14:paraId="1412DB3F"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nil"/>
              <w:right w:val="nil"/>
            </w:tcBorders>
            <w:shd w:val="clear" w:color="auto" w:fill="auto"/>
            <w:noWrap/>
            <w:vAlign w:val="bottom"/>
            <w:hideMark/>
          </w:tcPr>
          <w:p w14:paraId="3271C3D9" w14:textId="77777777" w:rsidR="002A2451" w:rsidRPr="0020749A" w:rsidRDefault="002A2451" w:rsidP="002A2451">
            <w:pPr>
              <w:jc w:val="right"/>
              <w:rPr>
                <w:rFonts w:ascii="Calibri" w:eastAsia="Times New Roman" w:hAnsi="Calibri" w:cs="Times New Roman"/>
                <w:szCs w:val="18"/>
                <w:lang w:val="en-GB"/>
              </w:rPr>
            </w:pPr>
            <w:r w:rsidRPr="0020749A">
              <w:rPr>
                <w:rFonts w:ascii="Calibri" w:eastAsia="Times New Roman" w:hAnsi="Calibri" w:cs="Times New Roman"/>
                <w:szCs w:val="18"/>
                <w:lang w:val="en-GB"/>
              </w:rPr>
              <w:t>5</w:t>
            </w:r>
          </w:p>
        </w:tc>
        <w:tc>
          <w:tcPr>
            <w:tcW w:w="0" w:type="auto"/>
            <w:tcBorders>
              <w:top w:val="nil"/>
              <w:left w:val="nil"/>
              <w:right w:val="nil"/>
            </w:tcBorders>
            <w:shd w:val="clear" w:color="auto" w:fill="auto"/>
            <w:noWrap/>
            <w:vAlign w:val="bottom"/>
            <w:hideMark/>
          </w:tcPr>
          <w:p w14:paraId="51732C01" w14:textId="77777777" w:rsidR="002A2451" w:rsidRPr="0020749A" w:rsidRDefault="002A2451" w:rsidP="002A2451">
            <w:pPr>
              <w:rPr>
                <w:rFonts w:ascii="Calibri" w:eastAsia="Times New Roman" w:hAnsi="Calibri" w:cs="Times New Roman"/>
                <w:i/>
                <w:szCs w:val="18"/>
                <w:lang w:val="en-GB"/>
              </w:rPr>
            </w:pPr>
            <w:r w:rsidRPr="0020749A">
              <w:rPr>
                <w:rFonts w:ascii="Calibri" w:eastAsia="Times New Roman" w:hAnsi="Calibri" w:cs="Times New Roman"/>
                <w:i/>
                <w:szCs w:val="18"/>
                <w:lang w:val="en-GB"/>
              </w:rPr>
              <w:t>Cochlopetalum</w:t>
            </w:r>
          </w:p>
        </w:tc>
        <w:tc>
          <w:tcPr>
            <w:tcW w:w="0" w:type="auto"/>
            <w:tcBorders>
              <w:top w:val="nil"/>
              <w:left w:val="nil"/>
              <w:right w:val="nil"/>
            </w:tcBorders>
            <w:shd w:val="clear" w:color="auto" w:fill="auto"/>
            <w:noWrap/>
            <w:vAlign w:val="bottom"/>
            <w:hideMark/>
          </w:tcPr>
          <w:p w14:paraId="4A6C09D7" w14:textId="77777777" w:rsidR="002A2451" w:rsidRPr="0020749A" w:rsidRDefault="002A2451" w:rsidP="002A2451">
            <w:pPr>
              <w:jc w:val="right"/>
              <w:rPr>
                <w:rFonts w:ascii="Calibri" w:eastAsia="Times New Roman" w:hAnsi="Calibri" w:cs="Times New Roman"/>
                <w:szCs w:val="18"/>
                <w:lang w:val="en-GB"/>
              </w:rPr>
            </w:pPr>
            <w:r w:rsidRPr="0020749A">
              <w:rPr>
                <w:rFonts w:ascii="Calibri" w:eastAsia="Times New Roman" w:hAnsi="Calibri" w:cs="Times New Roman"/>
                <w:szCs w:val="18"/>
                <w:lang w:val="en-GB"/>
              </w:rPr>
              <w:t>6</w:t>
            </w:r>
          </w:p>
        </w:tc>
        <w:tc>
          <w:tcPr>
            <w:tcW w:w="0" w:type="auto"/>
            <w:tcBorders>
              <w:top w:val="nil"/>
              <w:left w:val="nil"/>
              <w:right w:val="single" w:sz="4" w:space="0" w:color="auto"/>
            </w:tcBorders>
            <w:shd w:val="clear" w:color="auto" w:fill="auto"/>
            <w:noWrap/>
            <w:vAlign w:val="bottom"/>
            <w:hideMark/>
          </w:tcPr>
          <w:p w14:paraId="2DC25107" w14:textId="77777777" w:rsidR="002A2451" w:rsidRPr="0020749A" w:rsidRDefault="002A2451" w:rsidP="002A2451">
            <w:pPr>
              <w:rPr>
                <w:rFonts w:ascii="Calibri" w:eastAsia="Times New Roman" w:hAnsi="Calibri" w:cs="Times New Roman"/>
                <w:i/>
                <w:szCs w:val="18"/>
                <w:lang w:val="en-GB"/>
              </w:rPr>
            </w:pPr>
            <w:r w:rsidRPr="0020749A">
              <w:rPr>
                <w:rFonts w:ascii="Calibri" w:eastAsia="Times New Roman" w:hAnsi="Calibri" w:cs="Times New Roman"/>
                <w:i/>
                <w:szCs w:val="18"/>
                <w:lang w:val="en-GB"/>
              </w:rPr>
              <w:t>Brachypetalum</w:t>
            </w:r>
          </w:p>
        </w:tc>
      </w:tr>
      <w:tr w:rsidR="002A2451" w:rsidRPr="0020749A" w14:paraId="41188B24" w14:textId="77777777" w:rsidTr="007A6E37">
        <w:trPr>
          <w:trHeight w:val="300"/>
        </w:trPr>
        <w:tc>
          <w:tcPr>
            <w:tcW w:w="0" w:type="auto"/>
            <w:tcBorders>
              <w:top w:val="nil"/>
              <w:left w:val="nil"/>
              <w:bottom w:val="nil"/>
              <w:right w:val="nil"/>
            </w:tcBorders>
            <w:shd w:val="clear" w:color="auto" w:fill="auto"/>
            <w:noWrap/>
            <w:vAlign w:val="bottom"/>
            <w:hideMark/>
          </w:tcPr>
          <w:p w14:paraId="0BCF3E50"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2896321F"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250D8570"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12C4D9AE"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nil"/>
              <w:bottom w:val="single" w:sz="4" w:space="0" w:color="auto"/>
              <w:right w:val="nil"/>
            </w:tcBorders>
            <w:shd w:val="clear" w:color="auto" w:fill="auto"/>
            <w:noWrap/>
            <w:vAlign w:val="bottom"/>
            <w:hideMark/>
          </w:tcPr>
          <w:p w14:paraId="24DFA056" w14:textId="77777777" w:rsidR="002A2451" w:rsidRPr="0020749A" w:rsidRDefault="002A2451" w:rsidP="002A2451">
            <w:pPr>
              <w:jc w:val="right"/>
              <w:rPr>
                <w:rFonts w:ascii="Calibri" w:eastAsia="Times New Roman" w:hAnsi="Calibri" w:cs="Times New Roman"/>
                <w:szCs w:val="18"/>
                <w:lang w:val="en-GB"/>
              </w:rPr>
            </w:pPr>
            <w:r w:rsidRPr="0020749A">
              <w:rPr>
                <w:rFonts w:ascii="Calibri" w:eastAsia="Times New Roman" w:hAnsi="Calibri" w:cs="Times New Roman"/>
                <w:szCs w:val="18"/>
                <w:lang w:val="en-GB"/>
              </w:rPr>
              <w:t>7</w:t>
            </w:r>
          </w:p>
        </w:tc>
        <w:tc>
          <w:tcPr>
            <w:tcW w:w="0" w:type="auto"/>
            <w:tcBorders>
              <w:top w:val="nil"/>
              <w:left w:val="nil"/>
              <w:bottom w:val="single" w:sz="4" w:space="0" w:color="auto"/>
              <w:right w:val="nil"/>
            </w:tcBorders>
            <w:shd w:val="clear" w:color="auto" w:fill="auto"/>
            <w:noWrap/>
            <w:vAlign w:val="bottom"/>
            <w:hideMark/>
          </w:tcPr>
          <w:p w14:paraId="3216B898" w14:textId="77777777" w:rsidR="002A2451" w:rsidRPr="0020749A" w:rsidRDefault="002A2451" w:rsidP="002A2451">
            <w:pPr>
              <w:rPr>
                <w:rFonts w:ascii="Calibri" w:eastAsia="Times New Roman" w:hAnsi="Calibri" w:cs="Times New Roman"/>
                <w:i/>
                <w:szCs w:val="18"/>
                <w:lang w:val="en-GB"/>
              </w:rPr>
            </w:pPr>
            <w:r w:rsidRPr="0020749A">
              <w:rPr>
                <w:rFonts w:ascii="Calibri" w:eastAsia="Times New Roman" w:hAnsi="Calibri" w:cs="Times New Roman"/>
                <w:i/>
                <w:szCs w:val="18"/>
                <w:lang w:val="en-GB"/>
              </w:rPr>
              <w:t>Barbata</w:t>
            </w:r>
          </w:p>
        </w:tc>
        <w:tc>
          <w:tcPr>
            <w:tcW w:w="0" w:type="auto"/>
            <w:tcBorders>
              <w:top w:val="nil"/>
              <w:left w:val="nil"/>
              <w:bottom w:val="single" w:sz="4" w:space="0" w:color="auto"/>
              <w:right w:val="nil"/>
            </w:tcBorders>
            <w:shd w:val="clear" w:color="auto" w:fill="auto"/>
            <w:noWrap/>
            <w:vAlign w:val="bottom"/>
            <w:hideMark/>
          </w:tcPr>
          <w:p w14:paraId="2CB45F49"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nil"/>
              <w:bottom w:val="single" w:sz="4" w:space="0" w:color="auto"/>
              <w:right w:val="single" w:sz="4" w:space="0" w:color="auto"/>
            </w:tcBorders>
            <w:shd w:val="clear" w:color="auto" w:fill="auto"/>
            <w:noWrap/>
            <w:vAlign w:val="bottom"/>
            <w:hideMark/>
          </w:tcPr>
          <w:p w14:paraId="1EB8329D" w14:textId="77777777" w:rsidR="002A2451" w:rsidRPr="0020749A" w:rsidRDefault="002A2451" w:rsidP="002A2451">
            <w:pPr>
              <w:rPr>
                <w:rFonts w:ascii="Calibri" w:eastAsia="Times New Roman" w:hAnsi="Calibri" w:cs="Times New Roman"/>
                <w:szCs w:val="18"/>
                <w:lang w:val="en-GB"/>
              </w:rPr>
            </w:pPr>
          </w:p>
        </w:tc>
      </w:tr>
    </w:tbl>
    <w:p w14:paraId="31BCD68B" w14:textId="77777777" w:rsidR="00C525AF" w:rsidRPr="0020749A" w:rsidRDefault="00C525AF" w:rsidP="00F7449E">
      <w:pPr>
        <w:rPr>
          <w:lang w:val="en-GB"/>
        </w:rPr>
        <w:sectPr w:rsidR="00C525AF" w:rsidRPr="0020749A" w:rsidSect="002A2451">
          <w:type w:val="continuous"/>
          <w:pgSz w:w="16840" w:h="11900" w:orient="landscape"/>
          <w:pgMar w:top="1417" w:right="1417" w:bottom="851" w:left="1417" w:header="708" w:footer="708" w:gutter="0"/>
          <w:cols w:space="708"/>
          <w:docGrid w:linePitch="360"/>
        </w:sectPr>
      </w:pPr>
    </w:p>
    <w:p w14:paraId="1A2884EE" w14:textId="7F6B5A75" w:rsidR="00796656" w:rsidRPr="0020749A" w:rsidRDefault="00796656" w:rsidP="00796656">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5</w:t>
      </w:r>
      <w:r w:rsidR="000A64B8" w:rsidRPr="0020749A">
        <w:rPr>
          <w:lang w:val="en-GB"/>
        </w:rPr>
        <w:fldChar w:fldCharType="end"/>
      </w:r>
      <w:r w:rsidRPr="0020749A">
        <w:rPr>
          <w:lang w:val="en-GB"/>
        </w:rPr>
        <w:t xml:space="preserve"> Results of first test of section </w:t>
      </w:r>
      <w:r w:rsidRPr="0020749A">
        <w:rPr>
          <w:i/>
          <w:lang w:val="en-GB"/>
        </w:rPr>
        <w:t>Parvisepalum</w:t>
      </w:r>
      <w:r w:rsidRPr="0020749A">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820"/>
        <w:gridCol w:w="1745"/>
        <w:gridCol w:w="1359"/>
        <w:gridCol w:w="1858"/>
        <w:gridCol w:w="1785"/>
        <w:gridCol w:w="1685"/>
        <w:gridCol w:w="1580"/>
        <w:gridCol w:w="1738"/>
      </w:tblGrid>
      <w:tr w:rsidR="00C525AF" w:rsidRPr="0020749A" w14:paraId="3FF9E301" w14:textId="77777777" w:rsidTr="00C525AF">
        <w:trPr>
          <w:trHeight w:val="500"/>
        </w:trPr>
        <w:tc>
          <w:tcPr>
            <w:tcW w:w="0" w:type="auto"/>
            <w:tcBorders>
              <w:top w:val="nil"/>
              <w:left w:val="nil"/>
              <w:bottom w:val="nil"/>
              <w:right w:val="nil"/>
            </w:tcBorders>
            <w:shd w:val="clear" w:color="auto" w:fill="auto"/>
            <w:noWrap/>
            <w:vAlign w:val="bottom"/>
            <w:hideMark/>
          </w:tcPr>
          <w:p w14:paraId="1A43FC15" w14:textId="77777777" w:rsidR="00C525AF" w:rsidRPr="0020749A" w:rsidRDefault="00C525AF" w:rsidP="00C525AF">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3D2A6A80" w14:textId="77777777" w:rsidR="00C525AF" w:rsidRPr="0020749A" w:rsidRDefault="00C525AF" w:rsidP="00C525AF">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1F44852C" w14:textId="77777777" w:rsidR="00C525AF" w:rsidRPr="0020749A" w:rsidRDefault="00C525AF" w:rsidP="00C525AF">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22B5A634" w14:textId="40975C0F" w:rsidR="00C525AF" w:rsidRPr="0020749A" w:rsidRDefault="00C525AF" w:rsidP="00C525AF">
            <w:pPr>
              <w:jc w:val="center"/>
              <w:rPr>
                <w:rFonts w:ascii="Calibri" w:eastAsia="Times New Roman" w:hAnsi="Calibri" w:cs="Times New Roman"/>
                <w:b/>
                <w:bCs/>
                <w:sz w:val="32"/>
                <w:szCs w:val="40"/>
                <w:lang w:val="en-GB"/>
              </w:rPr>
            </w:pPr>
            <w:r w:rsidRPr="0020749A">
              <w:rPr>
                <w:rFonts w:ascii="Calibri" w:eastAsia="Times New Roman" w:hAnsi="Calibri" w:cs="Times New Roman"/>
                <w:b/>
                <w:bCs/>
                <w:i/>
                <w:sz w:val="32"/>
                <w:szCs w:val="40"/>
                <w:lang w:val="en-GB"/>
              </w:rPr>
              <w:t>Parvisepalum</w:t>
            </w:r>
            <w:r w:rsidR="00CF1611" w:rsidRPr="0020749A">
              <w:rPr>
                <w:rFonts w:ascii="Calibri" w:eastAsia="Times New Roman" w:hAnsi="Calibri" w:cs="Times New Roman"/>
                <w:b/>
                <w:bCs/>
                <w:sz w:val="32"/>
                <w:szCs w:val="40"/>
                <w:lang w:val="en-GB"/>
              </w:rPr>
              <w:t xml:space="preserve"> run1</w:t>
            </w:r>
          </w:p>
        </w:tc>
        <w:tc>
          <w:tcPr>
            <w:tcW w:w="0" w:type="auto"/>
            <w:tcBorders>
              <w:top w:val="nil"/>
              <w:left w:val="nil"/>
              <w:bottom w:val="nil"/>
              <w:right w:val="nil"/>
            </w:tcBorders>
            <w:shd w:val="clear" w:color="auto" w:fill="auto"/>
            <w:noWrap/>
            <w:vAlign w:val="bottom"/>
            <w:hideMark/>
          </w:tcPr>
          <w:p w14:paraId="2DB5DBBA" w14:textId="77777777" w:rsidR="00C525AF" w:rsidRPr="0020749A" w:rsidRDefault="00C525AF" w:rsidP="00C525AF">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34BB494F" w14:textId="77777777" w:rsidR="00C525AF" w:rsidRPr="0020749A" w:rsidRDefault="00C525AF" w:rsidP="00C525AF">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FF83445" w14:textId="77777777" w:rsidR="00C525AF" w:rsidRPr="0020749A" w:rsidRDefault="00C525AF" w:rsidP="00C525AF">
            <w:pPr>
              <w:rPr>
                <w:rFonts w:ascii="Calibri" w:eastAsia="Times New Roman" w:hAnsi="Calibri" w:cs="Times New Roman"/>
                <w:b/>
                <w:bCs/>
                <w:lang w:val="en-GB"/>
              </w:rPr>
            </w:pPr>
            <w:r w:rsidRPr="0020749A">
              <w:rPr>
                <w:rFonts w:ascii="Calibri" w:eastAsia="Times New Roman" w:hAnsi="Calibri" w:cs="Times New Roman"/>
                <w:b/>
                <w:bCs/>
                <w:lang w:val="en-GB"/>
              </w:rPr>
              <w:t> </w:t>
            </w:r>
          </w:p>
        </w:tc>
      </w:tr>
      <w:tr w:rsidR="00C525AF" w:rsidRPr="0020749A" w14:paraId="0073038D" w14:textId="77777777" w:rsidTr="00C525AF">
        <w:trPr>
          <w:trHeight w:val="300"/>
        </w:trPr>
        <w:tc>
          <w:tcPr>
            <w:tcW w:w="0" w:type="auto"/>
            <w:tcBorders>
              <w:top w:val="nil"/>
              <w:left w:val="nil"/>
              <w:bottom w:val="nil"/>
              <w:right w:val="nil"/>
            </w:tcBorders>
            <w:shd w:val="clear" w:color="auto" w:fill="auto"/>
            <w:noWrap/>
            <w:vAlign w:val="bottom"/>
            <w:hideMark/>
          </w:tcPr>
          <w:p w14:paraId="70867015" w14:textId="77777777" w:rsidR="00C525AF" w:rsidRPr="0020749A" w:rsidRDefault="00C525AF" w:rsidP="00C525AF">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7086C3D9" w14:textId="77777777" w:rsidR="00C525AF" w:rsidRPr="0020749A" w:rsidRDefault="00C525AF" w:rsidP="00C525AF">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D143D29" w14:textId="77777777" w:rsidR="00C525AF" w:rsidRPr="0020749A" w:rsidRDefault="00C525AF" w:rsidP="00C525AF">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C7B4C4D" w14:textId="77777777" w:rsidR="00C525AF" w:rsidRPr="0020749A" w:rsidRDefault="00C525AF" w:rsidP="00C525AF">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12AE9EE" w14:textId="77777777" w:rsidR="00C525AF" w:rsidRPr="0020749A" w:rsidRDefault="00C525AF" w:rsidP="00C525AF">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65D4600" w14:textId="77777777" w:rsidR="00C525AF" w:rsidRPr="0020749A" w:rsidRDefault="00C525AF" w:rsidP="00C525AF">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3532F44" w14:textId="77777777" w:rsidR="00C525AF" w:rsidRPr="0020749A" w:rsidRDefault="00C525AF" w:rsidP="00C525AF">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948FF31" w14:textId="77777777" w:rsidR="00C525AF" w:rsidRPr="0020749A" w:rsidRDefault="00C525AF" w:rsidP="00C525AF">
            <w:pPr>
              <w:rPr>
                <w:rFonts w:ascii="Calibri" w:eastAsia="Times New Roman" w:hAnsi="Calibri" w:cs="Times New Roman"/>
                <w:lang w:val="en-GB"/>
              </w:rPr>
            </w:pPr>
            <w:r w:rsidRPr="0020749A">
              <w:rPr>
                <w:rFonts w:ascii="Calibri" w:eastAsia="Times New Roman" w:hAnsi="Calibri" w:cs="Times New Roman"/>
                <w:lang w:val="en-GB"/>
              </w:rPr>
              <w:t> </w:t>
            </w:r>
          </w:p>
        </w:tc>
      </w:tr>
      <w:tr w:rsidR="00C525AF" w:rsidRPr="0020749A" w14:paraId="7F2093DB" w14:textId="77777777" w:rsidTr="00C525AF">
        <w:trPr>
          <w:trHeight w:val="300"/>
        </w:trPr>
        <w:tc>
          <w:tcPr>
            <w:tcW w:w="0" w:type="auto"/>
            <w:tcBorders>
              <w:top w:val="nil"/>
              <w:left w:val="nil"/>
              <w:bottom w:val="single" w:sz="4" w:space="0" w:color="auto"/>
              <w:right w:val="nil"/>
            </w:tcBorders>
            <w:shd w:val="clear" w:color="auto" w:fill="auto"/>
            <w:noWrap/>
            <w:vAlign w:val="bottom"/>
            <w:hideMark/>
          </w:tcPr>
          <w:p w14:paraId="575BD85E" w14:textId="77777777" w:rsidR="00C525AF" w:rsidRPr="0020749A" w:rsidRDefault="00C525AF" w:rsidP="00C525AF">
            <w:pPr>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9886510" w14:textId="77777777" w:rsidR="00C525AF" w:rsidRPr="0020749A" w:rsidRDefault="00C525AF" w:rsidP="00C525AF">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009A1718" w14:textId="77777777" w:rsidR="00C525AF" w:rsidRPr="0020749A" w:rsidRDefault="00C525AF" w:rsidP="00C525AF">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3274A5FF" w14:textId="77777777" w:rsidR="00C525AF" w:rsidRPr="0020749A" w:rsidRDefault="00C525AF" w:rsidP="00C525AF">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4010FCE8" w14:textId="77777777" w:rsidR="00C525AF" w:rsidRPr="0020749A" w:rsidRDefault="00C525AF" w:rsidP="00C525AF">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66C32A61" w14:textId="77777777" w:rsidR="00C525AF" w:rsidRPr="0020749A" w:rsidRDefault="00C525AF" w:rsidP="00C525AF">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683DC884" w14:textId="77777777" w:rsidR="00C525AF" w:rsidRPr="0020749A" w:rsidRDefault="00C525AF" w:rsidP="00C525AF">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4264C5" w14:textId="77777777" w:rsidR="00C525AF" w:rsidRPr="0020749A" w:rsidRDefault="00C525AF" w:rsidP="00C525AF">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47</w:t>
            </w:r>
          </w:p>
        </w:tc>
      </w:tr>
      <w:tr w:rsidR="00C525AF" w:rsidRPr="0020749A" w14:paraId="7044B7A3" w14:textId="77777777" w:rsidTr="00C525AF">
        <w:trPr>
          <w:trHeight w:val="300"/>
        </w:trPr>
        <w:tc>
          <w:tcPr>
            <w:tcW w:w="0" w:type="auto"/>
            <w:tcBorders>
              <w:top w:val="nil"/>
              <w:left w:val="single" w:sz="4" w:space="0" w:color="auto"/>
              <w:bottom w:val="nil"/>
              <w:right w:val="nil"/>
            </w:tcBorders>
            <w:shd w:val="clear" w:color="auto" w:fill="auto"/>
            <w:noWrap/>
            <w:vAlign w:val="bottom"/>
            <w:hideMark/>
          </w:tcPr>
          <w:p w14:paraId="1FD544E7" w14:textId="77777777" w:rsidR="00C525AF" w:rsidRPr="0020749A" w:rsidRDefault="00C525AF" w:rsidP="00C525AF">
            <w:pPr>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53C10DA3"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3034F724"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7AF9DA25"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5E32B4E0"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5A51E3E5"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12A09EF6"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36FF03E2"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1,00E-10</w:t>
            </w:r>
          </w:p>
        </w:tc>
      </w:tr>
      <w:tr w:rsidR="00C525AF" w:rsidRPr="0020749A" w14:paraId="6888434F" w14:textId="77777777" w:rsidTr="00C525AF">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45CD72" w14:textId="77777777" w:rsidR="00C525AF" w:rsidRPr="0020749A" w:rsidRDefault="00C525AF" w:rsidP="00C525AF">
            <w:pPr>
              <w:rPr>
                <w:rFonts w:ascii="Calibri" w:eastAsia="Times New Roman" w:hAnsi="Calibri" w:cs="Times New Roman"/>
                <w:b/>
                <w:bCs/>
                <w:color w:val="000000"/>
                <w:sz w:val="22"/>
                <w:szCs w:val="20"/>
                <w:lang w:val="en-GB"/>
              </w:rPr>
            </w:pPr>
            <w:r w:rsidRPr="0020749A">
              <w:rPr>
                <w:rFonts w:ascii="Calibri" w:eastAsia="Times New Roman" w:hAnsi="Calibri" w:cs="Times New Roman"/>
                <w:b/>
                <w:bCs/>
                <w:color w:val="000000"/>
                <w:sz w:val="22"/>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BE7512C"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2421FF1F"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4744FEBC"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3CED4E29"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76DC48E4"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7BE55666"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3085C3"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r>
      <w:tr w:rsidR="00C525AF" w:rsidRPr="0020749A" w14:paraId="79F74342" w14:textId="77777777" w:rsidTr="00C525AF">
        <w:trPr>
          <w:trHeight w:val="300"/>
        </w:trPr>
        <w:tc>
          <w:tcPr>
            <w:tcW w:w="0" w:type="auto"/>
            <w:tcBorders>
              <w:top w:val="nil"/>
              <w:left w:val="nil"/>
              <w:bottom w:val="nil"/>
              <w:right w:val="nil"/>
            </w:tcBorders>
            <w:shd w:val="clear" w:color="auto" w:fill="auto"/>
            <w:noWrap/>
            <w:vAlign w:val="bottom"/>
            <w:hideMark/>
          </w:tcPr>
          <w:p w14:paraId="4E8B13C0" w14:textId="73DF8056" w:rsidR="00C525AF" w:rsidRPr="0020749A" w:rsidRDefault="007A6E37" w:rsidP="00C525AF">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488195B9"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2E59C668"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451D4259"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0E871D83"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7083E182"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0E6F3DE7"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CA67C31"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r>
      <w:tr w:rsidR="00C525AF" w:rsidRPr="0020749A" w14:paraId="408A02BE" w14:textId="77777777" w:rsidTr="00C525AF">
        <w:trPr>
          <w:trHeight w:val="300"/>
        </w:trPr>
        <w:tc>
          <w:tcPr>
            <w:tcW w:w="0" w:type="auto"/>
            <w:tcBorders>
              <w:top w:val="nil"/>
              <w:left w:val="nil"/>
              <w:bottom w:val="nil"/>
              <w:right w:val="nil"/>
            </w:tcBorders>
            <w:shd w:val="clear" w:color="auto" w:fill="auto"/>
            <w:noWrap/>
            <w:vAlign w:val="bottom"/>
            <w:hideMark/>
          </w:tcPr>
          <w:p w14:paraId="1DDC248E"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armeniacum1</w:t>
            </w:r>
          </w:p>
        </w:tc>
        <w:tc>
          <w:tcPr>
            <w:tcW w:w="0" w:type="auto"/>
            <w:tcBorders>
              <w:top w:val="nil"/>
              <w:left w:val="single" w:sz="4" w:space="0" w:color="auto"/>
              <w:bottom w:val="nil"/>
              <w:right w:val="nil"/>
            </w:tcBorders>
            <w:shd w:val="clear" w:color="000000" w:fill="C6EFCE"/>
            <w:noWrap/>
            <w:vAlign w:val="bottom"/>
            <w:hideMark/>
          </w:tcPr>
          <w:p w14:paraId="21730C8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B3EEE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2E0202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B3E600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2F6705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4183B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367CF5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1CF26990" w14:textId="77777777" w:rsidTr="00C525AF">
        <w:trPr>
          <w:trHeight w:val="300"/>
        </w:trPr>
        <w:tc>
          <w:tcPr>
            <w:tcW w:w="0" w:type="auto"/>
            <w:tcBorders>
              <w:top w:val="nil"/>
              <w:left w:val="nil"/>
              <w:bottom w:val="nil"/>
              <w:right w:val="nil"/>
            </w:tcBorders>
            <w:shd w:val="clear" w:color="auto" w:fill="auto"/>
            <w:noWrap/>
            <w:vAlign w:val="bottom"/>
            <w:hideMark/>
          </w:tcPr>
          <w:p w14:paraId="0997FE19"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armeniacum2_4</w:t>
            </w:r>
          </w:p>
        </w:tc>
        <w:tc>
          <w:tcPr>
            <w:tcW w:w="0" w:type="auto"/>
            <w:tcBorders>
              <w:top w:val="nil"/>
              <w:left w:val="single" w:sz="4" w:space="0" w:color="auto"/>
              <w:bottom w:val="nil"/>
              <w:right w:val="nil"/>
            </w:tcBorders>
            <w:shd w:val="clear" w:color="000000" w:fill="C6EFCE"/>
            <w:noWrap/>
            <w:vAlign w:val="bottom"/>
            <w:hideMark/>
          </w:tcPr>
          <w:p w14:paraId="26FBA96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F9F71B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2DB7A3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8ED456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18D93E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F700A5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84A7EE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3F7F8169" w14:textId="77777777" w:rsidTr="00C525AF">
        <w:trPr>
          <w:trHeight w:val="300"/>
        </w:trPr>
        <w:tc>
          <w:tcPr>
            <w:tcW w:w="0" w:type="auto"/>
            <w:tcBorders>
              <w:top w:val="nil"/>
              <w:left w:val="nil"/>
              <w:bottom w:val="nil"/>
              <w:right w:val="nil"/>
            </w:tcBorders>
            <w:shd w:val="clear" w:color="auto" w:fill="auto"/>
            <w:noWrap/>
            <w:vAlign w:val="bottom"/>
            <w:hideMark/>
          </w:tcPr>
          <w:p w14:paraId="1AC87B67"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armeniacum2_5</w:t>
            </w:r>
          </w:p>
        </w:tc>
        <w:tc>
          <w:tcPr>
            <w:tcW w:w="0" w:type="auto"/>
            <w:tcBorders>
              <w:top w:val="nil"/>
              <w:left w:val="single" w:sz="4" w:space="0" w:color="auto"/>
              <w:bottom w:val="nil"/>
              <w:right w:val="nil"/>
            </w:tcBorders>
            <w:shd w:val="clear" w:color="000000" w:fill="C6EFCE"/>
            <w:noWrap/>
            <w:vAlign w:val="bottom"/>
            <w:hideMark/>
          </w:tcPr>
          <w:p w14:paraId="1832D9D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1DBC22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6B4431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C7E72A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A00DAA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D08FF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530782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709B2F88" w14:textId="77777777" w:rsidTr="00C525AF">
        <w:trPr>
          <w:trHeight w:val="300"/>
        </w:trPr>
        <w:tc>
          <w:tcPr>
            <w:tcW w:w="0" w:type="auto"/>
            <w:tcBorders>
              <w:top w:val="nil"/>
              <w:left w:val="nil"/>
              <w:bottom w:val="nil"/>
              <w:right w:val="nil"/>
            </w:tcBorders>
            <w:shd w:val="clear" w:color="auto" w:fill="auto"/>
            <w:noWrap/>
            <w:vAlign w:val="bottom"/>
            <w:hideMark/>
          </w:tcPr>
          <w:p w14:paraId="199466EC"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armeniacum2_6</w:t>
            </w:r>
          </w:p>
        </w:tc>
        <w:tc>
          <w:tcPr>
            <w:tcW w:w="0" w:type="auto"/>
            <w:tcBorders>
              <w:top w:val="nil"/>
              <w:left w:val="single" w:sz="4" w:space="0" w:color="auto"/>
              <w:bottom w:val="nil"/>
              <w:right w:val="nil"/>
            </w:tcBorders>
            <w:shd w:val="clear" w:color="000000" w:fill="C6EFCE"/>
            <w:noWrap/>
            <w:vAlign w:val="bottom"/>
            <w:hideMark/>
          </w:tcPr>
          <w:p w14:paraId="6D3D340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002485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29DE9E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F22200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33645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D9E29F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7BD9F7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371CF15E" w14:textId="77777777" w:rsidTr="00C525AF">
        <w:trPr>
          <w:trHeight w:val="300"/>
        </w:trPr>
        <w:tc>
          <w:tcPr>
            <w:tcW w:w="0" w:type="auto"/>
            <w:tcBorders>
              <w:top w:val="nil"/>
              <w:left w:val="nil"/>
              <w:bottom w:val="nil"/>
              <w:right w:val="nil"/>
            </w:tcBorders>
            <w:shd w:val="clear" w:color="auto" w:fill="auto"/>
            <w:noWrap/>
            <w:vAlign w:val="bottom"/>
            <w:hideMark/>
          </w:tcPr>
          <w:p w14:paraId="0C7B610E"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armeniacum2_7</w:t>
            </w:r>
          </w:p>
        </w:tc>
        <w:tc>
          <w:tcPr>
            <w:tcW w:w="0" w:type="auto"/>
            <w:tcBorders>
              <w:top w:val="nil"/>
              <w:left w:val="single" w:sz="4" w:space="0" w:color="auto"/>
              <w:bottom w:val="nil"/>
              <w:right w:val="nil"/>
            </w:tcBorders>
            <w:shd w:val="clear" w:color="000000" w:fill="C6EFCE"/>
            <w:noWrap/>
            <w:vAlign w:val="bottom"/>
            <w:hideMark/>
          </w:tcPr>
          <w:p w14:paraId="7447183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67A11A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0371A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2C12E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CDDC58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2EF292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C09981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074ED213" w14:textId="77777777" w:rsidTr="00C525AF">
        <w:trPr>
          <w:trHeight w:val="300"/>
        </w:trPr>
        <w:tc>
          <w:tcPr>
            <w:tcW w:w="0" w:type="auto"/>
            <w:tcBorders>
              <w:top w:val="nil"/>
              <w:left w:val="nil"/>
              <w:bottom w:val="nil"/>
              <w:right w:val="nil"/>
            </w:tcBorders>
            <w:shd w:val="clear" w:color="auto" w:fill="auto"/>
            <w:noWrap/>
            <w:vAlign w:val="bottom"/>
            <w:hideMark/>
          </w:tcPr>
          <w:p w14:paraId="6C646768"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armeniacum2_8</w:t>
            </w:r>
          </w:p>
        </w:tc>
        <w:tc>
          <w:tcPr>
            <w:tcW w:w="0" w:type="auto"/>
            <w:tcBorders>
              <w:top w:val="nil"/>
              <w:left w:val="single" w:sz="4" w:space="0" w:color="auto"/>
              <w:bottom w:val="nil"/>
              <w:right w:val="nil"/>
            </w:tcBorders>
            <w:shd w:val="clear" w:color="000000" w:fill="C6EFCE"/>
            <w:noWrap/>
            <w:vAlign w:val="bottom"/>
            <w:hideMark/>
          </w:tcPr>
          <w:p w14:paraId="62DFECD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8D582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07BD9E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A62ADC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6B0D29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8B4F3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36A7D1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3CBDE5A0" w14:textId="77777777" w:rsidTr="00C525AF">
        <w:trPr>
          <w:trHeight w:val="300"/>
        </w:trPr>
        <w:tc>
          <w:tcPr>
            <w:tcW w:w="0" w:type="auto"/>
            <w:tcBorders>
              <w:top w:val="nil"/>
              <w:left w:val="nil"/>
              <w:bottom w:val="nil"/>
              <w:right w:val="nil"/>
            </w:tcBorders>
            <w:shd w:val="clear" w:color="auto" w:fill="auto"/>
            <w:noWrap/>
            <w:vAlign w:val="bottom"/>
            <w:hideMark/>
          </w:tcPr>
          <w:p w14:paraId="75DDE523"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delenatii1</w:t>
            </w:r>
          </w:p>
        </w:tc>
        <w:tc>
          <w:tcPr>
            <w:tcW w:w="0" w:type="auto"/>
            <w:tcBorders>
              <w:top w:val="nil"/>
              <w:left w:val="single" w:sz="4" w:space="0" w:color="auto"/>
              <w:bottom w:val="nil"/>
              <w:right w:val="nil"/>
            </w:tcBorders>
            <w:shd w:val="clear" w:color="000000" w:fill="C6EFCE"/>
            <w:noWrap/>
            <w:vAlign w:val="bottom"/>
            <w:hideMark/>
          </w:tcPr>
          <w:p w14:paraId="5CAC5F6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BD5F891"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AADCB50"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85D8079"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616759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6A97D8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F41073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Correct(low)</w:t>
            </w:r>
          </w:p>
        </w:tc>
      </w:tr>
      <w:tr w:rsidR="00C525AF" w:rsidRPr="0020749A" w14:paraId="364E0182" w14:textId="77777777" w:rsidTr="00C525AF">
        <w:trPr>
          <w:trHeight w:val="300"/>
        </w:trPr>
        <w:tc>
          <w:tcPr>
            <w:tcW w:w="0" w:type="auto"/>
            <w:tcBorders>
              <w:top w:val="nil"/>
              <w:left w:val="nil"/>
              <w:bottom w:val="nil"/>
              <w:right w:val="nil"/>
            </w:tcBorders>
            <w:shd w:val="clear" w:color="auto" w:fill="auto"/>
            <w:noWrap/>
            <w:vAlign w:val="bottom"/>
            <w:hideMark/>
          </w:tcPr>
          <w:p w14:paraId="5C1F0A82"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delenatii2_2</w:t>
            </w:r>
          </w:p>
        </w:tc>
        <w:tc>
          <w:tcPr>
            <w:tcW w:w="0" w:type="auto"/>
            <w:tcBorders>
              <w:top w:val="nil"/>
              <w:left w:val="single" w:sz="4" w:space="0" w:color="auto"/>
              <w:bottom w:val="nil"/>
              <w:right w:val="nil"/>
            </w:tcBorders>
            <w:shd w:val="clear" w:color="000000" w:fill="C6EFCE"/>
            <w:noWrap/>
            <w:vAlign w:val="bottom"/>
            <w:hideMark/>
          </w:tcPr>
          <w:p w14:paraId="2DE2FFD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87D69B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7E4D7B6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D84FEC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230089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7C5738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2CEDB538"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1/7</w:t>
            </w:r>
          </w:p>
        </w:tc>
      </w:tr>
      <w:tr w:rsidR="00C525AF" w:rsidRPr="0020749A" w14:paraId="2A9A995D" w14:textId="77777777" w:rsidTr="00C525AF">
        <w:trPr>
          <w:trHeight w:val="300"/>
        </w:trPr>
        <w:tc>
          <w:tcPr>
            <w:tcW w:w="0" w:type="auto"/>
            <w:tcBorders>
              <w:top w:val="nil"/>
              <w:left w:val="nil"/>
              <w:bottom w:val="nil"/>
              <w:right w:val="nil"/>
            </w:tcBorders>
            <w:shd w:val="clear" w:color="auto" w:fill="auto"/>
            <w:noWrap/>
            <w:vAlign w:val="bottom"/>
            <w:hideMark/>
          </w:tcPr>
          <w:p w14:paraId="699C9BBC"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delenatii2_4</w:t>
            </w:r>
          </w:p>
        </w:tc>
        <w:tc>
          <w:tcPr>
            <w:tcW w:w="0" w:type="auto"/>
            <w:tcBorders>
              <w:top w:val="nil"/>
              <w:left w:val="single" w:sz="4" w:space="0" w:color="auto"/>
              <w:bottom w:val="nil"/>
              <w:right w:val="nil"/>
            </w:tcBorders>
            <w:shd w:val="clear" w:color="000000" w:fill="C6EFCE"/>
            <w:noWrap/>
            <w:vAlign w:val="bottom"/>
            <w:hideMark/>
          </w:tcPr>
          <w:p w14:paraId="380F6E6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0AA5C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A87A18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04BD19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7B568A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57B8DE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FFEBCB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36394B25" w14:textId="77777777" w:rsidTr="00C525AF">
        <w:trPr>
          <w:trHeight w:val="300"/>
        </w:trPr>
        <w:tc>
          <w:tcPr>
            <w:tcW w:w="0" w:type="auto"/>
            <w:tcBorders>
              <w:top w:val="nil"/>
              <w:left w:val="nil"/>
              <w:bottom w:val="nil"/>
              <w:right w:val="nil"/>
            </w:tcBorders>
            <w:shd w:val="clear" w:color="auto" w:fill="auto"/>
            <w:noWrap/>
            <w:vAlign w:val="bottom"/>
            <w:hideMark/>
          </w:tcPr>
          <w:p w14:paraId="07FA594F"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delenatii2_6</w:t>
            </w:r>
          </w:p>
        </w:tc>
        <w:tc>
          <w:tcPr>
            <w:tcW w:w="0" w:type="auto"/>
            <w:tcBorders>
              <w:top w:val="nil"/>
              <w:left w:val="single" w:sz="4" w:space="0" w:color="auto"/>
              <w:bottom w:val="nil"/>
              <w:right w:val="nil"/>
            </w:tcBorders>
            <w:shd w:val="clear" w:color="000000" w:fill="C6EFCE"/>
            <w:noWrap/>
            <w:vAlign w:val="bottom"/>
            <w:hideMark/>
          </w:tcPr>
          <w:p w14:paraId="2A40DAF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51D9A4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B3D65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D32342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0680C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686FAE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3545B2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18B5C988" w14:textId="77777777" w:rsidTr="00C525AF">
        <w:trPr>
          <w:trHeight w:val="300"/>
        </w:trPr>
        <w:tc>
          <w:tcPr>
            <w:tcW w:w="0" w:type="auto"/>
            <w:tcBorders>
              <w:top w:val="nil"/>
              <w:left w:val="nil"/>
              <w:bottom w:val="nil"/>
              <w:right w:val="nil"/>
            </w:tcBorders>
            <w:shd w:val="clear" w:color="auto" w:fill="auto"/>
            <w:noWrap/>
            <w:vAlign w:val="bottom"/>
            <w:hideMark/>
          </w:tcPr>
          <w:p w14:paraId="4F04A6D4"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delenatii2</w:t>
            </w:r>
          </w:p>
        </w:tc>
        <w:tc>
          <w:tcPr>
            <w:tcW w:w="0" w:type="auto"/>
            <w:tcBorders>
              <w:top w:val="nil"/>
              <w:left w:val="single" w:sz="4" w:space="0" w:color="auto"/>
              <w:bottom w:val="nil"/>
              <w:right w:val="nil"/>
            </w:tcBorders>
            <w:shd w:val="clear" w:color="000000" w:fill="C6EFCE"/>
            <w:noWrap/>
            <w:vAlign w:val="bottom"/>
            <w:hideMark/>
          </w:tcPr>
          <w:p w14:paraId="0080EB6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CD4C1A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91757E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F940B9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D8C7A8F"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hideMark/>
          </w:tcPr>
          <w:p w14:paraId="1146CBB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40115F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44F614C2" w14:textId="77777777" w:rsidTr="00C525AF">
        <w:trPr>
          <w:trHeight w:val="300"/>
        </w:trPr>
        <w:tc>
          <w:tcPr>
            <w:tcW w:w="0" w:type="auto"/>
            <w:tcBorders>
              <w:top w:val="nil"/>
              <w:left w:val="nil"/>
              <w:bottom w:val="nil"/>
              <w:right w:val="nil"/>
            </w:tcBorders>
            <w:shd w:val="clear" w:color="auto" w:fill="auto"/>
            <w:noWrap/>
            <w:vAlign w:val="bottom"/>
            <w:hideMark/>
          </w:tcPr>
          <w:p w14:paraId="11011D7B"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emersonii1</w:t>
            </w:r>
          </w:p>
        </w:tc>
        <w:tc>
          <w:tcPr>
            <w:tcW w:w="0" w:type="auto"/>
            <w:tcBorders>
              <w:top w:val="nil"/>
              <w:left w:val="single" w:sz="4" w:space="0" w:color="auto"/>
              <w:bottom w:val="nil"/>
              <w:right w:val="nil"/>
            </w:tcBorders>
            <w:shd w:val="clear" w:color="000000" w:fill="FFEB9C"/>
            <w:noWrap/>
            <w:vAlign w:val="bottom"/>
            <w:hideMark/>
          </w:tcPr>
          <w:p w14:paraId="72D4BE90"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FFEB9C"/>
            <w:noWrap/>
            <w:vAlign w:val="bottom"/>
            <w:hideMark/>
          </w:tcPr>
          <w:p w14:paraId="669F9412"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130056D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0F0F9FCB"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C6EFCE"/>
            <w:noWrap/>
            <w:vAlign w:val="bottom"/>
            <w:hideMark/>
          </w:tcPr>
          <w:p w14:paraId="6571D8A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B9086E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52954E9F"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C525AF" w:rsidRPr="0020749A" w14:paraId="6D83B2A5" w14:textId="77777777" w:rsidTr="00C525AF">
        <w:trPr>
          <w:trHeight w:val="300"/>
        </w:trPr>
        <w:tc>
          <w:tcPr>
            <w:tcW w:w="0" w:type="auto"/>
            <w:tcBorders>
              <w:top w:val="nil"/>
              <w:left w:val="nil"/>
              <w:bottom w:val="nil"/>
              <w:right w:val="nil"/>
            </w:tcBorders>
            <w:shd w:val="clear" w:color="auto" w:fill="auto"/>
            <w:noWrap/>
            <w:vAlign w:val="bottom"/>
            <w:hideMark/>
          </w:tcPr>
          <w:p w14:paraId="2F873F01"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emersonii2_1</w:t>
            </w:r>
          </w:p>
        </w:tc>
        <w:tc>
          <w:tcPr>
            <w:tcW w:w="0" w:type="auto"/>
            <w:tcBorders>
              <w:top w:val="nil"/>
              <w:left w:val="single" w:sz="4" w:space="0" w:color="auto"/>
              <w:bottom w:val="nil"/>
              <w:right w:val="nil"/>
            </w:tcBorders>
            <w:shd w:val="clear" w:color="000000" w:fill="FFC7CE"/>
            <w:noWrap/>
            <w:vAlign w:val="bottom"/>
            <w:hideMark/>
          </w:tcPr>
          <w:p w14:paraId="7288CBBF"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4FD5C0C"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6C0DD01"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FEB1C06"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99ECF8B"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C8CFEA3"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18115F5A"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C525AF" w:rsidRPr="0020749A" w14:paraId="04D4C6EA" w14:textId="77777777" w:rsidTr="00C525AF">
        <w:trPr>
          <w:trHeight w:val="300"/>
        </w:trPr>
        <w:tc>
          <w:tcPr>
            <w:tcW w:w="0" w:type="auto"/>
            <w:tcBorders>
              <w:top w:val="nil"/>
              <w:left w:val="nil"/>
              <w:bottom w:val="nil"/>
              <w:right w:val="nil"/>
            </w:tcBorders>
            <w:shd w:val="clear" w:color="auto" w:fill="auto"/>
            <w:noWrap/>
            <w:vAlign w:val="bottom"/>
            <w:hideMark/>
          </w:tcPr>
          <w:p w14:paraId="7069518F"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emersonii2_3</w:t>
            </w:r>
          </w:p>
        </w:tc>
        <w:tc>
          <w:tcPr>
            <w:tcW w:w="0" w:type="auto"/>
            <w:tcBorders>
              <w:top w:val="nil"/>
              <w:left w:val="single" w:sz="4" w:space="0" w:color="auto"/>
              <w:bottom w:val="nil"/>
              <w:right w:val="nil"/>
            </w:tcBorders>
            <w:shd w:val="clear" w:color="000000" w:fill="C6EFCE"/>
            <w:noWrap/>
            <w:vAlign w:val="bottom"/>
            <w:hideMark/>
          </w:tcPr>
          <w:p w14:paraId="136AD14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EAC9F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153AFC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8C0A7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17B2E09"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DA1D3D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484D9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205C6273" w14:textId="77777777" w:rsidTr="00C525AF">
        <w:trPr>
          <w:trHeight w:val="300"/>
        </w:trPr>
        <w:tc>
          <w:tcPr>
            <w:tcW w:w="0" w:type="auto"/>
            <w:tcBorders>
              <w:top w:val="nil"/>
              <w:left w:val="nil"/>
              <w:bottom w:val="nil"/>
              <w:right w:val="nil"/>
            </w:tcBorders>
            <w:shd w:val="clear" w:color="auto" w:fill="auto"/>
            <w:noWrap/>
            <w:vAlign w:val="bottom"/>
            <w:hideMark/>
          </w:tcPr>
          <w:p w14:paraId="71DFAF8F"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emersonii2_5</w:t>
            </w:r>
          </w:p>
        </w:tc>
        <w:tc>
          <w:tcPr>
            <w:tcW w:w="0" w:type="auto"/>
            <w:tcBorders>
              <w:top w:val="nil"/>
              <w:left w:val="single" w:sz="4" w:space="0" w:color="auto"/>
              <w:bottom w:val="nil"/>
              <w:right w:val="nil"/>
            </w:tcBorders>
            <w:shd w:val="clear" w:color="000000" w:fill="C6EFCE"/>
            <w:noWrap/>
            <w:vAlign w:val="bottom"/>
            <w:hideMark/>
          </w:tcPr>
          <w:p w14:paraId="2D5EF5C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F071A9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E933FFC"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1/3</w:t>
            </w:r>
          </w:p>
        </w:tc>
        <w:tc>
          <w:tcPr>
            <w:tcW w:w="0" w:type="auto"/>
            <w:tcBorders>
              <w:top w:val="nil"/>
              <w:left w:val="single" w:sz="4" w:space="0" w:color="auto"/>
              <w:bottom w:val="nil"/>
              <w:right w:val="nil"/>
            </w:tcBorders>
            <w:shd w:val="clear" w:color="000000" w:fill="C6EFCE"/>
            <w:noWrap/>
            <w:vAlign w:val="bottom"/>
            <w:hideMark/>
          </w:tcPr>
          <w:p w14:paraId="320A846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588760A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93C7B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C61007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1591AA9A" w14:textId="77777777" w:rsidTr="00C525AF">
        <w:trPr>
          <w:trHeight w:val="300"/>
        </w:trPr>
        <w:tc>
          <w:tcPr>
            <w:tcW w:w="0" w:type="auto"/>
            <w:tcBorders>
              <w:top w:val="nil"/>
              <w:left w:val="nil"/>
              <w:bottom w:val="nil"/>
              <w:right w:val="nil"/>
            </w:tcBorders>
            <w:shd w:val="clear" w:color="auto" w:fill="auto"/>
            <w:noWrap/>
            <w:vAlign w:val="bottom"/>
            <w:hideMark/>
          </w:tcPr>
          <w:p w14:paraId="1339A19C"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malipoense1</w:t>
            </w:r>
          </w:p>
        </w:tc>
        <w:tc>
          <w:tcPr>
            <w:tcW w:w="0" w:type="auto"/>
            <w:tcBorders>
              <w:top w:val="nil"/>
              <w:left w:val="single" w:sz="4" w:space="0" w:color="auto"/>
              <w:bottom w:val="nil"/>
              <w:right w:val="nil"/>
            </w:tcBorders>
            <w:shd w:val="clear" w:color="000000" w:fill="C6EFCE"/>
            <w:noWrap/>
            <w:vAlign w:val="bottom"/>
            <w:hideMark/>
          </w:tcPr>
          <w:p w14:paraId="24F98A4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439BC6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5FC83C6"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FFEB9C"/>
            <w:noWrap/>
            <w:vAlign w:val="bottom"/>
            <w:hideMark/>
          </w:tcPr>
          <w:p w14:paraId="4357EEB0"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F6CB2C7"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C6EFCE"/>
            <w:noWrap/>
            <w:vAlign w:val="bottom"/>
            <w:hideMark/>
          </w:tcPr>
          <w:p w14:paraId="281331C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hideMark/>
          </w:tcPr>
          <w:p w14:paraId="036A06C0"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C525AF" w:rsidRPr="0020749A" w14:paraId="0774AD99" w14:textId="77777777" w:rsidTr="00C525AF">
        <w:trPr>
          <w:trHeight w:val="300"/>
        </w:trPr>
        <w:tc>
          <w:tcPr>
            <w:tcW w:w="0" w:type="auto"/>
            <w:tcBorders>
              <w:top w:val="nil"/>
              <w:left w:val="nil"/>
              <w:bottom w:val="nil"/>
              <w:right w:val="nil"/>
            </w:tcBorders>
            <w:shd w:val="clear" w:color="auto" w:fill="auto"/>
            <w:noWrap/>
            <w:vAlign w:val="bottom"/>
            <w:hideMark/>
          </w:tcPr>
          <w:p w14:paraId="104A87ED"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malipoense2_10</w:t>
            </w:r>
          </w:p>
        </w:tc>
        <w:tc>
          <w:tcPr>
            <w:tcW w:w="0" w:type="auto"/>
            <w:tcBorders>
              <w:top w:val="nil"/>
              <w:left w:val="single" w:sz="4" w:space="0" w:color="auto"/>
              <w:bottom w:val="nil"/>
              <w:right w:val="nil"/>
            </w:tcBorders>
            <w:shd w:val="clear" w:color="000000" w:fill="C6EFCE"/>
            <w:noWrap/>
            <w:vAlign w:val="bottom"/>
            <w:hideMark/>
          </w:tcPr>
          <w:p w14:paraId="164D487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DE2E8D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50C06A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968207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AB343EF"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hideMark/>
          </w:tcPr>
          <w:p w14:paraId="2A42109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382AEB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78C65542" w14:textId="77777777" w:rsidTr="00C525AF">
        <w:trPr>
          <w:trHeight w:val="300"/>
        </w:trPr>
        <w:tc>
          <w:tcPr>
            <w:tcW w:w="0" w:type="auto"/>
            <w:tcBorders>
              <w:top w:val="nil"/>
              <w:left w:val="nil"/>
              <w:bottom w:val="nil"/>
              <w:right w:val="nil"/>
            </w:tcBorders>
            <w:shd w:val="clear" w:color="auto" w:fill="auto"/>
            <w:noWrap/>
            <w:vAlign w:val="bottom"/>
            <w:hideMark/>
          </w:tcPr>
          <w:p w14:paraId="22346C46"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malipoense2_12</w:t>
            </w:r>
          </w:p>
        </w:tc>
        <w:tc>
          <w:tcPr>
            <w:tcW w:w="0" w:type="auto"/>
            <w:tcBorders>
              <w:top w:val="nil"/>
              <w:left w:val="single" w:sz="4" w:space="0" w:color="auto"/>
              <w:bottom w:val="nil"/>
              <w:right w:val="nil"/>
            </w:tcBorders>
            <w:shd w:val="clear" w:color="000000" w:fill="C6EFCE"/>
            <w:noWrap/>
            <w:vAlign w:val="bottom"/>
            <w:hideMark/>
          </w:tcPr>
          <w:p w14:paraId="502A7AE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BA59C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012B095"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C6EFCE"/>
            <w:noWrap/>
            <w:vAlign w:val="bottom"/>
            <w:hideMark/>
          </w:tcPr>
          <w:p w14:paraId="180D320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45E22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D02E72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36AF1A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677C0FC9" w14:textId="77777777" w:rsidTr="00C525AF">
        <w:trPr>
          <w:trHeight w:val="300"/>
        </w:trPr>
        <w:tc>
          <w:tcPr>
            <w:tcW w:w="0" w:type="auto"/>
            <w:tcBorders>
              <w:top w:val="nil"/>
              <w:left w:val="nil"/>
              <w:bottom w:val="nil"/>
              <w:right w:val="nil"/>
            </w:tcBorders>
            <w:shd w:val="clear" w:color="auto" w:fill="auto"/>
            <w:noWrap/>
            <w:vAlign w:val="bottom"/>
            <w:hideMark/>
          </w:tcPr>
          <w:p w14:paraId="6BC1B5E4"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malipoense2_14</w:t>
            </w:r>
          </w:p>
        </w:tc>
        <w:tc>
          <w:tcPr>
            <w:tcW w:w="0" w:type="auto"/>
            <w:tcBorders>
              <w:top w:val="nil"/>
              <w:left w:val="single" w:sz="4" w:space="0" w:color="auto"/>
              <w:bottom w:val="nil"/>
              <w:right w:val="nil"/>
            </w:tcBorders>
            <w:shd w:val="clear" w:color="000000" w:fill="C6EFCE"/>
            <w:noWrap/>
            <w:vAlign w:val="bottom"/>
            <w:hideMark/>
          </w:tcPr>
          <w:p w14:paraId="016BE1D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2C3D23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6565E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602F19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FA5B6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49292A9"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6110F1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1D3E8B28" w14:textId="77777777" w:rsidTr="00C525AF">
        <w:trPr>
          <w:trHeight w:val="300"/>
        </w:trPr>
        <w:tc>
          <w:tcPr>
            <w:tcW w:w="0" w:type="auto"/>
            <w:tcBorders>
              <w:top w:val="nil"/>
              <w:left w:val="nil"/>
              <w:bottom w:val="nil"/>
              <w:right w:val="nil"/>
            </w:tcBorders>
            <w:shd w:val="clear" w:color="auto" w:fill="auto"/>
            <w:noWrap/>
            <w:vAlign w:val="bottom"/>
            <w:hideMark/>
          </w:tcPr>
          <w:p w14:paraId="1D768197"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malipoense2_16</w:t>
            </w:r>
          </w:p>
        </w:tc>
        <w:tc>
          <w:tcPr>
            <w:tcW w:w="0" w:type="auto"/>
            <w:tcBorders>
              <w:top w:val="nil"/>
              <w:left w:val="single" w:sz="4" w:space="0" w:color="auto"/>
              <w:bottom w:val="nil"/>
              <w:right w:val="nil"/>
            </w:tcBorders>
            <w:shd w:val="clear" w:color="000000" w:fill="C6EFCE"/>
            <w:noWrap/>
            <w:vAlign w:val="bottom"/>
            <w:hideMark/>
          </w:tcPr>
          <w:p w14:paraId="6656431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6589CE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08811B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F1BDA5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A932A8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AD3FD8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1B1CE2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3C5E0743" w14:textId="77777777" w:rsidTr="00C525AF">
        <w:trPr>
          <w:trHeight w:val="300"/>
        </w:trPr>
        <w:tc>
          <w:tcPr>
            <w:tcW w:w="0" w:type="auto"/>
            <w:tcBorders>
              <w:top w:val="nil"/>
              <w:left w:val="nil"/>
              <w:bottom w:val="nil"/>
              <w:right w:val="nil"/>
            </w:tcBorders>
            <w:shd w:val="clear" w:color="auto" w:fill="auto"/>
            <w:noWrap/>
            <w:vAlign w:val="bottom"/>
            <w:hideMark/>
          </w:tcPr>
          <w:p w14:paraId="036D40F9"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malipoense2_18</w:t>
            </w:r>
          </w:p>
        </w:tc>
        <w:tc>
          <w:tcPr>
            <w:tcW w:w="0" w:type="auto"/>
            <w:tcBorders>
              <w:top w:val="nil"/>
              <w:left w:val="single" w:sz="4" w:space="0" w:color="auto"/>
              <w:bottom w:val="nil"/>
              <w:right w:val="nil"/>
            </w:tcBorders>
            <w:shd w:val="clear" w:color="000000" w:fill="C6EFCE"/>
            <w:noWrap/>
            <w:vAlign w:val="bottom"/>
            <w:hideMark/>
          </w:tcPr>
          <w:p w14:paraId="116246D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245147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F2E784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C87F2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AC3D43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5B106E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3631D0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5AD53B16" w14:textId="77777777" w:rsidTr="00C525AF">
        <w:trPr>
          <w:trHeight w:val="300"/>
        </w:trPr>
        <w:tc>
          <w:tcPr>
            <w:tcW w:w="0" w:type="auto"/>
            <w:tcBorders>
              <w:top w:val="nil"/>
              <w:left w:val="nil"/>
              <w:bottom w:val="nil"/>
              <w:right w:val="nil"/>
            </w:tcBorders>
            <w:shd w:val="clear" w:color="auto" w:fill="auto"/>
            <w:noWrap/>
            <w:vAlign w:val="bottom"/>
            <w:hideMark/>
          </w:tcPr>
          <w:p w14:paraId="7E496E47"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lastRenderedPageBreak/>
              <w:t>malipoense2_2</w:t>
            </w:r>
          </w:p>
        </w:tc>
        <w:tc>
          <w:tcPr>
            <w:tcW w:w="0" w:type="auto"/>
            <w:tcBorders>
              <w:top w:val="nil"/>
              <w:left w:val="single" w:sz="4" w:space="0" w:color="auto"/>
              <w:bottom w:val="nil"/>
              <w:right w:val="nil"/>
            </w:tcBorders>
            <w:shd w:val="clear" w:color="000000" w:fill="C6EFCE"/>
            <w:noWrap/>
            <w:vAlign w:val="bottom"/>
            <w:hideMark/>
          </w:tcPr>
          <w:p w14:paraId="62188AE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96D77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FD454C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FC6509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60F281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E82F09F"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1/3</w:t>
            </w:r>
          </w:p>
        </w:tc>
        <w:tc>
          <w:tcPr>
            <w:tcW w:w="0" w:type="auto"/>
            <w:tcBorders>
              <w:top w:val="nil"/>
              <w:left w:val="single" w:sz="4" w:space="0" w:color="auto"/>
              <w:bottom w:val="nil"/>
              <w:right w:val="single" w:sz="4" w:space="0" w:color="auto"/>
            </w:tcBorders>
            <w:shd w:val="clear" w:color="000000" w:fill="C6EFCE"/>
            <w:noWrap/>
            <w:vAlign w:val="bottom"/>
            <w:hideMark/>
          </w:tcPr>
          <w:p w14:paraId="6055E8E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29F39CAC" w14:textId="77777777" w:rsidTr="00C525AF">
        <w:trPr>
          <w:trHeight w:val="300"/>
        </w:trPr>
        <w:tc>
          <w:tcPr>
            <w:tcW w:w="0" w:type="auto"/>
            <w:tcBorders>
              <w:top w:val="nil"/>
              <w:left w:val="nil"/>
              <w:bottom w:val="nil"/>
              <w:right w:val="nil"/>
            </w:tcBorders>
            <w:shd w:val="clear" w:color="auto" w:fill="auto"/>
            <w:noWrap/>
            <w:vAlign w:val="bottom"/>
            <w:hideMark/>
          </w:tcPr>
          <w:p w14:paraId="4148B247"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malipoense2_4</w:t>
            </w:r>
          </w:p>
        </w:tc>
        <w:tc>
          <w:tcPr>
            <w:tcW w:w="0" w:type="auto"/>
            <w:tcBorders>
              <w:top w:val="nil"/>
              <w:left w:val="single" w:sz="4" w:space="0" w:color="auto"/>
              <w:bottom w:val="nil"/>
              <w:right w:val="nil"/>
            </w:tcBorders>
            <w:shd w:val="clear" w:color="000000" w:fill="FFEB9C"/>
            <w:noWrap/>
            <w:vAlign w:val="bottom"/>
            <w:hideMark/>
          </w:tcPr>
          <w:p w14:paraId="1CEC2E3A"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hideMark/>
          </w:tcPr>
          <w:p w14:paraId="2BB6382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94AB7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A82239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D9CE06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65A9DC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D6294C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2EBEA251" w14:textId="77777777" w:rsidTr="00C525AF">
        <w:trPr>
          <w:trHeight w:val="300"/>
        </w:trPr>
        <w:tc>
          <w:tcPr>
            <w:tcW w:w="0" w:type="auto"/>
            <w:tcBorders>
              <w:top w:val="nil"/>
              <w:left w:val="nil"/>
              <w:bottom w:val="nil"/>
              <w:right w:val="nil"/>
            </w:tcBorders>
            <w:shd w:val="clear" w:color="auto" w:fill="auto"/>
            <w:noWrap/>
            <w:vAlign w:val="bottom"/>
            <w:hideMark/>
          </w:tcPr>
          <w:p w14:paraId="01CE334D"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malipoense2_6</w:t>
            </w:r>
          </w:p>
        </w:tc>
        <w:tc>
          <w:tcPr>
            <w:tcW w:w="0" w:type="auto"/>
            <w:tcBorders>
              <w:top w:val="nil"/>
              <w:left w:val="single" w:sz="4" w:space="0" w:color="auto"/>
              <w:bottom w:val="nil"/>
              <w:right w:val="nil"/>
            </w:tcBorders>
            <w:shd w:val="clear" w:color="000000" w:fill="C6EFCE"/>
            <w:noWrap/>
            <w:vAlign w:val="bottom"/>
            <w:hideMark/>
          </w:tcPr>
          <w:p w14:paraId="5E92C90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36999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9AE048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EF7E8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5D5438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18C671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25B970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66964285" w14:textId="77777777" w:rsidTr="00C525AF">
        <w:trPr>
          <w:trHeight w:val="300"/>
        </w:trPr>
        <w:tc>
          <w:tcPr>
            <w:tcW w:w="0" w:type="auto"/>
            <w:tcBorders>
              <w:top w:val="nil"/>
              <w:left w:val="nil"/>
              <w:bottom w:val="nil"/>
              <w:right w:val="nil"/>
            </w:tcBorders>
            <w:shd w:val="clear" w:color="auto" w:fill="auto"/>
            <w:noWrap/>
            <w:vAlign w:val="bottom"/>
            <w:hideMark/>
          </w:tcPr>
          <w:p w14:paraId="6265DA09"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malipoense2_8</w:t>
            </w:r>
          </w:p>
        </w:tc>
        <w:tc>
          <w:tcPr>
            <w:tcW w:w="0" w:type="auto"/>
            <w:tcBorders>
              <w:top w:val="nil"/>
              <w:left w:val="single" w:sz="4" w:space="0" w:color="auto"/>
              <w:bottom w:val="nil"/>
              <w:right w:val="nil"/>
            </w:tcBorders>
            <w:shd w:val="clear" w:color="000000" w:fill="C6EFCE"/>
            <w:noWrap/>
            <w:vAlign w:val="bottom"/>
            <w:hideMark/>
          </w:tcPr>
          <w:p w14:paraId="786A789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7A11339"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96B279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EDA499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746AE4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D98B40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63E7EE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139F865B" w14:textId="77777777" w:rsidTr="00C525AF">
        <w:trPr>
          <w:trHeight w:val="300"/>
        </w:trPr>
        <w:tc>
          <w:tcPr>
            <w:tcW w:w="0" w:type="auto"/>
            <w:tcBorders>
              <w:top w:val="nil"/>
              <w:left w:val="nil"/>
              <w:bottom w:val="nil"/>
              <w:right w:val="nil"/>
            </w:tcBorders>
            <w:shd w:val="clear" w:color="auto" w:fill="auto"/>
            <w:noWrap/>
            <w:vAlign w:val="bottom"/>
            <w:hideMark/>
          </w:tcPr>
          <w:p w14:paraId="2D82DEC8"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w:t>
            </w:r>
          </w:p>
        </w:tc>
        <w:tc>
          <w:tcPr>
            <w:tcW w:w="0" w:type="auto"/>
            <w:tcBorders>
              <w:top w:val="nil"/>
              <w:left w:val="single" w:sz="4" w:space="0" w:color="auto"/>
              <w:bottom w:val="nil"/>
              <w:right w:val="nil"/>
            </w:tcBorders>
            <w:shd w:val="clear" w:color="000000" w:fill="FFEB9C"/>
            <w:noWrap/>
            <w:vAlign w:val="bottom"/>
            <w:hideMark/>
          </w:tcPr>
          <w:p w14:paraId="10A958CE"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BC08883"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441F3D7"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6134484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DC6EA4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43173928"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6CF87B4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0734A620" w14:textId="77777777" w:rsidTr="00C525AF">
        <w:trPr>
          <w:trHeight w:val="300"/>
        </w:trPr>
        <w:tc>
          <w:tcPr>
            <w:tcW w:w="0" w:type="auto"/>
            <w:tcBorders>
              <w:top w:val="nil"/>
              <w:left w:val="nil"/>
              <w:bottom w:val="nil"/>
              <w:right w:val="nil"/>
            </w:tcBorders>
            <w:shd w:val="clear" w:color="auto" w:fill="auto"/>
            <w:noWrap/>
            <w:vAlign w:val="bottom"/>
            <w:hideMark/>
          </w:tcPr>
          <w:p w14:paraId="69F1FFE3"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malipoense3</w:t>
            </w:r>
          </w:p>
        </w:tc>
        <w:tc>
          <w:tcPr>
            <w:tcW w:w="0" w:type="auto"/>
            <w:tcBorders>
              <w:top w:val="nil"/>
              <w:left w:val="single" w:sz="4" w:space="0" w:color="auto"/>
              <w:bottom w:val="nil"/>
              <w:right w:val="nil"/>
            </w:tcBorders>
            <w:shd w:val="clear" w:color="000000" w:fill="C6EFCE"/>
            <w:noWrap/>
            <w:vAlign w:val="bottom"/>
            <w:hideMark/>
          </w:tcPr>
          <w:p w14:paraId="03F2957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C5C9C39"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7E1EDB4"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7</w:t>
            </w:r>
          </w:p>
        </w:tc>
        <w:tc>
          <w:tcPr>
            <w:tcW w:w="0" w:type="auto"/>
            <w:tcBorders>
              <w:top w:val="nil"/>
              <w:left w:val="single" w:sz="4" w:space="0" w:color="auto"/>
              <w:bottom w:val="nil"/>
              <w:right w:val="nil"/>
            </w:tcBorders>
            <w:shd w:val="clear" w:color="000000" w:fill="FFEB9C"/>
            <w:noWrap/>
            <w:vAlign w:val="bottom"/>
            <w:hideMark/>
          </w:tcPr>
          <w:p w14:paraId="1168F8AC"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03188FA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04B400C"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41E4F26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0C04035C" w14:textId="77777777" w:rsidTr="00C525AF">
        <w:trPr>
          <w:trHeight w:val="300"/>
        </w:trPr>
        <w:tc>
          <w:tcPr>
            <w:tcW w:w="0" w:type="auto"/>
            <w:tcBorders>
              <w:top w:val="nil"/>
              <w:left w:val="nil"/>
              <w:bottom w:val="nil"/>
              <w:right w:val="nil"/>
            </w:tcBorders>
            <w:shd w:val="clear" w:color="auto" w:fill="auto"/>
            <w:noWrap/>
            <w:vAlign w:val="bottom"/>
            <w:hideMark/>
          </w:tcPr>
          <w:p w14:paraId="09D5D665"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micranthum1</w:t>
            </w:r>
          </w:p>
        </w:tc>
        <w:tc>
          <w:tcPr>
            <w:tcW w:w="0" w:type="auto"/>
            <w:tcBorders>
              <w:top w:val="nil"/>
              <w:left w:val="single" w:sz="4" w:space="0" w:color="auto"/>
              <w:bottom w:val="nil"/>
              <w:right w:val="nil"/>
            </w:tcBorders>
            <w:shd w:val="clear" w:color="000000" w:fill="C6EFCE"/>
            <w:noWrap/>
            <w:vAlign w:val="bottom"/>
            <w:hideMark/>
          </w:tcPr>
          <w:p w14:paraId="6B8EA01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9A012B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CFB665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91688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C64C05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34932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BFDA08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455957F5" w14:textId="77777777" w:rsidTr="00C525AF">
        <w:trPr>
          <w:trHeight w:val="300"/>
        </w:trPr>
        <w:tc>
          <w:tcPr>
            <w:tcW w:w="0" w:type="auto"/>
            <w:tcBorders>
              <w:top w:val="nil"/>
              <w:left w:val="nil"/>
              <w:bottom w:val="nil"/>
              <w:right w:val="nil"/>
            </w:tcBorders>
            <w:shd w:val="clear" w:color="auto" w:fill="auto"/>
            <w:noWrap/>
            <w:vAlign w:val="bottom"/>
            <w:hideMark/>
          </w:tcPr>
          <w:p w14:paraId="11018943"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micranthum2_11</w:t>
            </w:r>
          </w:p>
        </w:tc>
        <w:tc>
          <w:tcPr>
            <w:tcW w:w="0" w:type="auto"/>
            <w:tcBorders>
              <w:top w:val="nil"/>
              <w:left w:val="single" w:sz="4" w:space="0" w:color="auto"/>
              <w:bottom w:val="nil"/>
              <w:right w:val="nil"/>
            </w:tcBorders>
            <w:shd w:val="clear" w:color="000000" w:fill="C6EFCE"/>
            <w:noWrap/>
            <w:vAlign w:val="bottom"/>
            <w:hideMark/>
          </w:tcPr>
          <w:p w14:paraId="02FB829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5CDBDF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FE524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7A8381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B7BC88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6C7DF19"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C67A9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13F88AE7" w14:textId="77777777" w:rsidTr="00C525AF">
        <w:trPr>
          <w:trHeight w:val="300"/>
        </w:trPr>
        <w:tc>
          <w:tcPr>
            <w:tcW w:w="0" w:type="auto"/>
            <w:tcBorders>
              <w:top w:val="nil"/>
              <w:left w:val="nil"/>
              <w:bottom w:val="nil"/>
              <w:right w:val="nil"/>
            </w:tcBorders>
            <w:shd w:val="clear" w:color="auto" w:fill="auto"/>
            <w:noWrap/>
            <w:vAlign w:val="bottom"/>
            <w:hideMark/>
          </w:tcPr>
          <w:p w14:paraId="0F9023D4"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micranthum2_13</w:t>
            </w:r>
          </w:p>
        </w:tc>
        <w:tc>
          <w:tcPr>
            <w:tcW w:w="0" w:type="auto"/>
            <w:tcBorders>
              <w:top w:val="nil"/>
              <w:left w:val="single" w:sz="4" w:space="0" w:color="auto"/>
              <w:bottom w:val="nil"/>
              <w:right w:val="nil"/>
            </w:tcBorders>
            <w:shd w:val="clear" w:color="000000" w:fill="C6EFCE"/>
            <w:noWrap/>
            <w:vAlign w:val="bottom"/>
            <w:hideMark/>
          </w:tcPr>
          <w:p w14:paraId="27BB3CF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1F2F2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8615120"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871FD8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1934F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4A127FD0"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42BE275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39A11433" w14:textId="77777777" w:rsidTr="00C525AF">
        <w:trPr>
          <w:trHeight w:val="300"/>
        </w:trPr>
        <w:tc>
          <w:tcPr>
            <w:tcW w:w="0" w:type="auto"/>
            <w:tcBorders>
              <w:top w:val="nil"/>
              <w:left w:val="nil"/>
              <w:bottom w:val="nil"/>
              <w:right w:val="nil"/>
            </w:tcBorders>
            <w:shd w:val="clear" w:color="auto" w:fill="auto"/>
            <w:noWrap/>
            <w:vAlign w:val="bottom"/>
            <w:hideMark/>
          </w:tcPr>
          <w:p w14:paraId="40F58647"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micranthum2_15</w:t>
            </w:r>
          </w:p>
        </w:tc>
        <w:tc>
          <w:tcPr>
            <w:tcW w:w="0" w:type="auto"/>
            <w:tcBorders>
              <w:top w:val="nil"/>
              <w:left w:val="single" w:sz="4" w:space="0" w:color="auto"/>
              <w:bottom w:val="nil"/>
              <w:right w:val="nil"/>
            </w:tcBorders>
            <w:shd w:val="clear" w:color="000000" w:fill="C6EFCE"/>
            <w:noWrap/>
            <w:vAlign w:val="bottom"/>
            <w:hideMark/>
          </w:tcPr>
          <w:p w14:paraId="262D1AC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68F4A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7D57A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799282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9A5D20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97663E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DE3723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73A43CDE" w14:textId="77777777" w:rsidTr="00C525AF">
        <w:trPr>
          <w:trHeight w:val="300"/>
        </w:trPr>
        <w:tc>
          <w:tcPr>
            <w:tcW w:w="0" w:type="auto"/>
            <w:tcBorders>
              <w:top w:val="nil"/>
              <w:left w:val="nil"/>
              <w:bottom w:val="nil"/>
              <w:right w:val="nil"/>
            </w:tcBorders>
            <w:shd w:val="clear" w:color="auto" w:fill="auto"/>
            <w:noWrap/>
            <w:vAlign w:val="bottom"/>
            <w:hideMark/>
          </w:tcPr>
          <w:p w14:paraId="7390C429"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micranthum2_17</w:t>
            </w:r>
          </w:p>
        </w:tc>
        <w:tc>
          <w:tcPr>
            <w:tcW w:w="0" w:type="auto"/>
            <w:tcBorders>
              <w:top w:val="nil"/>
              <w:left w:val="single" w:sz="4" w:space="0" w:color="auto"/>
              <w:bottom w:val="nil"/>
              <w:right w:val="nil"/>
            </w:tcBorders>
            <w:shd w:val="clear" w:color="000000" w:fill="C6EFCE"/>
            <w:noWrap/>
            <w:vAlign w:val="bottom"/>
            <w:hideMark/>
          </w:tcPr>
          <w:p w14:paraId="13C25EB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2B87C3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A81BC0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E17D41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2FD42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CEC15E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80FDD2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47712FC1" w14:textId="77777777" w:rsidTr="00C525AF">
        <w:trPr>
          <w:trHeight w:val="300"/>
        </w:trPr>
        <w:tc>
          <w:tcPr>
            <w:tcW w:w="0" w:type="auto"/>
            <w:tcBorders>
              <w:top w:val="nil"/>
              <w:left w:val="nil"/>
              <w:bottom w:val="nil"/>
              <w:right w:val="nil"/>
            </w:tcBorders>
            <w:shd w:val="clear" w:color="auto" w:fill="auto"/>
            <w:noWrap/>
            <w:vAlign w:val="bottom"/>
            <w:hideMark/>
          </w:tcPr>
          <w:p w14:paraId="7EBFFBB8"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micranthum2_19</w:t>
            </w:r>
          </w:p>
        </w:tc>
        <w:tc>
          <w:tcPr>
            <w:tcW w:w="0" w:type="auto"/>
            <w:tcBorders>
              <w:top w:val="nil"/>
              <w:left w:val="single" w:sz="4" w:space="0" w:color="auto"/>
              <w:bottom w:val="nil"/>
              <w:right w:val="nil"/>
            </w:tcBorders>
            <w:shd w:val="clear" w:color="000000" w:fill="C6EFCE"/>
            <w:noWrap/>
            <w:vAlign w:val="bottom"/>
            <w:hideMark/>
          </w:tcPr>
          <w:p w14:paraId="2628B16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22AF4D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4FED07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E8F42B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8FF31C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125B4A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E8F385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7729712C" w14:textId="77777777" w:rsidTr="00C525AF">
        <w:trPr>
          <w:trHeight w:val="300"/>
        </w:trPr>
        <w:tc>
          <w:tcPr>
            <w:tcW w:w="0" w:type="auto"/>
            <w:tcBorders>
              <w:top w:val="nil"/>
              <w:left w:val="nil"/>
              <w:bottom w:val="nil"/>
              <w:right w:val="nil"/>
            </w:tcBorders>
            <w:shd w:val="clear" w:color="auto" w:fill="auto"/>
            <w:noWrap/>
            <w:vAlign w:val="bottom"/>
            <w:hideMark/>
          </w:tcPr>
          <w:p w14:paraId="5C41EA42"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micranthum2_1</w:t>
            </w:r>
          </w:p>
        </w:tc>
        <w:tc>
          <w:tcPr>
            <w:tcW w:w="0" w:type="auto"/>
            <w:tcBorders>
              <w:top w:val="nil"/>
              <w:left w:val="single" w:sz="4" w:space="0" w:color="auto"/>
              <w:bottom w:val="nil"/>
              <w:right w:val="nil"/>
            </w:tcBorders>
            <w:shd w:val="clear" w:color="000000" w:fill="C6EFCE"/>
            <w:noWrap/>
            <w:vAlign w:val="bottom"/>
            <w:hideMark/>
          </w:tcPr>
          <w:p w14:paraId="67C4DC7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649953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FED773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402F02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FC35E4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504DBC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66F4EA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Correct(low)</w:t>
            </w:r>
          </w:p>
        </w:tc>
      </w:tr>
      <w:tr w:rsidR="00C525AF" w:rsidRPr="0020749A" w14:paraId="713AC8C8" w14:textId="77777777" w:rsidTr="00C525AF">
        <w:trPr>
          <w:trHeight w:val="300"/>
        </w:trPr>
        <w:tc>
          <w:tcPr>
            <w:tcW w:w="0" w:type="auto"/>
            <w:tcBorders>
              <w:top w:val="nil"/>
              <w:left w:val="nil"/>
              <w:bottom w:val="nil"/>
              <w:right w:val="nil"/>
            </w:tcBorders>
            <w:shd w:val="clear" w:color="auto" w:fill="auto"/>
            <w:noWrap/>
            <w:vAlign w:val="bottom"/>
            <w:hideMark/>
          </w:tcPr>
          <w:p w14:paraId="0BE7A5A4"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micranthum2_21</w:t>
            </w:r>
          </w:p>
        </w:tc>
        <w:tc>
          <w:tcPr>
            <w:tcW w:w="0" w:type="auto"/>
            <w:tcBorders>
              <w:top w:val="nil"/>
              <w:left w:val="single" w:sz="4" w:space="0" w:color="auto"/>
              <w:bottom w:val="nil"/>
              <w:right w:val="nil"/>
            </w:tcBorders>
            <w:shd w:val="clear" w:color="000000" w:fill="C6EFCE"/>
            <w:noWrap/>
            <w:vAlign w:val="bottom"/>
            <w:hideMark/>
          </w:tcPr>
          <w:p w14:paraId="50CA336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8230AC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6140A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F9D76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FC86B3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6C5379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6F2F20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43A06464" w14:textId="77777777" w:rsidTr="00C525AF">
        <w:trPr>
          <w:trHeight w:val="300"/>
        </w:trPr>
        <w:tc>
          <w:tcPr>
            <w:tcW w:w="0" w:type="auto"/>
            <w:tcBorders>
              <w:top w:val="nil"/>
              <w:left w:val="nil"/>
              <w:bottom w:val="nil"/>
              <w:right w:val="nil"/>
            </w:tcBorders>
            <w:shd w:val="clear" w:color="auto" w:fill="auto"/>
            <w:noWrap/>
            <w:vAlign w:val="bottom"/>
            <w:hideMark/>
          </w:tcPr>
          <w:p w14:paraId="7735983D"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micranthum2_3</w:t>
            </w:r>
          </w:p>
        </w:tc>
        <w:tc>
          <w:tcPr>
            <w:tcW w:w="0" w:type="auto"/>
            <w:tcBorders>
              <w:top w:val="nil"/>
              <w:left w:val="single" w:sz="4" w:space="0" w:color="auto"/>
              <w:bottom w:val="nil"/>
              <w:right w:val="nil"/>
            </w:tcBorders>
            <w:shd w:val="clear" w:color="000000" w:fill="C6EFCE"/>
            <w:noWrap/>
            <w:vAlign w:val="bottom"/>
            <w:hideMark/>
          </w:tcPr>
          <w:p w14:paraId="5E1E587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34B44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F4187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5AD0C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B07B2B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15FE33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69C421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02DE19B0" w14:textId="77777777" w:rsidTr="00C525AF">
        <w:trPr>
          <w:trHeight w:val="300"/>
        </w:trPr>
        <w:tc>
          <w:tcPr>
            <w:tcW w:w="0" w:type="auto"/>
            <w:tcBorders>
              <w:top w:val="nil"/>
              <w:left w:val="nil"/>
              <w:bottom w:val="nil"/>
              <w:right w:val="nil"/>
            </w:tcBorders>
            <w:shd w:val="clear" w:color="auto" w:fill="auto"/>
            <w:noWrap/>
            <w:vAlign w:val="bottom"/>
            <w:hideMark/>
          </w:tcPr>
          <w:p w14:paraId="7B38352E"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micranthum2_5</w:t>
            </w:r>
          </w:p>
        </w:tc>
        <w:tc>
          <w:tcPr>
            <w:tcW w:w="0" w:type="auto"/>
            <w:tcBorders>
              <w:top w:val="nil"/>
              <w:left w:val="single" w:sz="4" w:space="0" w:color="auto"/>
              <w:bottom w:val="nil"/>
              <w:right w:val="nil"/>
            </w:tcBorders>
            <w:shd w:val="clear" w:color="000000" w:fill="C6EFCE"/>
            <w:noWrap/>
            <w:vAlign w:val="bottom"/>
            <w:hideMark/>
          </w:tcPr>
          <w:p w14:paraId="365D124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9335A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497D941E"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71A81DE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9914E43"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67444AB"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257B3647"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C525AF" w:rsidRPr="0020749A" w14:paraId="428C819E" w14:textId="77777777" w:rsidTr="00C525AF">
        <w:trPr>
          <w:trHeight w:val="300"/>
        </w:trPr>
        <w:tc>
          <w:tcPr>
            <w:tcW w:w="0" w:type="auto"/>
            <w:tcBorders>
              <w:top w:val="nil"/>
              <w:left w:val="nil"/>
              <w:bottom w:val="nil"/>
              <w:right w:val="nil"/>
            </w:tcBorders>
            <w:shd w:val="clear" w:color="auto" w:fill="auto"/>
            <w:noWrap/>
            <w:vAlign w:val="bottom"/>
            <w:hideMark/>
          </w:tcPr>
          <w:p w14:paraId="1D8C2AE3"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micranthum2_7</w:t>
            </w:r>
          </w:p>
        </w:tc>
        <w:tc>
          <w:tcPr>
            <w:tcW w:w="0" w:type="auto"/>
            <w:tcBorders>
              <w:top w:val="nil"/>
              <w:left w:val="single" w:sz="4" w:space="0" w:color="auto"/>
              <w:bottom w:val="nil"/>
              <w:right w:val="nil"/>
            </w:tcBorders>
            <w:shd w:val="clear" w:color="000000" w:fill="C6EFCE"/>
            <w:noWrap/>
            <w:vAlign w:val="bottom"/>
            <w:hideMark/>
          </w:tcPr>
          <w:p w14:paraId="255617E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 (very low)</w:t>
            </w:r>
          </w:p>
        </w:tc>
        <w:tc>
          <w:tcPr>
            <w:tcW w:w="0" w:type="auto"/>
            <w:tcBorders>
              <w:top w:val="nil"/>
              <w:left w:val="single" w:sz="4" w:space="0" w:color="auto"/>
              <w:bottom w:val="nil"/>
              <w:right w:val="nil"/>
            </w:tcBorders>
            <w:shd w:val="clear" w:color="000000" w:fill="C6EFCE"/>
            <w:noWrap/>
            <w:vAlign w:val="bottom"/>
            <w:hideMark/>
          </w:tcPr>
          <w:p w14:paraId="72E0477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123A4A9"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7/1(low)</w:t>
            </w:r>
          </w:p>
        </w:tc>
        <w:tc>
          <w:tcPr>
            <w:tcW w:w="0" w:type="auto"/>
            <w:tcBorders>
              <w:top w:val="nil"/>
              <w:left w:val="single" w:sz="4" w:space="0" w:color="auto"/>
              <w:bottom w:val="nil"/>
              <w:right w:val="nil"/>
            </w:tcBorders>
            <w:shd w:val="clear" w:color="000000" w:fill="C6EFCE"/>
            <w:noWrap/>
            <w:vAlign w:val="bottom"/>
            <w:hideMark/>
          </w:tcPr>
          <w:p w14:paraId="6F70B2D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18A054C"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7</w:t>
            </w:r>
          </w:p>
        </w:tc>
        <w:tc>
          <w:tcPr>
            <w:tcW w:w="0" w:type="auto"/>
            <w:tcBorders>
              <w:top w:val="nil"/>
              <w:left w:val="single" w:sz="4" w:space="0" w:color="auto"/>
              <w:bottom w:val="nil"/>
              <w:right w:val="nil"/>
            </w:tcBorders>
            <w:shd w:val="clear" w:color="000000" w:fill="FFC7CE"/>
            <w:noWrap/>
            <w:vAlign w:val="bottom"/>
            <w:hideMark/>
          </w:tcPr>
          <w:p w14:paraId="36FA2620"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hideMark/>
          </w:tcPr>
          <w:p w14:paraId="35957A95"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C525AF" w:rsidRPr="0020749A" w14:paraId="5F3FBA3B" w14:textId="77777777" w:rsidTr="00C525AF">
        <w:trPr>
          <w:trHeight w:val="300"/>
        </w:trPr>
        <w:tc>
          <w:tcPr>
            <w:tcW w:w="0" w:type="auto"/>
            <w:tcBorders>
              <w:top w:val="nil"/>
              <w:left w:val="nil"/>
              <w:bottom w:val="nil"/>
              <w:right w:val="nil"/>
            </w:tcBorders>
            <w:shd w:val="clear" w:color="auto" w:fill="auto"/>
            <w:noWrap/>
            <w:vAlign w:val="bottom"/>
            <w:hideMark/>
          </w:tcPr>
          <w:p w14:paraId="23555BEC"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micranthum2_9</w:t>
            </w:r>
          </w:p>
        </w:tc>
        <w:tc>
          <w:tcPr>
            <w:tcW w:w="0" w:type="auto"/>
            <w:tcBorders>
              <w:top w:val="nil"/>
              <w:left w:val="single" w:sz="4" w:space="0" w:color="auto"/>
              <w:bottom w:val="nil"/>
              <w:right w:val="nil"/>
            </w:tcBorders>
            <w:shd w:val="clear" w:color="000000" w:fill="C6EFCE"/>
            <w:noWrap/>
            <w:vAlign w:val="bottom"/>
            <w:hideMark/>
          </w:tcPr>
          <w:p w14:paraId="1CB4383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8DC5FE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9581249"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2C24D8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258AD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24D110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1943EF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46F43A1E" w14:textId="77777777" w:rsidTr="00C525AF">
        <w:trPr>
          <w:trHeight w:val="300"/>
        </w:trPr>
        <w:tc>
          <w:tcPr>
            <w:tcW w:w="0" w:type="auto"/>
            <w:tcBorders>
              <w:top w:val="nil"/>
              <w:left w:val="nil"/>
              <w:bottom w:val="nil"/>
              <w:right w:val="nil"/>
            </w:tcBorders>
            <w:shd w:val="clear" w:color="auto" w:fill="auto"/>
            <w:noWrap/>
            <w:vAlign w:val="bottom"/>
            <w:hideMark/>
          </w:tcPr>
          <w:p w14:paraId="2AD84E10"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w:t>
            </w:r>
          </w:p>
        </w:tc>
        <w:tc>
          <w:tcPr>
            <w:tcW w:w="0" w:type="auto"/>
            <w:tcBorders>
              <w:top w:val="nil"/>
              <w:left w:val="single" w:sz="4" w:space="0" w:color="auto"/>
              <w:bottom w:val="nil"/>
              <w:right w:val="nil"/>
            </w:tcBorders>
            <w:shd w:val="clear" w:color="000000" w:fill="C6EFCE"/>
            <w:noWrap/>
            <w:vAlign w:val="bottom"/>
            <w:hideMark/>
          </w:tcPr>
          <w:p w14:paraId="4737937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A219D17"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1/6</w:t>
            </w:r>
          </w:p>
        </w:tc>
        <w:tc>
          <w:tcPr>
            <w:tcW w:w="0" w:type="auto"/>
            <w:tcBorders>
              <w:top w:val="nil"/>
              <w:left w:val="single" w:sz="4" w:space="0" w:color="auto"/>
              <w:bottom w:val="nil"/>
              <w:right w:val="nil"/>
            </w:tcBorders>
            <w:shd w:val="clear" w:color="000000" w:fill="C6EFCE"/>
            <w:noWrap/>
            <w:vAlign w:val="bottom"/>
            <w:hideMark/>
          </w:tcPr>
          <w:p w14:paraId="3694592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2D89F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213475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A4907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C4750D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4A6450EB" w14:textId="77777777" w:rsidTr="00C525AF">
        <w:trPr>
          <w:trHeight w:val="300"/>
        </w:trPr>
        <w:tc>
          <w:tcPr>
            <w:tcW w:w="0" w:type="auto"/>
            <w:tcBorders>
              <w:top w:val="nil"/>
              <w:left w:val="nil"/>
              <w:bottom w:val="nil"/>
              <w:right w:val="nil"/>
            </w:tcBorders>
            <w:shd w:val="clear" w:color="auto" w:fill="auto"/>
            <w:noWrap/>
            <w:vAlign w:val="bottom"/>
            <w:hideMark/>
          </w:tcPr>
          <w:p w14:paraId="226662B9"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micranthum3</w:t>
            </w:r>
          </w:p>
        </w:tc>
        <w:tc>
          <w:tcPr>
            <w:tcW w:w="0" w:type="auto"/>
            <w:tcBorders>
              <w:top w:val="nil"/>
              <w:left w:val="single" w:sz="4" w:space="0" w:color="auto"/>
              <w:bottom w:val="nil"/>
              <w:right w:val="nil"/>
            </w:tcBorders>
            <w:shd w:val="clear" w:color="000000" w:fill="C6EFCE"/>
            <w:noWrap/>
            <w:vAlign w:val="bottom"/>
            <w:hideMark/>
          </w:tcPr>
          <w:p w14:paraId="4CE6142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1A0A1F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72739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3C9798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3479AF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D11B42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B39FB2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5B112688" w14:textId="77777777" w:rsidTr="00C525AF">
        <w:trPr>
          <w:trHeight w:val="300"/>
        </w:trPr>
        <w:tc>
          <w:tcPr>
            <w:tcW w:w="0" w:type="auto"/>
            <w:tcBorders>
              <w:top w:val="nil"/>
              <w:left w:val="nil"/>
              <w:bottom w:val="nil"/>
              <w:right w:val="nil"/>
            </w:tcBorders>
            <w:shd w:val="clear" w:color="auto" w:fill="auto"/>
            <w:noWrap/>
            <w:vAlign w:val="bottom"/>
            <w:hideMark/>
          </w:tcPr>
          <w:p w14:paraId="05813419" w14:textId="2CDE1556" w:rsidR="00C525AF" w:rsidRPr="0020749A" w:rsidRDefault="007A6E37" w:rsidP="00C525AF">
            <w:pPr>
              <w:rPr>
                <w:rFonts w:ascii="Calibri" w:eastAsia="Times New Roman" w:hAnsi="Calibri" w:cs="Times New Roman"/>
                <w:b/>
                <w:sz w:val="22"/>
                <w:lang w:val="en-GB"/>
              </w:rPr>
            </w:pPr>
            <w:r w:rsidRPr="0020749A">
              <w:rPr>
                <w:rFonts w:ascii="Calibri" w:eastAsia="Times New Roman" w:hAnsi="Calibri" w:cs="Times New Roman"/>
                <w:b/>
                <w:sz w:val="22"/>
                <w:lang w:val="en-GB"/>
              </w:rPr>
              <w:t>Picture</w:t>
            </w:r>
          </w:p>
        </w:tc>
        <w:tc>
          <w:tcPr>
            <w:tcW w:w="0" w:type="auto"/>
            <w:tcBorders>
              <w:top w:val="nil"/>
              <w:left w:val="single" w:sz="4" w:space="0" w:color="auto"/>
              <w:bottom w:val="nil"/>
              <w:right w:val="nil"/>
            </w:tcBorders>
            <w:shd w:val="clear" w:color="auto" w:fill="auto"/>
            <w:noWrap/>
            <w:vAlign w:val="bottom"/>
            <w:hideMark/>
          </w:tcPr>
          <w:p w14:paraId="48B845B3" w14:textId="5D06FF19" w:rsidR="00C525AF" w:rsidRPr="0020749A" w:rsidRDefault="007A6E37" w:rsidP="00C525AF">
            <w:pPr>
              <w:rPr>
                <w:rFonts w:ascii="Calibri" w:eastAsia="Times New Roman" w:hAnsi="Calibri" w:cs="Times New Roman"/>
                <w:b/>
                <w:sz w:val="22"/>
                <w:lang w:val="en-GB"/>
              </w:rPr>
            </w:pPr>
            <w:r w:rsidRPr="0020749A">
              <w:rPr>
                <w:rFonts w:ascii="Calibri" w:eastAsia="Times New Roman" w:hAnsi="Calibri" w:cs="Times New Roman"/>
                <w:b/>
                <w:sz w:val="22"/>
                <w:lang w:val="en-GB"/>
              </w:rPr>
              <w:t>41</w:t>
            </w:r>
          </w:p>
        </w:tc>
        <w:tc>
          <w:tcPr>
            <w:tcW w:w="0" w:type="auto"/>
            <w:tcBorders>
              <w:top w:val="nil"/>
              <w:left w:val="single" w:sz="4" w:space="0" w:color="auto"/>
              <w:bottom w:val="nil"/>
              <w:right w:val="nil"/>
            </w:tcBorders>
            <w:shd w:val="clear" w:color="auto" w:fill="auto"/>
            <w:noWrap/>
            <w:vAlign w:val="bottom"/>
            <w:hideMark/>
          </w:tcPr>
          <w:p w14:paraId="6056BAB8" w14:textId="70753FAA" w:rsidR="00C525AF" w:rsidRPr="0020749A" w:rsidRDefault="007A6E37" w:rsidP="00C525AF">
            <w:pPr>
              <w:rPr>
                <w:rFonts w:ascii="Calibri" w:eastAsia="Times New Roman" w:hAnsi="Calibri" w:cs="Times New Roman"/>
                <w:b/>
                <w:sz w:val="22"/>
                <w:lang w:val="en-GB"/>
              </w:rPr>
            </w:pPr>
            <w:r w:rsidRPr="0020749A">
              <w:rPr>
                <w:rFonts w:ascii="Calibri" w:eastAsia="Times New Roman" w:hAnsi="Calibri" w:cs="Times New Roman"/>
                <w:b/>
                <w:sz w:val="22"/>
                <w:lang w:val="en-GB"/>
              </w:rPr>
              <w:t>42</w:t>
            </w:r>
          </w:p>
        </w:tc>
        <w:tc>
          <w:tcPr>
            <w:tcW w:w="0" w:type="auto"/>
            <w:tcBorders>
              <w:top w:val="nil"/>
              <w:left w:val="single" w:sz="4" w:space="0" w:color="auto"/>
              <w:bottom w:val="nil"/>
              <w:right w:val="nil"/>
            </w:tcBorders>
            <w:shd w:val="clear" w:color="auto" w:fill="auto"/>
            <w:noWrap/>
            <w:vAlign w:val="bottom"/>
            <w:hideMark/>
          </w:tcPr>
          <w:p w14:paraId="7A4604C0" w14:textId="09F283B5" w:rsidR="00C525AF" w:rsidRPr="0020749A" w:rsidRDefault="007A6E37" w:rsidP="00C525AF">
            <w:pPr>
              <w:rPr>
                <w:rFonts w:ascii="Calibri" w:eastAsia="Times New Roman" w:hAnsi="Calibri" w:cs="Times New Roman"/>
                <w:b/>
                <w:sz w:val="22"/>
                <w:lang w:val="en-GB"/>
              </w:rPr>
            </w:pPr>
            <w:r w:rsidRPr="0020749A">
              <w:rPr>
                <w:rFonts w:ascii="Calibri" w:eastAsia="Times New Roman" w:hAnsi="Calibri" w:cs="Times New Roman"/>
                <w:b/>
                <w:sz w:val="22"/>
                <w:lang w:val="en-GB"/>
              </w:rPr>
              <w:t>43</w:t>
            </w:r>
          </w:p>
        </w:tc>
        <w:tc>
          <w:tcPr>
            <w:tcW w:w="0" w:type="auto"/>
            <w:tcBorders>
              <w:top w:val="nil"/>
              <w:left w:val="single" w:sz="4" w:space="0" w:color="auto"/>
              <w:bottom w:val="nil"/>
              <w:right w:val="nil"/>
            </w:tcBorders>
            <w:shd w:val="clear" w:color="auto" w:fill="auto"/>
            <w:noWrap/>
            <w:vAlign w:val="bottom"/>
            <w:hideMark/>
          </w:tcPr>
          <w:p w14:paraId="6B3126C5" w14:textId="7A103ED1" w:rsidR="00C525AF" w:rsidRPr="0020749A" w:rsidRDefault="007A6E37" w:rsidP="00C525AF">
            <w:pPr>
              <w:rPr>
                <w:rFonts w:ascii="Calibri" w:eastAsia="Times New Roman" w:hAnsi="Calibri" w:cs="Times New Roman"/>
                <w:b/>
                <w:sz w:val="22"/>
                <w:lang w:val="en-GB"/>
              </w:rPr>
            </w:pPr>
            <w:r w:rsidRPr="0020749A">
              <w:rPr>
                <w:rFonts w:ascii="Calibri" w:eastAsia="Times New Roman" w:hAnsi="Calibri" w:cs="Times New Roman"/>
                <w:b/>
                <w:sz w:val="22"/>
                <w:lang w:val="en-GB"/>
              </w:rPr>
              <w:t>44</w:t>
            </w:r>
          </w:p>
        </w:tc>
        <w:tc>
          <w:tcPr>
            <w:tcW w:w="0" w:type="auto"/>
            <w:tcBorders>
              <w:top w:val="nil"/>
              <w:left w:val="single" w:sz="4" w:space="0" w:color="auto"/>
              <w:bottom w:val="nil"/>
              <w:right w:val="nil"/>
            </w:tcBorders>
            <w:shd w:val="clear" w:color="auto" w:fill="auto"/>
            <w:noWrap/>
            <w:vAlign w:val="bottom"/>
            <w:hideMark/>
          </w:tcPr>
          <w:p w14:paraId="57A9387E" w14:textId="16261CA7" w:rsidR="00C525AF" w:rsidRPr="0020749A" w:rsidRDefault="007A6E37" w:rsidP="00C525AF">
            <w:pPr>
              <w:rPr>
                <w:rFonts w:ascii="Calibri" w:eastAsia="Times New Roman" w:hAnsi="Calibri" w:cs="Times New Roman"/>
                <w:b/>
                <w:sz w:val="22"/>
                <w:lang w:val="en-GB"/>
              </w:rPr>
            </w:pPr>
            <w:r w:rsidRPr="0020749A">
              <w:rPr>
                <w:rFonts w:ascii="Calibri" w:eastAsia="Times New Roman" w:hAnsi="Calibri" w:cs="Times New Roman"/>
                <w:b/>
                <w:sz w:val="22"/>
                <w:lang w:val="en-GB"/>
              </w:rPr>
              <w:t>45</w:t>
            </w:r>
          </w:p>
        </w:tc>
        <w:tc>
          <w:tcPr>
            <w:tcW w:w="0" w:type="auto"/>
            <w:tcBorders>
              <w:top w:val="nil"/>
              <w:left w:val="single" w:sz="4" w:space="0" w:color="auto"/>
              <w:bottom w:val="nil"/>
              <w:right w:val="nil"/>
            </w:tcBorders>
            <w:shd w:val="clear" w:color="auto" w:fill="auto"/>
            <w:noWrap/>
            <w:vAlign w:val="bottom"/>
            <w:hideMark/>
          </w:tcPr>
          <w:p w14:paraId="11E92D64" w14:textId="566CC12E" w:rsidR="00C525AF" w:rsidRPr="0020749A" w:rsidRDefault="007A6E37" w:rsidP="00C525AF">
            <w:pPr>
              <w:rPr>
                <w:rFonts w:ascii="Calibri" w:eastAsia="Times New Roman" w:hAnsi="Calibri" w:cs="Times New Roman"/>
                <w:b/>
                <w:sz w:val="22"/>
                <w:lang w:val="en-GB"/>
              </w:rPr>
            </w:pPr>
            <w:r w:rsidRPr="0020749A">
              <w:rPr>
                <w:rFonts w:ascii="Calibri" w:eastAsia="Times New Roman" w:hAnsi="Calibri" w:cs="Times New Roman"/>
                <w:b/>
                <w:sz w:val="22"/>
                <w:lang w:val="en-GB"/>
              </w:rPr>
              <w:t>46</w:t>
            </w:r>
          </w:p>
        </w:tc>
        <w:tc>
          <w:tcPr>
            <w:tcW w:w="0" w:type="auto"/>
            <w:tcBorders>
              <w:top w:val="nil"/>
              <w:left w:val="single" w:sz="4" w:space="0" w:color="auto"/>
              <w:bottom w:val="nil"/>
              <w:right w:val="single" w:sz="4" w:space="0" w:color="auto"/>
            </w:tcBorders>
            <w:shd w:val="clear" w:color="auto" w:fill="auto"/>
            <w:noWrap/>
            <w:vAlign w:val="bottom"/>
            <w:hideMark/>
          </w:tcPr>
          <w:p w14:paraId="397F1338" w14:textId="067C09B7" w:rsidR="00C525AF" w:rsidRPr="0020749A" w:rsidRDefault="007A6E37" w:rsidP="00C525AF">
            <w:pPr>
              <w:rPr>
                <w:rFonts w:ascii="Calibri" w:eastAsia="Times New Roman" w:hAnsi="Calibri" w:cs="Times New Roman"/>
                <w:b/>
                <w:sz w:val="22"/>
                <w:lang w:val="en-GB"/>
              </w:rPr>
            </w:pPr>
            <w:r w:rsidRPr="0020749A">
              <w:rPr>
                <w:rFonts w:ascii="Calibri" w:eastAsia="Times New Roman" w:hAnsi="Calibri" w:cs="Times New Roman"/>
                <w:b/>
                <w:sz w:val="22"/>
                <w:lang w:val="en-GB"/>
              </w:rPr>
              <w:t>47</w:t>
            </w:r>
          </w:p>
        </w:tc>
      </w:tr>
      <w:tr w:rsidR="00C525AF" w:rsidRPr="0020749A" w14:paraId="4C5084ED" w14:textId="77777777" w:rsidTr="00C525AF">
        <w:trPr>
          <w:trHeight w:val="300"/>
        </w:trPr>
        <w:tc>
          <w:tcPr>
            <w:tcW w:w="0" w:type="auto"/>
            <w:tcBorders>
              <w:top w:val="nil"/>
              <w:left w:val="nil"/>
              <w:bottom w:val="nil"/>
              <w:right w:val="nil"/>
            </w:tcBorders>
            <w:shd w:val="clear" w:color="auto" w:fill="auto"/>
            <w:noWrap/>
            <w:vAlign w:val="bottom"/>
            <w:hideMark/>
          </w:tcPr>
          <w:p w14:paraId="3C000B6B" w14:textId="77777777" w:rsidR="00C525AF" w:rsidRPr="0020749A" w:rsidRDefault="00C525AF" w:rsidP="00C525AF">
            <w:pPr>
              <w:rPr>
                <w:rFonts w:ascii="Calibri" w:eastAsia="Times New Roman" w:hAnsi="Calibri" w:cs="Times New Roman"/>
                <w:b/>
                <w:sz w:val="22"/>
                <w:lang w:val="en-GB"/>
              </w:rPr>
            </w:pPr>
          </w:p>
        </w:tc>
        <w:tc>
          <w:tcPr>
            <w:tcW w:w="0" w:type="auto"/>
            <w:tcBorders>
              <w:top w:val="nil"/>
              <w:left w:val="single" w:sz="4" w:space="0" w:color="auto"/>
              <w:bottom w:val="nil"/>
              <w:right w:val="nil"/>
            </w:tcBorders>
            <w:shd w:val="clear" w:color="auto" w:fill="auto"/>
            <w:noWrap/>
            <w:vAlign w:val="bottom"/>
            <w:hideMark/>
          </w:tcPr>
          <w:p w14:paraId="68C2E3CE"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17AA512C"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BF8B7B5"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FAC99D6"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6B965C9D"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26BE3E2"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011F77F"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r>
      <w:tr w:rsidR="00C525AF" w:rsidRPr="0020749A" w14:paraId="436B5F1B" w14:textId="77777777" w:rsidTr="00C525AF">
        <w:trPr>
          <w:trHeight w:val="300"/>
        </w:trPr>
        <w:tc>
          <w:tcPr>
            <w:tcW w:w="0" w:type="auto"/>
            <w:tcBorders>
              <w:top w:val="nil"/>
              <w:left w:val="nil"/>
              <w:bottom w:val="nil"/>
              <w:right w:val="nil"/>
            </w:tcBorders>
            <w:shd w:val="clear" w:color="auto" w:fill="auto"/>
            <w:noWrap/>
            <w:vAlign w:val="bottom"/>
            <w:hideMark/>
          </w:tcPr>
          <w:p w14:paraId="48085501" w14:textId="77777777" w:rsidR="00C525AF" w:rsidRPr="0020749A" w:rsidRDefault="00C525AF" w:rsidP="00C525AF">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2B1D944"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BE8A745"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765EA4C"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BDA2321"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4A826156"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6DCEA80"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641CE433"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r>
      <w:tr w:rsidR="00C525AF" w:rsidRPr="0020749A" w14:paraId="678DFCC3" w14:textId="77777777" w:rsidTr="00C525AF">
        <w:trPr>
          <w:trHeight w:val="300"/>
        </w:trPr>
        <w:tc>
          <w:tcPr>
            <w:tcW w:w="0" w:type="auto"/>
            <w:tcBorders>
              <w:top w:val="nil"/>
              <w:left w:val="nil"/>
              <w:bottom w:val="nil"/>
              <w:right w:val="nil"/>
            </w:tcBorders>
            <w:shd w:val="clear" w:color="auto" w:fill="auto"/>
            <w:noWrap/>
            <w:vAlign w:val="bottom"/>
            <w:hideMark/>
          </w:tcPr>
          <w:p w14:paraId="092C5BD7" w14:textId="77777777" w:rsidR="00C525AF" w:rsidRPr="0020749A" w:rsidRDefault="00C525AF" w:rsidP="00C525AF">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5CBF018"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BC689E7"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0AA5642C"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0600AC34"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62DAED8D"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03D82FF0"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B3CB61"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r>
      <w:tr w:rsidR="00C525AF" w:rsidRPr="0020749A" w14:paraId="4F9021E2" w14:textId="77777777" w:rsidTr="00C525AF">
        <w:trPr>
          <w:trHeight w:val="300"/>
        </w:trPr>
        <w:tc>
          <w:tcPr>
            <w:tcW w:w="0" w:type="auto"/>
            <w:tcBorders>
              <w:top w:val="nil"/>
              <w:left w:val="nil"/>
              <w:bottom w:val="nil"/>
              <w:right w:val="nil"/>
            </w:tcBorders>
            <w:shd w:val="clear" w:color="auto" w:fill="auto"/>
            <w:noWrap/>
            <w:vAlign w:val="bottom"/>
            <w:hideMark/>
          </w:tcPr>
          <w:p w14:paraId="4D26AB57" w14:textId="77777777" w:rsidR="00C525AF" w:rsidRPr="0020749A"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hideMark/>
          </w:tcPr>
          <w:p w14:paraId="5F881506" w14:textId="77777777" w:rsidR="00C525AF" w:rsidRPr="0020749A"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029B8104" w14:textId="77777777" w:rsidR="00C525AF" w:rsidRPr="0020749A" w:rsidRDefault="00C525AF" w:rsidP="00C525AF">
            <w:pPr>
              <w:rPr>
                <w:rFonts w:ascii="Calibri" w:eastAsia="Times New Roman" w:hAnsi="Calibri" w:cs="Times New Roman"/>
                <w:sz w:val="22"/>
                <w:szCs w:val="20"/>
                <w:lang w:val="en-GB"/>
              </w:rPr>
            </w:pPr>
          </w:p>
        </w:tc>
        <w:tc>
          <w:tcPr>
            <w:tcW w:w="0" w:type="auto"/>
            <w:tcBorders>
              <w:top w:val="single" w:sz="4" w:space="0" w:color="auto"/>
              <w:left w:val="single" w:sz="4" w:space="0" w:color="auto"/>
              <w:bottom w:val="nil"/>
            </w:tcBorders>
            <w:shd w:val="clear" w:color="auto" w:fill="auto"/>
            <w:noWrap/>
            <w:vAlign w:val="bottom"/>
            <w:hideMark/>
          </w:tcPr>
          <w:p w14:paraId="22B13745" w14:textId="7F80499E"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w:t>
            </w:r>
            <w:r w:rsidRPr="0020749A">
              <w:rPr>
                <w:rFonts w:ascii="Calibri" w:eastAsia="Times New Roman" w:hAnsi="Calibri" w:cs="Times New Roman"/>
                <w:i/>
                <w:sz w:val="22"/>
                <w:szCs w:val="20"/>
                <w:lang w:val="en-GB"/>
              </w:rPr>
              <w:t>Parvisepalum</w:t>
            </w:r>
          </w:p>
        </w:tc>
        <w:tc>
          <w:tcPr>
            <w:tcW w:w="0" w:type="auto"/>
            <w:tcBorders>
              <w:top w:val="single" w:sz="4" w:space="0" w:color="auto"/>
              <w:bottom w:val="nil"/>
            </w:tcBorders>
            <w:shd w:val="clear" w:color="auto" w:fill="auto"/>
            <w:noWrap/>
            <w:vAlign w:val="bottom"/>
          </w:tcPr>
          <w:p w14:paraId="03A20A1E" w14:textId="77953392"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2:</w:t>
            </w:r>
            <w:r w:rsidRPr="0020749A">
              <w:rPr>
                <w:rFonts w:ascii="Calibri" w:eastAsia="Times New Roman" w:hAnsi="Calibri" w:cs="Times New Roman"/>
                <w:i/>
                <w:sz w:val="22"/>
                <w:szCs w:val="20"/>
                <w:lang w:val="en-GB"/>
              </w:rPr>
              <w:t>Pardalopetalum</w:t>
            </w:r>
          </w:p>
        </w:tc>
        <w:tc>
          <w:tcPr>
            <w:tcW w:w="0" w:type="auto"/>
            <w:tcBorders>
              <w:top w:val="nil"/>
              <w:left w:val="nil"/>
              <w:bottom w:val="nil"/>
            </w:tcBorders>
            <w:shd w:val="clear" w:color="auto" w:fill="auto"/>
            <w:noWrap/>
            <w:vAlign w:val="bottom"/>
          </w:tcPr>
          <w:p w14:paraId="7A6AE647" w14:textId="31E86DF0"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3:</w:t>
            </w:r>
            <w:r w:rsidRPr="0020749A">
              <w:rPr>
                <w:rFonts w:ascii="Calibri" w:eastAsia="Times New Roman" w:hAnsi="Calibri" w:cs="Times New Roman"/>
                <w:i/>
                <w:sz w:val="22"/>
                <w:szCs w:val="20"/>
                <w:lang w:val="en-GB"/>
              </w:rPr>
              <w:t>Paphiopedilum</w:t>
            </w:r>
          </w:p>
        </w:tc>
        <w:tc>
          <w:tcPr>
            <w:tcW w:w="0" w:type="auto"/>
            <w:tcBorders>
              <w:top w:val="single" w:sz="4" w:space="0" w:color="auto"/>
              <w:bottom w:val="nil"/>
            </w:tcBorders>
            <w:shd w:val="clear" w:color="auto" w:fill="auto"/>
            <w:noWrap/>
            <w:vAlign w:val="bottom"/>
          </w:tcPr>
          <w:p w14:paraId="721139A3" w14:textId="3CCE5A71"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4:</w:t>
            </w:r>
            <w:r w:rsidRPr="0020749A">
              <w:rPr>
                <w:rFonts w:ascii="Calibri" w:eastAsia="Times New Roman" w:hAnsi="Calibri" w:cs="Times New Roman"/>
                <w:i/>
                <w:sz w:val="22"/>
                <w:szCs w:val="20"/>
                <w:lang w:val="en-GB"/>
              </w:rPr>
              <w:t>Coryopedilum</w:t>
            </w:r>
          </w:p>
        </w:tc>
        <w:tc>
          <w:tcPr>
            <w:tcW w:w="0" w:type="auto"/>
            <w:tcBorders>
              <w:top w:val="nil"/>
              <w:left w:val="nil"/>
              <w:bottom w:val="nil"/>
              <w:right w:val="single" w:sz="4" w:space="0" w:color="auto"/>
            </w:tcBorders>
            <w:shd w:val="clear" w:color="auto" w:fill="auto"/>
            <w:noWrap/>
            <w:vAlign w:val="bottom"/>
          </w:tcPr>
          <w:p w14:paraId="19DD0832" w14:textId="6DD31F35"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xml:space="preserve">5: </w:t>
            </w:r>
            <w:r w:rsidRPr="0020749A">
              <w:rPr>
                <w:rFonts w:ascii="Calibri" w:eastAsia="Times New Roman" w:hAnsi="Calibri" w:cs="Times New Roman"/>
                <w:i/>
                <w:sz w:val="22"/>
                <w:szCs w:val="20"/>
                <w:lang w:val="en-GB"/>
              </w:rPr>
              <w:t>Cochlopetalum</w:t>
            </w:r>
          </w:p>
        </w:tc>
      </w:tr>
      <w:tr w:rsidR="00C525AF" w:rsidRPr="0020749A" w14:paraId="5837D5CA" w14:textId="77777777" w:rsidTr="00C525AF">
        <w:trPr>
          <w:trHeight w:val="300"/>
        </w:trPr>
        <w:tc>
          <w:tcPr>
            <w:tcW w:w="0" w:type="auto"/>
            <w:tcBorders>
              <w:top w:val="nil"/>
              <w:left w:val="nil"/>
              <w:bottom w:val="nil"/>
              <w:right w:val="nil"/>
            </w:tcBorders>
            <w:shd w:val="clear" w:color="auto" w:fill="auto"/>
            <w:noWrap/>
            <w:vAlign w:val="bottom"/>
            <w:hideMark/>
          </w:tcPr>
          <w:p w14:paraId="6770AC06" w14:textId="77777777" w:rsidR="00C525AF" w:rsidRPr="0020749A"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hideMark/>
          </w:tcPr>
          <w:p w14:paraId="6884429C" w14:textId="77777777" w:rsidR="00C525AF" w:rsidRPr="0020749A"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34FC521C" w14:textId="77777777" w:rsidR="00C525AF" w:rsidRPr="0020749A" w:rsidRDefault="00C525AF" w:rsidP="00C525AF">
            <w:pPr>
              <w:rPr>
                <w:rFonts w:ascii="Calibri" w:eastAsia="Times New Roman" w:hAnsi="Calibri" w:cs="Times New Roman"/>
                <w:sz w:val="22"/>
                <w:szCs w:val="20"/>
                <w:lang w:val="en-GB"/>
              </w:rPr>
            </w:pPr>
          </w:p>
        </w:tc>
        <w:tc>
          <w:tcPr>
            <w:tcW w:w="0" w:type="auto"/>
            <w:tcBorders>
              <w:top w:val="nil"/>
              <w:left w:val="single" w:sz="4" w:space="0" w:color="auto"/>
              <w:bottom w:val="nil"/>
            </w:tcBorders>
            <w:shd w:val="clear" w:color="auto" w:fill="auto"/>
            <w:noWrap/>
            <w:vAlign w:val="bottom"/>
            <w:hideMark/>
          </w:tcPr>
          <w:p w14:paraId="4EE6C42D" w14:textId="6ABC5DC4"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6:</w:t>
            </w:r>
            <w:r w:rsidRPr="0020749A">
              <w:rPr>
                <w:rFonts w:ascii="Calibri" w:eastAsia="Times New Roman" w:hAnsi="Calibri" w:cs="Times New Roman"/>
                <w:i/>
                <w:sz w:val="22"/>
                <w:szCs w:val="20"/>
                <w:lang w:val="en-GB"/>
              </w:rPr>
              <w:t>Brachypetalum</w:t>
            </w:r>
          </w:p>
        </w:tc>
        <w:tc>
          <w:tcPr>
            <w:tcW w:w="0" w:type="auto"/>
            <w:tcBorders>
              <w:top w:val="nil"/>
              <w:bottom w:val="nil"/>
            </w:tcBorders>
            <w:shd w:val="clear" w:color="auto" w:fill="auto"/>
            <w:noWrap/>
            <w:vAlign w:val="bottom"/>
          </w:tcPr>
          <w:p w14:paraId="0600E18C" w14:textId="31DFBDA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7:</w:t>
            </w:r>
            <w:r w:rsidRPr="0020749A">
              <w:rPr>
                <w:rFonts w:ascii="Calibri" w:eastAsia="Times New Roman" w:hAnsi="Calibri" w:cs="Times New Roman"/>
                <w:i/>
                <w:sz w:val="22"/>
                <w:szCs w:val="20"/>
                <w:lang w:val="en-GB"/>
              </w:rPr>
              <w:t>Barbata</w:t>
            </w:r>
          </w:p>
        </w:tc>
        <w:tc>
          <w:tcPr>
            <w:tcW w:w="0" w:type="auto"/>
            <w:tcBorders>
              <w:top w:val="nil"/>
              <w:left w:val="nil"/>
              <w:bottom w:val="nil"/>
            </w:tcBorders>
            <w:shd w:val="clear" w:color="auto" w:fill="auto"/>
            <w:noWrap/>
            <w:vAlign w:val="bottom"/>
          </w:tcPr>
          <w:p w14:paraId="6AD95A40" w14:textId="129AFDF1" w:rsidR="00C525AF" w:rsidRPr="0020749A" w:rsidRDefault="00C525AF" w:rsidP="00C525AF">
            <w:pPr>
              <w:rPr>
                <w:rFonts w:ascii="Calibri" w:eastAsia="Times New Roman" w:hAnsi="Calibri" w:cs="Times New Roman"/>
                <w:sz w:val="22"/>
                <w:szCs w:val="20"/>
                <w:lang w:val="en-GB"/>
              </w:rPr>
            </w:pPr>
          </w:p>
        </w:tc>
        <w:tc>
          <w:tcPr>
            <w:tcW w:w="0" w:type="auto"/>
            <w:tcBorders>
              <w:top w:val="nil"/>
              <w:bottom w:val="nil"/>
            </w:tcBorders>
            <w:shd w:val="clear" w:color="auto" w:fill="auto"/>
            <w:noWrap/>
            <w:vAlign w:val="bottom"/>
          </w:tcPr>
          <w:p w14:paraId="2F683167" w14:textId="315E882D" w:rsidR="00C525AF" w:rsidRPr="0020749A"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4B3C027A"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r>
      <w:tr w:rsidR="00C525AF" w:rsidRPr="0020749A" w14:paraId="46E6F706" w14:textId="77777777" w:rsidTr="00C525AF">
        <w:trPr>
          <w:trHeight w:val="300"/>
        </w:trPr>
        <w:tc>
          <w:tcPr>
            <w:tcW w:w="0" w:type="auto"/>
            <w:tcBorders>
              <w:top w:val="nil"/>
              <w:left w:val="nil"/>
              <w:bottom w:val="nil"/>
              <w:right w:val="nil"/>
            </w:tcBorders>
            <w:shd w:val="clear" w:color="auto" w:fill="auto"/>
            <w:noWrap/>
            <w:vAlign w:val="bottom"/>
            <w:hideMark/>
          </w:tcPr>
          <w:p w14:paraId="71118D8E" w14:textId="77777777" w:rsidR="00C525AF" w:rsidRPr="0020749A"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hideMark/>
          </w:tcPr>
          <w:p w14:paraId="4970855C" w14:textId="77777777" w:rsidR="00C525AF" w:rsidRPr="0020749A"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7CB8EF2A" w14:textId="77777777" w:rsidR="00C525AF" w:rsidRPr="0020749A" w:rsidRDefault="00C525AF" w:rsidP="00C525AF">
            <w:pPr>
              <w:rPr>
                <w:rFonts w:ascii="Calibri" w:eastAsia="Times New Roman" w:hAnsi="Calibri" w:cs="Times New Roman"/>
                <w:sz w:val="22"/>
                <w:szCs w:val="20"/>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hideMark/>
          </w:tcPr>
          <w:p w14:paraId="7BF025CC" w14:textId="3433BB44"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The order in Un-known x/y is &lt;best_sore&gt;/&lt;lower_score&gt;. No numbers? All scores are negative</w:t>
            </w:r>
          </w:p>
        </w:tc>
      </w:tr>
    </w:tbl>
    <w:p w14:paraId="04289965" w14:textId="77777777" w:rsidR="005C68A0" w:rsidRPr="0020749A" w:rsidRDefault="005C68A0" w:rsidP="00F7449E">
      <w:pPr>
        <w:rPr>
          <w:lang w:val="en-GB"/>
        </w:rPr>
        <w:sectPr w:rsidR="005C68A0" w:rsidRPr="0020749A" w:rsidSect="00C525AF">
          <w:pgSz w:w="16840" w:h="11900" w:orient="landscape"/>
          <w:pgMar w:top="1417" w:right="1417" w:bottom="851" w:left="1417" w:header="708" w:footer="708" w:gutter="0"/>
          <w:cols w:space="708"/>
          <w:docGrid w:linePitch="360"/>
        </w:sectPr>
      </w:pPr>
    </w:p>
    <w:p w14:paraId="782B34EA" w14:textId="77777777" w:rsidR="005C68A0" w:rsidRPr="0020749A" w:rsidRDefault="005C68A0" w:rsidP="00F7449E">
      <w:pPr>
        <w:rPr>
          <w:lang w:val="en-GB"/>
        </w:rPr>
        <w:sectPr w:rsidR="005C68A0" w:rsidRPr="0020749A" w:rsidSect="005C68A0">
          <w:type w:val="continuous"/>
          <w:pgSz w:w="16840" w:h="11900" w:orient="landscape"/>
          <w:pgMar w:top="1417" w:right="1417" w:bottom="851" w:left="1417" w:header="708" w:footer="708" w:gutter="0"/>
          <w:cols w:space="708"/>
          <w:docGrid w:linePitch="360"/>
        </w:sectPr>
      </w:pPr>
    </w:p>
    <w:p w14:paraId="16B29C59" w14:textId="234C7F4C" w:rsidR="00372313" w:rsidRPr="0020749A" w:rsidRDefault="00372313" w:rsidP="00372313">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6</w:t>
      </w:r>
      <w:r w:rsidR="000A64B8" w:rsidRPr="0020749A">
        <w:rPr>
          <w:lang w:val="en-GB"/>
        </w:rPr>
        <w:fldChar w:fldCharType="end"/>
      </w:r>
      <w:r w:rsidRPr="0020749A">
        <w:rPr>
          <w:lang w:val="en-GB"/>
        </w:rPr>
        <w:t xml:space="preserve"> Results of first test of hybrids of </w:t>
      </w:r>
      <w:r w:rsidRPr="0020749A">
        <w:rPr>
          <w:i/>
          <w:lang w:val="en-GB"/>
        </w:rPr>
        <w:t>Parvisepalum</w:t>
      </w:r>
      <w:r w:rsidRPr="0020749A">
        <w:rPr>
          <w:lang w:val="en-GB"/>
        </w:rPr>
        <w:t xml:space="preserve"> and </w:t>
      </w:r>
      <w:r w:rsidRPr="0020749A">
        <w:rPr>
          <w:i/>
          <w:lang w:val="en-GB"/>
        </w:rPr>
        <w:t>Brachypetalum</w:t>
      </w:r>
      <w:r w:rsidRPr="0020749A">
        <w:rPr>
          <w:lang w:val="en-GB"/>
        </w:rPr>
        <w:t>. Red: incorrect classified. Green: Correct classification to one of the parental sections. Green and bold: Correct classification to both parental sections. Yellow background and brown text: Unable to classify.</w:t>
      </w:r>
    </w:p>
    <w:tbl>
      <w:tblPr>
        <w:tblW w:w="0" w:type="auto"/>
        <w:tblInd w:w="55" w:type="dxa"/>
        <w:tblCellMar>
          <w:left w:w="70" w:type="dxa"/>
          <w:right w:w="70" w:type="dxa"/>
        </w:tblCellMar>
        <w:tblLook w:val="04A0" w:firstRow="1" w:lastRow="0" w:firstColumn="1" w:lastColumn="0" w:noHBand="0" w:noVBand="1"/>
      </w:tblPr>
      <w:tblGrid>
        <w:gridCol w:w="2459"/>
        <w:gridCol w:w="1080"/>
        <w:gridCol w:w="1112"/>
        <w:gridCol w:w="1111"/>
        <w:gridCol w:w="1111"/>
        <w:gridCol w:w="1648"/>
        <w:gridCol w:w="999"/>
        <w:gridCol w:w="1705"/>
      </w:tblGrid>
      <w:tr w:rsidR="00372313" w:rsidRPr="0020749A" w14:paraId="6B1323A5" w14:textId="77777777" w:rsidTr="00372313">
        <w:trPr>
          <w:trHeight w:val="500"/>
        </w:trPr>
        <w:tc>
          <w:tcPr>
            <w:tcW w:w="0" w:type="auto"/>
            <w:tcBorders>
              <w:top w:val="nil"/>
              <w:left w:val="nil"/>
              <w:bottom w:val="nil"/>
              <w:right w:val="nil"/>
            </w:tcBorders>
            <w:shd w:val="clear" w:color="auto" w:fill="auto"/>
            <w:noWrap/>
            <w:vAlign w:val="bottom"/>
            <w:hideMark/>
          </w:tcPr>
          <w:p w14:paraId="55CC178D"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1B07071" w14:textId="77777777" w:rsidR="00372313" w:rsidRPr="0020749A" w:rsidRDefault="00372313" w:rsidP="00372313">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gridSpan w:val="4"/>
            <w:tcBorders>
              <w:top w:val="nil"/>
              <w:left w:val="single" w:sz="4" w:space="0" w:color="auto"/>
              <w:bottom w:val="nil"/>
              <w:right w:val="single" w:sz="4" w:space="0" w:color="000000"/>
            </w:tcBorders>
            <w:shd w:val="clear" w:color="auto" w:fill="auto"/>
            <w:noWrap/>
            <w:vAlign w:val="bottom"/>
            <w:hideMark/>
          </w:tcPr>
          <w:p w14:paraId="38D647F6" w14:textId="5E105B04" w:rsidR="00372313" w:rsidRPr="0020749A" w:rsidRDefault="00372313" w:rsidP="00372313">
            <w:pPr>
              <w:jc w:val="center"/>
              <w:rPr>
                <w:rFonts w:ascii="Calibri" w:eastAsia="Times New Roman" w:hAnsi="Calibri" w:cs="Times New Roman"/>
                <w:b/>
                <w:bCs/>
                <w:color w:val="000000"/>
                <w:sz w:val="40"/>
                <w:szCs w:val="40"/>
                <w:lang w:val="en-GB"/>
              </w:rPr>
            </w:pPr>
            <w:r w:rsidRPr="0020749A">
              <w:rPr>
                <w:rFonts w:ascii="Calibri" w:eastAsia="Times New Roman" w:hAnsi="Calibri" w:cs="Times New Roman"/>
                <w:b/>
                <w:bCs/>
                <w:i/>
                <w:color w:val="000000"/>
                <w:sz w:val="32"/>
                <w:szCs w:val="40"/>
                <w:lang w:val="en-GB"/>
              </w:rPr>
              <w:t>Parvisepalum</w:t>
            </w:r>
            <w:r w:rsidRPr="0020749A">
              <w:rPr>
                <w:rFonts w:ascii="Calibri" w:eastAsia="Times New Roman" w:hAnsi="Calibri" w:cs="Times New Roman"/>
                <w:b/>
                <w:bCs/>
                <w:color w:val="000000"/>
                <w:sz w:val="32"/>
                <w:szCs w:val="40"/>
                <w:lang w:val="en-GB"/>
              </w:rPr>
              <w:t xml:space="preserve"> X </w:t>
            </w:r>
            <w:r w:rsidRPr="0020749A">
              <w:rPr>
                <w:rFonts w:ascii="Calibri" w:eastAsia="Times New Roman" w:hAnsi="Calibri" w:cs="Times New Roman"/>
                <w:b/>
                <w:bCs/>
                <w:i/>
                <w:color w:val="000000"/>
                <w:sz w:val="32"/>
                <w:szCs w:val="40"/>
                <w:lang w:val="en-GB"/>
              </w:rPr>
              <w:t>Brachypetalum</w:t>
            </w:r>
            <w:r w:rsidRPr="0020749A">
              <w:rPr>
                <w:rFonts w:ascii="Calibri" w:eastAsia="Times New Roman" w:hAnsi="Calibri" w:cs="Times New Roman"/>
                <w:b/>
                <w:bCs/>
                <w:color w:val="000000"/>
                <w:sz w:val="32"/>
                <w:szCs w:val="40"/>
                <w:lang w:val="en-GB"/>
              </w:rPr>
              <w:t xml:space="preserve"> run1</w:t>
            </w:r>
          </w:p>
        </w:tc>
        <w:tc>
          <w:tcPr>
            <w:tcW w:w="0" w:type="auto"/>
            <w:tcBorders>
              <w:top w:val="nil"/>
              <w:left w:val="nil"/>
              <w:bottom w:val="nil"/>
              <w:right w:val="nil"/>
            </w:tcBorders>
            <w:shd w:val="clear" w:color="auto" w:fill="auto"/>
            <w:noWrap/>
            <w:vAlign w:val="bottom"/>
            <w:hideMark/>
          </w:tcPr>
          <w:p w14:paraId="0F9388F4" w14:textId="77777777" w:rsidR="00372313" w:rsidRPr="0020749A" w:rsidRDefault="00372313" w:rsidP="00372313">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9F9B14A" w14:textId="77777777" w:rsidR="00372313" w:rsidRPr="0020749A" w:rsidRDefault="00372313" w:rsidP="00372313">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r>
      <w:tr w:rsidR="00372313" w:rsidRPr="0020749A" w14:paraId="5D377427" w14:textId="77777777" w:rsidTr="00372313">
        <w:trPr>
          <w:trHeight w:val="300"/>
        </w:trPr>
        <w:tc>
          <w:tcPr>
            <w:tcW w:w="0" w:type="auto"/>
            <w:tcBorders>
              <w:top w:val="nil"/>
              <w:left w:val="nil"/>
              <w:bottom w:val="nil"/>
              <w:right w:val="nil"/>
            </w:tcBorders>
            <w:shd w:val="clear" w:color="auto" w:fill="auto"/>
            <w:noWrap/>
            <w:vAlign w:val="bottom"/>
            <w:hideMark/>
          </w:tcPr>
          <w:p w14:paraId="584B60E2"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ED0A653"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589B165"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E67311B"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7D3A23D"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D03D84C"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78DC928"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56ACC96"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372313" w:rsidRPr="0020749A" w14:paraId="4216424C" w14:textId="77777777" w:rsidTr="00372313">
        <w:trPr>
          <w:trHeight w:val="300"/>
        </w:trPr>
        <w:tc>
          <w:tcPr>
            <w:tcW w:w="0" w:type="auto"/>
            <w:tcBorders>
              <w:top w:val="nil"/>
              <w:left w:val="nil"/>
              <w:bottom w:val="single" w:sz="4" w:space="0" w:color="auto"/>
              <w:right w:val="nil"/>
            </w:tcBorders>
            <w:shd w:val="clear" w:color="auto" w:fill="auto"/>
            <w:noWrap/>
            <w:vAlign w:val="bottom"/>
            <w:hideMark/>
          </w:tcPr>
          <w:p w14:paraId="336FD7F5" w14:textId="77777777" w:rsidR="00372313" w:rsidRPr="0020749A" w:rsidRDefault="00372313" w:rsidP="00372313">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64BC9909" w14:textId="77777777" w:rsidR="00372313" w:rsidRPr="0020749A" w:rsidRDefault="00372313" w:rsidP="00372313">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3247CF9A" w14:textId="77777777" w:rsidR="00372313" w:rsidRPr="0020749A" w:rsidRDefault="00372313" w:rsidP="00372313">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07F41EEA" w14:textId="77777777" w:rsidR="00372313" w:rsidRPr="0020749A" w:rsidRDefault="00372313" w:rsidP="00372313">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3B52B3ED" w14:textId="77777777" w:rsidR="00372313" w:rsidRPr="0020749A" w:rsidRDefault="00372313" w:rsidP="00372313">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6ECD586C" w14:textId="77777777" w:rsidR="00372313" w:rsidRPr="0020749A" w:rsidRDefault="00372313" w:rsidP="00372313">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56C61275" w14:textId="77777777" w:rsidR="00372313" w:rsidRPr="0020749A" w:rsidRDefault="00372313" w:rsidP="00372313">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46</w:t>
            </w:r>
          </w:p>
        </w:tc>
        <w:tc>
          <w:tcPr>
            <w:tcW w:w="0" w:type="auto"/>
            <w:tcBorders>
              <w:top w:val="nil"/>
              <w:left w:val="single" w:sz="4" w:space="0" w:color="auto"/>
              <w:bottom w:val="single" w:sz="4" w:space="0" w:color="auto"/>
              <w:right w:val="nil"/>
            </w:tcBorders>
            <w:shd w:val="clear" w:color="auto" w:fill="auto"/>
            <w:noWrap/>
            <w:vAlign w:val="bottom"/>
            <w:hideMark/>
          </w:tcPr>
          <w:p w14:paraId="07BEE9A6" w14:textId="77777777" w:rsidR="00372313" w:rsidRPr="0020749A" w:rsidRDefault="00372313" w:rsidP="00372313">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47</w:t>
            </w:r>
          </w:p>
        </w:tc>
      </w:tr>
      <w:tr w:rsidR="00372313" w:rsidRPr="0020749A" w14:paraId="7D513EB5" w14:textId="77777777" w:rsidTr="00372313">
        <w:trPr>
          <w:trHeight w:val="300"/>
        </w:trPr>
        <w:tc>
          <w:tcPr>
            <w:tcW w:w="0" w:type="auto"/>
            <w:tcBorders>
              <w:top w:val="nil"/>
              <w:left w:val="single" w:sz="4" w:space="0" w:color="auto"/>
              <w:bottom w:val="nil"/>
              <w:right w:val="nil"/>
            </w:tcBorders>
            <w:shd w:val="clear" w:color="auto" w:fill="auto"/>
            <w:noWrap/>
            <w:vAlign w:val="bottom"/>
            <w:hideMark/>
          </w:tcPr>
          <w:p w14:paraId="6AFA31E7" w14:textId="77777777" w:rsidR="00372313" w:rsidRPr="0020749A" w:rsidRDefault="00372313" w:rsidP="00372313">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1B595206"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4CAC6142"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0C1BF9D8"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284C9748"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1D546765"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4A0F570C"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hideMark/>
          </w:tcPr>
          <w:p w14:paraId="498B3A88"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1,00E-10</w:t>
            </w:r>
          </w:p>
        </w:tc>
      </w:tr>
      <w:tr w:rsidR="00372313" w:rsidRPr="0020749A" w14:paraId="46B357BA" w14:textId="77777777" w:rsidTr="00372313">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30DF94A6" w14:textId="77777777" w:rsidR="00372313" w:rsidRPr="0020749A" w:rsidRDefault="00372313" w:rsidP="00372313">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0C56778E"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6C352E7E"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4F45828C"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38AE088E"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078B054F"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7B575361"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6026AC78"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r>
      <w:tr w:rsidR="00372313" w:rsidRPr="0020749A" w14:paraId="40C977F5" w14:textId="77777777" w:rsidTr="00372313">
        <w:trPr>
          <w:trHeight w:val="300"/>
        </w:trPr>
        <w:tc>
          <w:tcPr>
            <w:tcW w:w="0" w:type="auto"/>
            <w:tcBorders>
              <w:top w:val="nil"/>
              <w:left w:val="nil"/>
              <w:bottom w:val="nil"/>
              <w:right w:val="nil"/>
            </w:tcBorders>
            <w:shd w:val="clear" w:color="auto" w:fill="auto"/>
            <w:noWrap/>
            <w:vAlign w:val="bottom"/>
            <w:hideMark/>
          </w:tcPr>
          <w:p w14:paraId="69395621" w14:textId="33305DF5" w:rsidR="00372313" w:rsidRPr="0020749A" w:rsidRDefault="00372313" w:rsidP="00372313">
            <w:pPr>
              <w:rPr>
                <w:rFonts w:ascii="Calibri" w:eastAsia="Times New Roman" w:hAnsi="Calibri" w:cs="Times New Roman"/>
                <w:b/>
                <w:color w:val="000000"/>
                <w:lang w:val="en-GB"/>
              </w:rPr>
            </w:pPr>
            <w:r w:rsidRPr="0020749A">
              <w:rPr>
                <w:rFonts w:ascii="Calibri" w:eastAsia="Times New Roman" w:hAnsi="Calibri" w:cs="Times New Roman"/>
                <w:b/>
                <w:color w:val="000000"/>
                <w:lang w:val="en-GB"/>
              </w:rPr>
              <w:t>Pictures</w:t>
            </w:r>
          </w:p>
        </w:tc>
        <w:tc>
          <w:tcPr>
            <w:tcW w:w="0" w:type="auto"/>
            <w:tcBorders>
              <w:top w:val="nil"/>
              <w:left w:val="single" w:sz="4" w:space="0" w:color="auto"/>
              <w:bottom w:val="nil"/>
              <w:right w:val="nil"/>
            </w:tcBorders>
            <w:shd w:val="clear" w:color="auto" w:fill="auto"/>
            <w:noWrap/>
            <w:vAlign w:val="bottom"/>
            <w:hideMark/>
          </w:tcPr>
          <w:p w14:paraId="57AA2ED7"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6D3DBCD"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8A41E50"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B2BD0E8"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AFA3935"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C7199CC"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25DE2E"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372313" w:rsidRPr="0020749A" w14:paraId="4C5704A8" w14:textId="77777777" w:rsidTr="00372313">
        <w:trPr>
          <w:trHeight w:val="300"/>
        </w:trPr>
        <w:tc>
          <w:tcPr>
            <w:tcW w:w="0" w:type="auto"/>
            <w:tcBorders>
              <w:top w:val="nil"/>
              <w:left w:val="nil"/>
              <w:bottom w:val="nil"/>
              <w:right w:val="nil"/>
            </w:tcBorders>
            <w:shd w:val="clear" w:color="auto" w:fill="auto"/>
            <w:noWrap/>
            <w:vAlign w:val="bottom"/>
            <w:hideMark/>
          </w:tcPr>
          <w:p w14:paraId="0C0BC567"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armeniacumXconcolor2</w:t>
            </w:r>
          </w:p>
        </w:tc>
        <w:tc>
          <w:tcPr>
            <w:tcW w:w="0" w:type="auto"/>
            <w:tcBorders>
              <w:top w:val="nil"/>
              <w:left w:val="single" w:sz="4" w:space="0" w:color="auto"/>
              <w:bottom w:val="nil"/>
              <w:right w:val="nil"/>
            </w:tcBorders>
            <w:shd w:val="clear" w:color="000000" w:fill="FFEB9C"/>
            <w:noWrap/>
            <w:vAlign w:val="bottom"/>
            <w:hideMark/>
          </w:tcPr>
          <w:p w14:paraId="3AA0BA43" w14:textId="77777777" w:rsidR="00372313" w:rsidRPr="0020749A" w:rsidRDefault="00372313" w:rsidP="00372313">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3167EDF"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10E0561"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1F1484F"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06FD205"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CD8E30F"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78B76BD"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372313" w:rsidRPr="0020749A" w14:paraId="1002FF77" w14:textId="77777777" w:rsidTr="00372313">
        <w:trPr>
          <w:trHeight w:val="300"/>
        </w:trPr>
        <w:tc>
          <w:tcPr>
            <w:tcW w:w="0" w:type="auto"/>
            <w:tcBorders>
              <w:top w:val="nil"/>
              <w:left w:val="nil"/>
              <w:bottom w:val="nil"/>
              <w:right w:val="nil"/>
            </w:tcBorders>
            <w:shd w:val="clear" w:color="auto" w:fill="auto"/>
            <w:noWrap/>
            <w:vAlign w:val="bottom"/>
            <w:hideMark/>
          </w:tcPr>
          <w:p w14:paraId="415A6C42"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delenatiiXniveum2</w:t>
            </w:r>
          </w:p>
        </w:tc>
        <w:tc>
          <w:tcPr>
            <w:tcW w:w="0" w:type="auto"/>
            <w:tcBorders>
              <w:top w:val="nil"/>
              <w:left w:val="single" w:sz="4" w:space="0" w:color="auto"/>
              <w:bottom w:val="nil"/>
              <w:right w:val="nil"/>
            </w:tcBorders>
            <w:shd w:val="clear" w:color="000000" w:fill="C6EFCE"/>
            <w:noWrap/>
            <w:vAlign w:val="bottom"/>
            <w:hideMark/>
          </w:tcPr>
          <w:p w14:paraId="44F807E7"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hideMark/>
          </w:tcPr>
          <w:p w14:paraId="7A540048" w14:textId="77777777" w:rsidR="00372313" w:rsidRPr="0020749A" w:rsidRDefault="00372313" w:rsidP="00372313">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39BC26C" w14:textId="77777777" w:rsidR="00372313" w:rsidRPr="0020749A" w:rsidRDefault="00372313" w:rsidP="00372313">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097E4AE1"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FFEB9C"/>
            <w:noWrap/>
            <w:vAlign w:val="bottom"/>
            <w:hideMark/>
          </w:tcPr>
          <w:p w14:paraId="4D0B6291" w14:textId="77777777" w:rsidR="00372313" w:rsidRPr="0020749A" w:rsidRDefault="00372313" w:rsidP="00372313">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8D143CB"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hideMark/>
          </w:tcPr>
          <w:p w14:paraId="1F22AAE6" w14:textId="77777777" w:rsidR="00372313" w:rsidRPr="0020749A" w:rsidRDefault="00372313" w:rsidP="00372313">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372313" w:rsidRPr="0020749A" w14:paraId="6ED74E9B" w14:textId="77777777" w:rsidTr="00372313">
        <w:trPr>
          <w:trHeight w:val="300"/>
        </w:trPr>
        <w:tc>
          <w:tcPr>
            <w:tcW w:w="0" w:type="auto"/>
            <w:tcBorders>
              <w:top w:val="nil"/>
              <w:left w:val="nil"/>
              <w:bottom w:val="nil"/>
              <w:right w:val="nil"/>
            </w:tcBorders>
            <w:shd w:val="clear" w:color="auto" w:fill="auto"/>
            <w:noWrap/>
            <w:vAlign w:val="bottom"/>
            <w:hideMark/>
          </w:tcPr>
          <w:p w14:paraId="5E0F3DC3"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armeniacumXconcolor1</w:t>
            </w:r>
          </w:p>
        </w:tc>
        <w:tc>
          <w:tcPr>
            <w:tcW w:w="0" w:type="auto"/>
            <w:tcBorders>
              <w:top w:val="nil"/>
              <w:left w:val="single" w:sz="4" w:space="0" w:color="auto"/>
              <w:bottom w:val="nil"/>
              <w:right w:val="nil"/>
            </w:tcBorders>
            <w:shd w:val="clear" w:color="000000" w:fill="C6EFCE"/>
            <w:noWrap/>
            <w:vAlign w:val="bottom"/>
            <w:hideMark/>
          </w:tcPr>
          <w:p w14:paraId="09C15143"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8572EA3"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3A4FF01"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BD79066"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7CB5405"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E634224"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0ED68B9"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372313" w:rsidRPr="0020749A" w14:paraId="4952529E" w14:textId="77777777" w:rsidTr="00372313">
        <w:trPr>
          <w:trHeight w:val="300"/>
        </w:trPr>
        <w:tc>
          <w:tcPr>
            <w:tcW w:w="0" w:type="auto"/>
            <w:tcBorders>
              <w:top w:val="nil"/>
              <w:left w:val="nil"/>
              <w:bottom w:val="nil"/>
              <w:right w:val="nil"/>
            </w:tcBorders>
            <w:shd w:val="clear" w:color="auto" w:fill="auto"/>
            <w:noWrap/>
            <w:vAlign w:val="bottom"/>
            <w:hideMark/>
          </w:tcPr>
          <w:p w14:paraId="54EF8280"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armeniacumXconcolor6</w:t>
            </w:r>
          </w:p>
        </w:tc>
        <w:tc>
          <w:tcPr>
            <w:tcW w:w="0" w:type="auto"/>
            <w:tcBorders>
              <w:top w:val="nil"/>
              <w:left w:val="single" w:sz="4" w:space="0" w:color="auto"/>
              <w:bottom w:val="nil"/>
              <w:right w:val="nil"/>
            </w:tcBorders>
            <w:shd w:val="clear" w:color="000000" w:fill="C6EFCE"/>
            <w:noWrap/>
            <w:vAlign w:val="bottom"/>
            <w:hideMark/>
          </w:tcPr>
          <w:p w14:paraId="036E3B73"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36EB612D" w14:textId="77777777" w:rsidR="00372313" w:rsidRPr="0020749A" w:rsidRDefault="00372313" w:rsidP="00372313">
            <w:pPr>
              <w:jc w:val="right"/>
              <w:rPr>
                <w:rFonts w:ascii="Calibri" w:eastAsia="Times New Roman" w:hAnsi="Calibri" w:cs="Times New Roman"/>
                <w:b/>
                <w:bCs/>
                <w:i/>
                <w:iCs/>
                <w:color w:val="006100"/>
                <w:lang w:val="en-GB"/>
              </w:rPr>
            </w:pPr>
            <w:r w:rsidRPr="0020749A">
              <w:rPr>
                <w:rFonts w:ascii="Calibri" w:eastAsia="Times New Roman" w:hAnsi="Calibri" w:cs="Times New Roman"/>
                <w:b/>
                <w:bCs/>
                <w:i/>
                <w:iCs/>
                <w:color w:val="006100"/>
                <w:lang w:val="en-GB"/>
              </w:rPr>
              <w:t>1&amp;6</w:t>
            </w:r>
          </w:p>
        </w:tc>
        <w:tc>
          <w:tcPr>
            <w:tcW w:w="0" w:type="auto"/>
            <w:tcBorders>
              <w:top w:val="nil"/>
              <w:left w:val="single" w:sz="4" w:space="0" w:color="auto"/>
              <w:bottom w:val="nil"/>
              <w:right w:val="nil"/>
            </w:tcBorders>
            <w:shd w:val="clear" w:color="000000" w:fill="C6EFCE"/>
            <w:noWrap/>
            <w:vAlign w:val="bottom"/>
            <w:hideMark/>
          </w:tcPr>
          <w:p w14:paraId="7EFBD03D"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D70ACA6"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69C12C8"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C893828"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73C2489"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372313" w:rsidRPr="0020749A" w14:paraId="095F8EE2" w14:textId="77777777" w:rsidTr="00372313">
        <w:trPr>
          <w:trHeight w:val="300"/>
        </w:trPr>
        <w:tc>
          <w:tcPr>
            <w:tcW w:w="0" w:type="auto"/>
            <w:tcBorders>
              <w:top w:val="nil"/>
              <w:left w:val="nil"/>
              <w:bottom w:val="nil"/>
              <w:right w:val="nil"/>
            </w:tcBorders>
            <w:shd w:val="clear" w:color="auto" w:fill="auto"/>
            <w:noWrap/>
            <w:vAlign w:val="bottom"/>
            <w:hideMark/>
          </w:tcPr>
          <w:p w14:paraId="76384FBC"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emersoniiXbellatulum</w:t>
            </w:r>
          </w:p>
        </w:tc>
        <w:tc>
          <w:tcPr>
            <w:tcW w:w="0" w:type="auto"/>
            <w:tcBorders>
              <w:top w:val="nil"/>
              <w:left w:val="single" w:sz="4" w:space="0" w:color="auto"/>
              <w:bottom w:val="nil"/>
              <w:right w:val="nil"/>
            </w:tcBorders>
            <w:shd w:val="clear" w:color="000000" w:fill="C6EFCE"/>
            <w:noWrap/>
            <w:vAlign w:val="bottom"/>
            <w:hideMark/>
          </w:tcPr>
          <w:p w14:paraId="6957E56B"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3&amp;1</w:t>
            </w:r>
          </w:p>
        </w:tc>
        <w:tc>
          <w:tcPr>
            <w:tcW w:w="0" w:type="auto"/>
            <w:tcBorders>
              <w:top w:val="nil"/>
              <w:left w:val="single" w:sz="4" w:space="0" w:color="auto"/>
              <w:bottom w:val="nil"/>
              <w:right w:val="nil"/>
            </w:tcBorders>
            <w:shd w:val="clear" w:color="000000" w:fill="C6EFCE"/>
            <w:noWrap/>
            <w:vAlign w:val="bottom"/>
            <w:hideMark/>
          </w:tcPr>
          <w:p w14:paraId="6C09191A"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414F57B"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1&amp;7</w:t>
            </w:r>
          </w:p>
        </w:tc>
        <w:tc>
          <w:tcPr>
            <w:tcW w:w="0" w:type="auto"/>
            <w:tcBorders>
              <w:top w:val="nil"/>
              <w:left w:val="single" w:sz="4" w:space="0" w:color="auto"/>
              <w:bottom w:val="nil"/>
              <w:right w:val="nil"/>
            </w:tcBorders>
            <w:shd w:val="clear" w:color="000000" w:fill="FFEB9C"/>
            <w:noWrap/>
            <w:vAlign w:val="bottom"/>
            <w:hideMark/>
          </w:tcPr>
          <w:p w14:paraId="231A2D0D" w14:textId="77777777" w:rsidR="00372313" w:rsidRPr="0020749A" w:rsidRDefault="00372313" w:rsidP="00372313">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3E3F1C7F" w14:textId="77777777" w:rsidR="00372313" w:rsidRPr="0020749A" w:rsidRDefault="00372313" w:rsidP="00372313">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163506A3" w14:textId="77777777" w:rsidR="00372313" w:rsidRPr="0020749A" w:rsidRDefault="00372313" w:rsidP="00372313">
            <w:pPr>
              <w:jc w:val="right"/>
              <w:rPr>
                <w:rFonts w:ascii="Calibri" w:eastAsia="Times New Roman" w:hAnsi="Calibri" w:cs="Times New Roman"/>
                <w:color w:val="9C0006"/>
                <w:lang w:val="en-GB"/>
              </w:rPr>
            </w:pPr>
            <w:r w:rsidRPr="0020749A">
              <w:rPr>
                <w:rFonts w:ascii="Calibri" w:eastAsia="Times New Roman" w:hAnsi="Calibri" w:cs="Times New Roman"/>
                <w:color w:val="9C0006"/>
                <w:lang w:val="en-GB"/>
              </w:rPr>
              <w:t>3</w:t>
            </w:r>
          </w:p>
        </w:tc>
        <w:tc>
          <w:tcPr>
            <w:tcW w:w="0" w:type="auto"/>
            <w:tcBorders>
              <w:top w:val="nil"/>
              <w:left w:val="single" w:sz="4" w:space="0" w:color="auto"/>
              <w:bottom w:val="nil"/>
              <w:right w:val="nil"/>
            </w:tcBorders>
            <w:shd w:val="clear" w:color="000000" w:fill="C6EFCE"/>
            <w:noWrap/>
            <w:vAlign w:val="bottom"/>
            <w:hideMark/>
          </w:tcPr>
          <w:p w14:paraId="0B4C4E2B"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372313" w:rsidRPr="0020749A" w14:paraId="1B522565" w14:textId="77777777" w:rsidTr="00372313">
        <w:trPr>
          <w:trHeight w:val="300"/>
        </w:trPr>
        <w:tc>
          <w:tcPr>
            <w:tcW w:w="0" w:type="auto"/>
            <w:tcBorders>
              <w:top w:val="nil"/>
              <w:left w:val="nil"/>
              <w:bottom w:val="nil"/>
              <w:right w:val="nil"/>
            </w:tcBorders>
            <w:shd w:val="clear" w:color="auto" w:fill="auto"/>
            <w:noWrap/>
            <w:vAlign w:val="bottom"/>
            <w:hideMark/>
          </w:tcPr>
          <w:p w14:paraId="31F91D9D"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delenatiiXniveum1</w:t>
            </w:r>
          </w:p>
        </w:tc>
        <w:tc>
          <w:tcPr>
            <w:tcW w:w="0" w:type="auto"/>
            <w:tcBorders>
              <w:top w:val="nil"/>
              <w:left w:val="single" w:sz="4" w:space="0" w:color="auto"/>
              <w:bottom w:val="nil"/>
              <w:right w:val="nil"/>
            </w:tcBorders>
            <w:shd w:val="clear" w:color="000000" w:fill="C6EFCE"/>
            <w:noWrap/>
            <w:vAlign w:val="bottom"/>
            <w:hideMark/>
          </w:tcPr>
          <w:p w14:paraId="3CF1DBA3"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583E09F"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4F4CF686"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FFEB9C"/>
            <w:noWrap/>
            <w:vAlign w:val="bottom"/>
            <w:hideMark/>
          </w:tcPr>
          <w:p w14:paraId="569A4673" w14:textId="77777777" w:rsidR="00372313" w:rsidRPr="0020749A" w:rsidRDefault="00372313" w:rsidP="00372313">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78D8676"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6(low)</w:t>
            </w:r>
          </w:p>
        </w:tc>
        <w:tc>
          <w:tcPr>
            <w:tcW w:w="0" w:type="auto"/>
            <w:tcBorders>
              <w:top w:val="nil"/>
              <w:left w:val="single" w:sz="4" w:space="0" w:color="auto"/>
              <w:bottom w:val="nil"/>
              <w:right w:val="nil"/>
            </w:tcBorders>
            <w:shd w:val="clear" w:color="000000" w:fill="C6EFCE"/>
            <w:noWrap/>
            <w:vAlign w:val="bottom"/>
            <w:hideMark/>
          </w:tcPr>
          <w:p w14:paraId="0B6C5129"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557241C6"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r>
      <w:tr w:rsidR="00372313" w:rsidRPr="0020749A" w14:paraId="20251B61" w14:textId="77777777" w:rsidTr="00372313">
        <w:trPr>
          <w:trHeight w:val="300"/>
        </w:trPr>
        <w:tc>
          <w:tcPr>
            <w:tcW w:w="0" w:type="auto"/>
            <w:tcBorders>
              <w:top w:val="nil"/>
              <w:left w:val="nil"/>
              <w:bottom w:val="nil"/>
              <w:right w:val="nil"/>
            </w:tcBorders>
            <w:shd w:val="clear" w:color="auto" w:fill="auto"/>
            <w:noWrap/>
            <w:vAlign w:val="bottom"/>
            <w:hideMark/>
          </w:tcPr>
          <w:p w14:paraId="39714CB6"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armeniacumXconcolor5</w:t>
            </w:r>
          </w:p>
        </w:tc>
        <w:tc>
          <w:tcPr>
            <w:tcW w:w="0" w:type="auto"/>
            <w:tcBorders>
              <w:top w:val="nil"/>
              <w:left w:val="single" w:sz="4" w:space="0" w:color="auto"/>
              <w:bottom w:val="nil"/>
              <w:right w:val="nil"/>
            </w:tcBorders>
            <w:shd w:val="clear" w:color="000000" w:fill="C6EFCE"/>
            <w:noWrap/>
            <w:vAlign w:val="bottom"/>
            <w:hideMark/>
          </w:tcPr>
          <w:p w14:paraId="4A98C4B9"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1BFC88B"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57D6673"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6CFF71D"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347C2E3"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30C76E0"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0394552"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372313" w:rsidRPr="0020749A" w14:paraId="57DB7313" w14:textId="77777777" w:rsidTr="00372313">
        <w:trPr>
          <w:trHeight w:val="300"/>
        </w:trPr>
        <w:tc>
          <w:tcPr>
            <w:tcW w:w="0" w:type="auto"/>
            <w:tcBorders>
              <w:top w:val="nil"/>
              <w:left w:val="nil"/>
              <w:bottom w:val="nil"/>
              <w:right w:val="nil"/>
            </w:tcBorders>
            <w:shd w:val="clear" w:color="auto" w:fill="auto"/>
            <w:noWrap/>
            <w:vAlign w:val="bottom"/>
            <w:hideMark/>
          </w:tcPr>
          <w:p w14:paraId="4A9821BE"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armeniacumXconcolor4</w:t>
            </w:r>
          </w:p>
        </w:tc>
        <w:tc>
          <w:tcPr>
            <w:tcW w:w="0" w:type="auto"/>
            <w:tcBorders>
              <w:top w:val="nil"/>
              <w:left w:val="single" w:sz="4" w:space="0" w:color="auto"/>
              <w:bottom w:val="nil"/>
              <w:right w:val="nil"/>
            </w:tcBorders>
            <w:shd w:val="clear" w:color="000000" w:fill="C6EFCE"/>
            <w:noWrap/>
            <w:vAlign w:val="bottom"/>
            <w:hideMark/>
          </w:tcPr>
          <w:p w14:paraId="49535721"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D42766A"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9C589CA"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A43D696"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78C07EB"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2188A87"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28733CF"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372313" w:rsidRPr="0020749A" w14:paraId="4A6E7C2C" w14:textId="77777777" w:rsidTr="00372313">
        <w:trPr>
          <w:trHeight w:val="300"/>
        </w:trPr>
        <w:tc>
          <w:tcPr>
            <w:tcW w:w="0" w:type="auto"/>
            <w:tcBorders>
              <w:top w:val="nil"/>
              <w:left w:val="nil"/>
              <w:bottom w:val="nil"/>
              <w:right w:val="nil"/>
            </w:tcBorders>
            <w:shd w:val="clear" w:color="auto" w:fill="auto"/>
            <w:noWrap/>
            <w:vAlign w:val="bottom"/>
            <w:hideMark/>
          </w:tcPr>
          <w:p w14:paraId="18DA88CE"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2BF05B4"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54A8D14"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8130511"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CB63DFB"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2674BA19"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7142AEB"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0BBF7169"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372313" w:rsidRPr="0020749A" w14:paraId="01FDCB77" w14:textId="77777777" w:rsidTr="00372313">
        <w:trPr>
          <w:trHeight w:val="300"/>
        </w:trPr>
        <w:tc>
          <w:tcPr>
            <w:tcW w:w="0" w:type="auto"/>
            <w:tcBorders>
              <w:top w:val="nil"/>
              <w:left w:val="nil"/>
              <w:bottom w:val="nil"/>
              <w:right w:val="nil"/>
            </w:tcBorders>
            <w:shd w:val="clear" w:color="auto" w:fill="auto"/>
            <w:noWrap/>
            <w:vAlign w:val="bottom"/>
            <w:hideMark/>
          </w:tcPr>
          <w:p w14:paraId="0B9E7237"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8904D5E"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2F5017D"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C46F94A"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49D686C4"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45FCE2D9"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119769EA"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78C6E9A1"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372313" w:rsidRPr="0020749A" w14:paraId="79606EE2" w14:textId="77777777" w:rsidTr="00372313">
        <w:trPr>
          <w:trHeight w:val="300"/>
        </w:trPr>
        <w:tc>
          <w:tcPr>
            <w:tcW w:w="0" w:type="auto"/>
            <w:tcBorders>
              <w:top w:val="nil"/>
              <w:left w:val="nil"/>
              <w:bottom w:val="nil"/>
              <w:right w:val="nil"/>
            </w:tcBorders>
            <w:shd w:val="clear" w:color="auto" w:fill="auto"/>
            <w:noWrap/>
            <w:vAlign w:val="bottom"/>
            <w:hideMark/>
          </w:tcPr>
          <w:p w14:paraId="00733F05"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60454B6E"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D6B96AA"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37FF172"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E5E554A"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3FADE88"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A3801C4"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1A8876E"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372313" w:rsidRPr="0020749A" w14:paraId="1624FA4B" w14:textId="77777777" w:rsidTr="00372313">
        <w:trPr>
          <w:trHeight w:val="300"/>
        </w:trPr>
        <w:tc>
          <w:tcPr>
            <w:tcW w:w="0" w:type="auto"/>
            <w:tcBorders>
              <w:top w:val="nil"/>
              <w:left w:val="nil"/>
              <w:bottom w:val="nil"/>
              <w:right w:val="nil"/>
            </w:tcBorders>
            <w:shd w:val="clear" w:color="auto" w:fill="auto"/>
            <w:noWrap/>
            <w:vAlign w:val="bottom"/>
            <w:hideMark/>
          </w:tcPr>
          <w:p w14:paraId="038AD1D6"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7FA0AA6C"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1B6ED77"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1C0CE5C"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Legenda</w:t>
            </w:r>
          </w:p>
        </w:tc>
        <w:tc>
          <w:tcPr>
            <w:tcW w:w="0" w:type="auto"/>
            <w:tcBorders>
              <w:top w:val="nil"/>
              <w:left w:val="nil"/>
              <w:bottom w:val="nil"/>
              <w:right w:val="nil"/>
            </w:tcBorders>
            <w:shd w:val="clear" w:color="auto" w:fill="auto"/>
            <w:noWrap/>
            <w:vAlign w:val="bottom"/>
            <w:hideMark/>
          </w:tcPr>
          <w:p w14:paraId="0CB9A15A"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486FABF9"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7F2544B9"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53CA622B"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372313" w:rsidRPr="0020749A" w14:paraId="135A47AC" w14:textId="77777777" w:rsidTr="00372313">
        <w:trPr>
          <w:trHeight w:val="300"/>
        </w:trPr>
        <w:tc>
          <w:tcPr>
            <w:tcW w:w="0" w:type="auto"/>
            <w:tcBorders>
              <w:top w:val="nil"/>
              <w:left w:val="nil"/>
              <w:bottom w:val="nil"/>
              <w:right w:val="nil"/>
            </w:tcBorders>
            <w:shd w:val="clear" w:color="auto" w:fill="auto"/>
            <w:noWrap/>
            <w:vAlign w:val="bottom"/>
            <w:hideMark/>
          </w:tcPr>
          <w:p w14:paraId="23A2CD97"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7B5D221"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54AFF46"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92FFE9E"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147B33E"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hideMark/>
          </w:tcPr>
          <w:p w14:paraId="36B3FBB5" w14:textId="77777777" w:rsidR="00372313" w:rsidRPr="0020749A" w:rsidRDefault="00372313" w:rsidP="00372313">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Parvisepalum</w:t>
            </w:r>
          </w:p>
        </w:tc>
        <w:tc>
          <w:tcPr>
            <w:tcW w:w="0" w:type="auto"/>
            <w:tcBorders>
              <w:top w:val="nil"/>
              <w:left w:val="nil"/>
              <w:bottom w:val="nil"/>
              <w:right w:val="nil"/>
            </w:tcBorders>
            <w:shd w:val="clear" w:color="auto" w:fill="auto"/>
            <w:noWrap/>
            <w:vAlign w:val="bottom"/>
            <w:hideMark/>
          </w:tcPr>
          <w:p w14:paraId="31CC32B6"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hideMark/>
          </w:tcPr>
          <w:p w14:paraId="01C23AE6" w14:textId="77777777" w:rsidR="00372313" w:rsidRPr="0020749A" w:rsidRDefault="00372313" w:rsidP="00372313">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Pardalopetalum</w:t>
            </w:r>
          </w:p>
        </w:tc>
      </w:tr>
      <w:tr w:rsidR="00372313" w:rsidRPr="0020749A" w14:paraId="3D5CF2C4" w14:textId="77777777" w:rsidTr="00372313">
        <w:trPr>
          <w:trHeight w:val="300"/>
        </w:trPr>
        <w:tc>
          <w:tcPr>
            <w:tcW w:w="0" w:type="auto"/>
            <w:tcBorders>
              <w:top w:val="nil"/>
              <w:left w:val="nil"/>
              <w:bottom w:val="nil"/>
              <w:right w:val="nil"/>
            </w:tcBorders>
            <w:shd w:val="clear" w:color="auto" w:fill="auto"/>
            <w:noWrap/>
            <w:vAlign w:val="bottom"/>
            <w:hideMark/>
          </w:tcPr>
          <w:p w14:paraId="097C5B38"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2C433A3"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BFDA1D9"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C36CD11"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2D65B761"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hideMark/>
          </w:tcPr>
          <w:p w14:paraId="3238D28A" w14:textId="77777777" w:rsidR="00372313" w:rsidRPr="0020749A" w:rsidRDefault="00372313" w:rsidP="00372313">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Paphiopedilum</w:t>
            </w:r>
          </w:p>
        </w:tc>
        <w:tc>
          <w:tcPr>
            <w:tcW w:w="0" w:type="auto"/>
            <w:tcBorders>
              <w:top w:val="nil"/>
              <w:left w:val="nil"/>
              <w:bottom w:val="nil"/>
              <w:right w:val="nil"/>
            </w:tcBorders>
            <w:shd w:val="clear" w:color="auto" w:fill="auto"/>
            <w:noWrap/>
            <w:vAlign w:val="bottom"/>
            <w:hideMark/>
          </w:tcPr>
          <w:p w14:paraId="48F1CADA"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hideMark/>
          </w:tcPr>
          <w:p w14:paraId="7EFFFB69" w14:textId="77777777" w:rsidR="00372313" w:rsidRPr="0020749A" w:rsidRDefault="00372313" w:rsidP="00372313">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Coryopedilum</w:t>
            </w:r>
          </w:p>
        </w:tc>
      </w:tr>
      <w:tr w:rsidR="00372313" w:rsidRPr="0020749A" w14:paraId="4F86F5CB" w14:textId="77777777" w:rsidTr="00372313">
        <w:trPr>
          <w:trHeight w:val="300"/>
        </w:trPr>
        <w:tc>
          <w:tcPr>
            <w:tcW w:w="0" w:type="auto"/>
            <w:tcBorders>
              <w:top w:val="nil"/>
              <w:left w:val="nil"/>
              <w:bottom w:val="nil"/>
              <w:right w:val="nil"/>
            </w:tcBorders>
            <w:shd w:val="clear" w:color="auto" w:fill="auto"/>
            <w:noWrap/>
            <w:vAlign w:val="bottom"/>
            <w:hideMark/>
          </w:tcPr>
          <w:p w14:paraId="31DA1A5A"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731BDAC"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A463431"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4D2B4C"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582C0E1"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c>
          <w:tcPr>
            <w:tcW w:w="0" w:type="auto"/>
            <w:tcBorders>
              <w:top w:val="nil"/>
              <w:left w:val="nil"/>
              <w:bottom w:val="nil"/>
              <w:right w:val="nil"/>
            </w:tcBorders>
            <w:shd w:val="clear" w:color="auto" w:fill="auto"/>
            <w:noWrap/>
            <w:vAlign w:val="bottom"/>
            <w:hideMark/>
          </w:tcPr>
          <w:p w14:paraId="042E290C" w14:textId="77777777" w:rsidR="00372313" w:rsidRPr="0020749A" w:rsidRDefault="00372313" w:rsidP="00372313">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Cochlopetalum</w:t>
            </w:r>
          </w:p>
        </w:tc>
        <w:tc>
          <w:tcPr>
            <w:tcW w:w="0" w:type="auto"/>
            <w:tcBorders>
              <w:top w:val="nil"/>
              <w:left w:val="nil"/>
              <w:bottom w:val="nil"/>
              <w:right w:val="nil"/>
            </w:tcBorders>
            <w:shd w:val="clear" w:color="auto" w:fill="auto"/>
            <w:noWrap/>
            <w:vAlign w:val="bottom"/>
            <w:hideMark/>
          </w:tcPr>
          <w:p w14:paraId="79E95266"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6</w:t>
            </w:r>
          </w:p>
        </w:tc>
        <w:tc>
          <w:tcPr>
            <w:tcW w:w="0" w:type="auto"/>
            <w:tcBorders>
              <w:top w:val="nil"/>
              <w:left w:val="nil"/>
              <w:bottom w:val="nil"/>
              <w:right w:val="single" w:sz="4" w:space="0" w:color="auto"/>
            </w:tcBorders>
            <w:shd w:val="clear" w:color="auto" w:fill="auto"/>
            <w:noWrap/>
            <w:vAlign w:val="bottom"/>
            <w:hideMark/>
          </w:tcPr>
          <w:p w14:paraId="070B173B" w14:textId="77777777" w:rsidR="00372313" w:rsidRPr="0020749A" w:rsidRDefault="00372313" w:rsidP="00372313">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Brachypetalum</w:t>
            </w:r>
          </w:p>
        </w:tc>
      </w:tr>
      <w:tr w:rsidR="00372313" w:rsidRPr="0020749A" w14:paraId="6174EF62" w14:textId="77777777" w:rsidTr="00372313">
        <w:trPr>
          <w:trHeight w:val="300"/>
        </w:trPr>
        <w:tc>
          <w:tcPr>
            <w:tcW w:w="0" w:type="auto"/>
            <w:tcBorders>
              <w:top w:val="nil"/>
              <w:left w:val="nil"/>
              <w:bottom w:val="nil"/>
              <w:right w:val="nil"/>
            </w:tcBorders>
            <w:shd w:val="clear" w:color="auto" w:fill="auto"/>
            <w:noWrap/>
            <w:vAlign w:val="bottom"/>
            <w:hideMark/>
          </w:tcPr>
          <w:p w14:paraId="079051E7"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46A2C6A3"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DAB2C23"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5AC91B25"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nil"/>
            </w:tcBorders>
            <w:shd w:val="clear" w:color="auto" w:fill="auto"/>
            <w:noWrap/>
            <w:vAlign w:val="bottom"/>
            <w:hideMark/>
          </w:tcPr>
          <w:p w14:paraId="702351F3"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7</w:t>
            </w:r>
          </w:p>
        </w:tc>
        <w:tc>
          <w:tcPr>
            <w:tcW w:w="0" w:type="auto"/>
            <w:tcBorders>
              <w:top w:val="nil"/>
              <w:left w:val="nil"/>
              <w:bottom w:val="single" w:sz="4" w:space="0" w:color="auto"/>
              <w:right w:val="nil"/>
            </w:tcBorders>
            <w:shd w:val="clear" w:color="auto" w:fill="auto"/>
            <w:noWrap/>
            <w:vAlign w:val="bottom"/>
            <w:hideMark/>
          </w:tcPr>
          <w:p w14:paraId="160BCC9E" w14:textId="77777777" w:rsidR="00372313" w:rsidRPr="0020749A" w:rsidRDefault="00372313" w:rsidP="00372313">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Barbata</w:t>
            </w:r>
          </w:p>
        </w:tc>
        <w:tc>
          <w:tcPr>
            <w:tcW w:w="0" w:type="auto"/>
            <w:tcBorders>
              <w:top w:val="nil"/>
              <w:left w:val="nil"/>
              <w:bottom w:val="single" w:sz="4" w:space="0" w:color="auto"/>
              <w:right w:val="nil"/>
            </w:tcBorders>
            <w:shd w:val="clear" w:color="auto" w:fill="auto"/>
            <w:noWrap/>
            <w:vAlign w:val="bottom"/>
            <w:hideMark/>
          </w:tcPr>
          <w:p w14:paraId="5DB58E42"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91F510C"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bl>
    <w:p w14:paraId="42AC520B" w14:textId="77777777" w:rsidR="00E67269" w:rsidRPr="0020749A" w:rsidRDefault="00E67269" w:rsidP="00F7449E">
      <w:pPr>
        <w:rPr>
          <w:lang w:val="en-GB"/>
        </w:rPr>
        <w:sectPr w:rsidR="00E67269" w:rsidRPr="0020749A" w:rsidSect="005C68A0">
          <w:pgSz w:w="16840" w:h="11900" w:orient="landscape"/>
          <w:pgMar w:top="1417" w:right="1417" w:bottom="851" w:left="1417" w:header="708" w:footer="708" w:gutter="0"/>
          <w:cols w:space="708"/>
          <w:docGrid w:linePitch="360"/>
        </w:sectPr>
      </w:pPr>
    </w:p>
    <w:p w14:paraId="0091DF46" w14:textId="3A71C00D" w:rsidR="00F7449E" w:rsidRPr="0020749A" w:rsidRDefault="00E67269" w:rsidP="00E67269">
      <w:pPr>
        <w:pStyle w:val="Kop2"/>
        <w:numPr>
          <w:ilvl w:val="0"/>
          <w:numId w:val="10"/>
        </w:numPr>
        <w:rPr>
          <w:lang w:val="en-GB"/>
        </w:rPr>
      </w:pPr>
      <w:bookmarkStart w:id="115" w:name="_Toc260580250"/>
      <w:r w:rsidRPr="0020749A">
        <w:rPr>
          <w:lang w:val="en-GB"/>
        </w:rPr>
        <w:lastRenderedPageBreak/>
        <w:t>Results of second test run</w:t>
      </w:r>
      <w:bookmarkEnd w:id="115"/>
    </w:p>
    <w:p w14:paraId="1683ACD2" w14:textId="7E207522" w:rsidR="00750FA3" w:rsidRPr="0020749A" w:rsidRDefault="00750FA3" w:rsidP="00750FA3">
      <w:pPr>
        <w:pStyle w:val="Bijschrift"/>
        <w:keepNext/>
        <w:rPr>
          <w:lang w:val="en-GB"/>
        </w:rPr>
      </w:pPr>
      <w:r w:rsidRPr="0020749A">
        <w:rPr>
          <w:lang w:val="en-GB"/>
        </w:rPr>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7</w:t>
      </w:r>
      <w:r w:rsidR="000A64B8" w:rsidRPr="0020749A">
        <w:rPr>
          <w:lang w:val="en-GB"/>
        </w:rPr>
        <w:fldChar w:fldCharType="end"/>
      </w:r>
      <w:r w:rsidRPr="0020749A">
        <w:rPr>
          <w:lang w:val="en-GB"/>
        </w:rPr>
        <w:t xml:space="preserve"> Results of second test run of the section </w:t>
      </w:r>
      <w:r w:rsidRPr="0020749A">
        <w:rPr>
          <w:i/>
          <w:lang w:val="en-GB"/>
        </w:rPr>
        <w:t>Barbata</w:t>
      </w:r>
      <w:r w:rsidRPr="0020749A">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791"/>
        <w:gridCol w:w="1728"/>
        <w:gridCol w:w="1728"/>
        <w:gridCol w:w="1664"/>
        <w:gridCol w:w="1664"/>
        <w:gridCol w:w="1510"/>
        <w:gridCol w:w="1664"/>
        <w:gridCol w:w="1664"/>
      </w:tblGrid>
      <w:tr w:rsidR="00E67269" w:rsidRPr="0020749A" w14:paraId="61681794" w14:textId="77777777" w:rsidTr="00E67269">
        <w:trPr>
          <w:trHeight w:val="500"/>
        </w:trPr>
        <w:tc>
          <w:tcPr>
            <w:tcW w:w="0" w:type="auto"/>
            <w:tcBorders>
              <w:top w:val="nil"/>
              <w:left w:val="nil"/>
              <w:bottom w:val="nil"/>
              <w:right w:val="nil"/>
            </w:tcBorders>
            <w:shd w:val="clear" w:color="auto" w:fill="auto"/>
            <w:noWrap/>
            <w:vAlign w:val="bottom"/>
            <w:hideMark/>
          </w:tcPr>
          <w:p w14:paraId="028DB1BF" w14:textId="77777777" w:rsidR="00E67269" w:rsidRPr="0020749A" w:rsidRDefault="00E67269" w:rsidP="00E6726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0E88E8F" w14:textId="77777777" w:rsidR="00E67269" w:rsidRPr="0020749A" w:rsidRDefault="00E67269" w:rsidP="00E67269">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44B1B0D5" w14:textId="77777777" w:rsidR="00E67269" w:rsidRPr="0020749A" w:rsidRDefault="00E67269" w:rsidP="00E67269">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gridSpan w:val="2"/>
            <w:tcBorders>
              <w:top w:val="nil"/>
              <w:left w:val="single" w:sz="4" w:space="0" w:color="auto"/>
              <w:bottom w:val="nil"/>
              <w:right w:val="nil"/>
            </w:tcBorders>
            <w:shd w:val="clear" w:color="auto" w:fill="auto"/>
            <w:noWrap/>
            <w:vAlign w:val="bottom"/>
            <w:hideMark/>
          </w:tcPr>
          <w:p w14:paraId="6FD9C4A7" w14:textId="0C651291" w:rsidR="00E67269" w:rsidRPr="0020749A" w:rsidRDefault="00E67269" w:rsidP="00E67269">
            <w:pPr>
              <w:jc w:val="center"/>
              <w:rPr>
                <w:rFonts w:ascii="Calibri" w:eastAsia="Times New Roman" w:hAnsi="Calibri" w:cs="Times New Roman"/>
                <w:b/>
                <w:bCs/>
                <w:sz w:val="40"/>
                <w:szCs w:val="40"/>
                <w:lang w:val="en-GB"/>
              </w:rPr>
            </w:pPr>
            <w:r w:rsidRPr="0020749A">
              <w:rPr>
                <w:rFonts w:ascii="Calibri" w:eastAsia="Times New Roman" w:hAnsi="Calibri" w:cs="Times New Roman"/>
                <w:b/>
                <w:bCs/>
                <w:i/>
                <w:sz w:val="40"/>
                <w:szCs w:val="40"/>
                <w:lang w:val="en-GB"/>
              </w:rPr>
              <w:t>Barbata</w:t>
            </w:r>
            <w:r w:rsidRPr="0020749A">
              <w:rPr>
                <w:rFonts w:ascii="Calibri" w:eastAsia="Times New Roman" w:hAnsi="Calibri" w:cs="Times New Roman"/>
                <w:b/>
                <w:bCs/>
                <w:sz w:val="40"/>
                <w:szCs w:val="40"/>
                <w:lang w:val="en-GB"/>
              </w:rPr>
              <w:t xml:space="preserve"> run2</w:t>
            </w:r>
          </w:p>
        </w:tc>
        <w:tc>
          <w:tcPr>
            <w:tcW w:w="0" w:type="auto"/>
            <w:tcBorders>
              <w:top w:val="nil"/>
              <w:left w:val="single" w:sz="4" w:space="0" w:color="auto"/>
              <w:bottom w:val="nil"/>
              <w:right w:val="nil"/>
            </w:tcBorders>
            <w:shd w:val="clear" w:color="auto" w:fill="auto"/>
            <w:noWrap/>
            <w:vAlign w:val="bottom"/>
            <w:hideMark/>
          </w:tcPr>
          <w:p w14:paraId="105A1C61" w14:textId="77777777" w:rsidR="00E67269" w:rsidRPr="0020749A" w:rsidRDefault="00E67269" w:rsidP="00E67269">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6BFF6351" w14:textId="77777777" w:rsidR="00E67269" w:rsidRPr="0020749A" w:rsidRDefault="00E67269" w:rsidP="00E67269">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3F920F77" w14:textId="77777777" w:rsidR="00E67269" w:rsidRPr="0020749A" w:rsidRDefault="00E67269" w:rsidP="00E67269">
            <w:pPr>
              <w:rPr>
                <w:rFonts w:ascii="Calibri" w:eastAsia="Times New Roman" w:hAnsi="Calibri" w:cs="Times New Roman"/>
                <w:b/>
                <w:bCs/>
                <w:lang w:val="en-GB"/>
              </w:rPr>
            </w:pPr>
            <w:r w:rsidRPr="0020749A">
              <w:rPr>
                <w:rFonts w:ascii="Calibri" w:eastAsia="Times New Roman" w:hAnsi="Calibri" w:cs="Times New Roman"/>
                <w:b/>
                <w:bCs/>
                <w:lang w:val="en-GB"/>
              </w:rPr>
              <w:t> </w:t>
            </w:r>
          </w:p>
        </w:tc>
      </w:tr>
      <w:tr w:rsidR="00E67269" w:rsidRPr="0020749A" w14:paraId="7758950F" w14:textId="77777777" w:rsidTr="00E67269">
        <w:trPr>
          <w:trHeight w:val="300"/>
        </w:trPr>
        <w:tc>
          <w:tcPr>
            <w:tcW w:w="0" w:type="auto"/>
            <w:tcBorders>
              <w:top w:val="nil"/>
              <w:left w:val="nil"/>
              <w:bottom w:val="nil"/>
              <w:right w:val="nil"/>
            </w:tcBorders>
            <w:shd w:val="clear" w:color="auto" w:fill="auto"/>
            <w:noWrap/>
            <w:vAlign w:val="bottom"/>
            <w:hideMark/>
          </w:tcPr>
          <w:p w14:paraId="715D7050" w14:textId="77777777" w:rsidR="00E67269" w:rsidRPr="0020749A" w:rsidRDefault="00E67269" w:rsidP="00E6726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28AAAE51" w14:textId="77777777" w:rsidR="00E67269" w:rsidRPr="0020749A" w:rsidRDefault="00E67269" w:rsidP="00E6726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6EE19A4" w14:textId="77777777" w:rsidR="00E67269" w:rsidRPr="0020749A" w:rsidRDefault="00E67269" w:rsidP="00E6726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75A759A" w14:textId="77777777" w:rsidR="00E67269" w:rsidRPr="0020749A" w:rsidRDefault="00E67269" w:rsidP="00E6726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45E8AA9" w14:textId="77777777" w:rsidR="00E67269" w:rsidRPr="0020749A" w:rsidRDefault="00E67269" w:rsidP="00E6726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9FA3696" w14:textId="77777777" w:rsidR="00E67269" w:rsidRPr="0020749A" w:rsidRDefault="00E67269" w:rsidP="00E6726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F0CCD04" w14:textId="77777777" w:rsidR="00E67269" w:rsidRPr="0020749A" w:rsidRDefault="00E67269" w:rsidP="00E6726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921F8F5" w14:textId="77777777" w:rsidR="00E67269" w:rsidRPr="0020749A" w:rsidRDefault="00E67269" w:rsidP="00E67269">
            <w:pPr>
              <w:rPr>
                <w:rFonts w:ascii="Calibri" w:eastAsia="Times New Roman" w:hAnsi="Calibri" w:cs="Times New Roman"/>
                <w:lang w:val="en-GB"/>
              </w:rPr>
            </w:pPr>
            <w:r w:rsidRPr="0020749A">
              <w:rPr>
                <w:rFonts w:ascii="Calibri" w:eastAsia="Times New Roman" w:hAnsi="Calibri" w:cs="Times New Roman"/>
                <w:lang w:val="en-GB"/>
              </w:rPr>
              <w:t> </w:t>
            </w:r>
          </w:p>
        </w:tc>
      </w:tr>
      <w:tr w:rsidR="00E67269" w:rsidRPr="0020749A" w14:paraId="2E787230" w14:textId="77777777" w:rsidTr="00E67269">
        <w:trPr>
          <w:trHeight w:val="300"/>
        </w:trPr>
        <w:tc>
          <w:tcPr>
            <w:tcW w:w="0" w:type="auto"/>
            <w:tcBorders>
              <w:top w:val="nil"/>
              <w:left w:val="nil"/>
              <w:bottom w:val="single" w:sz="4" w:space="0" w:color="auto"/>
              <w:right w:val="nil"/>
            </w:tcBorders>
            <w:shd w:val="clear" w:color="auto" w:fill="auto"/>
            <w:noWrap/>
            <w:vAlign w:val="bottom"/>
            <w:hideMark/>
          </w:tcPr>
          <w:p w14:paraId="1C5B5A49" w14:textId="77777777" w:rsidR="00E67269" w:rsidRPr="0020749A" w:rsidRDefault="00E67269" w:rsidP="00E67269">
            <w:pPr>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7A3637B" w14:textId="77777777" w:rsidR="00E67269" w:rsidRPr="0020749A" w:rsidRDefault="00E67269" w:rsidP="00E67269">
            <w:pPr>
              <w:jc w:val="right"/>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522C5207" w14:textId="77777777" w:rsidR="00E67269" w:rsidRPr="0020749A" w:rsidRDefault="00E67269" w:rsidP="00E67269">
            <w:pPr>
              <w:jc w:val="right"/>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0953C990" w14:textId="77777777" w:rsidR="00E67269" w:rsidRPr="0020749A" w:rsidRDefault="00E67269" w:rsidP="00E67269">
            <w:pPr>
              <w:jc w:val="right"/>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6E6845D1" w14:textId="77777777" w:rsidR="00E67269" w:rsidRPr="0020749A" w:rsidRDefault="00E67269" w:rsidP="00E67269">
            <w:pPr>
              <w:jc w:val="right"/>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314B5F15" w14:textId="77777777" w:rsidR="00E67269" w:rsidRPr="0020749A" w:rsidRDefault="00E67269" w:rsidP="00E67269">
            <w:pPr>
              <w:jc w:val="right"/>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338B81B8" w14:textId="77777777" w:rsidR="00E67269" w:rsidRPr="0020749A" w:rsidRDefault="00E67269" w:rsidP="00E67269">
            <w:pPr>
              <w:jc w:val="right"/>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FC4890" w14:textId="77777777" w:rsidR="00E67269" w:rsidRPr="0020749A" w:rsidRDefault="00E67269" w:rsidP="00E67269">
            <w:pPr>
              <w:jc w:val="right"/>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57</w:t>
            </w:r>
          </w:p>
        </w:tc>
      </w:tr>
      <w:tr w:rsidR="00E67269" w:rsidRPr="0020749A" w14:paraId="7BF46998" w14:textId="77777777" w:rsidTr="00E67269">
        <w:trPr>
          <w:trHeight w:val="300"/>
        </w:trPr>
        <w:tc>
          <w:tcPr>
            <w:tcW w:w="0" w:type="auto"/>
            <w:tcBorders>
              <w:top w:val="nil"/>
              <w:left w:val="single" w:sz="4" w:space="0" w:color="auto"/>
              <w:bottom w:val="nil"/>
              <w:right w:val="nil"/>
            </w:tcBorders>
            <w:shd w:val="clear" w:color="auto" w:fill="auto"/>
            <w:noWrap/>
            <w:vAlign w:val="bottom"/>
            <w:hideMark/>
          </w:tcPr>
          <w:p w14:paraId="5DC165EA" w14:textId="77777777" w:rsidR="00E67269" w:rsidRPr="0020749A" w:rsidRDefault="00E67269" w:rsidP="00E67269">
            <w:pPr>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5F6FB0FA"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5AE54108"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27FCC46C"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27082805"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7EF417E9"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75464C83"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24F23BFF"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1,00E-10</w:t>
            </w:r>
          </w:p>
        </w:tc>
      </w:tr>
      <w:tr w:rsidR="00E67269" w:rsidRPr="0020749A" w14:paraId="4F592246" w14:textId="77777777" w:rsidTr="00E67269">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83E2C1" w14:textId="77777777" w:rsidR="00E67269" w:rsidRPr="0020749A" w:rsidRDefault="00E67269" w:rsidP="00E67269">
            <w:pPr>
              <w:rPr>
                <w:rFonts w:ascii="Calibri" w:eastAsia="Times New Roman" w:hAnsi="Calibri" w:cs="Times New Roman"/>
                <w:b/>
                <w:bCs/>
                <w:color w:val="000000"/>
                <w:sz w:val="20"/>
                <w:szCs w:val="20"/>
                <w:lang w:val="en-GB"/>
              </w:rPr>
            </w:pPr>
            <w:r w:rsidRPr="0020749A">
              <w:rPr>
                <w:rFonts w:ascii="Calibri" w:eastAsia="Times New Roman" w:hAnsi="Calibri" w:cs="Times New Roman"/>
                <w:b/>
                <w:bCs/>
                <w:color w:val="000000"/>
                <w:sz w:val="20"/>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09EEDBD"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17</w:t>
            </w:r>
          </w:p>
        </w:tc>
        <w:tc>
          <w:tcPr>
            <w:tcW w:w="0" w:type="auto"/>
            <w:tcBorders>
              <w:top w:val="nil"/>
              <w:left w:val="single" w:sz="4" w:space="0" w:color="auto"/>
              <w:bottom w:val="single" w:sz="4" w:space="0" w:color="auto"/>
              <w:right w:val="nil"/>
            </w:tcBorders>
            <w:shd w:val="clear" w:color="auto" w:fill="auto"/>
            <w:noWrap/>
            <w:vAlign w:val="bottom"/>
            <w:hideMark/>
          </w:tcPr>
          <w:p w14:paraId="4C134D84"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1B91A356"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3D33E0AD"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0A3F1CCD"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16</w:t>
            </w:r>
          </w:p>
        </w:tc>
        <w:tc>
          <w:tcPr>
            <w:tcW w:w="0" w:type="auto"/>
            <w:tcBorders>
              <w:top w:val="nil"/>
              <w:left w:val="single" w:sz="4" w:space="0" w:color="auto"/>
              <w:bottom w:val="single" w:sz="4" w:space="0" w:color="auto"/>
              <w:right w:val="nil"/>
            </w:tcBorders>
            <w:shd w:val="clear" w:color="auto" w:fill="auto"/>
            <w:noWrap/>
            <w:vAlign w:val="bottom"/>
            <w:hideMark/>
          </w:tcPr>
          <w:p w14:paraId="324090AE"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14</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1FB437E"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14</w:t>
            </w:r>
          </w:p>
        </w:tc>
      </w:tr>
      <w:tr w:rsidR="00E67269" w:rsidRPr="0020749A" w14:paraId="0C0B8F22" w14:textId="77777777" w:rsidTr="00E67269">
        <w:trPr>
          <w:trHeight w:val="300"/>
        </w:trPr>
        <w:tc>
          <w:tcPr>
            <w:tcW w:w="0" w:type="auto"/>
            <w:tcBorders>
              <w:top w:val="nil"/>
              <w:left w:val="nil"/>
              <w:bottom w:val="nil"/>
              <w:right w:val="nil"/>
            </w:tcBorders>
            <w:shd w:val="clear" w:color="auto" w:fill="auto"/>
            <w:noWrap/>
            <w:vAlign w:val="bottom"/>
            <w:hideMark/>
          </w:tcPr>
          <w:p w14:paraId="2984A7AE" w14:textId="1C860830" w:rsidR="00E67269" w:rsidRPr="0020749A" w:rsidRDefault="00E67269"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6121864A"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5E29BB0B"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01F97FFF"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5BB01BCC"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0E2749DD"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14496B38"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FA30534"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r>
      <w:tr w:rsidR="00E67269" w:rsidRPr="0020749A" w14:paraId="5B42EE5A" w14:textId="77777777" w:rsidTr="00E67269">
        <w:trPr>
          <w:trHeight w:val="300"/>
        </w:trPr>
        <w:tc>
          <w:tcPr>
            <w:tcW w:w="0" w:type="auto"/>
            <w:tcBorders>
              <w:top w:val="nil"/>
              <w:left w:val="nil"/>
              <w:bottom w:val="nil"/>
              <w:right w:val="nil"/>
            </w:tcBorders>
            <w:shd w:val="clear" w:color="auto" w:fill="auto"/>
            <w:noWrap/>
            <w:vAlign w:val="bottom"/>
            <w:hideMark/>
          </w:tcPr>
          <w:p w14:paraId="327ECCC4"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acmodontum1</w:t>
            </w:r>
          </w:p>
        </w:tc>
        <w:tc>
          <w:tcPr>
            <w:tcW w:w="0" w:type="auto"/>
            <w:tcBorders>
              <w:top w:val="nil"/>
              <w:left w:val="single" w:sz="4" w:space="0" w:color="auto"/>
              <w:bottom w:val="nil"/>
              <w:right w:val="nil"/>
            </w:tcBorders>
            <w:shd w:val="clear" w:color="000000" w:fill="FFEB9C"/>
            <w:noWrap/>
            <w:vAlign w:val="bottom"/>
            <w:hideMark/>
          </w:tcPr>
          <w:p w14:paraId="458244A2"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 1/2</w:t>
            </w:r>
          </w:p>
        </w:tc>
        <w:tc>
          <w:tcPr>
            <w:tcW w:w="0" w:type="auto"/>
            <w:tcBorders>
              <w:top w:val="nil"/>
              <w:left w:val="single" w:sz="4" w:space="0" w:color="auto"/>
              <w:bottom w:val="nil"/>
              <w:right w:val="nil"/>
            </w:tcBorders>
            <w:shd w:val="clear" w:color="000000" w:fill="FFC7CE"/>
            <w:noWrap/>
            <w:vAlign w:val="bottom"/>
            <w:hideMark/>
          </w:tcPr>
          <w:p w14:paraId="318FD4FE"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5EADB74"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4DF1E069"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33AEBF1"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167A678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70E34E62"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r>
      <w:tr w:rsidR="00E67269" w:rsidRPr="0020749A" w14:paraId="230787F6" w14:textId="77777777" w:rsidTr="00E67269">
        <w:trPr>
          <w:trHeight w:val="300"/>
        </w:trPr>
        <w:tc>
          <w:tcPr>
            <w:tcW w:w="0" w:type="auto"/>
            <w:tcBorders>
              <w:top w:val="nil"/>
              <w:left w:val="nil"/>
              <w:bottom w:val="nil"/>
              <w:right w:val="nil"/>
            </w:tcBorders>
            <w:shd w:val="clear" w:color="auto" w:fill="auto"/>
            <w:noWrap/>
            <w:vAlign w:val="bottom"/>
            <w:hideMark/>
          </w:tcPr>
          <w:p w14:paraId="31BECA23"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appletonianum1</w:t>
            </w:r>
          </w:p>
        </w:tc>
        <w:tc>
          <w:tcPr>
            <w:tcW w:w="0" w:type="auto"/>
            <w:tcBorders>
              <w:top w:val="nil"/>
              <w:left w:val="single" w:sz="4" w:space="0" w:color="auto"/>
              <w:bottom w:val="nil"/>
              <w:right w:val="nil"/>
            </w:tcBorders>
            <w:shd w:val="clear" w:color="000000" w:fill="FFC7CE"/>
            <w:noWrap/>
            <w:vAlign w:val="bottom"/>
            <w:hideMark/>
          </w:tcPr>
          <w:p w14:paraId="7F5D7994"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400E0CF0"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6133BDC"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5AEC5D9B"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38CFF8B9"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D859CE3"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29E0757A"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r>
      <w:tr w:rsidR="00E67269" w:rsidRPr="0020749A" w14:paraId="71BAE76D" w14:textId="77777777" w:rsidTr="00E67269">
        <w:trPr>
          <w:trHeight w:val="300"/>
        </w:trPr>
        <w:tc>
          <w:tcPr>
            <w:tcW w:w="0" w:type="auto"/>
            <w:tcBorders>
              <w:top w:val="nil"/>
              <w:left w:val="nil"/>
              <w:bottom w:val="nil"/>
              <w:right w:val="nil"/>
            </w:tcBorders>
            <w:shd w:val="clear" w:color="auto" w:fill="auto"/>
            <w:noWrap/>
            <w:vAlign w:val="bottom"/>
            <w:hideMark/>
          </w:tcPr>
          <w:p w14:paraId="72F7BC82"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argus1</w:t>
            </w:r>
          </w:p>
        </w:tc>
        <w:tc>
          <w:tcPr>
            <w:tcW w:w="0" w:type="auto"/>
            <w:tcBorders>
              <w:top w:val="nil"/>
              <w:left w:val="single" w:sz="4" w:space="0" w:color="auto"/>
              <w:bottom w:val="nil"/>
              <w:right w:val="nil"/>
            </w:tcBorders>
            <w:shd w:val="clear" w:color="000000" w:fill="FFEB9C"/>
            <w:noWrap/>
            <w:vAlign w:val="bottom"/>
            <w:hideMark/>
          </w:tcPr>
          <w:p w14:paraId="2507C6C2"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3660B9F3"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7CA5EF8"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9AA12B4"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C9C6F9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5871B26B"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1CD6A66A"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r>
      <w:tr w:rsidR="00E67269" w:rsidRPr="0020749A" w14:paraId="1B752AD0" w14:textId="77777777" w:rsidTr="00E67269">
        <w:trPr>
          <w:trHeight w:val="300"/>
        </w:trPr>
        <w:tc>
          <w:tcPr>
            <w:tcW w:w="0" w:type="auto"/>
            <w:tcBorders>
              <w:top w:val="nil"/>
              <w:left w:val="nil"/>
              <w:bottom w:val="nil"/>
              <w:right w:val="nil"/>
            </w:tcBorders>
            <w:shd w:val="clear" w:color="auto" w:fill="auto"/>
            <w:noWrap/>
            <w:vAlign w:val="bottom"/>
            <w:hideMark/>
          </w:tcPr>
          <w:p w14:paraId="2A4D4645"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argus2_2</w:t>
            </w:r>
          </w:p>
        </w:tc>
        <w:tc>
          <w:tcPr>
            <w:tcW w:w="0" w:type="auto"/>
            <w:tcBorders>
              <w:top w:val="nil"/>
              <w:left w:val="single" w:sz="4" w:space="0" w:color="auto"/>
              <w:bottom w:val="nil"/>
              <w:right w:val="nil"/>
            </w:tcBorders>
            <w:shd w:val="clear" w:color="000000" w:fill="C6EFCE"/>
            <w:noWrap/>
            <w:vAlign w:val="bottom"/>
            <w:hideMark/>
          </w:tcPr>
          <w:p w14:paraId="718DA0B3"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15AF8D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09868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A7BDAB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8366E4"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80F17B0"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60C9321"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27ED1B19" w14:textId="77777777" w:rsidTr="00E67269">
        <w:trPr>
          <w:trHeight w:val="300"/>
        </w:trPr>
        <w:tc>
          <w:tcPr>
            <w:tcW w:w="0" w:type="auto"/>
            <w:tcBorders>
              <w:top w:val="nil"/>
              <w:left w:val="nil"/>
              <w:bottom w:val="nil"/>
              <w:right w:val="nil"/>
            </w:tcBorders>
            <w:shd w:val="clear" w:color="auto" w:fill="auto"/>
            <w:noWrap/>
            <w:vAlign w:val="bottom"/>
            <w:hideMark/>
          </w:tcPr>
          <w:p w14:paraId="78F82E86"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barbatum1</w:t>
            </w:r>
          </w:p>
        </w:tc>
        <w:tc>
          <w:tcPr>
            <w:tcW w:w="0" w:type="auto"/>
            <w:tcBorders>
              <w:top w:val="nil"/>
              <w:left w:val="single" w:sz="4" w:space="0" w:color="auto"/>
              <w:bottom w:val="nil"/>
              <w:right w:val="nil"/>
            </w:tcBorders>
            <w:shd w:val="clear" w:color="000000" w:fill="FFEB9C"/>
            <w:noWrap/>
            <w:vAlign w:val="bottom"/>
            <w:hideMark/>
          </w:tcPr>
          <w:p w14:paraId="641DB706"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3035431"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1C1D50A"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4169010"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0A18ED5"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0F12CC3"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single" w:sz="4" w:space="0" w:color="auto"/>
            </w:tcBorders>
            <w:shd w:val="clear" w:color="000000" w:fill="FFC7CE"/>
            <w:noWrap/>
            <w:vAlign w:val="bottom"/>
            <w:hideMark/>
          </w:tcPr>
          <w:p w14:paraId="4F4F1533"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r>
      <w:tr w:rsidR="00E67269" w:rsidRPr="0020749A" w14:paraId="11863163" w14:textId="77777777" w:rsidTr="00E67269">
        <w:trPr>
          <w:trHeight w:val="300"/>
        </w:trPr>
        <w:tc>
          <w:tcPr>
            <w:tcW w:w="0" w:type="auto"/>
            <w:tcBorders>
              <w:top w:val="nil"/>
              <w:left w:val="nil"/>
              <w:bottom w:val="nil"/>
              <w:right w:val="nil"/>
            </w:tcBorders>
            <w:shd w:val="clear" w:color="auto" w:fill="auto"/>
            <w:noWrap/>
            <w:vAlign w:val="bottom"/>
            <w:hideMark/>
          </w:tcPr>
          <w:p w14:paraId="4E355231"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barbatum2_2</w:t>
            </w:r>
          </w:p>
        </w:tc>
        <w:tc>
          <w:tcPr>
            <w:tcW w:w="0" w:type="auto"/>
            <w:tcBorders>
              <w:top w:val="nil"/>
              <w:left w:val="single" w:sz="4" w:space="0" w:color="auto"/>
              <w:bottom w:val="nil"/>
              <w:right w:val="nil"/>
            </w:tcBorders>
            <w:shd w:val="clear" w:color="000000" w:fill="FFEB9C"/>
            <w:noWrap/>
            <w:vAlign w:val="bottom"/>
            <w:hideMark/>
          </w:tcPr>
          <w:p w14:paraId="6E9EFFE8"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64CC6CE0"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nil"/>
            </w:tcBorders>
            <w:shd w:val="clear" w:color="000000" w:fill="FFEB9C"/>
            <w:noWrap/>
            <w:vAlign w:val="bottom"/>
            <w:hideMark/>
          </w:tcPr>
          <w:p w14:paraId="1179C87C"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7/3(low)</w:t>
            </w:r>
          </w:p>
        </w:tc>
        <w:tc>
          <w:tcPr>
            <w:tcW w:w="0" w:type="auto"/>
            <w:tcBorders>
              <w:top w:val="nil"/>
              <w:left w:val="single" w:sz="4" w:space="0" w:color="auto"/>
              <w:bottom w:val="nil"/>
              <w:right w:val="nil"/>
            </w:tcBorders>
            <w:shd w:val="clear" w:color="000000" w:fill="FFEB9C"/>
            <w:noWrap/>
            <w:vAlign w:val="bottom"/>
            <w:hideMark/>
          </w:tcPr>
          <w:p w14:paraId="080D013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5F51982"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C7CE"/>
            <w:noWrap/>
            <w:vAlign w:val="bottom"/>
            <w:hideMark/>
          </w:tcPr>
          <w:p w14:paraId="56E091B4"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hideMark/>
          </w:tcPr>
          <w:p w14:paraId="00427B70"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129699B1" w14:textId="77777777" w:rsidTr="00E67269">
        <w:trPr>
          <w:trHeight w:val="300"/>
        </w:trPr>
        <w:tc>
          <w:tcPr>
            <w:tcW w:w="0" w:type="auto"/>
            <w:tcBorders>
              <w:top w:val="nil"/>
              <w:left w:val="nil"/>
              <w:bottom w:val="nil"/>
              <w:right w:val="nil"/>
            </w:tcBorders>
            <w:shd w:val="clear" w:color="auto" w:fill="auto"/>
            <w:noWrap/>
            <w:vAlign w:val="bottom"/>
            <w:hideMark/>
          </w:tcPr>
          <w:p w14:paraId="64215132"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bougainvilleanum1*</w:t>
            </w:r>
          </w:p>
        </w:tc>
        <w:tc>
          <w:tcPr>
            <w:tcW w:w="0" w:type="auto"/>
            <w:tcBorders>
              <w:top w:val="nil"/>
              <w:left w:val="single" w:sz="4" w:space="0" w:color="auto"/>
              <w:bottom w:val="nil"/>
              <w:right w:val="nil"/>
            </w:tcBorders>
            <w:shd w:val="clear" w:color="000000" w:fill="FFEB9C"/>
            <w:noWrap/>
            <w:vAlign w:val="bottom"/>
            <w:hideMark/>
          </w:tcPr>
          <w:p w14:paraId="6D34D624"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C7CE"/>
            <w:noWrap/>
            <w:vAlign w:val="bottom"/>
            <w:hideMark/>
          </w:tcPr>
          <w:p w14:paraId="1F081379"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3DFCE1E"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BF3217B"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958113A"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EB9C"/>
            <w:noWrap/>
            <w:vAlign w:val="bottom"/>
            <w:hideMark/>
          </w:tcPr>
          <w:p w14:paraId="129991A0"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single" w:sz="4" w:space="0" w:color="auto"/>
            </w:tcBorders>
            <w:shd w:val="clear" w:color="000000" w:fill="FFEB9C"/>
            <w:noWrap/>
            <w:vAlign w:val="bottom"/>
            <w:hideMark/>
          </w:tcPr>
          <w:p w14:paraId="28745967"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r>
      <w:tr w:rsidR="00E67269" w:rsidRPr="0020749A" w14:paraId="57E3621B" w14:textId="77777777" w:rsidTr="00E67269">
        <w:trPr>
          <w:trHeight w:val="300"/>
        </w:trPr>
        <w:tc>
          <w:tcPr>
            <w:tcW w:w="0" w:type="auto"/>
            <w:tcBorders>
              <w:top w:val="nil"/>
              <w:left w:val="nil"/>
              <w:bottom w:val="nil"/>
              <w:right w:val="nil"/>
            </w:tcBorders>
            <w:shd w:val="clear" w:color="auto" w:fill="auto"/>
            <w:noWrap/>
            <w:vAlign w:val="bottom"/>
            <w:hideMark/>
          </w:tcPr>
          <w:p w14:paraId="3692C38A"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bullenianum1</w:t>
            </w:r>
          </w:p>
        </w:tc>
        <w:tc>
          <w:tcPr>
            <w:tcW w:w="0" w:type="auto"/>
            <w:tcBorders>
              <w:top w:val="nil"/>
              <w:left w:val="single" w:sz="4" w:space="0" w:color="auto"/>
              <w:bottom w:val="nil"/>
              <w:right w:val="nil"/>
            </w:tcBorders>
            <w:shd w:val="clear" w:color="000000" w:fill="FFC7CE"/>
            <w:noWrap/>
            <w:vAlign w:val="bottom"/>
            <w:hideMark/>
          </w:tcPr>
          <w:p w14:paraId="37644D5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DF8C68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6BE4BF12"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182FED0"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9765358"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B683262"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5761A427"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55361D51" w14:textId="77777777" w:rsidTr="00E67269">
        <w:trPr>
          <w:trHeight w:val="300"/>
        </w:trPr>
        <w:tc>
          <w:tcPr>
            <w:tcW w:w="0" w:type="auto"/>
            <w:tcBorders>
              <w:top w:val="nil"/>
              <w:left w:val="nil"/>
              <w:bottom w:val="nil"/>
              <w:right w:val="nil"/>
            </w:tcBorders>
            <w:shd w:val="clear" w:color="auto" w:fill="auto"/>
            <w:noWrap/>
            <w:vAlign w:val="bottom"/>
            <w:hideMark/>
          </w:tcPr>
          <w:p w14:paraId="49377BE7"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callosum1</w:t>
            </w:r>
          </w:p>
        </w:tc>
        <w:tc>
          <w:tcPr>
            <w:tcW w:w="0" w:type="auto"/>
            <w:tcBorders>
              <w:top w:val="nil"/>
              <w:left w:val="single" w:sz="4" w:space="0" w:color="auto"/>
              <w:bottom w:val="nil"/>
              <w:right w:val="nil"/>
            </w:tcBorders>
            <w:shd w:val="clear" w:color="000000" w:fill="FFEB9C"/>
            <w:noWrap/>
            <w:vAlign w:val="bottom"/>
            <w:hideMark/>
          </w:tcPr>
          <w:p w14:paraId="70991B71"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 6/3</w:t>
            </w:r>
          </w:p>
        </w:tc>
        <w:tc>
          <w:tcPr>
            <w:tcW w:w="0" w:type="auto"/>
            <w:tcBorders>
              <w:top w:val="nil"/>
              <w:left w:val="single" w:sz="4" w:space="0" w:color="auto"/>
              <w:bottom w:val="nil"/>
              <w:right w:val="nil"/>
            </w:tcBorders>
            <w:shd w:val="clear" w:color="000000" w:fill="FFC7CE"/>
            <w:noWrap/>
            <w:vAlign w:val="bottom"/>
            <w:hideMark/>
          </w:tcPr>
          <w:p w14:paraId="3CBEA5A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8E6BFC7"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47581EA4"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 3/6</w:t>
            </w:r>
          </w:p>
        </w:tc>
        <w:tc>
          <w:tcPr>
            <w:tcW w:w="0" w:type="auto"/>
            <w:tcBorders>
              <w:top w:val="nil"/>
              <w:left w:val="single" w:sz="4" w:space="0" w:color="auto"/>
              <w:bottom w:val="nil"/>
              <w:right w:val="nil"/>
            </w:tcBorders>
            <w:shd w:val="clear" w:color="000000" w:fill="FFC7CE"/>
            <w:noWrap/>
            <w:vAlign w:val="bottom"/>
            <w:hideMark/>
          </w:tcPr>
          <w:p w14:paraId="1A9C6268"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C7CE"/>
            <w:noWrap/>
            <w:vAlign w:val="bottom"/>
            <w:hideMark/>
          </w:tcPr>
          <w:p w14:paraId="7C77E7A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single" w:sz="4" w:space="0" w:color="auto"/>
            </w:tcBorders>
            <w:shd w:val="clear" w:color="000000" w:fill="FFEB9C"/>
            <w:noWrap/>
            <w:vAlign w:val="bottom"/>
            <w:hideMark/>
          </w:tcPr>
          <w:p w14:paraId="1EFFC50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3F4E7BD3" w14:textId="77777777" w:rsidTr="00E67269">
        <w:trPr>
          <w:trHeight w:val="300"/>
        </w:trPr>
        <w:tc>
          <w:tcPr>
            <w:tcW w:w="0" w:type="auto"/>
            <w:tcBorders>
              <w:top w:val="nil"/>
              <w:left w:val="nil"/>
              <w:bottom w:val="nil"/>
              <w:right w:val="nil"/>
            </w:tcBorders>
            <w:shd w:val="clear" w:color="auto" w:fill="auto"/>
            <w:noWrap/>
            <w:vAlign w:val="bottom"/>
            <w:hideMark/>
          </w:tcPr>
          <w:p w14:paraId="180F97BA"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callosum2</w:t>
            </w:r>
          </w:p>
        </w:tc>
        <w:tc>
          <w:tcPr>
            <w:tcW w:w="0" w:type="auto"/>
            <w:tcBorders>
              <w:top w:val="nil"/>
              <w:left w:val="single" w:sz="4" w:space="0" w:color="auto"/>
              <w:bottom w:val="nil"/>
              <w:right w:val="nil"/>
            </w:tcBorders>
            <w:shd w:val="clear" w:color="000000" w:fill="FFC7CE"/>
            <w:noWrap/>
            <w:vAlign w:val="bottom"/>
            <w:hideMark/>
          </w:tcPr>
          <w:p w14:paraId="293C723E"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EF78CCB"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9E0FA2C"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6EA4D30"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5A01728"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9A548E1"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74E99037"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r>
      <w:tr w:rsidR="00E67269" w:rsidRPr="0020749A" w14:paraId="54A76660" w14:textId="77777777" w:rsidTr="00E67269">
        <w:trPr>
          <w:trHeight w:val="300"/>
        </w:trPr>
        <w:tc>
          <w:tcPr>
            <w:tcW w:w="0" w:type="auto"/>
            <w:tcBorders>
              <w:top w:val="nil"/>
              <w:left w:val="nil"/>
              <w:bottom w:val="nil"/>
              <w:right w:val="nil"/>
            </w:tcBorders>
            <w:shd w:val="clear" w:color="auto" w:fill="auto"/>
            <w:noWrap/>
            <w:vAlign w:val="bottom"/>
            <w:hideMark/>
          </w:tcPr>
          <w:p w14:paraId="40F13295"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callosum3</w:t>
            </w:r>
          </w:p>
        </w:tc>
        <w:tc>
          <w:tcPr>
            <w:tcW w:w="0" w:type="auto"/>
            <w:tcBorders>
              <w:top w:val="nil"/>
              <w:left w:val="single" w:sz="4" w:space="0" w:color="auto"/>
              <w:bottom w:val="nil"/>
              <w:right w:val="nil"/>
            </w:tcBorders>
            <w:shd w:val="clear" w:color="000000" w:fill="C6EFCE"/>
            <w:noWrap/>
            <w:vAlign w:val="bottom"/>
            <w:hideMark/>
          </w:tcPr>
          <w:p w14:paraId="002E4B4F"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B0BCCA0"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EB5CF12"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FD5CF8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88845F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EF0E461"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A763A4C"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52E7D14E" w14:textId="77777777" w:rsidTr="00E67269">
        <w:trPr>
          <w:trHeight w:val="300"/>
        </w:trPr>
        <w:tc>
          <w:tcPr>
            <w:tcW w:w="0" w:type="auto"/>
            <w:tcBorders>
              <w:top w:val="nil"/>
              <w:left w:val="nil"/>
              <w:bottom w:val="nil"/>
              <w:right w:val="nil"/>
            </w:tcBorders>
            <w:shd w:val="clear" w:color="auto" w:fill="auto"/>
            <w:noWrap/>
            <w:vAlign w:val="bottom"/>
            <w:hideMark/>
          </w:tcPr>
          <w:p w14:paraId="350F58E0"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dayanum1</w:t>
            </w:r>
          </w:p>
        </w:tc>
        <w:tc>
          <w:tcPr>
            <w:tcW w:w="0" w:type="auto"/>
            <w:tcBorders>
              <w:top w:val="nil"/>
              <w:left w:val="single" w:sz="4" w:space="0" w:color="auto"/>
              <w:bottom w:val="nil"/>
              <w:right w:val="nil"/>
            </w:tcBorders>
            <w:shd w:val="clear" w:color="000000" w:fill="FFEB9C"/>
            <w:noWrap/>
            <w:vAlign w:val="bottom"/>
            <w:hideMark/>
          </w:tcPr>
          <w:p w14:paraId="28D167B6"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4847EE6"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A04DF7F"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7FEEFD7"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6A43E9B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C7CE"/>
            <w:noWrap/>
            <w:vAlign w:val="bottom"/>
            <w:hideMark/>
          </w:tcPr>
          <w:p w14:paraId="4A6AE14F"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6(low)</w:t>
            </w:r>
          </w:p>
        </w:tc>
        <w:tc>
          <w:tcPr>
            <w:tcW w:w="0" w:type="auto"/>
            <w:tcBorders>
              <w:top w:val="nil"/>
              <w:left w:val="single" w:sz="4" w:space="0" w:color="auto"/>
              <w:bottom w:val="nil"/>
              <w:right w:val="single" w:sz="4" w:space="0" w:color="auto"/>
            </w:tcBorders>
            <w:shd w:val="clear" w:color="000000" w:fill="FFEB9C"/>
            <w:noWrap/>
            <w:vAlign w:val="bottom"/>
            <w:hideMark/>
          </w:tcPr>
          <w:p w14:paraId="015271E3"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16CF3254" w14:textId="77777777" w:rsidTr="00E67269">
        <w:trPr>
          <w:trHeight w:val="300"/>
        </w:trPr>
        <w:tc>
          <w:tcPr>
            <w:tcW w:w="0" w:type="auto"/>
            <w:tcBorders>
              <w:top w:val="nil"/>
              <w:left w:val="nil"/>
              <w:bottom w:val="nil"/>
              <w:right w:val="nil"/>
            </w:tcBorders>
            <w:shd w:val="clear" w:color="auto" w:fill="auto"/>
            <w:noWrap/>
            <w:vAlign w:val="bottom"/>
            <w:hideMark/>
          </w:tcPr>
          <w:p w14:paraId="22556DE3"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dayanum2_3</w:t>
            </w:r>
          </w:p>
        </w:tc>
        <w:tc>
          <w:tcPr>
            <w:tcW w:w="0" w:type="auto"/>
            <w:tcBorders>
              <w:top w:val="nil"/>
              <w:left w:val="single" w:sz="4" w:space="0" w:color="auto"/>
              <w:bottom w:val="nil"/>
              <w:right w:val="nil"/>
            </w:tcBorders>
            <w:shd w:val="clear" w:color="000000" w:fill="FFC7CE"/>
            <w:noWrap/>
            <w:vAlign w:val="bottom"/>
            <w:hideMark/>
          </w:tcPr>
          <w:p w14:paraId="42656685"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4(low)</w:t>
            </w:r>
          </w:p>
        </w:tc>
        <w:tc>
          <w:tcPr>
            <w:tcW w:w="0" w:type="auto"/>
            <w:tcBorders>
              <w:top w:val="nil"/>
              <w:left w:val="single" w:sz="4" w:space="0" w:color="auto"/>
              <w:bottom w:val="nil"/>
              <w:right w:val="nil"/>
            </w:tcBorders>
            <w:shd w:val="clear" w:color="000000" w:fill="FFEB9C"/>
            <w:noWrap/>
            <w:vAlign w:val="bottom"/>
            <w:hideMark/>
          </w:tcPr>
          <w:p w14:paraId="471AD9FA"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hideMark/>
          </w:tcPr>
          <w:p w14:paraId="6C29279B"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1E152B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C2EA4B9"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472252C"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4/7</w:t>
            </w:r>
          </w:p>
        </w:tc>
        <w:tc>
          <w:tcPr>
            <w:tcW w:w="0" w:type="auto"/>
            <w:tcBorders>
              <w:top w:val="nil"/>
              <w:left w:val="single" w:sz="4" w:space="0" w:color="auto"/>
              <w:bottom w:val="nil"/>
              <w:right w:val="single" w:sz="4" w:space="0" w:color="auto"/>
            </w:tcBorders>
            <w:shd w:val="clear" w:color="000000" w:fill="FFEB9C"/>
            <w:noWrap/>
            <w:vAlign w:val="bottom"/>
            <w:hideMark/>
          </w:tcPr>
          <w:p w14:paraId="0A09034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39B8280A" w14:textId="77777777" w:rsidTr="00E67269">
        <w:trPr>
          <w:trHeight w:val="300"/>
        </w:trPr>
        <w:tc>
          <w:tcPr>
            <w:tcW w:w="0" w:type="auto"/>
            <w:tcBorders>
              <w:top w:val="nil"/>
              <w:left w:val="nil"/>
              <w:bottom w:val="nil"/>
              <w:right w:val="nil"/>
            </w:tcBorders>
            <w:shd w:val="clear" w:color="auto" w:fill="auto"/>
            <w:noWrap/>
            <w:vAlign w:val="bottom"/>
            <w:hideMark/>
          </w:tcPr>
          <w:p w14:paraId="25CA8633"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dayanum2</w:t>
            </w:r>
          </w:p>
        </w:tc>
        <w:tc>
          <w:tcPr>
            <w:tcW w:w="0" w:type="auto"/>
            <w:tcBorders>
              <w:top w:val="nil"/>
              <w:left w:val="single" w:sz="4" w:space="0" w:color="auto"/>
              <w:bottom w:val="nil"/>
              <w:right w:val="nil"/>
            </w:tcBorders>
            <w:shd w:val="clear" w:color="000000" w:fill="FFC7CE"/>
            <w:noWrap/>
            <w:vAlign w:val="bottom"/>
            <w:hideMark/>
          </w:tcPr>
          <w:p w14:paraId="658B2984"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26C4A8B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618A10D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 5/4</w:t>
            </w:r>
          </w:p>
        </w:tc>
        <w:tc>
          <w:tcPr>
            <w:tcW w:w="0" w:type="auto"/>
            <w:tcBorders>
              <w:top w:val="nil"/>
              <w:left w:val="single" w:sz="4" w:space="0" w:color="auto"/>
              <w:bottom w:val="nil"/>
              <w:right w:val="nil"/>
            </w:tcBorders>
            <w:shd w:val="clear" w:color="000000" w:fill="FFEB9C"/>
            <w:noWrap/>
            <w:vAlign w:val="bottom"/>
            <w:hideMark/>
          </w:tcPr>
          <w:p w14:paraId="08B4A1B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4AD616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A7F219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5A38378E"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5</w:t>
            </w:r>
          </w:p>
        </w:tc>
      </w:tr>
      <w:tr w:rsidR="00E67269" w:rsidRPr="0020749A" w14:paraId="3368BB97" w14:textId="77777777" w:rsidTr="00E67269">
        <w:trPr>
          <w:trHeight w:val="300"/>
        </w:trPr>
        <w:tc>
          <w:tcPr>
            <w:tcW w:w="0" w:type="auto"/>
            <w:tcBorders>
              <w:top w:val="nil"/>
              <w:left w:val="nil"/>
              <w:bottom w:val="nil"/>
              <w:right w:val="nil"/>
            </w:tcBorders>
            <w:shd w:val="clear" w:color="auto" w:fill="auto"/>
            <w:noWrap/>
            <w:vAlign w:val="bottom"/>
            <w:hideMark/>
          </w:tcPr>
          <w:p w14:paraId="68E4DF39"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fowliei1*</w:t>
            </w:r>
          </w:p>
        </w:tc>
        <w:tc>
          <w:tcPr>
            <w:tcW w:w="0" w:type="auto"/>
            <w:tcBorders>
              <w:top w:val="nil"/>
              <w:left w:val="single" w:sz="4" w:space="0" w:color="auto"/>
              <w:bottom w:val="nil"/>
              <w:right w:val="nil"/>
            </w:tcBorders>
            <w:shd w:val="clear" w:color="000000" w:fill="FFEB9C"/>
            <w:noWrap/>
            <w:vAlign w:val="bottom"/>
            <w:hideMark/>
          </w:tcPr>
          <w:p w14:paraId="2F547483"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low:3/7</w:t>
            </w:r>
          </w:p>
        </w:tc>
        <w:tc>
          <w:tcPr>
            <w:tcW w:w="0" w:type="auto"/>
            <w:tcBorders>
              <w:top w:val="nil"/>
              <w:left w:val="single" w:sz="4" w:space="0" w:color="auto"/>
              <w:bottom w:val="nil"/>
              <w:right w:val="nil"/>
            </w:tcBorders>
            <w:shd w:val="clear" w:color="000000" w:fill="FFEB9C"/>
            <w:noWrap/>
            <w:vAlign w:val="bottom"/>
            <w:hideMark/>
          </w:tcPr>
          <w:p w14:paraId="56068128"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nil"/>
            </w:tcBorders>
            <w:shd w:val="clear" w:color="000000" w:fill="C6EFCE"/>
            <w:noWrap/>
            <w:vAlign w:val="bottom"/>
            <w:hideMark/>
          </w:tcPr>
          <w:p w14:paraId="5295C4E1"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6AED469"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C17B6D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04CDD86F"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67F4BFA3"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42A1F1F1" w14:textId="77777777" w:rsidTr="00E67269">
        <w:trPr>
          <w:trHeight w:val="300"/>
        </w:trPr>
        <w:tc>
          <w:tcPr>
            <w:tcW w:w="0" w:type="auto"/>
            <w:tcBorders>
              <w:top w:val="nil"/>
              <w:left w:val="nil"/>
              <w:bottom w:val="nil"/>
              <w:right w:val="nil"/>
            </w:tcBorders>
            <w:shd w:val="clear" w:color="auto" w:fill="auto"/>
            <w:noWrap/>
            <w:vAlign w:val="bottom"/>
            <w:hideMark/>
          </w:tcPr>
          <w:p w14:paraId="53F14E7F"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fowliei2*</w:t>
            </w:r>
          </w:p>
        </w:tc>
        <w:tc>
          <w:tcPr>
            <w:tcW w:w="0" w:type="auto"/>
            <w:tcBorders>
              <w:top w:val="nil"/>
              <w:left w:val="single" w:sz="4" w:space="0" w:color="auto"/>
              <w:bottom w:val="nil"/>
              <w:right w:val="nil"/>
            </w:tcBorders>
            <w:shd w:val="clear" w:color="000000" w:fill="FFC7CE"/>
            <w:noWrap/>
            <w:vAlign w:val="bottom"/>
            <w:hideMark/>
          </w:tcPr>
          <w:p w14:paraId="6B5D3247"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15ECD51"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CF7A29F"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232693E4"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A045B69"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4338CDC"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single" w:sz="4" w:space="0" w:color="auto"/>
            </w:tcBorders>
            <w:shd w:val="clear" w:color="000000" w:fill="FFC7CE"/>
            <w:noWrap/>
            <w:vAlign w:val="bottom"/>
            <w:hideMark/>
          </w:tcPr>
          <w:p w14:paraId="38AF92D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r>
      <w:tr w:rsidR="00E67269" w:rsidRPr="0020749A" w14:paraId="0072F052" w14:textId="77777777" w:rsidTr="00E67269">
        <w:trPr>
          <w:trHeight w:val="300"/>
        </w:trPr>
        <w:tc>
          <w:tcPr>
            <w:tcW w:w="0" w:type="auto"/>
            <w:tcBorders>
              <w:top w:val="nil"/>
              <w:left w:val="nil"/>
              <w:bottom w:val="nil"/>
              <w:right w:val="nil"/>
            </w:tcBorders>
            <w:shd w:val="clear" w:color="auto" w:fill="auto"/>
            <w:noWrap/>
            <w:vAlign w:val="bottom"/>
            <w:hideMark/>
          </w:tcPr>
          <w:p w14:paraId="59CB733B"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hennisianum1</w:t>
            </w:r>
          </w:p>
        </w:tc>
        <w:tc>
          <w:tcPr>
            <w:tcW w:w="0" w:type="auto"/>
            <w:tcBorders>
              <w:top w:val="nil"/>
              <w:left w:val="single" w:sz="4" w:space="0" w:color="auto"/>
              <w:bottom w:val="nil"/>
              <w:right w:val="nil"/>
            </w:tcBorders>
            <w:shd w:val="clear" w:color="000000" w:fill="FFEB9C"/>
            <w:noWrap/>
            <w:vAlign w:val="bottom"/>
            <w:hideMark/>
          </w:tcPr>
          <w:p w14:paraId="6D107F9D"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2CFC9A6E"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71BD331E"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25EF8D8"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07D1C29"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AAE1263"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73042100"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r>
      <w:tr w:rsidR="00E67269" w:rsidRPr="0020749A" w14:paraId="305258F2" w14:textId="77777777" w:rsidTr="00E67269">
        <w:trPr>
          <w:trHeight w:val="300"/>
        </w:trPr>
        <w:tc>
          <w:tcPr>
            <w:tcW w:w="0" w:type="auto"/>
            <w:tcBorders>
              <w:top w:val="nil"/>
              <w:left w:val="nil"/>
              <w:bottom w:val="nil"/>
              <w:right w:val="nil"/>
            </w:tcBorders>
            <w:shd w:val="clear" w:color="auto" w:fill="auto"/>
            <w:noWrap/>
            <w:vAlign w:val="bottom"/>
            <w:hideMark/>
          </w:tcPr>
          <w:p w14:paraId="547A1BE1"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hennisianum2_1</w:t>
            </w:r>
          </w:p>
        </w:tc>
        <w:tc>
          <w:tcPr>
            <w:tcW w:w="0" w:type="auto"/>
            <w:tcBorders>
              <w:top w:val="nil"/>
              <w:left w:val="single" w:sz="4" w:space="0" w:color="auto"/>
              <w:bottom w:val="nil"/>
              <w:right w:val="nil"/>
            </w:tcBorders>
            <w:shd w:val="clear" w:color="000000" w:fill="C6EFCE"/>
            <w:noWrap/>
            <w:vAlign w:val="bottom"/>
            <w:hideMark/>
          </w:tcPr>
          <w:p w14:paraId="6B8C7961"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07196019"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73885B3F"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1217A9E"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C69ED9F"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56CDA7A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AA5A908"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162CE594" w14:textId="77777777" w:rsidTr="00E67269">
        <w:trPr>
          <w:trHeight w:val="300"/>
        </w:trPr>
        <w:tc>
          <w:tcPr>
            <w:tcW w:w="0" w:type="auto"/>
            <w:tcBorders>
              <w:top w:val="nil"/>
              <w:left w:val="nil"/>
              <w:bottom w:val="nil"/>
              <w:right w:val="nil"/>
            </w:tcBorders>
            <w:shd w:val="clear" w:color="auto" w:fill="auto"/>
            <w:noWrap/>
            <w:vAlign w:val="bottom"/>
            <w:hideMark/>
          </w:tcPr>
          <w:p w14:paraId="622B08DD"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hennisianum2</w:t>
            </w:r>
          </w:p>
        </w:tc>
        <w:tc>
          <w:tcPr>
            <w:tcW w:w="0" w:type="auto"/>
            <w:tcBorders>
              <w:top w:val="nil"/>
              <w:left w:val="single" w:sz="4" w:space="0" w:color="auto"/>
              <w:bottom w:val="nil"/>
              <w:right w:val="nil"/>
            </w:tcBorders>
            <w:shd w:val="clear" w:color="000000" w:fill="FFC7CE"/>
            <w:noWrap/>
            <w:vAlign w:val="bottom"/>
            <w:hideMark/>
          </w:tcPr>
          <w:p w14:paraId="27FFF508"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2167F938"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2CD08D7F"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7D104C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8B1E0C7"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2B08DD87"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0E275678"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r>
      <w:tr w:rsidR="00E67269" w:rsidRPr="0020749A" w14:paraId="2C3AE6ED" w14:textId="77777777" w:rsidTr="00E67269">
        <w:trPr>
          <w:trHeight w:val="300"/>
        </w:trPr>
        <w:tc>
          <w:tcPr>
            <w:tcW w:w="0" w:type="auto"/>
            <w:tcBorders>
              <w:top w:val="nil"/>
              <w:left w:val="nil"/>
              <w:bottom w:val="nil"/>
              <w:right w:val="nil"/>
            </w:tcBorders>
            <w:shd w:val="clear" w:color="auto" w:fill="auto"/>
            <w:noWrap/>
            <w:vAlign w:val="bottom"/>
            <w:hideMark/>
          </w:tcPr>
          <w:p w14:paraId="53702A25"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hookerae1</w:t>
            </w:r>
          </w:p>
        </w:tc>
        <w:tc>
          <w:tcPr>
            <w:tcW w:w="0" w:type="auto"/>
            <w:tcBorders>
              <w:top w:val="nil"/>
              <w:left w:val="single" w:sz="4" w:space="0" w:color="auto"/>
              <w:bottom w:val="nil"/>
              <w:right w:val="nil"/>
            </w:tcBorders>
            <w:shd w:val="clear" w:color="000000" w:fill="FFC7CE"/>
            <w:noWrap/>
            <w:vAlign w:val="bottom"/>
            <w:hideMark/>
          </w:tcPr>
          <w:p w14:paraId="110D9CF2"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24A98A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12CFF77F"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C7CE"/>
            <w:noWrap/>
            <w:vAlign w:val="bottom"/>
            <w:hideMark/>
          </w:tcPr>
          <w:p w14:paraId="4F56840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513BF8F"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21A8A193"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5D4B48F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r>
      <w:tr w:rsidR="00E67269" w:rsidRPr="0020749A" w14:paraId="43E508AB" w14:textId="77777777" w:rsidTr="00E67269">
        <w:trPr>
          <w:trHeight w:val="300"/>
        </w:trPr>
        <w:tc>
          <w:tcPr>
            <w:tcW w:w="0" w:type="auto"/>
            <w:tcBorders>
              <w:top w:val="nil"/>
              <w:left w:val="nil"/>
              <w:bottom w:val="nil"/>
              <w:right w:val="nil"/>
            </w:tcBorders>
            <w:shd w:val="clear" w:color="auto" w:fill="auto"/>
            <w:noWrap/>
            <w:vAlign w:val="bottom"/>
            <w:hideMark/>
          </w:tcPr>
          <w:p w14:paraId="6AB9D89A"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hookerae2_4</w:t>
            </w:r>
          </w:p>
        </w:tc>
        <w:tc>
          <w:tcPr>
            <w:tcW w:w="0" w:type="auto"/>
            <w:tcBorders>
              <w:top w:val="nil"/>
              <w:left w:val="single" w:sz="4" w:space="0" w:color="auto"/>
              <w:bottom w:val="nil"/>
              <w:right w:val="nil"/>
            </w:tcBorders>
            <w:shd w:val="clear" w:color="000000" w:fill="C6EFCE"/>
            <w:noWrap/>
            <w:vAlign w:val="bottom"/>
            <w:hideMark/>
          </w:tcPr>
          <w:p w14:paraId="76B7893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184484"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009830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7F55061"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197E1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0724E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7207994"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069B37C3" w14:textId="77777777" w:rsidTr="00E67269">
        <w:trPr>
          <w:trHeight w:val="300"/>
        </w:trPr>
        <w:tc>
          <w:tcPr>
            <w:tcW w:w="0" w:type="auto"/>
            <w:tcBorders>
              <w:top w:val="nil"/>
              <w:left w:val="nil"/>
              <w:bottom w:val="nil"/>
              <w:right w:val="nil"/>
            </w:tcBorders>
            <w:shd w:val="clear" w:color="auto" w:fill="auto"/>
            <w:noWrap/>
            <w:vAlign w:val="bottom"/>
            <w:hideMark/>
          </w:tcPr>
          <w:p w14:paraId="448A6329"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javanicum1*</w:t>
            </w:r>
          </w:p>
        </w:tc>
        <w:tc>
          <w:tcPr>
            <w:tcW w:w="0" w:type="auto"/>
            <w:tcBorders>
              <w:top w:val="nil"/>
              <w:left w:val="single" w:sz="4" w:space="0" w:color="auto"/>
              <w:bottom w:val="nil"/>
              <w:right w:val="nil"/>
            </w:tcBorders>
            <w:shd w:val="clear" w:color="000000" w:fill="C6EFCE"/>
            <w:noWrap/>
            <w:vAlign w:val="bottom"/>
            <w:hideMark/>
          </w:tcPr>
          <w:p w14:paraId="0C0AE9F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9BEB34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F058A6"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685B86F"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017C41"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B087BE3"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single" w:sz="4" w:space="0" w:color="auto"/>
            </w:tcBorders>
            <w:shd w:val="clear" w:color="000000" w:fill="C6EFCE"/>
            <w:noWrap/>
            <w:vAlign w:val="bottom"/>
            <w:hideMark/>
          </w:tcPr>
          <w:p w14:paraId="3F85AF1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1263F166" w14:textId="77777777" w:rsidTr="00E67269">
        <w:trPr>
          <w:trHeight w:val="300"/>
        </w:trPr>
        <w:tc>
          <w:tcPr>
            <w:tcW w:w="0" w:type="auto"/>
            <w:tcBorders>
              <w:top w:val="nil"/>
              <w:left w:val="nil"/>
              <w:bottom w:val="nil"/>
              <w:right w:val="nil"/>
            </w:tcBorders>
            <w:shd w:val="clear" w:color="auto" w:fill="auto"/>
            <w:noWrap/>
            <w:vAlign w:val="bottom"/>
            <w:hideMark/>
          </w:tcPr>
          <w:p w14:paraId="0BB6F9FA"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lastRenderedPageBreak/>
              <w:t>javanicum2*</w:t>
            </w:r>
          </w:p>
        </w:tc>
        <w:tc>
          <w:tcPr>
            <w:tcW w:w="0" w:type="auto"/>
            <w:tcBorders>
              <w:top w:val="nil"/>
              <w:left w:val="single" w:sz="4" w:space="0" w:color="auto"/>
              <w:bottom w:val="nil"/>
              <w:right w:val="nil"/>
            </w:tcBorders>
            <w:shd w:val="clear" w:color="000000" w:fill="FFEB9C"/>
            <w:noWrap/>
            <w:vAlign w:val="bottom"/>
            <w:hideMark/>
          </w:tcPr>
          <w:p w14:paraId="05A09FE6"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E22F73E"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1E740AAC"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4CA39C8"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3D178A91"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EB9C"/>
            <w:noWrap/>
            <w:vAlign w:val="bottom"/>
            <w:hideMark/>
          </w:tcPr>
          <w:p w14:paraId="4B2BBF81"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single" w:sz="4" w:space="0" w:color="auto"/>
            </w:tcBorders>
            <w:shd w:val="clear" w:color="000000" w:fill="FFC7CE"/>
            <w:noWrap/>
            <w:vAlign w:val="bottom"/>
            <w:hideMark/>
          </w:tcPr>
          <w:p w14:paraId="685EA81B"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1(low)</w:t>
            </w:r>
          </w:p>
        </w:tc>
      </w:tr>
      <w:tr w:rsidR="00E67269" w:rsidRPr="0020749A" w14:paraId="67999E3E" w14:textId="77777777" w:rsidTr="00E67269">
        <w:trPr>
          <w:trHeight w:val="300"/>
        </w:trPr>
        <w:tc>
          <w:tcPr>
            <w:tcW w:w="0" w:type="auto"/>
            <w:tcBorders>
              <w:top w:val="nil"/>
              <w:left w:val="nil"/>
              <w:bottom w:val="nil"/>
              <w:right w:val="nil"/>
            </w:tcBorders>
            <w:shd w:val="clear" w:color="auto" w:fill="auto"/>
            <w:noWrap/>
            <w:vAlign w:val="bottom"/>
            <w:hideMark/>
          </w:tcPr>
          <w:p w14:paraId="1F308483"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lawrenceanum1</w:t>
            </w:r>
          </w:p>
        </w:tc>
        <w:tc>
          <w:tcPr>
            <w:tcW w:w="0" w:type="auto"/>
            <w:tcBorders>
              <w:top w:val="nil"/>
              <w:left w:val="single" w:sz="4" w:space="0" w:color="auto"/>
              <w:bottom w:val="nil"/>
              <w:right w:val="nil"/>
            </w:tcBorders>
            <w:shd w:val="clear" w:color="000000" w:fill="FFC7CE"/>
            <w:noWrap/>
            <w:vAlign w:val="bottom"/>
            <w:hideMark/>
          </w:tcPr>
          <w:p w14:paraId="235860BF"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EB9C"/>
            <w:noWrap/>
            <w:vAlign w:val="bottom"/>
            <w:hideMark/>
          </w:tcPr>
          <w:p w14:paraId="108439F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BB12DAC"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731F102"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1F7A52D"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488AC2E"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4A422BDD"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3AC90077" w14:textId="77777777" w:rsidTr="00E67269">
        <w:trPr>
          <w:trHeight w:val="300"/>
        </w:trPr>
        <w:tc>
          <w:tcPr>
            <w:tcW w:w="0" w:type="auto"/>
            <w:tcBorders>
              <w:top w:val="nil"/>
              <w:left w:val="nil"/>
              <w:bottom w:val="nil"/>
              <w:right w:val="nil"/>
            </w:tcBorders>
            <w:shd w:val="clear" w:color="auto" w:fill="auto"/>
            <w:noWrap/>
            <w:vAlign w:val="bottom"/>
            <w:hideMark/>
          </w:tcPr>
          <w:p w14:paraId="0B588C04"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mastersianum1</w:t>
            </w:r>
          </w:p>
        </w:tc>
        <w:tc>
          <w:tcPr>
            <w:tcW w:w="0" w:type="auto"/>
            <w:tcBorders>
              <w:top w:val="nil"/>
              <w:left w:val="single" w:sz="4" w:space="0" w:color="auto"/>
              <w:bottom w:val="nil"/>
              <w:right w:val="nil"/>
            </w:tcBorders>
            <w:shd w:val="clear" w:color="000000" w:fill="FFEB9C"/>
            <w:noWrap/>
            <w:vAlign w:val="bottom"/>
            <w:hideMark/>
          </w:tcPr>
          <w:p w14:paraId="5F00209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2EFF27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A367BE0"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7/3(low)</w:t>
            </w:r>
          </w:p>
        </w:tc>
        <w:tc>
          <w:tcPr>
            <w:tcW w:w="0" w:type="auto"/>
            <w:tcBorders>
              <w:top w:val="nil"/>
              <w:left w:val="single" w:sz="4" w:space="0" w:color="auto"/>
              <w:bottom w:val="nil"/>
              <w:right w:val="nil"/>
            </w:tcBorders>
            <w:shd w:val="clear" w:color="000000" w:fill="C6EFCE"/>
            <w:noWrap/>
            <w:vAlign w:val="bottom"/>
            <w:hideMark/>
          </w:tcPr>
          <w:p w14:paraId="473B31BE"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4F0190B"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9FD9EBA"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1BF1658"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Correct(low)</w:t>
            </w:r>
          </w:p>
        </w:tc>
      </w:tr>
      <w:tr w:rsidR="00E67269" w:rsidRPr="0020749A" w14:paraId="4CEAC629" w14:textId="77777777" w:rsidTr="00E67269">
        <w:trPr>
          <w:trHeight w:val="300"/>
        </w:trPr>
        <w:tc>
          <w:tcPr>
            <w:tcW w:w="0" w:type="auto"/>
            <w:tcBorders>
              <w:top w:val="nil"/>
              <w:left w:val="nil"/>
              <w:bottom w:val="nil"/>
              <w:right w:val="nil"/>
            </w:tcBorders>
            <w:shd w:val="clear" w:color="auto" w:fill="auto"/>
            <w:noWrap/>
            <w:vAlign w:val="bottom"/>
            <w:hideMark/>
          </w:tcPr>
          <w:p w14:paraId="4C23AE8B"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mastersianum2_5</w:t>
            </w:r>
          </w:p>
        </w:tc>
        <w:tc>
          <w:tcPr>
            <w:tcW w:w="0" w:type="auto"/>
            <w:tcBorders>
              <w:top w:val="nil"/>
              <w:left w:val="single" w:sz="4" w:space="0" w:color="auto"/>
              <w:bottom w:val="nil"/>
              <w:right w:val="nil"/>
            </w:tcBorders>
            <w:shd w:val="clear" w:color="000000" w:fill="C6EFCE"/>
            <w:noWrap/>
            <w:vAlign w:val="bottom"/>
            <w:hideMark/>
          </w:tcPr>
          <w:p w14:paraId="0FEBF81F"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A9A66C5"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658588"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1C096D0"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666C53"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567FE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9765D6B"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340F305D" w14:textId="77777777" w:rsidTr="00E67269">
        <w:trPr>
          <w:trHeight w:val="300"/>
        </w:trPr>
        <w:tc>
          <w:tcPr>
            <w:tcW w:w="0" w:type="auto"/>
            <w:tcBorders>
              <w:top w:val="nil"/>
              <w:left w:val="nil"/>
              <w:bottom w:val="nil"/>
              <w:right w:val="nil"/>
            </w:tcBorders>
            <w:shd w:val="clear" w:color="auto" w:fill="auto"/>
            <w:noWrap/>
            <w:vAlign w:val="bottom"/>
            <w:hideMark/>
          </w:tcPr>
          <w:p w14:paraId="65C0E923"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papuanum1*</w:t>
            </w:r>
          </w:p>
        </w:tc>
        <w:tc>
          <w:tcPr>
            <w:tcW w:w="0" w:type="auto"/>
            <w:tcBorders>
              <w:top w:val="nil"/>
              <w:left w:val="single" w:sz="4" w:space="0" w:color="auto"/>
              <w:bottom w:val="nil"/>
              <w:right w:val="nil"/>
            </w:tcBorders>
            <w:shd w:val="clear" w:color="000000" w:fill="FFEB9C"/>
            <w:noWrap/>
            <w:vAlign w:val="bottom"/>
            <w:hideMark/>
          </w:tcPr>
          <w:p w14:paraId="34BCC02D"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4/7/1(L)</w:t>
            </w:r>
          </w:p>
        </w:tc>
        <w:tc>
          <w:tcPr>
            <w:tcW w:w="0" w:type="auto"/>
            <w:tcBorders>
              <w:top w:val="nil"/>
              <w:left w:val="single" w:sz="4" w:space="0" w:color="auto"/>
              <w:bottom w:val="nil"/>
              <w:right w:val="nil"/>
            </w:tcBorders>
            <w:shd w:val="clear" w:color="000000" w:fill="FFEB9C"/>
            <w:noWrap/>
            <w:vAlign w:val="bottom"/>
            <w:hideMark/>
          </w:tcPr>
          <w:p w14:paraId="48255DBB"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C89B18A"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7/6/1</w:t>
            </w:r>
          </w:p>
        </w:tc>
        <w:tc>
          <w:tcPr>
            <w:tcW w:w="0" w:type="auto"/>
            <w:tcBorders>
              <w:top w:val="nil"/>
              <w:left w:val="single" w:sz="4" w:space="0" w:color="auto"/>
              <w:bottom w:val="nil"/>
              <w:right w:val="nil"/>
            </w:tcBorders>
            <w:shd w:val="clear" w:color="000000" w:fill="FFEB9C"/>
            <w:noWrap/>
            <w:vAlign w:val="bottom"/>
            <w:hideMark/>
          </w:tcPr>
          <w:p w14:paraId="296CD679"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4F6CA38B"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5CADF32"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single" w:sz="4" w:space="0" w:color="auto"/>
            </w:tcBorders>
            <w:shd w:val="clear" w:color="000000" w:fill="FFC7CE"/>
            <w:noWrap/>
            <w:vAlign w:val="bottom"/>
            <w:hideMark/>
          </w:tcPr>
          <w:p w14:paraId="22E13085"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5</w:t>
            </w:r>
          </w:p>
        </w:tc>
      </w:tr>
      <w:tr w:rsidR="00E67269" w:rsidRPr="0020749A" w14:paraId="01516EC5" w14:textId="77777777" w:rsidTr="00E67269">
        <w:trPr>
          <w:trHeight w:val="300"/>
        </w:trPr>
        <w:tc>
          <w:tcPr>
            <w:tcW w:w="0" w:type="auto"/>
            <w:tcBorders>
              <w:top w:val="nil"/>
              <w:left w:val="nil"/>
              <w:bottom w:val="nil"/>
              <w:right w:val="nil"/>
            </w:tcBorders>
            <w:shd w:val="clear" w:color="auto" w:fill="auto"/>
            <w:noWrap/>
            <w:vAlign w:val="bottom"/>
            <w:hideMark/>
          </w:tcPr>
          <w:p w14:paraId="45BF35A7"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purpuratum1</w:t>
            </w:r>
          </w:p>
        </w:tc>
        <w:tc>
          <w:tcPr>
            <w:tcW w:w="0" w:type="auto"/>
            <w:tcBorders>
              <w:top w:val="nil"/>
              <w:left w:val="single" w:sz="4" w:space="0" w:color="auto"/>
              <w:bottom w:val="nil"/>
              <w:right w:val="nil"/>
            </w:tcBorders>
            <w:shd w:val="clear" w:color="000000" w:fill="FFC7CE"/>
            <w:noWrap/>
            <w:vAlign w:val="bottom"/>
            <w:hideMark/>
          </w:tcPr>
          <w:p w14:paraId="537A27A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04FFF4C"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801C0FA"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265523C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 1/3(low)</w:t>
            </w:r>
          </w:p>
        </w:tc>
        <w:tc>
          <w:tcPr>
            <w:tcW w:w="0" w:type="auto"/>
            <w:tcBorders>
              <w:top w:val="nil"/>
              <w:left w:val="single" w:sz="4" w:space="0" w:color="auto"/>
              <w:bottom w:val="nil"/>
              <w:right w:val="nil"/>
            </w:tcBorders>
            <w:shd w:val="clear" w:color="000000" w:fill="FFEB9C"/>
            <w:noWrap/>
            <w:vAlign w:val="bottom"/>
            <w:hideMark/>
          </w:tcPr>
          <w:p w14:paraId="2B49F417"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F25E0AF"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7B297A9A"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r>
      <w:tr w:rsidR="00E67269" w:rsidRPr="0020749A" w14:paraId="23A70792" w14:textId="77777777" w:rsidTr="00E67269">
        <w:trPr>
          <w:trHeight w:val="300"/>
        </w:trPr>
        <w:tc>
          <w:tcPr>
            <w:tcW w:w="0" w:type="auto"/>
            <w:tcBorders>
              <w:top w:val="nil"/>
              <w:left w:val="nil"/>
              <w:bottom w:val="nil"/>
              <w:right w:val="nil"/>
            </w:tcBorders>
            <w:shd w:val="clear" w:color="auto" w:fill="auto"/>
            <w:noWrap/>
            <w:vAlign w:val="bottom"/>
            <w:hideMark/>
          </w:tcPr>
          <w:p w14:paraId="2C1322C1"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purpuratum2_1</w:t>
            </w:r>
          </w:p>
        </w:tc>
        <w:tc>
          <w:tcPr>
            <w:tcW w:w="0" w:type="auto"/>
            <w:tcBorders>
              <w:top w:val="nil"/>
              <w:left w:val="single" w:sz="4" w:space="0" w:color="auto"/>
              <w:bottom w:val="nil"/>
              <w:right w:val="nil"/>
            </w:tcBorders>
            <w:shd w:val="clear" w:color="000000" w:fill="FFEB9C"/>
            <w:noWrap/>
            <w:vAlign w:val="bottom"/>
            <w:hideMark/>
          </w:tcPr>
          <w:p w14:paraId="75291FE0"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45B8D0F1"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7/5</w:t>
            </w:r>
          </w:p>
        </w:tc>
        <w:tc>
          <w:tcPr>
            <w:tcW w:w="0" w:type="auto"/>
            <w:tcBorders>
              <w:top w:val="nil"/>
              <w:left w:val="single" w:sz="4" w:space="0" w:color="auto"/>
              <w:bottom w:val="nil"/>
              <w:right w:val="nil"/>
            </w:tcBorders>
            <w:shd w:val="clear" w:color="000000" w:fill="C6EFCE"/>
            <w:noWrap/>
            <w:vAlign w:val="bottom"/>
            <w:hideMark/>
          </w:tcPr>
          <w:p w14:paraId="5E3499D2"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2FDF930"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44D6F7F"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9BB126F"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8BF081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734FCA2A" w14:textId="77777777" w:rsidTr="00E67269">
        <w:trPr>
          <w:trHeight w:val="300"/>
        </w:trPr>
        <w:tc>
          <w:tcPr>
            <w:tcW w:w="0" w:type="auto"/>
            <w:tcBorders>
              <w:top w:val="nil"/>
              <w:left w:val="nil"/>
              <w:bottom w:val="nil"/>
              <w:right w:val="nil"/>
            </w:tcBorders>
            <w:shd w:val="clear" w:color="auto" w:fill="auto"/>
            <w:noWrap/>
            <w:vAlign w:val="bottom"/>
            <w:hideMark/>
          </w:tcPr>
          <w:p w14:paraId="59DA2702"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purpuratum2</w:t>
            </w:r>
          </w:p>
        </w:tc>
        <w:tc>
          <w:tcPr>
            <w:tcW w:w="0" w:type="auto"/>
            <w:tcBorders>
              <w:top w:val="nil"/>
              <w:left w:val="single" w:sz="4" w:space="0" w:color="auto"/>
              <w:bottom w:val="nil"/>
              <w:right w:val="nil"/>
            </w:tcBorders>
            <w:shd w:val="clear" w:color="000000" w:fill="FFC7CE"/>
            <w:noWrap/>
            <w:vAlign w:val="bottom"/>
            <w:hideMark/>
          </w:tcPr>
          <w:p w14:paraId="21174FB2"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16591C95"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EB9C"/>
            <w:noWrap/>
            <w:vAlign w:val="bottom"/>
            <w:hideMark/>
          </w:tcPr>
          <w:p w14:paraId="73AA4D74"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hideMark/>
          </w:tcPr>
          <w:p w14:paraId="676A465C"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hideMark/>
          </w:tcPr>
          <w:p w14:paraId="731A34ED"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4F6D4B74"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2EF4759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r>
      <w:tr w:rsidR="00E67269" w:rsidRPr="0020749A" w14:paraId="664CA144" w14:textId="77777777" w:rsidTr="00E67269">
        <w:trPr>
          <w:trHeight w:val="300"/>
        </w:trPr>
        <w:tc>
          <w:tcPr>
            <w:tcW w:w="0" w:type="auto"/>
            <w:tcBorders>
              <w:top w:val="nil"/>
              <w:left w:val="nil"/>
              <w:bottom w:val="nil"/>
              <w:right w:val="nil"/>
            </w:tcBorders>
            <w:shd w:val="clear" w:color="auto" w:fill="auto"/>
            <w:noWrap/>
            <w:vAlign w:val="bottom"/>
            <w:hideMark/>
          </w:tcPr>
          <w:p w14:paraId="570BA2D2"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schoseri1*</w:t>
            </w:r>
          </w:p>
        </w:tc>
        <w:tc>
          <w:tcPr>
            <w:tcW w:w="0" w:type="auto"/>
            <w:tcBorders>
              <w:top w:val="nil"/>
              <w:left w:val="single" w:sz="4" w:space="0" w:color="auto"/>
              <w:bottom w:val="nil"/>
              <w:right w:val="nil"/>
            </w:tcBorders>
            <w:shd w:val="clear" w:color="000000" w:fill="FFEB9C"/>
            <w:noWrap/>
            <w:vAlign w:val="bottom"/>
            <w:hideMark/>
          </w:tcPr>
          <w:p w14:paraId="74722BFA"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B0DFFEB"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31FBC01"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37C3FD7"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0A9EDE7"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521885BE"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11CFA72A"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r>
      <w:tr w:rsidR="00E67269" w:rsidRPr="0020749A" w14:paraId="53A5427D" w14:textId="77777777" w:rsidTr="00E67269">
        <w:trPr>
          <w:trHeight w:val="300"/>
        </w:trPr>
        <w:tc>
          <w:tcPr>
            <w:tcW w:w="0" w:type="auto"/>
            <w:tcBorders>
              <w:top w:val="nil"/>
              <w:left w:val="nil"/>
              <w:bottom w:val="nil"/>
              <w:right w:val="nil"/>
            </w:tcBorders>
            <w:shd w:val="clear" w:color="auto" w:fill="auto"/>
            <w:noWrap/>
            <w:vAlign w:val="bottom"/>
            <w:hideMark/>
          </w:tcPr>
          <w:p w14:paraId="24D39196"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sukhakulii1</w:t>
            </w:r>
          </w:p>
        </w:tc>
        <w:tc>
          <w:tcPr>
            <w:tcW w:w="0" w:type="auto"/>
            <w:tcBorders>
              <w:top w:val="nil"/>
              <w:left w:val="single" w:sz="4" w:space="0" w:color="auto"/>
              <w:bottom w:val="nil"/>
              <w:right w:val="nil"/>
            </w:tcBorders>
            <w:shd w:val="clear" w:color="000000" w:fill="FFC7CE"/>
            <w:noWrap/>
            <w:vAlign w:val="bottom"/>
            <w:hideMark/>
          </w:tcPr>
          <w:p w14:paraId="6384DFD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7B8C055B"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1/7(low)</w:t>
            </w:r>
          </w:p>
        </w:tc>
        <w:tc>
          <w:tcPr>
            <w:tcW w:w="0" w:type="auto"/>
            <w:tcBorders>
              <w:top w:val="nil"/>
              <w:left w:val="single" w:sz="4" w:space="0" w:color="auto"/>
              <w:bottom w:val="nil"/>
              <w:right w:val="nil"/>
            </w:tcBorders>
            <w:shd w:val="clear" w:color="000000" w:fill="FFC7CE"/>
            <w:noWrap/>
            <w:vAlign w:val="bottom"/>
            <w:hideMark/>
          </w:tcPr>
          <w:p w14:paraId="45B6747C"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39F9FC7"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DC149E5"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C7CE"/>
            <w:noWrap/>
            <w:vAlign w:val="bottom"/>
            <w:hideMark/>
          </w:tcPr>
          <w:p w14:paraId="1B3C9D4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7F6B54E8"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22E038DC" w14:textId="77777777" w:rsidTr="00E67269">
        <w:trPr>
          <w:trHeight w:val="300"/>
        </w:trPr>
        <w:tc>
          <w:tcPr>
            <w:tcW w:w="0" w:type="auto"/>
            <w:tcBorders>
              <w:top w:val="nil"/>
              <w:left w:val="nil"/>
              <w:bottom w:val="nil"/>
              <w:right w:val="nil"/>
            </w:tcBorders>
            <w:shd w:val="clear" w:color="auto" w:fill="auto"/>
            <w:noWrap/>
            <w:vAlign w:val="bottom"/>
            <w:hideMark/>
          </w:tcPr>
          <w:p w14:paraId="05F49925"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superbiens1§</w:t>
            </w:r>
          </w:p>
        </w:tc>
        <w:tc>
          <w:tcPr>
            <w:tcW w:w="0" w:type="auto"/>
            <w:tcBorders>
              <w:top w:val="nil"/>
              <w:left w:val="single" w:sz="4" w:space="0" w:color="auto"/>
              <w:bottom w:val="nil"/>
              <w:right w:val="nil"/>
            </w:tcBorders>
            <w:shd w:val="clear" w:color="000000" w:fill="FFEB9C"/>
            <w:noWrap/>
            <w:vAlign w:val="bottom"/>
            <w:hideMark/>
          </w:tcPr>
          <w:p w14:paraId="13A3CADB"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DA9DFB2"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48F7629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8F0EA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6C3212E7"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3/7(L)</w:t>
            </w:r>
          </w:p>
        </w:tc>
        <w:tc>
          <w:tcPr>
            <w:tcW w:w="0" w:type="auto"/>
            <w:tcBorders>
              <w:top w:val="nil"/>
              <w:left w:val="single" w:sz="4" w:space="0" w:color="auto"/>
              <w:bottom w:val="nil"/>
              <w:right w:val="nil"/>
            </w:tcBorders>
            <w:shd w:val="clear" w:color="000000" w:fill="FFEB9C"/>
            <w:noWrap/>
            <w:vAlign w:val="bottom"/>
            <w:hideMark/>
          </w:tcPr>
          <w:p w14:paraId="580C19E2"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6349D794"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206ABE77" w14:textId="77777777" w:rsidTr="00E67269">
        <w:trPr>
          <w:trHeight w:val="300"/>
        </w:trPr>
        <w:tc>
          <w:tcPr>
            <w:tcW w:w="0" w:type="auto"/>
            <w:tcBorders>
              <w:top w:val="nil"/>
              <w:left w:val="nil"/>
              <w:bottom w:val="nil"/>
              <w:right w:val="nil"/>
            </w:tcBorders>
            <w:shd w:val="clear" w:color="auto" w:fill="auto"/>
            <w:noWrap/>
            <w:vAlign w:val="bottom"/>
            <w:hideMark/>
          </w:tcPr>
          <w:p w14:paraId="0EF21F93"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tonsum1</w:t>
            </w:r>
          </w:p>
        </w:tc>
        <w:tc>
          <w:tcPr>
            <w:tcW w:w="0" w:type="auto"/>
            <w:tcBorders>
              <w:top w:val="nil"/>
              <w:left w:val="single" w:sz="4" w:space="0" w:color="auto"/>
              <w:bottom w:val="nil"/>
              <w:right w:val="nil"/>
            </w:tcBorders>
            <w:shd w:val="clear" w:color="000000" w:fill="C6EFCE"/>
            <w:noWrap/>
            <w:vAlign w:val="bottom"/>
            <w:hideMark/>
          </w:tcPr>
          <w:p w14:paraId="79B2011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CE10CDA"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0B6C8E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F465196"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7B4B125"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9FCC77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17DC13B"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0617148C" w14:textId="77777777" w:rsidTr="00E67269">
        <w:trPr>
          <w:trHeight w:val="300"/>
        </w:trPr>
        <w:tc>
          <w:tcPr>
            <w:tcW w:w="0" w:type="auto"/>
            <w:tcBorders>
              <w:top w:val="nil"/>
              <w:left w:val="nil"/>
              <w:bottom w:val="nil"/>
              <w:right w:val="nil"/>
            </w:tcBorders>
            <w:shd w:val="clear" w:color="auto" w:fill="auto"/>
            <w:noWrap/>
            <w:vAlign w:val="bottom"/>
            <w:hideMark/>
          </w:tcPr>
          <w:p w14:paraId="3A19A064"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tonsum2_2</w:t>
            </w:r>
          </w:p>
        </w:tc>
        <w:tc>
          <w:tcPr>
            <w:tcW w:w="0" w:type="auto"/>
            <w:tcBorders>
              <w:top w:val="nil"/>
              <w:left w:val="single" w:sz="4" w:space="0" w:color="auto"/>
              <w:bottom w:val="nil"/>
              <w:right w:val="nil"/>
            </w:tcBorders>
            <w:shd w:val="clear" w:color="000000" w:fill="C6EFCE"/>
            <w:noWrap/>
            <w:vAlign w:val="bottom"/>
            <w:hideMark/>
          </w:tcPr>
          <w:p w14:paraId="042AE8E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D35D82E"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15B35CFE"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nil"/>
            </w:tcBorders>
            <w:shd w:val="clear" w:color="000000" w:fill="C6EFCE"/>
            <w:noWrap/>
            <w:vAlign w:val="bottom"/>
            <w:hideMark/>
          </w:tcPr>
          <w:p w14:paraId="1D032E8E"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E1DAC7E"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6F2C5F"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B06271C"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4B8B8E74" w14:textId="77777777" w:rsidTr="00E67269">
        <w:trPr>
          <w:trHeight w:val="300"/>
        </w:trPr>
        <w:tc>
          <w:tcPr>
            <w:tcW w:w="0" w:type="auto"/>
            <w:tcBorders>
              <w:top w:val="nil"/>
              <w:left w:val="nil"/>
              <w:bottom w:val="nil"/>
              <w:right w:val="nil"/>
            </w:tcBorders>
            <w:shd w:val="clear" w:color="auto" w:fill="auto"/>
            <w:noWrap/>
            <w:vAlign w:val="bottom"/>
            <w:hideMark/>
          </w:tcPr>
          <w:p w14:paraId="3E7BFB41"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tonsum2</w:t>
            </w:r>
          </w:p>
        </w:tc>
        <w:tc>
          <w:tcPr>
            <w:tcW w:w="0" w:type="auto"/>
            <w:tcBorders>
              <w:top w:val="nil"/>
              <w:left w:val="single" w:sz="4" w:space="0" w:color="auto"/>
              <w:bottom w:val="nil"/>
              <w:right w:val="nil"/>
            </w:tcBorders>
            <w:shd w:val="clear" w:color="000000" w:fill="FFEB9C"/>
            <w:noWrap/>
            <w:vAlign w:val="bottom"/>
            <w:hideMark/>
          </w:tcPr>
          <w:p w14:paraId="3562AF86"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5F48963"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1476F6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C89DDD2"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00F907C"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026E50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F2CFA50"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69B101A6" w14:textId="77777777" w:rsidTr="00E67269">
        <w:trPr>
          <w:trHeight w:val="300"/>
        </w:trPr>
        <w:tc>
          <w:tcPr>
            <w:tcW w:w="0" w:type="auto"/>
            <w:tcBorders>
              <w:top w:val="nil"/>
              <w:left w:val="nil"/>
              <w:bottom w:val="nil"/>
              <w:right w:val="nil"/>
            </w:tcBorders>
            <w:shd w:val="clear" w:color="auto" w:fill="auto"/>
            <w:noWrap/>
            <w:vAlign w:val="bottom"/>
            <w:hideMark/>
          </w:tcPr>
          <w:p w14:paraId="43E4C53E"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tonsum3</w:t>
            </w:r>
          </w:p>
        </w:tc>
        <w:tc>
          <w:tcPr>
            <w:tcW w:w="0" w:type="auto"/>
            <w:tcBorders>
              <w:top w:val="nil"/>
              <w:left w:val="single" w:sz="4" w:space="0" w:color="auto"/>
              <w:bottom w:val="nil"/>
              <w:right w:val="nil"/>
            </w:tcBorders>
            <w:shd w:val="clear" w:color="000000" w:fill="C6EFCE"/>
            <w:noWrap/>
            <w:vAlign w:val="bottom"/>
            <w:hideMark/>
          </w:tcPr>
          <w:p w14:paraId="3A6FB1D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6A066888"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2E52B0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CB0B4E2"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2184048"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766DF81"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60990711"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04323AFD" w14:textId="77777777" w:rsidTr="00E67269">
        <w:trPr>
          <w:trHeight w:val="300"/>
        </w:trPr>
        <w:tc>
          <w:tcPr>
            <w:tcW w:w="0" w:type="auto"/>
            <w:tcBorders>
              <w:top w:val="nil"/>
              <w:left w:val="nil"/>
              <w:bottom w:val="nil"/>
              <w:right w:val="nil"/>
            </w:tcBorders>
            <w:shd w:val="clear" w:color="auto" w:fill="auto"/>
            <w:noWrap/>
            <w:vAlign w:val="bottom"/>
            <w:hideMark/>
          </w:tcPr>
          <w:p w14:paraId="46991B6A"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urbanianum1</w:t>
            </w:r>
          </w:p>
        </w:tc>
        <w:tc>
          <w:tcPr>
            <w:tcW w:w="0" w:type="auto"/>
            <w:tcBorders>
              <w:top w:val="nil"/>
              <w:left w:val="single" w:sz="4" w:space="0" w:color="auto"/>
              <w:bottom w:val="nil"/>
              <w:right w:val="nil"/>
            </w:tcBorders>
            <w:shd w:val="clear" w:color="000000" w:fill="C6EFCE"/>
            <w:noWrap/>
            <w:vAlign w:val="bottom"/>
            <w:hideMark/>
          </w:tcPr>
          <w:p w14:paraId="7ABD90B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5669DB1"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7/1(low)</w:t>
            </w:r>
          </w:p>
        </w:tc>
        <w:tc>
          <w:tcPr>
            <w:tcW w:w="0" w:type="auto"/>
            <w:tcBorders>
              <w:top w:val="nil"/>
              <w:left w:val="single" w:sz="4" w:space="0" w:color="auto"/>
              <w:bottom w:val="nil"/>
              <w:right w:val="nil"/>
            </w:tcBorders>
            <w:shd w:val="clear" w:color="000000" w:fill="FFC7CE"/>
            <w:noWrap/>
            <w:vAlign w:val="bottom"/>
            <w:hideMark/>
          </w:tcPr>
          <w:p w14:paraId="5CBC7307"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495CAAE"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18D47B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404C411"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25E2ADCC"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r>
      <w:tr w:rsidR="00E67269" w:rsidRPr="0020749A" w14:paraId="3A1CEBF8" w14:textId="77777777" w:rsidTr="00E67269">
        <w:trPr>
          <w:trHeight w:val="300"/>
        </w:trPr>
        <w:tc>
          <w:tcPr>
            <w:tcW w:w="0" w:type="auto"/>
            <w:tcBorders>
              <w:top w:val="nil"/>
              <w:left w:val="nil"/>
              <w:bottom w:val="nil"/>
              <w:right w:val="nil"/>
            </w:tcBorders>
            <w:shd w:val="clear" w:color="auto" w:fill="auto"/>
            <w:noWrap/>
            <w:vAlign w:val="bottom"/>
            <w:hideMark/>
          </w:tcPr>
          <w:p w14:paraId="160DA127"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urbanianum2_3</w:t>
            </w:r>
          </w:p>
        </w:tc>
        <w:tc>
          <w:tcPr>
            <w:tcW w:w="0" w:type="auto"/>
            <w:tcBorders>
              <w:top w:val="nil"/>
              <w:left w:val="single" w:sz="4" w:space="0" w:color="auto"/>
              <w:bottom w:val="nil"/>
              <w:right w:val="nil"/>
            </w:tcBorders>
            <w:shd w:val="clear" w:color="000000" w:fill="C6EFCE"/>
            <w:noWrap/>
            <w:vAlign w:val="bottom"/>
            <w:hideMark/>
          </w:tcPr>
          <w:p w14:paraId="23EC1336"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32A9C161"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56C7A02"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D917B6A"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71385F6E"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AB1FB92"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single" w:sz="4" w:space="0" w:color="auto"/>
            </w:tcBorders>
            <w:shd w:val="clear" w:color="000000" w:fill="C6EFCE"/>
            <w:noWrap/>
            <w:vAlign w:val="bottom"/>
            <w:hideMark/>
          </w:tcPr>
          <w:p w14:paraId="390CC63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28B0887A" w14:textId="77777777" w:rsidTr="00E67269">
        <w:trPr>
          <w:trHeight w:val="300"/>
        </w:trPr>
        <w:tc>
          <w:tcPr>
            <w:tcW w:w="0" w:type="auto"/>
            <w:tcBorders>
              <w:top w:val="nil"/>
              <w:left w:val="nil"/>
              <w:bottom w:val="nil"/>
              <w:right w:val="nil"/>
            </w:tcBorders>
            <w:shd w:val="clear" w:color="auto" w:fill="auto"/>
            <w:noWrap/>
            <w:vAlign w:val="bottom"/>
            <w:hideMark/>
          </w:tcPr>
          <w:p w14:paraId="02956795"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violascens1</w:t>
            </w:r>
          </w:p>
        </w:tc>
        <w:tc>
          <w:tcPr>
            <w:tcW w:w="0" w:type="auto"/>
            <w:tcBorders>
              <w:top w:val="nil"/>
              <w:left w:val="single" w:sz="4" w:space="0" w:color="auto"/>
              <w:bottom w:val="nil"/>
              <w:right w:val="nil"/>
            </w:tcBorders>
            <w:shd w:val="clear" w:color="000000" w:fill="FFEB9C"/>
            <w:noWrap/>
            <w:vAlign w:val="bottom"/>
            <w:hideMark/>
          </w:tcPr>
          <w:p w14:paraId="38B3747B"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nil"/>
            </w:tcBorders>
            <w:shd w:val="clear" w:color="000000" w:fill="FFC7CE"/>
            <w:noWrap/>
            <w:vAlign w:val="bottom"/>
            <w:hideMark/>
          </w:tcPr>
          <w:p w14:paraId="578852C0"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3DB65D8"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2DEDDFF"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AF740E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6A819969"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08E73387"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r>
      <w:tr w:rsidR="00E67269" w:rsidRPr="0020749A" w14:paraId="0FBEC2E6" w14:textId="77777777" w:rsidTr="00E67269">
        <w:trPr>
          <w:trHeight w:val="300"/>
        </w:trPr>
        <w:tc>
          <w:tcPr>
            <w:tcW w:w="0" w:type="auto"/>
            <w:tcBorders>
              <w:top w:val="nil"/>
              <w:left w:val="nil"/>
              <w:bottom w:val="nil"/>
              <w:right w:val="nil"/>
            </w:tcBorders>
            <w:shd w:val="clear" w:color="auto" w:fill="auto"/>
            <w:noWrap/>
            <w:vAlign w:val="bottom"/>
            <w:hideMark/>
          </w:tcPr>
          <w:p w14:paraId="17708046"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violascens2</w:t>
            </w:r>
          </w:p>
        </w:tc>
        <w:tc>
          <w:tcPr>
            <w:tcW w:w="0" w:type="auto"/>
            <w:tcBorders>
              <w:top w:val="nil"/>
              <w:left w:val="single" w:sz="4" w:space="0" w:color="auto"/>
              <w:bottom w:val="nil"/>
              <w:right w:val="nil"/>
            </w:tcBorders>
            <w:shd w:val="clear" w:color="000000" w:fill="FFEB9C"/>
            <w:noWrap/>
            <w:vAlign w:val="bottom"/>
            <w:hideMark/>
          </w:tcPr>
          <w:p w14:paraId="51F5A9A3"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C7CE"/>
            <w:noWrap/>
            <w:vAlign w:val="bottom"/>
            <w:hideMark/>
          </w:tcPr>
          <w:p w14:paraId="5879B27F"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4FC19BA3"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C6EFCE"/>
            <w:noWrap/>
            <w:vAlign w:val="bottom"/>
            <w:hideMark/>
          </w:tcPr>
          <w:p w14:paraId="517C8C76"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2257950"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EB9C"/>
            <w:noWrap/>
            <w:vAlign w:val="bottom"/>
            <w:hideMark/>
          </w:tcPr>
          <w:p w14:paraId="62ABC1D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7238FFEB"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r>
      <w:tr w:rsidR="00E67269" w:rsidRPr="0020749A" w14:paraId="5B1A18ED" w14:textId="77777777" w:rsidTr="00E67269">
        <w:trPr>
          <w:trHeight w:val="300"/>
        </w:trPr>
        <w:tc>
          <w:tcPr>
            <w:tcW w:w="0" w:type="auto"/>
            <w:tcBorders>
              <w:top w:val="nil"/>
              <w:left w:val="nil"/>
              <w:bottom w:val="nil"/>
              <w:right w:val="nil"/>
            </w:tcBorders>
            <w:shd w:val="clear" w:color="auto" w:fill="auto"/>
            <w:noWrap/>
            <w:vAlign w:val="bottom"/>
            <w:hideMark/>
          </w:tcPr>
          <w:p w14:paraId="2447B405"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wardii1</w:t>
            </w:r>
          </w:p>
        </w:tc>
        <w:tc>
          <w:tcPr>
            <w:tcW w:w="0" w:type="auto"/>
            <w:tcBorders>
              <w:top w:val="nil"/>
              <w:left w:val="single" w:sz="4" w:space="0" w:color="auto"/>
              <w:bottom w:val="nil"/>
              <w:right w:val="nil"/>
            </w:tcBorders>
            <w:shd w:val="clear" w:color="000000" w:fill="FFC7CE"/>
            <w:noWrap/>
            <w:vAlign w:val="bottom"/>
            <w:hideMark/>
          </w:tcPr>
          <w:p w14:paraId="6DD1DBB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26E6C24A"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 1/3(low)</w:t>
            </w:r>
          </w:p>
        </w:tc>
        <w:tc>
          <w:tcPr>
            <w:tcW w:w="0" w:type="auto"/>
            <w:tcBorders>
              <w:top w:val="nil"/>
              <w:left w:val="single" w:sz="4" w:space="0" w:color="auto"/>
              <w:bottom w:val="nil"/>
              <w:right w:val="nil"/>
            </w:tcBorders>
            <w:shd w:val="clear" w:color="000000" w:fill="FFC7CE"/>
            <w:noWrap/>
            <w:vAlign w:val="bottom"/>
            <w:hideMark/>
          </w:tcPr>
          <w:p w14:paraId="7DB85D62"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4E363E7"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427C4C97"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 3/1</w:t>
            </w:r>
          </w:p>
        </w:tc>
        <w:tc>
          <w:tcPr>
            <w:tcW w:w="0" w:type="auto"/>
            <w:tcBorders>
              <w:top w:val="nil"/>
              <w:left w:val="single" w:sz="4" w:space="0" w:color="auto"/>
              <w:bottom w:val="nil"/>
              <w:right w:val="nil"/>
            </w:tcBorders>
            <w:shd w:val="clear" w:color="000000" w:fill="FFC7CE"/>
            <w:noWrap/>
            <w:vAlign w:val="bottom"/>
            <w:hideMark/>
          </w:tcPr>
          <w:p w14:paraId="3593151F"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669E1F0D"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0FE4959F" w14:textId="77777777" w:rsidTr="00E67269">
        <w:trPr>
          <w:trHeight w:val="300"/>
        </w:trPr>
        <w:tc>
          <w:tcPr>
            <w:tcW w:w="0" w:type="auto"/>
            <w:tcBorders>
              <w:top w:val="nil"/>
              <w:left w:val="nil"/>
              <w:bottom w:val="nil"/>
              <w:right w:val="nil"/>
            </w:tcBorders>
            <w:shd w:val="clear" w:color="auto" w:fill="auto"/>
            <w:noWrap/>
            <w:vAlign w:val="bottom"/>
            <w:hideMark/>
          </w:tcPr>
          <w:p w14:paraId="133B28D2"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wardii2_1</w:t>
            </w:r>
          </w:p>
        </w:tc>
        <w:tc>
          <w:tcPr>
            <w:tcW w:w="0" w:type="auto"/>
            <w:tcBorders>
              <w:top w:val="nil"/>
              <w:left w:val="single" w:sz="4" w:space="0" w:color="auto"/>
              <w:bottom w:val="nil"/>
              <w:right w:val="nil"/>
            </w:tcBorders>
            <w:shd w:val="clear" w:color="000000" w:fill="C6EFCE"/>
            <w:noWrap/>
            <w:vAlign w:val="bottom"/>
            <w:hideMark/>
          </w:tcPr>
          <w:p w14:paraId="5F99C945"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9CB32C3"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671C62"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B8C89F"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CF560B1"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8B337A"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6342AC9B"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1/7(low)</w:t>
            </w:r>
          </w:p>
        </w:tc>
      </w:tr>
      <w:tr w:rsidR="00E67269" w:rsidRPr="0020749A" w14:paraId="241E95F0" w14:textId="77777777" w:rsidTr="00E67269">
        <w:trPr>
          <w:trHeight w:val="300"/>
        </w:trPr>
        <w:tc>
          <w:tcPr>
            <w:tcW w:w="0" w:type="auto"/>
            <w:tcBorders>
              <w:top w:val="nil"/>
              <w:left w:val="nil"/>
              <w:bottom w:val="nil"/>
              <w:right w:val="nil"/>
            </w:tcBorders>
            <w:shd w:val="clear" w:color="auto" w:fill="auto"/>
            <w:noWrap/>
            <w:vAlign w:val="bottom"/>
            <w:hideMark/>
          </w:tcPr>
          <w:p w14:paraId="4F4CAA09"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wentworthianum1*</w:t>
            </w:r>
          </w:p>
        </w:tc>
        <w:tc>
          <w:tcPr>
            <w:tcW w:w="0" w:type="auto"/>
            <w:tcBorders>
              <w:top w:val="nil"/>
              <w:left w:val="single" w:sz="4" w:space="0" w:color="auto"/>
              <w:bottom w:val="nil"/>
              <w:right w:val="nil"/>
            </w:tcBorders>
            <w:shd w:val="clear" w:color="000000" w:fill="C6EFCE"/>
            <w:noWrap/>
            <w:vAlign w:val="bottom"/>
            <w:hideMark/>
          </w:tcPr>
          <w:p w14:paraId="4B23FABA"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E569B2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B8AB1A9"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2CE645B"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32ECC73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0A409E9"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701D0390"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0A3E24CB" w14:textId="77777777" w:rsidTr="00E67269">
        <w:trPr>
          <w:trHeight w:val="300"/>
        </w:trPr>
        <w:tc>
          <w:tcPr>
            <w:tcW w:w="0" w:type="auto"/>
            <w:tcBorders>
              <w:top w:val="nil"/>
              <w:left w:val="nil"/>
              <w:bottom w:val="nil"/>
              <w:right w:val="nil"/>
            </w:tcBorders>
            <w:shd w:val="clear" w:color="auto" w:fill="auto"/>
            <w:noWrap/>
            <w:vAlign w:val="bottom"/>
            <w:hideMark/>
          </w:tcPr>
          <w:p w14:paraId="446ADDF2"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wentworthianum2*</w:t>
            </w:r>
          </w:p>
        </w:tc>
        <w:tc>
          <w:tcPr>
            <w:tcW w:w="0" w:type="auto"/>
            <w:tcBorders>
              <w:top w:val="nil"/>
              <w:left w:val="single" w:sz="4" w:space="0" w:color="auto"/>
              <w:bottom w:val="single" w:sz="4" w:space="0" w:color="auto"/>
              <w:right w:val="nil"/>
            </w:tcBorders>
            <w:shd w:val="clear" w:color="000000" w:fill="FFEB9C"/>
            <w:noWrap/>
            <w:vAlign w:val="bottom"/>
            <w:hideMark/>
          </w:tcPr>
          <w:p w14:paraId="52D16AE0"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46FDE4A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C6EFCE"/>
            <w:noWrap/>
            <w:vAlign w:val="bottom"/>
            <w:hideMark/>
          </w:tcPr>
          <w:p w14:paraId="153A7766"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single" w:sz="4" w:space="0" w:color="auto"/>
              <w:right w:val="nil"/>
            </w:tcBorders>
            <w:shd w:val="clear" w:color="000000" w:fill="FFEB9C"/>
            <w:noWrap/>
            <w:vAlign w:val="bottom"/>
            <w:hideMark/>
          </w:tcPr>
          <w:p w14:paraId="7F03408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ACF1E8F"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6D431AF"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single" w:sz="4" w:space="0" w:color="auto"/>
            </w:tcBorders>
            <w:shd w:val="clear" w:color="000000" w:fill="FFEB9C"/>
            <w:noWrap/>
            <w:vAlign w:val="bottom"/>
            <w:hideMark/>
          </w:tcPr>
          <w:p w14:paraId="0582E95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9C3223" w:rsidRPr="0020749A" w14:paraId="0251F030" w14:textId="77777777" w:rsidTr="00E67269">
        <w:trPr>
          <w:trHeight w:val="300"/>
        </w:trPr>
        <w:tc>
          <w:tcPr>
            <w:tcW w:w="0" w:type="auto"/>
            <w:tcBorders>
              <w:top w:val="nil"/>
              <w:left w:val="nil"/>
              <w:bottom w:val="nil"/>
              <w:right w:val="nil"/>
            </w:tcBorders>
            <w:shd w:val="clear" w:color="auto" w:fill="auto"/>
            <w:noWrap/>
            <w:vAlign w:val="bottom"/>
          </w:tcPr>
          <w:p w14:paraId="3DD4E42B" w14:textId="1F7E426B" w:rsidR="009C3223" w:rsidRPr="0020749A" w:rsidRDefault="009C3223"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Pictures</w:t>
            </w:r>
          </w:p>
        </w:tc>
        <w:tc>
          <w:tcPr>
            <w:tcW w:w="0" w:type="auto"/>
            <w:tcBorders>
              <w:top w:val="nil"/>
              <w:left w:val="single" w:sz="4" w:space="0" w:color="auto"/>
              <w:bottom w:val="nil"/>
              <w:right w:val="nil"/>
            </w:tcBorders>
            <w:shd w:val="clear" w:color="auto" w:fill="auto"/>
            <w:noWrap/>
            <w:vAlign w:val="bottom"/>
          </w:tcPr>
          <w:p w14:paraId="2B421DD0" w14:textId="49C6CD0D" w:rsidR="009C3223" w:rsidRPr="0020749A" w:rsidRDefault="009C3223"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51</w:t>
            </w:r>
          </w:p>
        </w:tc>
        <w:tc>
          <w:tcPr>
            <w:tcW w:w="0" w:type="auto"/>
            <w:tcBorders>
              <w:top w:val="nil"/>
              <w:left w:val="single" w:sz="4" w:space="0" w:color="auto"/>
              <w:bottom w:val="nil"/>
              <w:right w:val="nil"/>
            </w:tcBorders>
            <w:shd w:val="clear" w:color="auto" w:fill="auto"/>
            <w:noWrap/>
            <w:vAlign w:val="bottom"/>
          </w:tcPr>
          <w:p w14:paraId="227E8663" w14:textId="6AB53ED1" w:rsidR="009C3223" w:rsidRPr="0020749A" w:rsidRDefault="009C3223"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52</w:t>
            </w:r>
          </w:p>
        </w:tc>
        <w:tc>
          <w:tcPr>
            <w:tcW w:w="0" w:type="auto"/>
            <w:tcBorders>
              <w:top w:val="nil"/>
              <w:left w:val="single" w:sz="4" w:space="0" w:color="auto"/>
              <w:bottom w:val="nil"/>
              <w:right w:val="nil"/>
            </w:tcBorders>
            <w:shd w:val="clear" w:color="auto" w:fill="auto"/>
            <w:noWrap/>
            <w:vAlign w:val="bottom"/>
          </w:tcPr>
          <w:p w14:paraId="6AF644ED" w14:textId="4637C2A0" w:rsidR="009C3223" w:rsidRPr="0020749A" w:rsidRDefault="009C3223"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53</w:t>
            </w:r>
          </w:p>
        </w:tc>
        <w:tc>
          <w:tcPr>
            <w:tcW w:w="0" w:type="auto"/>
            <w:tcBorders>
              <w:top w:val="nil"/>
              <w:left w:val="single" w:sz="4" w:space="0" w:color="auto"/>
              <w:bottom w:val="nil"/>
              <w:right w:val="nil"/>
            </w:tcBorders>
            <w:shd w:val="clear" w:color="auto" w:fill="auto"/>
            <w:noWrap/>
            <w:vAlign w:val="bottom"/>
          </w:tcPr>
          <w:p w14:paraId="04BF2473" w14:textId="643240C6" w:rsidR="009C3223" w:rsidRPr="0020749A" w:rsidRDefault="009C3223"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54</w:t>
            </w:r>
          </w:p>
        </w:tc>
        <w:tc>
          <w:tcPr>
            <w:tcW w:w="0" w:type="auto"/>
            <w:tcBorders>
              <w:top w:val="nil"/>
              <w:left w:val="single" w:sz="4" w:space="0" w:color="auto"/>
              <w:bottom w:val="nil"/>
              <w:right w:val="nil"/>
            </w:tcBorders>
            <w:shd w:val="clear" w:color="auto" w:fill="auto"/>
            <w:noWrap/>
            <w:vAlign w:val="bottom"/>
          </w:tcPr>
          <w:p w14:paraId="33E5F611" w14:textId="76EBE529" w:rsidR="009C3223" w:rsidRPr="0020749A" w:rsidRDefault="009C3223"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55</w:t>
            </w:r>
          </w:p>
        </w:tc>
        <w:tc>
          <w:tcPr>
            <w:tcW w:w="0" w:type="auto"/>
            <w:tcBorders>
              <w:top w:val="nil"/>
              <w:left w:val="single" w:sz="4" w:space="0" w:color="auto"/>
              <w:bottom w:val="nil"/>
              <w:right w:val="nil"/>
            </w:tcBorders>
            <w:shd w:val="clear" w:color="auto" w:fill="auto"/>
            <w:noWrap/>
            <w:vAlign w:val="bottom"/>
          </w:tcPr>
          <w:p w14:paraId="181DBD0D" w14:textId="52C3520D" w:rsidR="009C3223" w:rsidRPr="0020749A" w:rsidRDefault="009C3223"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56</w:t>
            </w:r>
          </w:p>
        </w:tc>
        <w:tc>
          <w:tcPr>
            <w:tcW w:w="0" w:type="auto"/>
            <w:tcBorders>
              <w:top w:val="nil"/>
              <w:left w:val="single" w:sz="4" w:space="0" w:color="auto"/>
              <w:bottom w:val="nil"/>
              <w:right w:val="single" w:sz="4" w:space="0" w:color="auto"/>
            </w:tcBorders>
            <w:shd w:val="clear" w:color="auto" w:fill="auto"/>
            <w:noWrap/>
            <w:vAlign w:val="bottom"/>
          </w:tcPr>
          <w:p w14:paraId="47EA4B27" w14:textId="2A2F95D0" w:rsidR="009C3223" w:rsidRPr="0020749A" w:rsidRDefault="009C3223"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57</w:t>
            </w:r>
          </w:p>
        </w:tc>
      </w:tr>
      <w:tr w:rsidR="009C3223" w:rsidRPr="0020749A" w14:paraId="23CD4C4C" w14:textId="77777777" w:rsidTr="009C3223">
        <w:trPr>
          <w:trHeight w:val="300"/>
        </w:trPr>
        <w:tc>
          <w:tcPr>
            <w:tcW w:w="0" w:type="auto"/>
            <w:tcBorders>
              <w:top w:val="nil"/>
              <w:left w:val="nil"/>
              <w:bottom w:val="nil"/>
              <w:right w:val="nil"/>
            </w:tcBorders>
            <w:shd w:val="clear" w:color="auto" w:fill="auto"/>
            <w:noWrap/>
            <w:vAlign w:val="bottom"/>
          </w:tcPr>
          <w:p w14:paraId="585DF018" w14:textId="77777777" w:rsidR="009C3223" w:rsidRPr="0020749A"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tcPr>
          <w:p w14:paraId="26D0BECF" w14:textId="77777777" w:rsidR="009C3223" w:rsidRPr="0020749A"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tcPr>
          <w:p w14:paraId="3134C8DE" w14:textId="77777777" w:rsidR="009C3223" w:rsidRPr="0020749A"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510AB2EE" w14:textId="77777777" w:rsidR="009C3223" w:rsidRPr="0020749A"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227F3CD7" w14:textId="77777777" w:rsidR="009C3223" w:rsidRPr="0020749A"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064DB88F" w14:textId="77777777" w:rsidR="009C3223" w:rsidRPr="0020749A"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6EADFF1E" w14:textId="77777777" w:rsidR="009C3223" w:rsidRPr="0020749A"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24211271" w14:textId="77777777" w:rsidR="009C3223" w:rsidRPr="0020749A" w:rsidRDefault="009C3223" w:rsidP="00E67269">
            <w:pPr>
              <w:rPr>
                <w:rFonts w:ascii="Calibri" w:eastAsia="Times New Roman" w:hAnsi="Calibri" w:cs="Times New Roman"/>
                <w:sz w:val="20"/>
                <w:szCs w:val="20"/>
                <w:lang w:val="en-GB"/>
              </w:rPr>
            </w:pPr>
          </w:p>
        </w:tc>
      </w:tr>
      <w:tr w:rsidR="009C3223" w:rsidRPr="0020749A" w14:paraId="1824540C" w14:textId="77777777" w:rsidTr="009C3223">
        <w:trPr>
          <w:trHeight w:val="300"/>
        </w:trPr>
        <w:tc>
          <w:tcPr>
            <w:tcW w:w="0" w:type="auto"/>
            <w:tcBorders>
              <w:top w:val="nil"/>
              <w:left w:val="nil"/>
              <w:bottom w:val="nil"/>
              <w:right w:val="nil"/>
            </w:tcBorders>
            <w:shd w:val="clear" w:color="auto" w:fill="auto"/>
            <w:noWrap/>
            <w:vAlign w:val="bottom"/>
            <w:hideMark/>
          </w:tcPr>
          <w:p w14:paraId="0D163B18" w14:textId="77777777" w:rsidR="009C3223" w:rsidRPr="0020749A"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hideMark/>
          </w:tcPr>
          <w:p w14:paraId="28E5B5CD" w14:textId="77777777"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0F7C4827" w14:textId="77777777"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single" w:sz="4" w:space="0" w:color="auto"/>
              <w:left w:val="single" w:sz="4" w:space="0" w:color="auto"/>
              <w:bottom w:val="nil"/>
            </w:tcBorders>
            <w:shd w:val="clear" w:color="auto" w:fill="auto"/>
            <w:noWrap/>
            <w:vAlign w:val="bottom"/>
            <w:hideMark/>
          </w:tcPr>
          <w:p w14:paraId="2DE8A901" w14:textId="7AD732DE"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w:t>
            </w:r>
            <w:r w:rsidRPr="0020749A">
              <w:rPr>
                <w:rFonts w:ascii="Calibri" w:eastAsia="Times New Roman" w:hAnsi="Calibri" w:cs="Times New Roman"/>
                <w:i/>
                <w:sz w:val="20"/>
                <w:szCs w:val="20"/>
                <w:lang w:val="en-GB"/>
              </w:rPr>
              <w:t>Parvisepalum</w:t>
            </w:r>
          </w:p>
        </w:tc>
        <w:tc>
          <w:tcPr>
            <w:tcW w:w="0" w:type="auto"/>
            <w:tcBorders>
              <w:top w:val="single" w:sz="4" w:space="0" w:color="auto"/>
              <w:bottom w:val="nil"/>
            </w:tcBorders>
            <w:shd w:val="clear" w:color="auto" w:fill="auto"/>
            <w:noWrap/>
            <w:vAlign w:val="bottom"/>
          </w:tcPr>
          <w:p w14:paraId="51A864FA" w14:textId="2CC75A3F"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2:</w:t>
            </w:r>
            <w:r w:rsidRPr="0020749A">
              <w:rPr>
                <w:rFonts w:ascii="Calibri" w:eastAsia="Times New Roman" w:hAnsi="Calibri" w:cs="Times New Roman"/>
                <w:i/>
                <w:sz w:val="20"/>
                <w:szCs w:val="20"/>
                <w:lang w:val="en-GB"/>
              </w:rPr>
              <w:t>Pardalopetalum</w:t>
            </w:r>
          </w:p>
        </w:tc>
        <w:tc>
          <w:tcPr>
            <w:tcW w:w="0" w:type="auto"/>
            <w:tcBorders>
              <w:top w:val="single" w:sz="4" w:space="0" w:color="auto"/>
              <w:left w:val="nil"/>
              <w:bottom w:val="nil"/>
            </w:tcBorders>
            <w:shd w:val="clear" w:color="auto" w:fill="auto"/>
            <w:noWrap/>
            <w:vAlign w:val="bottom"/>
          </w:tcPr>
          <w:p w14:paraId="4436ADF3" w14:textId="76DDF66E"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3:</w:t>
            </w:r>
            <w:r w:rsidRPr="0020749A">
              <w:rPr>
                <w:rFonts w:ascii="Calibri" w:eastAsia="Times New Roman" w:hAnsi="Calibri" w:cs="Times New Roman"/>
                <w:i/>
                <w:sz w:val="20"/>
                <w:szCs w:val="20"/>
                <w:lang w:val="en-GB"/>
              </w:rPr>
              <w:t>Paphiopedilum</w:t>
            </w:r>
          </w:p>
        </w:tc>
        <w:tc>
          <w:tcPr>
            <w:tcW w:w="0" w:type="auto"/>
            <w:tcBorders>
              <w:top w:val="single" w:sz="4" w:space="0" w:color="auto"/>
              <w:bottom w:val="nil"/>
            </w:tcBorders>
            <w:shd w:val="clear" w:color="auto" w:fill="auto"/>
            <w:noWrap/>
            <w:vAlign w:val="bottom"/>
          </w:tcPr>
          <w:p w14:paraId="00BC2909" w14:textId="3C43C81B"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4:</w:t>
            </w:r>
            <w:r w:rsidRPr="0020749A">
              <w:rPr>
                <w:rFonts w:ascii="Calibri" w:eastAsia="Times New Roman" w:hAnsi="Calibri" w:cs="Times New Roman"/>
                <w:i/>
                <w:sz w:val="20"/>
                <w:szCs w:val="20"/>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4D7EE502" w14:textId="2CE51835"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xml:space="preserve">5: </w:t>
            </w:r>
            <w:r w:rsidRPr="0020749A">
              <w:rPr>
                <w:rFonts w:ascii="Calibri" w:eastAsia="Times New Roman" w:hAnsi="Calibri" w:cs="Times New Roman"/>
                <w:i/>
                <w:sz w:val="20"/>
                <w:szCs w:val="20"/>
                <w:lang w:val="en-GB"/>
              </w:rPr>
              <w:t>Cochlopetalum</w:t>
            </w:r>
          </w:p>
        </w:tc>
      </w:tr>
      <w:tr w:rsidR="009C3223" w:rsidRPr="0020749A" w14:paraId="45A1D292" w14:textId="77777777" w:rsidTr="009C3223">
        <w:trPr>
          <w:trHeight w:val="300"/>
        </w:trPr>
        <w:tc>
          <w:tcPr>
            <w:tcW w:w="0" w:type="auto"/>
            <w:tcBorders>
              <w:top w:val="nil"/>
              <w:left w:val="nil"/>
              <w:bottom w:val="nil"/>
              <w:right w:val="nil"/>
            </w:tcBorders>
            <w:shd w:val="clear" w:color="auto" w:fill="auto"/>
            <w:noWrap/>
            <w:vAlign w:val="bottom"/>
            <w:hideMark/>
          </w:tcPr>
          <w:p w14:paraId="44B918E4" w14:textId="77777777" w:rsidR="009C3223" w:rsidRPr="0020749A" w:rsidRDefault="009C3223" w:rsidP="00E67269">
            <w:pPr>
              <w:rPr>
                <w:rFonts w:ascii="Calibri" w:eastAsia="Times New Roman" w:hAnsi="Calibri" w:cs="Times New Roman"/>
                <w:sz w:val="20"/>
                <w:szCs w:val="20"/>
                <w:lang w:val="en-GB"/>
              </w:rPr>
            </w:pPr>
          </w:p>
        </w:tc>
        <w:tc>
          <w:tcPr>
            <w:tcW w:w="0" w:type="auto"/>
            <w:gridSpan w:val="2"/>
            <w:tcBorders>
              <w:top w:val="nil"/>
              <w:left w:val="single" w:sz="4" w:space="0" w:color="auto"/>
              <w:bottom w:val="nil"/>
              <w:right w:val="nil"/>
            </w:tcBorders>
            <w:shd w:val="clear" w:color="auto" w:fill="auto"/>
            <w:noWrap/>
            <w:vAlign w:val="bottom"/>
            <w:hideMark/>
          </w:tcPr>
          <w:p w14:paraId="78E1C92C" w14:textId="5182BC4A"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not in trainset / on dear.smartweb.tw</w:t>
            </w:r>
          </w:p>
        </w:tc>
        <w:tc>
          <w:tcPr>
            <w:tcW w:w="0" w:type="auto"/>
            <w:tcBorders>
              <w:top w:val="nil"/>
              <w:left w:val="single" w:sz="4" w:space="0" w:color="auto"/>
              <w:bottom w:val="nil"/>
            </w:tcBorders>
            <w:shd w:val="clear" w:color="auto" w:fill="auto"/>
            <w:noWrap/>
            <w:vAlign w:val="bottom"/>
            <w:hideMark/>
          </w:tcPr>
          <w:p w14:paraId="08EF87C3" w14:textId="105A13F5" w:rsidR="009C3223" w:rsidRPr="0020749A" w:rsidRDefault="009D4077"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6:</w:t>
            </w:r>
            <w:r w:rsidR="009C3223" w:rsidRPr="0020749A">
              <w:rPr>
                <w:rFonts w:ascii="Calibri" w:eastAsia="Times New Roman" w:hAnsi="Calibri" w:cs="Times New Roman"/>
                <w:i/>
                <w:sz w:val="20"/>
                <w:szCs w:val="20"/>
                <w:lang w:val="en-GB"/>
              </w:rPr>
              <w:t>Brachypetalum</w:t>
            </w:r>
          </w:p>
        </w:tc>
        <w:tc>
          <w:tcPr>
            <w:tcW w:w="0" w:type="auto"/>
            <w:tcBorders>
              <w:top w:val="nil"/>
              <w:bottom w:val="nil"/>
            </w:tcBorders>
            <w:shd w:val="clear" w:color="auto" w:fill="auto"/>
            <w:noWrap/>
            <w:vAlign w:val="bottom"/>
          </w:tcPr>
          <w:p w14:paraId="6837F12B" w14:textId="41A2C6CA"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7:</w:t>
            </w:r>
            <w:r w:rsidRPr="0020749A">
              <w:rPr>
                <w:rFonts w:ascii="Calibri" w:eastAsia="Times New Roman" w:hAnsi="Calibri" w:cs="Times New Roman"/>
                <w:i/>
                <w:sz w:val="20"/>
                <w:szCs w:val="20"/>
                <w:lang w:val="en-GB"/>
              </w:rPr>
              <w:t>Barbata</w:t>
            </w:r>
          </w:p>
        </w:tc>
        <w:tc>
          <w:tcPr>
            <w:tcW w:w="0" w:type="auto"/>
            <w:tcBorders>
              <w:top w:val="nil"/>
              <w:left w:val="nil"/>
              <w:bottom w:val="nil"/>
            </w:tcBorders>
            <w:shd w:val="clear" w:color="auto" w:fill="auto"/>
            <w:noWrap/>
            <w:vAlign w:val="bottom"/>
          </w:tcPr>
          <w:p w14:paraId="452BFAB4" w14:textId="13A3C057" w:rsidR="009C3223" w:rsidRPr="0020749A" w:rsidRDefault="00750FA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L:low</w:t>
            </w:r>
          </w:p>
        </w:tc>
        <w:tc>
          <w:tcPr>
            <w:tcW w:w="0" w:type="auto"/>
            <w:tcBorders>
              <w:top w:val="nil"/>
              <w:bottom w:val="nil"/>
            </w:tcBorders>
            <w:shd w:val="clear" w:color="auto" w:fill="auto"/>
            <w:noWrap/>
            <w:vAlign w:val="bottom"/>
          </w:tcPr>
          <w:p w14:paraId="433D9D70" w14:textId="1C287AA3" w:rsidR="009C3223" w:rsidRPr="0020749A" w:rsidRDefault="009C3223" w:rsidP="00E67269">
            <w:pPr>
              <w:rPr>
                <w:rFonts w:ascii="Calibri" w:eastAsia="Times New Roman" w:hAnsi="Calibri" w:cs="Times New Roman"/>
                <w:sz w:val="20"/>
                <w:szCs w:val="20"/>
                <w:lang w:val="en-GB"/>
              </w:rPr>
            </w:pPr>
          </w:p>
        </w:tc>
        <w:tc>
          <w:tcPr>
            <w:tcW w:w="0" w:type="auto"/>
            <w:tcBorders>
              <w:top w:val="nil"/>
              <w:left w:val="nil"/>
              <w:bottom w:val="nil"/>
              <w:right w:val="single" w:sz="4" w:space="0" w:color="auto"/>
            </w:tcBorders>
            <w:shd w:val="clear" w:color="auto" w:fill="auto"/>
            <w:noWrap/>
            <w:vAlign w:val="bottom"/>
            <w:hideMark/>
          </w:tcPr>
          <w:p w14:paraId="2DCDA78F" w14:textId="1958F1CB" w:rsidR="009C3223" w:rsidRPr="0020749A" w:rsidRDefault="009C3223" w:rsidP="00E67269">
            <w:pPr>
              <w:rPr>
                <w:rFonts w:ascii="Calibri" w:eastAsia="Times New Roman" w:hAnsi="Calibri" w:cs="Times New Roman"/>
                <w:sz w:val="20"/>
                <w:szCs w:val="20"/>
                <w:lang w:val="en-GB"/>
              </w:rPr>
            </w:pPr>
          </w:p>
        </w:tc>
      </w:tr>
      <w:tr w:rsidR="009C3223" w:rsidRPr="0020749A" w14:paraId="5ED15FF1" w14:textId="77777777" w:rsidTr="009C3223">
        <w:trPr>
          <w:trHeight w:val="300"/>
        </w:trPr>
        <w:tc>
          <w:tcPr>
            <w:tcW w:w="0" w:type="auto"/>
            <w:tcBorders>
              <w:top w:val="nil"/>
              <w:left w:val="nil"/>
              <w:bottom w:val="nil"/>
              <w:right w:val="nil"/>
            </w:tcBorders>
            <w:shd w:val="clear" w:color="auto" w:fill="auto"/>
            <w:noWrap/>
            <w:vAlign w:val="bottom"/>
            <w:hideMark/>
          </w:tcPr>
          <w:p w14:paraId="6C17F8AA" w14:textId="77777777" w:rsidR="009C3223" w:rsidRPr="0020749A" w:rsidRDefault="009C3223" w:rsidP="00E67269">
            <w:pPr>
              <w:rPr>
                <w:rFonts w:ascii="Calibri" w:eastAsia="Times New Roman" w:hAnsi="Calibri" w:cs="Times New Roman"/>
                <w:sz w:val="20"/>
                <w:szCs w:val="20"/>
                <w:lang w:val="en-GB"/>
              </w:rPr>
            </w:pPr>
          </w:p>
        </w:tc>
        <w:tc>
          <w:tcPr>
            <w:tcW w:w="0" w:type="auto"/>
            <w:gridSpan w:val="2"/>
            <w:tcBorders>
              <w:top w:val="nil"/>
              <w:left w:val="single" w:sz="4" w:space="0" w:color="auto"/>
              <w:bottom w:val="single" w:sz="4" w:space="0" w:color="auto"/>
              <w:right w:val="nil"/>
            </w:tcBorders>
            <w:shd w:val="clear" w:color="auto" w:fill="auto"/>
            <w:noWrap/>
            <w:vAlign w:val="bottom"/>
            <w:hideMark/>
          </w:tcPr>
          <w:p w14:paraId="4254126E" w14:textId="615141D4"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only var. Curtisii in trainset.</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1EF602AD" w14:textId="69B88EC9"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T</w:t>
            </w:r>
            <w:r w:rsidR="009D4077" w:rsidRPr="0020749A">
              <w:rPr>
                <w:rFonts w:ascii="Calibri" w:eastAsia="Times New Roman" w:hAnsi="Calibri" w:cs="Times New Roman"/>
                <w:sz w:val="20"/>
                <w:szCs w:val="20"/>
                <w:lang w:val="en-GB"/>
              </w:rPr>
              <w:t>he order in Un</w:t>
            </w:r>
            <w:r w:rsidRPr="0020749A">
              <w:rPr>
                <w:rFonts w:ascii="Calibri" w:eastAsia="Times New Roman" w:hAnsi="Calibri" w:cs="Times New Roman"/>
                <w:sz w:val="20"/>
                <w:szCs w:val="20"/>
                <w:lang w:val="en-GB"/>
              </w:rPr>
              <w:t>known x/y is &lt;best_sore&gt;/&lt;lower_score&gt;. No numbers? All scores are negative</w:t>
            </w:r>
          </w:p>
        </w:tc>
      </w:tr>
    </w:tbl>
    <w:p w14:paraId="2B52D81F" w14:textId="77777777" w:rsidR="00D42B4A" w:rsidRPr="0020749A" w:rsidRDefault="00D42B4A" w:rsidP="00E67269">
      <w:pPr>
        <w:rPr>
          <w:lang w:val="en-GB"/>
        </w:rPr>
        <w:sectPr w:rsidR="00D42B4A" w:rsidRPr="0020749A" w:rsidSect="009C3223">
          <w:pgSz w:w="16840" w:h="11900" w:orient="landscape"/>
          <w:pgMar w:top="567" w:right="1417" w:bottom="851" w:left="1417" w:header="708" w:footer="708" w:gutter="0"/>
          <w:cols w:space="708"/>
          <w:docGrid w:linePitch="360"/>
        </w:sectPr>
      </w:pPr>
    </w:p>
    <w:p w14:paraId="36FB2FCA" w14:textId="14BE42EB" w:rsidR="00876A45" w:rsidRPr="0020749A" w:rsidRDefault="00876A45" w:rsidP="00876A45">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8</w:t>
      </w:r>
      <w:r w:rsidR="000A64B8" w:rsidRPr="0020749A">
        <w:rPr>
          <w:lang w:val="en-GB"/>
        </w:rPr>
        <w:fldChar w:fldCharType="end"/>
      </w:r>
      <w:r w:rsidRPr="0020749A">
        <w:rPr>
          <w:lang w:val="en-GB"/>
        </w:rPr>
        <w:t xml:space="preserve"> Results of second test of the extra picturs of the section </w:t>
      </w:r>
      <w:r w:rsidRPr="0020749A">
        <w:rPr>
          <w:i/>
          <w:lang w:val="en-GB"/>
        </w:rPr>
        <w:t>Barbata</w:t>
      </w:r>
      <w:r w:rsidRPr="0020749A">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698"/>
        <w:gridCol w:w="1698"/>
        <w:gridCol w:w="1831"/>
        <w:gridCol w:w="1697"/>
        <w:gridCol w:w="1748"/>
        <w:gridCol w:w="1418"/>
        <w:gridCol w:w="2007"/>
      </w:tblGrid>
      <w:tr w:rsidR="00876A45" w:rsidRPr="0020749A" w14:paraId="4E7B77E6" w14:textId="77777777" w:rsidTr="00876A45">
        <w:trPr>
          <w:trHeight w:val="500"/>
        </w:trPr>
        <w:tc>
          <w:tcPr>
            <w:tcW w:w="0" w:type="auto"/>
            <w:tcBorders>
              <w:top w:val="nil"/>
              <w:left w:val="nil"/>
              <w:bottom w:val="nil"/>
              <w:right w:val="nil"/>
            </w:tcBorders>
            <w:shd w:val="clear" w:color="auto" w:fill="auto"/>
            <w:noWrap/>
            <w:vAlign w:val="bottom"/>
            <w:hideMark/>
          </w:tcPr>
          <w:p w14:paraId="67C2DDB3" w14:textId="77777777" w:rsidR="00876A45" w:rsidRPr="0020749A"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9BFFC29" w14:textId="77777777" w:rsidR="00876A45" w:rsidRPr="0020749A" w:rsidRDefault="00876A45" w:rsidP="00876A45">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5398C76" w14:textId="77777777" w:rsidR="00876A45" w:rsidRPr="0020749A" w:rsidRDefault="00876A45" w:rsidP="00876A45">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5BCE3CFE" w14:textId="3CA43653" w:rsidR="00876A45" w:rsidRPr="0020749A" w:rsidRDefault="00876A45" w:rsidP="00876A45">
            <w:pPr>
              <w:jc w:val="center"/>
              <w:rPr>
                <w:rFonts w:ascii="Calibri" w:eastAsia="Times New Roman" w:hAnsi="Calibri" w:cs="Times New Roman"/>
                <w:b/>
                <w:bCs/>
                <w:color w:val="000000"/>
                <w:sz w:val="36"/>
                <w:szCs w:val="40"/>
                <w:lang w:val="en-GB"/>
              </w:rPr>
            </w:pPr>
            <w:r w:rsidRPr="0020749A">
              <w:rPr>
                <w:rFonts w:ascii="Calibri" w:eastAsia="Times New Roman" w:hAnsi="Calibri" w:cs="Times New Roman"/>
                <w:b/>
                <w:bCs/>
                <w:color w:val="000000"/>
                <w:sz w:val="36"/>
                <w:szCs w:val="40"/>
                <w:lang w:val="en-GB"/>
              </w:rPr>
              <w:t xml:space="preserve">Extra </w:t>
            </w:r>
            <w:r w:rsidRPr="0020749A">
              <w:rPr>
                <w:rFonts w:ascii="Calibri" w:eastAsia="Times New Roman" w:hAnsi="Calibri" w:cs="Times New Roman"/>
                <w:b/>
                <w:bCs/>
                <w:i/>
                <w:color w:val="000000"/>
                <w:sz w:val="36"/>
                <w:szCs w:val="40"/>
                <w:lang w:val="en-GB"/>
              </w:rPr>
              <w:t>Barbata</w:t>
            </w:r>
            <w:r w:rsidRPr="0020749A">
              <w:rPr>
                <w:rFonts w:ascii="Calibri" w:eastAsia="Times New Roman" w:hAnsi="Calibri" w:cs="Times New Roman"/>
                <w:b/>
                <w:bCs/>
                <w:color w:val="000000"/>
                <w:sz w:val="36"/>
                <w:szCs w:val="40"/>
                <w:lang w:val="en-GB"/>
              </w:rPr>
              <w:t xml:space="preserve"> run2</w:t>
            </w:r>
          </w:p>
        </w:tc>
        <w:tc>
          <w:tcPr>
            <w:tcW w:w="0" w:type="auto"/>
            <w:tcBorders>
              <w:top w:val="nil"/>
              <w:left w:val="nil"/>
              <w:bottom w:val="nil"/>
              <w:right w:val="nil"/>
            </w:tcBorders>
            <w:shd w:val="clear" w:color="auto" w:fill="auto"/>
            <w:noWrap/>
            <w:vAlign w:val="bottom"/>
            <w:hideMark/>
          </w:tcPr>
          <w:p w14:paraId="1206C9F9" w14:textId="77777777" w:rsidR="00876A45" w:rsidRPr="0020749A" w:rsidRDefault="00876A45" w:rsidP="00876A45">
            <w:pPr>
              <w:rPr>
                <w:rFonts w:ascii="Calibri" w:eastAsia="Times New Roman" w:hAnsi="Calibri" w:cs="Times New Roman"/>
                <w:b/>
                <w:bCs/>
                <w:color w:val="000000"/>
                <w:lang w:val="en-GB"/>
              </w:rPr>
            </w:pPr>
          </w:p>
        </w:tc>
        <w:tc>
          <w:tcPr>
            <w:tcW w:w="0" w:type="auto"/>
            <w:tcBorders>
              <w:top w:val="nil"/>
              <w:left w:val="single" w:sz="4" w:space="0" w:color="auto"/>
              <w:bottom w:val="nil"/>
              <w:right w:val="nil"/>
            </w:tcBorders>
            <w:shd w:val="clear" w:color="auto" w:fill="auto"/>
            <w:noWrap/>
            <w:vAlign w:val="bottom"/>
            <w:hideMark/>
          </w:tcPr>
          <w:p w14:paraId="297F05F0" w14:textId="77777777" w:rsidR="00876A45" w:rsidRPr="0020749A" w:rsidRDefault="00876A45" w:rsidP="00876A45">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9138FAC" w14:textId="77777777" w:rsidR="00876A45" w:rsidRPr="0020749A" w:rsidRDefault="00876A45" w:rsidP="00876A45">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r>
      <w:tr w:rsidR="00876A45" w:rsidRPr="0020749A" w14:paraId="6498D63A" w14:textId="77777777" w:rsidTr="00876A45">
        <w:trPr>
          <w:trHeight w:val="300"/>
        </w:trPr>
        <w:tc>
          <w:tcPr>
            <w:tcW w:w="0" w:type="auto"/>
            <w:tcBorders>
              <w:top w:val="nil"/>
              <w:left w:val="nil"/>
              <w:bottom w:val="nil"/>
              <w:right w:val="nil"/>
            </w:tcBorders>
            <w:shd w:val="clear" w:color="auto" w:fill="auto"/>
            <w:noWrap/>
            <w:vAlign w:val="bottom"/>
            <w:hideMark/>
          </w:tcPr>
          <w:p w14:paraId="71B39828" w14:textId="77777777" w:rsidR="00876A45" w:rsidRPr="0020749A"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1E11C10"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3FE4A16"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6CF147"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7710EFA"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7587305"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7417DBB"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6812C99"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876A45" w:rsidRPr="0020749A" w14:paraId="2F2FABF1" w14:textId="77777777" w:rsidTr="00876A45">
        <w:trPr>
          <w:trHeight w:val="300"/>
        </w:trPr>
        <w:tc>
          <w:tcPr>
            <w:tcW w:w="0" w:type="auto"/>
            <w:tcBorders>
              <w:top w:val="nil"/>
              <w:left w:val="nil"/>
              <w:bottom w:val="single" w:sz="4" w:space="0" w:color="auto"/>
              <w:right w:val="nil"/>
            </w:tcBorders>
            <w:shd w:val="clear" w:color="auto" w:fill="auto"/>
            <w:noWrap/>
            <w:vAlign w:val="bottom"/>
            <w:hideMark/>
          </w:tcPr>
          <w:p w14:paraId="565F5772" w14:textId="77777777" w:rsidR="00876A45" w:rsidRPr="0020749A" w:rsidRDefault="00876A45" w:rsidP="00876A45">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22AA8B3B" w14:textId="77777777" w:rsidR="00876A45" w:rsidRPr="0020749A" w:rsidRDefault="00876A45" w:rsidP="00876A45">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03AC0F9C" w14:textId="77777777" w:rsidR="00876A45" w:rsidRPr="0020749A" w:rsidRDefault="00876A45" w:rsidP="00876A45">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7ADF777C" w14:textId="77777777" w:rsidR="00876A45" w:rsidRPr="0020749A" w:rsidRDefault="00876A45" w:rsidP="00876A45">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69F7C981" w14:textId="77777777" w:rsidR="00876A45" w:rsidRPr="0020749A" w:rsidRDefault="00876A45" w:rsidP="00876A45">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61FA44A2" w14:textId="77777777" w:rsidR="00876A45" w:rsidRPr="0020749A" w:rsidRDefault="00876A45" w:rsidP="00876A45">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5927F4D5" w14:textId="77777777" w:rsidR="00876A45" w:rsidRPr="0020749A" w:rsidRDefault="00876A45" w:rsidP="00876A45">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E8847D" w14:textId="77777777" w:rsidR="00876A45" w:rsidRPr="0020749A" w:rsidRDefault="00876A45" w:rsidP="00876A45">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57</w:t>
            </w:r>
          </w:p>
        </w:tc>
      </w:tr>
      <w:tr w:rsidR="00876A45" w:rsidRPr="0020749A" w14:paraId="6F5FC891" w14:textId="77777777" w:rsidTr="00876A45">
        <w:trPr>
          <w:trHeight w:val="300"/>
        </w:trPr>
        <w:tc>
          <w:tcPr>
            <w:tcW w:w="0" w:type="auto"/>
            <w:tcBorders>
              <w:top w:val="nil"/>
              <w:left w:val="single" w:sz="4" w:space="0" w:color="auto"/>
              <w:bottom w:val="nil"/>
              <w:right w:val="nil"/>
            </w:tcBorders>
            <w:shd w:val="clear" w:color="auto" w:fill="auto"/>
            <w:noWrap/>
            <w:vAlign w:val="bottom"/>
            <w:hideMark/>
          </w:tcPr>
          <w:p w14:paraId="52E41231" w14:textId="77777777" w:rsidR="00876A45" w:rsidRPr="0020749A" w:rsidRDefault="00876A45" w:rsidP="00876A45">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129AD33F"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58A6CB83"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11DA4034"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7CDDB5AC"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608F7CD2"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7BB46F82"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5426CBA8"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1,00E-10</w:t>
            </w:r>
          </w:p>
        </w:tc>
      </w:tr>
      <w:tr w:rsidR="00876A45" w:rsidRPr="0020749A" w14:paraId="34A09BBE" w14:textId="77777777" w:rsidTr="00876A45">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489E4907" w14:textId="77777777" w:rsidR="00876A45" w:rsidRPr="0020749A" w:rsidRDefault="00876A45" w:rsidP="00876A45">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7B64702D"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573057FF"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74ACAFF8"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1FE7B13C"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16871341"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56FA70E4"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C9B138"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r>
      <w:tr w:rsidR="00876A45" w:rsidRPr="0020749A" w14:paraId="7D2AB7B0" w14:textId="77777777" w:rsidTr="00876A45">
        <w:trPr>
          <w:trHeight w:val="300"/>
        </w:trPr>
        <w:tc>
          <w:tcPr>
            <w:tcW w:w="0" w:type="auto"/>
            <w:tcBorders>
              <w:top w:val="nil"/>
              <w:left w:val="nil"/>
              <w:bottom w:val="nil"/>
              <w:right w:val="nil"/>
            </w:tcBorders>
            <w:shd w:val="clear" w:color="auto" w:fill="auto"/>
            <w:noWrap/>
            <w:vAlign w:val="bottom"/>
            <w:hideMark/>
          </w:tcPr>
          <w:p w14:paraId="10839F2B" w14:textId="77777777" w:rsidR="00876A45" w:rsidRPr="0020749A"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247DF19D"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EAAE855"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9FC59E"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56D15D8"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4EBB1F8"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1176145"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8FB564E"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876A45" w:rsidRPr="0020749A" w14:paraId="411DDACC" w14:textId="77777777" w:rsidTr="00876A45">
        <w:trPr>
          <w:trHeight w:val="300"/>
        </w:trPr>
        <w:tc>
          <w:tcPr>
            <w:tcW w:w="0" w:type="auto"/>
            <w:tcBorders>
              <w:top w:val="nil"/>
              <w:left w:val="nil"/>
              <w:bottom w:val="nil"/>
              <w:right w:val="nil"/>
            </w:tcBorders>
            <w:shd w:val="clear" w:color="auto" w:fill="auto"/>
            <w:noWrap/>
            <w:vAlign w:val="bottom"/>
            <w:hideMark/>
          </w:tcPr>
          <w:p w14:paraId="6AD5D478"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paph_argus</w:t>
            </w:r>
          </w:p>
        </w:tc>
        <w:tc>
          <w:tcPr>
            <w:tcW w:w="0" w:type="auto"/>
            <w:tcBorders>
              <w:top w:val="nil"/>
              <w:left w:val="single" w:sz="4" w:space="0" w:color="auto"/>
              <w:bottom w:val="nil"/>
              <w:right w:val="nil"/>
            </w:tcBorders>
            <w:shd w:val="clear" w:color="000000" w:fill="C6EFCE"/>
            <w:noWrap/>
            <w:vAlign w:val="bottom"/>
            <w:hideMark/>
          </w:tcPr>
          <w:p w14:paraId="2844F169"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EE1FAF"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54274EA"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18BDDB1"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DC4C157"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3A11FB"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ED088D3"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876A45" w:rsidRPr="0020749A" w14:paraId="2A41AE7A" w14:textId="77777777" w:rsidTr="00876A45">
        <w:trPr>
          <w:trHeight w:val="300"/>
        </w:trPr>
        <w:tc>
          <w:tcPr>
            <w:tcW w:w="0" w:type="auto"/>
            <w:tcBorders>
              <w:top w:val="nil"/>
              <w:left w:val="nil"/>
              <w:bottom w:val="nil"/>
              <w:right w:val="nil"/>
            </w:tcBorders>
            <w:shd w:val="clear" w:color="auto" w:fill="auto"/>
            <w:noWrap/>
            <w:vAlign w:val="bottom"/>
            <w:hideMark/>
          </w:tcPr>
          <w:p w14:paraId="315F9D46"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Paptonsum_blaine</w:t>
            </w:r>
          </w:p>
        </w:tc>
        <w:tc>
          <w:tcPr>
            <w:tcW w:w="0" w:type="auto"/>
            <w:tcBorders>
              <w:top w:val="nil"/>
              <w:left w:val="single" w:sz="4" w:space="0" w:color="auto"/>
              <w:bottom w:val="nil"/>
              <w:right w:val="nil"/>
            </w:tcBorders>
            <w:shd w:val="clear" w:color="000000" w:fill="FFC7CE"/>
            <w:noWrap/>
            <w:vAlign w:val="bottom"/>
            <w:hideMark/>
          </w:tcPr>
          <w:p w14:paraId="3C21661D"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68573EA6"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60B5785"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C2974C4"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Correct(low)</w:t>
            </w:r>
          </w:p>
        </w:tc>
        <w:tc>
          <w:tcPr>
            <w:tcW w:w="0" w:type="auto"/>
            <w:tcBorders>
              <w:top w:val="nil"/>
              <w:left w:val="single" w:sz="4" w:space="0" w:color="auto"/>
              <w:bottom w:val="nil"/>
              <w:right w:val="nil"/>
            </w:tcBorders>
            <w:shd w:val="clear" w:color="000000" w:fill="C6EFCE"/>
            <w:noWrap/>
            <w:vAlign w:val="bottom"/>
            <w:hideMark/>
          </w:tcPr>
          <w:p w14:paraId="4D7148F6"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E08E355"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605DED1"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876A45" w:rsidRPr="0020749A" w14:paraId="4264A11D" w14:textId="77777777" w:rsidTr="00876A45">
        <w:trPr>
          <w:trHeight w:val="300"/>
        </w:trPr>
        <w:tc>
          <w:tcPr>
            <w:tcW w:w="0" w:type="auto"/>
            <w:tcBorders>
              <w:top w:val="nil"/>
              <w:left w:val="nil"/>
              <w:bottom w:val="nil"/>
              <w:right w:val="nil"/>
            </w:tcBorders>
            <w:shd w:val="clear" w:color="auto" w:fill="auto"/>
            <w:noWrap/>
            <w:vAlign w:val="bottom"/>
            <w:hideMark/>
          </w:tcPr>
          <w:p w14:paraId="34CF3ACA"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Paphtonsum_elle</w:t>
            </w:r>
          </w:p>
        </w:tc>
        <w:tc>
          <w:tcPr>
            <w:tcW w:w="0" w:type="auto"/>
            <w:tcBorders>
              <w:top w:val="nil"/>
              <w:left w:val="single" w:sz="4" w:space="0" w:color="auto"/>
              <w:bottom w:val="nil"/>
              <w:right w:val="nil"/>
            </w:tcBorders>
            <w:shd w:val="clear" w:color="000000" w:fill="FFC7CE"/>
            <w:noWrap/>
            <w:vAlign w:val="bottom"/>
            <w:hideMark/>
          </w:tcPr>
          <w:p w14:paraId="0D0F2144"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C7CE"/>
            <w:noWrap/>
            <w:vAlign w:val="bottom"/>
            <w:hideMark/>
          </w:tcPr>
          <w:p w14:paraId="187BE4EE"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640A2CEA"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569FE85"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E563BA2"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4D3AB7DA"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60AC05BA"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1(low)</w:t>
            </w:r>
          </w:p>
        </w:tc>
      </w:tr>
      <w:tr w:rsidR="00876A45" w:rsidRPr="0020749A" w14:paraId="621A9632" w14:textId="77777777" w:rsidTr="00876A45">
        <w:trPr>
          <w:trHeight w:val="300"/>
        </w:trPr>
        <w:tc>
          <w:tcPr>
            <w:tcW w:w="0" w:type="auto"/>
            <w:tcBorders>
              <w:top w:val="nil"/>
              <w:left w:val="nil"/>
              <w:bottom w:val="nil"/>
              <w:right w:val="nil"/>
            </w:tcBorders>
            <w:shd w:val="clear" w:color="auto" w:fill="auto"/>
            <w:noWrap/>
            <w:vAlign w:val="bottom"/>
            <w:hideMark/>
          </w:tcPr>
          <w:p w14:paraId="2985A8A2"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Paphwardii</w:t>
            </w:r>
          </w:p>
        </w:tc>
        <w:tc>
          <w:tcPr>
            <w:tcW w:w="0" w:type="auto"/>
            <w:tcBorders>
              <w:top w:val="nil"/>
              <w:left w:val="single" w:sz="4" w:space="0" w:color="auto"/>
              <w:bottom w:val="nil"/>
              <w:right w:val="nil"/>
            </w:tcBorders>
            <w:shd w:val="clear" w:color="000000" w:fill="FFC7CE"/>
            <w:noWrap/>
            <w:vAlign w:val="bottom"/>
            <w:hideMark/>
          </w:tcPr>
          <w:p w14:paraId="07A31331"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623E518"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7A187639"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 3/6</w:t>
            </w:r>
          </w:p>
        </w:tc>
        <w:tc>
          <w:tcPr>
            <w:tcW w:w="0" w:type="auto"/>
            <w:tcBorders>
              <w:top w:val="nil"/>
              <w:left w:val="single" w:sz="4" w:space="0" w:color="auto"/>
              <w:bottom w:val="nil"/>
              <w:right w:val="nil"/>
            </w:tcBorders>
            <w:shd w:val="clear" w:color="000000" w:fill="FFC7CE"/>
            <w:noWrap/>
            <w:vAlign w:val="bottom"/>
            <w:hideMark/>
          </w:tcPr>
          <w:p w14:paraId="177C64DE"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1A364B61" w14:textId="77777777" w:rsidR="00876A45" w:rsidRPr="0020749A" w:rsidRDefault="00876A45" w:rsidP="00876A45">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3/7</w:t>
            </w:r>
          </w:p>
        </w:tc>
        <w:tc>
          <w:tcPr>
            <w:tcW w:w="0" w:type="auto"/>
            <w:tcBorders>
              <w:top w:val="nil"/>
              <w:left w:val="single" w:sz="4" w:space="0" w:color="auto"/>
              <w:bottom w:val="nil"/>
              <w:right w:val="nil"/>
            </w:tcBorders>
            <w:shd w:val="clear" w:color="000000" w:fill="FFEB9C"/>
            <w:noWrap/>
            <w:vAlign w:val="bottom"/>
            <w:hideMark/>
          </w:tcPr>
          <w:p w14:paraId="2FF67A97"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1DC9CF18"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r>
      <w:tr w:rsidR="00876A45" w:rsidRPr="0020749A" w14:paraId="0E41527A" w14:textId="77777777" w:rsidTr="00876A45">
        <w:trPr>
          <w:trHeight w:val="300"/>
        </w:trPr>
        <w:tc>
          <w:tcPr>
            <w:tcW w:w="0" w:type="auto"/>
            <w:tcBorders>
              <w:top w:val="nil"/>
              <w:left w:val="nil"/>
              <w:bottom w:val="nil"/>
              <w:right w:val="nil"/>
            </w:tcBorders>
            <w:shd w:val="clear" w:color="auto" w:fill="auto"/>
            <w:noWrap/>
            <w:vAlign w:val="bottom"/>
            <w:hideMark/>
          </w:tcPr>
          <w:p w14:paraId="3100EB22" w14:textId="77777777" w:rsidR="00876A45" w:rsidRPr="0020749A"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B495192"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16CAF5D4"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03458ACE"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1DEAAA93"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4E9E838C"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322980E7"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D42FF19"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r>
      <w:tr w:rsidR="00876A45" w:rsidRPr="0020749A" w14:paraId="0EB34ACF" w14:textId="77777777" w:rsidTr="00876A45">
        <w:trPr>
          <w:trHeight w:val="300"/>
        </w:trPr>
        <w:tc>
          <w:tcPr>
            <w:tcW w:w="0" w:type="auto"/>
            <w:tcBorders>
              <w:top w:val="nil"/>
              <w:left w:val="nil"/>
              <w:bottom w:val="nil"/>
              <w:right w:val="nil"/>
            </w:tcBorders>
            <w:shd w:val="clear" w:color="auto" w:fill="auto"/>
            <w:noWrap/>
            <w:vAlign w:val="bottom"/>
            <w:hideMark/>
          </w:tcPr>
          <w:p w14:paraId="7B05D77A"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2A285643" w14:textId="77777777" w:rsidR="00876A45" w:rsidRPr="0020749A" w:rsidRDefault="00876A45" w:rsidP="00876A45">
            <w:pPr>
              <w:rPr>
                <w:rFonts w:ascii="Calibri" w:eastAsia="Times New Roman" w:hAnsi="Calibri" w:cs="Times New Roman"/>
                <w:color w:val="006100"/>
                <w:sz w:val="22"/>
                <w:lang w:val="en-GB"/>
              </w:rPr>
            </w:pPr>
            <w:r w:rsidRPr="0020749A">
              <w:rPr>
                <w:rFonts w:ascii="Calibri" w:eastAsia="Times New Roman" w:hAnsi="Calibri" w:cs="Times New Roman"/>
                <w:color w:val="006100"/>
                <w:sz w:val="22"/>
                <w:lang w:val="en-GB"/>
              </w:rPr>
              <w:t> </w:t>
            </w:r>
          </w:p>
        </w:tc>
        <w:tc>
          <w:tcPr>
            <w:tcW w:w="0" w:type="auto"/>
            <w:tcBorders>
              <w:top w:val="nil"/>
              <w:left w:val="single" w:sz="4" w:space="0" w:color="auto"/>
              <w:bottom w:val="nil"/>
              <w:right w:val="nil"/>
            </w:tcBorders>
            <w:shd w:val="clear" w:color="auto" w:fill="auto"/>
            <w:noWrap/>
            <w:vAlign w:val="bottom"/>
            <w:hideMark/>
          </w:tcPr>
          <w:p w14:paraId="68821464" w14:textId="77777777" w:rsidR="00876A45" w:rsidRPr="0020749A" w:rsidRDefault="00876A45" w:rsidP="00876A45">
            <w:pPr>
              <w:rPr>
                <w:rFonts w:ascii="Calibri" w:eastAsia="Times New Roman" w:hAnsi="Calibri" w:cs="Times New Roman"/>
                <w:color w:val="006100"/>
                <w:sz w:val="22"/>
                <w:lang w:val="en-GB"/>
              </w:rPr>
            </w:pPr>
            <w:r w:rsidRPr="0020749A">
              <w:rPr>
                <w:rFonts w:ascii="Calibri" w:eastAsia="Times New Roman" w:hAnsi="Calibri" w:cs="Times New Roman"/>
                <w:color w:val="006100"/>
                <w:sz w:val="22"/>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hideMark/>
          </w:tcPr>
          <w:p w14:paraId="6155282D" w14:textId="50BF10A9"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Legenda Incorrect/Unknown</w:t>
            </w:r>
          </w:p>
        </w:tc>
        <w:tc>
          <w:tcPr>
            <w:tcW w:w="0" w:type="auto"/>
            <w:tcBorders>
              <w:top w:val="single" w:sz="4" w:space="0" w:color="auto"/>
              <w:left w:val="nil"/>
              <w:bottom w:val="nil"/>
              <w:right w:val="nil"/>
            </w:tcBorders>
            <w:shd w:val="clear" w:color="auto" w:fill="auto"/>
            <w:noWrap/>
            <w:vAlign w:val="bottom"/>
            <w:hideMark/>
          </w:tcPr>
          <w:p w14:paraId="1AF33D1D"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single" w:sz="4" w:space="0" w:color="auto"/>
              <w:left w:val="nil"/>
              <w:bottom w:val="nil"/>
              <w:right w:val="nil"/>
            </w:tcBorders>
            <w:shd w:val="clear" w:color="auto" w:fill="auto"/>
            <w:noWrap/>
            <w:vAlign w:val="bottom"/>
            <w:hideMark/>
          </w:tcPr>
          <w:p w14:paraId="007C3132"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3777EC5C"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r>
      <w:tr w:rsidR="00876A45" w:rsidRPr="0020749A" w14:paraId="2384E9AC" w14:textId="77777777" w:rsidTr="00876A45">
        <w:trPr>
          <w:trHeight w:val="300"/>
        </w:trPr>
        <w:tc>
          <w:tcPr>
            <w:tcW w:w="0" w:type="auto"/>
            <w:tcBorders>
              <w:top w:val="nil"/>
              <w:left w:val="nil"/>
              <w:bottom w:val="nil"/>
              <w:right w:val="nil"/>
            </w:tcBorders>
            <w:shd w:val="clear" w:color="auto" w:fill="auto"/>
            <w:noWrap/>
            <w:vAlign w:val="bottom"/>
            <w:hideMark/>
          </w:tcPr>
          <w:p w14:paraId="0F49ADC9"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189CAF8B"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4E0731D3"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050F4CB0"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36FDB808"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nil"/>
            </w:tcBorders>
            <w:shd w:val="clear" w:color="auto" w:fill="auto"/>
            <w:noWrap/>
            <w:vAlign w:val="bottom"/>
            <w:hideMark/>
          </w:tcPr>
          <w:p w14:paraId="3E89D84F"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nil"/>
            </w:tcBorders>
            <w:shd w:val="clear" w:color="auto" w:fill="auto"/>
            <w:noWrap/>
            <w:vAlign w:val="bottom"/>
            <w:hideMark/>
          </w:tcPr>
          <w:p w14:paraId="493C1A87"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single" w:sz="4" w:space="0" w:color="auto"/>
            </w:tcBorders>
            <w:shd w:val="clear" w:color="auto" w:fill="auto"/>
            <w:noWrap/>
            <w:vAlign w:val="bottom"/>
            <w:hideMark/>
          </w:tcPr>
          <w:p w14:paraId="21D27FFE"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r>
      <w:tr w:rsidR="00876A45" w:rsidRPr="0020749A" w14:paraId="1FC126F8" w14:textId="77777777" w:rsidTr="00876A45">
        <w:trPr>
          <w:trHeight w:val="300"/>
        </w:trPr>
        <w:tc>
          <w:tcPr>
            <w:tcW w:w="0" w:type="auto"/>
            <w:tcBorders>
              <w:top w:val="nil"/>
              <w:left w:val="nil"/>
              <w:bottom w:val="nil"/>
              <w:right w:val="nil"/>
            </w:tcBorders>
            <w:shd w:val="clear" w:color="auto" w:fill="auto"/>
            <w:noWrap/>
            <w:vAlign w:val="bottom"/>
            <w:hideMark/>
          </w:tcPr>
          <w:p w14:paraId="3D054061"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0D839B5D"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0CEBF543"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532CC0D6"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76EEC61A" w14:textId="77777777" w:rsidR="00876A45" w:rsidRPr="0020749A" w:rsidRDefault="00876A45" w:rsidP="00876A45">
            <w:pPr>
              <w:jc w:val="right"/>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1</w:t>
            </w:r>
          </w:p>
        </w:tc>
        <w:tc>
          <w:tcPr>
            <w:tcW w:w="0" w:type="auto"/>
            <w:tcBorders>
              <w:top w:val="nil"/>
              <w:left w:val="nil"/>
              <w:bottom w:val="nil"/>
              <w:right w:val="nil"/>
            </w:tcBorders>
            <w:shd w:val="clear" w:color="auto" w:fill="auto"/>
            <w:noWrap/>
            <w:vAlign w:val="bottom"/>
            <w:hideMark/>
          </w:tcPr>
          <w:p w14:paraId="4132D705" w14:textId="77777777" w:rsidR="00876A45" w:rsidRPr="0020749A" w:rsidRDefault="00876A45" w:rsidP="00876A45">
            <w:pPr>
              <w:rPr>
                <w:rFonts w:ascii="Calibri" w:eastAsia="Times New Roman" w:hAnsi="Calibri" w:cs="Times New Roman"/>
                <w:i/>
                <w:iCs/>
                <w:color w:val="000000"/>
                <w:sz w:val="22"/>
                <w:lang w:val="en-GB"/>
              </w:rPr>
            </w:pPr>
            <w:r w:rsidRPr="0020749A">
              <w:rPr>
                <w:rFonts w:ascii="Calibri" w:eastAsia="Times New Roman" w:hAnsi="Calibri" w:cs="Times New Roman"/>
                <w:i/>
                <w:iCs/>
                <w:color w:val="000000"/>
                <w:sz w:val="22"/>
                <w:lang w:val="en-GB"/>
              </w:rPr>
              <w:t>Parvisepalum</w:t>
            </w:r>
          </w:p>
        </w:tc>
        <w:tc>
          <w:tcPr>
            <w:tcW w:w="0" w:type="auto"/>
            <w:tcBorders>
              <w:top w:val="nil"/>
              <w:left w:val="nil"/>
              <w:bottom w:val="nil"/>
              <w:right w:val="nil"/>
            </w:tcBorders>
            <w:shd w:val="clear" w:color="auto" w:fill="auto"/>
            <w:noWrap/>
            <w:vAlign w:val="bottom"/>
            <w:hideMark/>
          </w:tcPr>
          <w:p w14:paraId="566FB328" w14:textId="77777777" w:rsidR="00876A45" w:rsidRPr="0020749A" w:rsidRDefault="00876A45" w:rsidP="00876A45">
            <w:pPr>
              <w:jc w:val="right"/>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2</w:t>
            </w:r>
          </w:p>
        </w:tc>
        <w:tc>
          <w:tcPr>
            <w:tcW w:w="0" w:type="auto"/>
            <w:tcBorders>
              <w:top w:val="nil"/>
              <w:left w:val="nil"/>
              <w:bottom w:val="nil"/>
              <w:right w:val="single" w:sz="4" w:space="0" w:color="auto"/>
            </w:tcBorders>
            <w:shd w:val="clear" w:color="auto" w:fill="auto"/>
            <w:noWrap/>
            <w:vAlign w:val="bottom"/>
            <w:hideMark/>
          </w:tcPr>
          <w:p w14:paraId="1638E54B" w14:textId="77777777" w:rsidR="00876A45" w:rsidRPr="0020749A" w:rsidRDefault="00876A45" w:rsidP="00876A45">
            <w:pPr>
              <w:rPr>
                <w:rFonts w:ascii="Calibri" w:eastAsia="Times New Roman" w:hAnsi="Calibri" w:cs="Times New Roman"/>
                <w:i/>
                <w:iCs/>
                <w:color w:val="000000"/>
                <w:sz w:val="22"/>
                <w:lang w:val="en-GB"/>
              </w:rPr>
            </w:pPr>
            <w:r w:rsidRPr="0020749A">
              <w:rPr>
                <w:rFonts w:ascii="Calibri" w:eastAsia="Times New Roman" w:hAnsi="Calibri" w:cs="Times New Roman"/>
                <w:i/>
                <w:iCs/>
                <w:color w:val="000000"/>
                <w:sz w:val="22"/>
                <w:lang w:val="en-GB"/>
              </w:rPr>
              <w:t>Pardalopetalum</w:t>
            </w:r>
          </w:p>
        </w:tc>
      </w:tr>
      <w:tr w:rsidR="00876A45" w:rsidRPr="0020749A" w14:paraId="183E8D4A" w14:textId="77777777" w:rsidTr="00876A45">
        <w:trPr>
          <w:trHeight w:val="300"/>
        </w:trPr>
        <w:tc>
          <w:tcPr>
            <w:tcW w:w="0" w:type="auto"/>
            <w:tcBorders>
              <w:top w:val="nil"/>
              <w:left w:val="nil"/>
              <w:bottom w:val="nil"/>
              <w:right w:val="nil"/>
            </w:tcBorders>
            <w:shd w:val="clear" w:color="auto" w:fill="auto"/>
            <w:noWrap/>
            <w:vAlign w:val="bottom"/>
            <w:hideMark/>
          </w:tcPr>
          <w:p w14:paraId="5000BED3"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47A59079"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35A45A68"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7D2D298F"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48A054BA" w14:textId="77777777" w:rsidR="00876A45" w:rsidRPr="0020749A" w:rsidRDefault="00876A45" w:rsidP="00876A45">
            <w:pPr>
              <w:jc w:val="right"/>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3</w:t>
            </w:r>
          </w:p>
        </w:tc>
        <w:tc>
          <w:tcPr>
            <w:tcW w:w="0" w:type="auto"/>
            <w:tcBorders>
              <w:top w:val="nil"/>
              <w:left w:val="nil"/>
              <w:bottom w:val="nil"/>
              <w:right w:val="nil"/>
            </w:tcBorders>
            <w:shd w:val="clear" w:color="auto" w:fill="auto"/>
            <w:noWrap/>
            <w:vAlign w:val="bottom"/>
            <w:hideMark/>
          </w:tcPr>
          <w:p w14:paraId="49DF2E20" w14:textId="77777777" w:rsidR="00876A45" w:rsidRPr="0020749A" w:rsidRDefault="00876A45" w:rsidP="00876A45">
            <w:pPr>
              <w:rPr>
                <w:rFonts w:ascii="Calibri" w:eastAsia="Times New Roman" w:hAnsi="Calibri" w:cs="Times New Roman"/>
                <w:i/>
                <w:iCs/>
                <w:color w:val="000000"/>
                <w:sz w:val="22"/>
                <w:lang w:val="en-GB"/>
              </w:rPr>
            </w:pPr>
            <w:r w:rsidRPr="0020749A">
              <w:rPr>
                <w:rFonts w:ascii="Calibri" w:eastAsia="Times New Roman" w:hAnsi="Calibri" w:cs="Times New Roman"/>
                <w:i/>
                <w:iCs/>
                <w:color w:val="000000"/>
                <w:sz w:val="22"/>
                <w:lang w:val="en-GB"/>
              </w:rPr>
              <w:t>Paphiopedilum</w:t>
            </w:r>
          </w:p>
        </w:tc>
        <w:tc>
          <w:tcPr>
            <w:tcW w:w="0" w:type="auto"/>
            <w:tcBorders>
              <w:top w:val="nil"/>
              <w:left w:val="nil"/>
              <w:bottom w:val="nil"/>
              <w:right w:val="nil"/>
            </w:tcBorders>
            <w:shd w:val="clear" w:color="auto" w:fill="auto"/>
            <w:noWrap/>
            <w:vAlign w:val="bottom"/>
            <w:hideMark/>
          </w:tcPr>
          <w:p w14:paraId="11F95134" w14:textId="77777777" w:rsidR="00876A45" w:rsidRPr="0020749A" w:rsidRDefault="00876A45" w:rsidP="00876A45">
            <w:pPr>
              <w:jc w:val="right"/>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4</w:t>
            </w:r>
          </w:p>
        </w:tc>
        <w:tc>
          <w:tcPr>
            <w:tcW w:w="0" w:type="auto"/>
            <w:tcBorders>
              <w:top w:val="nil"/>
              <w:left w:val="nil"/>
              <w:bottom w:val="nil"/>
              <w:right w:val="single" w:sz="4" w:space="0" w:color="auto"/>
            </w:tcBorders>
            <w:shd w:val="clear" w:color="auto" w:fill="auto"/>
            <w:noWrap/>
            <w:vAlign w:val="bottom"/>
            <w:hideMark/>
          </w:tcPr>
          <w:p w14:paraId="24ACE79F" w14:textId="77777777" w:rsidR="00876A45" w:rsidRPr="0020749A" w:rsidRDefault="00876A45" w:rsidP="00876A45">
            <w:pPr>
              <w:rPr>
                <w:rFonts w:ascii="Calibri" w:eastAsia="Times New Roman" w:hAnsi="Calibri" w:cs="Times New Roman"/>
                <w:i/>
                <w:iCs/>
                <w:color w:val="000000"/>
                <w:sz w:val="22"/>
                <w:lang w:val="en-GB"/>
              </w:rPr>
            </w:pPr>
            <w:r w:rsidRPr="0020749A">
              <w:rPr>
                <w:rFonts w:ascii="Calibri" w:eastAsia="Times New Roman" w:hAnsi="Calibri" w:cs="Times New Roman"/>
                <w:i/>
                <w:iCs/>
                <w:color w:val="000000"/>
                <w:sz w:val="22"/>
                <w:lang w:val="en-GB"/>
              </w:rPr>
              <w:t>Coryopedilum</w:t>
            </w:r>
          </w:p>
        </w:tc>
      </w:tr>
      <w:tr w:rsidR="00876A45" w:rsidRPr="0020749A" w14:paraId="1333A885" w14:textId="77777777" w:rsidTr="00876A45">
        <w:trPr>
          <w:trHeight w:val="300"/>
        </w:trPr>
        <w:tc>
          <w:tcPr>
            <w:tcW w:w="0" w:type="auto"/>
            <w:tcBorders>
              <w:top w:val="nil"/>
              <w:left w:val="nil"/>
              <w:bottom w:val="nil"/>
              <w:right w:val="nil"/>
            </w:tcBorders>
            <w:shd w:val="clear" w:color="auto" w:fill="auto"/>
            <w:noWrap/>
            <w:vAlign w:val="bottom"/>
            <w:hideMark/>
          </w:tcPr>
          <w:p w14:paraId="32BF1126"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67019A4C"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438937FE"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0235D1B6"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65BADCB3" w14:textId="77777777" w:rsidR="00876A45" w:rsidRPr="0020749A" w:rsidRDefault="00876A45" w:rsidP="00876A45">
            <w:pPr>
              <w:jc w:val="right"/>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5</w:t>
            </w:r>
          </w:p>
        </w:tc>
        <w:tc>
          <w:tcPr>
            <w:tcW w:w="0" w:type="auto"/>
            <w:tcBorders>
              <w:top w:val="nil"/>
              <w:left w:val="nil"/>
              <w:bottom w:val="nil"/>
              <w:right w:val="nil"/>
            </w:tcBorders>
            <w:shd w:val="clear" w:color="auto" w:fill="auto"/>
            <w:noWrap/>
            <w:vAlign w:val="bottom"/>
            <w:hideMark/>
          </w:tcPr>
          <w:p w14:paraId="4CB1B7F7" w14:textId="77777777" w:rsidR="00876A45" w:rsidRPr="0020749A" w:rsidRDefault="00876A45" w:rsidP="00876A45">
            <w:pPr>
              <w:rPr>
                <w:rFonts w:ascii="Calibri" w:eastAsia="Times New Roman" w:hAnsi="Calibri" w:cs="Times New Roman"/>
                <w:i/>
                <w:iCs/>
                <w:color w:val="000000"/>
                <w:sz w:val="22"/>
                <w:lang w:val="en-GB"/>
              </w:rPr>
            </w:pPr>
            <w:r w:rsidRPr="0020749A">
              <w:rPr>
                <w:rFonts w:ascii="Calibri" w:eastAsia="Times New Roman" w:hAnsi="Calibri" w:cs="Times New Roman"/>
                <w:i/>
                <w:iCs/>
                <w:color w:val="000000"/>
                <w:sz w:val="22"/>
                <w:lang w:val="en-GB"/>
              </w:rPr>
              <w:t>Cochlopetalum</w:t>
            </w:r>
          </w:p>
        </w:tc>
        <w:tc>
          <w:tcPr>
            <w:tcW w:w="0" w:type="auto"/>
            <w:tcBorders>
              <w:top w:val="nil"/>
              <w:left w:val="nil"/>
              <w:bottom w:val="nil"/>
              <w:right w:val="nil"/>
            </w:tcBorders>
            <w:shd w:val="clear" w:color="auto" w:fill="auto"/>
            <w:noWrap/>
            <w:vAlign w:val="bottom"/>
            <w:hideMark/>
          </w:tcPr>
          <w:p w14:paraId="58EB4FA7" w14:textId="77777777" w:rsidR="00876A45" w:rsidRPr="0020749A" w:rsidRDefault="00876A45" w:rsidP="00876A45">
            <w:pPr>
              <w:jc w:val="right"/>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6</w:t>
            </w:r>
          </w:p>
        </w:tc>
        <w:tc>
          <w:tcPr>
            <w:tcW w:w="0" w:type="auto"/>
            <w:tcBorders>
              <w:top w:val="nil"/>
              <w:left w:val="nil"/>
              <w:bottom w:val="nil"/>
              <w:right w:val="single" w:sz="4" w:space="0" w:color="auto"/>
            </w:tcBorders>
            <w:shd w:val="clear" w:color="auto" w:fill="auto"/>
            <w:noWrap/>
            <w:vAlign w:val="bottom"/>
            <w:hideMark/>
          </w:tcPr>
          <w:p w14:paraId="565B9A1A" w14:textId="77777777" w:rsidR="00876A45" w:rsidRPr="0020749A" w:rsidRDefault="00876A45" w:rsidP="00876A45">
            <w:pPr>
              <w:rPr>
                <w:rFonts w:ascii="Calibri" w:eastAsia="Times New Roman" w:hAnsi="Calibri" w:cs="Times New Roman"/>
                <w:i/>
                <w:iCs/>
                <w:color w:val="000000"/>
                <w:sz w:val="22"/>
                <w:lang w:val="en-GB"/>
              </w:rPr>
            </w:pPr>
            <w:r w:rsidRPr="0020749A">
              <w:rPr>
                <w:rFonts w:ascii="Calibri" w:eastAsia="Times New Roman" w:hAnsi="Calibri" w:cs="Times New Roman"/>
                <w:i/>
                <w:iCs/>
                <w:color w:val="000000"/>
                <w:sz w:val="22"/>
                <w:lang w:val="en-GB"/>
              </w:rPr>
              <w:t>Brachypetalum</w:t>
            </w:r>
          </w:p>
        </w:tc>
      </w:tr>
      <w:tr w:rsidR="00876A45" w:rsidRPr="0020749A" w14:paraId="320DC9B3" w14:textId="77777777" w:rsidTr="00876A45">
        <w:trPr>
          <w:trHeight w:val="300"/>
        </w:trPr>
        <w:tc>
          <w:tcPr>
            <w:tcW w:w="0" w:type="auto"/>
            <w:tcBorders>
              <w:top w:val="nil"/>
              <w:left w:val="nil"/>
              <w:bottom w:val="nil"/>
              <w:right w:val="nil"/>
            </w:tcBorders>
            <w:shd w:val="clear" w:color="auto" w:fill="auto"/>
            <w:noWrap/>
            <w:vAlign w:val="bottom"/>
            <w:hideMark/>
          </w:tcPr>
          <w:p w14:paraId="3FD4BE53"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5F963EFB"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21FB124E"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37F9FC20"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0C4A1D89" w14:textId="77777777" w:rsidR="00876A45" w:rsidRPr="0020749A" w:rsidRDefault="00876A45" w:rsidP="00876A45">
            <w:pPr>
              <w:jc w:val="right"/>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7</w:t>
            </w:r>
          </w:p>
        </w:tc>
        <w:tc>
          <w:tcPr>
            <w:tcW w:w="0" w:type="auto"/>
            <w:tcBorders>
              <w:top w:val="nil"/>
              <w:left w:val="nil"/>
              <w:bottom w:val="nil"/>
              <w:right w:val="nil"/>
            </w:tcBorders>
            <w:shd w:val="clear" w:color="auto" w:fill="auto"/>
            <w:noWrap/>
            <w:vAlign w:val="bottom"/>
            <w:hideMark/>
          </w:tcPr>
          <w:p w14:paraId="125BD64E" w14:textId="77777777" w:rsidR="00876A45" w:rsidRPr="0020749A" w:rsidRDefault="00876A45" w:rsidP="00876A45">
            <w:pPr>
              <w:rPr>
                <w:rFonts w:ascii="Calibri" w:eastAsia="Times New Roman" w:hAnsi="Calibri" w:cs="Times New Roman"/>
                <w:i/>
                <w:iCs/>
                <w:color w:val="000000"/>
                <w:sz w:val="22"/>
                <w:lang w:val="en-GB"/>
              </w:rPr>
            </w:pPr>
            <w:r w:rsidRPr="0020749A">
              <w:rPr>
                <w:rFonts w:ascii="Calibri" w:eastAsia="Times New Roman" w:hAnsi="Calibri" w:cs="Times New Roman"/>
                <w:i/>
                <w:iCs/>
                <w:color w:val="000000"/>
                <w:sz w:val="22"/>
                <w:lang w:val="en-GB"/>
              </w:rPr>
              <w:t>Barbata</w:t>
            </w:r>
          </w:p>
        </w:tc>
        <w:tc>
          <w:tcPr>
            <w:tcW w:w="0" w:type="auto"/>
            <w:tcBorders>
              <w:top w:val="nil"/>
              <w:left w:val="nil"/>
              <w:bottom w:val="nil"/>
              <w:right w:val="nil"/>
            </w:tcBorders>
            <w:shd w:val="clear" w:color="auto" w:fill="auto"/>
            <w:noWrap/>
            <w:vAlign w:val="bottom"/>
            <w:hideMark/>
          </w:tcPr>
          <w:p w14:paraId="68393764"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nil"/>
              <w:bottom w:val="nil"/>
              <w:right w:val="single" w:sz="4" w:space="0" w:color="auto"/>
            </w:tcBorders>
            <w:shd w:val="clear" w:color="auto" w:fill="auto"/>
            <w:noWrap/>
            <w:vAlign w:val="bottom"/>
            <w:hideMark/>
          </w:tcPr>
          <w:p w14:paraId="760ED4FC"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r>
      <w:tr w:rsidR="00876A45" w:rsidRPr="0020749A" w14:paraId="0E8C41CF" w14:textId="77777777" w:rsidTr="00D01C7D">
        <w:trPr>
          <w:trHeight w:val="300"/>
        </w:trPr>
        <w:tc>
          <w:tcPr>
            <w:tcW w:w="0" w:type="auto"/>
            <w:tcBorders>
              <w:top w:val="nil"/>
              <w:left w:val="nil"/>
              <w:bottom w:val="nil"/>
              <w:right w:val="nil"/>
            </w:tcBorders>
            <w:shd w:val="clear" w:color="auto" w:fill="auto"/>
            <w:noWrap/>
            <w:vAlign w:val="bottom"/>
          </w:tcPr>
          <w:p w14:paraId="0501CB56"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tcPr>
          <w:p w14:paraId="30E24CA7"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tcPr>
          <w:p w14:paraId="74A37529" w14:textId="77777777" w:rsidR="00876A45" w:rsidRPr="0020749A" w:rsidRDefault="00876A45" w:rsidP="00876A45">
            <w:pPr>
              <w:rPr>
                <w:rFonts w:ascii="Calibri" w:eastAsia="Times New Roman" w:hAnsi="Calibri" w:cs="Times New Roman"/>
                <w:color w:val="000000"/>
                <w:sz w:val="22"/>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535C1486" w14:textId="1723B70D"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The order in Unknown x/y is &lt;best_score&gt;/&lt;lower_score&gt;/ No numbers? All scores are negative</w:t>
            </w:r>
          </w:p>
        </w:tc>
      </w:tr>
    </w:tbl>
    <w:p w14:paraId="26F6BF68" w14:textId="77777777" w:rsidR="00876A45" w:rsidRPr="0020749A" w:rsidRDefault="00876A45" w:rsidP="00D42B4A">
      <w:pPr>
        <w:pStyle w:val="Bijschrift"/>
        <w:keepNext/>
        <w:rPr>
          <w:lang w:val="en-GB"/>
        </w:rPr>
        <w:sectPr w:rsidR="00876A45" w:rsidRPr="0020749A" w:rsidSect="00D42B4A">
          <w:pgSz w:w="16840" w:h="11900" w:orient="landscape"/>
          <w:pgMar w:top="993" w:right="1417" w:bottom="851" w:left="1417" w:header="708" w:footer="708" w:gutter="0"/>
          <w:cols w:space="708"/>
          <w:docGrid w:linePitch="360"/>
        </w:sectPr>
      </w:pPr>
    </w:p>
    <w:p w14:paraId="3B594293" w14:textId="677EB0DD" w:rsidR="00D42B4A" w:rsidRPr="0020749A" w:rsidRDefault="00D42B4A" w:rsidP="00D42B4A">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9</w:t>
      </w:r>
      <w:r w:rsidR="000A64B8" w:rsidRPr="0020749A">
        <w:rPr>
          <w:lang w:val="en-GB"/>
        </w:rPr>
        <w:fldChar w:fldCharType="end"/>
      </w:r>
      <w:r w:rsidRPr="0020749A">
        <w:rPr>
          <w:lang w:val="en-GB"/>
        </w:rPr>
        <w:t xml:space="preserve"> Results of second test run of the section Brachypetalum.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080"/>
        <w:gridCol w:w="1470"/>
        <w:gridCol w:w="1969"/>
        <w:gridCol w:w="1826"/>
        <w:gridCol w:w="1825"/>
        <w:gridCol w:w="1825"/>
        <w:gridCol w:w="1627"/>
      </w:tblGrid>
      <w:tr w:rsidR="00D42B4A" w:rsidRPr="0020749A" w14:paraId="5A0FFDB6" w14:textId="77777777" w:rsidTr="00D42B4A">
        <w:trPr>
          <w:trHeight w:val="500"/>
        </w:trPr>
        <w:tc>
          <w:tcPr>
            <w:tcW w:w="0" w:type="auto"/>
            <w:tcBorders>
              <w:top w:val="nil"/>
              <w:left w:val="nil"/>
              <w:bottom w:val="nil"/>
              <w:right w:val="nil"/>
            </w:tcBorders>
            <w:shd w:val="clear" w:color="auto" w:fill="auto"/>
            <w:noWrap/>
            <w:vAlign w:val="bottom"/>
            <w:hideMark/>
          </w:tcPr>
          <w:p w14:paraId="31D849E3" w14:textId="77777777" w:rsidR="00D42B4A" w:rsidRPr="0020749A" w:rsidRDefault="00D42B4A" w:rsidP="00D42B4A">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5197621B" w14:textId="77777777" w:rsidR="00D42B4A" w:rsidRPr="0020749A" w:rsidRDefault="00D42B4A" w:rsidP="00D42B4A">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gridSpan w:val="3"/>
            <w:tcBorders>
              <w:top w:val="nil"/>
              <w:left w:val="single" w:sz="4" w:space="0" w:color="auto"/>
              <w:bottom w:val="nil"/>
              <w:right w:val="single" w:sz="4" w:space="0" w:color="000000"/>
            </w:tcBorders>
            <w:shd w:val="clear" w:color="auto" w:fill="auto"/>
            <w:noWrap/>
            <w:vAlign w:val="bottom"/>
            <w:hideMark/>
          </w:tcPr>
          <w:p w14:paraId="379B7B14" w14:textId="67799319" w:rsidR="00D42B4A" w:rsidRPr="0020749A" w:rsidRDefault="00D42B4A" w:rsidP="00D42B4A">
            <w:pPr>
              <w:jc w:val="center"/>
              <w:rPr>
                <w:rFonts w:ascii="Calibri" w:eastAsia="Times New Roman" w:hAnsi="Calibri" w:cs="Times New Roman"/>
                <w:b/>
                <w:bCs/>
                <w:sz w:val="36"/>
                <w:szCs w:val="40"/>
                <w:lang w:val="en-GB"/>
              </w:rPr>
            </w:pPr>
            <w:r w:rsidRPr="0020749A">
              <w:rPr>
                <w:rFonts w:ascii="Calibri" w:eastAsia="Times New Roman" w:hAnsi="Calibri" w:cs="Times New Roman"/>
                <w:b/>
                <w:bCs/>
                <w:i/>
                <w:sz w:val="36"/>
                <w:szCs w:val="40"/>
                <w:lang w:val="en-GB"/>
              </w:rPr>
              <w:t>Brachypetalum</w:t>
            </w:r>
            <w:r w:rsidRPr="0020749A">
              <w:rPr>
                <w:rFonts w:ascii="Calibri" w:eastAsia="Times New Roman" w:hAnsi="Calibri" w:cs="Times New Roman"/>
                <w:b/>
                <w:bCs/>
                <w:sz w:val="36"/>
                <w:szCs w:val="40"/>
                <w:lang w:val="en-GB"/>
              </w:rPr>
              <w:t xml:space="preserve"> run2</w:t>
            </w:r>
          </w:p>
        </w:tc>
        <w:tc>
          <w:tcPr>
            <w:tcW w:w="0" w:type="auto"/>
            <w:tcBorders>
              <w:top w:val="nil"/>
              <w:left w:val="nil"/>
              <w:bottom w:val="nil"/>
              <w:right w:val="nil"/>
            </w:tcBorders>
            <w:shd w:val="clear" w:color="auto" w:fill="auto"/>
            <w:noWrap/>
            <w:vAlign w:val="bottom"/>
            <w:hideMark/>
          </w:tcPr>
          <w:p w14:paraId="62CD7CDD" w14:textId="77777777" w:rsidR="00D42B4A" w:rsidRPr="0020749A" w:rsidRDefault="00D42B4A" w:rsidP="00D42B4A">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003C18E2" w14:textId="77777777" w:rsidR="00D42B4A" w:rsidRPr="0020749A" w:rsidRDefault="00D42B4A" w:rsidP="00D42B4A">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C934D7A" w14:textId="77777777" w:rsidR="00D42B4A" w:rsidRPr="0020749A" w:rsidRDefault="00D42B4A" w:rsidP="00D42B4A">
            <w:pPr>
              <w:rPr>
                <w:rFonts w:ascii="Calibri" w:eastAsia="Times New Roman" w:hAnsi="Calibri" w:cs="Times New Roman"/>
                <w:b/>
                <w:bCs/>
                <w:lang w:val="en-GB"/>
              </w:rPr>
            </w:pPr>
            <w:r w:rsidRPr="0020749A">
              <w:rPr>
                <w:rFonts w:ascii="Calibri" w:eastAsia="Times New Roman" w:hAnsi="Calibri" w:cs="Times New Roman"/>
                <w:b/>
                <w:bCs/>
                <w:lang w:val="en-GB"/>
              </w:rPr>
              <w:t> </w:t>
            </w:r>
          </w:p>
        </w:tc>
      </w:tr>
      <w:tr w:rsidR="00D42B4A" w:rsidRPr="0020749A" w14:paraId="1BDE6232" w14:textId="77777777" w:rsidTr="00D42B4A">
        <w:trPr>
          <w:trHeight w:val="300"/>
        </w:trPr>
        <w:tc>
          <w:tcPr>
            <w:tcW w:w="0" w:type="auto"/>
            <w:tcBorders>
              <w:top w:val="nil"/>
              <w:left w:val="nil"/>
              <w:bottom w:val="nil"/>
              <w:right w:val="nil"/>
            </w:tcBorders>
            <w:shd w:val="clear" w:color="auto" w:fill="auto"/>
            <w:noWrap/>
            <w:vAlign w:val="bottom"/>
            <w:hideMark/>
          </w:tcPr>
          <w:p w14:paraId="328526C7" w14:textId="77777777" w:rsidR="00D42B4A" w:rsidRPr="0020749A" w:rsidRDefault="00D42B4A" w:rsidP="00D42B4A">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392D7D34"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12916B9"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0598116"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4BA0694"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F9B3096"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FA3B5A5"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67C5BE5"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r>
      <w:tr w:rsidR="00D42B4A" w:rsidRPr="0020749A" w14:paraId="118E22DB" w14:textId="77777777" w:rsidTr="00D42B4A">
        <w:trPr>
          <w:trHeight w:val="300"/>
        </w:trPr>
        <w:tc>
          <w:tcPr>
            <w:tcW w:w="0" w:type="auto"/>
            <w:tcBorders>
              <w:top w:val="nil"/>
              <w:left w:val="nil"/>
              <w:bottom w:val="single" w:sz="4" w:space="0" w:color="auto"/>
              <w:right w:val="nil"/>
            </w:tcBorders>
            <w:shd w:val="clear" w:color="auto" w:fill="auto"/>
            <w:noWrap/>
            <w:vAlign w:val="bottom"/>
            <w:hideMark/>
          </w:tcPr>
          <w:p w14:paraId="3D69D156" w14:textId="77777777" w:rsidR="00D42B4A" w:rsidRPr="0020749A" w:rsidRDefault="00D42B4A" w:rsidP="00D42B4A">
            <w:pPr>
              <w:rPr>
                <w:rFonts w:ascii="Calibri" w:eastAsia="Times New Roman" w:hAnsi="Calibri" w:cs="Times New Roman"/>
                <w:b/>
                <w:bCs/>
                <w:lang w:val="en-GB"/>
              </w:rPr>
            </w:pPr>
            <w:r w:rsidRPr="0020749A">
              <w:rPr>
                <w:rFonts w:ascii="Calibri" w:eastAsia="Times New Roman" w:hAnsi="Calibri" w:cs="Times New Roman"/>
                <w:b/>
                <w:bCs/>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1F909A6C" w14:textId="77777777" w:rsidR="00D42B4A" w:rsidRPr="0020749A" w:rsidRDefault="00D42B4A" w:rsidP="00D42B4A">
            <w:pPr>
              <w:jc w:val="right"/>
              <w:rPr>
                <w:rFonts w:ascii="Calibri" w:eastAsia="Times New Roman" w:hAnsi="Calibri" w:cs="Times New Roman"/>
                <w:b/>
                <w:bCs/>
                <w:lang w:val="en-GB"/>
              </w:rPr>
            </w:pPr>
            <w:r w:rsidRPr="0020749A">
              <w:rPr>
                <w:rFonts w:ascii="Calibri" w:eastAsia="Times New Roman" w:hAnsi="Calibri" w:cs="Times New Roman"/>
                <w:b/>
                <w:bCs/>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0980F455" w14:textId="77777777" w:rsidR="00D42B4A" w:rsidRPr="0020749A" w:rsidRDefault="00D42B4A" w:rsidP="00D42B4A">
            <w:pPr>
              <w:jc w:val="right"/>
              <w:rPr>
                <w:rFonts w:ascii="Calibri" w:eastAsia="Times New Roman" w:hAnsi="Calibri" w:cs="Times New Roman"/>
                <w:b/>
                <w:bCs/>
                <w:lang w:val="en-GB"/>
              </w:rPr>
            </w:pPr>
            <w:r w:rsidRPr="0020749A">
              <w:rPr>
                <w:rFonts w:ascii="Calibri" w:eastAsia="Times New Roman" w:hAnsi="Calibri" w:cs="Times New Roman"/>
                <w:b/>
                <w:bCs/>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332A2537" w14:textId="77777777" w:rsidR="00D42B4A" w:rsidRPr="0020749A" w:rsidRDefault="00D42B4A" w:rsidP="00D42B4A">
            <w:pPr>
              <w:jc w:val="right"/>
              <w:rPr>
                <w:rFonts w:ascii="Calibri" w:eastAsia="Times New Roman" w:hAnsi="Calibri" w:cs="Times New Roman"/>
                <w:b/>
                <w:bCs/>
                <w:lang w:val="en-GB"/>
              </w:rPr>
            </w:pPr>
            <w:r w:rsidRPr="0020749A">
              <w:rPr>
                <w:rFonts w:ascii="Calibri" w:eastAsia="Times New Roman" w:hAnsi="Calibri" w:cs="Times New Roman"/>
                <w:b/>
                <w:bCs/>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72E27BA1" w14:textId="77777777" w:rsidR="00D42B4A" w:rsidRPr="0020749A" w:rsidRDefault="00D42B4A" w:rsidP="00D42B4A">
            <w:pPr>
              <w:jc w:val="right"/>
              <w:rPr>
                <w:rFonts w:ascii="Calibri" w:eastAsia="Times New Roman" w:hAnsi="Calibri" w:cs="Times New Roman"/>
                <w:b/>
                <w:bCs/>
                <w:lang w:val="en-GB"/>
              </w:rPr>
            </w:pPr>
            <w:r w:rsidRPr="0020749A">
              <w:rPr>
                <w:rFonts w:ascii="Calibri" w:eastAsia="Times New Roman" w:hAnsi="Calibri" w:cs="Times New Roman"/>
                <w:b/>
                <w:bCs/>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75ADC8B8" w14:textId="77777777" w:rsidR="00D42B4A" w:rsidRPr="0020749A" w:rsidRDefault="00D42B4A" w:rsidP="00D42B4A">
            <w:pPr>
              <w:jc w:val="right"/>
              <w:rPr>
                <w:rFonts w:ascii="Calibri" w:eastAsia="Times New Roman" w:hAnsi="Calibri" w:cs="Times New Roman"/>
                <w:b/>
                <w:bCs/>
                <w:lang w:val="en-GB"/>
              </w:rPr>
            </w:pPr>
            <w:r w:rsidRPr="0020749A">
              <w:rPr>
                <w:rFonts w:ascii="Calibri" w:eastAsia="Times New Roman" w:hAnsi="Calibri" w:cs="Times New Roman"/>
                <w:b/>
                <w:bCs/>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26FA3727" w14:textId="77777777" w:rsidR="00D42B4A" w:rsidRPr="0020749A" w:rsidRDefault="00D42B4A" w:rsidP="00D42B4A">
            <w:pPr>
              <w:jc w:val="right"/>
              <w:rPr>
                <w:rFonts w:ascii="Calibri" w:eastAsia="Times New Roman" w:hAnsi="Calibri" w:cs="Times New Roman"/>
                <w:b/>
                <w:bCs/>
                <w:lang w:val="en-GB"/>
              </w:rPr>
            </w:pPr>
            <w:r w:rsidRPr="0020749A">
              <w:rPr>
                <w:rFonts w:ascii="Calibri" w:eastAsia="Times New Roman" w:hAnsi="Calibri" w:cs="Times New Roman"/>
                <w:b/>
                <w:bCs/>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2293D4" w14:textId="77777777" w:rsidR="00D42B4A" w:rsidRPr="0020749A" w:rsidRDefault="00D42B4A" w:rsidP="00D42B4A">
            <w:pPr>
              <w:jc w:val="right"/>
              <w:rPr>
                <w:rFonts w:ascii="Calibri" w:eastAsia="Times New Roman" w:hAnsi="Calibri" w:cs="Times New Roman"/>
                <w:b/>
                <w:bCs/>
                <w:lang w:val="en-GB"/>
              </w:rPr>
            </w:pPr>
            <w:r w:rsidRPr="0020749A">
              <w:rPr>
                <w:rFonts w:ascii="Calibri" w:eastAsia="Times New Roman" w:hAnsi="Calibri" w:cs="Times New Roman"/>
                <w:b/>
                <w:bCs/>
                <w:lang w:val="en-GB"/>
              </w:rPr>
              <w:t>57</w:t>
            </w:r>
          </w:p>
        </w:tc>
      </w:tr>
      <w:tr w:rsidR="00D42B4A" w:rsidRPr="0020749A" w14:paraId="30E05498" w14:textId="77777777" w:rsidTr="00D42B4A">
        <w:trPr>
          <w:trHeight w:val="300"/>
        </w:trPr>
        <w:tc>
          <w:tcPr>
            <w:tcW w:w="0" w:type="auto"/>
            <w:tcBorders>
              <w:top w:val="nil"/>
              <w:left w:val="single" w:sz="4" w:space="0" w:color="auto"/>
              <w:bottom w:val="nil"/>
              <w:right w:val="nil"/>
            </w:tcBorders>
            <w:shd w:val="clear" w:color="auto" w:fill="auto"/>
            <w:noWrap/>
            <w:vAlign w:val="bottom"/>
            <w:hideMark/>
          </w:tcPr>
          <w:p w14:paraId="14DBE22F" w14:textId="77777777" w:rsidR="00D42B4A" w:rsidRPr="0020749A" w:rsidRDefault="00D42B4A" w:rsidP="00D42B4A">
            <w:pPr>
              <w:rPr>
                <w:rFonts w:ascii="Calibri" w:eastAsia="Times New Roman" w:hAnsi="Calibri" w:cs="Times New Roman"/>
                <w:b/>
                <w:bCs/>
                <w:lang w:val="en-GB"/>
              </w:rPr>
            </w:pPr>
            <w:r w:rsidRPr="0020749A">
              <w:rPr>
                <w:rFonts w:ascii="Calibri" w:eastAsia="Times New Roman" w:hAnsi="Calibri" w:cs="Times New Roman"/>
                <w:b/>
                <w:bCs/>
                <w:lang w:val="en-GB"/>
              </w:rPr>
              <w:t>Desired Error</w:t>
            </w:r>
          </w:p>
        </w:tc>
        <w:tc>
          <w:tcPr>
            <w:tcW w:w="0" w:type="auto"/>
            <w:tcBorders>
              <w:top w:val="nil"/>
              <w:left w:val="single" w:sz="4" w:space="0" w:color="auto"/>
              <w:bottom w:val="nil"/>
              <w:right w:val="nil"/>
            </w:tcBorders>
            <w:shd w:val="clear" w:color="auto" w:fill="auto"/>
            <w:noWrap/>
            <w:vAlign w:val="bottom"/>
            <w:hideMark/>
          </w:tcPr>
          <w:p w14:paraId="5280E882"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1,00E-04</w:t>
            </w:r>
          </w:p>
        </w:tc>
        <w:tc>
          <w:tcPr>
            <w:tcW w:w="0" w:type="auto"/>
            <w:tcBorders>
              <w:top w:val="nil"/>
              <w:left w:val="single" w:sz="4" w:space="0" w:color="auto"/>
              <w:bottom w:val="nil"/>
              <w:right w:val="nil"/>
            </w:tcBorders>
            <w:shd w:val="clear" w:color="auto" w:fill="auto"/>
            <w:noWrap/>
            <w:vAlign w:val="bottom"/>
            <w:hideMark/>
          </w:tcPr>
          <w:p w14:paraId="3664AF59"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1,00E-05</w:t>
            </w:r>
          </w:p>
        </w:tc>
        <w:tc>
          <w:tcPr>
            <w:tcW w:w="0" w:type="auto"/>
            <w:tcBorders>
              <w:top w:val="nil"/>
              <w:left w:val="single" w:sz="4" w:space="0" w:color="auto"/>
              <w:bottom w:val="nil"/>
              <w:right w:val="nil"/>
            </w:tcBorders>
            <w:shd w:val="clear" w:color="auto" w:fill="auto"/>
            <w:noWrap/>
            <w:vAlign w:val="bottom"/>
            <w:hideMark/>
          </w:tcPr>
          <w:p w14:paraId="4FA7C74B"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1,00E-06</w:t>
            </w:r>
          </w:p>
        </w:tc>
        <w:tc>
          <w:tcPr>
            <w:tcW w:w="0" w:type="auto"/>
            <w:tcBorders>
              <w:top w:val="nil"/>
              <w:left w:val="single" w:sz="4" w:space="0" w:color="auto"/>
              <w:bottom w:val="nil"/>
              <w:right w:val="nil"/>
            </w:tcBorders>
            <w:shd w:val="clear" w:color="auto" w:fill="auto"/>
            <w:noWrap/>
            <w:vAlign w:val="bottom"/>
            <w:hideMark/>
          </w:tcPr>
          <w:p w14:paraId="7295598A"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1,00E-07</w:t>
            </w:r>
          </w:p>
        </w:tc>
        <w:tc>
          <w:tcPr>
            <w:tcW w:w="0" w:type="auto"/>
            <w:tcBorders>
              <w:top w:val="nil"/>
              <w:left w:val="single" w:sz="4" w:space="0" w:color="auto"/>
              <w:bottom w:val="nil"/>
              <w:right w:val="nil"/>
            </w:tcBorders>
            <w:shd w:val="clear" w:color="auto" w:fill="auto"/>
            <w:noWrap/>
            <w:vAlign w:val="bottom"/>
            <w:hideMark/>
          </w:tcPr>
          <w:p w14:paraId="66990668"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1,00E-08</w:t>
            </w:r>
          </w:p>
        </w:tc>
        <w:tc>
          <w:tcPr>
            <w:tcW w:w="0" w:type="auto"/>
            <w:tcBorders>
              <w:top w:val="nil"/>
              <w:left w:val="single" w:sz="4" w:space="0" w:color="auto"/>
              <w:bottom w:val="nil"/>
              <w:right w:val="nil"/>
            </w:tcBorders>
            <w:shd w:val="clear" w:color="auto" w:fill="auto"/>
            <w:noWrap/>
            <w:vAlign w:val="bottom"/>
            <w:hideMark/>
          </w:tcPr>
          <w:p w14:paraId="1797A69D"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2FDF9EEA"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1,00E-10</w:t>
            </w:r>
          </w:p>
        </w:tc>
      </w:tr>
      <w:tr w:rsidR="00D42B4A" w:rsidRPr="0020749A" w14:paraId="3394BDFA" w14:textId="77777777" w:rsidTr="00D42B4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1A200A" w14:textId="77777777" w:rsidR="00D42B4A" w:rsidRPr="0020749A" w:rsidRDefault="00D42B4A" w:rsidP="00D42B4A">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A4BEAC9"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7D7B01F9"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7307AF4E"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8</w:t>
            </w:r>
          </w:p>
        </w:tc>
        <w:tc>
          <w:tcPr>
            <w:tcW w:w="0" w:type="auto"/>
            <w:tcBorders>
              <w:top w:val="nil"/>
              <w:left w:val="single" w:sz="4" w:space="0" w:color="auto"/>
              <w:bottom w:val="single" w:sz="4" w:space="0" w:color="auto"/>
              <w:right w:val="nil"/>
            </w:tcBorders>
            <w:shd w:val="clear" w:color="auto" w:fill="auto"/>
            <w:noWrap/>
            <w:vAlign w:val="bottom"/>
            <w:hideMark/>
          </w:tcPr>
          <w:p w14:paraId="08DD3B4D"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2A38A51B"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5A22D61F"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7D50E3"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7</w:t>
            </w:r>
          </w:p>
        </w:tc>
      </w:tr>
      <w:tr w:rsidR="00D42B4A" w:rsidRPr="0020749A" w14:paraId="55A680DC" w14:textId="77777777" w:rsidTr="00D42B4A">
        <w:trPr>
          <w:trHeight w:val="300"/>
        </w:trPr>
        <w:tc>
          <w:tcPr>
            <w:tcW w:w="0" w:type="auto"/>
            <w:tcBorders>
              <w:top w:val="nil"/>
              <w:left w:val="nil"/>
              <w:bottom w:val="nil"/>
              <w:right w:val="nil"/>
            </w:tcBorders>
            <w:shd w:val="clear" w:color="auto" w:fill="auto"/>
            <w:noWrap/>
            <w:vAlign w:val="bottom"/>
            <w:hideMark/>
          </w:tcPr>
          <w:p w14:paraId="6C48EB6C" w14:textId="47C4EABF" w:rsidR="00D42B4A" w:rsidRPr="0020749A" w:rsidRDefault="00D42B4A" w:rsidP="00D42B4A">
            <w:pPr>
              <w:rPr>
                <w:rFonts w:ascii="Calibri" w:eastAsia="Times New Roman" w:hAnsi="Calibri" w:cs="Times New Roman"/>
                <w:b/>
                <w:lang w:val="en-GB"/>
              </w:rPr>
            </w:pPr>
            <w:r w:rsidRPr="0020749A">
              <w:rPr>
                <w:rFonts w:ascii="Calibri" w:eastAsia="Times New Roman" w:hAnsi="Calibri" w:cs="Times New Roman"/>
                <w:b/>
                <w:lang w:val="en-GB"/>
              </w:rPr>
              <w:t>Pictures</w:t>
            </w:r>
          </w:p>
        </w:tc>
        <w:tc>
          <w:tcPr>
            <w:tcW w:w="0" w:type="auto"/>
            <w:tcBorders>
              <w:top w:val="nil"/>
              <w:left w:val="single" w:sz="4" w:space="0" w:color="auto"/>
              <w:bottom w:val="nil"/>
              <w:right w:val="nil"/>
            </w:tcBorders>
            <w:shd w:val="clear" w:color="auto" w:fill="auto"/>
            <w:noWrap/>
            <w:vAlign w:val="bottom"/>
            <w:hideMark/>
          </w:tcPr>
          <w:p w14:paraId="447C72A3"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546C056"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64D9D60"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A9B48B6"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24149FB"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DBFF02E"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76E1848"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r>
      <w:tr w:rsidR="00D42B4A" w:rsidRPr="0020749A" w14:paraId="42874B1A" w14:textId="77777777" w:rsidTr="00D42B4A">
        <w:trPr>
          <w:trHeight w:val="300"/>
        </w:trPr>
        <w:tc>
          <w:tcPr>
            <w:tcW w:w="0" w:type="auto"/>
            <w:tcBorders>
              <w:top w:val="nil"/>
              <w:left w:val="nil"/>
              <w:bottom w:val="nil"/>
              <w:right w:val="nil"/>
            </w:tcBorders>
            <w:shd w:val="clear" w:color="auto" w:fill="auto"/>
            <w:noWrap/>
            <w:vAlign w:val="bottom"/>
            <w:hideMark/>
          </w:tcPr>
          <w:p w14:paraId="6FAA57C1"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bellatum1</w:t>
            </w:r>
          </w:p>
        </w:tc>
        <w:tc>
          <w:tcPr>
            <w:tcW w:w="0" w:type="auto"/>
            <w:tcBorders>
              <w:top w:val="nil"/>
              <w:left w:val="single" w:sz="4" w:space="0" w:color="auto"/>
              <w:bottom w:val="nil"/>
              <w:right w:val="nil"/>
            </w:tcBorders>
            <w:shd w:val="clear" w:color="000000" w:fill="C6EFCE"/>
            <w:noWrap/>
            <w:vAlign w:val="bottom"/>
            <w:hideMark/>
          </w:tcPr>
          <w:p w14:paraId="74F56D2A"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69CD63"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3F8FC73"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1F98512"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C72CD57"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B3C7F96"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AF7766F"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1AA16FCD" w14:textId="77777777" w:rsidTr="00D42B4A">
        <w:trPr>
          <w:trHeight w:val="300"/>
        </w:trPr>
        <w:tc>
          <w:tcPr>
            <w:tcW w:w="0" w:type="auto"/>
            <w:tcBorders>
              <w:top w:val="nil"/>
              <w:left w:val="nil"/>
              <w:bottom w:val="nil"/>
              <w:right w:val="nil"/>
            </w:tcBorders>
            <w:shd w:val="clear" w:color="auto" w:fill="auto"/>
            <w:noWrap/>
            <w:vAlign w:val="bottom"/>
            <w:hideMark/>
          </w:tcPr>
          <w:p w14:paraId="5B5908EC"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concolor1</w:t>
            </w:r>
          </w:p>
        </w:tc>
        <w:tc>
          <w:tcPr>
            <w:tcW w:w="0" w:type="auto"/>
            <w:tcBorders>
              <w:top w:val="nil"/>
              <w:left w:val="single" w:sz="4" w:space="0" w:color="auto"/>
              <w:bottom w:val="nil"/>
              <w:right w:val="nil"/>
            </w:tcBorders>
            <w:shd w:val="clear" w:color="000000" w:fill="C6EFCE"/>
            <w:noWrap/>
            <w:vAlign w:val="bottom"/>
            <w:hideMark/>
          </w:tcPr>
          <w:p w14:paraId="01B835D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2F5D5A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C12B7D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522D4B1" w14:textId="77777777" w:rsidR="00D42B4A" w:rsidRPr="0020749A" w:rsidRDefault="00D42B4A" w:rsidP="00D42B4A">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54468F99"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1FFBFD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B6E899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04A9BF2D" w14:textId="77777777" w:rsidTr="00D42B4A">
        <w:trPr>
          <w:trHeight w:val="300"/>
        </w:trPr>
        <w:tc>
          <w:tcPr>
            <w:tcW w:w="0" w:type="auto"/>
            <w:tcBorders>
              <w:top w:val="nil"/>
              <w:left w:val="nil"/>
              <w:bottom w:val="nil"/>
              <w:right w:val="nil"/>
            </w:tcBorders>
            <w:shd w:val="clear" w:color="auto" w:fill="auto"/>
            <w:noWrap/>
            <w:vAlign w:val="bottom"/>
            <w:hideMark/>
          </w:tcPr>
          <w:p w14:paraId="3E4ACE4F"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concolor2_2</w:t>
            </w:r>
          </w:p>
        </w:tc>
        <w:tc>
          <w:tcPr>
            <w:tcW w:w="0" w:type="auto"/>
            <w:tcBorders>
              <w:top w:val="nil"/>
              <w:left w:val="single" w:sz="4" w:space="0" w:color="auto"/>
              <w:bottom w:val="nil"/>
              <w:right w:val="nil"/>
            </w:tcBorders>
            <w:shd w:val="clear" w:color="000000" w:fill="C6EFCE"/>
            <w:noWrap/>
            <w:vAlign w:val="bottom"/>
            <w:hideMark/>
          </w:tcPr>
          <w:p w14:paraId="56D9877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22DAC40"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EB9C"/>
            <w:noWrap/>
            <w:vAlign w:val="bottom"/>
            <w:hideMark/>
          </w:tcPr>
          <w:p w14:paraId="5D3607E9"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C6EFCE"/>
            <w:noWrap/>
            <w:vAlign w:val="bottom"/>
            <w:hideMark/>
          </w:tcPr>
          <w:p w14:paraId="7CDA6EC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2D9A3A9"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EB9C"/>
            <w:noWrap/>
            <w:vAlign w:val="bottom"/>
            <w:hideMark/>
          </w:tcPr>
          <w:p w14:paraId="52686788"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single" w:sz="4" w:space="0" w:color="auto"/>
            </w:tcBorders>
            <w:shd w:val="clear" w:color="000000" w:fill="C6EFCE"/>
            <w:noWrap/>
            <w:vAlign w:val="bottom"/>
            <w:hideMark/>
          </w:tcPr>
          <w:p w14:paraId="0A589DC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2C9FBE4A" w14:textId="77777777" w:rsidTr="00D42B4A">
        <w:trPr>
          <w:trHeight w:val="300"/>
        </w:trPr>
        <w:tc>
          <w:tcPr>
            <w:tcW w:w="0" w:type="auto"/>
            <w:tcBorders>
              <w:top w:val="nil"/>
              <w:left w:val="nil"/>
              <w:bottom w:val="nil"/>
              <w:right w:val="nil"/>
            </w:tcBorders>
            <w:shd w:val="clear" w:color="auto" w:fill="auto"/>
            <w:noWrap/>
            <w:vAlign w:val="bottom"/>
            <w:hideMark/>
          </w:tcPr>
          <w:p w14:paraId="7F17D9B1"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concolor2_4</w:t>
            </w:r>
          </w:p>
        </w:tc>
        <w:tc>
          <w:tcPr>
            <w:tcW w:w="0" w:type="auto"/>
            <w:tcBorders>
              <w:top w:val="nil"/>
              <w:left w:val="single" w:sz="4" w:space="0" w:color="auto"/>
              <w:bottom w:val="nil"/>
              <w:right w:val="nil"/>
            </w:tcBorders>
            <w:shd w:val="clear" w:color="000000" w:fill="C6EFCE"/>
            <w:noWrap/>
            <w:vAlign w:val="bottom"/>
            <w:hideMark/>
          </w:tcPr>
          <w:p w14:paraId="51074BE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FF85083"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43578C6"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EB9C"/>
            <w:noWrap/>
            <w:vAlign w:val="bottom"/>
            <w:hideMark/>
          </w:tcPr>
          <w:p w14:paraId="62670CD5"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C6EFCE"/>
            <w:noWrap/>
            <w:vAlign w:val="bottom"/>
            <w:hideMark/>
          </w:tcPr>
          <w:p w14:paraId="26643D7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E96E242"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single" w:sz="4" w:space="0" w:color="auto"/>
            </w:tcBorders>
            <w:shd w:val="clear" w:color="000000" w:fill="C6EFCE"/>
            <w:noWrap/>
            <w:vAlign w:val="bottom"/>
            <w:hideMark/>
          </w:tcPr>
          <w:p w14:paraId="2D72EAA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4C64C74A" w14:textId="77777777" w:rsidTr="00D42B4A">
        <w:trPr>
          <w:trHeight w:val="300"/>
        </w:trPr>
        <w:tc>
          <w:tcPr>
            <w:tcW w:w="0" w:type="auto"/>
            <w:tcBorders>
              <w:top w:val="nil"/>
              <w:left w:val="nil"/>
              <w:bottom w:val="nil"/>
              <w:right w:val="nil"/>
            </w:tcBorders>
            <w:shd w:val="clear" w:color="auto" w:fill="auto"/>
            <w:noWrap/>
            <w:vAlign w:val="bottom"/>
            <w:hideMark/>
          </w:tcPr>
          <w:p w14:paraId="0753DF46"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concolor2_6</w:t>
            </w:r>
          </w:p>
        </w:tc>
        <w:tc>
          <w:tcPr>
            <w:tcW w:w="0" w:type="auto"/>
            <w:tcBorders>
              <w:top w:val="nil"/>
              <w:left w:val="single" w:sz="4" w:space="0" w:color="auto"/>
              <w:bottom w:val="nil"/>
              <w:right w:val="nil"/>
            </w:tcBorders>
            <w:shd w:val="clear" w:color="000000" w:fill="C6EFCE"/>
            <w:noWrap/>
            <w:vAlign w:val="bottom"/>
            <w:hideMark/>
          </w:tcPr>
          <w:p w14:paraId="37A9315C"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0D76159"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1BE85C0"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C6EFCE"/>
            <w:noWrap/>
            <w:vAlign w:val="bottom"/>
            <w:hideMark/>
          </w:tcPr>
          <w:p w14:paraId="551DD85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5004C6D"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EB9C"/>
            <w:noWrap/>
            <w:vAlign w:val="bottom"/>
            <w:hideMark/>
          </w:tcPr>
          <w:p w14:paraId="2780E9DC"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single" w:sz="4" w:space="0" w:color="auto"/>
            </w:tcBorders>
            <w:shd w:val="clear" w:color="000000" w:fill="C6EFCE"/>
            <w:noWrap/>
            <w:vAlign w:val="bottom"/>
            <w:hideMark/>
          </w:tcPr>
          <w:p w14:paraId="179864EE"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39F25A5B" w14:textId="77777777" w:rsidTr="00D42B4A">
        <w:trPr>
          <w:trHeight w:val="300"/>
        </w:trPr>
        <w:tc>
          <w:tcPr>
            <w:tcW w:w="0" w:type="auto"/>
            <w:tcBorders>
              <w:top w:val="nil"/>
              <w:left w:val="nil"/>
              <w:bottom w:val="nil"/>
              <w:right w:val="nil"/>
            </w:tcBorders>
            <w:shd w:val="clear" w:color="auto" w:fill="auto"/>
            <w:noWrap/>
            <w:vAlign w:val="bottom"/>
            <w:hideMark/>
          </w:tcPr>
          <w:p w14:paraId="513E5100"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concolor2</w:t>
            </w:r>
          </w:p>
        </w:tc>
        <w:tc>
          <w:tcPr>
            <w:tcW w:w="0" w:type="auto"/>
            <w:tcBorders>
              <w:top w:val="nil"/>
              <w:left w:val="single" w:sz="4" w:space="0" w:color="auto"/>
              <w:bottom w:val="nil"/>
              <w:right w:val="nil"/>
            </w:tcBorders>
            <w:shd w:val="clear" w:color="000000" w:fill="C6EFCE"/>
            <w:noWrap/>
            <w:vAlign w:val="bottom"/>
            <w:hideMark/>
          </w:tcPr>
          <w:p w14:paraId="5EB65526"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3ED7F14"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30E7C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396C8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A0554B4" w14:textId="77777777" w:rsidR="00D42B4A" w:rsidRPr="0020749A" w:rsidRDefault="00D42B4A" w:rsidP="00D42B4A">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98F592E"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B5D00B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27820AD5" w14:textId="77777777" w:rsidTr="00D42B4A">
        <w:trPr>
          <w:trHeight w:val="300"/>
        </w:trPr>
        <w:tc>
          <w:tcPr>
            <w:tcW w:w="0" w:type="auto"/>
            <w:tcBorders>
              <w:top w:val="nil"/>
              <w:left w:val="nil"/>
              <w:bottom w:val="nil"/>
              <w:right w:val="nil"/>
            </w:tcBorders>
            <w:shd w:val="clear" w:color="auto" w:fill="auto"/>
            <w:noWrap/>
            <w:vAlign w:val="bottom"/>
            <w:hideMark/>
          </w:tcPr>
          <w:p w14:paraId="21812D1A"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godefroyae1</w:t>
            </w:r>
          </w:p>
        </w:tc>
        <w:tc>
          <w:tcPr>
            <w:tcW w:w="0" w:type="auto"/>
            <w:tcBorders>
              <w:top w:val="nil"/>
              <w:left w:val="single" w:sz="4" w:space="0" w:color="auto"/>
              <w:bottom w:val="nil"/>
              <w:right w:val="nil"/>
            </w:tcBorders>
            <w:shd w:val="clear" w:color="000000" w:fill="FFEB9C"/>
            <w:noWrap/>
            <w:vAlign w:val="bottom"/>
            <w:hideMark/>
          </w:tcPr>
          <w:p w14:paraId="73AC0254" w14:textId="77777777" w:rsidR="00D42B4A" w:rsidRPr="0020749A" w:rsidRDefault="00D42B4A" w:rsidP="00D42B4A">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28E24016" w14:textId="77777777" w:rsidR="00D42B4A" w:rsidRPr="0020749A" w:rsidRDefault="00D42B4A" w:rsidP="00D42B4A">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AC1514E"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6/7</w:t>
            </w:r>
          </w:p>
        </w:tc>
        <w:tc>
          <w:tcPr>
            <w:tcW w:w="0" w:type="auto"/>
            <w:tcBorders>
              <w:top w:val="nil"/>
              <w:left w:val="single" w:sz="4" w:space="0" w:color="auto"/>
              <w:bottom w:val="nil"/>
              <w:right w:val="nil"/>
            </w:tcBorders>
            <w:shd w:val="clear" w:color="000000" w:fill="C6EFCE"/>
            <w:noWrap/>
            <w:vAlign w:val="bottom"/>
            <w:hideMark/>
          </w:tcPr>
          <w:p w14:paraId="3558D17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B696C12"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C7CE"/>
            <w:noWrap/>
            <w:vAlign w:val="bottom"/>
            <w:hideMark/>
          </w:tcPr>
          <w:p w14:paraId="0663C935" w14:textId="77777777" w:rsidR="00D42B4A" w:rsidRPr="0020749A" w:rsidRDefault="00D42B4A" w:rsidP="00D42B4A">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3D2AA17D" w14:textId="77777777" w:rsidR="00D42B4A" w:rsidRPr="0020749A" w:rsidRDefault="00D42B4A" w:rsidP="00D42B4A">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1</w:t>
            </w:r>
          </w:p>
        </w:tc>
      </w:tr>
      <w:tr w:rsidR="00D42B4A" w:rsidRPr="0020749A" w14:paraId="0E372ADD" w14:textId="77777777" w:rsidTr="00D42B4A">
        <w:trPr>
          <w:trHeight w:val="300"/>
        </w:trPr>
        <w:tc>
          <w:tcPr>
            <w:tcW w:w="0" w:type="auto"/>
            <w:tcBorders>
              <w:top w:val="nil"/>
              <w:left w:val="nil"/>
              <w:bottom w:val="nil"/>
              <w:right w:val="nil"/>
            </w:tcBorders>
            <w:shd w:val="clear" w:color="auto" w:fill="auto"/>
            <w:noWrap/>
            <w:vAlign w:val="bottom"/>
            <w:hideMark/>
          </w:tcPr>
          <w:p w14:paraId="42E65FBA"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godefroyae2_11</w:t>
            </w:r>
          </w:p>
        </w:tc>
        <w:tc>
          <w:tcPr>
            <w:tcW w:w="0" w:type="auto"/>
            <w:tcBorders>
              <w:top w:val="nil"/>
              <w:left w:val="single" w:sz="4" w:space="0" w:color="auto"/>
              <w:bottom w:val="nil"/>
              <w:right w:val="nil"/>
            </w:tcBorders>
            <w:shd w:val="clear" w:color="000000" w:fill="C6EFCE"/>
            <w:noWrap/>
            <w:vAlign w:val="bottom"/>
            <w:hideMark/>
          </w:tcPr>
          <w:p w14:paraId="1AF32DF3"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E3692C6" w14:textId="77777777" w:rsidR="00D42B4A" w:rsidRPr="0020749A" w:rsidRDefault="00D42B4A" w:rsidP="00D42B4A">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0EA9AB6C"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E21FA8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94813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2D8D46"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29160B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62237F6F" w14:textId="77777777" w:rsidTr="00D42B4A">
        <w:trPr>
          <w:trHeight w:val="300"/>
        </w:trPr>
        <w:tc>
          <w:tcPr>
            <w:tcW w:w="0" w:type="auto"/>
            <w:tcBorders>
              <w:top w:val="nil"/>
              <w:left w:val="nil"/>
              <w:bottom w:val="nil"/>
              <w:right w:val="nil"/>
            </w:tcBorders>
            <w:shd w:val="clear" w:color="auto" w:fill="auto"/>
            <w:noWrap/>
            <w:vAlign w:val="bottom"/>
            <w:hideMark/>
          </w:tcPr>
          <w:p w14:paraId="75741B7A"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godefroyae2_13</w:t>
            </w:r>
          </w:p>
        </w:tc>
        <w:tc>
          <w:tcPr>
            <w:tcW w:w="0" w:type="auto"/>
            <w:tcBorders>
              <w:top w:val="nil"/>
              <w:left w:val="single" w:sz="4" w:space="0" w:color="auto"/>
              <w:bottom w:val="nil"/>
              <w:right w:val="nil"/>
            </w:tcBorders>
            <w:shd w:val="clear" w:color="000000" w:fill="C6EFCE"/>
            <w:noWrap/>
            <w:vAlign w:val="bottom"/>
            <w:hideMark/>
          </w:tcPr>
          <w:p w14:paraId="024F0432"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C60A2CB" w14:textId="77777777" w:rsidR="00D42B4A" w:rsidRPr="0020749A" w:rsidRDefault="00D42B4A" w:rsidP="00D42B4A">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12521B2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E90DC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1C32864"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6F18A13"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B4ADD9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0ABFED7F" w14:textId="77777777" w:rsidTr="00D42B4A">
        <w:trPr>
          <w:trHeight w:val="300"/>
        </w:trPr>
        <w:tc>
          <w:tcPr>
            <w:tcW w:w="0" w:type="auto"/>
            <w:tcBorders>
              <w:top w:val="nil"/>
              <w:left w:val="nil"/>
              <w:bottom w:val="nil"/>
              <w:right w:val="nil"/>
            </w:tcBorders>
            <w:shd w:val="clear" w:color="auto" w:fill="auto"/>
            <w:noWrap/>
            <w:vAlign w:val="bottom"/>
            <w:hideMark/>
          </w:tcPr>
          <w:p w14:paraId="06DCAB28"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godefroyae2_15</w:t>
            </w:r>
          </w:p>
        </w:tc>
        <w:tc>
          <w:tcPr>
            <w:tcW w:w="0" w:type="auto"/>
            <w:tcBorders>
              <w:top w:val="nil"/>
              <w:left w:val="single" w:sz="4" w:space="0" w:color="auto"/>
              <w:bottom w:val="nil"/>
              <w:right w:val="nil"/>
            </w:tcBorders>
            <w:shd w:val="clear" w:color="000000" w:fill="C6EFCE"/>
            <w:noWrap/>
            <w:vAlign w:val="bottom"/>
            <w:hideMark/>
          </w:tcPr>
          <w:p w14:paraId="5A9ECB3C"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E7B55C"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C2547DE"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D42C10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F3F7E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E7ACC1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7F3458C"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6823677E" w14:textId="77777777" w:rsidTr="00D42B4A">
        <w:trPr>
          <w:trHeight w:val="300"/>
        </w:trPr>
        <w:tc>
          <w:tcPr>
            <w:tcW w:w="0" w:type="auto"/>
            <w:tcBorders>
              <w:top w:val="nil"/>
              <w:left w:val="nil"/>
              <w:bottom w:val="nil"/>
              <w:right w:val="nil"/>
            </w:tcBorders>
            <w:shd w:val="clear" w:color="auto" w:fill="auto"/>
            <w:noWrap/>
            <w:vAlign w:val="bottom"/>
            <w:hideMark/>
          </w:tcPr>
          <w:p w14:paraId="0006C841"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godefroyae2_1</w:t>
            </w:r>
          </w:p>
        </w:tc>
        <w:tc>
          <w:tcPr>
            <w:tcW w:w="0" w:type="auto"/>
            <w:tcBorders>
              <w:top w:val="nil"/>
              <w:left w:val="single" w:sz="4" w:space="0" w:color="auto"/>
              <w:bottom w:val="nil"/>
              <w:right w:val="nil"/>
            </w:tcBorders>
            <w:shd w:val="clear" w:color="000000" w:fill="C6EFCE"/>
            <w:noWrap/>
            <w:vAlign w:val="bottom"/>
            <w:hideMark/>
          </w:tcPr>
          <w:p w14:paraId="1F3D120C"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EA253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5A166D9"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BF36674"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3AE3EE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AF86FF"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EDABA2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02FE28F3" w14:textId="77777777" w:rsidTr="00D42B4A">
        <w:trPr>
          <w:trHeight w:val="300"/>
        </w:trPr>
        <w:tc>
          <w:tcPr>
            <w:tcW w:w="0" w:type="auto"/>
            <w:tcBorders>
              <w:top w:val="nil"/>
              <w:left w:val="nil"/>
              <w:bottom w:val="nil"/>
              <w:right w:val="nil"/>
            </w:tcBorders>
            <w:shd w:val="clear" w:color="auto" w:fill="auto"/>
            <w:noWrap/>
            <w:vAlign w:val="bottom"/>
            <w:hideMark/>
          </w:tcPr>
          <w:p w14:paraId="31462F01"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godefroyae2_3</w:t>
            </w:r>
          </w:p>
        </w:tc>
        <w:tc>
          <w:tcPr>
            <w:tcW w:w="0" w:type="auto"/>
            <w:tcBorders>
              <w:top w:val="nil"/>
              <w:left w:val="single" w:sz="4" w:space="0" w:color="auto"/>
              <w:bottom w:val="nil"/>
              <w:right w:val="nil"/>
            </w:tcBorders>
            <w:shd w:val="clear" w:color="000000" w:fill="C6EFCE"/>
            <w:noWrap/>
            <w:vAlign w:val="bottom"/>
            <w:hideMark/>
          </w:tcPr>
          <w:p w14:paraId="6C86183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F5C1AE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B80BB74"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A4192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658FA3"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14428F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EE49A3E"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3A98B780" w14:textId="77777777" w:rsidTr="00D42B4A">
        <w:trPr>
          <w:trHeight w:val="300"/>
        </w:trPr>
        <w:tc>
          <w:tcPr>
            <w:tcW w:w="0" w:type="auto"/>
            <w:tcBorders>
              <w:top w:val="nil"/>
              <w:left w:val="nil"/>
              <w:bottom w:val="nil"/>
              <w:right w:val="nil"/>
            </w:tcBorders>
            <w:shd w:val="clear" w:color="auto" w:fill="auto"/>
            <w:noWrap/>
            <w:vAlign w:val="bottom"/>
            <w:hideMark/>
          </w:tcPr>
          <w:p w14:paraId="6B759F62"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godefroyae2_5</w:t>
            </w:r>
          </w:p>
        </w:tc>
        <w:tc>
          <w:tcPr>
            <w:tcW w:w="0" w:type="auto"/>
            <w:tcBorders>
              <w:top w:val="nil"/>
              <w:left w:val="single" w:sz="4" w:space="0" w:color="auto"/>
              <w:bottom w:val="nil"/>
              <w:right w:val="nil"/>
            </w:tcBorders>
            <w:shd w:val="clear" w:color="000000" w:fill="C6EFCE"/>
            <w:noWrap/>
            <w:vAlign w:val="bottom"/>
            <w:hideMark/>
          </w:tcPr>
          <w:p w14:paraId="1A7059C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3311CB4"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E27176E"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BAC25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3BE1BF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F43613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6F470D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295DCB80" w14:textId="77777777" w:rsidTr="00D42B4A">
        <w:trPr>
          <w:trHeight w:val="300"/>
        </w:trPr>
        <w:tc>
          <w:tcPr>
            <w:tcW w:w="0" w:type="auto"/>
            <w:tcBorders>
              <w:top w:val="nil"/>
              <w:left w:val="nil"/>
              <w:bottom w:val="nil"/>
              <w:right w:val="nil"/>
            </w:tcBorders>
            <w:shd w:val="clear" w:color="auto" w:fill="auto"/>
            <w:noWrap/>
            <w:vAlign w:val="bottom"/>
            <w:hideMark/>
          </w:tcPr>
          <w:p w14:paraId="0FC47E79"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godefroyae2_7</w:t>
            </w:r>
          </w:p>
        </w:tc>
        <w:tc>
          <w:tcPr>
            <w:tcW w:w="0" w:type="auto"/>
            <w:tcBorders>
              <w:top w:val="nil"/>
              <w:left w:val="single" w:sz="4" w:space="0" w:color="auto"/>
              <w:bottom w:val="nil"/>
              <w:right w:val="nil"/>
            </w:tcBorders>
            <w:shd w:val="clear" w:color="000000" w:fill="C6EFCE"/>
            <w:noWrap/>
            <w:vAlign w:val="bottom"/>
            <w:hideMark/>
          </w:tcPr>
          <w:p w14:paraId="00349AB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D1F0449"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9F4671F"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024E934"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3133AA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3BE9699"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1A45BA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2D9B8AF5" w14:textId="77777777" w:rsidTr="00D42B4A">
        <w:trPr>
          <w:trHeight w:val="300"/>
        </w:trPr>
        <w:tc>
          <w:tcPr>
            <w:tcW w:w="0" w:type="auto"/>
            <w:tcBorders>
              <w:top w:val="nil"/>
              <w:left w:val="nil"/>
              <w:bottom w:val="nil"/>
              <w:right w:val="nil"/>
            </w:tcBorders>
            <w:shd w:val="clear" w:color="auto" w:fill="auto"/>
            <w:noWrap/>
            <w:vAlign w:val="bottom"/>
            <w:hideMark/>
          </w:tcPr>
          <w:p w14:paraId="0E54A433"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godefroyae2_9</w:t>
            </w:r>
          </w:p>
        </w:tc>
        <w:tc>
          <w:tcPr>
            <w:tcW w:w="0" w:type="auto"/>
            <w:tcBorders>
              <w:top w:val="nil"/>
              <w:left w:val="single" w:sz="4" w:space="0" w:color="auto"/>
              <w:bottom w:val="nil"/>
              <w:right w:val="nil"/>
            </w:tcBorders>
            <w:shd w:val="clear" w:color="000000" w:fill="C6EFCE"/>
            <w:noWrap/>
            <w:vAlign w:val="bottom"/>
            <w:hideMark/>
          </w:tcPr>
          <w:p w14:paraId="602C02EE"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3794C77"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F772934"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9747DA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505D16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B40274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730939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37D9D173" w14:textId="77777777" w:rsidTr="00D42B4A">
        <w:trPr>
          <w:trHeight w:val="300"/>
        </w:trPr>
        <w:tc>
          <w:tcPr>
            <w:tcW w:w="0" w:type="auto"/>
            <w:tcBorders>
              <w:top w:val="nil"/>
              <w:left w:val="nil"/>
              <w:bottom w:val="nil"/>
              <w:right w:val="nil"/>
            </w:tcBorders>
            <w:shd w:val="clear" w:color="auto" w:fill="auto"/>
            <w:noWrap/>
            <w:vAlign w:val="bottom"/>
            <w:hideMark/>
          </w:tcPr>
          <w:p w14:paraId="432EB730"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w:t>
            </w:r>
          </w:p>
        </w:tc>
        <w:tc>
          <w:tcPr>
            <w:tcW w:w="0" w:type="auto"/>
            <w:tcBorders>
              <w:top w:val="nil"/>
              <w:left w:val="single" w:sz="4" w:space="0" w:color="auto"/>
              <w:bottom w:val="nil"/>
              <w:right w:val="nil"/>
            </w:tcBorders>
            <w:shd w:val="clear" w:color="000000" w:fill="C6EFCE"/>
            <w:noWrap/>
            <w:vAlign w:val="bottom"/>
            <w:hideMark/>
          </w:tcPr>
          <w:p w14:paraId="723692A3"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A46E2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21A5A7"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DCE45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72FB97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E9D88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223860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47EECFEF" w14:textId="77777777" w:rsidTr="00D42B4A">
        <w:trPr>
          <w:trHeight w:val="300"/>
        </w:trPr>
        <w:tc>
          <w:tcPr>
            <w:tcW w:w="0" w:type="auto"/>
            <w:tcBorders>
              <w:top w:val="nil"/>
              <w:left w:val="nil"/>
              <w:bottom w:val="nil"/>
              <w:right w:val="nil"/>
            </w:tcBorders>
            <w:shd w:val="clear" w:color="auto" w:fill="auto"/>
            <w:noWrap/>
            <w:vAlign w:val="bottom"/>
            <w:hideMark/>
          </w:tcPr>
          <w:p w14:paraId="3A44FBE0"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niveum1</w:t>
            </w:r>
          </w:p>
        </w:tc>
        <w:tc>
          <w:tcPr>
            <w:tcW w:w="0" w:type="auto"/>
            <w:tcBorders>
              <w:top w:val="nil"/>
              <w:left w:val="single" w:sz="4" w:space="0" w:color="auto"/>
              <w:bottom w:val="nil"/>
              <w:right w:val="nil"/>
            </w:tcBorders>
            <w:shd w:val="clear" w:color="000000" w:fill="C6EFCE"/>
            <w:noWrap/>
            <w:vAlign w:val="bottom"/>
            <w:hideMark/>
          </w:tcPr>
          <w:p w14:paraId="037F84B7"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1306C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F7867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ED4C7C"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E9BE3B2"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7B1BC6"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6E55B5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33EADD8B" w14:textId="77777777" w:rsidTr="00D42B4A">
        <w:trPr>
          <w:trHeight w:val="300"/>
        </w:trPr>
        <w:tc>
          <w:tcPr>
            <w:tcW w:w="0" w:type="auto"/>
            <w:tcBorders>
              <w:top w:val="nil"/>
              <w:left w:val="nil"/>
              <w:bottom w:val="nil"/>
              <w:right w:val="nil"/>
            </w:tcBorders>
            <w:shd w:val="clear" w:color="auto" w:fill="auto"/>
            <w:noWrap/>
            <w:vAlign w:val="bottom"/>
            <w:hideMark/>
          </w:tcPr>
          <w:p w14:paraId="2FABD2CD"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niveum2_4</w:t>
            </w:r>
          </w:p>
        </w:tc>
        <w:tc>
          <w:tcPr>
            <w:tcW w:w="0" w:type="auto"/>
            <w:tcBorders>
              <w:top w:val="nil"/>
              <w:left w:val="single" w:sz="4" w:space="0" w:color="auto"/>
              <w:bottom w:val="nil"/>
              <w:right w:val="nil"/>
            </w:tcBorders>
            <w:shd w:val="clear" w:color="000000" w:fill="FFEB9C"/>
            <w:noWrap/>
            <w:vAlign w:val="bottom"/>
            <w:hideMark/>
          </w:tcPr>
          <w:p w14:paraId="6DC2C72E" w14:textId="77777777" w:rsidR="00D42B4A" w:rsidRPr="0020749A" w:rsidRDefault="00D42B4A" w:rsidP="00D42B4A">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4601F34"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699F28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AF9AFF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E11DF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246F786"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single" w:sz="4" w:space="0" w:color="auto"/>
            </w:tcBorders>
            <w:shd w:val="clear" w:color="000000" w:fill="C6EFCE"/>
            <w:noWrap/>
            <w:vAlign w:val="bottom"/>
            <w:hideMark/>
          </w:tcPr>
          <w:p w14:paraId="5792C05F"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5FBB628A" w14:textId="77777777" w:rsidTr="00D42B4A">
        <w:trPr>
          <w:trHeight w:val="300"/>
        </w:trPr>
        <w:tc>
          <w:tcPr>
            <w:tcW w:w="0" w:type="auto"/>
            <w:tcBorders>
              <w:top w:val="nil"/>
              <w:left w:val="nil"/>
              <w:bottom w:val="nil"/>
              <w:right w:val="nil"/>
            </w:tcBorders>
            <w:shd w:val="clear" w:color="auto" w:fill="auto"/>
            <w:noWrap/>
            <w:vAlign w:val="bottom"/>
            <w:hideMark/>
          </w:tcPr>
          <w:p w14:paraId="5441FFF3"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niveum2_5</w:t>
            </w:r>
          </w:p>
        </w:tc>
        <w:tc>
          <w:tcPr>
            <w:tcW w:w="0" w:type="auto"/>
            <w:tcBorders>
              <w:top w:val="nil"/>
              <w:left w:val="single" w:sz="4" w:space="0" w:color="auto"/>
              <w:bottom w:val="nil"/>
              <w:right w:val="nil"/>
            </w:tcBorders>
            <w:shd w:val="clear" w:color="000000" w:fill="C6EFCE"/>
            <w:noWrap/>
            <w:vAlign w:val="bottom"/>
            <w:hideMark/>
          </w:tcPr>
          <w:p w14:paraId="0305010C"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05CED2"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3DC4799"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6/3(low)</w:t>
            </w:r>
          </w:p>
        </w:tc>
        <w:tc>
          <w:tcPr>
            <w:tcW w:w="0" w:type="auto"/>
            <w:tcBorders>
              <w:top w:val="nil"/>
              <w:left w:val="single" w:sz="4" w:space="0" w:color="auto"/>
              <w:bottom w:val="nil"/>
              <w:right w:val="nil"/>
            </w:tcBorders>
            <w:shd w:val="clear" w:color="000000" w:fill="FFEB9C"/>
            <w:noWrap/>
            <w:vAlign w:val="bottom"/>
            <w:hideMark/>
          </w:tcPr>
          <w:p w14:paraId="14B3AC59" w14:textId="77777777" w:rsidR="00D42B4A" w:rsidRPr="0020749A" w:rsidRDefault="00D42B4A" w:rsidP="00D42B4A">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BE79E29"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FAB5DD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C3BDDDE"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5F2A1492" w14:textId="77777777" w:rsidTr="00D42B4A">
        <w:trPr>
          <w:trHeight w:val="300"/>
        </w:trPr>
        <w:tc>
          <w:tcPr>
            <w:tcW w:w="0" w:type="auto"/>
            <w:tcBorders>
              <w:top w:val="nil"/>
              <w:left w:val="nil"/>
              <w:bottom w:val="nil"/>
              <w:right w:val="nil"/>
            </w:tcBorders>
            <w:shd w:val="clear" w:color="auto" w:fill="auto"/>
            <w:noWrap/>
            <w:vAlign w:val="bottom"/>
            <w:hideMark/>
          </w:tcPr>
          <w:p w14:paraId="32C0409E"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niveum2_7</w:t>
            </w:r>
          </w:p>
        </w:tc>
        <w:tc>
          <w:tcPr>
            <w:tcW w:w="0" w:type="auto"/>
            <w:tcBorders>
              <w:top w:val="nil"/>
              <w:left w:val="single" w:sz="4" w:space="0" w:color="auto"/>
              <w:bottom w:val="nil"/>
              <w:right w:val="nil"/>
            </w:tcBorders>
            <w:shd w:val="clear" w:color="000000" w:fill="C6EFCE"/>
            <w:noWrap/>
            <w:vAlign w:val="bottom"/>
            <w:hideMark/>
          </w:tcPr>
          <w:p w14:paraId="147BCA3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0A3BA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F9F906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734FF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D0092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0FB12A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B0663A9"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7C57B69C" w14:textId="77777777" w:rsidTr="00D42B4A">
        <w:trPr>
          <w:trHeight w:val="300"/>
        </w:trPr>
        <w:tc>
          <w:tcPr>
            <w:tcW w:w="0" w:type="auto"/>
            <w:tcBorders>
              <w:top w:val="nil"/>
              <w:left w:val="nil"/>
              <w:bottom w:val="nil"/>
              <w:right w:val="nil"/>
            </w:tcBorders>
            <w:shd w:val="clear" w:color="auto" w:fill="auto"/>
            <w:noWrap/>
            <w:vAlign w:val="bottom"/>
            <w:hideMark/>
          </w:tcPr>
          <w:p w14:paraId="6C641E7F" w14:textId="77777777" w:rsidR="00D42B4A" w:rsidRPr="0020749A" w:rsidRDefault="00D42B4A" w:rsidP="00D42B4A">
            <w:pPr>
              <w:rPr>
                <w:rFonts w:ascii="Calibri" w:eastAsia="Times New Roman" w:hAnsi="Calibri" w:cs="Times New Roman"/>
                <w:sz w:val="18"/>
                <w:lang w:val="en-GB"/>
              </w:rPr>
            </w:pPr>
          </w:p>
        </w:tc>
        <w:tc>
          <w:tcPr>
            <w:tcW w:w="0" w:type="auto"/>
            <w:tcBorders>
              <w:top w:val="nil"/>
              <w:left w:val="single" w:sz="4" w:space="0" w:color="auto"/>
              <w:bottom w:val="nil"/>
              <w:right w:val="nil"/>
            </w:tcBorders>
            <w:shd w:val="clear" w:color="auto" w:fill="auto"/>
            <w:noWrap/>
            <w:vAlign w:val="bottom"/>
            <w:hideMark/>
          </w:tcPr>
          <w:p w14:paraId="57F2D8D5"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1A755665"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22803390"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tcBorders>
              <w:top w:val="single" w:sz="4" w:space="0" w:color="auto"/>
              <w:left w:val="single" w:sz="4" w:space="0" w:color="auto"/>
              <w:bottom w:val="nil"/>
              <w:right w:val="nil"/>
            </w:tcBorders>
            <w:shd w:val="clear" w:color="auto" w:fill="auto"/>
            <w:noWrap/>
            <w:vAlign w:val="bottom"/>
            <w:hideMark/>
          </w:tcPr>
          <w:p w14:paraId="2B46F11B" w14:textId="77777777" w:rsidR="00D42B4A" w:rsidRPr="0020749A" w:rsidRDefault="00D42B4A" w:rsidP="00D42B4A">
            <w:pPr>
              <w:rPr>
                <w:rFonts w:ascii="Calibri" w:eastAsia="Times New Roman" w:hAnsi="Calibri" w:cs="Times New Roman"/>
                <w:color w:val="000000"/>
                <w:sz w:val="18"/>
                <w:szCs w:val="18"/>
                <w:lang w:val="en-GB"/>
              </w:rPr>
            </w:pPr>
            <w:r w:rsidRPr="0020749A">
              <w:rPr>
                <w:rFonts w:ascii="Calibri" w:eastAsia="Times New Roman" w:hAnsi="Calibri" w:cs="Times New Roman"/>
                <w:color w:val="000000"/>
                <w:sz w:val="18"/>
                <w:szCs w:val="18"/>
                <w:lang w:val="en-GB"/>
              </w:rPr>
              <w:t>1:Parvisepalum</w:t>
            </w:r>
          </w:p>
        </w:tc>
        <w:tc>
          <w:tcPr>
            <w:tcW w:w="0" w:type="auto"/>
            <w:tcBorders>
              <w:top w:val="single" w:sz="4" w:space="0" w:color="auto"/>
              <w:left w:val="nil"/>
              <w:bottom w:val="nil"/>
              <w:right w:val="nil"/>
            </w:tcBorders>
            <w:shd w:val="clear" w:color="auto" w:fill="auto"/>
            <w:noWrap/>
            <w:vAlign w:val="bottom"/>
            <w:hideMark/>
          </w:tcPr>
          <w:p w14:paraId="5B9C71D2" w14:textId="77777777" w:rsidR="00D42B4A" w:rsidRPr="0020749A" w:rsidRDefault="00D42B4A" w:rsidP="00D42B4A">
            <w:pPr>
              <w:rPr>
                <w:rFonts w:ascii="Calibri" w:eastAsia="Times New Roman" w:hAnsi="Calibri" w:cs="Times New Roman"/>
                <w:color w:val="000000"/>
                <w:sz w:val="18"/>
                <w:szCs w:val="18"/>
                <w:lang w:val="en-GB"/>
              </w:rPr>
            </w:pPr>
            <w:r w:rsidRPr="0020749A">
              <w:rPr>
                <w:rFonts w:ascii="Calibri" w:eastAsia="Times New Roman" w:hAnsi="Calibri" w:cs="Times New Roman"/>
                <w:color w:val="000000"/>
                <w:sz w:val="18"/>
                <w:szCs w:val="18"/>
                <w:lang w:val="en-GB"/>
              </w:rPr>
              <w:t>2:Pardalopetalum</w:t>
            </w:r>
          </w:p>
        </w:tc>
        <w:tc>
          <w:tcPr>
            <w:tcW w:w="0" w:type="auto"/>
            <w:tcBorders>
              <w:top w:val="single" w:sz="4" w:space="0" w:color="auto"/>
              <w:left w:val="nil"/>
              <w:bottom w:val="nil"/>
              <w:right w:val="nil"/>
            </w:tcBorders>
            <w:shd w:val="clear" w:color="auto" w:fill="auto"/>
            <w:noWrap/>
            <w:vAlign w:val="bottom"/>
            <w:hideMark/>
          </w:tcPr>
          <w:p w14:paraId="1BC77D67" w14:textId="77777777" w:rsidR="00D42B4A" w:rsidRPr="0020749A" w:rsidRDefault="00D42B4A" w:rsidP="00D42B4A">
            <w:pPr>
              <w:rPr>
                <w:rFonts w:ascii="Calibri" w:eastAsia="Times New Roman" w:hAnsi="Calibri" w:cs="Times New Roman"/>
                <w:color w:val="000000"/>
                <w:sz w:val="18"/>
                <w:szCs w:val="18"/>
                <w:lang w:val="en-GB"/>
              </w:rPr>
            </w:pPr>
            <w:r w:rsidRPr="0020749A">
              <w:rPr>
                <w:rFonts w:ascii="Calibri" w:eastAsia="Times New Roman" w:hAnsi="Calibri" w:cs="Times New Roman"/>
                <w:color w:val="000000"/>
                <w:sz w:val="18"/>
                <w:szCs w:val="18"/>
                <w:lang w:val="en-GB"/>
              </w:rPr>
              <w:t>3:Paphiopedilum</w:t>
            </w:r>
          </w:p>
        </w:tc>
        <w:tc>
          <w:tcPr>
            <w:tcW w:w="0" w:type="auto"/>
            <w:tcBorders>
              <w:top w:val="single" w:sz="4" w:space="0" w:color="auto"/>
              <w:left w:val="nil"/>
              <w:bottom w:val="nil"/>
              <w:right w:val="single" w:sz="4" w:space="0" w:color="auto"/>
            </w:tcBorders>
            <w:shd w:val="clear" w:color="auto" w:fill="auto"/>
            <w:noWrap/>
            <w:vAlign w:val="bottom"/>
            <w:hideMark/>
          </w:tcPr>
          <w:p w14:paraId="4F229269" w14:textId="77777777" w:rsidR="00D42B4A" w:rsidRPr="0020749A" w:rsidRDefault="00D42B4A" w:rsidP="00D42B4A">
            <w:pPr>
              <w:rPr>
                <w:rFonts w:ascii="Calibri" w:eastAsia="Times New Roman" w:hAnsi="Calibri" w:cs="Times New Roman"/>
                <w:color w:val="000000"/>
                <w:sz w:val="18"/>
                <w:szCs w:val="18"/>
                <w:lang w:val="en-GB"/>
              </w:rPr>
            </w:pPr>
            <w:r w:rsidRPr="0020749A">
              <w:rPr>
                <w:rFonts w:ascii="Calibri" w:eastAsia="Times New Roman" w:hAnsi="Calibri" w:cs="Times New Roman"/>
                <w:color w:val="000000"/>
                <w:sz w:val="18"/>
                <w:szCs w:val="18"/>
                <w:lang w:val="en-GB"/>
              </w:rPr>
              <w:t>4:Coryopedilum</w:t>
            </w:r>
          </w:p>
        </w:tc>
      </w:tr>
      <w:tr w:rsidR="00D42B4A" w:rsidRPr="0020749A" w14:paraId="204AB457" w14:textId="77777777" w:rsidTr="00D42B4A">
        <w:trPr>
          <w:trHeight w:val="300"/>
        </w:trPr>
        <w:tc>
          <w:tcPr>
            <w:tcW w:w="0" w:type="auto"/>
            <w:tcBorders>
              <w:top w:val="nil"/>
              <w:left w:val="nil"/>
              <w:bottom w:val="nil"/>
              <w:right w:val="nil"/>
            </w:tcBorders>
            <w:shd w:val="clear" w:color="auto" w:fill="auto"/>
            <w:noWrap/>
            <w:vAlign w:val="bottom"/>
            <w:hideMark/>
          </w:tcPr>
          <w:p w14:paraId="4C057129" w14:textId="77777777" w:rsidR="00D42B4A" w:rsidRPr="0020749A" w:rsidRDefault="00D42B4A" w:rsidP="00D42B4A">
            <w:pPr>
              <w:rPr>
                <w:rFonts w:ascii="Calibri" w:eastAsia="Times New Roman" w:hAnsi="Calibri" w:cs="Times New Roman"/>
                <w:sz w:val="18"/>
                <w:lang w:val="en-GB"/>
              </w:rPr>
            </w:pPr>
          </w:p>
        </w:tc>
        <w:tc>
          <w:tcPr>
            <w:tcW w:w="0" w:type="auto"/>
            <w:tcBorders>
              <w:top w:val="nil"/>
              <w:left w:val="single" w:sz="4" w:space="0" w:color="auto"/>
              <w:bottom w:val="nil"/>
              <w:right w:val="nil"/>
            </w:tcBorders>
            <w:shd w:val="clear" w:color="auto" w:fill="auto"/>
            <w:noWrap/>
            <w:vAlign w:val="bottom"/>
            <w:hideMark/>
          </w:tcPr>
          <w:p w14:paraId="07D320B8"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499AD8C2"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547A60DE"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75E30F0B" w14:textId="77777777" w:rsidR="00D42B4A" w:rsidRPr="0020749A" w:rsidRDefault="00D42B4A" w:rsidP="00D42B4A">
            <w:pPr>
              <w:rPr>
                <w:rFonts w:ascii="Calibri" w:eastAsia="Times New Roman" w:hAnsi="Calibri" w:cs="Times New Roman"/>
                <w:color w:val="000000"/>
                <w:sz w:val="18"/>
                <w:szCs w:val="18"/>
                <w:lang w:val="en-GB"/>
              </w:rPr>
            </w:pPr>
            <w:r w:rsidRPr="0020749A">
              <w:rPr>
                <w:rFonts w:ascii="Calibri" w:eastAsia="Times New Roman" w:hAnsi="Calibri" w:cs="Times New Roman"/>
                <w:color w:val="000000"/>
                <w:sz w:val="18"/>
                <w:szCs w:val="18"/>
                <w:lang w:val="en-GB"/>
              </w:rPr>
              <w:t>5: Cochlopetalum</w:t>
            </w:r>
          </w:p>
        </w:tc>
        <w:tc>
          <w:tcPr>
            <w:tcW w:w="0" w:type="auto"/>
            <w:tcBorders>
              <w:top w:val="nil"/>
              <w:left w:val="nil"/>
              <w:bottom w:val="nil"/>
              <w:right w:val="nil"/>
            </w:tcBorders>
            <w:shd w:val="clear" w:color="auto" w:fill="auto"/>
            <w:noWrap/>
            <w:vAlign w:val="bottom"/>
            <w:hideMark/>
          </w:tcPr>
          <w:p w14:paraId="22C51681" w14:textId="77777777" w:rsidR="00D42B4A" w:rsidRPr="0020749A" w:rsidRDefault="00D42B4A" w:rsidP="00D42B4A">
            <w:pPr>
              <w:rPr>
                <w:rFonts w:ascii="Calibri" w:eastAsia="Times New Roman" w:hAnsi="Calibri" w:cs="Times New Roman"/>
                <w:color w:val="000000"/>
                <w:sz w:val="18"/>
                <w:szCs w:val="18"/>
                <w:lang w:val="en-GB"/>
              </w:rPr>
            </w:pPr>
            <w:r w:rsidRPr="0020749A">
              <w:rPr>
                <w:rFonts w:ascii="Calibri" w:eastAsia="Times New Roman" w:hAnsi="Calibri" w:cs="Times New Roman"/>
                <w:color w:val="000000"/>
                <w:sz w:val="18"/>
                <w:szCs w:val="18"/>
                <w:lang w:val="en-GB"/>
              </w:rPr>
              <w:t>6: Brachypetalum</w:t>
            </w:r>
          </w:p>
        </w:tc>
        <w:tc>
          <w:tcPr>
            <w:tcW w:w="0" w:type="auto"/>
            <w:tcBorders>
              <w:top w:val="nil"/>
              <w:left w:val="nil"/>
              <w:bottom w:val="nil"/>
              <w:right w:val="nil"/>
            </w:tcBorders>
            <w:shd w:val="clear" w:color="auto" w:fill="auto"/>
            <w:noWrap/>
            <w:vAlign w:val="bottom"/>
            <w:hideMark/>
          </w:tcPr>
          <w:p w14:paraId="7DFD0FED" w14:textId="77777777" w:rsidR="00D42B4A" w:rsidRPr="0020749A" w:rsidRDefault="00D42B4A" w:rsidP="00D42B4A">
            <w:pPr>
              <w:rPr>
                <w:rFonts w:ascii="Calibri" w:eastAsia="Times New Roman" w:hAnsi="Calibri" w:cs="Times New Roman"/>
                <w:color w:val="000000"/>
                <w:sz w:val="18"/>
                <w:szCs w:val="18"/>
                <w:lang w:val="en-GB"/>
              </w:rPr>
            </w:pPr>
            <w:r w:rsidRPr="0020749A">
              <w:rPr>
                <w:rFonts w:ascii="Calibri" w:eastAsia="Times New Roman" w:hAnsi="Calibri" w:cs="Times New Roman"/>
                <w:color w:val="000000"/>
                <w:sz w:val="18"/>
                <w:szCs w:val="18"/>
                <w:lang w:val="en-GB"/>
              </w:rPr>
              <w:t>7:Barbata</w:t>
            </w:r>
          </w:p>
        </w:tc>
        <w:tc>
          <w:tcPr>
            <w:tcW w:w="0" w:type="auto"/>
            <w:tcBorders>
              <w:top w:val="nil"/>
              <w:left w:val="nil"/>
              <w:bottom w:val="nil"/>
              <w:right w:val="single" w:sz="4" w:space="0" w:color="auto"/>
            </w:tcBorders>
            <w:shd w:val="clear" w:color="auto" w:fill="auto"/>
            <w:noWrap/>
            <w:vAlign w:val="bottom"/>
            <w:hideMark/>
          </w:tcPr>
          <w:p w14:paraId="7058F8B9" w14:textId="77777777" w:rsidR="00D42B4A" w:rsidRPr="0020749A" w:rsidRDefault="00D42B4A" w:rsidP="00D42B4A">
            <w:pPr>
              <w:rPr>
                <w:rFonts w:ascii="Calibri" w:eastAsia="Times New Roman" w:hAnsi="Calibri" w:cs="Times New Roman"/>
                <w:color w:val="000000"/>
                <w:sz w:val="18"/>
                <w:szCs w:val="18"/>
                <w:lang w:val="en-GB"/>
              </w:rPr>
            </w:pPr>
            <w:r w:rsidRPr="0020749A">
              <w:rPr>
                <w:rFonts w:ascii="Calibri" w:eastAsia="Times New Roman" w:hAnsi="Calibri" w:cs="Times New Roman"/>
                <w:color w:val="000000"/>
                <w:sz w:val="18"/>
                <w:szCs w:val="18"/>
                <w:lang w:val="en-GB"/>
              </w:rPr>
              <w:t> </w:t>
            </w:r>
          </w:p>
        </w:tc>
      </w:tr>
      <w:tr w:rsidR="00D42B4A" w:rsidRPr="0020749A" w14:paraId="03A46A99" w14:textId="77777777" w:rsidTr="00D42B4A">
        <w:trPr>
          <w:trHeight w:val="300"/>
        </w:trPr>
        <w:tc>
          <w:tcPr>
            <w:tcW w:w="0" w:type="auto"/>
            <w:tcBorders>
              <w:top w:val="nil"/>
              <w:left w:val="nil"/>
              <w:bottom w:val="nil"/>
              <w:right w:val="nil"/>
            </w:tcBorders>
            <w:shd w:val="clear" w:color="auto" w:fill="auto"/>
            <w:noWrap/>
            <w:vAlign w:val="bottom"/>
            <w:hideMark/>
          </w:tcPr>
          <w:p w14:paraId="6CF52D11" w14:textId="77777777" w:rsidR="00D42B4A" w:rsidRPr="0020749A" w:rsidRDefault="00D42B4A" w:rsidP="00D42B4A">
            <w:pPr>
              <w:rPr>
                <w:rFonts w:ascii="Calibri" w:eastAsia="Times New Roman" w:hAnsi="Calibri" w:cs="Times New Roman"/>
                <w:sz w:val="18"/>
                <w:lang w:val="en-GB"/>
              </w:rPr>
            </w:pPr>
          </w:p>
        </w:tc>
        <w:tc>
          <w:tcPr>
            <w:tcW w:w="0" w:type="auto"/>
            <w:tcBorders>
              <w:top w:val="nil"/>
              <w:left w:val="single" w:sz="4" w:space="0" w:color="auto"/>
              <w:bottom w:val="nil"/>
              <w:right w:val="nil"/>
            </w:tcBorders>
            <w:shd w:val="clear" w:color="auto" w:fill="auto"/>
            <w:noWrap/>
            <w:vAlign w:val="bottom"/>
            <w:hideMark/>
          </w:tcPr>
          <w:p w14:paraId="14CEDF9D"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5F653604"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48D62932"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gridSpan w:val="4"/>
            <w:tcBorders>
              <w:top w:val="nil"/>
              <w:left w:val="single" w:sz="4" w:space="0" w:color="auto"/>
              <w:bottom w:val="single" w:sz="4" w:space="0" w:color="auto"/>
              <w:right w:val="single" w:sz="4" w:space="0" w:color="auto"/>
            </w:tcBorders>
            <w:shd w:val="clear" w:color="000000" w:fill="FFFFFF"/>
            <w:noWrap/>
            <w:vAlign w:val="bottom"/>
            <w:hideMark/>
          </w:tcPr>
          <w:p w14:paraId="5159F8A3" w14:textId="6ED99000" w:rsidR="00D42B4A" w:rsidRPr="0020749A" w:rsidRDefault="00D42B4A" w:rsidP="00D42B4A">
            <w:pPr>
              <w:rPr>
                <w:rFonts w:ascii="Calibri" w:eastAsia="Times New Roman" w:hAnsi="Calibri" w:cs="Times New Roman"/>
                <w:sz w:val="18"/>
                <w:szCs w:val="18"/>
                <w:lang w:val="en-GB"/>
              </w:rPr>
            </w:pPr>
            <w:r w:rsidRPr="0020749A">
              <w:rPr>
                <w:rFonts w:ascii="Calibri" w:eastAsia="Times New Roman" w:hAnsi="Calibri" w:cs="Times New Roman"/>
                <w:sz w:val="18"/>
                <w:szCs w:val="18"/>
                <w:lang w:val="en-GB"/>
              </w:rPr>
              <w:t>The order in Unknown x/y is &lt;best_sore&gt;/&lt;lower_score&gt;. No numbers? All scores are negative!</w:t>
            </w:r>
          </w:p>
        </w:tc>
      </w:tr>
    </w:tbl>
    <w:p w14:paraId="16721B4F" w14:textId="77777777" w:rsidR="00876A45" w:rsidRPr="0020749A" w:rsidRDefault="00876A45" w:rsidP="00E67269">
      <w:pPr>
        <w:rPr>
          <w:lang w:val="en-GB"/>
        </w:rPr>
        <w:sectPr w:rsidR="00876A45" w:rsidRPr="0020749A" w:rsidSect="00D42B4A">
          <w:pgSz w:w="16840" w:h="11900" w:orient="landscape"/>
          <w:pgMar w:top="993" w:right="1417" w:bottom="851" w:left="1417" w:header="708" w:footer="708" w:gutter="0"/>
          <w:cols w:space="708"/>
          <w:docGrid w:linePitch="360"/>
        </w:sectPr>
      </w:pPr>
    </w:p>
    <w:p w14:paraId="369E95FE" w14:textId="05F804FD" w:rsidR="00844F1E" w:rsidRPr="0020749A" w:rsidRDefault="00844F1E" w:rsidP="00844F1E">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10</w:t>
      </w:r>
      <w:r w:rsidR="000A64B8" w:rsidRPr="0020749A">
        <w:rPr>
          <w:lang w:val="en-GB"/>
        </w:rPr>
        <w:fldChar w:fldCharType="end"/>
      </w:r>
      <w:r w:rsidRPr="0020749A">
        <w:rPr>
          <w:lang w:val="en-GB"/>
        </w:rPr>
        <w:t xml:space="preserve"> Results of second test of the section Coryopedilum.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999"/>
        <w:gridCol w:w="1470"/>
        <w:gridCol w:w="1718"/>
        <w:gridCol w:w="1718"/>
        <w:gridCol w:w="1884"/>
        <w:gridCol w:w="1375"/>
        <w:gridCol w:w="2006"/>
      </w:tblGrid>
      <w:tr w:rsidR="00D01C7D" w:rsidRPr="0020749A" w14:paraId="4E1B4AAD" w14:textId="77777777" w:rsidTr="00844F1E">
        <w:trPr>
          <w:trHeight w:val="500"/>
        </w:trPr>
        <w:tc>
          <w:tcPr>
            <w:tcW w:w="0" w:type="auto"/>
            <w:tcBorders>
              <w:top w:val="nil"/>
              <w:left w:val="nil"/>
              <w:bottom w:val="nil"/>
              <w:right w:val="nil"/>
            </w:tcBorders>
            <w:shd w:val="clear" w:color="auto" w:fill="auto"/>
            <w:noWrap/>
            <w:vAlign w:val="bottom"/>
            <w:hideMark/>
          </w:tcPr>
          <w:p w14:paraId="4DFCCF7D" w14:textId="77777777" w:rsidR="00D01C7D" w:rsidRPr="0020749A"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76B0C327" w14:textId="77777777" w:rsidR="00D01C7D" w:rsidRPr="0020749A" w:rsidRDefault="00D01C7D" w:rsidP="00D01C7D">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763B99B7" w14:textId="77777777" w:rsidR="00D01C7D" w:rsidRPr="0020749A" w:rsidRDefault="00D01C7D" w:rsidP="00D01C7D">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6784E6B5" w14:textId="63D5F8F1" w:rsidR="00D01C7D" w:rsidRPr="0020749A" w:rsidRDefault="00D01C7D" w:rsidP="00D01C7D">
            <w:pPr>
              <w:jc w:val="center"/>
              <w:rPr>
                <w:rFonts w:ascii="Calibri" w:eastAsia="Times New Roman" w:hAnsi="Calibri" w:cs="Times New Roman"/>
                <w:b/>
                <w:bCs/>
                <w:sz w:val="32"/>
                <w:szCs w:val="40"/>
                <w:lang w:val="en-GB"/>
              </w:rPr>
            </w:pPr>
            <w:r w:rsidRPr="0020749A">
              <w:rPr>
                <w:rFonts w:ascii="Calibri" w:eastAsia="Times New Roman" w:hAnsi="Calibri" w:cs="Times New Roman"/>
                <w:b/>
                <w:bCs/>
                <w:i/>
                <w:sz w:val="32"/>
                <w:szCs w:val="40"/>
                <w:lang w:val="en-GB"/>
              </w:rPr>
              <w:t>Coryopedilum</w:t>
            </w:r>
            <w:r w:rsidR="00844F1E" w:rsidRPr="0020749A">
              <w:rPr>
                <w:rFonts w:ascii="Calibri" w:eastAsia="Times New Roman" w:hAnsi="Calibri" w:cs="Times New Roman"/>
                <w:b/>
                <w:bCs/>
                <w:sz w:val="32"/>
                <w:szCs w:val="40"/>
                <w:lang w:val="en-GB"/>
              </w:rPr>
              <w:t xml:space="preserve"> run2</w:t>
            </w:r>
          </w:p>
        </w:tc>
        <w:tc>
          <w:tcPr>
            <w:tcW w:w="0" w:type="auto"/>
            <w:tcBorders>
              <w:top w:val="nil"/>
              <w:left w:val="nil"/>
              <w:bottom w:val="nil"/>
              <w:right w:val="nil"/>
            </w:tcBorders>
            <w:shd w:val="clear" w:color="auto" w:fill="auto"/>
            <w:noWrap/>
            <w:vAlign w:val="bottom"/>
            <w:hideMark/>
          </w:tcPr>
          <w:p w14:paraId="709396E0" w14:textId="77777777" w:rsidR="00D01C7D" w:rsidRPr="0020749A" w:rsidRDefault="00D01C7D" w:rsidP="00D01C7D">
            <w:pPr>
              <w:rPr>
                <w:rFonts w:ascii="Calibri" w:eastAsia="Times New Roman" w:hAnsi="Calibri" w:cs="Times New Roman"/>
                <w:b/>
                <w:bCs/>
                <w:lang w:val="en-GB"/>
              </w:rPr>
            </w:pPr>
          </w:p>
        </w:tc>
        <w:tc>
          <w:tcPr>
            <w:tcW w:w="0" w:type="auto"/>
            <w:tcBorders>
              <w:top w:val="nil"/>
              <w:left w:val="single" w:sz="4" w:space="0" w:color="auto"/>
              <w:bottom w:val="nil"/>
              <w:right w:val="nil"/>
            </w:tcBorders>
            <w:shd w:val="clear" w:color="auto" w:fill="auto"/>
            <w:noWrap/>
            <w:vAlign w:val="bottom"/>
            <w:hideMark/>
          </w:tcPr>
          <w:p w14:paraId="69100982" w14:textId="77777777" w:rsidR="00D01C7D" w:rsidRPr="0020749A" w:rsidRDefault="00D01C7D" w:rsidP="00D01C7D">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27499D11" w14:textId="77777777" w:rsidR="00D01C7D" w:rsidRPr="0020749A" w:rsidRDefault="00D01C7D" w:rsidP="00D01C7D">
            <w:pPr>
              <w:rPr>
                <w:rFonts w:ascii="Calibri" w:eastAsia="Times New Roman" w:hAnsi="Calibri" w:cs="Times New Roman"/>
                <w:b/>
                <w:bCs/>
                <w:lang w:val="en-GB"/>
              </w:rPr>
            </w:pPr>
            <w:r w:rsidRPr="0020749A">
              <w:rPr>
                <w:rFonts w:ascii="Calibri" w:eastAsia="Times New Roman" w:hAnsi="Calibri" w:cs="Times New Roman"/>
                <w:b/>
                <w:bCs/>
                <w:lang w:val="en-GB"/>
              </w:rPr>
              <w:t> </w:t>
            </w:r>
          </w:p>
        </w:tc>
      </w:tr>
      <w:tr w:rsidR="00D01C7D" w:rsidRPr="0020749A" w14:paraId="182F870F" w14:textId="77777777" w:rsidTr="00844F1E">
        <w:trPr>
          <w:trHeight w:val="300"/>
        </w:trPr>
        <w:tc>
          <w:tcPr>
            <w:tcW w:w="0" w:type="auto"/>
            <w:tcBorders>
              <w:top w:val="nil"/>
              <w:left w:val="nil"/>
              <w:bottom w:val="nil"/>
              <w:right w:val="nil"/>
            </w:tcBorders>
            <w:shd w:val="clear" w:color="auto" w:fill="auto"/>
            <w:noWrap/>
            <w:vAlign w:val="bottom"/>
            <w:hideMark/>
          </w:tcPr>
          <w:p w14:paraId="080C9CDA" w14:textId="77777777" w:rsidR="00D01C7D" w:rsidRPr="0020749A"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66EA0E0A"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C299456"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22C8701"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143EA16"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57814B9"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ABFE908"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F5B99FF"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r>
      <w:tr w:rsidR="00D01C7D" w:rsidRPr="0020749A" w14:paraId="0E454B4B" w14:textId="77777777" w:rsidTr="00844F1E">
        <w:trPr>
          <w:trHeight w:val="300"/>
        </w:trPr>
        <w:tc>
          <w:tcPr>
            <w:tcW w:w="0" w:type="auto"/>
            <w:tcBorders>
              <w:top w:val="nil"/>
              <w:left w:val="nil"/>
              <w:bottom w:val="single" w:sz="4" w:space="0" w:color="auto"/>
              <w:right w:val="nil"/>
            </w:tcBorders>
            <w:shd w:val="clear" w:color="auto" w:fill="auto"/>
            <w:noWrap/>
            <w:vAlign w:val="bottom"/>
            <w:hideMark/>
          </w:tcPr>
          <w:p w14:paraId="725CFF7F" w14:textId="77777777" w:rsidR="00D01C7D" w:rsidRPr="0020749A" w:rsidRDefault="00D01C7D" w:rsidP="00D01C7D">
            <w:pPr>
              <w:rPr>
                <w:rFonts w:ascii="Calibri" w:eastAsia="Times New Roman" w:hAnsi="Calibri" w:cs="Times New Roman"/>
                <w:b/>
                <w:bCs/>
                <w:lang w:val="en-GB"/>
              </w:rPr>
            </w:pPr>
            <w:r w:rsidRPr="0020749A">
              <w:rPr>
                <w:rFonts w:ascii="Calibri" w:eastAsia="Times New Roman" w:hAnsi="Calibri" w:cs="Times New Roman"/>
                <w:b/>
                <w:bCs/>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4C29C0D" w14:textId="77777777" w:rsidR="00D01C7D" w:rsidRPr="0020749A" w:rsidRDefault="00D01C7D" w:rsidP="00D01C7D">
            <w:pPr>
              <w:jc w:val="right"/>
              <w:rPr>
                <w:rFonts w:ascii="Calibri" w:eastAsia="Times New Roman" w:hAnsi="Calibri" w:cs="Times New Roman"/>
                <w:b/>
                <w:bCs/>
                <w:lang w:val="en-GB"/>
              </w:rPr>
            </w:pPr>
            <w:r w:rsidRPr="0020749A">
              <w:rPr>
                <w:rFonts w:ascii="Calibri" w:eastAsia="Times New Roman" w:hAnsi="Calibri" w:cs="Times New Roman"/>
                <w:b/>
                <w:bCs/>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68E994BC" w14:textId="77777777" w:rsidR="00D01C7D" w:rsidRPr="0020749A" w:rsidRDefault="00D01C7D" w:rsidP="00D01C7D">
            <w:pPr>
              <w:jc w:val="right"/>
              <w:rPr>
                <w:rFonts w:ascii="Calibri" w:eastAsia="Times New Roman" w:hAnsi="Calibri" w:cs="Times New Roman"/>
                <w:b/>
                <w:bCs/>
                <w:lang w:val="en-GB"/>
              </w:rPr>
            </w:pPr>
            <w:r w:rsidRPr="0020749A">
              <w:rPr>
                <w:rFonts w:ascii="Calibri" w:eastAsia="Times New Roman" w:hAnsi="Calibri" w:cs="Times New Roman"/>
                <w:b/>
                <w:bCs/>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63FBCD6E" w14:textId="77777777" w:rsidR="00D01C7D" w:rsidRPr="0020749A" w:rsidRDefault="00D01C7D" w:rsidP="00D01C7D">
            <w:pPr>
              <w:jc w:val="right"/>
              <w:rPr>
                <w:rFonts w:ascii="Calibri" w:eastAsia="Times New Roman" w:hAnsi="Calibri" w:cs="Times New Roman"/>
                <w:b/>
                <w:bCs/>
                <w:lang w:val="en-GB"/>
              </w:rPr>
            </w:pPr>
            <w:r w:rsidRPr="0020749A">
              <w:rPr>
                <w:rFonts w:ascii="Calibri" w:eastAsia="Times New Roman" w:hAnsi="Calibri" w:cs="Times New Roman"/>
                <w:b/>
                <w:bCs/>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4E04ECB2" w14:textId="77777777" w:rsidR="00D01C7D" w:rsidRPr="0020749A" w:rsidRDefault="00D01C7D" w:rsidP="00D01C7D">
            <w:pPr>
              <w:jc w:val="right"/>
              <w:rPr>
                <w:rFonts w:ascii="Calibri" w:eastAsia="Times New Roman" w:hAnsi="Calibri" w:cs="Times New Roman"/>
                <w:b/>
                <w:bCs/>
                <w:lang w:val="en-GB"/>
              </w:rPr>
            </w:pPr>
            <w:r w:rsidRPr="0020749A">
              <w:rPr>
                <w:rFonts w:ascii="Calibri" w:eastAsia="Times New Roman" w:hAnsi="Calibri" w:cs="Times New Roman"/>
                <w:b/>
                <w:bCs/>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2DF94C8B" w14:textId="77777777" w:rsidR="00D01C7D" w:rsidRPr="0020749A" w:rsidRDefault="00D01C7D" w:rsidP="00D01C7D">
            <w:pPr>
              <w:jc w:val="right"/>
              <w:rPr>
                <w:rFonts w:ascii="Calibri" w:eastAsia="Times New Roman" w:hAnsi="Calibri" w:cs="Times New Roman"/>
                <w:b/>
                <w:bCs/>
                <w:lang w:val="en-GB"/>
              </w:rPr>
            </w:pPr>
            <w:r w:rsidRPr="0020749A">
              <w:rPr>
                <w:rFonts w:ascii="Calibri" w:eastAsia="Times New Roman" w:hAnsi="Calibri" w:cs="Times New Roman"/>
                <w:b/>
                <w:bCs/>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4FFA4F34" w14:textId="77777777" w:rsidR="00D01C7D" w:rsidRPr="0020749A" w:rsidRDefault="00D01C7D" w:rsidP="00D01C7D">
            <w:pPr>
              <w:jc w:val="right"/>
              <w:rPr>
                <w:rFonts w:ascii="Calibri" w:eastAsia="Times New Roman" w:hAnsi="Calibri" w:cs="Times New Roman"/>
                <w:b/>
                <w:bCs/>
                <w:lang w:val="en-GB"/>
              </w:rPr>
            </w:pPr>
            <w:r w:rsidRPr="0020749A">
              <w:rPr>
                <w:rFonts w:ascii="Calibri" w:eastAsia="Times New Roman" w:hAnsi="Calibri" w:cs="Times New Roman"/>
                <w:b/>
                <w:bCs/>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0BD6E82" w14:textId="77777777" w:rsidR="00D01C7D" w:rsidRPr="0020749A" w:rsidRDefault="00D01C7D" w:rsidP="00D01C7D">
            <w:pPr>
              <w:jc w:val="right"/>
              <w:rPr>
                <w:rFonts w:ascii="Calibri" w:eastAsia="Times New Roman" w:hAnsi="Calibri" w:cs="Times New Roman"/>
                <w:b/>
                <w:bCs/>
                <w:lang w:val="en-GB"/>
              </w:rPr>
            </w:pPr>
            <w:r w:rsidRPr="0020749A">
              <w:rPr>
                <w:rFonts w:ascii="Calibri" w:eastAsia="Times New Roman" w:hAnsi="Calibri" w:cs="Times New Roman"/>
                <w:b/>
                <w:bCs/>
                <w:lang w:val="en-GB"/>
              </w:rPr>
              <w:t>57</w:t>
            </w:r>
          </w:p>
        </w:tc>
      </w:tr>
      <w:tr w:rsidR="00D01C7D" w:rsidRPr="0020749A" w14:paraId="12D62825" w14:textId="77777777" w:rsidTr="00844F1E">
        <w:trPr>
          <w:trHeight w:val="300"/>
        </w:trPr>
        <w:tc>
          <w:tcPr>
            <w:tcW w:w="0" w:type="auto"/>
            <w:tcBorders>
              <w:top w:val="nil"/>
              <w:left w:val="single" w:sz="4" w:space="0" w:color="auto"/>
              <w:bottom w:val="nil"/>
              <w:right w:val="nil"/>
            </w:tcBorders>
            <w:shd w:val="clear" w:color="auto" w:fill="auto"/>
            <w:noWrap/>
            <w:vAlign w:val="bottom"/>
            <w:hideMark/>
          </w:tcPr>
          <w:p w14:paraId="13663C76" w14:textId="77777777" w:rsidR="00D01C7D" w:rsidRPr="0020749A" w:rsidRDefault="00D01C7D" w:rsidP="00D01C7D">
            <w:pPr>
              <w:rPr>
                <w:rFonts w:ascii="Calibri" w:eastAsia="Times New Roman" w:hAnsi="Calibri" w:cs="Times New Roman"/>
                <w:b/>
                <w:bCs/>
                <w:lang w:val="en-GB"/>
              </w:rPr>
            </w:pPr>
            <w:r w:rsidRPr="0020749A">
              <w:rPr>
                <w:rFonts w:ascii="Calibri" w:eastAsia="Times New Roman" w:hAnsi="Calibri" w:cs="Times New Roman"/>
                <w:b/>
                <w:bCs/>
                <w:lang w:val="en-GB"/>
              </w:rPr>
              <w:t>Desired Error</w:t>
            </w:r>
          </w:p>
        </w:tc>
        <w:tc>
          <w:tcPr>
            <w:tcW w:w="0" w:type="auto"/>
            <w:tcBorders>
              <w:top w:val="nil"/>
              <w:left w:val="single" w:sz="4" w:space="0" w:color="auto"/>
              <w:bottom w:val="nil"/>
              <w:right w:val="nil"/>
            </w:tcBorders>
            <w:shd w:val="clear" w:color="auto" w:fill="auto"/>
            <w:noWrap/>
            <w:vAlign w:val="bottom"/>
            <w:hideMark/>
          </w:tcPr>
          <w:p w14:paraId="542A47E4"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1,00E-04</w:t>
            </w:r>
          </w:p>
        </w:tc>
        <w:tc>
          <w:tcPr>
            <w:tcW w:w="0" w:type="auto"/>
            <w:tcBorders>
              <w:top w:val="nil"/>
              <w:left w:val="single" w:sz="4" w:space="0" w:color="auto"/>
              <w:bottom w:val="nil"/>
              <w:right w:val="nil"/>
            </w:tcBorders>
            <w:shd w:val="clear" w:color="auto" w:fill="auto"/>
            <w:noWrap/>
            <w:vAlign w:val="bottom"/>
            <w:hideMark/>
          </w:tcPr>
          <w:p w14:paraId="7514EB8A"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1,00E-05</w:t>
            </w:r>
          </w:p>
        </w:tc>
        <w:tc>
          <w:tcPr>
            <w:tcW w:w="0" w:type="auto"/>
            <w:tcBorders>
              <w:top w:val="nil"/>
              <w:left w:val="single" w:sz="4" w:space="0" w:color="auto"/>
              <w:bottom w:val="nil"/>
              <w:right w:val="nil"/>
            </w:tcBorders>
            <w:shd w:val="clear" w:color="auto" w:fill="auto"/>
            <w:noWrap/>
            <w:vAlign w:val="bottom"/>
            <w:hideMark/>
          </w:tcPr>
          <w:p w14:paraId="3E9CF4AF"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1,00E-06</w:t>
            </w:r>
          </w:p>
        </w:tc>
        <w:tc>
          <w:tcPr>
            <w:tcW w:w="0" w:type="auto"/>
            <w:tcBorders>
              <w:top w:val="nil"/>
              <w:left w:val="single" w:sz="4" w:space="0" w:color="auto"/>
              <w:bottom w:val="nil"/>
              <w:right w:val="nil"/>
            </w:tcBorders>
            <w:shd w:val="clear" w:color="auto" w:fill="auto"/>
            <w:noWrap/>
            <w:vAlign w:val="bottom"/>
            <w:hideMark/>
          </w:tcPr>
          <w:p w14:paraId="2663B89D"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1,00E-07</w:t>
            </w:r>
          </w:p>
        </w:tc>
        <w:tc>
          <w:tcPr>
            <w:tcW w:w="0" w:type="auto"/>
            <w:tcBorders>
              <w:top w:val="nil"/>
              <w:left w:val="single" w:sz="4" w:space="0" w:color="auto"/>
              <w:bottom w:val="nil"/>
              <w:right w:val="nil"/>
            </w:tcBorders>
            <w:shd w:val="clear" w:color="auto" w:fill="auto"/>
            <w:noWrap/>
            <w:vAlign w:val="bottom"/>
            <w:hideMark/>
          </w:tcPr>
          <w:p w14:paraId="5AAE2D1C"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1,00E-08</w:t>
            </w:r>
          </w:p>
        </w:tc>
        <w:tc>
          <w:tcPr>
            <w:tcW w:w="0" w:type="auto"/>
            <w:tcBorders>
              <w:top w:val="nil"/>
              <w:left w:val="single" w:sz="4" w:space="0" w:color="auto"/>
              <w:bottom w:val="nil"/>
              <w:right w:val="nil"/>
            </w:tcBorders>
            <w:shd w:val="clear" w:color="auto" w:fill="auto"/>
            <w:noWrap/>
            <w:vAlign w:val="bottom"/>
            <w:hideMark/>
          </w:tcPr>
          <w:p w14:paraId="67056F59"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568DA3EA"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1,00E-10</w:t>
            </w:r>
          </w:p>
        </w:tc>
      </w:tr>
      <w:tr w:rsidR="00D01C7D" w:rsidRPr="0020749A" w14:paraId="70F7CB91" w14:textId="77777777" w:rsidTr="00844F1E">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CEC8A4" w14:textId="77777777" w:rsidR="00D01C7D" w:rsidRPr="0020749A" w:rsidRDefault="00D01C7D" w:rsidP="00D01C7D">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3F41411"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25B2BDDF"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552AEADA"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6A809B0A"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62C8B369"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4897A8BF"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3</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318CE9"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2</w:t>
            </w:r>
          </w:p>
        </w:tc>
      </w:tr>
      <w:tr w:rsidR="00D01C7D" w:rsidRPr="0020749A" w14:paraId="3E33CF42" w14:textId="77777777" w:rsidTr="00844F1E">
        <w:trPr>
          <w:trHeight w:val="300"/>
        </w:trPr>
        <w:tc>
          <w:tcPr>
            <w:tcW w:w="0" w:type="auto"/>
            <w:tcBorders>
              <w:top w:val="nil"/>
              <w:left w:val="nil"/>
              <w:bottom w:val="nil"/>
              <w:right w:val="nil"/>
            </w:tcBorders>
            <w:shd w:val="clear" w:color="auto" w:fill="auto"/>
            <w:noWrap/>
            <w:vAlign w:val="bottom"/>
            <w:hideMark/>
          </w:tcPr>
          <w:p w14:paraId="6D495C81" w14:textId="22BC2618" w:rsidR="00D01C7D" w:rsidRPr="0020749A" w:rsidRDefault="00844F1E" w:rsidP="00D01C7D">
            <w:pPr>
              <w:rPr>
                <w:rFonts w:ascii="Calibri" w:eastAsia="Times New Roman" w:hAnsi="Calibri" w:cs="Times New Roman"/>
                <w:b/>
                <w:lang w:val="en-GB"/>
              </w:rPr>
            </w:pPr>
            <w:r w:rsidRPr="0020749A">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hideMark/>
          </w:tcPr>
          <w:p w14:paraId="326EB12F"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B901657"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1B5DF46"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94347D5"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527BA8E"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02C9CF3"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A8DD511"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r>
      <w:tr w:rsidR="00D01C7D" w:rsidRPr="0020749A" w14:paraId="2DDB171C" w14:textId="77777777" w:rsidTr="00844F1E">
        <w:trPr>
          <w:trHeight w:val="300"/>
        </w:trPr>
        <w:tc>
          <w:tcPr>
            <w:tcW w:w="0" w:type="auto"/>
            <w:tcBorders>
              <w:top w:val="nil"/>
              <w:left w:val="nil"/>
              <w:bottom w:val="nil"/>
              <w:right w:val="nil"/>
            </w:tcBorders>
            <w:shd w:val="clear" w:color="auto" w:fill="auto"/>
            <w:noWrap/>
            <w:vAlign w:val="bottom"/>
            <w:hideMark/>
          </w:tcPr>
          <w:p w14:paraId="64A2F649"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glanduliferum3</w:t>
            </w:r>
          </w:p>
        </w:tc>
        <w:tc>
          <w:tcPr>
            <w:tcW w:w="0" w:type="auto"/>
            <w:tcBorders>
              <w:top w:val="nil"/>
              <w:left w:val="single" w:sz="4" w:space="0" w:color="auto"/>
              <w:bottom w:val="nil"/>
              <w:right w:val="nil"/>
            </w:tcBorders>
            <w:shd w:val="clear" w:color="000000" w:fill="C6EFCE"/>
            <w:noWrap/>
            <w:vAlign w:val="bottom"/>
            <w:hideMark/>
          </w:tcPr>
          <w:p w14:paraId="5ACF2A28"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8911FFD"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5285167C" w14:textId="77777777" w:rsidR="00D01C7D" w:rsidRPr="0020749A" w:rsidRDefault="00D01C7D" w:rsidP="00D01C7D">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56BC6A43"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54576AB" w14:textId="77777777" w:rsidR="00D01C7D" w:rsidRPr="0020749A" w:rsidRDefault="00D01C7D" w:rsidP="00D01C7D">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4/3</w:t>
            </w:r>
          </w:p>
        </w:tc>
        <w:tc>
          <w:tcPr>
            <w:tcW w:w="0" w:type="auto"/>
            <w:tcBorders>
              <w:top w:val="nil"/>
              <w:left w:val="single" w:sz="4" w:space="0" w:color="auto"/>
              <w:bottom w:val="nil"/>
              <w:right w:val="nil"/>
            </w:tcBorders>
            <w:shd w:val="clear" w:color="000000" w:fill="FFEB9C"/>
            <w:noWrap/>
            <w:vAlign w:val="bottom"/>
            <w:hideMark/>
          </w:tcPr>
          <w:p w14:paraId="24E627EF" w14:textId="77777777" w:rsidR="00D01C7D" w:rsidRPr="0020749A" w:rsidRDefault="00D01C7D" w:rsidP="00D01C7D">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2C96BCF0"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01C7D" w:rsidRPr="0020749A" w14:paraId="315CDFBE" w14:textId="77777777" w:rsidTr="00844F1E">
        <w:trPr>
          <w:trHeight w:val="300"/>
        </w:trPr>
        <w:tc>
          <w:tcPr>
            <w:tcW w:w="0" w:type="auto"/>
            <w:tcBorders>
              <w:top w:val="nil"/>
              <w:left w:val="nil"/>
              <w:bottom w:val="nil"/>
              <w:right w:val="nil"/>
            </w:tcBorders>
            <w:shd w:val="clear" w:color="auto" w:fill="auto"/>
            <w:noWrap/>
            <w:vAlign w:val="bottom"/>
            <w:hideMark/>
          </w:tcPr>
          <w:p w14:paraId="4912516E"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rothschildianium1</w:t>
            </w:r>
          </w:p>
        </w:tc>
        <w:tc>
          <w:tcPr>
            <w:tcW w:w="0" w:type="auto"/>
            <w:tcBorders>
              <w:top w:val="nil"/>
              <w:left w:val="single" w:sz="4" w:space="0" w:color="auto"/>
              <w:bottom w:val="nil"/>
              <w:right w:val="nil"/>
            </w:tcBorders>
            <w:shd w:val="clear" w:color="000000" w:fill="C6EFCE"/>
            <w:noWrap/>
            <w:vAlign w:val="bottom"/>
            <w:hideMark/>
          </w:tcPr>
          <w:p w14:paraId="5ECAD502"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65A84B8"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9A25C42"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4BA52E0"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B0A41CD"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38B3AED"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F606DAF"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01C7D" w:rsidRPr="0020749A" w14:paraId="707A69DE" w14:textId="77777777" w:rsidTr="00844F1E">
        <w:trPr>
          <w:trHeight w:val="300"/>
        </w:trPr>
        <w:tc>
          <w:tcPr>
            <w:tcW w:w="0" w:type="auto"/>
            <w:tcBorders>
              <w:top w:val="nil"/>
              <w:left w:val="nil"/>
              <w:bottom w:val="nil"/>
              <w:right w:val="nil"/>
            </w:tcBorders>
            <w:shd w:val="clear" w:color="auto" w:fill="auto"/>
            <w:noWrap/>
            <w:vAlign w:val="bottom"/>
            <w:hideMark/>
          </w:tcPr>
          <w:p w14:paraId="53003797"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wilhelminiae1</w:t>
            </w:r>
          </w:p>
        </w:tc>
        <w:tc>
          <w:tcPr>
            <w:tcW w:w="0" w:type="auto"/>
            <w:tcBorders>
              <w:top w:val="nil"/>
              <w:left w:val="single" w:sz="4" w:space="0" w:color="auto"/>
              <w:bottom w:val="nil"/>
              <w:right w:val="nil"/>
            </w:tcBorders>
            <w:shd w:val="clear" w:color="000000" w:fill="C6EFCE"/>
            <w:noWrap/>
            <w:vAlign w:val="bottom"/>
            <w:hideMark/>
          </w:tcPr>
          <w:p w14:paraId="4A618534"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A400491"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FBFF00"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72720C"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B8E2867"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B0BC95"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23F4658"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01C7D" w:rsidRPr="0020749A" w14:paraId="5B85EC10" w14:textId="77777777" w:rsidTr="00844F1E">
        <w:trPr>
          <w:trHeight w:val="300"/>
        </w:trPr>
        <w:tc>
          <w:tcPr>
            <w:tcW w:w="0" w:type="auto"/>
            <w:tcBorders>
              <w:top w:val="nil"/>
              <w:left w:val="nil"/>
              <w:bottom w:val="nil"/>
              <w:right w:val="nil"/>
            </w:tcBorders>
            <w:shd w:val="clear" w:color="auto" w:fill="auto"/>
            <w:noWrap/>
            <w:vAlign w:val="bottom"/>
            <w:hideMark/>
          </w:tcPr>
          <w:p w14:paraId="233C69EE"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philippinense1</w:t>
            </w:r>
          </w:p>
        </w:tc>
        <w:tc>
          <w:tcPr>
            <w:tcW w:w="0" w:type="auto"/>
            <w:tcBorders>
              <w:top w:val="nil"/>
              <w:left w:val="single" w:sz="4" w:space="0" w:color="auto"/>
              <w:bottom w:val="nil"/>
              <w:right w:val="nil"/>
            </w:tcBorders>
            <w:shd w:val="clear" w:color="000000" w:fill="C6EFCE"/>
            <w:noWrap/>
            <w:vAlign w:val="bottom"/>
            <w:hideMark/>
          </w:tcPr>
          <w:p w14:paraId="5FB881BC"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445604EE" w14:textId="77777777" w:rsidR="00D01C7D" w:rsidRPr="0020749A" w:rsidRDefault="00D01C7D" w:rsidP="00D01C7D">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4/1</w:t>
            </w:r>
          </w:p>
        </w:tc>
        <w:tc>
          <w:tcPr>
            <w:tcW w:w="0" w:type="auto"/>
            <w:tcBorders>
              <w:top w:val="nil"/>
              <w:left w:val="single" w:sz="4" w:space="0" w:color="auto"/>
              <w:bottom w:val="nil"/>
              <w:right w:val="nil"/>
            </w:tcBorders>
            <w:shd w:val="clear" w:color="000000" w:fill="C6EFCE"/>
            <w:noWrap/>
            <w:vAlign w:val="bottom"/>
            <w:hideMark/>
          </w:tcPr>
          <w:p w14:paraId="3307ED10"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21E470B"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E984EBB" w14:textId="77777777" w:rsidR="00D01C7D" w:rsidRPr="0020749A" w:rsidRDefault="00D01C7D" w:rsidP="00D01C7D">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4/6</w:t>
            </w:r>
          </w:p>
        </w:tc>
        <w:tc>
          <w:tcPr>
            <w:tcW w:w="0" w:type="auto"/>
            <w:tcBorders>
              <w:top w:val="nil"/>
              <w:left w:val="single" w:sz="4" w:space="0" w:color="auto"/>
              <w:bottom w:val="nil"/>
              <w:right w:val="nil"/>
            </w:tcBorders>
            <w:shd w:val="clear" w:color="000000" w:fill="C6EFCE"/>
            <w:noWrap/>
            <w:vAlign w:val="bottom"/>
            <w:hideMark/>
          </w:tcPr>
          <w:p w14:paraId="64113EB0"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49ECF5E"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01C7D" w:rsidRPr="0020749A" w14:paraId="6DF679EF" w14:textId="77777777" w:rsidTr="00844F1E">
        <w:trPr>
          <w:trHeight w:val="300"/>
        </w:trPr>
        <w:tc>
          <w:tcPr>
            <w:tcW w:w="0" w:type="auto"/>
            <w:tcBorders>
              <w:top w:val="nil"/>
              <w:left w:val="nil"/>
              <w:bottom w:val="nil"/>
              <w:right w:val="nil"/>
            </w:tcBorders>
            <w:shd w:val="clear" w:color="auto" w:fill="auto"/>
            <w:noWrap/>
            <w:vAlign w:val="bottom"/>
            <w:hideMark/>
          </w:tcPr>
          <w:p w14:paraId="3BBE1461"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rothschildianium2</w:t>
            </w:r>
          </w:p>
        </w:tc>
        <w:tc>
          <w:tcPr>
            <w:tcW w:w="0" w:type="auto"/>
            <w:tcBorders>
              <w:top w:val="nil"/>
              <w:left w:val="single" w:sz="4" w:space="0" w:color="auto"/>
              <w:bottom w:val="nil"/>
              <w:right w:val="nil"/>
            </w:tcBorders>
            <w:shd w:val="clear" w:color="000000" w:fill="C6EFCE"/>
            <w:noWrap/>
            <w:vAlign w:val="bottom"/>
            <w:hideMark/>
          </w:tcPr>
          <w:p w14:paraId="06209CAB"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C26EDEA"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8200C6"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26492CE"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60D1CF"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85DDE65"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29AD9F"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01C7D" w:rsidRPr="0020749A" w14:paraId="647D2E73" w14:textId="77777777" w:rsidTr="00844F1E">
        <w:trPr>
          <w:trHeight w:val="300"/>
        </w:trPr>
        <w:tc>
          <w:tcPr>
            <w:tcW w:w="0" w:type="auto"/>
            <w:tcBorders>
              <w:top w:val="nil"/>
              <w:left w:val="nil"/>
              <w:bottom w:val="nil"/>
              <w:right w:val="nil"/>
            </w:tcBorders>
            <w:shd w:val="clear" w:color="auto" w:fill="auto"/>
            <w:noWrap/>
            <w:vAlign w:val="bottom"/>
            <w:hideMark/>
          </w:tcPr>
          <w:p w14:paraId="23B0C97A"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rothschildianium3</w:t>
            </w:r>
          </w:p>
        </w:tc>
        <w:tc>
          <w:tcPr>
            <w:tcW w:w="0" w:type="auto"/>
            <w:tcBorders>
              <w:top w:val="nil"/>
              <w:left w:val="single" w:sz="4" w:space="0" w:color="auto"/>
              <w:bottom w:val="nil"/>
              <w:right w:val="nil"/>
            </w:tcBorders>
            <w:shd w:val="clear" w:color="000000" w:fill="C6EFCE"/>
            <w:noWrap/>
            <w:vAlign w:val="bottom"/>
            <w:hideMark/>
          </w:tcPr>
          <w:p w14:paraId="502E0657"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B61A37"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51864F5"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03E5CE98" w14:textId="77777777" w:rsidR="00D01C7D" w:rsidRPr="0020749A" w:rsidRDefault="00D01C7D" w:rsidP="00D01C7D">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2334A8D"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BFD8F1"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EF26798"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01C7D" w:rsidRPr="0020749A" w14:paraId="610C89CF" w14:textId="77777777" w:rsidTr="00844F1E">
        <w:trPr>
          <w:trHeight w:val="300"/>
        </w:trPr>
        <w:tc>
          <w:tcPr>
            <w:tcW w:w="0" w:type="auto"/>
            <w:tcBorders>
              <w:top w:val="nil"/>
              <w:left w:val="nil"/>
              <w:bottom w:val="nil"/>
              <w:right w:val="nil"/>
            </w:tcBorders>
            <w:shd w:val="clear" w:color="auto" w:fill="auto"/>
            <w:noWrap/>
            <w:vAlign w:val="bottom"/>
            <w:hideMark/>
          </w:tcPr>
          <w:p w14:paraId="316BD1E9" w14:textId="77777777" w:rsidR="00D01C7D" w:rsidRPr="0020749A"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060B336"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8C7D0BE"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49FF6B8"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7C8C7B0"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CA1726C"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8AF57A7"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69C260E8"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r>
      <w:tr w:rsidR="00D01C7D" w:rsidRPr="0020749A" w14:paraId="73B34661" w14:textId="77777777" w:rsidTr="00844F1E">
        <w:trPr>
          <w:trHeight w:val="300"/>
        </w:trPr>
        <w:tc>
          <w:tcPr>
            <w:tcW w:w="0" w:type="auto"/>
            <w:tcBorders>
              <w:top w:val="nil"/>
              <w:left w:val="nil"/>
              <w:bottom w:val="nil"/>
              <w:right w:val="nil"/>
            </w:tcBorders>
            <w:shd w:val="clear" w:color="auto" w:fill="auto"/>
            <w:noWrap/>
            <w:vAlign w:val="bottom"/>
            <w:hideMark/>
          </w:tcPr>
          <w:p w14:paraId="390FA8C2"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28C9FD29"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6801C9D6"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hideMark/>
          </w:tcPr>
          <w:p w14:paraId="27A8FC92" w14:textId="4A169081"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Legenda Incorrect/Unknown</w:t>
            </w:r>
          </w:p>
        </w:tc>
        <w:tc>
          <w:tcPr>
            <w:tcW w:w="0" w:type="auto"/>
            <w:tcBorders>
              <w:top w:val="single" w:sz="4" w:space="0" w:color="auto"/>
              <w:left w:val="nil"/>
              <w:bottom w:val="nil"/>
              <w:right w:val="nil"/>
            </w:tcBorders>
            <w:shd w:val="clear" w:color="auto" w:fill="auto"/>
            <w:noWrap/>
            <w:vAlign w:val="bottom"/>
            <w:hideMark/>
          </w:tcPr>
          <w:p w14:paraId="18EE411C"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single" w:sz="4" w:space="0" w:color="auto"/>
              <w:left w:val="nil"/>
              <w:bottom w:val="nil"/>
              <w:right w:val="nil"/>
            </w:tcBorders>
            <w:shd w:val="clear" w:color="auto" w:fill="auto"/>
            <w:noWrap/>
            <w:vAlign w:val="bottom"/>
            <w:hideMark/>
          </w:tcPr>
          <w:p w14:paraId="0744A15F"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6EEF76F3"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r>
      <w:tr w:rsidR="00D01C7D" w:rsidRPr="0020749A" w14:paraId="04697BF6" w14:textId="77777777" w:rsidTr="00844F1E">
        <w:trPr>
          <w:trHeight w:val="300"/>
        </w:trPr>
        <w:tc>
          <w:tcPr>
            <w:tcW w:w="0" w:type="auto"/>
            <w:tcBorders>
              <w:top w:val="nil"/>
              <w:left w:val="nil"/>
              <w:bottom w:val="nil"/>
              <w:right w:val="nil"/>
            </w:tcBorders>
            <w:shd w:val="clear" w:color="auto" w:fill="auto"/>
            <w:noWrap/>
            <w:vAlign w:val="bottom"/>
            <w:hideMark/>
          </w:tcPr>
          <w:p w14:paraId="3F9FEC0D"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752F8F74"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3C9F4216"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44B72407"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40EDF8CF"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nil"/>
              <w:bottom w:val="nil"/>
              <w:right w:val="nil"/>
            </w:tcBorders>
            <w:shd w:val="clear" w:color="auto" w:fill="auto"/>
            <w:noWrap/>
            <w:vAlign w:val="bottom"/>
            <w:hideMark/>
          </w:tcPr>
          <w:p w14:paraId="046EF5FE"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nil"/>
              <w:bottom w:val="nil"/>
              <w:right w:val="nil"/>
            </w:tcBorders>
            <w:shd w:val="clear" w:color="auto" w:fill="auto"/>
            <w:noWrap/>
            <w:vAlign w:val="bottom"/>
            <w:hideMark/>
          </w:tcPr>
          <w:p w14:paraId="2FDFCE1E"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nil"/>
              <w:bottom w:val="nil"/>
              <w:right w:val="single" w:sz="4" w:space="0" w:color="auto"/>
            </w:tcBorders>
            <w:shd w:val="clear" w:color="auto" w:fill="auto"/>
            <w:noWrap/>
            <w:vAlign w:val="bottom"/>
            <w:hideMark/>
          </w:tcPr>
          <w:p w14:paraId="37F31B42"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r>
      <w:tr w:rsidR="00D01C7D" w:rsidRPr="0020749A" w14:paraId="7ECF5B11" w14:textId="77777777" w:rsidTr="00844F1E">
        <w:trPr>
          <w:trHeight w:val="300"/>
        </w:trPr>
        <w:tc>
          <w:tcPr>
            <w:tcW w:w="0" w:type="auto"/>
            <w:tcBorders>
              <w:top w:val="nil"/>
              <w:left w:val="nil"/>
              <w:bottom w:val="nil"/>
              <w:right w:val="nil"/>
            </w:tcBorders>
            <w:shd w:val="clear" w:color="auto" w:fill="auto"/>
            <w:noWrap/>
            <w:vAlign w:val="bottom"/>
            <w:hideMark/>
          </w:tcPr>
          <w:p w14:paraId="5DC53CB2"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72B65892"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5870C60F"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96B1260"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1BACE06B" w14:textId="77777777" w:rsidR="00D01C7D" w:rsidRPr="0020749A" w:rsidRDefault="00D01C7D" w:rsidP="00D01C7D">
            <w:pPr>
              <w:jc w:val="right"/>
              <w:rPr>
                <w:rFonts w:ascii="Calibri" w:eastAsia="Times New Roman" w:hAnsi="Calibri" w:cs="Times New Roman"/>
                <w:sz w:val="22"/>
                <w:lang w:val="en-GB"/>
              </w:rPr>
            </w:pPr>
            <w:r w:rsidRPr="0020749A">
              <w:rPr>
                <w:rFonts w:ascii="Calibri" w:eastAsia="Times New Roman" w:hAnsi="Calibri" w:cs="Times New Roman"/>
                <w:sz w:val="22"/>
                <w:lang w:val="en-GB"/>
              </w:rPr>
              <w:t>1</w:t>
            </w:r>
          </w:p>
        </w:tc>
        <w:tc>
          <w:tcPr>
            <w:tcW w:w="0" w:type="auto"/>
            <w:tcBorders>
              <w:top w:val="nil"/>
              <w:left w:val="nil"/>
              <w:bottom w:val="nil"/>
              <w:right w:val="nil"/>
            </w:tcBorders>
            <w:shd w:val="clear" w:color="auto" w:fill="auto"/>
            <w:noWrap/>
            <w:vAlign w:val="bottom"/>
            <w:hideMark/>
          </w:tcPr>
          <w:p w14:paraId="522A1FF1" w14:textId="77777777" w:rsidR="00D01C7D" w:rsidRPr="0020749A" w:rsidRDefault="00D01C7D" w:rsidP="00D01C7D">
            <w:pPr>
              <w:rPr>
                <w:rFonts w:ascii="Calibri" w:eastAsia="Times New Roman" w:hAnsi="Calibri" w:cs="Times New Roman"/>
                <w:i/>
                <w:iCs/>
                <w:sz w:val="22"/>
                <w:lang w:val="en-GB"/>
              </w:rPr>
            </w:pPr>
            <w:r w:rsidRPr="0020749A">
              <w:rPr>
                <w:rFonts w:ascii="Calibri" w:eastAsia="Times New Roman" w:hAnsi="Calibri" w:cs="Times New Roman"/>
                <w:i/>
                <w:iCs/>
                <w:sz w:val="22"/>
                <w:lang w:val="en-GB"/>
              </w:rPr>
              <w:t>Parvisepalum</w:t>
            </w:r>
          </w:p>
        </w:tc>
        <w:tc>
          <w:tcPr>
            <w:tcW w:w="0" w:type="auto"/>
            <w:tcBorders>
              <w:top w:val="nil"/>
              <w:left w:val="nil"/>
              <w:bottom w:val="nil"/>
              <w:right w:val="nil"/>
            </w:tcBorders>
            <w:shd w:val="clear" w:color="auto" w:fill="auto"/>
            <w:noWrap/>
            <w:vAlign w:val="bottom"/>
            <w:hideMark/>
          </w:tcPr>
          <w:p w14:paraId="35184DCC" w14:textId="77777777" w:rsidR="00D01C7D" w:rsidRPr="0020749A" w:rsidRDefault="00D01C7D" w:rsidP="00D01C7D">
            <w:pPr>
              <w:jc w:val="right"/>
              <w:rPr>
                <w:rFonts w:ascii="Calibri" w:eastAsia="Times New Roman" w:hAnsi="Calibri" w:cs="Times New Roman"/>
                <w:sz w:val="22"/>
                <w:lang w:val="en-GB"/>
              </w:rPr>
            </w:pPr>
            <w:r w:rsidRPr="0020749A">
              <w:rPr>
                <w:rFonts w:ascii="Calibri" w:eastAsia="Times New Roman" w:hAnsi="Calibri" w:cs="Times New Roman"/>
                <w:sz w:val="22"/>
                <w:lang w:val="en-GB"/>
              </w:rPr>
              <w:t>2</w:t>
            </w:r>
          </w:p>
        </w:tc>
        <w:tc>
          <w:tcPr>
            <w:tcW w:w="0" w:type="auto"/>
            <w:tcBorders>
              <w:top w:val="nil"/>
              <w:left w:val="nil"/>
              <w:bottom w:val="nil"/>
              <w:right w:val="single" w:sz="4" w:space="0" w:color="auto"/>
            </w:tcBorders>
            <w:shd w:val="clear" w:color="auto" w:fill="auto"/>
            <w:noWrap/>
            <w:vAlign w:val="bottom"/>
            <w:hideMark/>
          </w:tcPr>
          <w:p w14:paraId="006D5E82" w14:textId="77777777" w:rsidR="00D01C7D" w:rsidRPr="0020749A" w:rsidRDefault="00D01C7D" w:rsidP="00D01C7D">
            <w:pPr>
              <w:rPr>
                <w:rFonts w:ascii="Calibri" w:eastAsia="Times New Roman" w:hAnsi="Calibri" w:cs="Times New Roman"/>
                <w:i/>
                <w:iCs/>
                <w:sz w:val="22"/>
                <w:lang w:val="en-GB"/>
              </w:rPr>
            </w:pPr>
            <w:r w:rsidRPr="0020749A">
              <w:rPr>
                <w:rFonts w:ascii="Calibri" w:eastAsia="Times New Roman" w:hAnsi="Calibri" w:cs="Times New Roman"/>
                <w:i/>
                <w:iCs/>
                <w:sz w:val="22"/>
                <w:lang w:val="en-GB"/>
              </w:rPr>
              <w:t>Pardalopetalum</w:t>
            </w:r>
          </w:p>
        </w:tc>
      </w:tr>
      <w:tr w:rsidR="00D01C7D" w:rsidRPr="0020749A" w14:paraId="47EEE836" w14:textId="77777777" w:rsidTr="00844F1E">
        <w:trPr>
          <w:trHeight w:val="300"/>
        </w:trPr>
        <w:tc>
          <w:tcPr>
            <w:tcW w:w="0" w:type="auto"/>
            <w:tcBorders>
              <w:top w:val="nil"/>
              <w:left w:val="nil"/>
              <w:bottom w:val="nil"/>
              <w:right w:val="nil"/>
            </w:tcBorders>
            <w:shd w:val="clear" w:color="auto" w:fill="auto"/>
            <w:noWrap/>
            <w:vAlign w:val="bottom"/>
            <w:hideMark/>
          </w:tcPr>
          <w:p w14:paraId="73E5A411"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4BD42686"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4D6B062"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5B3960F0"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4348C003" w14:textId="77777777" w:rsidR="00D01C7D" w:rsidRPr="0020749A" w:rsidRDefault="00D01C7D" w:rsidP="00D01C7D">
            <w:pPr>
              <w:jc w:val="right"/>
              <w:rPr>
                <w:rFonts w:ascii="Calibri" w:eastAsia="Times New Roman" w:hAnsi="Calibri" w:cs="Times New Roman"/>
                <w:sz w:val="22"/>
                <w:lang w:val="en-GB"/>
              </w:rPr>
            </w:pPr>
            <w:r w:rsidRPr="0020749A">
              <w:rPr>
                <w:rFonts w:ascii="Calibri" w:eastAsia="Times New Roman" w:hAnsi="Calibri" w:cs="Times New Roman"/>
                <w:sz w:val="22"/>
                <w:lang w:val="en-GB"/>
              </w:rPr>
              <w:t>3</w:t>
            </w:r>
          </w:p>
        </w:tc>
        <w:tc>
          <w:tcPr>
            <w:tcW w:w="0" w:type="auto"/>
            <w:tcBorders>
              <w:top w:val="nil"/>
              <w:left w:val="nil"/>
              <w:bottom w:val="nil"/>
              <w:right w:val="nil"/>
            </w:tcBorders>
            <w:shd w:val="clear" w:color="auto" w:fill="auto"/>
            <w:noWrap/>
            <w:vAlign w:val="bottom"/>
            <w:hideMark/>
          </w:tcPr>
          <w:p w14:paraId="58FB1159" w14:textId="77777777" w:rsidR="00D01C7D" w:rsidRPr="0020749A" w:rsidRDefault="00D01C7D" w:rsidP="00D01C7D">
            <w:pPr>
              <w:rPr>
                <w:rFonts w:ascii="Calibri" w:eastAsia="Times New Roman" w:hAnsi="Calibri" w:cs="Times New Roman"/>
                <w:i/>
                <w:iCs/>
                <w:sz w:val="22"/>
                <w:lang w:val="en-GB"/>
              </w:rPr>
            </w:pPr>
            <w:r w:rsidRPr="0020749A">
              <w:rPr>
                <w:rFonts w:ascii="Calibri" w:eastAsia="Times New Roman" w:hAnsi="Calibri" w:cs="Times New Roman"/>
                <w:i/>
                <w:iCs/>
                <w:sz w:val="22"/>
                <w:lang w:val="en-GB"/>
              </w:rPr>
              <w:t>Paphiopedilum</w:t>
            </w:r>
          </w:p>
        </w:tc>
        <w:tc>
          <w:tcPr>
            <w:tcW w:w="0" w:type="auto"/>
            <w:tcBorders>
              <w:top w:val="nil"/>
              <w:left w:val="nil"/>
              <w:bottom w:val="nil"/>
              <w:right w:val="nil"/>
            </w:tcBorders>
            <w:shd w:val="clear" w:color="auto" w:fill="auto"/>
            <w:noWrap/>
            <w:vAlign w:val="bottom"/>
            <w:hideMark/>
          </w:tcPr>
          <w:p w14:paraId="32D57081" w14:textId="77777777" w:rsidR="00D01C7D" w:rsidRPr="0020749A" w:rsidRDefault="00D01C7D" w:rsidP="00D01C7D">
            <w:pPr>
              <w:jc w:val="right"/>
              <w:rPr>
                <w:rFonts w:ascii="Calibri" w:eastAsia="Times New Roman" w:hAnsi="Calibri" w:cs="Times New Roman"/>
                <w:sz w:val="22"/>
                <w:lang w:val="en-GB"/>
              </w:rPr>
            </w:pPr>
            <w:r w:rsidRPr="0020749A">
              <w:rPr>
                <w:rFonts w:ascii="Calibri" w:eastAsia="Times New Roman" w:hAnsi="Calibri" w:cs="Times New Roman"/>
                <w:sz w:val="22"/>
                <w:lang w:val="en-GB"/>
              </w:rPr>
              <w:t>4</w:t>
            </w:r>
          </w:p>
        </w:tc>
        <w:tc>
          <w:tcPr>
            <w:tcW w:w="0" w:type="auto"/>
            <w:tcBorders>
              <w:top w:val="nil"/>
              <w:left w:val="nil"/>
              <w:bottom w:val="nil"/>
              <w:right w:val="single" w:sz="4" w:space="0" w:color="auto"/>
            </w:tcBorders>
            <w:shd w:val="clear" w:color="auto" w:fill="auto"/>
            <w:noWrap/>
            <w:vAlign w:val="bottom"/>
            <w:hideMark/>
          </w:tcPr>
          <w:p w14:paraId="4149D14A" w14:textId="77777777" w:rsidR="00D01C7D" w:rsidRPr="0020749A" w:rsidRDefault="00D01C7D" w:rsidP="00D01C7D">
            <w:pPr>
              <w:rPr>
                <w:rFonts w:ascii="Calibri" w:eastAsia="Times New Roman" w:hAnsi="Calibri" w:cs="Times New Roman"/>
                <w:i/>
                <w:iCs/>
                <w:sz w:val="22"/>
                <w:lang w:val="en-GB"/>
              </w:rPr>
            </w:pPr>
            <w:r w:rsidRPr="0020749A">
              <w:rPr>
                <w:rFonts w:ascii="Calibri" w:eastAsia="Times New Roman" w:hAnsi="Calibri" w:cs="Times New Roman"/>
                <w:i/>
                <w:iCs/>
                <w:sz w:val="22"/>
                <w:lang w:val="en-GB"/>
              </w:rPr>
              <w:t>Coryopedilum</w:t>
            </w:r>
          </w:p>
        </w:tc>
      </w:tr>
      <w:tr w:rsidR="00D01C7D" w:rsidRPr="0020749A" w14:paraId="52697700" w14:textId="77777777" w:rsidTr="00844F1E">
        <w:trPr>
          <w:trHeight w:val="300"/>
        </w:trPr>
        <w:tc>
          <w:tcPr>
            <w:tcW w:w="0" w:type="auto"/>
            <w:tcBorders>
              <w:top w:val="nil"/>
              <w:left w:val="nil"/>
              <w:bottom w:val="nil"/>
              <w:right w:val="nil"/>
            </w:tcBorders>
            <w:shd w:val="clear" w:color="auto" w:fill="auto"/>
            <w:noWrap/>
            <w:vAlign w:val="bottom"/>
            <w:hideMark/>
          </w:tcPr>
          <w:p w14:paraId="334F41C6"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29B20D3"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1446F49B"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1228966"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24FDC32E" w14:textId="77777777" w:rsidR="00D01C7D" w:rsidRPr="0020749A" w:rsidRDefault="00D01C7D" w:rsidP="00D01C7D">
            <w:pPr>
              <w:jc w:val="right"/>
              <w:rPr>
                <w:rFonts w:ascii="Calibri" w:eastAsia="Times New Roman" w:hAnsi="Calibri" w:cs="Times New Roman"/>
                <w:sz w:val="22"/>
                <w:lang w:val="en-GB"/>
              </w:rPr>
            </w:pPr>
            <w:r w:rsidRPr="0020749A">
              <w:rPr>
                <w:rFonts w:ascii="Calibri" w:eastAsia="Times New Roman" w:hAnsi="Calibri" w:cs="Times New Roman"/>
                <w:sz w:val="22"/>
                <w:lang w:val="en-GB"/>
              </w:rPr>
              <w:t>5</w:t>
            </w:r>
          </w:p>
        </w:tc>
        <w:tc>
          <w:tcPr>
            <w:tcW w:w="0" w:type="auto"/>
            <w:tcBorders>
              <w:top w:val="nil"/>
              <w:left w:val="nil"/>
              <w:bottom w:val="nil"/>
              <w:right w:val="nil"/>
            </w:tcBorders>
            <w:shd w:val="clear" w:color="auto" w:fill="auto"/>
            <w:noWrap/>
            <w:vAlign w:val="bottom"/>
            <w:hideMark/>
          </w:tcPr>
          <w:p w14:paraId="36358D3C" w14:textId="77777777" w:rsidR="00D01C7D" w:rsidRPr="0020749A" w:rsidRDefault="00D01C7D" w:rsidP="00D01C7D">
            <w:pPr>
              <w:rPr>
                <w:rFonts w:ascii="Calibri" w:eastAsia="Times New Roman" w:hAnsi="Calibri" w:cs="Times New Roman"/>
                <w:i/>
                <w:iCs/>
                <w:sz w:val="22"/>
                <w:lang w:val="en-GB"/>
              </w:rPr>
            </w:pPr>
            <w:r w:rsidRPr="0020749A">
              <w:rPr>
                <w:rFonts w:ascii="Calibri" w:eastAsia="Times New Roman" w:hAnsi="Calibri" w:cs="Times New Roman"/>
                <w:i/>
                <w:iCs/>
                <w:sz w:val="22"/>
                <w:lang w:val="en-GB"/>
              </w:rPr>
              <w:t>Cochlopetalum</w:t>
            </w:r>
          </w:p>
        </w:tc>
        <w:tc>
          <w:tcPr>
            <w:tcW w:w="0" w:type="auto"/>
            <w:tcBorders>
              <w:top w:val="nil"/>
              <w:left w:val="nil"/>
              <w:bottom w:val="nil"/>
              <w:right w:val="nil"/>
            </w:tcBorders>
            <w:shd w:val="clear" w:color="auto" w:fill="auto"/>
            <w:noWrap/>
            <w:vAlign w:val="bottom"/>
            <w:hideMark/>
          </w:tcPr>
          <w:p w14:paraId="3F780DC0" w14:textId="77777777" w:rsidR="00D01C7D" w:rsidRPr="0020749A" w:rsidRDefault="00D01C7D" w:rsidP="00D01C7D">
            <w:pPr>
              <w:jc w:val="right"/>
              <w:rPr>
                <w:rFonts w:ascii="Calibri" w:eastAsia="Times New Roman" w:hAnsi="Calibri" w:cs="Times New Roman"/>
                <w:sz w:val="22"/>
                <w:lang w:val="en-GB"/>
              </w:rPr>
            </w:pPr>
            <w:r w:rsidRPr="0020749A">
              <w:rPr>
                <w:rFonts w:ascii="Calibri" w:eastAsia="Times New Roman" w:hAnsi="Calibri" w:cs="Times New Roman"/>
                <w:sz w:val="22"/>
                <w:lang w:val="en-GB"/>
              </w:rPr>
              <w:t>6</w:t>
            </w:r>
          </w:p>
        </w:tc>
        <w:tc>
          <w:tcPr>
            <w:tcW w:w="0" w:type="auto"/>
            <w:tcBorders>
              <w:top w:val="nil"/>
              <w:left w:val="nil"/>
              <w:bottom w:val="nil"/>
              <w:right w:val="single" w:sz="4" w:space="0" w:color="auto"/>
            </w:tcBorders>
            <w:shd w:val="clear" w:color="auto" w:fill="auto"/>
            <w:noWrap/>
            <w:vAlign w:val="bottom"/>
            <w:hideMark/>
          </w:tcPr>
          <w:p w14:paraId="7BB463E6" w14:textId="77777777" w:rsidR="00D01C7D" w:rsidRPr="0020749A" w:rsidRDefault="00D01C7D" w:rsidP="00D01C7D">
            <w:pPr>
              <w:rPr>
                <w:rFonts w:ascii="Calibri" w:eastAsia="Times New Roman" w:hAnsi="Calibri" w:cs="Times New Roman"/>
                <w:i/>
                <w:iCs/>
                <w:sz w:val="22"/>
                <w:lang w:val="en-GB"/>
              </w:rPr>
            </w:pPr>
            <w:r w:rsidRPr="0020749A">
              <w:rPr>
                <w:rFonts w:ascii="Calibri" w:eastAsia="Times New Roman" w:hAnsi="Calibri" w:cs="Times New Roman"/>
                <w:i/>
                <w:iCs/>
                <w:sz w:val="22"/>
                <w:lang w:val="en-GB"/>
              </w:rPr>
              <w:t>Brachypetalum</w:t>
            </w:r>
          </w:p>
        </w:tc>
      </w:tr>
      <w:tr w:rsidR="00D01C7D" w:rsidRPr="0020749A" w14:paraId="0C015B80" w14:textId="77777777" w:rsidTr="00844F1E">
        <w:trPr>
          <w:trHeight w:val="300"/>
        </w:trPr>
        <w:tc>
          <w:tcPr>
            <w:tcW w:w="0" w:type="auto"/>
            <w:tcBorders>
              <w:top w:val="nil"/>
              <w:left w:val="nil"/>
              <w:bottom w:val="nil"/>
              <w:right w:val="nil"/>
            </w:tcBorders>
            <w:shd w:val="clear" w:color="auto" w:fill="auto"/>
            <w:noWrap/>
            <w:vAlign w:val="bottom"/>
            <w:hideMark/>
          </w:tcPr>
          <w:p w14:paraId="33070C00"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30641D0A"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BBAD596"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19A0A3E0"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42BB8DAF" w14:textId="77777777" w:rsidR="00D01C7D" w:rsidRPr="0020749A" w:rsidRDefault="00D01C7D" w:rsidP="00D01C7D">
            <w:pPr>
              <w:jc w:val="right"/>
              <w:rPr>
                <w:rFonts w:ascii="Calibri" w:eastAsia="Times New Roman" w:hAnsi="Calibri" w:cs="Times New Roman"/>
                <w:sz w:val="22"/>
                <w:lang w:val="en-GB"/>
              </w:rPr>
            </w:pPr>
            <w:r w:rsidRPr="0020749A">
              <w:rPr>
                <w:rFonts w:ascii="Calibri" w:eastAsia="Times New Roman" w:hAnsi="Calibri" w:cs="Times New Roman"/>
                <w:sz w:val="22"/>
                <w:lang w:val="en-GB"/>
              </w:rPr>
              <w:t>7</w:t>
            </w:r>
          </w:p>
        </w:tc>
        <w:tc>
          <w:tcPr>
            <w:tcW w:w="0" w:type="auto"/>
            <w:tcBorders>
              <w:top w:val="nil"/>
              <w:left w:val="nil"/>
              <w:bottom w:val="nil"/>
              <w:right w:val="nil"/>
            </w:tcBorders>
            <w:shd w:val="clear" w:color="auto" w:fill="auto"/>
            <w:noWrap/>
            <w:vAlign w:val="bottom"/>
            <w:hideMark/>
          </w:tcPr>
          <w:p w14:paraId="30374D17" w14:textId="77777777" w:rsidR="00D01C7D" w:rsidRPr="0020749A" w:rsidRDefault="00D01C7D" w:rsidP="00D01C7D">
            <w:pPr>
              <w:rPr>
                <w:rFonts w:ascii="Calibri" w:eastAsia="Times New Roman" w:hAnsi="Calibri" w:cs="Times New Roman"/>
                <w:i/>
                <w:iCs/>
                <w:sz w:val="22"/>
                <w:lang w:val="en-GB"/>
              </w:rPr>
            </w:pPr>
            <w:r w:rsidRPr="0020749A">
              <w:rPr>
                <w:rFonts w:ascii="Calibri" w:eastAsia="Times New Roman" w:hAnsi="Calibri" w:cs="Times New Roman"/>
                <w:i/>
                <w:iCs/>
                <w:sz w:val="22"/>
                <w:lang w:val="en-GB"/>
              </w:rPr>
              <w:t>Barbata</w:t>
            </w:r>
          </w:p>
        </w:tc>
        <w:tc>
          <w:tcPr>
            <w:tcW w:w="0" w:type="auto"/>
            <w:tcBorders>
              <w:top w:val="nil"/>
              <w:left w:val="nil"/>
              <w:bottom w:val="nil"/>
              <w:right w:val="nil"/>
            </w:tcBorders>
            <w:shd w:val="clear" w:color="auto" w:fill="auto"/>
            <w:noWrap/>
            <w:vAlign w:val="bottom"/>
            <w:hideMark/>
          </w:tcPr>
          <w:p w14:paraId="54952F04"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nil"/>
              <w:bottom w:val="nil"/>
              <w:right w:val="single" w:sz="4" w:space="0" w:color="auto"/>
            </w:tcBorders>
            <w:shd w:val="clear" w:color="auto" w:fill="auto"/>
            <w:noWrap/>
            <w:vAlign w:val="bottom"/>
            <w:hideMark/>
          </w:tcPr>
          <w:p w14:paraId="7A39871D" w14:textId="77777777" w:rsidR="00D01C7D" w:rsidRPr="0020749A" w:rsidRDefault="00D01C7D" w:rsidP="00D01C7D">
            <w:pPr>
              <w:rPr>
                <w:rFonts w:ascii="Calibri" w:eastAsia="Times New Roman" w:hAnsi="Calibri" w:cs="Times New Roman"/>
                <w:i/>
                <w:iCs/>
                <w:sz w:val="22"/>
                <w:lang w:val="en-GB"/>
              </w:rPr>
            </w:pPr>
            <w:r w:rsidRPr="0020749A">
              <w:rPr>
                <w:rFonts w:ascii="Calibri" w:eastAsia="Times New Roman" w:hAnsi="Calibri" w:cs="Times New Roman"/>
                <w:i/>
                <w:iCs/>
                <w:sz w:val="22"/>
                <w:lang w:val="en-GB"/>
              </w:rPr>
              <w:t> </w:t>
            </w:r>
          </w:p>
        </w:tc>
      </w:tr>
      <w:tr w:rsidR="00D01C7D" w:rsidRPr="0020749A" w14:paraId="2CB08FBF" w14:textId="77777777" w:rsidTr="00844F1E">
        <w:trPr>
          <w:trHeight w:val="300"/>
        </w:trPr>
        <w:tc>
          <w:tcPr>
            <w:tcW w:w="0" w:type="auto"/>
            <w:tcBorders>
              <w:top w:val="nil"/>
              <w:left w:val="nil"/>
              <w:bottom w:val="nil"/>
              <w:right w:val="nil"/>
            </w:tcBorders>
            <w:shd w:val="clear" w:color="auto" w:fill="auto"/>
            <w:noWrap/>
            <w:vAlign w:val="bottom"/>
            <w:hideMark/>
          </w:tcPr>
          <w:p w14:paraId="2B1FE9A2"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252C52C"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3C62C9E1"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hideMark/>
          </w:tcPr>
          <w:p w14:paraId="7E7013B2" w14:textId="7ACCF3B2" w:rsidR="00D01C7D" w:rsidRPr="0020749A" w:rsidRDefault="00844F1E"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The order in Unknown x/y is &lt;best_score&gt;/&lt;lower_score&gt;/ No numbers? All scores are negative</w:t>
            </w:r>
          </w:p>
        </w:tc>
      </w:tr>
    </w:tbl>
    <w:p w14:paraId="7383B00E" w14:textId="77777777" w:rsidR="00D66199" w:rsidRPr="0020749A" w:rsidRDefault="00D66199" w:rsidP="00E67269">
      <w:pPr>
        <w:rPr>
          <w:lang w:val="en-GB"/>
        </w:rPr>
        <w:sectPr w:rsidR="00D66199" w:rsidRPr="0020749A" w:rsidSect="00D42B4A">
          <w:pgSz w:w="16840" w:h="11900" w:orient="landscape"/>
          <w:pgMar w:top="993" w:right="1417" w:bottom="851" w:left="1417" w:header="708" w:footer="708" w:gutter="0"/>
          <w:cols w:space="708"/>
          <w:docGrid w:linePitch="360"/>
        </w:sectPr>
      </w:pPr>
    </w:p>
    <w:p w14:paraId="226A3994" w14:textId="13A94D70" w:rsidR="00E437BE" w:rsidRPr="0020749A" w:rsidRDefault="00E437BE" w:rsidP="00E437BE">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11</w:t>
      </w:r>
      <w:r w:rsidR="000A64B8" w:rsidRPr="0020749A">
        <w:rPr>
          <w:lang w:val="en-GB"/>
        </w:rPr>
        <w:fldChar w:fldCharType="end"/>
      </w:r>
      <w:r w:rsidRPr="0020749A">
        <w:rPr>
          <w:lang w:val="en-GB"/>
        </w:rPr>
        <w:t xml:space="preserve"> Results of second test of the section </w:t>
      </w:r>
      <w:r w:rsidRPr="0020749A">
        <w:rPr>
          <w:i/>
          <w:lang w:val="en-GB"/>
        </w:rPr>
        <w:t>Parvisepalum</w:t>
      </w:r>
      <w:r w:rsidRPr="0020749A">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969"/>
        <w:gridCol w:w="1470"/>
        <w:gridCol w:w="1470"/>
        <w:gridCol w:w="1453"/>
        <w:gridCol w:w="1969"/>
        <w:gridCol w:w="1470"/>
        <w:gridCol w:w="1470"/>
      </w:tblGrid>
      <w:tr w:rsidR="00D66199" w:rsidRPr="0020749A" w14:paraId="1E6D7FEE" w14:textId="77777777" w:rsidTr="00D66199">
        <w:trPr>
          <w:trHeight w:val="500"/>
        </w:trPr>
        <w:tc>
          <w:tcPr>
            <w:tcW w:w="0" w:type="auto"/>
            <w:tcBorders>
              <w:top w:val="nil"/>
              <w:left w:val="nil"/>
              <w:bottom w:val="nil"/>
              <w:right w:val="nil"/>
            </w:tcBorders>
            <w:shd w:val="clear" w:color="auto" w:fill="auto"/>
            <w:noWrap/>
            <w:vAlign w:val="bottom"/>
            <w:hideMark/>
          </w:tcPr>
          <w:p w14:paraId="407CDB52" w14:textId="77777777" w:rsidR="00D66199" w:rsidRPr="0020749A"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0F6ADC3" w14:textId="77777777" w:rsidR="00D66199" w:rsidRPr="0020749A" w:rsidRDefault="00D66199" w:rsidP="00D66199">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6274C491" w14:textId="77777777" w:rsidR="00D66199" w:rsidRPr="0020749A" w:rsidRDefault="00D66199" w:rsidP="00D66199">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34A5C764" w14:textId="0A998DE8" w:rsidR="00D66199" w:rsidRPr="0020749A" w:rsidRDefault="00D66199" w:rsidP="00D66199">
            <w:pPr>
              <w:jc w:val="center"/>
              <w:rPr>
                <w:rFonts w:ascii="Calibri" w:eastAsia="Times New Roman" w:hAnsi="Calibri" w:cs="Times New Roman"/>
                <w:b/>
                <w:bCs/>
                <w:sz w:val="32"/>
                <w:szCs w:val="40"/>
                <w:lang w:val="en-GB"/>
              </w:rPr>
            </w:pPr>
            <w:r w:rsidRPr="0020749A">
              <w:rPr>
                <w:rFonts w:ascii="Calibri" w:eastAsia="Times New Roman" w:hAnsi="Calibri" w:cs="Times New Roman"/>
                <w:b/>
                <w:bCs/>
                <w:i/>
                <w:sz w:val="32"/>
                <w:szCs w:val="40"/>
                <w:lang w:val="en-GB"/>
              </w:rPr>
              <w:t>Parvisepalum</w:t>
            </w:r>
            <w:r w:rsidRPr="0020749A">
              <w:rPr>
                <w:rFonts w:ascii="Calibri" w:eastAsia="Times New Roman" w:hAnsi="Calibri" w:cs="Times New Roman"/>
                <w:b/>
                <w:bCs/>
                <w:sz w:val="32"/>
                <w:szCs w:val="40"/>
                <w:lang w:val="en-GB"/>
              </w:rPr>
              <w:t xml:space="preserve"> run2</w:t>
            </w:r>
          </w:p>
        </w:tc>
        <w:tc>
          <w:tcPr>
            <w:tcW w:w="0" w:type="auto"/>
            <w:tcBorders>
              <w:top w:val="nil"/>
              <w:left w:val="nil"/>
              <w:bottom w:val="nil"/>
              <w:right w:val="nil"/>
            </w:tcBorders>
            <w:shd w:val="clear" w:color="auto" w:fill="auto"/>
            <w:noWrap/>
            <w:vAlign w:val="bottom"/>
            <w:hideMark/>
          </w:tcPr>
          <w:p w14:paraId="56DF2390" w14:textId="77777777" w:rsidR="00D66199" w:rsidRPr="0020749A" w:rsidRDefault="00D66199" w:rsidP="00D66199">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49643C27" w14:textId="77777777" w:rsidR="00D66199" w:rsidRPr="0020749A" w:rsidRDefault="00D66199" w:rsidP="00D66199">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25649324" w14:textId="77777777" w:rsidR="00D66199" w:rsidRPr="0020749A" w:rsidRDefault="00D66199" w:rsidP="00D66199">
            <w:pPr>
              <w:rPr>
                <w:rFonts w:ascii="Calibri" w:eastAsia="Times New Roman" w:hAnsi="Calibri" w:cs="Times New Roman"/>
                <w:b/>
                <w:bCs/>
                <w:lang w:val="en-GB"/>
              </w:rPr>
            </w:pPr>
            <w:r w:rsidRPr="0020749A">
              <w:rPr>
                <w:rFonts w:ascii="Calibri" w:eastAsia="Times New Roman" w:hAnsi="Calibri" w:cs="Times New Roman"/>
                <w:b/>
                <w:bCs/>
                <w:lang w:val="en-GB"/>
              </w:rPr>
              <w:t> </w:t>
            </w:r>
          </w:p>
        </w:tc>
      </w:tr>
      <w:tr w:rsidR="00D66199" w:rsidRPr="0020749A" w14:paraId="0439CB43" w14:textId="77777777" w:rsidTr="00D66199">
        <w:trPr>
          <w:trHeight w:val="300"/>
        </w:trPr>
        <w:tc>
          <w:tcPr>
            <w:tcW w:w="0" w:type="auto"/>
            <w:tcBorders>
              <w:top w:val="nil"/>
              <w:left w:val="nil"/>
              <w:bottom w:val="nil"/>
              <w:right w:val="nil"/>
            </w:tcBorders>
            <w:shd w:val="clear" w:color="auto" w:fill="auto"/>
            <w:noWrap/>
            <w:vAlign w:val="bottom"/>
            <w:hideMark/>
          </w:tcPr>
          <w:p w14:paraId="69D19B9C" w14:textId="77777777" w:rsidR="00D66199" w:rsidRPr="0020749A"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294B9AD2"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47F3A63"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FEFC879"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CEAA200"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0559DE2"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F96D6AC"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8B649CA"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r>
      <w:tr w:rsidR="00D66199" w:rsidRPr="0020749A" w14:paraId="5C4B8032" w14:textId="77777777" w:rsidTr="00D66199">
        <w:trPr>
          <w:trHeight w:val="300"/>
        </w:trPr>
        <w:tc>
          <w:tcPr>
            <w:tcW w:w="0" w:type="auto"/>
            <w:tcBorders>
              <w:top w:val="nil"/>
              <w:left w:val="nil"/>
              <w:bottom w:val="single" w:sz="4" w:space="0" w:color="auto"/>
              <w:right w:val="nil"/>
            </w:tcBorders>
            <w:shd w:val="clear" w:color="auto" w:fill="auto"/>
            <w:noWrap/>
            <w:vAlign w:val="bottom"/>
            <w:hideMark/>
          </w:tcPr>
          <w:p w14:paraId="38378D00" w14:textId="77777777" w:rsidR="00D66199" w:rsidRPr="0020749A" w:rsidRDefault="00D66199" w:rsidP="00D66199">
            <w:pPr>
              <w:rPr>
                <w:rFonts w:ascii="Calibri" w:eastAsia="Times New Roman" w:hAnsi="Calibri" w:cs="Times New Roman"/>
                <w:b/>
                <w:bCs/>
                <w:lang w:val="en-GB"/>
              </w:rPr>
            </w:pPr>
            <w:r w:rsidRPr="0020749A">
              <w:rPr>
                <w:rFonts w:ascii="Calibri" w:eastAsia="Times New Roman" w:hAnsi="Calibri" w:cs="Times New Roman"/>
                <w:b/>
                <w:bCs/>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462913AA" w14:textId="77777777" w:rsidR="00D66199" w:rsidRPr="0020749A" w:rsidRDefault="00D66199" w:rsidP="00D66199">
            <w:pPr>
              <w:jc w:val="right"/>
              <w:rPr>
                <w:rFonts w:ascii="Calibri" w:eastAsia="Times New Roman" w:hAnsi="Calibri" w:cs="Times New Roman"/>
                <w:b/>
                <w:bCs/>
                <w:lang w:val="en-GB"/>
              </w:rPr>
            </w:pPr>
            <w:r w:rsidRPr="0020749A">
              <w:rPr>
                <w:rFonts w:ascii="Calibri" w:eastAsia="Times New Roman" w:hAnsi="Calibri" w:cs="Times New Roman"/>
                <w:b/>
                <w:bCs/>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30E4325B" w14:textId="77777777" w:rsidR="00D66199" w:rsidRPr="0020749A" w:rsidRDefault="00D66199" w:rsidP="00D66199">
            <w:pPr>
              <w:jc w:val="right"/>
              <w:rPr>
                <w:rFonts w:ascii="Calibri" w:eastAsia="Times New Roman" w:hAnsi="Calibri" w:cs="Times New Roman"/>
                <w:b/>
                <w:bCs/>
                <w:lang w:val="en-GB"/>
              </w:rPr>
            </w:pPr>
            <w:r w:rsidRPr="0020749A">
              <w:rPr>
                <w:rFonts w:ascii="Calibri" w:eastAsia="Times New Roman" w:hAnsi="Calibri" w:cs="Times New Roman"/>
                <w:b/>
                <w:bCs/>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3D6C9F7B" w14:textId="77777777" w:rsidR="00D66199" w:rsidRPr="0020749A" w:rsidRDefault="00D66199" w:rsidP="00D66199">
            <w:pPr>
              <w:jc w:val="right"/>
              <w:rPr>
                <w:rFonts w:ascii="Calibri" w:eastAsia="Times New Roman" w:hAnsi="Calibri" w:cs="Times New Roman"/>
                <w:b/>
                <w:bCs/>
                <w:lang w:val="en-GB"/>
              </w:rPr>
            </w:pPr>
            <w:r w:rsidRPr="0020749A">
              <w:rPr>
                <w:rFonts w:ascii="Calibri" w:eastAsia="Times New Roman" w:hAnsi="Calibri" w:cs="Times New Roman"/>
                <w:b/>
                <w:bCs/>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0B2F0409" w14:textId="77777777" w:rsidR="00D66199" w:rsidRPr="0020749A" w:rsidRDefault="00D66199" w:rsidP="00D66199">
            <w:pPr>
              <w:jc w:val="right"/>
              <w:rPr>
                <w:rFonts w:ascii="Calibri" w:eastAsia="Times New Roman" w:hAnsi="Calibri" w:cs="Times New Roman"/>
                <w:b/>
                <w:bCs/>
                <w:lang w:val="en-GB"/>
              </w:rPr>
            </w:pPr>
            <w:r w:rsidRPr="0020749A">
              <w:rPr>
                <w:rFonts w:ascii="Calibri" w:eastAsia="Times New Roman" w:hAnsi="Calibri" w:cs="Times New Roman"/>
                <w:b/>
                <w:bCs/>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25BA7249" w14:textId="77777777" w:rsidR="00D66199" w:rsidRPr="0020749A" w:rsidRDefault="00D66199" w:rsidP="00D66199">
            <w:pPr>
              <w:jc w:val="right"/>
              <w:rPr>
                <w:rFonts w:ascii="Calibri" w:eastAsia="Times New Roman" w:hAnsi="Calibri" w:cs="Times New Roman"/>
                <w:b/>
                <w:bCs/>
                <w:lang w:val="en-GB"/>
              </w:rPr>
            </w:pPr>
            <w:r w:rsidRPr="0020749A">
              <w:rPr>
                <w:rFonts w:ascii="Calibri" w:eastAsia="Times New Roman" w:hAnsi="Calibri" w:cs="Times New Roman"/>
                <w:b/>
                <w:bCs/>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7CBF2A04" w14:textId="77777777" w:rsidR="00D66199" w:rsidRPr="0020749A" w:rsidRDefault="00D66199" w:rsidP="00D66199">
            <w:pPr>
              <w:jc w:val="right"/>
              <w:rPr>
                <w:rFonts w:ascii="Calibri" w:eastAsia="Times New Roman" w:hAnsi="Calibri" w:cs="Times New Roman"/>
                <w:b/>
                <w:bCs/>
                <w:lang w:val="en-GB"/>
              </w:rPr>
            </w:pPr>
            <w:r w:rsidRPr="0020749A">
              <w:rPr>
                <w:rFonts w:ascii="Calibri" w:eastAsia="Times New Roman" w:hAnsi="Calibri" w:cs="Times New Roman"/>
                <w:b/>
                <w:bCs/>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BBD0F1" w14:textId="77777777" w:rsidR="00D66199" w:rsidRPr="0020749A" w:rsidRDefault="00D66199" w:rsidP="00D66199">
            <w:pPr>
              <w:jc w:val="right"/>
              <w:rPr>
                <w:rFonts w:ascii="Calibri" w:eastAsia="Times New Roman" w:hAnsi="Calibri" w:cs="Times New Roman"/>
                <w:b/>
                <w:bCs/>
                <w:lang w:val="en-GB"/>
              </w:rPr>
            </w:pPr>
            <w:r w:rsidRPr="0020749A">
              <w:rPr>
                <w:rFonts w:ascii="Calibri" w:eastAsia="Times New Roman" w:hAnsi="Calibri" w:cs="Times New Roman"/>
                <w:b/>
                <w:bCs/>
                <w:lang w:val="en-GB"/>
              </w:rPr>
              <w:t>57</w:t>
            </w:r>
          </w:p>
        </w:tc>
      </w:tr>
      <w:tr w:rsidR="00D66199" w:rsidRPr="0020749A" w14:paraId="454222DD" w14:textId="77777777" w:rsidTr="00D66199">
        <w:trPr>
          <w:trHeight w:val="300"/>
        </w:trPr>
        <w:tc>
          <w:tcPr>
            <w:tcW w:w="0" w:type="auto"/>
            <w:tcBorders>
              <w:top w:val="nil"/>
              <w:left w:val="single" w:sz="4" w:space="0" w:color="auto"/>
              <w:bottom w:val="nil"/>
              <w:right w:val="nil"/>
            </w:tcBorders>
            <w:shd w:val="clear" w:color="auto" w:fill="auto"/>
            <w:noWrap/>
            <w:vAlign w:val="bottom"/>
            <w:hideMark/>
          </w:tcPr>
          <w:p w14:paraId="5781E56A" w14:textId="77777777" w:rsidR="00D66199" w:rsidRPr="0020749A" w:rsidRDefault="00D66199" w:rsidP="00D66199">
            <w:pPr>
              <w:rPr>
                <w:rFonts w:ascii="Calibri" w:eastAsia="Times New Roman" w:hAnsi="Calibri" w:cs="Times New Roman"/>
                <w:b/>
                <w:bCs/>
                <w:lang w:val="en-GB"/>
              </w:rPr>
            </w:pPr>
            <w:r w:rsidRPr="0020749A">
              <w:rPr>
                <w:rFonts w:ascii="Calibri" w:eastAsia="Times New Roman" w:hAnsi="Calibri" w:cs="Times New Roman"/>
                <w:b/>
                <w:bCs/>
                <w:lang w:val="en-GB"/>
              </w:rPr>
              <w:t>Desired Error</w:t>
            </w:r>
          </w:p>
        </w:tc>
        <w:tc>
          <w:tcPr>
            <w:tcW w:w="0" w:type="auto"/>
            <w:tcBorders>
              <w:top w:val="nil"/>
              <w:left w:val="single" w:sz="4" w:space="0" w:color="auto"/>
              <w:bottom w:val="nil"/>
              <w:right w:val="nil"/>
            </w:tcBorders>
            <w:shd w:val="clear" w:color="auto" w:fill="auto"/>
            <w:noWrap/>
            <w:vAlign w:val="bottom"/>
            <w:hideMark/>
          </w:tcPr>
          <w:p w14:paraId="2D4AF8E3"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1,00E-04</w:t>
            </w:r>
          </w:p>
        </w:tc>
        <w:tc>
          <w:tcPr>
            <w:tcW w:w="0" w:type="auto"/>
            <w:tcBorders>
              <w:top w:val="nil"/>
              <w:left w:val="single" w:sz="4" w:space="0" w:color="auto"/>
              <w:bottom w:val="nil"/>
              <w:right w:val="nil"/>
            </w:tcBorders>
            <w:shd w:val="clear" w:color="auto" w:fill="auto"/>
            <w:noWrap/>
            <w:vAlign w:val="bottom"/>
            <w:hideMark/>
          </w:tcPr>
          <w:p w14:paraId="303AED17"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1,00E-05</w:t>
            </w:r>
          </w:p>
        </w:tc>
        <w:tc>
          <w:tcPr>
            <w:tcW w:w="0" w:type="auto"/>
            <w:tcBorders>
              <w:top w:val="nil"/>
              <w:left w:val="single" w:sz="4" w:space="0" w:color="auto"/>
              <w:bottom w:val="nil"/>
              <w:right w:val="nil"/>
            </w:tcBorders>
            <w:shd w:val="clear" w:color="auto" w:fill="auto"/>
            <w:noWrap/>
            <w:vAlign w:val="bottom"/>
            <w:hideMark/>
          </w:tcPr>
          <w:p w14:paraId="5FA64FEA"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1,00E-06</w:t>
            </w:r>
          </w:p>
        </w:tc>
        <w:tc>
          <w:tcPr>
            <w:tcW w:w="0" w:type="auto"/>
            <w:tcBorders>
              <w:top w:val="nil"/>
              <w:left w:val="single" w:sz="4" w:space="0" w:color="auto"/>
              <w:bottom w:val="nil"/>
              <w:right w:val="nil"/>
            </w:tcBorders>
            <w:shd w:val="clear" w:color="auto" w:fill="auto"/>
            <w:noWrap/>
            <w:vAlign w:val="bottom"/>
            <w:hideMark/>
          </w:tcPr>
          <w:p w14:paraId="0A54A591"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1,00E-07</w:t>
            </w:r>
          </w:p>
        </w:tc>
        <w:tc>
          <w:tcPr>
            <w:tcW w:w="0" w:type="auto"/>
            <w:tcBorders>
              <w:top w:val="nil"/>
              <w:left w:val="single" w:sz="4" w:space="0" w:color="auto"/>
              <w:bottom w:val="nil"/>
              <w:right w:val="nil"/>
            </w:tcBorders>
            <w:shd w:val="clear" w:color="auto" w:fill="auto"/>
            <w:noWrap/>
            <w:vAlign w:val="bottom"/>
            <w:hideMark/>
          </w:tcPr>
          <w:p w14:paraId="6C60722E"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1,00E-08</w:t>
            </w:r>
          </w:p>
        </w:tc>
        <w:tc>
          <w:tcPr>
            <w:tcW w:w="0" w:type="auto"/>
            <w:tcBorders>
              <w:top w:val="nil"/>
              <w:left w:val="single" w:sz="4" w:space="0" w:color="auto"/>
              <w:bottom w:val="nil"/>
              <w:right w:val="nil"/>
            </w:tcBorders>
            <w:shd w:val="clear" w:color="auto" w:fill="auto"/>
            <w:noWrap/>
            <w:vAlign w:val="bottom"/>
            <w:hideMark/>
          </w:tcPr>
          <w:p w14:paraId="4B094BFE"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3EB51DB9"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1,00E-10</w:t>
            </w:r>
          </w:p>
        </w:tc>
      </w:tr>
      <w:tr w:rsidR="00D66199" w:rsidRPr="0020749A" w14:paraId="68B2D5CC" w14:textId="77777777" w:rsidTr="00D66199">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405E44" w14:textId="77777777" w:rsidR="00D66199" w:rsidRPr="0020749A" w:rsidRDefault="00D66199" w:rsidP="00D66199">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16D1258"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3065AA4A"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47429713"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60AA8499"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08ADD37A"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0F96A665"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14</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7A3793"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14</w:t>
            </w:r>
          </w:p>
        </w:tc>
      </w:tr>
      <w:tr w:rsidR="00D66199" w:rsidRPr="0020749A" w14:paraId="6E2CD56E" w14:textId="77777777" w:rsidTr="00D66199">
        <w:trPr>
          <w:trHeight w:val="300"/>
        </w:trPr>
        <w:tc>
          <w:tcPr>
            <w:tcW w:w="0" w:type="auto"/>
            <w:tcBorders>
              <w:top w:val="nil"/>
              <w:left w:val="nil"/>
              <w:bottom w:val="nil"/>
              <w:right w:val="nil"/>
            </w:tcBorders>
            <w:shd w:val="clear" w:color="auto" w:fill="auto"/>
            <w:noWrap/>
            <w:vAlign w:val="bottom"/>
            <w:hideMark/>
          </w:tcPr>
          <w:p w14:paraId="2FC0D352" w14:textId="22278399"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hideMark/>
          </w:tcPr>
          <w:p w14:paraId="1377ACF6"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133075F"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DAEB595"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278E886"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37D3CE4"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695B2FE"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800B502"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r>
      <w:tr w:rsidR="00D66199" w:rsidRPr="0020749A" w14:paraId="26C2F32C" w14:textId="77777777" w:rsidTr="00D66199">
        <w:trPr>
          <w:trHeight w:val="300"/>
        </w:trPr>
        <w:tc>
          <w:tcPr>
            <w:tcW w:w="0" w:type="auto"/>
            <w:tcBorders>
              <w:top w:val="nil"/>
              <w:left w:val="nil"/>
              <w:bottom w:val="nil"/>
              <w:right w:val="nil"/>
            </w:tcBorders>
            <w:shd w:val="clear" w:color="auto" w:fill="auto"/>
            <w:noWrap/>
            <w:vAlign w:val="bottom"/>
            <w:hideMark/>
          </w:tcPr>
          <w:p w14:paraId="4904D6A5"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armeniacum1</w:t>
            </w:r>
          </w:p>
        </w:tc>
        <w:tc>
          <w:tcPr>
            <w:tcW w:w="0" w:type="auto"/>
            <w:tcBorders>
              <w:top w:val="nil"/>
              <w:left w:val="single" w:sz="4" w:space="0" w:color="auto"/>
              <w:bottom w:val="nil"/>
              <w:right w:val="nil"/>
            </w:tcBorders>
            <w:shd w:val="clear" w:color="000000" w:fill="C6EFCE"/>
            <w:noWrap/>
            <w:vAlign w:val="bottom"/>
            <w:hideMark/>
          </w:tcPr>
          <w:p w14:paraId="59AB512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56385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BD1BC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BDF92E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B12D00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BC373E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4283B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377F4EF7" w14:textId="77777777" w:rsidTr="00D66199">
        <w:trPr>
          <w:trHeight w:val="300"/>
        </w:trPr>
        <w:tc>
          <w:tcPr>
            <w:tcW w:w="0" w:type="auto"/>
            <w:tcBorders>
              <w:top w:val="nil"/>
              <w:left w:val="nil"/>
              <w:bottom w:val="nil"/>
              <w:right w:val="nil"/>
            </w:tcBorders>
            <w:shd w:val="clear" w:color="auto" w:fill="auto"/>
            <w:noWrap/>
            <w:vAlign w:val="bottom"/>
            <w:hideMark/>
          </w:tcPr>
          <w:p w14:paraId="1FF7989B"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armeniacum2_4</w:t>
            </w:r>
          </w:p>
        </w:tc>
        <w:tc>
          <w:tcPr>
            <w:tcW w:w="0" w:type="auto"/>
            <w:tcBorders>
              <w:top w:val="nil"/>
              <w:left w:val="single" w:sz="4" w:space="0" w:color="auto"/>
              <w:bottom w:val="nil"/>
              <w:right w:val="nil"/>
            </w:tcBorders>
            <w:shd w:val="clear" w:color="000000" w:fill="C6EFCE"/>
            <w:noWrap/>
            <w:vAlign w:val="bottom"/>
            <w:hideMark/>
          </w:tcPr>
          <w:p w14:paraId="78A63FE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EF948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E22F89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EA8372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6590C7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14012A4"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217D62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629A5284" w14:textId="77777777" w:rsidTr="00D66199">
        <w:trPr>
          <w:trHeight w:val="300"/>
        </w:trPr>
        <w:tc>
          <w:tcPr>
            <w:tcW w:w="0" w:type="auto"/>
            <w:tcBorders>
              <w:top w:val="nil"/>
              <w:left w:val="nil"/>
              <w:bottom w:val="nil"/>
              <w:right w:val="nil"/>
            </w:tcBorders>
            <w:shd w:val="clear" w:color="auto" w:fill="auto"/>
            <w:noWrap/>
            <w:vAlign w:val="bottom"/>
            <w:hideMark/>
          </w:tcPr>
          <w:p w14:paraId="2A0532EF"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armeniacum2_5</w:t>
            </w:r>
          </w:p>
        </w:tc>
        <w:tc>
          <w:tcPr>
            <w:tcW w:w="0" w:type="auto"/>
            <w:tcBorders>
              <w:top w:val="nil"/>
              <w:left w:val="single" w:sz="4" w:space="0" w:color="auto"/>
              <w:bottom w:val="nil"/>
              <w:right w:val="nil"/>
            </w:tcBorders>
            <w:shd w:val="clear" w:color="000000" w:fill="C6EFCE"/>
            <w:noWrap/>
            <w:vAlign w:val="bottom"/>
            <w:hideMark/>
          </w:tcPr>
          <w:p w14:paraId="247FCAD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595C05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01D8A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AE2285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1331E3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11B519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015E26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7E248969" w14:textId="77777777" w:rsidTr="00D66199">
        <w:trPr>
          <w:trHeight w:val="300"/>
        </w:trPr>
        <w:tc>
          <w:tcPr>
            <w:tcW w:w="0" w:type="auto"/>
            <w:tcBorders>
              <w:top w:val="nil"/>
              <w:left w:val="nil"/>
              <w:bottom w:val="nil"/>
              <w:right w:val="nil"/>
            </w:tcBorders>
            <w:shd w:val="clear" w:color="auto" w:fill="auto"/>
            <w:noWrap/>
            <w:vAlign w:val="bottom"/>
            <w:hideMark/>
          </w:tcPr>
          <w:p w14:paraId="555C8365"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armeniacum2_6</w:t>
            </w:r>
          </w:p>
        </w:tc>
        <w:tc>
          <w:tcPr>
            <w:tcW w:w="0" w:type="auto"/>
            <w:tcBorders>
              <w:top w:val="nil"/>
              <w:left w:val="single" w:sz="4" w:space="0" w:color="auto"/>
              <w:bottom w:val="nil"/>
              <w:right w:val="nil"/>
            </w:tcBorders>
            <w:shd w:val="clear" w:color="000000" w:fill="C6EFCE"/>
            <w:noWrap/>
            <w:vAlign w:val="bottom"/>
            <w:hideMark/>
          </w:tcPr>
          <w:p w14:paraId="5929A15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D1E824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78E68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731029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E3C449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92180B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5530CF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15918204" w14:textId="77777777" w:rsidTr="00D66199">
        <w:trPr>
          <w:trHeight w:val="300"/>
        </w:trPr>
        <w:tc>
          <w:tcPr>
            <w:tcW w:w="0" w:type="auto"/>
            <w:tcBorders>
              <w:top w:val="nil"/>
              <w:left w:val="nil"/>
              <w:bottom w:val="nil"/>
              <w:right w:val="nil"/>
            </w:tcBorders>
            <w:shd w:val="clear" w:color="auto" w:fill="auto"/>
            <w:noWrap/>
            <w:vAlign w:val="bottom"/>
            <w:hideMark/>
          </w:tcPr>
          <w:p w14:paraId="5AB877C1"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armeniacum2_7</w:t>
            </w:r>
          </w:p>
        </w:tc>
        <w:tc>
          <w:tcPr>
            <w:tcW w:w="0" w:type="auto"/>
            <w:tcBorders>
              <w:top w:val="nil"/>
              <w:left w:val="single" w:sz="4" w:space="0" w:color="auto"/>
              <w:bottom w:val="nil"/>
              <w:right w:val="nil"/>
            </w:tcBorders>
            <w:shd w:val="clear" w:color="000000" w:fill="C6EFCE"/>
            <w:noWrap/>
            <w:vAlign w:val="bottom"/>
            <w:hideMark/>
          </w:tcPr>
          <w:p w14:paraId="71D715A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365BE9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14E9A6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F87181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CB3478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CBC97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8FD397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64ED1B26" w14:textId="77777777" w:rsidTr="00D66199">
        <w:trPr>
          <w:trHeight w:val="300"/>
        </w:trPr>
        <w:tc>
          <w:tcPr>
            <w:tcW w:w="0" w:type="auto"/>
            <w:tcBorders>
              <w:top w:val="nil"/>
              <w:left w:val="nil"/>
              <w:bottom w:val="nil"/>
              <w:right w:val="nil"/>
            </w:tcBorders>
            <w:shd w:val="clear" w:color="auto" w:fill="auto"/>
            <w:noWrap/>
            <w:vAlign w:val="bottom"/>
            <w:hideMark/>
          </w:tcPr>
          <w:p w14:paraId="0A357E64"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armeniacum2_8</w:t>
            </w:r>
          </w:p>
        </w:tc>
        <w:tc>
          <w:tcPr>
            <w:tcW w:w="0" w:type="auto"/>
            <w:tcBorders>
              <w:top w:val="nil"/>
              <w:left w:val="single" w:sz="4" w:space="0" w:color="auto"/>
              <w:bottom w:val="nil"/>
              <w:right w:val="nil"/>
            </w:tcBorders>
            <w:shd w:val="clear" w:color="000000" w:fill="C6EFCE"/>
            <w:noWrap/>
            <w:vAlign w:val="bottom"/>
            <w:hideMark/>
          </w:tcPr>
          <w:p w14:paraId="413E78E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B00C3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0D1172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07150F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3ADC0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B1703E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FCAFB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3F4BB347" w14:textId="77777777" w:rsidTr="00D66199">
        <w:trPr>
          <w:trHeight w:val="300"/>
        </w:trPr>
        <w:tc>
          <w:tcPr>
            <w:tcW w:w="0" w:type="auto"/>
            <w:tcBorders>
              <w:top w:val="nil"/>
              <w:left w:val="nil"/>
              <w:bottom w:val="nil"/>
              <w:right w:val="nil"/>
            </w:tcBorders>
            <w:shd w:val="clear" w:color="auto" w:fill="auto"/>
            <w:noWrap/>
            <w:vAlign w:val="bottom"/>
            <w:hideMark/>
          </w:tcPr>
          <w:p w14:paraId="773778B0"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delenatii1</w:t>
            </w:r>
          </w:p>
        </w:tc>
        <w:tc>
          <w:tcPr>
            <w:tcW w:w="0" w:type="auto"/>
            <w:tcBorders>
              <w:top w:val="nil"/>
              <w:left w:val="single" w:sz="4" w:space="0" w:color="auto"/>
              <w:bottom w:val="nil"/>
              <w:right w:val="nil"/>
            </w:tcBorders>
            <w:shd w:val="clear" w:color="000000" w:fill="FFEB9C"/>
            <w:noWrap/>
            <w:vAlign w:val="bottom"/>
            <w:hideMark/>
          </w:tcPr>
          <w:p w14:paraId="261DE9C1"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49D67A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059E6A02"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9557744"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CD297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FBBC7A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51E7A903"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D66199" w:rsidRPr="0020749A" w14:paraId="265A5EBE" w14:textId="77777777" w:rsidTr="00D66199">
        <w:trPr>
          <w:trHeight w:val="300"/>
        </w:trPr>
        <w:tc>
          <w:tcPr>
            <w:tcW w:w="0" w:type="auto"/>
            <w:tcBorders>
              <w:top w:val="nil"/>
              <w:left w:val="nil"/>
              <w:bottom w:val="nil"/>
              <w:right w:val="nil"/>
            </w:tcBorders>
            <w:shd w:val="clear" w:color="auto" w:fill="auto"/>
            <w:noWrap/>
            <w:vAlign w:val="bottom"/>
            <w:hideMark/>
          </w:tcPr>
          <w:p w14:paraId="562986CE"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delenatii2_2</w:t>
            </w:r>
          </w:p>
        </w:tc>
        <w:tc>
          <w:tcPr>
            <w:tcW w:w="0" w:type="auto"/>
            <w:tcBorders>
              <w:top w:val="nil"/>
              <w:left w:val="single" w:sz="4" w:space="0" w:color="auto"/>
              <w:bottom w:val="nil"/>
              <w:right w:val="nil"/>
            </w:tcBorders>
            <w:shd w:val="clear" w:color="000000" w:fill="C6EFCE"/>
            <w:noWrap/>
            <w:vAlign w:val="bottom"/>
            <w:hideMark/>
          </w:tcPr>
          <w:p w14:paraId="122568C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03148E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DC678A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20F2AA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AE44B45"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328608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7F0CBA77"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D66199" w:rsidRPr="0020749A" w14:paraId="209F7CD6" w14:textId="77777777" w:rsidTr="00D66199">
        <w:trPr>
          <w:trHeight w:val="300"/>
        </w:trPr>
        <w:tc>
          <w:tcPr>
            <w:tcW w:w="0" w:type="auto"/>
            <w:tcBorders>
              <w:top w:val="nil"/>
              <w:left w:val="nil"/>
              <w:bottom w:val="nil"/>
              <w:right w:val="nil"/>
            </w:tcBorders>
            <w:shd w:val="clear" w:color="auto" w:fill="auto"/>
            <w:noWrap/>
            <w:vAlign w:val="bottom"/>
            <w:hideMark/>
          </w:tcPr>
          <w:p w14:paraId="73F16E12"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delenatii2_4</w:t>
            </w:r>
          </w:p>
        </w:tc>
        <w:tc>
          <w:tcPr>
            <w:tcW w:w="0" w:type="auto"/>
            <w:tcBorders>
              <w:top w:val="nil"/>
              <w:left w:val="single" w:sz="4" w:space="0" w:color="auto"/>
              <w:bottom w:val="nil"/>
              <w:right w:val="nil"/>
            </w:tcBorders>
            <w:shd w:val="clear" w:color="000000" w:fill="C6EFCE"/>
            <w:noWrap/>
            <w:vAlign w:val="bottom"/>
            <w:hideMark/>
          </w:tcPr>
          <w:p w14:paraId="10189A9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AEF0B4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F90E27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4C94C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F4237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01FE5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C868B6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66F884EC" w14:textId="77777777" w:rsidTr="00D66199">
        <w:trPr>
          <w:trHeight w:val="300"/>
        </w:trPr>
        <w:tc>
          <w:tcPr>
            <w:tcW w:w="0" w:type="auto"/>
            <w:tcBorders>
              <w:top w:val="nil"/>
              <w:left w:val="nil"/>
              <w:bottom w:val="nil"/>
              <w:right w:val="nil"/>
            </w:tcBorders>
            <w:shd w:val="clear" w:color="auto" w:fill="auto"/>
            <w:noWrap/>
            <w:vAlign w:val="bottom"/>
            <w:hideMark/>
          </w:tcPr>
          <w:p w14:paraId="2184E5FA"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delenatii2_6</w:t>
            </w:r>
          </w:p>
        </w:tc>
        <w:tc>
          <w:tcPr>
            <w:tcW w:w="0" w:type="auto"/>
            <w:tcBorders>
              <w:top w:val="nil"/>
              <w:left w:val="single" w:sz="4" w:space="0" w:color="auto"/>
              <w:bottom w:val="nil"/>
              <w:right w:val="nil"/>
            </w:tcBorders>
            <w:shd w:val="clear" w:color="000000" w:fill="C6EFCE"/>
            <w:noWrap/>
            <w:vAlign w:val="bottom"/>
            <w:hideMark/>
          </w:tcPr>
          <w:p w14:paraId="02775F3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88BBD8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3F3D9D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F9C5A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51FA33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C5DDE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6DFE8F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4E504B93" w14:textId="77777777" w:rsidTr="00D66199">
        <w:trPr>
          <w:trHeight w:val="300"/>
        </w:trPr>
        <w:tc>
          <w:tcPr>
            <w:tcW w:w="0" w:type="auto"/>
            <w:tcBorders>
              <w:top w:val="nil"/>
              <w:left w:val="nil"/>
              <w:bottom w:val="nil"/>
              <w:right w:val="nil"/>
            </w:tcBorders>
            <w:shd w:val="clear" w:color="auto" w:fill="auto"/>
            <w:noWrap/>
            <w:vAlign w:val="bottom"/>
            <w:hideMark/>
          </w:tcPr>
          <w:p w14:paraId="671038FC"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delenatii2</w:t>
            </w:r>
          </w:p>
        </w:tc>
        <w:tc>
          <w:tcPr>
            <w:tcW w:w="0" w:type="auto"/>
            <w:tcBorders>
              <w:top w:val="nil"/>
              <w:left w:val="single" w:sz="4" w:space="0" w:color="auto"/>
              <w:bottom w:val="nil"/>
              <w:right w:val="nil"/>
            </w:tcBorders>
            <w:shd w:val="clear" w:color="000000" w:fill="C6EFCE"/>
            <w:noWrap/>
            <w:vAlign w:val="bottom"/>
            <w:hideMark/>
          </w:tcPr>
          <w:p w14:paraId="746700E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E9B54B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0E01C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669DC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7BF085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B0155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C2EE69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034C5404" w14:textId="77777777" w:rsidTr="00D66199">
        <w:trPr>
          <w:trHeight w:val="300"/>
        </w:trPr>
        <w:tc>
          <w:tcPr>
            <w:tcW w:w="0" w:type="auto"/>
            <w:tcBorders>
              <w:top w:val="nil"/>
              <w:left w:val="nil"/>
              <w:bottom w:val="nil"/>
              <w:right w:val="nil"/>
            </w:tcBorders>
            <w:shd w:val="clear" w:color="auto" w:fill="auto"/>
            <w:noWrap/>
            <w:vAlign w:val="bottom"/>
            <w:hideMark/>
          </w:tcPr>
          <w:p w14:paraId="79702CC0"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emersonii1</w:t>
            </w:r>
          </w:p>
        </w:tc>
        <w:tc>
          <w:tcPr>
            <w:tcW w:w="0" w:type="auto"/>
            <w:tcBorders>
              <w:top w:val="nil"/>
              <w:left w:val="single" w:sz="4" w:space="0" w:color="auto"/>
              <w:bottom w:val="nil"/>
              <w:right w:val="nil"/>
            </w:tcBorders>
            <w:shd w:val="clear" w:color="000000" w:fill="FFEB9C"/>
            <w:noWrap/>
            <w:vAlign w:val="bottom"/>
            <w:hideMark/>
          </w:tcPr>
          <w:p w14:paraId="5F71C699" w14:textId="77777777" w:rsidR="00D66199" w:rsidRPr="0020749A" w:rsidRDefault="00D66199" w:rsidP="00D66199">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low:1/3</w:t>
            </w:r>
          </w:p>
        </w:tc>
        <w:tc>
          <w:tcPr>
            <w:tcW w:w="0" w:type="auto"/>
            <w:tcBorders>
              <w:top w:val="nil"/>
              <w:left w:val="single" w:sz="4" w:space="0" w:color="auto"/>
              <w:bottom w:val="nil"/>
              <w:right w:val="nil"/>
            </w:tcBorders>
            <w:shd w:val="clear" w:color="000000" w:fill="C6EFCE"/>
            <w:noWrap/>
            <w:vAlign w:val="bottom"/>
            <w:hideMark/>
          </w:tcPr>
          <w:p w14:paraId="2ADCB75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0737E8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CA7BD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07FD4C0F"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B5B9F56"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24FC6F73"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D66199" w:rsidRPr="0020749A" w14:paraId="609B0281" w14:textId="77777777" w:rsidTr="00D66199">
        <w:trPr>
          <w:trHeight w:val="300"/>
        </w:trPr>
        <w:tc>
          <w:tcPr>
            <w:tcW w:w="0" w:type="auto"/>
            <w:tcBorders>
              <w:top w:val="nil"/>
              <w:left w:val="nil"/>
              <w:bottom w:val="nil"/>
              <w:right w:val="nil"/>
            </w:tcBorders>
            <w:shd w:val="clear" w:color="auto" w:fill="auto"/>
            <w:noWrap/>
            <w:vAlign w:val="bottom"/>
            <w:hideMark/>
          </w:tcPr>
          <w:p w14:paraId="223FCAA3"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emersonii2_1</w:t>
            </w:r>
          </w:p>
        </w:tc>
        <w:tc>
          <w:tcPr>
            <w:tcW w:w="0" w:type="auto"/>
            <w:tcBorders>
              <w:top w:val="nil"/>
              <w:left w:val="single" w:sz="4" w:space="0" w:color="auto"/>
              <w:bottom w:val="nil"/>
              <w:right w:val="nil"/>
            </w:tcBorders>
            <w:shd w:val="clear" w:color="000000" w:fill="FFC7CE"/>
            <w:noWrap/>
            <w:vAlign w:val="bottom"/>
            <w:hideMark/>
          </w:tcPr>
          <w:p w14:paraId="044D9701"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FA6A5EE"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7386784"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39E7F471"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2996374"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18908CC"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212341AB"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r>
      <w:tr w:rsidR="00D66199" w:rsidRPr="0020749A" w14:paraId="2D278D28" w14:textId="77777777" w:rsidTr="00D66199">
        <w:trPr>
          <w:trHeight w:val="300"/>
        </w:trPr>
        <w:tc>
          <w:tcPr>
            <w:tcW w:w="0" w:type="auto"/>
            <w:tcBorders>
              <w:top w:val="nil"/>
              <w:left w:val="nil"/>
              <w:bottom w:val="nil"/>
              <w:right w:val="nil"/>
            </w:tcBorders>
            <w:shd w:val="clear" w:color="auto" w:fill="auto"/>
            <w:noWrap/>
            <w:vAlign w:val="bottom"/>
            <w:hideMark/>
          </w:tcPr>
          <w:p w14:paraId="35BBF059"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emersonii2_3</w:t>
            </w:r>
          </w:p>
        </w:tc>
        <w:tc>
          <w:tcPr>
            <w:tcW w:w="0" w:type="auto"/>
            <w:tcBorders>
              <w:top w:val="nil"/>
              <w:left w:val="single" w:sz="4" w:space="0" w:color="auto"/>
              <w:bottom w:val="nil"/>
              <w:right w:val="nil"/>
            </w:tcBorders>
            <w:shd w:val="clear" w:color="000000" w:fill="FFEB9C"/>
            <w:noWrap/>
            <w:vAlign w:val="bottom"/>
            <w:hideMark/>
          </w:tcPr>
          <w:p w14:paraId="060045E0" w14:textId="77777777" w:rsidR="00D66199" w:rsidRPr="0020749A" w:rsidRDefault="00D66199" w:rsidP="00D66199">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1/3(low)</w:t>
            </w:r>
          </w:p>
        </w:tc>
        <w:tc>
          <w:tcPr>
            <w:tcW w:w="0" w:type="auto"/>
            <w:tcBorders>
              <w:top w:val="nil"/>
              <w:left w:val="single" w:sz="4" w:space="0" w:color="auto"/>
              <w:bottom w:val="nil"/>
              <w:right w:val="nil"/>
            </w:tcBorders>
            <w:shd w:val="clear" w:color="000000" w:fill="C6EFCE"/>
            <w:noWrap/>
            <w:vAlign w:val="bottom"/>
            <w:hideMark/>
          </w:tcPr>
          <w:p w14:paraId="5385570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D695BC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0DF3854B"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524D3C1A" w14:textId="77777777" w:rsidR="00D66199" w:rsidRPr="0020749A" w:rsidRDefault="00D66199" w:rsidP="00D66199">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3/1</w:t>
            </w:r>
          </w:p>
        </w:tc>
        <w:tc>
          <w:tcPr>
            <w:tcW w:w="0" w:type="auto"/>
            <w:tcBorders>
              <w:top w:val="nil"/>
              <w:left w:val="single" w:sz="4" w:space="0" w:color="auto"/>
              <w:bottom w:val="nil"/>
              <w:right w:val="nil"/>
            </w:tcBorders>
            <w:shd w:val="clear" w:color="000000" w:fill="FFEB9C"/>
            <w:noWrap/>
            <w:vAlign w:val="bottom"/>
            <w:hideMark/>
          </w:tcPr>
          <w:p w14:paraId="78079193" w14:textId="77777777" w:rsidR="00D66199" w:rsidRPr="0020749A" w:rsidRDefault="00D66199" w:rsidP="00D66199">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1/3</w:t>
            </w:r>
          </w:p>
        </w:tc>
        <w:tc>
          <w:tcPr>
            <w:tcW w:w="0" w:type="auto"/>
            <w:tcBorders>
              <w:top w:val="nil"/>
              <w:left w:val="single" w:sz="4" w:space="0" w:color="auto"/>
              <w:bottom w:val="nil"/>
              <w:right w:val="single" w:sz="4" w:space="0" w:color="auto"/>
            </w:tcBorders>
            <w:shd w:val="clear" w:color="000000" w:fill="C6EFCE"/>
            <w:noWrap/>
            <w:vAlign w:val="bottom"/>
            <w:hideMark/>
          </w:tcPr>
          <w:p w14:paraId="5568B654"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24F9C64C" w14:textId="77777777" w:rsidTr="00D66199">
        <w:trPr>
          <w:trHeight w:val="300"/>
        </w:trPr>
        <w:tc>
          <w:tcPr>
            <w:tcW w:w="0" w:type="auto"/>
            <w:tcBorders>
              <w:top w:val="nil"/>
              <w:left w:val="nil"/>
              <w:bottom w:val="nil"/>
              <w:right w:val="nil"/>
            </w:tcBorders>
            <w:shd w:val="clear" w:color="auto" w:fill="auto"/>
            <w:noWrap/>
            <w:vAlign w:val="bottom"/>
            <w:hideMark/>
          </w:tcPr>
          <w:p w14:paraId="615F0CCC"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emersonii2_5</w:t>
            </w:r>
          </w:p>
        </w:tc>
        <w:tc>
          <w:tcPr>
            <w:tcW w:w="0" w:type="auto"/>
            <w:tcBorders>
              <w:top w:val="nil"/>
              <w:left w:val="single" w:sz="4" w:space="0" w:color="auto"/>
              <w:bottom w:val="nil"/>
              <w:right w:val="nil"/>
            </w:tcBorders>
            <w:shd w:val="clear" w:color="000000" w:fill="FFEB9C"/>
            <w:noWrap/>
            <w:vAlign w:val="bottom"/>
            <w:hideMark/>
          </w:tcPr>
          <w:p w14:paraId="167AE313"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0366182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EB8AE15"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DFB64C0"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054DCD1"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52A7E0D7"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0D698AA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06C5D467" w14:textId="77777777" w:rsidTr="00D66199">
        <w:trPr>
          <w:trHeight w:val="300"/>
        </w:trPr>
        <w:tc>
          <w:tcPr>
            <w:tcW w:w="0" w:type="auto"/>
            <w:tcBorders>
              <w:top w:val="nil"/>
              <w:left w:val="nil"/>
              <w:bottom w:val="nil"/>
              <w:right w:val="nil"/>
            </w:tcBorders>
            <w:shd w:val="clear" w:color="auto" w:fill="auto"/>
            <w:noWrap/>
            <w:vAlign w:val="bottom"/>
            <w:hideMark/>
          </w:tcPr>
          <w:p w14:paraId="1D3914F9"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malipoense1</w:t>
            </w:r>
          </w:p>
        </w:tc>
        <w:tc>
          <w:tcPr>
            <w:tcW w:w="0" w:type="auto"/>
            <w:tcBorders>
              <w:top w:val="nil"/>
              <w:left w:val="single" w:sz="4" w:space="0" w:color="auto"/>
              <w:bottom w:val="nil"/>
              <w:right w:val="nil"/>
            </w:tcBorders>
            <w:shd w:val="clear" w:color="000000" w:fill="C6EFCE"/>
            <w:noWrap/>
            <w:vAlign w:val="bottom"/>
            <w:hideMark/>
          </w:tcPr>
          <w:p w14:paraId="31E6534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C1479F7" w14:textId="77777777" w:rsidR="00D66199" w:rsidRPr="0020749A" w:rsidRDefault="00D66199" w:rsidP="00D66199">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1/3</w:t>
            </w:r>
          </w:p>
        </w:tc>
        <w:tc>
          <w:tcPr>
            <w:tcW w:w="0" w:type="auto"/>
            <w:tcBorders>
              <w:top w:val="nil"/>
              <w:left w:val="single" w:sz="4" w:space="0" w:color="auto"/>
              <w:bottom w:val="nil"/>
              <w:right w:val="nil"/>
            </w:tcBorders>
            <w:shd w:val="clear" w:color="000000" w:fill="FFEB9C"/>
            <w:noWrap/>
            <w:vAlign w:val="bottom"/>
            <w:hideMark/>
          </w:tcPr>
          <w:p w14:paraId="6897F004"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7DFA9E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4A853A89" w14:textId="77777777" w:rsidR="00D66199" w:rsidRPr="0020749A" w:rsidRDefault="00D66199" w:rsidP="00D66199">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3/1(low)</w:t>
            </w:r>
          </w:p>
        </w:tc>
        <w:tc>
          <w:tcPr>
            <w:tcW w:w="0" w:type="auto"/>
            <w:tcBorders>
              <w:top w:val="nil"/>
              <w:left w:val="single" w:sz="4" w:space="0" w:color="auto"/>
              <w:bottom w:val="nil"/>
              <w:right w:val="nil"/>
            </w:tcBorders>
            <w:shd w:val="clear" w:color="000000" w:fill="C6EFCE"/>
            <w:noWrap/>
            <w:vAlign w:val="bottom"/>
            <w:hideMark/>
          </w:tcPr>
          <w:p w14:paraId="7423882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22A95E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20F3F630" w14:textId="77777777" w:rsidTr="00D66199">
        <w:trPr>
          <w:trHeight w:val="300"/>
        </w:trPr>
        <w:tc>
          <w:tcPr>
            <w:tcW w:w="0" w:type="auto"/>
            <w:tcBorders>
              <w:top w:val="nil"/>
              <w:left w:val="nil"/>
              <w:bottom w:val="nil"/>
              <w:right w:val="nil"/>
            </w:tcBorders>
            <w:shd w:val="clear" w:color="auto" w:fill="auto"/>
            <w:noWrap/>
            <w:vAlign w:val="bottom"/>
            <w:hideMark/>
          </w:tcPr>
          <w:p w14:paraId="6E723534"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malipoense2_10</w:t>
            </w:r>
          </w:p>
        </w:tc>
        <w:tc>
          <w:tcPr>
            <w:tcW w:w="0" w:type="auto"/>
            <w:tcBorders>
              <w:top w:val="nil"/>
              <w:left w:val="single" w:sz="4" w:space="0" w:color="auto"/>
              <w:bottom w:val="nil"/>
              <w:right w:val="nil"/>
            </w:tcBorders>
            <w:shd w:val="clear" w:color="000000" w:fill="C6EFCE"/>
            <w:noWrap/>
            <w:vAlign w:val="bottom"/>
            <w:hideMark/>
          </w:tcPr>
          <w:p w14:paraId="2E6FF82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9028D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7C9CA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0934C0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DD85E6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0AAF95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A2CBA4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60BF442B" w14:textId="77777777" w:rsidTr="00D66199">
        <w:trPr>
          <w:trHeight w:val="300"/>
        </w:trPr>
        <w:tc>
          <w:tcPr>
            <w:tcW w:w="0" w:type="auto"/>
            <w:tcBorders>
              <w:top w:val="nil"/>
              <w:left w:val="nil"/>
              <w:bottom w:val="nil"/>
              <w:right w:val="nil"/>
            </w:tcBorders>
            <w:shd w:val="clear" w:color="auto" w:fill="auto"/>
            <w:noWrap/>
            <w:vAlign w:val="bottom"/>
            <w:hideMark/>
          </w:tcPr>
          <w:p w14:paraId="4A385D96"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malipoense2_12</w:t>
            </w:r>
          </w:p>
        </w:tc>
        <w:tc>
          <w:tcPr>
            <w:tcW w:w="0" w:type="auto"/>
            <w:tcBorders>
              <w:top w:val="nil"/>
              <w:left w:val="single" w:sz="4" w:space="0" w:color="auto"/>
              <w:bottom w:val="nil"/>
              <w:right w:val="nil"/>
            </w:tcBorders>
            <w:shd w:val="clear" w:color="000000" w:fill="C6EFCE"/>
            <w:noWrap/>
            <w:vAlign w:val="bottom"/>
            <w:hideMark/>
          </w:tcPr>
          <w:p w14:paraId="6F6B2EA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DE919A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8AE26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51D750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6620142A"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C6EFCE"/>
            <w:noWrap/>
            <w:vAlign w:val="bottom"/>
            <w:hideMark/>
          </w:tcPr>
          <w:p w14:paraId="77B2820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633EAB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6391823C" w14:textId="77777777" w:rsidTr="00D66199">
        <w:trPr>
          <w:trHeight w:val="300"/>
        </w:trPr>
        <w:tc>
          <w:tcPr>
            <w:tcW w:w="0" w:type="auto"/>
            <w:tcBorders>
              <w:top w:val="nil"/>
              <w:left w:val="nil"/>
              <w:bottom w:val="nil"/>
              <w:right w:val="nil"/>
            </w:tcBorders>
            <w:shd w:val="clear" w:color="auto" w:fill="auto"/>
            <w:noWrap/>
            <w:vAlign w:val="bottom"/>
            <w:hideMark/>
          </w:tcPr>
          <w:p w14:paraId="24A7047B"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malipoense2_14</w:t>
            </w:r>
          </w:p>
        </w:tc>
        <w:tc>
          <w:tcPr>
            <w:tcW w:w="0" w:type="auto"/>
            <w:tcBorders>
              <w:top w:val="nil"/>
              <w:left w:val="single" w:sz="4" w:space="0" w:color="auto"/>
              <w:bottom w:val="nil"/>
              <w:right w:val="nil"/>
            </w:tcBorders>
            <w:shd w:val="clear" w:color="000000" w:fill="C6EFCE"/>
            <w:noWrap/>
            <w:vAlign w:val="bottom"/>
            <w:hideMark/>
          </w:tcPr>
          <w:p w14:paraId="3663BAE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B04F53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83F667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334BB5C2"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A88A02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673E4D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71FA1D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2D504C80" w14:textId="77777777" w:rsidTr="00D66199">
        <w:trPr>
          <w:trHeight w:val="300"/>
        </w:trPr>
        <w:tc>
          <w:tcPr>
            <w:tcW w:w="0" w:type="auto"/>
            <w:tcBorders>
              <w:top w:val="nil"/>
              <w:left w:val="nil"/>
              <w:bottom w:val="nil"/>
              <w:right w:val="nil"/>
            </w:tcBorders>
            <w:shd w:val="clear" w:color="auto" w:fill="auto"/>
            <w:noWrap/>
            <w:vAlign w:val="bottom"/>
            <w:hideMark/>
          </w:tcPr>
          <w:p w14:paraId="603E27AA"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malipoense2_16</w:t>
            </w:r>
          </w:p>
        </w:tc>
        <w:tc>
          <w:tcPr>
            <w:tcW w:w="0" w:type="auto"/>
            <w:tcBorders>
              <w:top w:val="nil"/>
              <w:left w:val="single" w:sz="4" w:space="0" w:color="auto"/>
              <w:bottom w:val="nil"/>
              <w:right w:val="nil"/>
            </w:tcBorders>
            <w:shd w:val="clear" w:color="000000" w:fill="C6EFCE"/>
            <w:noWrap/>
            <w:vAlign w:val="bottom"/>
            <w:hideMark/>
          </w:tcPr>
          <w:p w14:paraId="4B8485D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1058B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C28076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6B0A04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100D36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7BADE9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6F9842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50D87E8F" w14:textId="77777777" w:rsidTr="00D66199">
        <w:trPr>
          <w:trHeight w:val="300"/>
        </w:trPr>
        <w:tc>
          <w:tcPr>
            <w:tcW w:w="0" w:type="auto"/>
            <w:tcBorders>
              <w:top w:val="nil"/>
              <w:left w:val="nil"/>
              <w:bottom w:val="nil"/>
              <w:right w:val="nil"/>
            </w:tcBorders>
            <w:shd w:val="clear" w:color="auto" w:fill="auto"/>
            <w:noWrap/>
            <w:vAlign w:val="bottom"/>
            <w:hideMark/>
          </w:tcPr>
          <w:p w14:paraId="7C938D08"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malipoense2_18</w:t>
            </w:r>
          </w:p>
        </w:tc>
        <w:tc>
          <w:tcPr>
            <w:tcW w:w="0" w:type="auto"/>
            <w:tcBorders>
              <w:top w:val="nil"/>
              <w:left w:val="single" w:sz="4" w:space="0" w:color="auto"/>
              <w:bottom w:val="nil"/>
              <w:right w:val="nil"/>
            </w:tcBorders>
            <w:shd w:val="clear" w:color="000000" w:fill="C6EFCE"/>
            <w:noWrap/>
            <w:vAlign w:val="bottom"/>
            <w:hideMark/>
          </w:tcPr>
          <w:p w14:paraId="4396777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E732C4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375DA1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B3D410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F3C59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DF0000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B3D119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01426598" w14:textId="77777777" w:rsidTr="00D66199">
        <w:trPr>
          <w:trHeight w:val="300"/>
        </w:trPr>
        <w:tc>
          <w:tcPr>
            <w:tcW w:w="0" w:type="auto"/>
            <w:tcBorders>
              <w:top w:val="nil"/>
              <w:left w:val="nil"/>
              <w:bottom w:val="nil"/>
              <w:right w:val="nil"/>
            </w:tcBorders>
            <w:shd w:val="clear" w:color="auto" w:fill="auto"/>
            <w:noWrap/>
            <w:vAlign w:val="bottom"/>
            <w:hideMark/>
          </w:tcPr>
          <w:p w14:paraId="1C7C1057"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malipoense2_2</w:t>
            </w:r>
          </w:p>
        </w:tc>
        <w:tc>
          <w:tcPr>
            <w:tcW w:w="0" w:type="auto"/>
            <w:tcBorders>
              <w:top w:val="nil"/>
              <w:left w:val="single" w:sz="4" w:space="0" w:color="auto"/>
              <w:bottom w:val="nil"/>
              <w:right w:val="nil"/>
            </w:tcBorders>
            <w:shd w:val="clear" w:color="000000" w:fill="C6EFCE"/>
            <w:noWrap/>
            <w:vAlign w:val="bottom"/>
            <w:hideMark/>
          </w:tcPr>
          <w:p w14:paraId="5E8B8BA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A7992C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FFF77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AC4712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D35F3D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9D8063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F739C5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331C4502" w14:textId="77777777" w:rsidTr="00D66199">
        <w:trPr>
          <w:trHeight w:val="300"/>
        </w:trPr>
        <w:tc>
          <w:tcPr>
            <w:tcW w:w="0" w:type="auto"/>
            <w:tcBorders>
              <w:top w:val="nil"/>
              <w:left w:val="nil"/>
              <w:bottom w:val="nil"/>
              <w:right w:val="nil"/>
            </w:tcBorders>
            <w:shd w:val="clear" w:color="auto" w:fill="auto"/>
            <w:noWrap/>
            <w:vAlign w:val="bottom"/>
            <w:hideMark/>
          </w:tcPr>
          <w:p w14:paraId="6B402878"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malipoense2_4</w:t>
            </w:r>
          </w:p>
        </w:tc>
        <w:tc>
          <w:tcPr>
            <w:tcW w:w="0" w:type="auto"/>
            <w:tcBorders>
              <w:top w:val="nil"/>
              <w:left w:val="single" w:sz="4" w:space="0" w:color="auto"/>
              <w:bottom w:val="nil"/>
              <w:right w:val="nil"/>
            </w:tcBorders>
            <w:shd w:val="clear" w:color="000000" w:fill="C6EFCE"/>
            <w:noWrap/>
            <w:vAlign w:val="bottom"/>
            <w:hideMark/>
          </w:tcPr>
          <w:p w14:paraId="175D82E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97387F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033395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82A893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2DE734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AF80C2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8F827D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3568DCB6" w14:textId="77777777" w:rsidTr="00D66199">
        <w:trPr>
          <w:trHeight w:val="300"/>
        </w:trPr>
        <w:tc>
          <w:tcPr>
            <w:tcW w:w="0" w:type="auto"/>
            <w:tcBorders>
              <w:top w:val="nil"/>
              <w:left w:val="nil"/>
              <w:bottom w:val="nil"/>
              <w:right w:val="nil"/>
            </w:tcBorders>
            <w:shd w:val="clear" w:color="auto" w:fill="auto"/>
            <w:noWrap/>
            <w:vAlign w:val="bottom"/>
            <w:hideMark/>
          </w:tcPr>
          <w:p w14:paraId="5E902D86"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lastRenderedPageBreak/>
              <w:t>malipoense2_6</w:t>
            </w:r>
          </w:p>
        </w:tc>
        <w:tc>
          <w:tcPr>
            <w:tcW w:w="0" w:type="auto"/>
            <w:tcBorders>
              <w:top w:val="nil"/>
              <w:left w:val="single" w:sz="4" w:space="0" w:color="auto"/>
              <w:bottom w:val="nil"/>
              <w:right w:val="nil"/>
            </w:tcBorders>
            <w:shd w:val="clear" w:color="000000" w:fill="C6EFCE"/>
            <w:noWrap/>
            <w:vAlign w:val="bottom"/>
            <w:hideMark/>
          </w:tcPr>
          <w:p w14:paraId="5C2F58A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F69CD6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8F89E4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4DC47A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1B4DCC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286B0B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435F79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10D67C27" w14:textId="77777777" w:rsidTr="00D66199">
        <w:trPr>
          <w:trHeight w:val="300"/>
        </w:trPr>
        <w:tc>
          <w:tcPr>
            <w:tcW w:w="0" w:type="auto"/>
            <w:tcBorders>
              <w:top w:val="nil"/>
              <w:left w:val="nil"/>
              <w:bottom w:val="nil"/>
              <w:right w:val="nil"/>
            </w:tcBorders>
            <w:shd w:val="clear" w:color="auto" w:fill="auto"/>
            <w:noWrap/>
            <w:vAlign w:val="bottom"/>
            <w:hideMark/>
          </w:tcPr>
          <w:p w14:paraId="12E7FF12"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malipoense2_8</w:t>
            </w:r>
          </w:p>
        </w:tc>
        <w:tc>
          <w:tcPr>
            <w:tcW w:w="0" w:type="auto"/>
            <w:tcBorders>
              <w:top w:val="nil"/>
              <w:left w:val="single" w:sz="4" w:space="0" w:color="auto"/>
              <w:bottom w:val="nil"/>
              <w:right w:val="nil"/>
            </w:tcBorders>
            <w:shd w:val="clear" w:color="000000" w:fill="C6EFCE"/>
            <w:noWrap/>
            <w:vAlign w:val="bottom"/>
            <w:hideMark/>
          </w:tcPr>
          <w:p w14:paraId="69311DE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55AC0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DB5FC8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A4F13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C7FEE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8B289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BA194C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1C908426" w14:textId="77777777" w:rsidTr="00D66199">
        <w:trPr>
          <w:trHeight w:val="300"/>
        </w:trPr>
        <w:tc>
          <w:tcPr>
            <w:tcW w:w="0" w:type="auto"/>
            <w:tcBorders>
              <w:top w:val="nil"/>
              <w:left w:val="nil"/>
              <w:bottom w:val="nil"/>
              <w:right w:val="nil"/>
            </w:tcBorders>
            <w:shd w:val="clear" w:color="auto" w:fill="auto"/>
            <w:noWrap/>
            <w:vAlign w:val="bottom"/>
            <w:hideMark/>
          </w:tcPr>
          <w:p w14:paraId="0F65AB6E"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w:t>
            </w:r>
          </w:p>
        </w:tc>
        <w:tc>
          <w:tcPr>
            <w:tcW w:w="0" w:type="auto"/>
            <w:tcBorders>
              <w:top w:val="nil"/>
              <w:left w:val="single" w:sz="4" w:space="0" w:color="auto"/>
              <w:bottom w:val="nil"/>
              <w:right w:val="nil"/>
            </w:tcBorders>
            <w:shd w:val="clear" w:color="000000" w:fill="C6EFCE"/>
            <w:noWrap/>
            <w:vAlign w:val="bottom"/>
            <w:hideMark/>
          </w:tcPr>
          <w:p w14:paraId="4A6E447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345A19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153CF5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74698D3"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5A619B1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86886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D2CD91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0CE71F0F" w14:textId="77777777" w:rsidTr="00D66199">
        <w:trPr>
          <w:trHeight w:val="300"/>
        </w:trPr>
        <w:tc>
          <w:tcPr>
            <w:tcW w:w="0" w:type="auto"/>
            <w:tcBorders>
              <w:top w:val="nil"/>
              <w:left w:val="nil"/>
              <w:bottom w:val="nil"/>
              <w:right w:val="nil"/>
            </w:tcBorders>
            <w:shd w:val="clear" w:color="auto" w:fill="auto"/>
            <w:noWrap/>
            <w:vAlign w:val="bottom"/>
            <w:hideMark/>
          </w:tcPr>
          <w:p w14:paraId="6F2A5BE6"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malipoense3</w:t>
            </w:r>
          </w:p>
        </w:tc>
        <w:tc>
          <w:tcPr>
            <w:tcW w:w="0" w:type="auto"/>
            <w:tcBorders>
              <w:top w:val="nil"/>
              <w:left w:val="single" w:sz="4" w:space="0" w:color="auto"/>
              <w:bottom w:val="nil"/>
              <w:right w:val="nil"/>
            </w:tcBorders>
            <w:shd w:val="clear" w:color="000000" w:fill="FFEB9C"/>
            <w:noWrap/>
            <w:vAlign w:val="bottom"/>
            <w:hideMark/>
          </w:tcPr>
          <w:p w14:paraId="47148C4D"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A5748A6"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018B10FA"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7</w:t>
            </w:r>
          </w:p>
        </w:tc>
        <w:tc>
          <w:tcPr>
            <w:tcW w:w="0" w:type="auto"/>
            <w:tcBorders>
              <w:top w:val="nil"/>
              <w:left w:val="single" w:sz="4" w:space="0" w:color="auto"/>
              <w:bottom w:val="nil"/>
              <w:right w:val="nil"/>
            </w:tcBorders>
            <w:shd w:val="clear" w:color="000000" w:fill="FFEB9C"/>
            <w:noWrap/>
            <w:vAlign w:val="bottom"/>
            <w:hideMark/>
          </w:tcPr>
          <w:p w14:paraId="4F170649"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4158F297"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0C5F6885"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7</w:t>
            </w:r>
          </w:p>
        </w:tc>
        <w:tc>
          <w:tcPr>
            <w:tcW w:w="0" w:type="auto"/>
            <w:tcBorders>
              <w:top w:val="nil"/>
              <w:left w:val="single" w:sz="4" w:space="0" w:color="auto"/>
              <w:bottom w:val="nil"/>
              <w:right w:val="single" w:sz="4" w:space="0" w:color="auto"/>
            </w:tcBorders>
            <w:shd w:val="clear" w:color="000000" w:fill="FFC7CE"/>
            <w:noWrap/>
            <w:vAlign w:val="bottom"/>
            <w:hideMark/>
          </w:tcPr>
          <w:p w14:paraId="43396BBE"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7</w:t>
            </w:r>
          </w:p>
        </w:tc>
      </w:tr>
      <w:tr w:rsidR="00D66199" w:rsidRPr="0020749A" w14:paraId="575A6A42" w14:textId="77777777" w:rsidTr="00D66199">
        <w:trPr>
          <w:trHeight w:val="300"/>
        </w:trPr>
        <w:tc>
          <w:tcPr>
            <w:tcW w:w="0" w:type="auto"/>
            <w:tcBorders>
              <w:top w:val="nil"/>
              <w:left w:val="nil"/>
              <w:bottom w:val="nil"/>
              <w:right w:val="nil"/>
            </w:tcBorders>
            <w:shd w:val="clear" w:color="auto" w:fill="auto"/>
            <w:noWrap/>
            <w:vAlign w:val="bottom"/>
            <w:hideMark/>
          </w:tcPr>
          <w:p w14:paraId="199F3D6C"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micranthum1</w:t>
            </w:r>
          </w:p>
        </w:tc>
        <w:tc>
          <w:tcPr>
            <w:tcW w:w="0" w:type="auto"/>
            <w:tcBorders>
              <w:top w:val="nil"/>
              <w:left w:val="single" w:sz="4" w:space="0" w:color="auto"/>
              <w:bottom w:val="nil"/>
              <w:right w:val="nil"/>
            </w:tcBorders>
            <w:shd w:val="clear" w:color="000000" w:fill="C6EFCE"/>
            <w:noWrap/>
            <w:vAlign w:val="bottom"/>
            <w:hideMark/>
          </w:tcPr>
          <w:p w14:paraId="0D0409D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EFA3A0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90C58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F5D11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D63101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C6BEBD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343492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45B0B5D5" w14:textId="77777777" w:rsidTr="00D66199">
        <w:trPr>
          <w:trHeight w:val="300"/>
        </w:trPr>
        <w:tc>
          <w:tcPr>
            <w:tcW w:w="0" w:type="auto"/>
            <w:tcBorders>
              <w:top w:val="nil"/>
              <w:left w:val="nil"/>
              <w:bottom w:val="nil"/>
              <w:right w:val="nil"/>
            </w:tcBorders>
            <w:shd w:val="clear" w:color="auto" w:fill="auto"/>
            <w:noWrap/>
            <w:vAlign w:val="bottom"/>
            <w:hideMark/>
          </w:tcPr>
          <w:p w14:paraId="42AB40F1"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micranthum2_11</w:t>
            </w:r>
          </w:p>
        </w:tc>
        <w:tc>
          <w:tcPr>
            <w:tcW w:w="0" w:type="auto"/>
            <w:tcBorders>
              <w:top w:val="nil"/>
              <w:left w:val="single" w:sz="4" w:space="0" w:color="auto"/>
              <w:bottom w:val="nil"/>
              <w:right w:val="nil"/>
            </w:tcBorders>
            <w:shd w:val="clear" w:color="000000" w:fill="C6EFCE"/>
            <w:noWrap/>
            <w:vAlign w:val="bottom"/>
            <w:hideMark/>
          </w:tcPr>
          <w:p w14:paraId="3EE724A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476295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1C75B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2DD1DD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CF711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C3255F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2190A6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556000BB" w14:textId="77777777" w:rsidTr="00D66199">
        <w:trPr>
          <w:trHeight w:val="300"/>
        </w:trPr>
        <w:tc>
          <w:tcPr>
            <w:tcW w:w="0" w:type="auto"/>
            <w:tcBorders>
              <w:top w:val="nil"/>
              <w:left w:val="nil"/>
              <w:bottom w:val="nil"/>
              <w:right w:val="nil"/>
            </w:tcBorders>
            <w:shd w:val="clear" w:color="auto" w:fill="auto"/>
            <w:noWrap/>
            <w:vAlign w:val="bottom"/>
            <w:hideMark/>
          </w:tcPr>
          <w:p w14:paraId="273C9102"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micranthum2_13</w:t>
            </w:r>
          </w:p>
        </w:tc>
        <w:tc>
          <w:tcPr>
            <w:tcW w:w="0" w:type="auto"/>
            <w:tcBorders>
              <w:top w:val="nil"/>
              <w:left w:val="single" w:sz="4" w:space="0" w:color="auto"/>
              <w:bottom w:val="nil"/>
              <w:right w:val="nil"/>
            </w:tcBorders>
            <w:shd w:val="clear" w:color="000000" w:fill="FFEB9C"/>
            <w:noWrap/>
            <w:vAlign w:val="bottom"/>
            <w:hideMark/>
          </w:tcPr>
          <w:p w14:paraId="5993D164"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16D4D71A"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E4CB7E4"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0378F8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4E8AF973"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449099D4"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7A6A26D0"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D66199" w:rsidRPr="0020749A" w14:paraId="5BF3347F" w14:textId="77777777" w:rsidTr="00D66199">
        <w:trPr>
          <w:trHeight w:val="300"/>
        </w:trPr>
        <w:tc>
          <w:tcPr>
            <w:tcW w:w="0" w:type="auto"/>
            <w:tcBorders>
              <w:top w:val="nil"/>
              <w:left w:val="nil"/>
              <w:bottom w:val="nil"/>
              <w:right w:val="nil"/>
            </w:tcBorders>
            <w:shd w:val="clear" w:color="auto" w:fill="auto"/>
            <w:noWrap/>
            <w:vAlign w:val="bottom"/>
            <w:hideMark/>
          </w:tcPr>
          <w:p w14:paraId="5F08F9D9"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micranthum2_15</w:t>
            </w:r>
          </w:p>
        </w:tc>
        <w:tc>
          <w:tcPr>
            <w:tcW w:w="0" w:type="auto"/>
            <w:tcBorders>
              <w:top w:val="nil"/>
              <w:left w:val="single" w:sz="4" w:space="0" w:color="auto"/>
              <w:bottom w:val="nil"/>
              <w:right w:val="nil"/>
            </w:tcBorders>
            <w:shd w:val="clear" w:color="000000" w:fill="C6EFCE"/>
            <w:noWrap/>
            <w:vAlign w:val="bottom"/>
            <w:hideMark/>
          </w:tcPr>
          <w:p w14:paraId="7665D39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B735F4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1B511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7034DA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C5E4A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E1488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BA88B4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366C75F5" w14:textId="77777777" w:rsidTr="00D66199">
        <w:trPr>
          <w:trHeight w:val="300"/>
        </w:trPr>
        <w:tc>
          <w:tcPr>
            <w:tcW w:w="0" w:type="auto"/>
            <w:tcBorders>
              <w:top w:val="nil"/>
              <w:left w:val="nil"/>
              <w:bottom w:val="nil"/>
              <w:right w:val="nil"/>
            </w:tcBorders>
            <w:shd w:val="clear" w:color="auto" w:fill="auto"/>
            <w:noWrap/>
            <w:vAlign w:val="bottom"/>
            <w:hideMark/>
          </w:tcPr>
          <w:p w14:paraId="1C31DDF5"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micranthum2_17</w:t>
            </w:r>
          </w:p>
        </w:tc>
        <w:tc>
          <w:tcPr>
            <w:tcW w:w="0" w:type="auto"/>
            <w:tcBorders>
              <w:top w:val="nil"/>
              <w:left w:val="single" w:sz="4" w:space="0" w:color="auto"/>
              <w:bottom w:val="nil"/>
              <w:right w:val="nil"/>
            </w:tcBorders>
            <w:shd w:val="clear" w:color="000000" w:fill="C6EFCE"/>
            <w:noWrap/>
            <w:vAlign w:val="bottom"/>
            <w:hideMark/>
          </w:tcPr>
          <w:p w14:paraId="401CB01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79CED2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43AA5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0EBBBE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E937784"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5CAF1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0B5B84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726A8468" w14:textId="77777777" w:rsidTr="00D66199">
        <w:trPr>
          <w:trHeight w:val="300"/>
        </w:trPr>
        <w:tc>
          <w:tcPr>
            <w:tcW w:w="0" w:type="auto"/>
            <w:tcBorders>
              <w:top w:val="nil"/>
              <w:left w:val="nil"/>
              <w:bottom w:val="nil"/>
              <w:right w:val="nil"/>
            </w:tcBorders>
            <w:shd w:val="clear" w:color="auto" w:fill="auto"/>
            <w:noWrap/>
            <w:vAlign w:val="bottom"/>
            <w:hideMark/>
          </w:tcPr>
          <w:p w14:paraId="79F607E0"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micranthum2_19</w:t>
            </w:r>
          </w:p>
        </w:tc>
        <w:tc>
          <w:tcPr>
            <w:tcW w:w="0" w:type="auto"/>
            <w:tcBorders>
              <w:top w:val="nil"/>
              <w:left w:val="single" w:sz="4" w:space="0" w:color="auto"/>
              <w:bottom w:val="nil"/>
              <w:right w:val="nil"/>
            </w:tcBorders>
            <w:shd w:val="clear" w:color="000000" w:fill="C6EFCE"/>
            <w:noWrap/>
            <w:vAlign w:val="bottom"/>
            <w:hideMark/>
          </w:tcPr>
          <w:p w14:paraId="6E990E5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0C8041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5189C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7202DB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8871D0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270D58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DBC0DC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7B853CF3" w14:textId="77777777" w:rsidTr="00D66199">
        <w:trPr>
          <w:trHeight w:val="300"/>
        </w:trPr>
        <w:tc>
          <w:tcPr>
            <w:tcW w:w="0" w:type="auto"/>
            <w:tcBorders>
              <w:top w:val="nil"/>
              <w:left w:val="nil"/>
              <w:bottom w:val="nil"/>
              <w:right w:val="nil"/>
            </w:tcBorders>
            <w:shd w:val="clear" w:color="auto" w:fill="auto"/>
            <w:noWrap/>
            <w:vAlign w:val="bottom"/>
            <w:hideMark/>
          </w:tcPr>
          <w:p w14:paraId="7B668230"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micranthum2_1</w:t>
            </w:r>
          </w:p>
        </w:tc>
        <w:tc>
          <w:tcPr>
            <w:tcW w:w="0" w:type="auto"/>
            <w:tcBorders>
              <w:top w:val="nil"/>
              <w:left w:val="single" w:sz="4" w:space="0" w:color="auto"/>
              <w:bottom w:val="nil"/>
              <w:right w:val="nil"/>
            </w:tcBorders>
            <w:shd w:val="clear" w:color="000000" w:fill="C6EFCE"/>
            <w:noWrap/>
            <w:vAlign w:val="bottom"/>
            <w:hideMark/>
          </w:tcPr>
          <w:p w14:paraId="269D67B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Correct(low)</w:t>
            </w:r>
          </w:p>
        </w:tc>
        <w:tc>
          <w:tcPr>
            <w:tcW w:w="0" w:type="auto"/>
            <w:tcBorders>
              <w:top w:val="nil"/>
              <w:left w:val="single" w:sz="4" w:space="0" w:color="auto"/>
              <w:bottom w:val="nil"/>
              <w:right w:val="nil"/>
            </w:tcBorders>
            <w:shd w:val="clear" w:color="000000" w:fill="FFC7CE"/>
            <w:noWrap/>
            <w:vAlign w:val="bottom"/>
            <w:hideMark/>
          </w:tcPr>
          <w:p w14:paraId="7FA1CB0C"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5</w:t>
            </w:r>
          </w:p>
        </w:tc>
        <w:tc>
          <w:tcPr>
            <w:tcW w:w="0" w:type="auto"/>
            <w:tcBorders>
              <w:top w:val="nil"/>
              <w:left w:val="single" w:sz="4" w:space="0" w:color="auto"/>
              <w:bottom w:val="nil"/>
              <w:right w:val="nil"/>
            </w:tcBorders>
            <w:shd w:val="clear" w:color="000000" w:fill="FFC7CE"/>
            <w:noWrap/>
            <w:vAlign w:val="bottom"/>
            <w:hideMark/>
          </w:tcPr>
          <w:p w14:paraId="7CF78231"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6</w:t>
            </w:r>
          </w:p>
        </w:tc>
        <w:tc>
          <w:tcPr>
            <w:tcW w:w="0" w:type="auto"/>
            <w:tcBorders>
              <w:top w:val="nil"/>
              <w:left w:val="single" w:sz="4" w:space="0" w:color="auto"/>
              <w:bottom w:val="nil"/>
              <w:right w:val="nil"/>
            </w:tcBorders>
            <w:shd w:val="clear" w:color="000000" w:fill="C6EFCE"/>
            <w:noWrap/>
            <w:vAlign w:val="bottom"/>
            <w:hideMark/>
          </w:tcPr>
          <w:p w14:paraId="3E4A954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4E7C6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407FFB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31EA106F"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D66199" w:rsidRPr="0020749A" w14:paraId="4F4C8369" w14:textId="77777777" w:rsidTr="00D66199">
        <w:trPr>
          <w:trHeight w:val="300"/>
        </w:trPr>
        <w:tc>
          <w:tcPr>
            <w:tcW w:w="0" w:type="auto"/>
            <w:tcBorders>
              <w:top w:val="nil"/>
              <w:left w:val="nil"/>
              <w:bottom w:val="nil"/>
              <w:right w:val="nil"/>
            </w:tcBorders>
            <w:shd w:val="clear" w:color="auto" w:fill="auto"/>
            <w:noWrap/>
            <w:vAlign w:val="bottom"/>
            <w:hideMark/>
          </w:tcPr>
          <w:p w14:paraId="4180332F"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micranthum2_21</w:t>
            </w:r>
          </w:p>
        </w:tc>
        <w:tc>
          <w:tcPr>
            <w:tcW w:w="0" w:type="auto"/>
            <w:tcBorders>
              <w:top w:val="nil"/>
              <w:left w:val="single" w:sz="4" w:space="0" w:color="auto"/>
              <w:bottom w:val="nil"/>
              <w:right w:val="nil"/>
            </w:tcBorders>
            <w:shd w:val="clear" w:color="000000" w:fill="C6EFCE"/>
            <w:noWrap/>
            <w:vAlign w:val="bottom"/>
            <w:hideMark/>
          </w:tcPr>
          <w:p w14:paraId="6E38641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65CF2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0C8051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7951D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D44E424"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F126C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6950C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2E4CBD65" w14:textId="77777777" w:rsidTr="00D66199">
        <w:trPr>
          <w:trHeight w:val="300"/>
        </w:trPr>
        <w:tc>
          <w:tcPr>
            <w:tcW w:w="0" w:type="auto"/>
            <w:tcBorders>
              <w:top w:val="nil"/>
              <w:left w:val="nil"/>
              <w:bottom w:val="nil"/>
              <w:right w:val="nil"/>
            </w:tcBorders>
            <w:shd w:val="clear" w:color="auto" w:fill="auto"/>
            <w:noWrap/>
            <w:vAlign w:val="bottom"/>
            <w:hideMark/>
          </w:tcPr>
          <w:p w14:paraId="455A37EC"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micranthum2_3</w:t>
            </w:r>
          </w:p>
        </w:tc>
        <w:tc>
          <w:tcPr>
            <w:tcW w:w="0" w:type="auto"/>
            <w:tcBorders>
              <w:top w:val="nil"/>
              <w:left w:val="single" w:sz="4" w:space="0" w:color="auto"/>
              <w:bottom w:val="nil"/>
              <w:right w:val="nil"/>
            </w:tcBorders>
            <w:shd w:val="clear" w:color="000000" w:fill="C6EFCE"/>
            <w:noWrap/>
            <w:vAlign w:val="bottom"/>
            <w:hideMark/>
          </w:tcPr>
          <w:p w14:paraId="31203E5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D044EC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4EBA2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C47404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7AD2A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6EFC36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72840D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426DD378" w14:textId="77777777" w:rsidTr="00D66199">
        <w:trPr>
          <w:trHeight w:val="300"/>
        </w:trPr>
        <w:tc>
          <w:tcPr>
            <w:tcW w:w="0" w:type="auto"/>
            <w:tcBorders>
              <w:top w:val="nil"/>
              <w:left w:val="nil"/>
              <w:bottom w:val="nil"/>
              <w:right w:val="nil"/>
            </w:tcBorders>
            <w:shd w:val="clear" w:color="auto" w:fill="auto"/>
            <w:noWrap/>
            <w:vAlign w:val="bottom"/>
            <w:hideMark/>
          </w:tcPr>
          <w:p w14:paraId="510A8922"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micranthum2_5</w:t>
            </w:r>
          </w:p>
        </w:tc>
        <w:tc>
          <w:tcPr>
            <w:tcW w:w="0" w:type="auto"/>
            <w:tcBorders>
              <w:top w:val="nil"/>
              <w:left w:val="single" w:sz="4" w:space="0" w:color="auto"/>
              <w:bottom w:val="nil"/>
              <w:right w:val="nil"/>
            </w:tcBorders>
            <w:shd w:val="clear" w:color="000000" w:fill="FFEB9C"/>
            <w:noWrap/>
            <w:vAlign w:val="bottom"/>
            <w:hideMark/>
          </w:tcPr>
          <w:p w14:paraId="1C3BB518"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399F2818"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7</w:t>
            </w:r>
          </w:p>
        </w:tc>
        <w:tc>
          <w:tcPr>
            <w:tcW w:w="0" w:type="auto"/>
            <w:tcBorders>
              <w:top w:val="nil"/>
              <w:left w:val="single" w:sz="4" w:space="0" w:color="auto"/>
              <w:bottom w:val="nil"/>
              <w:right w:val="nil"/>
            </w:tcBorders>
            <w:shd w:val="clear" w:color="000000" w:fill="FFEB9C"/>
            <w:noWrap/>
            <w:vAlign w:val="bottom"/>
            <w:hideMark/>
          </w:tcPr>
          <w:p w14:paraId="29D1FA69"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78051E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0D20660"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644B3810"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34B29794" w14:textId="77777777" w:rsidR="00D66199" w:rsidRPr="0020749A" w:rsidRDefault="00D66199" w:rsidP="00D66199">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3/1</w:t>
            </w:r>
          </w:p>
        </w:tc>
      </w:tr>
      <w:tr w:rsidR="00D66199" w:rsidRPr="0020749A" w14:paraId="003BECB5" w14:textId="77777777" w:rsidTr="00D66199">
        <w:trPr>
          <w:trHeight w:val="300"/>
        </w:trPr>
        <w:tc>
          <w:tcPr>
            <w:tcW w:w="0" w:type="auto"/>
            <w:tcBorders>
              <w:top w:val="nil"/>
              <w:left w:val="nil"/>
              <w:bottom w:val="nil"/>
              <w:right w:val="nil"/>
            </w:tcBorders>
            <w:shd w:val="clear" w:color="auto" w:fill="auto"/>
            <w:noWrap/>
            <w:vAlign w:val="bottom"/>
            <w:hideMark/>
          </w:tcPr>
          <w:p w14:paraId="0A56801C"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micranthum2_7</w:t>
            </w:r>
          </w:p>
        </w:tc>
        <w:tc>
          <w:tcPr>
            <w:tcW w:w="0" w:type="auto"/>
            <w:tcBorders>
              <w:top w:val="nil"/>
              <w:left w:val="single" w:sz="4" w:space="0" w:color="auto"/>
              <w:bottom w:val="nil"/>
              <w:right w:val="nil"/>
            </w:tcBorders>
            <w:shd w:val="clear" w:color="000000" w:fill="C6EFCE"/>
            <w:noWrap/>
            <w:vAlign w:val="bottom"/>
            <w:hideMark/>
          </w:tcPr>
          <w:p w14:paraId="337D59A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AE577A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02CBBB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F29C77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D65A0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A499EE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562F41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Correct(low)</w:t>
            </w:r>
          </w:p>
        </w:tc>
      </w:tr>
      <w:tr w:rsidR="00D66199" w:rsidRPr="0020749A" w14:paraId="717F8590" w14:textId="77777777" w:rsidTr="00D66199">
        <w:trPr>
          <w:trHeight w:val="300"/>
        </w:trPr>
        <w:tc>
          <w:tcPr>
            <w:tcW w:w="0" w:type="auto"/>
            <w:tcBorders>
              <w:top w:val="nil"/>
              <w:left w:val="nil"/>
              <w:bottom w:val="nil"/>
              <w:right w:val="nil"/>
            </w:tcBorders>
            <w:shd w:val="clear" w:color="auto" w:fill="auto"/>
            <w:noWrap/>
            <w:vAlign w:val="bottom"/>
            <w:hideMark/>
          </w:tcPr>
          <w:p w14:paraId="15F48C03"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micranthum2_9</w:t>
            </w:r>
          </w:p>
        </w:tc>
        <w:tc>
          <w:tcPr>
            <w:tcW w:w="0" w:type="auto"/>
            <w:tcBorders>
              <w:top w:val="nil"/>
              <w:left w:val="single" w:sz="4" w:space="0" w:color="auto"/>
              <w:bottom w:val="nil"/>
              <w:right w:val="nil"/>
            </w:tcBorders>
            <w:shd w:val="clear" w:color="000000" w:fill="C6EFCE"/>
            <w:noWrap/>
            <w:vAlign w:val="bottom"/>
            <w:hideMark/>
          </w:tcPr>
          <w:p w14:paraId="61AC01A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EC8D64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D0D64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BB8567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DB530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E0C136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051E9B4"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315C3E1C" w14:textId="77777777" w:rsidTr="00D66199">
        <w:trPr>
          <w:trHeight w:val="300"/>
        </w:trPr>
        <w:tc>
          <w:tcPr>
            <w:tcW w:w="0" w:type="auto"/>
            <w:tcBorders>
              <w:top w:val="nil"/>
              <w:left w:val="nil"/>
              <w:bottom w:val="nil"/>
              <w:right w:val="nil"/>
            </w:tcBorders>
            <w:shd w:val="clear" w:color="auto" w:fill="auto"/>
            <w:noWrap/>
            <w:vAlign w:val="bottom"/>
            <w:hideMark/>
          </w:tcPr>
          <w:p w14:paraId="4433EA16"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w:t>
            </w:r>
          </w:p>
        </w:tc>
        <w:tc>
          <w:tcPr>
            <w:tcW w:w="0" w:type="auto"/>
            <w:tcBorders>
              <w:top w:val="nil"/>
              <w:left w:val="single" w:sz="4" w:space="0" w:color="auto"/>
              <w:bottom w:val="nil"/>
              <w:right w:val="nil"/>
            </w:tcBorders>
            <w:shd w:val="clear" w:color="000000" w:fill="C6EFCE"/>
            <w:noWrap/>
            <w:vAlign w:val="bottom"/>
            <w:hideMark/>
          </w:tcPr>
          <w:p w14:paraId="16A822B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B4970D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5B7AF38C"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4</w:t>
            </w:r>
          </w:p>
        </w:tc>
        <w:tc>
          <w:tcPr>
            <w:tcW w:w="0" w:type="auto"/>
            <w:tcBorders>
              <w:top w:val="nil"/>
              <w:left w:val="single" w:sz="4" w:space="0" w:color="auto"/>
              <w:bottom w:val="nil"/>
              <w:right w:val="nil"/>
            </w:tcBorders>
            <w:shd w:val="clear" w:color="000000" w:fill="C6EFCE"/>
            <w:noWrap/>
            <w:vAlign w:val="bottom"/>
            <w:hideMark/>
          </w:tcPr>
          <w:p w14:paraId="16DE1CF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20A5180"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0E57B8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EC1F18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49E5BF0A" w14:textId="77777777" w:rsidTr="00D66199">
        <w:trPr>
          <w:trHeight w:val="300"/>
        </w:trPr>
        <w:tc>
          <w:tcPr>
            <w:tcW w:w="0" w:type="auto"/>
            <w:tcBorders>
              <w:top w:val="nil"/>
              <w:left w:val="nil"/>
              <w:bottom w:val="nil"/>
              <w:right w:val="nil"/>
            </w:tcBorders>
            <w:shd w:val="clear" w:color="auto" w:fill="auto"/>
            <w:noWrap/>
            <w:vAlign w:val="bottom"/>
            <w:hideMark/>
          </w:tcPr>
          <w:p w14:paraId="3AC77F21"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micranthum3</w:t>
            </w:r>
          </w:p>
        </w:tc>
        <w:tc>
          <w:tcPr>
            <w:tcW w:w="0" w:type="auto"/>
            <w:tcBorders>
              <w:top w:val="nil"/>
              <w:left w:val="single" w:sz="4" w:space="0" w:color="auto"/>
              <w:bottom w:val="nil"/>
              <w:right w:val="nil"/>
            </w:tcBorders>
            <w:shd w:val="clear" w:color="000000" w:fill="C6EFCE"/>
            <w:noWrap/>
            <w:vAlign w:val="bottom"/>
            <w:hideMark/>
          </w:tcPr>
          <w:p w14:paraId="1264EF5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53F2BC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37F7A90" w14:textId="77777777" w:rsidR="00D66199" w:rsidRPr="0020749A" w:rsidRDefault="00D66199" w:rsidP="00D66199">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1/4</w:t>
            </w:r>
          </w:p>
        </w:tc>
        <w:tc>
          <w:tcPr>
            <w:tcW w:w="0" w:type="auto"/>
            <w:tcBorders>
              <w:top w:val="nil"/>
              <w:left w:val="single" w:sz="4" w:space="0" w:color="auto"/>
              <w:bottom w:val="nil"/>
              <w:right w:val="nil"/>
            </w:tcBorders>
            <w:shd w:val="clear" w:color="000000" w:fill="C6EFCE"/>
            <w:noWrap/>
            <w:vAlign w:val="bottom"/>
            <w:hideMark/>
          </w:tcPr>
          <w:p w14:paraId="6C8DB72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3B8795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71493C4"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B759BC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2FE58F00" w14:textId="77777777" w:rsidTr="00D66199">
        <w:trPr>
          <w:trHeight w:val="300"/>
        </w:trPr>
        <w:tc>
          <w:tcPr>
            <w:tcW w:w="0" w:type="auto"/>
            <w:tcBorders>
              <w:top w:val="nil"/>
              <w:left w:val="nil"/>
              <w:bottom w:val="nil"/>
              <w:right w:val="nil"/>
            </w:tcBorders>
            <w:shd w:val="clear" w:color="auto" w:fill="auto"/>
            <w:noWrap/>
            <w:vAlign w:val="bottom"/>
            <w:hideMark/>
          </w:tcPr>
          <w:p w14:paraId="0DDEC0BF" w14:textId="60F040F9"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hideMark/>
          </w:tcPr>
          <w:p w14:paraId="35951842" w14:textId="2CBFDCA4"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51</w:t>
            </w:r>
          </w:p>
        </w:tc>
        <w:tc>
          <w:tcPr>
            <w:tcW w:w="0" w:type="auto"/>
            <w:tcBorders>
              <w:top w:val="nil"/>
              <w:left w:val="single" w:sz="4" w:space="0" w:color="auto"/>
              <w:bottom w:val="nil"/>
              <w:right w:val="nil"/>
            </w:tcBorders>
            <w:shd w:val="clear" w:color="auto" w:fill="auto"/>
            <w:noWrap/>
            <w:vAlign w:val="bottom"/>
            <w:hideMark/>
          </w:tcPr>
          <w:p w14:paraId="33D070A6" w14:textId="712438DA"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52</w:t>
            </w:r>
          </w:p>
        </w:tc>
        <w:tc>
          <w:tcPr>
            <w:tcW w:w="0" w:type="auto"/>
            <w:tcBorders>
              <w:top w:val="nil"/>
              <w:left w:val="single" w:sz="4" w:space="0" w:color="auto"/>
              <w:bottom w:val="nil"/>
              <w:right w:val="nil"/>
            </w:tcBorders>
            <w:shd w:val="clear" w:color="auto" w:fill="auto"/>
            <w:noWrap/>
            <w:vAlign w:val="bottom"/>
            <w:hideMark/>
          </w:tcPr>
          <w:p w14:paraId="5E7E4D85" w14:textId="1B45042B"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53</w:t>
            </w:r>
          </w:p>
        </w:tc>
        <w:tc>
          <w:tcPr>
            <w:tcW w:w="0" w:type="auto"/>
            <w:tcBorders>
              <w:top w:val="nil"/>
              <w:left w:val="single" w:sz="4" w:space="0" w:color="auto"/>
              <w:bottom w:val="nil"/>
              <w:right w:val="nil"/>
            </w:tcBorders>
            <w:shd w:val="clear" w:color="auto" w:fill="auto"/>
            <w:noWrap/>
            <w:vAlign w:val="bottom"/>
            <w:hideMark/>
          </w:tcPr>
          <w:p w14:paraId="2E70D084" w14:textId="2416E9B1"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54</w:t>
            </w:r>
          </w:p>
        </w:tc>
        <w:tc>
          <w:tcPr>
            <w:tcW w:w="0" w:type="auto"/>
            <w:tcBorders>
              <w:top w:val="nil"/>
              <w:left w:val="single" w:sz="4" w:space="0" w:color="auto"/>
              <w:bottom w:val="nil"/>
              <w:right w:val="nil"/>
            </w:tcBorders>
            <w:shd w:val="clear" w:color="auto" w:fill="auto"/>
            <w:noWrap/>
            <w:vAlign w:val="bottom"/>
            <w:hideMark/>
          </w:tcPr>
          <w:p w14:paraId="38FC32B1" w14:textId="65C7BD16"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55</w:t>
            </w:r>
          </w:p>
        </w:tc>
        <w:tc>
          <w:tcPr>
            <w:tcW w:w="0" w:type="auto"/>
            <w:tcBorders>
              <w:top w:val="nil"/>
              <w:left w:val="single" w:sz="4" w:space="0" w:color="auto"/>
              <w:bottom w:val="nil"/>
              <w:right w:val="nil"/>
            </w:tcBorders>
            <w:shd w:val="clear" w:color="auto" w:fill="auto"/>
            <w:noWrap/>
            <w:vAlign w:val="bottom"/>
            <w:hideMark/>
          </w:tcPr>
          <w:p w14:paraId="3E3188DE" w14:textId="3CFDC3D9"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56</w:t>
            </w:r>
          </w:p>
        </w:tc>
        <w:tc>
          <w:tcPr>
            <w:tcW w:w="0" w:type="auto"/>
            <w:tcBorders>
              <w:top w:val="nil"/>
              <w:left w:val="single" w:sz="4" w:space="0" w:color="auto"/>
              <w:bottom w:val="nil"/>
              <w:right w:val="single" w:sz="4" w:space="0" w:color="auto"/>
            </w:tcBorders>
            <w:shd w:val="clear" w:color="auto" w:fill="auto"/>
            <w:noWrap/>
            <w:vAlign w:val="bottom"/>
            <w:hideMark/>
          </w:tcPr>
          <w:p w14:paraId="0D5C7AF4" w14:textId="6E8607C4"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57</w:t>
            </w:r>
          </w:p>
        </w:tc>
      </w:tr>
      <w:tr w:rsidR="00D66199" w:rsidRPr="0020749A" w14:paraId="4B939029" w14:textId="77777777" w:rsidTr="00D66199">
        <w:trPr>
          <w:trHeight w:val="300"/>
        </w:trPr>
        <w:tc>
          <w:tcPr>
            <w:tcW w:w="0" w:type="auto"/>
            <w:tcBorders>
              <w:top w:val="nil"/>
              <w:left w:val="nil"/>
              <w:bottom w:val="nil"/>
              <w:right w:val="nil"/>
            </w:tcBorders>
            <w:shd w:val="clear" w:color="auto" w:fill="auto"/>
            <w:noWrap/>
            <w:vAlign w:val="bottom"/>
            <w:hideMark/>
          </w:tcPr>
          <w:p w14:paraId="14ABBADC" w14:textId="77777777" w:rsidR="00D66199" w:rsidRPr="0020749A"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B2C44D1"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C58D6ED"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73A0323"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79722AB"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C19C281"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347942D"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C0C3680"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r>
      <w:tr w:rsidR="00D66199" w:rsidRPr="0020749A" w14:paraId="534DCB92" w14:textId="77777777" w:rsidTr="00D66199">
        <w:trPr>
          <w:trHeight w:val="300"/>
        </w:trPr>
        <w:tc>
          <w:tcPr>
            <w:tcW w:w="0" w:type="auto"/>
            <w:tcBorders>
              <w:top w:val="nil"/>
              <w:left w:val="nil"/>
              <w:bottom w:val="nil"/>
              <w:right w:val="nil"/>
            </w:tcBorders>
            <w:shd w:val="clear" w:color="auto" w:fill="auto"/>
            <w:noWrap/>
            <w:vAlign w:val="bottom"/>
            <w:hideMark/>
          </w:tcPr>
          <w:p w14:paraId="770E4F8E" w14:textId="77777777" w:rsidR="00D66199" w:rsidRPr="0020749A"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7B0EF28B"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77BB75C"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035F773"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162C501"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52C831D"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7AEE1DF"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B1C2F43"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r>
      <w:tr w:rsidR="00D66199" w:rsidRPr="0020749A" w14:paraId="7086FF42" w14:textId="77777777" w:rsidTr="00D66199">
        <w:trPr>
          <w:trHeight w:val="300"/>
        </w:trPr>
        <w:tc>
          <w:tcPr>
            <w:tcW w:w="0" w:type="auto"/>
            <w:tcBorders>
              <w:top w:val="nil"/>
              <w:left w:val="nil"/>
              <w:bottom w:val="nil"/>
              <w:right w:val="nil"/>
            </w:tcBorders>
            <w:shd w:val="clear" w:color="auto" w:fill="auto"/>
            <w:noWrap/>
            <w:vAlign w:val="bottom"/>
            <w:hideMark/>
          </w:tcPr>
          <w:p w14:paraId="6A877CA6" w14:textId="77777777" w:rsidR="00D66199" w:rsidRPr="0020749A"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6AC5D99F"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33AA97D"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3C84FCA6"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54DD36C8"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458B85A0"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14922557"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AF48C1"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r>
      <w:tr w:rsidR="00D66199" w:rsidRPr="0020749A" w14:paraId="6ECE4ACC" w14:textId="77777777" w:rsidTr="00D66199">
        <w:trPr>
          <w:trHeight w:val="300"/>
        </w:trPr>
        <w:tc>
          <w:tcPr>
            <w:tcW w:w="0" w:type="auto"/>
            <w:tcBorders>
              <w:top w:val="nil"/>
              <w:left w:val="nil"/>
              <w:bottom w:val="nil"/>
              <w:right w:val="nil"/>
            </w:tcBorders>
            <w:shd w:val="clear" w:color="auto" w:fill="auto"/>
            <w:noWrap/>
            <w:vAlign w:val="bottom"/>
            <w:hideMark/>
          </w:tcPr>
          <w:p w14:paraId="05FB7D71" w14:textId="77777777" w:rsidR="00D66199" w:rsidRPr="0020749A"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hideMark/>
          </w:tcPr>
          <w:p w14:paraId="1C081246" w14:textId="77777777" w:rsidR="00D66199" w:rsidRPr="0020749A"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hideMark/>
          </w:tcPr>
          <w:p w14:paraId="7CB1C012" w14:textId="77777777" w:rsidR="00D66199" w:rsidRPr="0020749A" w:rsidRDefault="00D66199" w:rsidP="00D66199">
            <w:pPr>
              <w:rPr>
                <w:rFonts w:ascii="Calibri" w:eastAsia="Times New Roman" w:hAnsi="Calibri" w:cs="Times New Roman"/>
                <w:lang w:val="en-GB"/>
              </w:rPr>
            </w:pPr>
          </w:p>
        </w:tc>
        <w:tc>
          <w:tcPr>
            <w:tcW w:w="0" w:type="auto"/>
            <w:tcBorders>
              <w:top w:val="single" w:sz="4" w:space="0" w:color="auto"/>
              <w:left w:val="single" w:sz="4" w:space="0" w:color="auto"/>
              <w:bottom w:val="nil"/>
            </w:tcBorders>
            <w:shd w:val="clear" w:color="auto" w:fill="auto"/>
            <w:noWrap/>
            <w:vAlign w:val="bottom"/>
            <w:hideMark/>
          </w:tcPr>
          <w:p w14:paraId="4A227F08" w14:textId="378E5668"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sz w:val="18"/>
                <w:szCs w:val="18"/>
                <w:lang w:val="en-GB"/>
              </w:rPr>
              <w:t>1:</w:t>
            </w:r>
            <w:r w:rsidRPr="0020749A">
              <w:rPr>
                <w:rFonts w:ascii="Calibri" w:eastAsia="Times New Roman" w:hAnsi="Calibri" w:cs="Times New Roman"/>
                <w:i/>
                <w:sz w:val="18"/>
                <w:szCs w:val="18"/>
                <w:lang w:val="en-GB"/>
              </w:rPr>
              <w:t>Parvisepalum</w:t>
            </w:r>
          </w:p>
        </w:tc>
        <w:tc>
          <w:tcPr>
            <w:tcW w:w="0" w:type="auto"/>
            <w:tcBorders>
              <w:top w:val="single" w:sz="4" w:space="0" w:color="auto"/>
              <w:bottom w:val="nil"/>
            </w:tcBorders>
            <w:shd w:val="clear" w:color="auto" w:fill="auto"/>
            <w:noWrap/>
            <w:vAlign w:val="bottom"/>
          </w:tcPr>
          <w:p w14:paraId="28701F90" w14:textId="6A95A90C" w:rsidR="00D66199" w:rsidRPr="0020749A" w:rsidRDefault="00D66199" w:rsidP="00D66199">
            <w:pPr>
              <w:rPr>
                <w:rFonts w:ascii="Calibri" w:eastAsia="Times New Roman" w:hAnsi="Calibri" w:cs="Times New Roman"/>
                <w:sz w:val="18"/>
                <w:szCs w:val="18"/>
                <w:lang w:val="en-GB"/>
              </w:rPr>
            </w:pPr>
            <w:r w:rsidRPr="0020749A">
              <w:rPr>
                <w:rFonts w:ascii="Calibri" w:eastAsia="Times New Roman" w:hAnsi="Calibri" w:cs="Times New Roman"/>
                <w:sz w:val="18"/>
                <w:szCs w:val="18"/>
                <w:lang w:val="en-GB"/>
              </w:rPr>
              <w:t>2:</w:t>
            </w:r>
            <w:r w:rsidRPr="0020749A">
              <w:rPr>
                <w:rFonts w:ascii="Calibri" w:eastAsia="Times New Roman" w:hAnsi="Calibri" w:cs="Times New Roman"/>
                <w:i/>
                <w:sz w:val="18"/>
                <w:szCs w:val="18"/>
                <w:lang w:val="en-GB"/>
              </w:rPr>
              <w:t>Pardalopetalum</w:t>
            </w:r>
          </w:p>
        </w:tc>
        <w:tc>
          <w:tcPr>
            <w:tcW w:w="0" w:type="auto"/>
            <w:tcBorders>
              <w:top w:val="nil"/>
              <w:left w:val="nil"/>
              <w:bottom w:val="nil"/>
            </w:tcBorders>
            <w:shd w:val="clear" w:color="auto" w:fill="auto"/>
            <w:noWrap/>
            <w:vAlign w:val="bottom"/>
          </w:tcPr>
          <w:p w14:paraId="70779FFE" w14:textId="0A832653" w:rsidR="00D66199" w:rsidRPr="0020749A" w:rsidRDefault="00D66199" w:rsidP="00D66199">
            <w:pPr>
              <w:rPr>
                <w:rFonts w:ascii="Calibri" w:eastAsia="Times New Roman" w:hAnsi="Calibri" w:cs="Times New Roman"/>
                <w:sz w:val="18"/>
                <w:szCs w:val="18"/>
                <w:lang w:val="en-GB"/>
              </w:rPr>
            </w:pPr>
            <w:r w:rsidRPr="0020749A">
              <w:rPr>
                <w:rFonts w:ascii="Calibri" w:eastAsia="Times New Roman" w:hAnsi="Calibri" w:cs="Times New Roman"/>
                <w:sz w:val="18"/>
                <w:szCs w:val="18"/>
                <w:lang w:val="en-GB"/>
              </w:rPr>
              <w:t>3:</w:t>
            </w:r>
            <w:r w:rsidRPr="0020749A">
              <w:rPr>
                <w:rFonts w:ascii="Calibri" w:eastAsia="Times New Roman" w:hAnsi="Calibri" w:cs="Times New Roman"/>
                <w:i/>
                <w:sz w:val="18"/>
                <w:szCs w:val="18"/>
                <w:lang w:val="en-GB"/>
              </w:rPr>
              <w:t>Paphiopedilum</w:t>
            </w:r>
          </w:p>
        </w:tc>
        <w:tc>
          <w:tcPr>
            <w:tcW w:w="0" w:type="auto"/>
            <w:tcBorders>
              <w:top w:val="single" w:sz="4" w:space="0" w:color="auto"/>
              <w:bottom w:val="nil"/>
            </w:tcBorders>
            <w:shd w:val="clear" w:color="auto" w:fill="auto"/>
            <w:noWrap/>
            <w:vAlign w:val="bottom"/>
          </w:tcPr>
          <w:p w14:paraId="3841B475" w14:textId="64620662" w:rsidR="00D66199" w:rsidRPr="0020749A" w:rsidRDefault="00D66199" w:rsidP="00D66199">
            <w:pPr>
              <w:rPr>
                <w:rFonts w:ascii="Calibri" w:eastAsia="Times New Roman" w:hAnsi="Calibri" w:cs="Times New Roman"/>
                <w:sz w:val="18"/>
                <w:szCs w:val="18"/>
                <w:lang w:val="en-GB"/>
              </w:rPr>
            </w:pPr>
            <w:r w:rsidRPr="0020749A">
              <w:rPr>
                <w:rFonts w:ascii="Calibri" w:eastAsia="Times New Roman" w:hAnsi="Calibri" w:cs="Times New Roman"/>
                <w:sz w:val="18"/>
                <w:szCs w:val="18"/>
                <w:lang w:val="en-GB"/>
              </w:rPr>
              <w:t>4:</w:t>
            </w:r>
            <w:r w:rsidRPr="0020749A">
              <w:rPr>
                <w:rFonts w:ascii="Calibri" w:eastAsia="Times New Roman" w:hAnsi="Calibri" w:cs="Times New Roman"/>
                <w:i/>
                <w:sz w:val="18"/>
                <w:szCs w:val="18"/>
                <w:lang w:val="en-GB"/>
              </w:rPr>
              <w:t>Coryopedilum</w:t>
            </w:r>
          </w:p>
        </w:tc>
        <w:tc>
          <w:tcPr>
            <w:tcW w:w="0" w:type="auto"/>
            <w:tcBorders>
              <w:top w:val="nil"/>
              <w:left w:val="nil"/>
              <w:bottom w:val="nil"/>
              <w:right w:val="single" w:sz="4" w:space="0" w:color="auto"/>
            </w:tcBorders>
            <w:shd w:val="clear" w:color="auto" w:fill="auto"/>
            <w:noWrap/>
            <w:vAlign w:val="bottom"/>
          </w:tcPr>
          <w:p w14:paraId="4BB4B69C" w14:textId="162283EA" w:rsidR="00D66199" w:rsidRPr="0020749A" w:rsidRDefault="00D66199" w:rsidP="00D66199">
            <w:pPr>
              <w:rPr>
                <w:rFonts w:ascii="Calibri" w:eastAsia="Times New Roman" w:hAnsi="Calibri" w:cs="Times New Roman"/>
                <w:sz w:val="18"/>
                <w:szCs w:val="18"/>
                <w:lang w:val="en-GB"/>
              </w:rPr>
            </w:pPr>
            <w:r w:rsidRPr="0020749A">
              <w:rPr>
                <w:rFonts w:ascii="Calibri" w:eastAsia="Times New Roman" w:hAnsi="Calibri" w:cs="Times New Roman"/>
                <w:sz w:val="18"/>
                <w:szCs w:val="18"/>
                <w:lang w:val="en-GB"/>
              </w:rPr>
              <w:t xml:space="preserve">5: </w:t>
            </w:r>
            <w:r w:rsidRPr="0020749A">
              <w:rPr>
                <w:rFonts w:ascii="Calibri" w:eastAsia="Times New Roman" w:hAnsi="Calibri" w:cs="Times New Roman"/>
                <w:i/>
                <w:sz w:val="18"/>
                <w:szCs w:val="18"/>
                <w:lang w:val="en-GB"/>
              </w:rPr>
              <w:t>Cochlopetalum</w:t>
            </w:r>
          </w:p>
        </w:tc>
      </w:tr>
      <w:tr w:rsidR="00D66199" w:rsidRPr="0020749A" w14:paraId="1B5AC813" w14:textId="77777777" w:rsidTr="00D66199">
        <w:trPr>
          <w:trHeight w:val="300"/>
        </w:trPr>
        <w:tc>
          <w:tcPr>
            <w:tcW w:w="0" w:type="auto"/>
            <w:tcBorders>
              <w:top w:val="nil"/>
              <w:left w:val="nil"/>
              <w:bottom w:val="nil"/>
              <w:right w:val="nil"/>
            </w:tcBorders>
            <w:shd w:val="clear" w:color="auto" w:fill="auto"/>
            <w:noWrap/>
            <w:vAlign w:val="bottom"/>
            <w:hideMark/>
          </w:tcPr>
          <w:p w14:paraId="7B1862ED" w14:textId="77777777" w:rsidR="00D66199" w:rsidRPr="0020749A"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hideMark/>
          </w:tcPr>
          <w:p w14:paraId="719810CF" w14:textId="77777777" w:rsidR="00D66199" w:rsidRPr="0020749A"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hideMark/>
          </w:tcPr>
          <w:p w14:paraId="71C9D8FF" w14:textId="77777777" w:rsidR="00D66199" w:rsidRPr="0020749A" w:rsidRDefault="00D66199" w:rsidP="00D66199">
            <w:pPr>
              <w:rPr>
                <w:rFonts w:ascii="Calibri" w:eastAsia="Times New Roman" w:hAnsi="Calibri" w:cs="Times New Roman"/>
                <w:lang w:val="en-GB"/>
              </w:rPr>
            </w:pPr>
          </w:p>
        </w:tc>
        <w:tc>
          <w:tcPr>
            <w:tcW w:w="0" w:type="auto"/>
            <w:tcBorders>
              <w:top w:val="nil"/>
              <w:left w:val="single" w:sz="4" w:space="0" w:color="auto"/>
            </w:tcBorders>
            <w:shd w:val="clear" w:color="auto" w:fill="auto"/>
            <w:noWrap/>
            <w:vAlign w:val="bottom"/>
            <w:hideMark/>
          </w:tcPr>
          <w:p w14:paraId="67969BF4" w14:textId="05AB9BAE"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sz w:val="18"/>
                <w:szCs w:val="18"/>
                <w:lang w:val="en-GB"/>
              </w:rPr>
              <w:t>6:</w:t>
            </w:r>
            <w:r w:rsidRPr="0020749A">
              <w:rPr>
                <w:rFonts w:ascii="Calibri" w:eastAsia="Times New Roman" w:hAnsi="Calibri" w:cs="Times New Roman"/>
                <w:i/>
                <w:sz w:val="18"/>
                <w:szCs w:val="18"/>
                <w:lang w:val="en-GB"/>
              </w:rPr>
              <w:t>Brachypetalum</w:t>
            </w:r>
          </w:p>
        </w:tc>
        <w:tc>
          <w:tcPr>
            <w:tcW w:w="0" w:type="auto"/>
            <w:tcBorders>
              <w:top w:val="nil"/>
            </w:tcBorders>
            <w:shd w:val="clear" w:color="auto" w:fill="auto"/>
            <w:noWrap/>
            <w:vAlign w:val="bottom"/>
            <w:hideMark/>
          </w:tcPr>
          <w:p w14:paraId="17E9E072" w14:textId="238022F3" w:rsidR="00D66199" w:rsidRPr="0020749A" w:rsidRDefault="00D66199" w:rsidP="00D66199">
            <w:pPr>
              <w:rPr>
                <w:rFonts w:ascii="Calibri" w:eastAsia="Times New Roman" w:hAnsi="Calibri" w:cs="Times New Roman"/>
                <w:sz w:val="18"/>
                <w:szCs w:val="18"/>
                <w:lang w:val="en-GB"/>
              </w:rPr>
            </w:pPr>
            <w:r w:rsidRPr="0020749A">
              <w:rPr>
                <w:rFonts w:ascii="Calibri" w:eastAsia="Times New Roman" w:hAnsi="Calibri" w:cs="Times New Roman"/>
                <w:sz w:val="18"/>
                <w:szCs w:val="18"/>
                <w:lang w:val="en-GB"/>
              </w:rPr>
              <w:t>7:</w:t>
            </w:r>
            <w:r w:rsidRPr="0020749A">
              <w:rPr>
                <w:rFonts w:ascii="Calibri" w:eastAsia="Times New Roman" w:hAnsi="Calibri" w:cs="Times New Roman"/>
                <w:i/>
                <w:sz w:val="18"/>
                <w:szCs w:val="18"/>
                <w:lang w:val="en-GB"/>
              </w:rPr>
              <w:t>Barbata</w:t>
            </w:r>
          </w:p>
        </w:tc>
        <w:tc>
          <w:tcPr>
            <w:tcW w:w="0" w:type="auto"/>
            <w:tcBorders>
              <w:top w:val="nil"/>
              <w:left w:val="nil"/>
            </w:tcBorders>
            <w:shd w:val="clear" w:color="auto" w:fill="auto"/>
            <w:noWrap/>
            <w:vAlign w:val="bottom"/>
          </w:tcPr>
          <w:p w14:paraId="0254321C" w14:textId="7A528792" w:rsidR="00D66199" w:rsidRPr="0020749A" w:rsidRDefault="00D66199" w:rsidP="00D66199">
            <w:pPr>
              <w:rPr>
                <w:rFonts w:ascii="Calibri" w:eastAsia="Times New Roman" w:hAnsi="Calibri" w:cs="Times New Roman"/>
                <w:sz w:val="18"/>
                <w:szCs w:val="18"/>
                <w:lang w:val="en-GB"/>
              </w:rPr>
            </w:pPr>
          </w:p>
        </w:tc>
        <w:tc>
          <w:tcPr>
            <w:tcW w:w="0" w:type="auto"/>
            <w:tcBorders>
              <w:top w:val="nil"/>
            </w:tcBorders>
            <w:shd w:val="clear" w:color="auto" w:fill="auto"/>
            <w:noWrap/>
            <w:vAlign w:val="bottom"/>
          </w:tcPr>
          <w:p w14:paraId="73131497" w14:textId="19E827FB" w:rsidR="00D66199" w:rsidRPr="0020749A" w:rsidRDefault="00D66199" w:rsidP="00D66199">
            <w:pPr>
              <w:rPr>
                <w:rFonts w:ascii="Calibri" w:eastAsia="Times New Roman" w:hAnsi="Calibri" w:cs="Times New Roman"/>
                <w:sz w:val="18"/>
                <w:szCs w:val="18"/>
                <w:lang w:val="en-GB"/>
              </w:rPr>
            </w:pPr>
          </w:p>
        </w:tc>
        <w:tc>
          <w:tcPr>
            <w:tcW w:w="0" w:type="auto"/>
            <w:tcBorders>
              <w:top w:val="nil"/>
              <w:left w:val="nil"/>
              <w:right w:val="single" w:sz="4" w:space="0" w:color="auto"/>
            </w:tcBorders>
            <w:shd w:val="clear" w:color="auto" w:fill="auto"/>
            <w:noWrap/>
            <w:vAlign w:val="bottom"/>
            <w:hideMark/>
          </w:tcPr>
          <w:p w14:paraId="3E09DC72" w14:textId="77777777" w:rsidR="00D66199" w:rsidRPr="0020749A" w:rsidRDefault="00D66199" w:rsidP="00D66199">
            <w:pPr>
              <w:rPr>
                <w:rFonts w:ascii="Calibri" w:eastAsia="Times New Roman" w:hAnsi="Calibri" w:cs="Times New Roman"/>
                <w:sz w:val="18"/>
                <w:szCs w:val="18"/>
                <w:lang w:val="en-GB"/>
              </w:rPr>
            </w:pPr>
            <w:r w:rsidRPr="0020749A">
              <w:rPr>
                <w:rFonts w:ascii="Calibri" w:eastAsia="Times New Roman" w:hAnsi="Calibri" w:cs="Times New Roman"/>
                <w:sz w:val="18"/>
                <w:szCs w:val="18"/>
                <w:lang w:val="en-GB"/>
              </w:rPr>
              <w:t> </w:t>
            </w:r>
          </w:p>
        </w:tc>
      </w:tr>
      <w:tr w:rsidR="00D66199" w:rsidRPr="0020749A" w14:paraId="756881B5" w14:textId="77777777" w:rsidTr="00D66199">
        <w:trPr>
          <w:trHeight w:val="300"/>
        </w:trPr>
        <w:tc>
          <w:tcPr>
            <w:tcW w:w="0" w:type="auto"/>
            <w:tcBorders>
              <w:top w:val="nil"/>
              <w:left w:val="nil"/>
              <w:bottom w:val="nil"/>
              <w:right w:val="nil"/>
            </w:tcBorders>
            <w:shd w:val="clear" w:color="auto" w:fill="auto"/>
            <w:noWrap/>
            <w:vAlign w:val="bottom"/>
            <w:hideMark/>
          </w:tcPr>
          <w:p w14:paraId="04BA3F66" w14:textId="77777777" w:rsidR="00D66199" w:rsidRPr="0020749A"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hideMark/>
          </w:tcPr>
          <w:p w14:paraId="781ECBE5" w14:textId="77777777" w:rsidR="00D66199" w:rsidRPr="0020749A"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hideMark/>
          </w:tcPr>
          <w:p w14:paraId="508117F6" w14:textId="77777777" w:rsidR="00D66199" w:rsidRPr="0020749A" w:rsidRDefault="00D66199" w:rsidP="00D66199">
            <w:pPr>
              <w:rPr>
                <w:rFonts w:ascii="Calibri" w:eastAsia="Times New Roman" w:hAnsi="Calibri" w:cs="Times New Roman"/>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06E0B410" w14:textId="076E4702" w:rsidR="00D66199" w:rsidRPr="0020749A" w:rsidRDefault="00D66199" w:rsidP="00D66199">
            <w:pPr>
              <w:rPr>
                <w:rFonts w:ascii="Calibri" w:eastAsia="Times New Roman" w:hAnsi="Calibri" w:cs="Times New Roman"/>
                <w:sz w:val="18"/>
                <w:szCs w:val="18"/>
                <w:lang w:val="en-GB"/>
              </w:rPr>
            </w:pPr>
            <w:r w:rsidRPr="0020749A">
              <w:rPr>
                <w:rFonts w:ascii="Calibri" w:eastAsia="Times New Roman" w:hAnsi="Calibri" w:cs="Times New Roman"/>
                <w:sz w:val="18"/>
                <w:szCs w:val="18"/>
                <w:lang w:val="en-GB"/>
              </w:rPr>
              <w:t>The order in Un-known x/y is &lt;best_sore&gt;/&lt;lower_score&gt;. No numbers? All scores are negative!</w:t>
            </w:r>
          </w:p>
        </w:tc>
      </w:tr>
    </w:tbl>
    <w:p w14:paraId="72DB186A" w14:textId="77777777" w:rsidR="00E6263C" w:rsidRPr="0020749A" w:rsidRDefault="00E6263C" w:rsidP="00E67269">
      <w:pPr>
        <w:rPr>
          <w:lang w:val="en-GB"/>
        </w:rPr>
        <w:sectPr w:rsidR="00E6263C" w:rsidRPr="0020749A" w:rsidSect="00D42B4A">
          <w:pgSz w:w="16840" w:h="11900" w:orient="landscape"/>
          <w:pgMar w:top="993" w:right="1417" w:bottom="851" w:left="1417" w:header="708" w:footer="708" w:gutter="0"/>
          <w:cols w:space="708"/>
          <w:docGrid w:linePitch="360"/>
        </w:sectPr>
      </w:pPr>
    </w:p>
    <w:p w14:paraId="0A868FC0" w14:textId="287B44E4" w:rsidR="00E6263C" w:rsidRPr="0020749A" w:rsidRDefault="00E6263C" w:rsidP="00E6263C">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12</w:t>
      </w:r>
      <w:r w:rsidR="000A64B8" w:rsidRPr="0020749A">
        <w:rPr>
          <w:lang w:val="en-GB"/>
        </w:rPr>
        <w:fldChar w:fldCharType="end"/>
      </w:r>
      <w:r w:rsidRPr="0020749A">
        <w:rPr>
          <w:lang w:val="en-GB"/>
        </w:rPr>
        <w:t xml:space="preserve"> Results of second test of hybrids of the sections </w:t>
      </w:r>
      <w:r w:rsidRPr="0020749A">
        <w:rPr>
          <w:i/>
          <w:lang w:val="en-GB"/>
        </w:rPr>
        <w:t>Parvisepalum</w:t>
      </w:r>
      <w:r w:rsidRPr="0020749A">
        <w:rPr>
          <w:lang w:val="en-GB"/>
        </w:rPr>
        <w:t xml:space="preserve"> and </w:t>
      </w:r>
      <w:r w:rsidRPr="0020749A">
        <w:rPr>
          <w:i/>
          <w:lang w:val="en-GB"/>
        </w:rPr>
        <w:t>Brachypetalum</w:t>
      </w:r>
      <w:r w:rsidRPr="0020749A">
        <w:rPr>
          <w:lang w:val="en-GB"/>
        </w:rPr>
        <w:t>. Red: incorrect classified. Green: Correct classification to one of the parental sections. Green and bold: Correct classification to both parental sections. Yellow background and brown text: Unable to classify.</w:t>
      </w:r>
    </w:p>
    <w:tbl>
      <w:tblPr>
        <w:tblW w:w="0" w:type="auto"/>
        <w:tblInd w:w="55" w:type="dxa"/>
        <w:tblCellMar>
          <w:left w:w="70" w:type="dxa"/>
          <w:right w:w="70" w:type="dxa"/>
        </w:tblCellMar>
        <w:tblLook w:val="04A0" w:firstRow="1" w:lastRow="0" w:firstColumn="1" w:lastColumn="0" w:noHBand="0" w:noVBand="1"/>
      </w:tblPr>
      <w:tblGrid>
        <w:gridCol w:w="2459"/>
        <w:gridCol w:w="1080"/>
        <w:gridCol w:w="1150"/>
        <w:gridCol w:w="1064"/>
        <w:gridCol w:w="1064"/>
        <w:gridCol w:w="1705"/>
        <w:gridCol w:w="1080"/>
        <w:gridCol w:w="1705"/>
      </w:tblGrid>
      <w:tr w:rsidR="00E6263C" w:rsidRPr="0020749A" w14:paraId="670B86ED" w14:textId="77777777" w:rsidTr="00E6263C">
        <w:trPr>
          <w:trHeight w:val="500"/>
        </w:trPr>
        <w:tc>
          <w:tcPr>
            <w:tcW w:w="0" w:type="auto"/>
            <w:tcBorders>
              <w:top w:val="nil"/>
              <w:left w:val="nil"/>
              <w:bottom w:val="nil"/>
              <w:right w:val="nil"/>
            </w:tcBorders>
            <w:shd w:val="clear" w:color="auto" w:fill="auto"/>
            <w:noWrap/>
            <w:vAlign w:val="bottom"/>
            <w:hideMark/>
          </w:tcPr>
          <w:p w14:paraId="42876B2F"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6027B693" w14:textId="77777777" w:rsidR="00E6263C" w:rsidRPr="0020749A" w:rsidRDefault="00E6263C" w:rsidP="00E6263C">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gridSpan w:val="4"/>
            <w:tcBorders>
              <w:top w:val="nil"/>
              <w:left w:val="single" w:sz="4" w:space="0" w:color="auto"/>
              <w:bottom w:val="nil"/>
              <w:right w:val="single" w:sz="4" w:space="0" w:color="000000"/>
            </w:tcBorders>
            <w:shd w:val="clear" w:color="auto" w:fill="auto"/>
            <w:noWrap/>
            <w:vAlign w:val="bottom"/>
            <w:hideMark/>
          </w:tcPr>
          <w:p w14:paraId="6E9410B2" w14:textId="7329F84F" w:rsidR="00E6263C" w:rsidRPr="0020749A" w:rsidRDefault="00E6263C" w:rsidP="00E6263C">
            <w:pPr>
              <w:jc w:val="center"/>
              <w:rPr>
                <w:rFonts w:ascii="Calibri" w:eastAsia="Times New Roman" w:hAnsi="Calibri" w:cs="Times New Roman"/>
                <w:b/>
                <w:bCs/>
                <w:color w:val="000000"/>
                <w:sz w:val="32"/>
                <w:szCs w:val="40"/>
                <w:lang w:val="en-GB"/>
              </w:rPr>
            </w:pPr>
            <w:r w:rsidRPr="0020749A">
              <w:rPr>
                <w:rFonts w:ascii="Calibri" w:eastAsia="Times New Roman" w:hAnsi="Calibri" w:cs="Times New Roman"/>
                <w:b/>
                <w:bCs/>
                <w:i/>
                <w:color w:val="000000"/>
                <w:sz w:val="32"/>
                <w:szCs w:val="40"/>
                <w:lang w:val="en-GB"/>
              </w:rPr>
              <w:t>Parvisepalum</w:t>
            </w:r>
            <w:r w:rsidRPr="0020749A">
              <w:rPr>
                <w:rFonts w:ascii="Calibri" w:eastAsia="Times New Roman" w:hAnsi="Calibri" w:cs="Times New Roman"/>
                <w:b/>
                <w:bCs/>
                <w:color w:val="000000"/>
                <w:sz w:val="32"/>
                <w:szCs w:val="40"/>
                <w:lang w:val="en-GB"/>
              </w:rPr>
              <w:t xml:space="preserve"> X </w:t>
            </w:r>
            <w:r w:rsidRPr="0020749A">
              <w:rPr>
                <w:rFonts w:ascii="Calibri" w:eastAsia="Times New Roman" w:hAnsi="Calibri" w:cs="Times New Roman"/>
                <w:b/>
                <w:bCs/>
                <w:i/>
                <w:color w:val="000000"/>
                <w:sz w:val="32"/>
                <w:szCs w:val="40"/>
                <w:lang w:val="en-GB"/>
              </w:rPr>
              <w:t>Brachypetalum</w:t>
            </w:r>
            <w:r w:rsidRPr="0020749A">
              <w:rPr>
                <w:rFonts w:ascii="Calibri" w:eastAsia="Times New Roman" w:hAnsi="Calibri" w:cs="Times New Roman"/>
                <w:b/>
                <w:bCs/>
                <w:color w:val="000000"/>
                <w:sz w:val="32"/>
                <w:szCs w:val="40"/>
                <w:lang w:val="en-GB"/>
              </w:rPr>
              <w:t xml:space="preserve"> run2</w:t>
            </w:r>
          </w:p>
        </w:tc>
        <w:tc>
          <w:tcPr>
            <w:tcW w:w="0" w:type="auto"/>
            <w:tcBorders>
              <w:top w:val="nil"/>
              <w:left w:val="nil"/>
              <w:bottom w:val="nil"/>
              <w:right w:val="nil"/>
            </w:tcBorders>
            <w:shd w:val="clear" w:color="auto" w:fill="auto"/>
            <w:noWrap/>
            <w:vAlign w:val="bottom"/>
            <w:hideMark/>
          </w:tcPr>
          <w:p w14:paraId="41518110" w14:textId="77777777" w:rsidR="00E6263C" w:rsidRPr="0020749A" w:rsidRDefault="00E6263C" w:rsidP="00E6263C">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ED11B27" w14:textId="77777777" w:rsidR="00E6263C" w:rsidRPr="0020749A" w:rsidRDefault="00E6263C" w:rsidP="00E6263C">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r>
      <w:tr w:rsidR="00E6263C" w:rsidRPr="0020749A" w14:paraId="537967CE" w14:textId="77777777" w:rsidTr="00E6263C">
        <w:trPr>
          <w:trHeight w:val="300"/>
        </w:trPr>
        <w:tc>
          <w:tcPr>
            <w:tcW w:w="0" w:type="auto"/>
            <w:tcBorders>
              <w:top w:val="nil"/>
              <w:left w:val="nil"/>
              <w:bottom w:val="nil"/>
              <w:right w:val="nil"/>
            </w:tcBorders>
            <w:shd w:val="clear" w:color="auto" w:fill="auto"/>
            <w:noWrap/>
            <w:vAlign w:val="bottom"/>
            <w:hideMark/>
          </w:tcPr>
          <w:p w14:paraId="40441155"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E59BE8D"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3EFE471"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51B85E3"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BEC3034"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F021375"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B13DCE"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39CDA8F"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6263C" w:rsidRPr="0020749A" w14:paraId="319E772A" w14:textId="77777777" w:rsidTr="00E6263C">
        <w:trPr>
          <w:trHeight w:val="300"/>
        </w:trPr>
        <w:tc>
          <w:tcPr>
            <w:tcW w:w="0" w:type="auto"/>
            <w:tcBorders>
              <w:top w:val="nil"/>
              <w:left w:val="nil"/>
              <w:bottom w:val="single" w:sz="4" w:space="0" w:color="auto"/>
              <w:right w:val="nil"/>
            </w:tcBorders>
            <w:shd w:val="clear" w:color="auto" w:fill="auto"/>
            <w:noWrap/>
            <w:vAlign w:val="bottom"/>
            <w:hideMark/>
          </w:tcPr>
          <w:p w14:paraId="73902B17" w14:textId="77777777" w:rsidR="00E6263C" w:rsidRPr="0020749A" w:rsidRDefault="00E6263C" w:rsidP="00E6263C">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CD208B6" w14:textId="77777777" w:rsidR="00E6263C" w:rsidRPr="0020749A" w:rsidRDefault="00E6263C" w:rsidP="00E6263C">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20A53BF5" w14:textId="77777777" w:rsidR="00E6263C" w:rsidRPr="0020749A" w:rsidRDefault="00E6263C" w:rsidP="00E6263C">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7DF9F9FF" w14:textId="77777777" w:rsidR="00E6263C" w:rsidRPr="0020749A" w:rsidRDefault="00E6263C" w:rsidP="00E6263C">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79F89D3A" w14:textId="77777777" w:rsidR="00E6263C" w:rsidRPr="0020749A" w:rsidRDefault="00E6263C" w:rsidP="00E6263C">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51B4A1FF" w14:textId="77777777" w:rsidR="00E6263C" w:rsidRPr="0020749A" w:rsidRDefault="00E6263C" w:rsidP="00E6263C">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19B78B15" w14:textId="77777777" w:rsidR="00E6263C" w:rsidRPr="0020749A" w:rsidRDefault="00E6263C" w:rsidP="00E6263C">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56</w:t>
            </w:r>
          </w:p>
        </w:tc>
        <w:tc>
          <w:tcPr>
            <w:tcW w:w="0" w:type="auto"/>
            <w:tcBorders>
              <w:top w:val="nil"/>
              <w:left w:val="single" w:sz="4" w:space="0" w:color="auto"/>
              <w:bottom w:val="single" w:sz="4" w:space="0" w:color="auto"/>
              <w:right w:val="nil"/>
            </w:tcBorders>
            <w:shd w:val="clear" w:color="auto" w:fill="auto"/>
            <w:noWrap/>
            <w:vAlign w:val="bottom"/>
            <w:hideMark/>
          </w:tcPr>
          <w:p w14:paraId="315F5722" w14:textId="77777777" w:rsidR="00E6263C" w:rsidRPr="0020749A" w:rsidRDefault="00E6263C" w:rsidP="00E6263C">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57</w:t>
            </w:r>
          </w:p>
        </w:tc>
      </w:tr>
      <w:tr w:rsidR="00E6263C" w:rsidRPr="0020749A" w14:paraId="5BA74BCE" w14:textId="77777777" w:rsidTr="00E6263C">
        <w:trPr>
          <w:trHeight w:val="300"/>
        </w:trPr>
        <w:tc>
          <w:tcPr>
            <w:tcW w:w="0" w:type="auto"/>
            <w:tcBorders>
              <w:top w:val="nil"/>
              <w:left w:val="single" w:sz="4" w:space="0" w:color="auto"/>
              <w:bottom w:val="nil"/>
              <w:right w:val="nil"/>
            </w:tcBorders>
            <w:shd w:val="clear" w:color="auto" w:fill="auto"/>
            <w:noWrap/>
            <w:vAlign w:val="bottom"/>
            <w:hideMark/>
          </w:tcPr>
          <w:p w14:paraId="274E487F" w14:textId="77777777" w:rsidR="00E6263C" w:rsidRPr="0020749A" w:rsidRDefault="00E6263C" w:rsidP="00E6263C">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013FF97F"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0E5329F2"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277CF438"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7FB1DC5F"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656030C4"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363BC85D"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hideMark/>
          </w:tcPr>
          <w:p w14:paraId="2E82669C"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1,00E-10</w:t>
            </w:r>
          </w:p>
        </w:tc>
      </w:tr>
      <w:tr w:rsidR="00E6263C" w:rsidRPr="0020749A" w14:paraId="1D1B49F7" w14:textId="77777777" w:rsidTr="00E6263C">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3C141592" w14:textId="77777777" w:rsidR="00E6263C" w:rsidRPr="0020749A" w:rsidRDefault="00E6263C" w:rsidP="00E6263C">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698C65EB"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4A2EC715"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7F983AE1"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0E17CA2B"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41B393FC"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21410583"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567D39B2"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3</w:t>
            </w:r>
          </w:p>
        </w:tc>
      </w:tr>
      <w:tr w:rsidR="00E6263C" w:rsidRPr="0020749A" w14:paraId="00BF226C" w14:textId="77777777" w:rsidTr="00E6263C">
        <w:trPr>
          <w:trHeight w:val="300"/>
        </w:trPr>
        <w:tc>
          <w:tcPr>
            <w:tcW w:w="0" w:type="auto"/>
            <w:tcBorders>
              <w:top w:val="nil"/>
              <w:left w:val="nil"/>
              <w:bottom w:val="nil"/>
              <w:right w:val="nil"/>
            </w:tcBorders>
            <w:shd w:val="clear" w:color="auto" w:fill="auto"/>
            <w:noWrap/>
            <w:vAlign w:val="bottom"/>
            <w:hideMark/>
          </w:tcPr>
          <w:p w14:paraId="3AF15C93" w14:textId="0C798362" w:rsidR="00E6263C" w:rsidRPr="0020749A" w:rsidRDefault="00E6263C" w:rsidP="00E6263C">
            <w:pPr>
              <w:rPr>
                <w:rFonts w:ascii="Calibri" w:eastAsia="Times New Roman" w:hAnsi="Calibri" w:cs="Times New Roman"/>
                <w:b/>
                <w:color w:val="000000"/>
                <w:lang w:val="en-GB"/>
              </w:rPr>
            </w:pPr>
            <w:r w:rsidRPr="0020749A">
              <w:rPr>
                <w:rFonts w:ascii="Calibri" w:eastAsia="Times New Roman" w:hAnsi="Calibri" w:cs="Times New Roman"/>
                <w:b/>
                <w:color w:val="000000"/>
                <w:lang w:val="en-GB"/>
              </w:rPr>
              <w:t>Picture</w:t>
            </w:r>
          </w:p>
        </w:tc>
        <w:tc>
          <w:tcPr>
            <w:tcW w:w="0" w:type="auto"/>
            <w:tcBorders>
              <w:top w:val="nil"/>
              <w:left w:val="single" w:sz="4" w:space="0" w:color="auto"/>
              <w:bottom w:val="nil"/>
              <w:right w:val="nil"/>
            </w:tcBorders>
            <w:shd w:val="clear" w:color="auto" w:fill="auto"/>
            <w:noWrap/>
            <w:vAlign w:val="bottom"/>
            <w:hideMark/>
          </w:tcPr>
          <w:p w14:paraId="5879570E"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20DA441"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063283C"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70B3860"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47E85A8"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4DA3C26"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3424788"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6263C" w:rsidRPr="0020749A" w14:paraId="2C49F3D3" w14:textId="77777777" w:rsidTr="00E6263C">
        <w:trPr>
          <w:trHeight w:val="300"/>
        </w:trPr>
        <w:tc>
          <w:tcPr>
            <w:tcW w:w="0" w:type="auto"/>
            <w:tcBorders>
              <w:top w:val="nil"/>
              <w:left w:val="nil"/>
              <w:bottom w:val="nil"/>
              <w:right w:val="nil"/>
            </w:tcBorders>
            <w:shd w:val="clear" w:color="auto" w:fill="auto"/>
            <w:noWrap/>
            <w:vAlign w:val="bottom"/>
            <w:hideMark/>
          </w:tcPr>
          <w:p w14:paraId="3F983FEF"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armeniacumXconcolor2</w:t>
            </w:r>
          </w:p>
        </w:tc>
        <w:tc>
          <w:tcPr>
            <w:tcW w:w="0" w:type="auto"/>
            <w:tcBorders>
              <w:top w:val="nil"/>
              <w:left w:val="single" w:sz="4" w:space="0" w:color="auto"/>
              <w:bottom w:val="nil"/>
              <w:right w:val="nil"/>
            </w:tcBorders>
            <w:shd w:val="clear" w:color="000000" w:fill="C6EFCE"/>
            <w:noWrap/>
            <w:vAlign w:val="bottom"/>
            <w:hideMark/>
          </w:tcPr>
          <w:p w14:paraId="4ED97E3B"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8CC6A8A"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51FE017"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2E48F6C"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55EFD80"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82FD41E"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DE95AB6"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E6263C" w:rsidRPr="0020749A" w14:paraId="158C3DFE" w14:textId="77777777" w:rsidTr="00E6263C">
        <w:trPr>
          <w:trHeight w:val="300"/>
        </w:trPr>
        <w:tc>
          <w:tcPr>
            <w:tcW w:w="0" w:type="auto"/>
            <w:tcBorders>
              <w:top w:val="nil"/>
              <w:left w:val="nil"/>
              <w:bottom w:val="nil"/>
              <w:right w:val="nil"/>
            </w:tcBorders>
            <w:shd w:val="clear" w:color="auto" w:fill="auto"/>
            <w:noWrap/>
            <w:vAlign w:val="bottom"/>
            <w:hideMark/>
          </w:tcPr>
          <w:p w14:paraId="2C1BBB4C"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delenatiiXniveum2</w:t>
            </w:r>
          </w:p>
        </w:tc>
        <w:tc>
          <w:tcPr>
            <w:tcW w:w="0" w:type="auto"/>
            <w:tcBorders>
              <w:top w:val="nil"/>
              <w:left w:val="single" w:sz="4" w:space="0" w:color="auto"/>
              <w:bottom w:val="nil"/>
              <w:right w:val="nil"/>
            </w:tcBorders>
            <w:shd w:val="clear" w:color="000000" w:fill="FFEB9C"/>
            <w:noWrap/>
            <w:vAlign w:val="bottom"/>
            <w:hideMark/>
          </w:tcPr>
          <w:p w14:paraId="3EED1DB0" w14:textId="77777777" w:rsidR="00E6263C" w:rsidRPr="0020749A" w:rsidRDefault="00E6263C" w:rsidP="00E6263C">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2998C2EE" w14:textId="77777777" w:rsidR="00E6263C" w:rsidRPr="0020749A" w:rsidRDefault="00E6263C" w:rsidP="00E6263C">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47ADDB4"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C7CE"/>
            <w:noWrap/>
            <w:vAlign w:val="bottom"/>
            <w:hideMark/>
          </w:tcPr>
          <w:p w14:paraId="589839E6" w14:textId="77777777" w:rsidR="00E6263C" w:rsidRPr="0020749A" w:rsidRDefault="00E6263C" w:rsidP="00E6263C">
            <w:pPr>
              <w:jc w:val="right"/>
              <w:rPr>
                <w:rFonts w:ascii="Calibri" w:eastAsia="Times New Roman" w:hAnsi="Calibri" w:cs="Times New Roman"/>
                <w:color w:val="9C0006"/>
                <w:lang w:val="en-GB"/>
              </w:rPr>
            </w:pPr>
            <w:r w:rsidRPr="0020749A">
              <w:rPr>
                <w:rFonts w:ascii="Calibri" w:eastAsia="Times New Roman" w:hAnsi="Calibri" w:cs="Times New Roman"/>
                <w:color w:val="9C0006"/>
                <w:lang w:val="en-GB"/>
              </w:rPr>
              <w:t>2(low)</w:t>
            </w:r>
          </w:p>
        </w:tc>
        <w:tc>
          <w:tcPr>
            <w:tcW w:w="0" w:type="auto"/>
            <w:tcBorders>
              <w:top w:val="nil"/>
              <w:left w:val="single" w:sz="4" w:space="0" w:color="auto"/>
              <w:bottom w:val="nil"/>
              <w:right w:val="nil"/>
            </w:tcBorders>
            <w:shd w:val="clear" w:color="000000" w:fill="FFEB9C"/>
            <w:noWrap/>
            <w:vAlign w:val="bottom"/>
            <w:hideMark/>
          </w:tcPr>
          <w:p w14:paraId="62F221E4" w14:textId="77777777" w:rsidR="00E6263C" w:rsidRPr="0020749A" w:rsidRDefault="00E6263C" w:rsidP="00E6263C">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E0B12E6"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9E0F10D"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r>
      <w:tr w:rsidR="00E6263C" w:rsidRPr="0020749A" w14:paraId="120DA10A" w14:textId="77777777" w:rsidTr="00E6263C">
        <w:trPr>
          <w:trHeight w:val="300"/>
        </w:trPr>
        <w:tc>
          <w:tcPr>
            <w:tcW w:w="0" w:type="auto"/>
            <w:tcBorders>
              <w:top w:val="nil"/>
              <w:left w:val="nil"/>
              <w:bottom w:val="nil"/>
              <w:right w:val="nil"/>
            </w:tcBorders>
            <w:shd w:val="clear" w:color="auto" w:fill="auto"/>
            <w:noWrap/>
            <w:vAlign w:val="bottom"/>
            <w:hideMark/>
          </w:tcPr>
          <w:p w14:paraId="4032EA94"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armeniacumXconcolor1</w:t>
            </w:r>
          </w:p>
        </w:tc>
        <w:tc>
          <w:tcPr>
            <w:tcW w:w="0" w:type="auto"/>
            <w:tcBorders>
              <w:top w:val="nil"/>
              <w:left w:val="single" w:sz="4" w:space="0" w:color="auto"/>
              <w:bottom w:val="nil"/>
              <w:right w:val="nil"/>
            </w:tcBorders>
            <w:shd w:val="clear" w:color="000000" w:fill="C6EFCE"/>
            <w:noWrap/>
            <w:vAlign w:val="bottom"/>
            <w:hideMark/>
          </w:tcPr>
          <w:p w14:paraId="7C5DF72B"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BE030CC"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2BCC579"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EF071BF"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9488E78"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F8E6284"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4664262"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E6263C" w:rsidRPr="0020749A" w14:paraId="6D3BE63B" w14:textId="77777777" w:rsidTr="00E6263C">
        <w:trPr>
          <w:trHeight w:val="300"/>
        </w:trPr>
        <w:tc>
          <w:tcPr>
            <w:tcW w:w="0" w:type="auto"/>
            <w:tcBorders>
              <w:top w:val="nil"/>
              <w:left w:val="nil"/>
              <w:bottom w:val="nil"/>
              <w:right w:val="nil"/>
            </w:tcBorders>
            <w:shd w:val="clear" w:color="auto" w:fill="auto"/>
            <w:noWrap/>
            <w:vAlign w:val="bottom"/>
            <w:hideMark/>
          </w:tcPr>
          <w:p w14:paraId="2FE7C4CA"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armeniacumXconcolor6</w:t>
            </w:r>
          </w:p>
        </w:tc>
        <w:tc>
          <w:tcPr>
            <w:tcW w:w="0" w:type="auto"/>
            <w:tcBorders>
              <w:top w:val="nil"/>
              <w:left w:val="single" w:sz="4" w:space="0" w:color="auto"/>
              <w:bottom w:val="nil"/>
              <w:right w:val="nil"/>
            </w:tcBorders>
            <w:shd w:val="clear" w:color="000000" w:fill="C6EFCE"/>
            <w:noWrap/>
            <w:vAlign w:val="bottom"/>
            <w:hideMark/>
          </w:tcPr>
          <w:p w14:paraId="69755026"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490A8AE"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CA4041C"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B3E8B66"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976B11B"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975259D"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E30B27B"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1(low)</w:t>
            </w:r>
          </w:p>
        </w:tc>
      </w:tr>
      <w:tr w:rsidR="00E6263C" w:rsidRPr="0020749A" w14:paraId="5FF5ABFC" w14:textId="77777777" w:rsidTr="00E6263C">
        <w:trPr>
          <w:trHeight w:val="300"/>
        </w:trPr>
        <w:tc>
          <w:tcPr>
            <w:tcW w:w="0" w:type="auto"/>
            <w:tcBorders>
              <w:top w:val="nil"/>
              <w:left w:val="nil"/>
              <w:bottom w:val="nil"/>
              <w:right w:val="nil"/>
            </w:tcBorders>
            <w:shd w:val="clear" w:color="auto" w:fill="auto"/>
            <w:noWrap/>
            <w:vAlign w:val="bottom"/>
            <w:hideMark/>
          </w:tcPr>
          <w:p w14:paraId="2DFC6590"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emersoniiXbellatulum</w:t>
            </w:r>
          </w:p>
        </w:tc>
        <w:tc>
          <w:tcPr>
            <w:tcW w:w="0" w:type="auto"/>
            <w:tcBorders>
              <w:top w:val="nil"/>
              <w:left w:val="single" w:sz="4" w:space="0" w:color="auto"/>
              <w:bottom w:val="nil"/>
              <w:right w:val="nil"/>
            </w:tcBorders>
            <w:shd w:val="clear" w:color="000000" w:fill="C6EFCE"/>
            <w:noWrap/>
            <w:vAlign w:val="bottom"/>
            <w:hideMark/>
          </w:tcPr>
          <w:p w14:paraId="46D1102A"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D6606B4"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1&amp;3</w:t>
            </w:r>
          </w:p>
        </w:tc>
        <w:tc>
          <w:tcPr>
            <w:tcW w:w="0" w:type="auto"/>
            <w:tcBorders>
              <w:top w:val="nil"/>
              <w:left w:val="single" w:sz="4" w:space="0" w:color="auto"/>
              <w:bottom w:val="nil"/>
              <w:right w:val="nil"/>
            </w:tcBorders>
            <w:shd w:val="clear" w:color="000000" w:fill="C6EFCE"/>
            <w:noWrap/>
            <w:vAlign w:val="bottom"/>
            <w:hideMark/>
          </w:tcPr>
          <w:p w14:paraId="2E1C135D"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1&amp;3</w:t>
            </w:r>
          </w:p>
        </w:tc>
        <w:tc>
          <w:tcPr>
            <w:tcW w:w="0" w:type="auto"/>
            <w:tcBorders>
              <w:top w:val="nil"/>
              <w:left w:val="single" w:sz="4" w:space="0" w:color="auto"/>
              <w:bottom w:val="nil"/>
              <w:right w:val="nil"/>
            </w:tcBorders>
            <w:shd w:val="clear" w:color="000000" w:fill="C6EFCE"/>
            <w:noWrap/>
            <w:vAlign w:val="bottom"/>
            <w:hideMark/>
          </w:tcPr>
          <w:p w14:paraId="061FA6D0"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hideMark/>
          </w:tcPr>
          <w:p w14:paraId="074F2CBE" w14:textId="77777777" w:rsidR="00E6263C" w:rsidRPr="0020749A" w:rsidRDefault="00E6263C" w:rsidP="00E6263C">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3742AD3" w14:textId="77777777" w:rsidR="00E6263C" w:rsidRPr="0020749A" w:rsidRDefault="00E6263C" w:rsidP="00E6263C">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1A9BA42A" w14:textId="77777777" w:rsidR="00E6263C" w:rsidRPr="0020749A" w:rsidRDefault="00E6263C" w:rsidP="00E6263C">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E6263C" w:rsidRPr="0020749A" w14:paraId="39BC46FF" w14:textId="77777777" w:rsidTr="00E6263C">
        <w:trPr>
          <w:trHeight w:val="300"/>
        </w:trPr>
        <w:tc>
          <w:tcPr>
            <w:tcW w:w="0" w:type="auto"/>
            <w:tcBorders>
              <w:top w:val="nil"/>
              <w:left w:val="nil"/>
              <w:bottom w:val="nil"/>
              <w:right w:val="nil"/>
            </w:tcBorders>
            <w:shd w:val="clear" w:color="auto" w:fill="auto"/>
            <w:noWrap/>
            <w:vAlign w:val="bottom"/>
            <w:hideMark/>
          </w:tcPr>
          <w:p w14:paraId="6ED3BC62"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delenatiiXniveum1</w:t>
            </w:r>
          </w:p>
        </w:tc>
        <w:tc>
          <w:tcPr>
            <w:tcW w:w="0" w:type="auto"/>
            <w:tcBorders>
              <w:top w:val="nil"/>
              <w:left w:val="single" w:sz="4" w:space="0" w:color="auto"/>
              <w:bottom w:val="nil"/>
              <w:right w:val="nil"/>
            </w:tcBorders>
            <w:shd w:val="clear" w:color="000000" w:fill="C6EFCE"/>
            <w:noWrap/>
            <w:vAlign w:val="bottom"/>
            <w:hideMark/>
          </w:tcPr>
          <w:p w14:paraId="4BEEF3A3"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9058DC2"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551C0146"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E69C44E"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A9CB110"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58418CA6"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65BDB456"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r>
      <w:tr w:rsidR="00E6263C" w:rsidRPr="0020749A" w14:paraId="5BB81C7C" w14:textId="77777777" w:rsidTr="00E6263C">
        <w:trPr>
          <w:trHeight w:val="300"/>
        </w:trPr>
        <w:tc>
          <w:tcPr>
            <w:tcW w:w="0" w:type="auto"/>
            <w:tcBorders>
              <w:top w:val="nil"/>
              <w:left w:val="nil"/>
              <w:bottom w:val="nil"/>
              <w:right w:val="nil"/>
            </w:tcBorders>
            <w:shd w:val="clear" w:color="auto" w:fill="auto"/>
            <w:noWrap/>
            <w:vAlign w:val="bottom"/>
            <w:hideMark/>
          </w:tcPr>
          <w:p w14:paraId="06FC72DE"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armeniacumXconcolor5</w:t>
            </w:r>
          </w:p>
        </w:tc>
        <w:tc>
          <w:tcPr>
            <w:tcW w:w="0" w:type="auto"/>
            <w:tcBorders>
              <w:top w:val="nil"/>
              <w:left w:val="single" w:sz="4" w:space="0" w:color="auto"/>
              <w:bottom w:val="nil"/>
              <w:right w:val="nil"/>
            </w:tcBorders>
            <w:shd w:val="clear" w:color="000000" w:fill="C6EFCE"/>
            <w:noWrap/>
            <w:vAlign w:val="bottom"/>
            <w:hideMark/>
          </w:tcPr>
          <w:p w14:paraId="1DCF540A"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5D7CF9C"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344748E"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438401A"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D002173"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9102A37"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C308056"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E6263C" w:rsidRPr="0020749A" w14:paraId="51E97008" w14:textId="77777777" w:rsidTr="00E6263C">
        <w:trPr>
          <w:trHeight w:val="300"/>
        </w:trPr>
        <w:tc>
          <w:tcPr>
            <w:tcW w:w="0" w:type="auto"/>
            <w:tcBorders>
              <w:top w:val="nil"/>
              <w:left w:val="nil"/>
              <w:bottom w:val="nil"/>
              <w:right w:val="nil"/>
            </w:tcBorders>
            <w:shd w:val="clear" w:color="auto" w:fill="auto"/>
            <w:noWrap/>
            <w:vAlign w:val="bottom"/>
            <w:hideMark/>
          </w:tcPr>
          <w:p w14:paraId="4129B88F"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armeniacumXconcolor4</w:t>
            </w:r>
          </w:p>
        </w:tc>
        <w:tc>
          <w:tcPr>
            <w:tcW w:w="0" w:type="auto"/>
            <w:tcBorders>
              <w:top w:val="nil"/>
              <w:left w:val="single" w:sz="4" w:space="0" w:color="auto"/>
              <w:bottom w:val="nil"/>
              <w:right w:val="nil"/>
            </w:tcBorders>
            <w:shd w:val="clear" w:color="000000" w:fill="C6EFCE"/>
            <w:noWrap/>
            <w:vAlign w:val="bottom"/>
            <w:hideMark/>
          </w:tcPr>
          <w:p w14:paraId="789A14EC"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A218CCE"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423AA68"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74D1D03"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45EF600"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A1025C9"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88643F1"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E6263C" w:rsidRPr="0020749A" w14:paraId="05629CF8" w14:textId="77777777" w:rsidTr="00E6263C">
        <w:trPr>
          <w:trHeight w:val="300"/>
        </w:trPr>
        <w:tc>
          <w:tcPr>
            <w:tcW w:w="0" w:type="auto"/>
            <w:tcBorders>
              <w:top w:val="nil"/>
              <w:left w:val="nil"/>
              <w:bottom w:val="nil"/>
              <w:right w:val="nil"/>
            </w:tcBorders>
            <w:shd w:val="clear" w:color="auto" w:fill="auto"/>
            <w:noWrap/>
            <w:vAlign w:val="bottom"/>
            <w:hideMark/>
          </w:tcPr>
          <w:p w14:paraId="037BC9F0"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EFEA64C"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A3E8E98"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CF14704"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2F3E5093"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04A5F55E"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DC2C214"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39C7C8A"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6263C" w:rsidRPr="0020749A" w14:paraId="5BDDB032" w14:textId="77777777" w:rsidTr="00E6263C">
        <w:trPr>
          <w:trHeight w:val="300"/>
        </w:trPr>
        <w:tc>
          <w:tcPr>
            <w:tcW w:w="0" w:type="auto"/>
            <w:tcBorders>
              <w:top w:val="nil"/>
              <w:left w:val="nil"/>
              <w:bottom w:val="nil"/>
              <w:right w:val="nil"/>
            </w:tcBorders>
            <w:shd w:val="clear" w:color="auto" w:fill="auto"/>
            <w:noWrap/>
            <w:vAlign w:val="bottom"/>
            <w:hideMark/>
          </w:tcPr>
          <w:p w14:paraId="332C799C"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4C423342"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B53FCC"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auto"/>
              <w:left w:val="single" w:sz="4" w:space="0" w:color="auto"/>
              <w:bottom w:val="nil"/>
              <w:right w:val="nil"/>
            </w:tcBorders>
            <w:shd w:val="clear" w:color="auto" w:fill="auto"/>
            <w:noWrap/>
            <w:vAlign w:val="bottom"/>
            <w:hideMark/>
          </w:tcPr>
          <w:p w14:paraId="1E5D4044"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Legenda</w:t>
            </w:r>
          </w:p>
        </w:tc>
        <w:tc>
          <w:tcPr>
            <w:tcW w:w="0" w:type="auto"/>
            <w:tcBorders>
              <w:top w:val="single" w:sz="4" w:space="0" w:color="auto"/>
              <w:left w:val="nil"/>
              <w:bottom w:val="nil"/>
              <w:right w:val="nil"/>
            </w:tcBorders>
            <w:shd w:val="clear" w:color="auto" w:fill="auto"/>
            <w:noWrap/>
            <w:vAlign w:val="bottom"/>
            <w:hideMark/>
          </w:tcPr>
          <w:p w14:paraId="7A772B4B"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hideMark/>
          </w:tcPr>
          <w:p w14:paraId="48C4DE19"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hideMark/>
          </w:tcPr>
          <w:p w14:paraId="438936AE"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020383A3"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6263C" w:rsidRPr="0020749A" w14:paraId="42BD9DF4" w14:textId="77777777" w:rsidTr="00E6263C">
        <w:trPr>
          <w:trHeight w:val="300"/>
        </w:trPr>
        <w:tc>
          <w:tcPr>
            <w:tcW w:w="0" w:type="auto"/>
            <w:tcBorders>
              <w:top w:val="nil"/>
              <w:left w:val="nil"/>
              <w:bottom w:val="nil"/>
              <w:right w:val="nil"/>
            </w:tcBorders>
            <w:shd w:val="clear" w:color="auto" w:fill="auto"/>
            <w:noWrap/>
            <w:vAlign w:val="bottom"/>
            <w:hideMark/>
          </w:tcPr>
          <w:p w14:paraId="62BD5FE8"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6152DC9"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58A3E14"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37C58BC"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34650B79"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75FF5E"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D28DE6"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nil"/>
              <w:bottom w:val="nil"/>
              <w:right w:val="single" w:sz="4" w:space="0" w:color="auto"/>
            </w:tcBorders>
            <w:shd w:val="clear" w:color="auto" w:fill="auto"/>
            <w:noWrap/>
            <w:vAlign w:val="bottom"/>
            <w:hideMark/>
          </w:tcPr>
          <w:p w14:paraId="289A4E61"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6263C" w:rsidRPr="0020749A" w14:paraId="1907E329" w14:textId="77777777" w:rsidTr="00E6263C">
        <w:trPr>
          <w:trHeight w:val="300"/>
        </w:trPr>
        <w:tc>
          <w:tcPr>
            <w:tcW w:w="0" w:type="auto"/>
            <w:tcBorders>
              <w:top w:val="nil"/>
              <w:left w:val="nil"/>
              <w:bottom w:val="nil"/>
              <w:right w:val="nil"/>
            </w:tcBorders>
            <w:shd w:val="clear" w:color="auto" w:fill="auto"/>
            <w:noWrap/>
            <w:vAlign w:val="bottom"/>
            <w:hideMark/>
          </w:tcPr>
          <w:p w14:paraId="7F618040"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A822144"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431E05"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E38A5F"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E402F36"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hideMark/>
          </w:tcPr>
          <w:p w14:paraId="4F5FF625" w14:textId="77777777" w:rsidR="00E6263C" w:rsidRPr="0020749A" w:rsidRDefault="00E6263C" w:rsidP="00E6263C">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Parvisepalum</w:t>
            </w:r>
          </w:p>
        </w:tc>
        <w:tc>
          <w:tcPr>
            <w:tcW w:w="0" w:type="auto"/>
            <w:tcBorders>
              <w:top w:val="nil"/>
              <w:left w:val="nil"/>
              <w:bottom w:val="nil"/>
              <w:right w:val="nil"/>
            </w:tcBorders>
            <w:shd w:val="clear" w:color="auto" w:fill="auto"/>
            <w:noWrap/>
            <w:vAlign w:val="bottom"/>
            <w:hideMark/>
          </w:tcPr>
          <w:p w14:paraId="2F72C6E1"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hideMark/>
          </w:tcPr>
          <w:p w14:paraId="61446C9E" w14:textId="77777777" w:rsidR="00E6263C" w:rsidRPr="0020749A" w:rsidRDefault="00E6263C" w:rsidP="00E6263C">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Pardalopetalum</w:t>
            </w:r>
          </w:p>
        </w:tc>
      </w:tr>
      <w:tr w:rsidR="00E6263C" w:rsidRPr="0020749A" w14:paraId="14F623FD" w14:textId="77777777" w:rsidTr="00E6263C">
        <w:trPr>
          <w:trHeight w:val="300"/>
        </w:trPr>
        <w:tc>
          <w:tcPr>
            <w:tcW w:w="0" w:type="auto"/>
            <w:tcBorders>
              <w:top w:val="nil"/>
              <w:left w:val="nil"/>
              <w:bottom w:val="nil"/>
              <w:right w:val="nil"/>
            </w:tcBorders>
            <w:shd w:val="clear" w:color="auto" w:fill="auto"/>
            <w:noWrap/>
            <w:vAlign w:val="bottom"/>
            <w:hideMark/>
          </w:tcPr>
          <w:p w14:paraId="5EA255BD"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4C01632"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8202A2C"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4FEA1B0"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678DD69E"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hideMark/>
          </w:tcPr>
          <w:p w14:paraId="476F6B00" w14:textId="77777777" w:rsidR="00E6263C" w:rsidRPr="0020749A" w:rsidRDefault="00E6263C" w:rsidP="00E6263C">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Paphiopedilum</w:t>
            </w:r>
          </w:p>
        </w:tc>
        <w:tc>
          <w:tcPr>
            <w:tcW w:w="0" w:type="auto"/>
            <w:tcBorders>
              <w:top w:val="nil"/>
              <w:left w:val="nil"/>
              <w:bottom w:val="nil"/>
              <w:right w:val="nil"/>
            </w:tcBorders>
            <w:shd w:val="clear" w:color="auto" w:fill="auto"/>
            <w:noWrap/>
            <w:vAlign w:val="bottom"/>
            <w:hideMark/>
          </w:tcPr>
          <w:p w14:paraId="1868C5A8"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hideMark/>
          </w:tcPr>
          <w:p w14:paraId="06736BAB" w14:textId="77777777" w:rsidR="00E6263C" w:rsidRPr="0020749A" w:rsidRDefault="00E6263C" w:rsidP="00E6263C">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Coryopedilum</w:t>
            </w:r>
          </w:p>
        </w:tc>
      </w:tr>
      <w:tr w:rsidR="00E6263C" w:rsidRPr="0020749A" w14:paraId="784620AD" w14:textId="77777777" w:rsidTr="00E6263C">
        <w:trPr>
          <w:trHeight w:val="300"/>
        </w:trPr>
        <w:tc>
          <w:tcPr>
            <w:tcW w:w="0" w:type="auto"/>
            <w:tcBorders>
              <w:top w:val="nil"/>
              <w:left w:val="nil"/>
              <w:bottom w:val="nil"/>
              <w:right w:val="nil"/>
            </w:tcBorders>
            <w:shd w:val="clear" w:color="auto" w:fill="auto"/>
            <w:noWrap/>
            <w:vAlign w:val="bottom"/>
            <w:hideMark/>
          </w:tcPr>
          <w:p w14:paraId="41CF6279"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4C019353"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37DA90C"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right w:val="nil"/>
            </w:tcBorders>
            <w:shd w:val="clear" w:color="auto" w:fill="auto"/>
            <w:noWrap/>
            <w:vAlign w:val="bottom"/>
            <w:hideMark/>
          </w:tcPr>
          <w:p w14:paraId="36CB1FA8"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right w:val="nil"/>
            </w:tcBorders>
            <w:shd w:val="clear" w:color="auto" w:fill="auto"/>
            <w:noWrap/>
            <w:vAlign w:val="bottom"/>
            <w:hideMark/>
          </w:tcPr>
          <w:p w14:paraId="298A31E5"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c>
          <w:tcPr>
            <w:tcW w:w="0" w:type="auto"/>
            <w:tcBorders>
              <w:top w:val="nil"/>
              <w:left w:val="nil"/>
              <w:right w:val="nil"/>
            </w:tcBorders>
            <w:shd w:val="clear" w:color="auto" w:fill="auto"/>
            <w:noWrap/>
            <w:vAlign w:val="bottom"/>
            <w:hideMark/>
          </w:tcPr>
          <w:p w14:paraId="35A8EB12" w14:textId="77777777" w:rsidR="00E6263C" w:rsidRPr="0020749A" w:rsidRDefault="00E6263C" w:rsidP="00E6263C">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Cochlopetalum</w:t>
            </w:r>
          </w:p>
        </w:tc>
        <w:tc>
          <w:tcPr>
            <w:tcW w:w="0" w:type="auto"/>
            <w:tcBorders>
              <w:top w:val="nil"/>
              <w:left w:val="nil"/>
              <w:right w:val="nil"/>
            </w:tcBorders>
            <w:shd w:val="clear" w:color="auto" w:fill="auto"/>
            <w:noWrap/>
            <w:vAlign w:val="bottom"/>
            <w:hideMark/>
          </w:tcPr>
          <w:p w14:paraId="2C4ED2F4"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6</w:t>
            </w:r>
          </w:p>
        </w:tc>
        <w:tc>
          <w:tcPr>
            <w:tcW w:w="0" w:type="auto"/>
            <w:tcBorders>
              <w:top w:val="nil"/>
              <w:left w:val="nil"/>
              <w:right w:val="single" w:sz="4" w:space="0" w:color="auto"/>
            </w:tcBorders>
            <w:shd w:val="clear" w:color="auto" w:fill="auto"/>
            <w:noWrap/>
            <w:vAlign w:val="bottom"/>
            <w:hideMark/>
          </w:tcPr>
          <w:p w14:paraId="66FFA411" w14:textId="77777777" w:rsidR="00E6263C" w:rsidRPr="0020749A" w:rsidRDefault="00E6263C" w:rsidP="00E6263C">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Brachypetalum</w:t>
            </w:r>
          </w:p>
        </w:tc>
      </w:tr>
      <w:tr w:rsidR="00E6263C" w:rsidRPr="0020749A" w14:paraId="78C9F3DE" w14:textId="77777777" w:rsidTr="00E6263C">
        <w:trPr>
          <w:trHeight w:val="300"/>
        </w:trPr>
        <w:tc>
          <w:tcPr>
            <w:tcW w:w="0" w:type="auto"/>
            <w:tcBorders>
              <w:top w:val="nil"/>
              <w:left w:val="nil"/>
              <w:bottom w:val="nil"/>
              <w:right w:val="nil"/>
            </w:tcBorders>
            <w:shd w:val="clear" w:color="auto" w:fill="auto"/>
            <w:noWrap/>
            <w:vAlign w:val="bottom"/>
            <w:hideMark/>
          </w:tcPr>
          <w:p w14:paraId="35607A65"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1443DBF"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201A60C"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544BF625"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nil"/>
            </w:tcBorders>
            <w:shd w:val="clear" w:color="auto" w:fill="auto"/>
            <w:noWrap/>
            <w:vAlign w:val="bottom"/>
            <w:hideMark/>
          </w:tcPr>
          <w:p w14:paraId="012ED6D7"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7</w:t>
            </w:r>
          </w:p>
        </w:tc>
        <w:tc>
          <w:tcPr>
            <w:tcW w:w="0" w:type="auto"/>
            <w:tcBorders>
              <w:top w:val="nil"/>
              <w:left w:val="nil"/>
              <w:bottom w:val="single" w:sz="4" w:space="0" w:color="auto"/>
              <w:right w:val="nil"/>
            </w:tcBorders>
            <w:shd w:val="clear" w:color="auto" w:fill="auto"/>
            <w:noWrap/>
            <w:vAlign w:val="bottom"/>
            <w:hideMark/>
          </w:tcPr>
          <w:p w14:paraId="7CF4B112" w14:textId="77777777" w:rsidR="00E6263C" w:rsidRPr="0020749A" w:rsidRDefault="00E6263C" w:rsidP="00E6263C">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Barbata</w:t>
            </w:r>
          </w:p>
        </w:tc>
        <w:tc>
          <w:tcPr>
            <w:tcW w:w="0" w:type="auto"/>
            <w:tcBorders>
              <w:top w:val="nil"/>
              <w:left w:val="nil"/>
              <w:bottom w:val="single" w:sz="4" w:space="0" w:color="auto"/>
              <w:right w:val="nil"/>
            </w:tcBorders>
            <w:shd w:val="clear" w:color="auto" w:fill="auto"/>
            <w:noWrap/>
            <w:vAlign w:val="bottom"/>
            <w:hideMark/>
          </w:tcPr>
          <w:p w14:paraId="5239FDDE"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nil"/>
              <w:bottom w:val="single" w:sz="4" w:space="0" w:color="auto"/>
              <w:right w:val="single" w:sz="4" w:space="0" w:color="auto"/>
            </w:tcBorders>
            <w:shd w:val="clear" w:color="auto" w:fill="auto"/>
            <w:noWrap/>
            <w:vAlign w:val="bottom"/>
            <w:hideMark/>
          </w:tcPr>
          <w:p w14:paraId="15CD1C78"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bl>
    <w:p w14:paraId="5A8943B6" w14:textId="77777777" w:rsidR="005C28F9" w:rsidRPr="0020749A" w:rsidRDefault="005C28F9" w:rsidP="00E67269">
      <w:pPr>
        <w:rPr>
          <w:lang w:val="en-GB"/>
        </w:rPr>
        <w:sectPr w:rsidR="005C28F9" w:rsidRPr="0020749A" w:rsidSect="00D42B4A">
          <w:pgSz w:w="16840" w:h="11900" w:orient="landscape"/>
          <w:pgMar w:top="993" w:right="1417" w:bottom="851" w:left="1417" w:header="708" w:footer="708" w:gutter="0"/>
          <w:cols w:space="708"/>
          <w:docGrid w:linePitch="360"/>
        </w:sectPr>
      </w:pPr>
    </w:p>
    <w:p w14:paraId="4E1FF11D" w14:textId="1817637A" w:rsidR="00E67269" w:rsidRPr="0020749A" w:rsidRDefault="005C28F9" w:rsidP="000A64B8">
      <w:pPr>
        <w:pStyle w:val="Kop2"/>
        <w:numPr>
          <w:ilvl w:val="0"/>
          <w:numId w:val="10"/>
        </w:numPr>
        <w:spacing w:before="0" w:after="120"/>
        <w:rPr>
          <w:lang w:val="en-GB"/>
        </w:rPr>
      </w:pPr>
      <w:bookmarkStart w:id="116" w:name="_Toc260580251"/>
      <w:r w:rsidRPr="0020749A">
        <w:rPr>
          <w:lang w:val="en-GB"/>
        </w:rPr>
        <w:lastRenderedPageBreak/>
        <w:t>Results of characteristic research</w:t>
      </w:r>
      <w:bookmarkEnd w:id="116"/>
    </w:p>
    <w:p w14:paraId="1C3C9C18" w14:textId="6D95FD8B" w:rsidR="00225D90" w:rsidRPr="0020749A" w:rsidRDefault="00225D90" w:rsidP="00225D90">
      <w:pPr>
        <w:pStyle w:val="Bijschrift"/>
        <w:keepNext/>
        <w:rPr>
          <w:lang w:val="en-GB"/>
        </w:rPr>
      </w:pPr>
      <w:r w:rsidRPr="0020749A">
        <w:rPr>
          <w:lang w:val="en-GB"/>
        </w:rPr>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13</w:t>
      </w:r>
      <w:r w:rsidR="000A64B8" w:rsidRPr="0020749A">
        <w:rPr>
          <w:lang w:val="en-GB"/>
        </w:rPr>
        <w:fldChar w:fldCharType="end"/>
      </w:r>
      <w:r w:rsidRPr="0020749A">
        <w:rPr>
          <w:lang w:val="en-GB"/>
        </w:rPr>
        <w:t xml:space="preserve"> Characteristic research of the section </w:t>
      </w:r>
      <w:r w:rsidRPr="0020749A">
        <w:rPr>
          <w:i/>
          <w:lang w:val="en-GB"/>
        </w:rPr>
        <w:t>Barbata</w:t>
      </w:r>
    </w:p>
    <w:tbl>
      <w:tblPr>
        <w:tblW w:w="0" w:type="auto"/>
        <w:tblInd w:w="55" w:type="dxa"/>
        <w:tblCellMar>
          <w:left w:w="70" w:type="dxa"/>
          <w:right w:w="70" w:type="dxa"/>
        </w:tblCellMar>
        <w:tblLook w:val="04A0" w:firstRow="1" w:lastRow="0" w:firstColumn="1" w:lastColumn="0" w:noHBand="0" w:noVBand="1"/>
      </w:tblPr>
      <w:tblGrid>
        <w:gridCol w:w="1319"/>
        <w:gridCol w:w="1693"/>
        <w:gridCol w:w="1639"/>
        <w:gridCol w:w="1639"/>
        <w:gridCol w:w="1806"/>
        <w:gridCol w:w="2048"/>
        <w:gridCol w:w="1639"/>
        <w:gridCol w:w="1639"/>
      </w:tblGrid>
      <w:tr w:rsidR="005C28F9" w:rsidRPr="0020749A" w14:paraId="31E7C19E" w14:textId="77777777" w:rsidTr="005C28F9">
        <w:trPr>
          <w:trHeight w:val="500"/>
        </w:trPr>
        <w:tc>
          <w:tcPr>
            <w:tcW w:w="0" w:type="auto"/>
            <w:tcBorders>
              <w:top w:val="nil"/>
              <w:left w:val="nil"/>
              <w:bottom w:val="nil"/>
              <w:right w:val="nil"/>
            </w:tcBorders>
            <w:shd w:val="clear" w:color="auto" w:fill="auto"/>
            <w:noWrap/>
            <w:vAlign w:val="bottom"/>
            <w:hideMark/>
          </w:tcPr>
          <w:p w14:paraId="3F5BAFA2"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B6DAD66" w14:textId="77777777" w:rsidR="005C28F9" w:rsidRPr="0020749A" w:rsidRDefault="005C28F9" w:rsidP="005C28F9">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79A1E9D5" w14:textId="77777777" w:rsidR="005C28F9" w:rsidRPr="0020749A" w:rsidRDefault="005C28F9" w:rsidP="005C28F9">
            <w:pPr>
              <w:jc w:val="center"/>
              <w:rPr>
                <w:rFonts w:ascii="Calibri" w:eastAsia="Times New Roman" w:hAnsi="Calibri" w:cs="Times New Roman"/>
                <w:b/>
                <w:bCs/>
                <w:i/>
                <w:color w:val="000000"/>
                <w:sz w:val="40"/>
                <w:szCs w:val="40"/>
                <w:lang w:val="en-GB"/>
              </w:rPr>
            </w:pPr>
            <w:r w:rsidRPr="0020749A">
              <w:rPr>
                <w:rFonts w:ascii="Calibri" w:eastAsia="Times New Roman" w:hAnsi="Calibri" w:cs="Times New Roman"/>
                <w:b/>
                <w:bCs/>
                <w:i/>
                <w:color w:val="000000"/>
                <w:sz w:val="32"/>
                <w:szCs w:val="40"/>
                <w:lang w:val="en-GB"/>
              </w:rPr>
              <w:t>Barbata</w:t>
            </w:r>
          </w:p>
        </w:tc>
        <w:tc>
          <w:tcPr>
            <w:tcW w:w="0" w:type="auto"/>
            <w:tcBorders>
              <w:top w:val="nil"/>
              <w:left w:val="nil"/>
              <w:bottom w:val="nil"/>
              <w:right w:val="nil"/>
            </w:tcBorders>
            <w:shd w:val="clear" w:color="auto" w:fill="auto"/>
            <w:noWrap/>
            <w:vAlign w:val="bottom"/>
            <w:hideMark/>
          </w:tcPr>
          <w:p w14:paraId="53949108"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58CB51B"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20C6E15" w14:textId="77777777" w:rsidR="005C28F9" w:rsidRPr="0020749A" w:rsidRDefault="005C28F9" w:rsidP="005C28F9">
            <w:pPr>
              <w:rPr>
                <w:rFonts w:ascii="Calibri" w:eastAsia="Times New Roman" w:hAnsi="Calibri" w:cs="Times New Roman"/>
                <w:color w:val="000000"/>
                <w:lang w:val="en-GB"/>
              </w:rPr>
            </w:pPr>
          </w:p>
        </w:tc>
      </w:tr>
      <w:tr w:rsidR="005C28F9" w:rsidRPr="0020749A" w14:paraId="72091C49" w14:textId="77777777" w:rsidTr="005C28F9">
        <w:trPr>
          <w:trHeight w:val="300"/>
        </w:trPr>
        <w:tc>
          <w:tcPr>
            <w:tcW w:w="0" w:type="auto"/>
            <w:tcBorders>
              <w:top w:val="nil"/>
              <w:left w:val="nil"/>
              <w:bottom w:val="nil"/>
              <w:right w:val="nil"/>
            </w:tcBorders>
            <w:shd w:val="clear" w:color="auto" w:fill="auto"/>
            <w:noWrap/>
            <w:vAlign w:val="bottom"/>
            <w:hideMark/>
          </w:tcPr>
          <w:p w14:paraId="4AA2DCBD"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FB1C18"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071B1F8"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4C5241F"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A07BFD5"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65730E9"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FC2F03"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AA47429" w14:textId="77777777" w:rsidR="005C28F9" w:rsidRPr="0020749A" w:rsidRDefault="005C28F9" w:rsidP="005C28F9">
            <w:pPr>
              <w:rPr>
                <w:rFonts w:ascii="Calibri" w:eastAsia="Times New Roman" w:hAnsi="Calibri" w:cs="Times New Roman"/>
                <w:color w:val="000000"/>
                <w:lang w:val="en-GB"/>
              </w:rPr>
            </w:pPr>
          </w:p>
        </w:tc>
      </w:tr>
      <w:tr w:rsidR="005C28F9" w:rsidRPr="0020749A" w14:paraId="06B18259" w14:textId="77777777" w:rsidTr="005C28F9">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F2317" w14:textId="77777777" w:rsidR="005C28F9" w:rsidRPr="0020749A" w:rsidRDefault="005C28F9" w:rsidP="005C28F9">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28420BE3" w14:textId="77777777" w:rsidR="005C28F9" w:rsidRPr="0020749A" w:rsidRDefault="005C28F9" w:rsidP="005C28F9">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argus1*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08CED7D6" w14:textId="77777777" w:rsidR="005C28F9" w:rsidRPr="0020749A" w:rsidRDefault="005C28F9" w:rsidP="005C28F9">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argus2_2§</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023AF474" w14:textId="77777777" w:rsidR="005C28F9" w:rsidRPr="0020749A" w:rsidRDefault="005C28F9" w:rsidP="005C28F9">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mastersianum1*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2AC0B319" w14:textId="77777777" w:rsidR="005C28F9" w:rsidRPr="0020749A" w:rsidRDefault="005C28F9" w:rsidP="005C28F9">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mastersianum2_5§</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3DA39F53" w14:textId="77777777" w:rsidR="005C28F9" w:rsidRPr="0020749A" w:rsidRDefault="005C28F9" w:rsidP="005C28F9">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tonsum1*$</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9240A72" w14:textId="77777777" w:rsidR="005C28F9" w:rsidRPr="0020749A" w:rsidRDefault="005C28F9" w:rsidP="005C28F9">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tonsum2_2§</w:t>
            </w:r>
          </w:p>
        </w:tc>
      </w:tr>
      <w:tr w:rsidR="005C28F9" w:rsidRPr="0020749A" w14:paraId="64A85489" w14:textId="77777777" w:rsidTr="005C28F9">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23605" w14:textId="77777777" w:rsidR="005C28F9" w:rsidRPr="0020749A" w:rsidRDefault="005C28F9"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B3F45AB" w14:textId="77777777" w:rsidR="005C28F9" w:rsidRPr="0020749A" w:rsidRDefault="005C28F9"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5608184" w14:textId="77777777" w:rsidR="005C28F9" w:rsidRPr="0020749A" w:rsidRDefault="005C28F9"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255A156" w14:textId="77777777" w:rsidR="005C28F9" w:rsidRPr="0020749A" w:rsidRDefault="005C28F9"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A1B27CC"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ED2A8DC"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2A4BB0A"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703CDF" w:rsidRPr="0020749A" w14:paraId="6483F5F8"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BFE6CF" w14:textId="77777777" w:rsidR="00703CDF" w:rsidRPr="0020749A" w:rsidRDefault="00703CDF"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spathulate petals</w:t>
            </w:r>
          </w:p>
        </w:tc>
        <w:tc>
          <w:tcPr>
            <w:tcW w:w="0" w:type="auto"/>
            <w:tcBorders>
              <w:top w:val="nil"/>
              <w:left w:val="nil"/>
              <w:bottom w:val="single" w:sz="4" w:space="0" w:color="auto"/>
              <w:right w:val="single" w:sz="4" w:space="0" w:color="auto"/>
            </w:tcBorders>
            <w:shd w:val="clear" w:color="auto" w:fill="auto"/>
            <w:noWrap/>
            <w:vAlign w:val="bottom"/>
            <w:hideMark/>
          </w:tcPr>
          <w:p w14:paraId="65066146" w14:textId="276D8293" w:rsidR="00703CDF" w:rsidRPr="0020749A" w:rsidRDefault="00703CDF" w:rsidP="005C28F9">
            <w:pPr>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0CE9E9C" w14:textId="70BFB6A2"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51A79AE4" w14:textId="1FD71CC2"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5EDFCF7" w14:textId="2499A5C2"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360E44EE" w14:textId="6F8A68CB" w:rsidR="00703CDF" w:rsidRPr="0020749A" w:rsidRDefault="00703CDF" w:rsidP="005C28F9">
            <w:pPr>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C7736F3" w14:textId="6AA40882"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703CDF" w:rsidRPr="0020749A" w14:paraId="625D29CA"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0284D" w14:textId="77777777" w:rsidR="00703CDF" w:rsidRPr="0020749A" w:rsidRDefault="00703CDF"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spotted and/or warted petals</w:t>
            </w:r>
          </w:p>
        </w:tc>
        <w:tc>
          <w:tcPr>
            <w:tcW w:w="0" w:type="auto"/>
            <w:tcBorders>
              <w:top w:val="nil"/>
              <w:left w:val="nil"/>
              <w:bottom w:val="single" w:sz="4" w:space="0" w:color="auto"/>
              <w:right w:val="single" w:sz="4" w:space="0" w:color="auto"/>
            </w:tcBorders>
            <w:shd w:val="clear" w:color="auto" w:fill="auto"/>
            <w:noWrap/>
            <w:vAlign w:val="bottom"/>
            <w:hideMark/>
          </w:tcPr>
          <w:p w14:paraId="1096D975" w14:textId="2B4C0EA3"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6211BEC" w14:textId="5904E779"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3F38EBF9" w14:textId="1E328B3E"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5C194FD" w14:textId="76BB7605"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E7D661B" w14:textId="2B04D7B9"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BC2FC7D" w14:textId="12857FAA"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703CDF" w:rsidRPr="0020749A" w14:paraId="148AB15E"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19172E" w14:textId="77777777" w:rsidR="00703CDF" w:rsidRPr="0020749A" w:rsidRDefault="00703CDF"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incurved sidelobes</w:t>
            </w:r>
          </w:p>
        </w:tc>
        <w:tc>
          <w:tcPr>
            <w:tcW w:w="0" w:type="auto"/>
            <w:tcBorders>
              <w:top w:val="nil"/>
              <w:left w:val="nil"/>
              <w:bottom w:val="single" w:sz="4" w:space="0" w:color="auto"/>
              <w:right w:val="single" w:sz="4" w:space="0" w:color="auto"/>
            </w:tcBorders>
            <w:shd w:val="clear" w:color="auto" w:fill="auto"/>
            <w:noWrap/>
            <w:vAlign w:val="bottom"/>
            <w:hideMark/>
          </w:tcPr>
          <w:p w14:paraId="7C9B0FA8" w14:textId="156D6811"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3B498F7" w14:textId="6A245C83"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225D1C2A" w14:textId="619FBEA1"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90E4854" w14:textId="220DE0AC"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3F9ACE2" w14:textId="3D969D07"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C6A494B" w14:textId="7FBCA25E"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5C28F9" w:rsidRPr="0020749A" w14:paraId="0E1F583C" w14:textId="77777777" w:rsidTr="005C28F9">
        <w:trPr>
          <w:trHeight w:val="300"/>
        </w:trPr>
        <w:tc>
          <w:tcPr>
            <w:tcW w:w="0" w:type="auto"/>
            <w:tcBorders>
              <w:top w:val="nil"/>
              <w:left w:val="nil"/>
              <w:bottom w:val="nil"/>
              <w:right w:val="nil"/>
            </w:tcBorders>
            <w:shd w:val="clear" w:color="auto" w:fill="auto"/>
            <w:noWrap/>
            <w:vAlign w:val="bottom"/>
            <w:hideMark/>
          </w:tcPr>
          <w:p w14:paraId="27C32503"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46FB0F8"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4BE4DB81"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25C5D3A9" w14:textId="77777777" w:rsidR="005C28F9" w:rsidRPr="0020749A" w:rsidRDefault="005C28F9" w:rsidP="005C28F9">
            <w:pPr>
              <w:jc w:val="cente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3155AE2C"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3F07952B" w14:textId="77777777" w:rsidR="005C28F9" w:rsidRPr="0020749A" w:rsidRDefault="005C28F9" w:rsidP="005C28F9">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20F25B87"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0CAE19C5"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r>
      <w:tr w:rsidR="005C28F9" w:rsidRPr="0020749A" w14:paraId="0C3B98B5" w14:textId="77777777" w:rsidTr="005C28F9">
        <w:trPr>
          <w:trHeight w:val="300"/>
        </w:trPr>
        <w:tc>
          <w:tcPr>
            <w:tcW w:w="0" w:type="auto"/>
            <w:tcBorders>
              <w:top w:val="nil"/>
              <w:left w:val="nil"/>
              <w:bottom w:val="nil"/>
              <w:right w:val="nil"/>
            </w:tcBorders>
            <w:shd w:val="clear" w:color="auto" w:fill="auto"/>
            <w:noWrap/>
            <w:vAlign w:val="bottom"/>
            <w:hideMark/>
          </w:tcPr>
          <w:p w14:paraId="6388BC14"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FA433A5"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95DF565"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149BDCDD"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3A74D477"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2F07AC54"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546AD6D9"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c>
          <w:tcPr>
            <w:tcW w:w="0" w:type="auto"/>
            <w:tcBorders>
              <w:top w:val="nil"/>
              <w:left w:val="nil"/>
              <w:bottom w:val="single" w:sz="4" w:space="0" w:color="B2B2B2"/>
              <w:right w:val="single" w:sz="4" w:space="0" w:color="B2B2B2"/>
            </w:tcBorders>
            <w:shd w:val="clear" w:color="000000" w:fill="FFFFCC"/>
            <w:noWrap/>
            <w:vAlign w:val="bottom"/>
            <w:hideMark/>
          </w:tcPr>
          <w:p w14:paraId="21C135D9"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r>
      <w:tr w:rsidR="005C28F9" w:rsidRPr="0020749A" w14:paraId="70942372" w14:textId="77777777" w:rsidTr="005C28F9">
        <w:trPr>
          <w:trHeight w:val="300"/>
        </w:trPr>
        <w:tc>
          <w:tcPr>
            <w:tcW w:w="0" w:type="auto"/>
            <w:tcBorders>
              <w:top w:val="nil"/>
              <w:left w:val="nil"/>
              <w:bottom w:val="nil"/>
              <w:right w:val="nil"/>
            </w:tcBorders>
            <w:shd w:val="clear" w:color="auto" w:fill="auto"/>
            <w:noWrap/>
            <w:vAlign w:val="bottom"/>
            <w:hideMark/>
          </w:tcPr>
          <w:p w14:paraId="655E072E"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3466F16"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020971B"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1D51A0CE"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5F92C8F0"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1D3391AE"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5E6888AA"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 +</w:t>
            </w:r>
          </w:p>
        </w:tc>
        <w:tc>
          <w:tcPr>
            <w:tcW w:w="0" w:type="auto"/>
            <w:tcBorders>
              <w:top w:val="nil"/>
              <w:left w:val="nil"/>
              <w:bottom w:val="single" w:sz="4" w:space="0" w:color="B2B2B2"/>
              <w:right w:val="single" w:sz="4" w:space="0" w:color="B2B2B2"/>
            </w:tcBorders>
            <w:shd w:val="clear" w:color="000000" w:fill="FFFFCC"/>
            <w:noWrap/>
            <w:vAlign w:val="bottom"/>
            <w:hideMark/>
          </w:tcPr>
          <w:p w14:paraId="6B4FD465"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r>
      <w:tr w:rsidR="005C28F9" w:rsidRPr="0020749A" w14:paraId="3BB69327" w14:textId="77777777" w:rsidTr="005C28F9">
        <w:trPr>
          <w:trHeight w:val="300"/>
        </w:trPr>
        <w:tc>
          <w:tcPr>
            <w:tcW w:w="0" w:type="auto"/>
            <w:tcBorders>
              <w:top w:val="nil"/>
              <w:left w:val="nil"/>
              <w:bottom w:val="nil"/>
              <w:right w:val="nil"/>
            </w:tcBorders>
            <w:shd w:val="clear" w:color="auto" w:fill="auto"/>
            <w:noWrap/>
            <w:vAlign w:val="bottom"/>
            <w:hideMark/>
          </w:tcPr>
          <w:p w14:paraId="7E20B6E2"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81500A6"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C6C694"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CBD19A6"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D8DAEC6"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F76C7FB"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3AE2D14F"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Small pic.</w:t>
            </w:r>
          </w:p>
        </w:tc>
        <w:tc>
          <w:tcPr>
            <w:tcW w:w="0" w:type="auto"/>
            <w:tcBorders>
              <w:top w:val="nil"/>
              <w:left w:val="nil"/>
              <w:bottom w:val="nil"/>
              <w:right w:val="nil"/>
            </w:tcBorders>
            <w:shd w:val="clear" w:color="auto" w:fill="auto"/>
            <w:noWrap/>
            <w:vAlign w:val="bottom"/>
            <w:hideMark/>
          </w:tcPr>
          <w:p w14:paraId="2A84978C" w14:textId="77777777" w:rsidR="005C28F9" w:rsidRPr="0020749A" w:rsidRDefault="005C28F9" w:rsidP="005C28F9">
            <w:pPr>
              <w:jc w:val="center"/>
              <w:rPr>
                <w:rFonts w:ascii="Calibri" w:eastAsia="Times New Roman" w:hAnsi="Calibri" w:cs="Times New Roman"/>
                <w:color w:val="000000"/>
                <w:lang w:val="en-GB"/>
              </w:rPr>
            </w:pPr>
          </w:p>
        </w:tc>
      </w:tr>
      <w:tr w:rsidR="005C28F9" w:rsidRPr="0020749A" w14:paraId="1E761619" w14:textId="77777777" w:rsidTr="005C28F9">
        <w:trPr>
          <w:trHeight w:val="300"/>
        </w:trPr>
        <w:tc>
          <w:tcPr>
            <w:tcW w:w="0" w:type="auto"/>
            <w:tcBorders>
              <w:top w:val="nil"/>
              <w:left w:val="nil"/>
              <w:bottom w:val="nil"/>
              <w:right w:val="nil"/>
            </w:tcBorders>
            <w:shd w:val="clear" w:color="auto" w:fill="auto"/>
            <w:noWrap/>
            <w:vAlign w:val="bottom"/>
            <w:hideMark/>
          </w:tcPr>
          <w:p w14:paraId="663808F8"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EBD0F14"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5F824D9"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BAA3D40"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CFC7E5D"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D88A5E1"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507862"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0274B07" w14:textId="77777777" w:rsidR="005C28F9" w:rsidRPr="0020749A" w:rsidRDefault="005C28F9" w:rsidP="005C28F9">
            <w:pPr>
              <w:jc w:val="center"/>
              <w:rPr>
                <w:rFonts w:ascii="Calibri" w:eastAsia="Times New Roman" w:hAnsi="Calibri" w:cs="Times New Roman"/>
                <w:color w:val="000000"/>
                <w:lang w:val="en-GB"/>
              </w:rPr>
            </w:pPr>
          </w:p>
        </w:tc>
      </w:tr>
      <w:tr w:rsidR="005C28F9" w:rsidRPr="0020749A" w14:paraId="775ED4BB" w14:textId="77777777" w:rsidTr="005C28F9">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33A8CA8" w14:textId="77777777" w:rsidR="005C28F9" w:rsidRPr="0020749A" w:rsidRDefault="005C28F9" w:rsidP="005C28F9">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Characteristics</w:t>
            </w:r>
          </w:p>
        </w:tc>
        <w:tc>
          <w:tcPr>
            <w:tcW w:w="0" w:type="auto"/>
            <w:tcBorders>
              <w:top w:val="nil"/>
              <w:left w:val="nil"/>
              <w:bottom w:val="single" w:sz="4" w:space="0" w:color="auto"/>
              <w:right w:val="single" w:sz="4" w:space="0" w:color="auto"/>
            </w:tcBorders>
            <w:shd w:val="clear" w:color="000000" w:fill="FFEB9C"/>
            <w:noWrap/>
            <w:vAlign w:val="bottom"/>
            <w:hideMark/>
          </w:tcPr>
          <w:p w14:paraId="6832DF1F" w14:textId="77777777" w:rsidR="005C28F9" w:rsidRPr="0020749A" w:rsidRDefault="005C28F9" w:rsidP="005C28F9">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tonsum2*</w:t>
            </w:r>
          </w:p>
        </w:tc>
        <w:tc>
          <w:tcPr>
            <w:tcW w:w="0" w:type="auto"/>
            <w:tcBorders>
              <w:top w:val="nil"/>
              <w:left w:val="nil"/>
              <w:bottom w:val="single" w:sz="4" w:space="0" w:color="auto"/>
              <w:right w:val="single" w:sz="4" w:space="0" w:color="auto"/>
            </w:tcBorders>
            <w:shd w:val="clear" w:color="000000" w:fill="FFC7CE"/>
            <w:noWrap/>
            <w:vAlign w:val="bottom"/>
            <w:hideMark/>
          </w:tcPr>
          <w:p w14:paraId="02A69D27" w14:textId="77777777" w:rsidR="005C28F9" w:rsidRPr="0020749A" w:rsidRDefault="005C28F9" w:rsidP="005C28F9">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tonsum3*</w:t>
            </w:r>
          </w:p>
        </w:tc>
        <w:tc>
          <w:tcPr>
            <w:tcW w:w="0" w:type="auto"/>
            <w:tcBorders>
              <w:top w:val="nil"/>
              <w:left w:val="nil"/>
              <w:bottom w:val="single" w:sz="4" w:space="0" w:color="auto"/>
              <w:right w:val="single" w:sz="4" w:space="0" w:color="auto"/>
            </w:tcBorders>
            <w:shd w:val="clear" w:color="000000" w:fill="FFC7CE"/>
            <w:noWrap/>
            <w:vAlign w:val="bottom"/>
            <w:hideMark/>
          </w:tcPr>
          <w:p w14:paraId="4CE7A26E" w14:textId="77777777" w:rsidR="005C28F9" w:rsidRPr="0020749A" w:rsidRDefault="005C28F9" w:rsidP="005C28F9">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wardii1*</w:t>
            </w:r>
          </w:p>
        </w:tc>
        <w:tc>
          <w:tcPr>
            <w:tcW w:w="0" w:type="auto"/>
            <w:tcBorders>
              <w:top w:val="nil"/>
              <w:left w:val="nil"/>
              <w:bottom w:val="single" w:sz="4" w:space="0" w:color="auto"/>
              <w:right w:val="single" w:sz="4" w:space="0" w:color="auto"/>
            </w:tcBorders>
            <w:shd w:val="clear" w:color="000000" w:fill="FFEB9C"/>
            <w:noWrap/>
            <w:vAlign w:val="bottom"/>
            <w:hideMark/>
          </w:tcPr>
          <w:p w14:paraId="6D4F37D1" w14:textId="77777777" w:rsidR="005C28F9" w:rsidRPr="0020749A" w:rsidRDefault="005C28F9" w:rsidP="005C28F9">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wardii2_1§</w:t>
            </w:r>
          </w:p>
        </w:tc>
        <w:tc>
          <w:tcPr>
            <w:tcW w:w="0" w:type="auto"/>
            <w:tcBorders>
              <w:top w:val="nil"/>
              <w:left w:val="nil"/>
              <w:bottom w:val="nil"/>
              <w:right w:val="nil"/>
            </w:tcBorders>
            <w:shd w:val="clear" w:color="auto" w:fill="auto"/>
            <w:noWrap/>
            <w:vAlign w:val="bottom"/>
            <w:hideMark/>
          </w:tcPr>
          <w:p w14:paraId="131D4650"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51F286D" w14:textId="77777777" w:rsidR="005C28F9" w:rsidRPr="0020749A" w:rsidRDefault="005C28F9" w:rsidP="005C28F9">
            <w:pPr>
              <w:rPr>
                <w:rFonts w:ascii="Calibri" w:eastAsia="Times New Roman" w:hAnsi="Calibri" w:cs="Times New Roman"/>
                <w:color w:val="000000"/>
                <w:lang w:val="en-GB"/>
              </w:rPr>
            </w:pPr>
          </w:p>
        </w:tc>
      </w:tr>
      <w:tr w:rsidR="005C28F9" w:rsidRPr="0020749A" w14:paraId="724A5CF7" w14:textId="77777777" w:rsidTr="005C28F9">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C1402CC" w14:textId="77777777" w:rsidR="005C28F9" w:rsidRPr="0020749A" w:rsidRDefault="005C28F9"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6BBFF22"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537AFF1"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4657C4D"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45E8851"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59A045F2"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4A8296E" w14:textId="77777777" w:rsidR="005C28F9" w:rsidRPr="0020749A" w:rsidRDefault="005C28F9" w:rsidP="005C28F9">
            <w:pPr>
              <w:rPr>
                <w:rFonts w:ascii="Calibri" w:eastAsia="Times New Roman" w:hAnsi="Calibri" w:cs="Times New Roman"/>
                <w:color w:val="000000"/>
                <w:lang w:val="en-GB"/>
              </w:rPr>
            </w:pPr>
          </w:p>
        </w:tc>
      </w:tr>
      <w:tr w:rsidR="00703CDF" w:rsidRPr="0020749A" w14:paraId="6385C870"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D6140" w14:textId="77777777" w:rsidR="00703CDF" w:rsidRPr="0020749A" w:rsidRDefault="00703CDF"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spathulate petals</w:t>
            </w:r>
          </w:p>
        </w:tc>
        <w:tc>
          <w:tcPr>
            <w:tcW w:w="0" w:type="auto"/>
            <w:tcBorders>
              <w:top w:val="nil"/>
              <w:left w:val="nil"/>
              <w:bottom w:val="single" w:sz="4" w:space="0" w:color="auto"/>
              <w:right w:val="single" w:sz="4" w:space="0" w:color="auto"/>
            </w:tcBorders>
            <w:shd w:val="clear" w:color="auto" w:fill="auto"/>
            <w:noWrap/>
            <w:hideMark/>
          </w:tcPr>
          <w:p w14:paraId="2CE88EEC" w14:textId="30229DB3"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0BFAFD3" w14:textId="32205E7C"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04C9256C" w14:textId="09A34A6E"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3AD45C6" w14:textId="534ECEB6"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195A96D9" w14:textId="77777777" w:rsidR="00703CDF" w:rsidRPr="0020749A" w:rsidRDefault="00703CDF"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359B51C" w14:textId="77777777" w:rsidR="00703CDF" w:rsidRPr="0020749A" w:rsidRDefault="00703CDF" w:rsidP="005C28F9">
            <w:pPr>
              <w:rPr>
                <w:rFonts w:ascii="Calibri" w:eastAsia="Times New Roman" w:hAnsi="Calibri" w:cs="Times New Roman"/>
                <w:color w:val="000000"/>
                <w:lang w:val="en-GB"/>
              </w:rPr>
            </w:pPr>
          </w:p>
        </w:tc>
      </w:tr>
      <w:tr w:rsidR="00703CDF" w:rsidRPr="0020749A" w14:paraId="45B45103"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6765A7" w14:textId="77777777" w:rsidR="00703CDF" w:rsidRPr="0020749A" w:rsidRDefault="00703CDF"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spotted and/or warted petals</w:t>
            </w:r>
          </w:p>
        </w:tc>
        <w:tc>
          <w:tcPr>
            <w:tcW w:w="0" w:type="auto"/>
            <w:tcBorders>
              <w:top w:val="nil"/>
              <w:left w:val="nil"/>
              <w:bottom w:val="single" w:sz="4" w:space="0" w:color="auto"/>
              <w:right w:val="single" w:sz="4" w:space="0" w:color="auto"/>
            </w:tcBorders>
            <w:shd w:val="clear" w:color="auto" w:fill="auto"/>
            <w:noWrap/>
            <w:hideMark/>
          </w:tcPr>
          <w:p w14:paraId="7FB37FE5" w14:textId="57588147"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43E784B" w14:textId="7F11A46C"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B9991B7" w14:textId="685A9BF0"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D77E35D" w14:textId="35E74E97"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1B5A1E03" w14:textId="77777777" w:rsidR="00703CDF" w:rsidRPr="0020749A" w:rsidRDefault="00703CDF"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B3E078B" w14:textId="77777777" w:rsidR="00703CDF" w:rsidRPr="0020749A" w:rsidRDefault="00703CDF" w:rsidP="005C28F9">
            <w:pPr>
              <w:rPr>
                <w:rFonts w:ascii="Calibri" w:eastAsia="Times New Roman" w:hAnsi="Calibri" w:cs="Times New Roman"/>
                <w:color w:val="000000"/>
                <w:lang w:val="en-GB"/>
              </w:rPr>
            </w:pPr>
          </w:p>
        </w:tc>
      </w:tr>
      <w:tr w:rsidR="00703CDF" w:rsidRPr="0020749A" w14:paraId="0B6A785E"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94C120" w14:textId="77777777" w:rsidR="00703CDF" w:rsidRPr="0020749A" w:rsidRDefault="00703CDF"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incurved sidelobes</w:t>
            </w:r>
          </w:p>
        </w:tc>
        <w:tc>
          <w:tcPr>
            <w:tcW w:w="0" w:type="auto"/>
            <w:tcBorders>
              <w:top w:val="nil"/>
              <w:left w:val="nil"/>
              <w:bottom w:val="single" w:sz="4" w:space="0" w:color="auto"/>
              <w:right w:val="single" w:sz="4" w:space="0" w:color="auto"/>
            </w:tcBorders>
            <w:shd w:val="clear" w:color="auto" w:fill="auto"/>
            <w:noWrap/>
            <w:hideMark/>
          </w:tcPr>
          <w:p w14:paraId="32C1A4B8" w14:textId="1B741953"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9D8F43F" w14:textId="714909E0"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31EE0B7" w14:textId="3847C5D4"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29F9F6C" w14:textId="04C089AF"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70B3F55B" w14:textId="77777777" w:rsidR="00703CDF" w:rsidRPr="0020749A" w:rsidRDefault="00703CDF"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2D89F77" w14:textId="77777777" w:rsidR="00703CDF" w:rsidRPr="0020749A" w:rsidRDefault="00703CDF" w:rsidP="005C28F9">
            <w:pPr>
              <w:rPr>
                <w:rFonts w:ascii="Calibri" w:eastAsia="Times New Roman" w:hAnsi="Calibri" w:cs="Times New Roman"/>
                <w:color w:val="000000"/>
                <w:lang w:val="en-GB"/>
              </w:rPr>
            </w:pPr>
          </w:p>
        </w:tc>
      </w:tr>
      <w:tr w:rsidR="005C28F9" w:rsidRPr="0020749A" w14:paraId="2416D9B3" w14:textId="77777777" w:rsidTr="005C28F9">
        <w:trPr>
          <w:trHeight w:val="300"/>
        </w:trPr>
        <w:tc>
          <w:tcPr>
            <w:tcW w:w="0" w:type="auto"/>
            <w:tcBorders>
              <w:top w:val="nil"/>
              <w:left w:val="nil"/>
              <w:bottom w:val="nil"/>
              <w:right w:val="nil"/>
            </w:tcBorders>
            <w:shd w:val="clear" w:color="auto" w:fill="auto"/>
            <w:noWrap/>
            <w:vAlign w:val="bottom"/>
            <w:hideMark/>
          </w:tcPr>
          <w:p w14:paraId="0E98635A"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072825D3"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Note</w:t>
            </w:r>
          </w:p>
        </w:tc>
        <w:tc>
          <w:tcPr>
            <w:tcW w:w="0" w:type="auto"/>
            <w:tcBorders>
              <w:top w:val="nil"/>
              <w:left w:val="nil"/>
              <w:bottom w:val="single" w:sz="4" w:space="0" w:color="B2B2B2"/>
              <w:right w:val="single" w:sz="4" w:space="0" w:color="B2B2B2"/>
            </w:tcBorders>
            <w:shd w:val="clear" w:color="000000" w:fill="FFFFCC"/>
            <w:noWrap/>
            <w:vAlign w:val="bottom"/>
            <w:hideMark/>
          </w:tcPr>
          <w:p w14:paraId="2A3FD6FC"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c>
          <w:tcPr>
            <w:tcW w:w="0" w:type="auto"/>
            <w:tcBorders>
              <w:top w:val="nil"/>
              <w:left w:val="nil"/>
              <w:bottom w:val="single" w:sz="4" w:space="0" w:color="B2B2B2"/>
              <w:right w:val="single" w:sz="4" w:space="0" w:color="B2B2B2"/>
            </w:tcBorders>
            <w:shd w:val="clear" w:color="000000" w:fill="FFFFCC"/>
            <w:noWrap/>
            <w:vAlign w:val="bottom"/>
            <w:hideMark/>
          </w:tcPr>
          <w:p w14:paraId="6E275863"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c>
          <w:tcPr>
            <w:tcW w:w="0" w:type="auto"/>
            <w:tcBorders>
              <w:top w:val="nil"/>
              <w:left w:val="nil"/>
              <w:bottom w:val="single" w:sz="4" w:space="0" w:color="B2B2B2"/>
              <w:right w:val="single" w:sz="4" w:space="0" w:color="B2B2B2"/>
            </w:tcBorders>
            <w:shd w:val="clear" w:color="000000" w:fill="FFFFCC"/>
            <w:noWrap/>
            <w:vAlign w:val="bottom"/>
            <w:hideMark/>
          </w:tcPr>
          <w:p w14:paraId="7676BBCF"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440FD921"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F09943E"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88CC6B" w14:textId="77777777" w:rsidR="005C28F9" w:rsidRPr="0020749A" w:rsidRDefault="005C28F9" w:rsidP="005C28F9">
            <w:pPr>
              <w:rPr>
                <w:rFonts w:ascii="Calibri" w:eastAsia="Times New Roman" w:hAnsi="Calibri" w:cs="Times New Roman"/>
                <w:color w:val="000000"/>
                <w:lang w:val="en-GB"/>
              </w:rPr>
            </w:pPr>
          </w:p>
        </w:tc>
      </w:tr>
      <w:tr w:rsidR="005C28F9" w:rsidRPr="0020749A" w14:paraId="538EB681" w14:textId="77777777" w:rsidTr="005C28F9">
        <w:trPr>
          <w:trHeight w:val="300"/>
        </w:trPr>
        <w:tc>
          <w:tcPr>
            <w:tcW w:w="0" w:type="auto"/>
            <w:tcBorders>
              <w:top w:val="nil"/>
              <w:left w:val="nil"/>
              <w:bottom w:val="nil"/>
              <w:right w:val="nil"/>
            </w:tcBorders>
            <w:shd w:val="clear" w:color="auto" w:fill="auto"/>
            <w:noWrap/>
            <w:vAlign w:val="bottom"/>
            <w:hideMark/>
          </w:tcPr>
          <w:p w14:paraId="1BAA5DAE"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1D891C8"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1C5DA0FE"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c>
          <w:tcPr>
            <w:tcW w:w="0" w:type="auto"/>
            <w:tcBorders>
              <w:top w:val="nil"/>
              <w:left w:val="nil"/>
              <w:bottom w:val="single" w:sz="4" w:space="0" w:color="B2B2B2"/>
              <w:right w:val="single" w:sz="4" w:space="0" w:color="B2B2B2"/>
            </w:tcBorders>
            <w:shd w:val="clear" w:color="000000" w:fill="FFFFCC"/>
            <w:noWrap/>
            <w:vAlign w:val="bottom"/>
            <w:hideMark/>
          </w:tcPr>
          <w:p w14:paraId="4EF5E326"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c>
          <w:tcPr>
            <w:tcW w:w="0" w:type="auto"/>
            <w:tcBorders>
              <w:top w:val="nil"/>
              <w:left w:val="nil"/>
              <w:bottom w:val="single" w:sz="4" w:space="0" w:color="B2B2B2"/>
              <w:right w:val="single" w:sz="4" w:space="0" w:color="B2B2B2"/>
            </w:tcBorders>
            <w:shd w:val="clear" w:color="000000" w:fill="FFFFCC"/>
            <w:noWrap/>
            <w:vAlign w:val="bottom"/>
            <w:hideMark/>
          </w:tcPr>
          <w:p w14:paraId="4A180F75"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1815CF80"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7C62CBB"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8AEC37F" w14:textId="77777777" w:rsidR="005C28F9" w:rsidRPr="0020749A" w:rsidRDefault="005C28F9" w:rsidP="005C28F9">
            <w:pPr>
              <w:rPr>
                <w:rFonts w:ascii="Calibri" w:eastAsia="Times New Roman" w:hAnsi="Calibri" w:cs="Times New Roman"/>
                <w:color w:val="000000"/>
                <w:lang w:val="en-GB"/>
              </w:rPr>
            </w:pPr>
          </w:p>
        </w:tc>
      </w:tr>
      <w:tr w:rsidR="005C28F9" w:rsidRPr="0020749A" w14:paraId="408A9E5F" w14:textId="77777777" w:rsidTr="005C28F9">
        <w:trPr>
          <w:trHeight w:val="300"/>
        </w:trPr>
        <w:tc>
          <w:tcPr>
            <w:tcW w:w="0" w:type="auto"/>
            <w:tcBorders>
              <w:top w:val="nil"/>
              <w:left w:val="nil"/>
              <w:bottom w:val="nil"/>
              <w:right w:val="nil"/>
            </w:tcBorders>
            <w:shd w:val="clear" w:color="auto" w:fill="auto"/>
            <w:noWrap/>
            <w:vAlign w:val="bottom"/>
            <w:hideMark/>
          </w:tcPr>
          <w:p w14:paraId="24FC44C3"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CE6B4C5"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39B1D1CB"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c>
          <w:tcPr>
            <w:tcW w:w="0" w:type="auto"/>
            <w:tcBorders>
              <w:top w:val="nil"/>
              <w:left w:val="nil"/>
              <w:bottom w:val="single" w:sz="4" w:space="0" w:color="B2B2B2"/>
              <w:right w:val="single" w:sz="4" w:space="0" w:color="B2B2B2"/>
            </w:tcBorders>
            <w:shd w:val="clear" w:color="000000" w:fill="FFFFCC"/>
            <w:noWrap/>
            <w:vAlign w:val="bottom"/>
            <w:hideMark/>
          </w:tcPr>
          <w:p w14:paraId="75CA25B2"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c>
          <w:tcPr>
            <w:tcW w:w="0" w:type="auto"/>
            <w:tcBorders>
              <w:top w:val="nil"/>
              <w:left w:val="nil"/>
              <w:bottom w:val="single" w:sz="4" w:space="0" w:color="B2B2B2"/>
              <w:right w:val="single" w:sz="4" w:space="0" w:color="B2B2B2"/>
            </w:tcBorders>
            <w:shd w:val="clear" w:color="000000" w:fill="FFFFCC"/>
            <w:noWrap/>
            <w:vAlign w:val="bottom"/>
            <w:hideMark/>
          </w:tcPr>
          <w:p w14:paraId="67150C68"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2D89DD9B"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074566"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FE1579" w14:textId="77777777" w:rsidR="005C28F9" w:rsidRPr="0020749A" w:rsidRDefault="005C28F9" w:rsidP="005C28F9">
            <w:pPr>
              <w:rPr>
                <w:rFonts w:ascii="Calibri" w:eastAsia="Times New Roman" w:hAnsi="Calibri" w:cs="Times New Roman"/>
                <w:color w:val="000000"/>
                <w:lang w:val="en-GB"/>
              </w:rPr>
            </w:pPr>
          </w:p>
        </w:tc>
      </w:tr>
      <w:tr w:rsidR="005C28F9" w:rsidRPr="0020749A" w14:paraId="31B1CA45" w14:textId="77777777" w:rsidTr="005C28F9">
        <w:trPr>
          <w:trHeight w:val="300"/>
        </w:trPr>
        <w:tc>
          <w:tcPr>
            <w:tcW w:w="0" w:type="auto"/>
            <w:tcBorders>
              <w:top w:val="nil"/>
              <w:left w:val="nil"/>
              <w:bottom w:val="nil"/>
              <w:right w:val="nil"/>
            </w:tcBorders>
            <w:shd w:val="clear" w:color="auto" w:fill="auto"/>
            <w:noWrap/>
            <w:vAlign w:val="bottom"/>
            <w:hideMark/>
          </w:tcPr>
          <w:p w14:paraId="20EA6D11" w14:textId="6E459688" w:rsidR="005C28F9" w:rsidRPr="0020749A" w:rsidRDefault="005C28F9" w:rsidP="00E73313">
            <w:pPr>
              <w:jc w:val="center"/>
              <w:rPr>
                <w:rFonts w:ascii="Calibri" w:eastAsia="Times New Roman" w:hAnsi="Calibri" w:cs="Times New Roman"/>
                <w:color w:val="008000"/>
                <w:sz w:val="28"/>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5C66F4C0"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74C83FD7"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460FFE"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7E06AE6"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771DB69"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5FB2D87"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00E5A7A" w14:textId="77777777" w:rsidR="005C28F9" w:rsidRPr="0020749A" w:rsidRDefault="005C28F9" w:rsidP="005C28F9">
            <w:pPr>
              <w:rPr>
                <w:rFonts w:ascii="Calibri" w:eastAsia="Times New Roman" w:hAnsi="Calibri" w:cs="Times New Roman"/>
                <w:color w:val="000000"/>
                <w:lang w:val="en-GB"/>
              </w:rPr>
            </w:pPr>
          </w:p>
        </w:tc>
      </w:tr>
      <w:tr w:rsidR="005C28F9" w:rsidRPr="0020749A" w14:paraId="633E4CE5" w14:textId="77777777" w:rsidTr="005C28F9">
        <w:trPr>
          <w:trHeight w:val="300"/>
        </w:trPr>
        <w:tc>
          <w:tcPr>
            <w:tcW w:w="0" w:type="auto"/>
            <w:tcBorders>
              <w:top w:val="nil"/>
              <w:left w:val="nil"/>
              <w:bottom w:val="nil"/>
              <w:right w:val="nil"/>
            </w:tcBorders>
            <w:shd w:val="clear" w:color="auto" w:fill="auto"/>
            <w:noWrap/>
            <w:vAlign w:val="bottom"/>
            <w:hideMark/>
          </w:tcPr>
          <w:p w14:paraId="0CA98BA4" w14:textId="6F7A27FF" w:rsidR="005C28F9" w:rsidRPr="0020749A" w:rsidRDefault="005C28F9" w:rsidP="00E73313">
            <w:pPr>
              <w:ind w:right="57"/>
              <w:jc w:val="center"/>
              <w:rPr>
                <w:rFonts w:ascii="Calibri" w:eastAsia="Times New Roman" w:hAnsi="Calibri" w:cs="Times New Roman"/>
                <w:b/>
                <w:color w:val="E36C0A" w:themeColor="accent6" w:themeShade="BF"/>
                <w:sz w:val="28"/>
                <w:lang w:val="en-GB"/>
              </w:rPr>
            </w:pPr>
            <w:r w:rsidRPr="0020749A">
              <w:rPr>
                <w:rFonts w:ascii="Calibri" w:eastAsia="Times New Roman" w:hAnsi="Calibri" w:cs="Times New Roman"/>
                <w:b/>
                <w:color w:val="E36C0A" w:themeColor="accent6" w:themeShade="BF"/>
                <w:sz w:val="28"/>
                <w:lang w:val="en-GB"/>
              </w:rPr>
              <w:t>!</w:t>
            </w:r>
          </w:p>
        </w:tc>
        <w:tc>
          <w:tcPr>
            <w:tcW w:w="0" w:type="auto"/>
            <w:gridSpan w:val="2"/>
            <w:tcBorders>
              <w:top w:val="nil"/>
              <w:left w:val="nil"/>
              <w:bottom w:val="nil"/>
              <w:right w:val="nil"/>
            </w:tcBorders>
            <w:shd w:val="clear" w:color="auto" w:fill="auto"/>
            <w:noWrap/>
            <w:vAlign w:val="bottom"/>
            <w:hideMark/>
          </w:tcPr>
          <w:p w14:paraId="5F5ECC7F"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52D80DA3"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8FF677"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EEEFB50"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12BFBDC"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F6A11EB" w14:textId="77777777" w:rsidR="005C28F9" w:rsidRPr="0020749A" w:rsidRDefault="005C28F9" w:rsidP="005C28F9">
            <w:pPr>
              <w:rPr>
                <w:rFonts w:ascii="Calibri" w:eastAsia="Times New Roman" w:hAnsi="Calibri" w:cs="Times New Roman"/>
                <w:color w:val="000000"/>
                <w:lang w:val="en-GB"/>
              </w:rPr>
            </w:pPr>
          </w:p>
        </w:tc>
      </w:tr>
      <w:tr w:rsidR="005C28F9" w:rsidRPr="0020749A" w14:paraId="678D524C" w14:textId="77777777" w:rsidTr="005C28F9">
        <w:trPr>
          <w:trHeight w:val="300"/>
        </w:trPr>
        <w:tc>
          <w:tcPr>
            <w:tcW w:w="0" w:type="auto"/>
            <w:tcBorders>
              <w:top w:val="nil"/>
              <w:left w:val="nil"/>
              <w:bottom w:val="nil"/>
              <w:right w:val="nil"/>
            </w:tcBorders>
            <w:shd w:val="clear" w:color="auto" w:fill="auto"/>
            <w:noWrap/>
            <w:vAlign w:val="bottom"/>
            <w:hideMark/>
          </w:tcPr>
          <w:p w14:paraId="6818D5F0" w14:textId="7EACBF63" w:rsidR="005C28F9" w:rsidRPr="0020749A" w:rsidRDefault="005C28F9" w:rsidP="00E73313">
            <w:pPr>
              <w:jc w:val="center"/>
              <w:rPr>
                <w:rFonts w:ascii="Calibri" w:eastAsia="Times New Roman" w:hAnsi="Calibri" w:cs="Times New Roman"/>
                <w:color w:val="FF0000"/>
                <w:sz w:val="28"/>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nil"/>
              <w:right w:val="nil"/>
            </w:tcBorders>
            <w:shd w:val="clear" w:color="auto" w:fill="auto"/>
            <w:noWrap/>
            <w:vAlign w:val="bottom"/>
            <w:hideMark/>
          </w:tcPr>
          <w:p w14:paraId="1BD455D8"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3BEE0A66"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611B71C"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AA6EA8"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56419CC"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C3E56C3"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E9364C3" w14:textId="77777777" w:rsidR="005C28F9" w:rsidRPr="0020749A" w:rsidRDefault="005C28F9" w:rsidP="005C28F9">
            <w:pPr>
              <w:rPr>
                <w:rFonts w:ascii="Calibri" w:eastAsia="Times New Roman" w:hAnsi="Calibri" w:cs="Times New Roman"/>
                <w:color w:val="000000"/>
                <w:lang w:val="en-GB"/>
              </w:rPr>
            </w:pPr>
          </w:p>
        </w:tc>
      </w:tr>
      <w:tr w:rsidR="005C28F9" w:rsidRPr="0020749A" w14:paraId="6F919C18" w14:textId="77777777" w:rsidTr="005C28F9">
        <w:trPr>
          <w:trHeight w:val="300"/>
        </w:trPr>
        <w:tc>
          <w:tcPr>
            <w:tcW w:w="0" w:type="auto"/>
            <w:tcBorders>
              <w:top w:val="nil"/>
              <w:left w:val="nil"/>
              <w:bottom w:val="nil"/>
              <w:right w:val="nil"/>
            </w:tcBorders>
            <w:shd w:val="clear" w:color="auto" w:fill="auto"/>
            <w:noWrap/>
            <w:vAlign w:val="bottom"/>
            <w:hideMark/>
          </w:tcPr>
          <w:p w14:paraId="339B160F" w14:textId="77777777" w:rsidR="005C28F9" w:rsidRPr="0020749A" w:rsidRDefault="005C28F9"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t>
            </w:r>
          </w:p>
        </w:tc>
        <w:tc>
          <w:tcPr>
            <w:tcW w:w="0" w:type="auto"/>
            <w:gridSpan w:val="3"/>
            <w:tcBorders>
              <w:top w:val="nil"/>
              <w:left w:val="nil"/>
              <w:bottom w:val="nil"/>
              <w:right w:val="nil"/>
            </w:tcBorders>
            <w:shd w:val="clear" w:color="auto" w:fill="auto"/>
            <w:noWrap/>
            <w:vAlign w:val="bottom"/>
            <w:hideMark/>
          </w:tcPr>
          <w:p w14:paraId="5FAA1F3B"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Picture scannd from Cribb, 1998</w:t>
            </w:r>
          </w:p>
        </w:tc>
        <w:tc>
          <w:tcPr>
            <w:tcW w:w="0" w:type="auto"/>
            <w:tcBorders>
              <w:top w:val="nil"/>
              <w:left w:val="nil"/>
              <w:bottom w:val="nil"/>
              <w:right w:val="nil"/>
            </w:tcBorders>
            <w:shd w:val="clear" w:color="auto" w:fill="auto"/>
            <w:noWrap/>
            <w:vAlign w:val="bottom"/>
            <w:hideMark/>
          </w:tcPr>
          <w:p w14:paraId="1C7CF5D9"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F05064"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E48B58B"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6694539" w14:textId="77777777" w:rsidR="005C28F9" w:rsidRPr="0020749A" w:rsidRDefault="005C28F9" w:rsidP="005C28F9">
            <w:pPr>
              <w:rPr>
                <w:rFonts w:ascii="Calibri" w:eastAsia="Times New Roman" w:hAnsi="Calibri" w:cs="Times New Roman"/>
                <w:color w:val="000000"/>
                <w:lang w:val="en-GB"/>
              </w:rPr>
            </w:pPr>
          </w:p>
        </w:tc>
      </w:tr>
      <w:tr w:rsidR="005C28F9" w:rsidRPr="0020749A" w14:paraId="046834A4" w14:textId="77777777" w:rsidTr="005C28F9">
        <w:trPr>
          <w:trHeight w:val="300"/>
        </w:trPr>
        <w:tc>
          <w:tcPr>
            <w:tcW w:w="0" w:type="auto"/>
            <w:tcBorders>
              <w:top w:val="nil"/>
              <w:left w:val="nil"/>
              <w:bottom w:val="nil"/>
              <w:right w:val="nil"/>
            </w:tcBorders>
            <w:shd w:val="clear" w:color="auto" w:fill="auto"/>
            <w:noWrap/>
            <w:vAlign w:val="bottom"/>
            <w:hideMark/>
          </w:tcPr>
          <w:p w14:paraId="401E3AF5" w14:textId="77777777" w:rsidR="005C28F9" w:rsidRPr="0020749A" w:rsidRDefault="005C28F9"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t>
            </w:r>
          </w:p>
        </w:tc>
        <w:tc>
          <w:tcPr>
            <w:tcW w:w="0" w:type="auto"/>
            <w:gridSpan w:val="3"/>
            <w:tcBorders>
              <w:top w:val="nil"/>
              <w:left w:val="nil"/>
              <w:bottom w:val="nil"/>
              <w:right w:val="nil"/>
            </w:tcBorders>
            <w:shd w:val="clear" w:color="auto" w:fill="auto"/>
            <w:noWrap/>
            <w:vAlign w:val="bottom"/>
            <w:hideMark/>
          </w:tcPr>
          <w:p w14:paraId="62C894C1"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43FFA274"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081D06"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F4E43B2"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887FFAC" w14:textId="77777777" w:rsidR="005C28F9" w:rsidRPr="0020749A" w:rsidRDefault="005C28F9" w:rsidP="005C28F9">
            <w:pPr>
              <w:rPr>
                <w:rFonts w:ascii="Calibri" w:eastAsia="Times New Roman" w:hAnsi="Calibri" w:cs="Times New Roman"/>
                <w:color w:val="000000"/>
                <w:lang w:val="en-GB"/>
              </w:rPr>
            </w:pPr>
          </w:p>
        </w:tc>
      </w:tr>
      <w:tr w:rsidR="005C28F9" w:rsidRPr="0020749A" w14:paraId="6A72032E" w14:textId="77777777" w:rsidTr="005C28F9">
        <w:trPr>
          <w:trHeight w:val="300"/>
        </w:trPr>
        <w:tc>
          <w:tcPr>
            <w:tcW w:w="0" w:type="auto"/>
            <w:tcBorders>
              <w:top w:val="nil"/>
              <w:left w:val="nil"/>
              <w:bottom w:val="nil"/>
              <w:right w:val="nil"/>
            </w:tcBorders>
            <w:shd w:val="clear" w:color="000000" w:fill="C6EFCE"/>
            <w:noWrap/>
            <w:vAlign w:val="bottom"/>
            <w:hideMark/>
          </w:tcPr>
          <w:p w14:paraId="2CB8322C" w14:textId="69093854" w:rsidR="005C28F9" w:rsidRPr="0020749A" w:rsidRDefault="00703CDF" w:rsidP="00E73313">
            <w:pPr>
              <w:jc w:val="center"/>
              <w:rPr>
                <w:rFonts w:ascii="Calibri" w:eastAsia="Times New Roman" w:hAnsi="Calibri" w:cs="Times New Roman"/>
                <w:color w:val="006100"/>
                <w:lang w:val="en-GB"/>
              </w:rPr>
            </w:pPr>
            <w:r w:rsidRPr="0020749A">
              <w:rPr>
                <w:rFonts w:ascii="Calibri" w:eastAsia="Times New Roman" w:hAnsi="Calibri" w:cs="Times New Roman"/>
                <w:b/>
                <w:bCs/>
                <w:color w:val="006100"/>
                <w:lang w:val="en-GB"/>
              </w:rPr>
              <w:t>Name</w:t>
            </w:r>
          </w:p>
        </w:tc>
        <w:tc>
          <w:tcPr>
            <w:tcW w:w="0" w:type="auto"/>
            <w:gridSpan w:val="5"/>
            <w:tcBorders>
              <w:top w:val="nil"/>
              <w:left w:val="nil"/>
              <w:bottom w:val="nil"/>
              <w:right w:val="nil"/>
            </w:tcBorders>
            <w:shd w:val="clear" w:color="auto" w:fill="auto"/>
            <w:noWrap/>
            <w:vAlign w:val="bottom"/>
            <w:hideMark/>
          </w:tcPr>
          <w:p w14:paraId="31699D79"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hideMark/>
          </w:tcPr>
          <w:p w14:paraId="3BCAFC7B"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544C622" w14:textId="77777777" w:rsidR="005C28F9" w:rsidRPr="0020749A" w:rsidRDefault="005C28F9" w:rsidP="005C28F9">
            <w:pPr>
              <w:rPr>
                <w:rFonts w:ascii="Calibri" w:eastAsia="Times New Roman" w:hAnsi="Calibri" w:cs="Times New Roman"/>
                <w:color w:val="000000"/>
                <w:lang w:val="en-GB"/>
              </w:rPr>
            </w:pPr>
          </w:p>
        </w:tc>
      </w:tr>
      <w:tr w:rsidR="005C28F9" w:rsidRPr="0020749A" w14:paraId="7B883A69" w14:textId="77777777" w:rsidTr="005C28F9">
        <w:trPr>
          <w:trHeight w:val="300"/>
        </w:trPr>
        <w:tc>
          <w:tcPr>
            <w:tcW w:w="0" w:type="auto"/>
            <w:tcBorders>
              <w:top w:val="nil"/>
              <w:left w:val="nil"/>
              <w:bottom w:val="nil"/>
              <w:right w:val="nil"/>
            </w:tcBorders>
            <w:shd w:val="clear" w:color="000000" w:fill="FFEB9C"/>
            <w:noWrap/>
            <w:vAlign w:val="bottom"/>
            <w:hideMark/>
          </w:tcPr>
          <w:p w14:paraId="32F0ED3A" w14:textId="21C2DC5D" w:rsidR="005C28F9" w:rsidRPr="0020749A" w:rsidRDefault="00703CDF" w:rsidP="00E73313">
            <w:pPr>
              <w:jc w:val="center"/>
              <w:rPr>
                <w:rFonts w:ascii="Calibri" w:eastAsia="Times New Roman" w:hAnsi="Calibri" w:cs="Times New Roman"/>
                <w:color w:val="9C6500"/>
                <w:lang w:val="en-GB"/>
              </w:rPr>
            </w:pPr>
            <w:r w:rsidRPr="0020749A">
              <w:rPr>
                <w:rFonts w:ascii="Calibri" w:eastAsia="Times New Roman" w:hAnsi="Calibri" w:cs="Times New Roman"/>
                <w:b/>
                <w:bCs/>
                <w:color w:val="9C6500"/>
                <w:lang w:val="en-GB"/>
              </w:rPr>
              <w:t>Name</w:t>
            </w:r>
          </w:p>
        </w:tc>
        <w:tc>
          <w:tcPr>
            <w:tcW w:w="0" w:type="auto"/>
            <w:gridSpan w:val="5"/>
            <w:tcBorders>
              <w:top w:val="nil"/>
              <w:left w:val="nil"/>
              <w:bottom w:val="nil"/>
              <w:right w:val="nil"/>
            </w:tcBorders>
            <w:shd w:val="clear" w:color="auto" w:fill="auto"/>
            <w:noWrap/>
            <w:vAlign w:val="bottom"/>
            <w:hideMark/>
          </w:tcPr>
          <w:p w14:paraId="5FC9AB07"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Incorrecttly identified to sectional level in max 3 of the 7 different networks</w:t>
            </w:r>
          </w:p>
        </w:tc>
        <w:tc>
          <w:tcPr>
            <w:tcW w:w="0" w:type="auto"/>
            <w:tcBorders>
              <w:top w:val="nil"/>
              <w:left w:val="nil"/>
              <w:bottom w:val="nil"/>
              <w:right w:val="nil"/>
            </w:tcBorders>
            <w:shd w:val="clear" w:color="auto" w:fill="auto"/>
            <w:noWrap/>
            <w:vAlign w:val="bottom"/>
            <w:hideMark/>
          </w:tcPr>
          <w:p w14:paraId="56B30708"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D218F6E" w14:textId="77777777" w:rsidR="005C28F9" w:rsidRPr="0020749A" w:rsidRDefault="005C28F9" w:rsidP="005C28F9">
            <w:pPr>
              <w:rPr>
                <w:rFonts w:ascii="Calibri" w:eastAsia="Times New Roman" w:hAnsi="Calibri" w:cs="Times New Roman"/>
                <w:color w:val="000000"/>
                <w:lang w:val="en-GB"/>
              </w:rPr>
            </w:pPr>
          </w:p>
        </w:tc>
      </w:tr>
      <w:tr w:rsidR="005C28F9" w:rsidRPr="0020749A" w14:paraId="123A5929" w14:textId="77777777" w:rsidTr="005C28F9">
        <w:trPr>
          <w:trHeight w:val="300"/>
        </w:trPr>
        <w:tc>
          <w:tcPr>
            <w:tcW w:w="0" w:type="auto"/>
            <w:tcBorders>
              <w:top w:val="nil"/>
              <w:left w:val="nil"/>
              <w:bottom w:val="nil"/>
              <w:right w:val="nil"/>
            </w:tcBorders>
            <w:shd w:val="clear" w:color="000000" w:fill="FFC7CE"/>
            <w:noWrap/>
            <w:vAlign w:val="bottom"/>
            <w:hideMark/>
          </w:tcPr>
          <w:p w14:paraId="3435CAFA" w14:textId="4B8C9A33" w:rsidR="005C28F9" w:rsidRPr="0020749A" w:rsidRDefault="00703CDF" w:rsidP="00E73313">
            <w:pPr>
              <w:jc w:val="center"/>
              <w:rPr>
                <w:rFonts w:ascii="Calibri" w:eastAsia="Times New Roman" w:hAnsi="Calibri" w:cs="Times New Roman"/>
                <w:color w:val="9C0006"/>
                <w:lang w:val="en-GB"/>
              </w:rPr>
            </w:pPr>
            <w:r w:rsidRPr="0020749A">
              <w:rPr>
                <w:rFonts w:ascii="Calibri" w:eastAsia="Times New Roman" w:hAnsi="Calibri" w:cs="Times New Roman"/>
                <w:b/>
                <w:bCs/>
                <w:color w:val="9C0006"/>
                <w:lang w:val="en-GB"/>
              </w:rPr>
              <w:t>Name</w:t>
            </w:r>
          </w:p>
        </w:tc>
        <w:tc>
          <w:tcPr>
            <w:tcW w:w="0" w:type="auto"/>
            <w:gridSpan w:val="5"/>
            <w:tcBorders>
              <w:top w:val="nil"/>
              <w:left w:val="nil"/>
              <w:bottom w:val="nil"/>
              <w:right w:val="nil"/>
            </w:tcBorders>
            <w:shd w:val="clear" w:color="auto" w:fill="auto"/>
            <w:noWrap/>
            <w:vAlign w:val="bottom"/>
            <w:hideMark/>
          </w:tcPr>
          <w:p w14:paraId="0EB8A3FA"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hideMark/>
          </w:tcPr>
          <w:p w14:paraId="5C77686A"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BED85FE" w14:textId="77777777" w:rsidR="005C28F9" w:rsidRPr="0020749A" w:rsidRDefault="005C28F9" w:rsidP="005C28F9">
            <w:pPr>
              <w:rPr>
                <w:rFonts w:ascii="Calibri" w:eastAsia="Times New Roman" w:hAnsi="Calibri" w:cs="Times New Roman"/>
                <w:color w:val="000000"/>
                <w:lang w:val="en-GB"/>
              </w:rPr>
            </w:pPr>
          </w:p>
        </w:tc>
      </w:tr>
    </w:tbl>
    <w:p w14:paraId="045891A6" w14:textId="77777777" w:rsidR="00225D90" w:rsidRPr="0020749A" w:rsidRDefault="00225D90" w:rsidP="005C28F9">
      <w:pPr>
        <w:rPr>
          <w:lang w:val="en-GB"/>
        </w:rPr>
        <w:sectPr w:rsidR="00225D90" w:rsidRPr="0020749A" w:rsidSect="00225D90">
          <w:pgSz w:w="16840" w:h="11900" w:orient="landscape"/>
          <w:pgMar w:top="567" w:right="1417" w:bottom="851" w:left="1417" w:header="708" w:footer="708" w:gutter="0"/>
          <w:cols w:space="708"/>
          <w:docGrid w:linePitch="360"/>
        </w:sectPr>
      </w:pPr>
    </w:p>
    <w:p w14:paraId="5B3E22BA" w14:textId="37B56864" w:rsidR="000A64B8" w:rsidRPr="0020749A" w:rsidRDefault="000A64B8" w:rsidP="000A64B8">
      <w:pPr>
        <w:pStyle w:val="Bijschrift"/>
        <w:keepNext/>
        <w:rPr>
          <w:lang w:val="en-GB"/>
        </w:rPr>
      </w:pPr>
      <w:r w:rsidRPr="0020749A">
        <w:rPr>
          <w:lang w:val="en-GB"/>
        </w:rPr>
        <w:lastRenderedPageBreak/>
        <w:t xml:space="preserve">Table </w:t>
      </w:r>
      <w:r w:rsidRPr="0020749A">
        <w:rPr>
          <w:lang w:val="en-GB"/>
        </w:rPr>
        <w:fldChar w:fldCharType="begin"/>
      </w:r>
      <w:r w:rsidRPr="0020749A">
        <w:rPr>
          <w:lang w:val="en-GB"/>
        </w:rPr>
        <w:instrText xml:space="preserve"> SEQ Table \* ARABIC </w:instrText>
      </w:r>
      <w:r w:rsidRPr="0020749A">
        <w:rPr>
          <w:lang w:val="en-GB"/>
        </w:rPr>
        <w:fldChar w:fldCharType="separate"/>
      </w:r>
      <w:r w:rsidR="00E73313" w:rsidRPr="0020749A">
        <w:rPr>
          <w:noProof/>
          <w:lang w:val="en-GB"/>
        </w:rPr>
        <w:t>14</w:t>
      </w:r>
      <w:r w:rsidRPr="0020749A">
        <w:rPr>
          <w:lang w:val="en-GB"/>
        </w:rPr>
        <w:fldChar w:fldCharType="end"/>
      </w:r>
      <w:r w:rsidRPr="0020749A">
        <w:rPr>
          <w:lang w:val="en-GB"/>
        </w:rPr>
        <w:t xml:space="preserve"> Characteristic research of the section </w:t>
      </w:r>
      <w:r w:rsidRPr="0020749A">
        <w:rPr>
          <w:i/>
          <w:lang w:val="en-GB"/>
        </w:rPr>
        <w:t>Brachypetalum</w:t>
      </w:r>
      <w:r w:rsidRPr="0020749A">
        <w:rPr>
          <w:lang w:val="en-GB"/>
        </w:rPr>
        <w:t>.</w:t>
      </w:r>
    </w:p>
    <w:tbl>
      <w:tblPr>
        <w:tblW w:w="0" w:type="auto"/>
        <w:tblInd w:w="55" w:type="dxa"/>
        <w:tblCellMar>
          <w:left w:w="70" w:type="dxa"/>
          <w:right w:w="70" w:type="dxa"/>
        </w:tblCellMar>
        <w:tblLook w:val="04A0" w:firstRow="1" w:lastRow="0" w:firstColumn="1" w:lastColumn="0" w:noHBand="0" w:noVBand="1"/>
      </w:tblPr>
      <w:tblGrid>
        <w:gridCol w:w="1292"/>
        <w:gridCol w:w="2966"/>
        <w:gridCol w:w="1344"/>
        <w:gridCol w:w="1605"/>
        <w:gridCol w:w="1605"/>
        <w:gridCol w:w="1484"/>
        <w:gridCol w:w="1243"/>
      </w:tblGrid>
      <w:tr w:rsidR="00225D90" w:rsidRPr="0020749A" w14:paraId="7025E6BB" w14:textId="77777777" w:rsidTr="00225D90">
        <w:trPr>
          <w:trHeight w:val="500"/>
        </w:trPr>
        <w:tc>
          <w:tcPr>
            <w:tcW w:w="0" w:type="auto"/>
            <w:tcBorders>
              <w:top w:val="nil"/>
              <w:left w:val="nil"/>
              <w:bottom w:val="nil"/>
              <w:right w:val="nil"/>
            </w:tcBorders>
            <w:shd w:val="clear" w:color="auto" w:fill="auto"/>
            <w:noWrap/>
            <w:vAlign w:val="bottom"/>
            <w:hideMark/>
          </w:tcPr>
          <w:p w14:paraId="1ADA3118"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F9A21BD" w14:textId="77777777" w:rsidR="00225D90" w:rsidRPr="0020749A" w:rsidRDefault="00225D90" w:rsidP="00225D90">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170D1618" w14:textId="77777777" w:rsidR="00225D90" w:rsidRPr="0020749A" w:rsidRDefault="00225D90" w:rsidP="00225D90">
            <w:pPr>
              <w:jc w:val="center"/>
              <w:rPr>
                <w:rFonts w:ascii="Calibri" w:eastAsia="Times New Roman" w:hAnsi="Calibri" w:cs="Times New Roman"/>
                <w:b/>
                <w:bCs/>
                <w:i/>
                <w:color w:val="000000"/>
                <w:sz w:val="40"/>
                <w:szCs w:val="40"/>
                <w:lang w:val="en-GB"/>
              </w:rPr>
            </w:pPr>
            <w:r w:rsidRPr="0020749A">
              <w:rPr>
                <w:rFonts w:ascii="Calibri" w:eastAsia="Times New Roman" w:hAnsi="Calibri" w:cs="Times New Roman"/>
                <w:b/>
                <w:bCs/>
                <w:i/>
                <w:color w:val="000000"/>
                <w:sz w:val="32"/>
                <w:szCs w:val="40"/>
                <w:lang w:val="en-GB"/>
              </w:rPr>
              <w:t>Brachypetalum</w:t>
            </w:r>
          </w:p>
        </w:tc>
        <w:tc>
          <w:tcPr>
            <w:tcW w:w="0" w:type="auto"/>
            <w:tcBorders>
              <w:top w:val="nil"/>
              <w:left w:val="nil"/>
              <w:bottom w:val="nil"/>
              <w:right w:val="nil"/>
            </w:tcBorders>
            <w:shd w:val="clear" w:color="auto" w:fill="auto"/>
            <w:noWrap/>
            <w:vAlign w:val="bottom"/>
            <w:hideMark/>
          </w:tcPr>
          <w:p w14:paraId="6C1566AA"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C1080B2" w14:textId="77777777" w:rsidR="00225D90" w:rsidRPr="0020749A" w:rsidRDefault="00225D90" w:rsidP="00225D90">
            <w:pPr>
              <w:rPr>
                <w:rFonts w:ascii="Calibri" w:eastAsia="Times New Roman" w:hAnsi="Calibri" w:cs="Times New Roman"/>
                <w:color w:val="000000"/>
                <w:lang w:val="en-GB"/>
              </w:rPr>
            </w:pPr>
          </w:p>
        </w:tc>
      </w:tr>
      <w:tr w:rsidR="00225D90" w:rsidRPr="0020749A" w14:paraId="51FDDC7D" w14:textId="77777777" w:rsidTr="00225D90">
        <w:trPr>
          <w:trHeight w:val="300"/>
        </w:trPr>
        <w:tc>
          <w:tcPr>
            <w:tcW w:w="0" w:type="auto"/>
            <w:tcBorders>
              <w:top w:val="nil"/>
              <w:left w:val="nil"/>
              <w:bottom w:val="nil"/>
              <w:right w:val="nil"/>
            </w:tcBorders>
            <w:shd w:val="clear" w:color="auto" w:fill="auto"/>
            <w:noWrap/>
            <w:vAlign w:val="bottom"/>
            <w:hideMark/>
          </w:tcPr>
          <w:p w14:paraId="79118B5E"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11C83AB"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DF40DF7"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6C88437"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584F065"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07384B"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077AC5" w14:textId="77777777" w:rsidR="00225D90" w:rsidRPr="0020749A" w:rsidRDefault="00225D90" w:rsidP="00225D90">
            <w:pPr>
              <w:rPr>
                <w:rFonts w:ascii="Calibri" w:eastAsia="Times New Roman" w:hAnsi="Calibri" w:cs="Times New Roman"/>
                <w:color w:val="000000"/>
                <w:lang w:val="en-GB"/>
              </w:rPr>
            </w:pPr>
          </w:p>
        </w:tc>
      </w:tr>
      <w:tr w:rsidR="00225D90" w:rsidRPr="0020749A" w14:paraId="5506016F" w14:textId="77777777" w:rsidTr="00225D90">
        <w:trPr>
          <w:trHeight w:val="300"/>
        </w:trPr>
        <w:tc>
          <w:tcPr>
            <w:tcW w:w="0" w:type="auto"/>
            <w:tcBorders>
              <w:top w:val="nil"/>
              <w:left w:val="nil"/>
              <w:bottom w:val="nil"/>
              <w:right w:val="nil"/>
            </w:tcBorders>
            <w:shd w:val="clear" w:color="auto" w:fill="auto"/>
            <w:noWrap/>
            <w:vAlign w:val="bottom"/>
            <w:hideMark/>
          </w:tcPr>
          <w:p w14:paraId="13008A3E"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6C43668"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67EB02"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DAF5A2F"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B23883B"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D2E086A"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A05A133" w14:textId="77777777" w:rsidR="00225D90" w:rsidRPr="0020749A" w:rsidRDefault="00225D90" w:rsidP="00225D90">
            <w:pPr>
              <w:rPr>
                <w:rFonts w:ascii="Calibri" w:eastAsia="Times New Roman" w:hAnsi="Calibri" w:cs="Times New Roman"/>
                <w:color w:val="000000"/>
                <w:lang w:val="en-GB"/>
              </w:rPr>
            </w:pPr>
          </w:p>
        </w:tc>
      </w:tr>
      <w:tr w:rsidR="00225D90" w:rsidRPr="0020749A" w14:paraId="28F864C3"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71EC58" w14:textId="77777777" w:rsidR="00225D90" w:rsidRPr="0020749A" w:rsidRDefault="00225D90" w:rsidP="00225D90">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784D0D2" w14:textId="77777777" w:rsidR="00225D90" w:rsidRPr="0020749A" w:rsidRDefault="00225D90" w:rsidP="00225D90">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concolor1*</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D4BF4DC" w14:textId="77777777" w:rsidR="00225D90" w:rsidRPr="0020749A" w:rsidRDefault="00225D90" w:rsidP="00225D90">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concolor2_2§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75FD7D53" w14:textId="77777777" w:rsidR="00225D90" w:rsidRPr="0020749A" w:rsidRDefault="00225D90" w:rsidP="00225D90">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concolor2_4§</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18BDDE74" w14:textId="77777777" w:rsidR="00225D90" w:rsidRPr="0020749A" w:rsidRDefault="00225D90" w:rsidP="00225D90">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concolor2_6§</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70BC103" w14:textId="77777777" w:rsidR="00225D90" w:rsidRPr="0020749A" w:rsidRDefault="00225D90" w:rsidP="00225D90">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concolor2*</w:t>
            </w:r>
          </w:p>
        </w:tc>
      </w:tr>
      <w:tr w:rsidR="00225D90" w:rsidRPr="0020749A" w14:paraId="38C7B43C"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C3E4A0E"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CABE449"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9619F42"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1277F8B"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354C5CC" w14:textId="77777777" w:rsidR="00225D90" w:rsidRPr="0020749A" w:rsidRDefault="00225D90"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634F5D6" w14:textId="77777777" w:rsidR="00225D90" w:rsidRPr="0020749A" w:rsidRDefault="00225D90"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225D90" w:rsidRPr="0020749A" w14:paraId="1C3D96E4"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05A430D"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variously ornamented with purple spots</w:t>
            </w:r>
          </w:p>
        </w:tc>
        <w:tc>
          <w:tcPr>
            <w:tcW w:w="0" w:type="auto"/>
            <w:tcBorders>
              <w:top w:val="nil"/>
              <w:left w:val="nil"/>
              <w:bottom w:val="single" w:sz="4" w:space="0" w:color="auto"/>
              <w:right w:val="single" w:sz="4" w:space="0" w:color="auto"/>
            </w:tcBorders>
            <w:shd w:val="clear" w:color="auto" w:fill="auto"/>
            <w:noWrap/>
            <w:hideMark/>
          </w:tcPr>
          <w:p w14:paraId="01CB4116" w14:textId="21864FE6"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D8CAA07" w14:textId="2B9DCC0A"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863C1DC" w14:textId="3253B774"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610F44E" w14:textId="0BCAD235"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37936F1" w14:textId="3B023046"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225D90" w:rsidRPr="0020749A" w14:paraId="334CD6AE"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1D26C6B"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0095F235" w14:textId="67E0C47F"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3798A9D" w14:textId="7F6EDE45"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8C76BB7" w14:textId="4A27CAFD"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57C2B85" w14:textId="321ACD25"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79E69C8" w14:textId="20872BBE"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r>
      <w:tr w:rsidR="00225D90" w:rsidRPr="0020749A" w14:paraId="794ECF94"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5D48D75"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small lip</w:t>
            </w:r>
          </w:p>
        </w:tc>
        <w:tc>
          <w:tcPr>
            <w:tcW w:w="0" w:type="auto"/>
            <w:tcBorders>
              <w:top w:val="nil"/>
              <w:left w:val="nil"/>
              <w:bottom w:val="single" w:sz="4" w:space="0" w:color="auto"/>
              <w:right w:val="single" w:sz="4" w:space="0" w:color="auto"/>
            </w:tcBorders>
            <w:shd w:val="clear" w:color="auto" w:fill="auto"/>
            <w:noWrap/>
            <w:hideMark/>
          </w:tcPr>
          <w:p w14:paraId="6643767A" w14:textId="72C18B49"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5251045" w14:textId="71012DBF"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9EDFAC3" w14:textId="5505E742"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9B9E08E" w14:textId="3F508005"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AE89FFE" w14:textId="78D4E1F7"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225D90" w:rsidRPr="0020749A" w14:paraId="6BF60F79"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F7E47CA"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ovoid lip</w:t>
            </w:r>
          </w:p>
        </w:tc>
        <w:tc>
          <w:tcPr>
            <w:tcW w:w="0" w:type="auto"/>
            <w:tcBorders>
              <w:top w:val="nil"/>
              <w:left w:val="nil"/>
              <w:bottom w:val="single" w:sz="4" w:space="0" w:color="auto"/>
              <w:right w:val="single" w:sz="4" w:space="0" w:color="auto"/>
            </w:tcBorders>
            <w:shd w:val="clear" w:color="auto" w:fill="auto"/>
            <w:noWrap/>
            <w:hideMark/>
          </w:tcPr>
          <w:p w14:paraId="0A95074C" w14:textId="2F24AB2A"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245AC34" w14:textId="4E66D431"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5EC0635" w14:textId="48CCAA0C"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AB6E564" w14:textId="73C4194C"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58AE166" w14:textId="4FFB6EFC"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225D90" w:rsidRPr="0020749A" w14:paraId="2324E794"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9BC73E4"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lip with incurved margin</w:t>
            </w:r>
          </w:p>
        </w:tc>
        <w:tc>
          <w:tcPr>
            <w:tcW w:w="0" w:type="auto"/>
            <w:tcBorders>
              <w:top w:val="nil"/>
              <w:left w:val="nil"/>
              <w:bottom w:val="single" w:sz="4" w:space="0" w:color="auto"/>
              <w:right w:val="single" w:sz="4" w:space="0" w:color="auto"/>
            </w:tcBorders>
            <w:shd w:val="clear" w:color="auto" w:fill="auto"/>
            <w:noWrap/>
            <w:hideMark/>
          </w:tcPr>
          <w:p w14:paraId="2DB6D110" w14:textId="72A36F3A"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597F277B" w14:textId="19DBB0AA"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E1A7D43" w14:textId="3283921E"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9445C8A" w14:textId="0B1A4C6F"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E9EF4DF" w14:textId="01320EB3"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225D90" w:rsidRPr="0020749A" w14:paraId="7AC81198" w14:textId="77777777" w:rsidTr="00225D90">
        <w:trPr>
          <w:trHeight w:val="300"/>
        </w:trPr>
        <w:tc>
          <w:tcPr>
            <w:tcW w:w="0" w:type="auto"/>
            <w:gridSpan w:val="2"/>
            <w:tcBorders>
              <w:top w:val="single" w:sz="4" w:space="0" w:color="auto"/>
              <w:left w:val="single" w:sz="4" w:space="0" w:color="auto"/>
              <w:bottom w:val="nil"/>
              <w:right w:val="single" w:sz="4" w:space="0" w:color="000000"/>
            </w:tcBorders>
            <w:shd w:val="clear" w:color="auto" w:fill="auto"/>
            <w:noWrap/>
            <w:vAlign w:val="bottom"/>
            <w:hideMark/>
          </w:tcPr>
          <w:p w14:paraId="59D4E710"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pale yellow or white flower</w:t>
            </w:r>
          </w:p>
        </w:tc>
        <w:tc>
          <w:tcPr>
            <w:tcW w:w="0" w:type="auto"/>
            <w:tcBorders>
              <w:top w:val="nil"/>
              <w:left w:val="nil"/>
              <w:bottom w:val="single" w:sz="4" w:space="0" w:color="auto"/>
              <w:right w:val="single" w:sz="4" w:space="0" w:color="auto"/>
            </w:tcBorders>
            <w:shd w:val="clear" w:color="auto" w:fill="auto"/>
            <w:noWrap/>
            <w:vAlign w:val="bottom"/>
            <w:hideMark/>
          </w:tcPr>
          <w:p w14:paraId="57B149E5" w14:textId="57C608E6"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nil"/>
              <w:right w:val="single" w:sz="4" w:space="0" w:color="auto"/>
            </w:tcBorders>
            <w:shd w:val="clear" w:color="auto" w:fill="auto"/>
            <w:noWrap/>
            <w:vAlign w:val="bottom"/>
            <w:hideMark/>
          </w:tcPr>
          <w:p w14:paraId="476CC469" w14:textId="150D513F"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single" w:sz="4" w:space="0" w:color="auto"/>
            </w:tcBorders>
            <w:shd w:val="clear" w:color="auto" w:fill="auto"/>
            <w:noWrap/>
            <w:hideMark/>
          </w:tcPr>
          <w:p w14:paraId="32B7D167" w14:textId="3AEBDD5F"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0E92D6A" w14:textId="25726B4B"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C8022E9" w14:textId="29E3B67E"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225D90" w:rsidRPr="0020749A" w14:paraId="6A07489D" w14:textId="77777777" w:rsidTr="00225D90">
        <w:trPr>
          <w:trHeight w:val="300"/>
        </w:trPr>
        <w:tc>
          <w:tcPr>
            <w:tcW w:w="0" w:type="auto"/>
            <w:gridSpan w:val="2"/>
            <w:tcBorders>
              <w:top w:val="single" w:sz="4" w:space="0" w:color="auto"/>
              <w:left w:val="nil"/>
              <w:bottom w:val="nil"/>
              <w:right w:val="nil"/>
            </w:tcBorders>
            <w:shd w:val="clear" w:color="auto" w:fill="auto"/>
            <w:noWrap/>
            <w:vAlign w:val="bottom"/>
            <w:hideMark/>
          </w:tcPr>
          <w:p w14:paraId="6857E2F6"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EAAE331" w14:textId="77777777" w:rsidR="00225D90" w:rsidRPr="0020749A" w:rsidRDefault="00225D90" w:rsidP="00225D90">
            <w:pPr>
              <w:rPr>
                <w:rFonts w:ascii="Calibri" w:eastAsia="Times New Roman" w:hAnsi="Calibri" w:cs="Times New Roman"/>
                <w:color w:val="000000"/>
                <w:lang w:val="en-GB"/>
              </w:rPr>
            </w:pPr>
          </w:p>
        </w:tc>
        <w:tc>
          <w:tcPr>
            <w:tcW w:w="0" w:type="auto"/>
            <w:tcBorders>
              <w:top w:val="single" w:sz="4" w:space="0" w:color="auto"/>
              <w:left w:val="nil"/>
              <w:bottom w:val="nil"/>
              <w:right w:val="nil"/>
            </w:tcBorders>
            <w:shd w:val="clear" w:color="auto" w:fill="auto"/>
            <w:noWrap/>
            <w:vAlign w:val="bottom"/>
            <w:hideMark/>
          </w:tcPr>
          <w:p w14:paraId="4CDA90E3"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hideMark/>
          </w:tcPr>
          <w:p w14:paraId="77F5363E"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152EEA4D" w14:textId="77777777" w:rsidR="00225D90" w:rsidRPr="0020749A" w:rsidRDefault="00225D90"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43DF5687" w14:textId="77777777" w:rsidR="00225D90" w:rsidRPr="0020749A" w:rsidRDefault="00225D90"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225D90" w:rsidRPr="0020749A" w14:paraId="6F6F9A41" w14:textId="77777777" w:rsidTr="00225D90">
        <w:trPr>
          <w:trHeight w:val="300"/>
        </w:trPr>
        <w:tc>
          <w:tcPr>
            <w:tcW w:w="0" w:type="auto"/>
            <w:tcBorders>
              <w:top w:val="nil"/>
              <w:left w:val="nil"/>
              <w:bottom w:val="nil"/>
              <w:right w:val="nil"/>
            </w:tcBorders>
            <w:shd w:val="clear" w:color="auto" w:fill="auto"/>
            <w:noWrap/>
            <w:vAlign w:val="bottom"/>
            <w:hideMark/>
          </w:tcPr>
          <w:p w14:paraId="3479AB7E"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B4CF4D"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817E3C"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3D4A5A8"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FE3DA0C"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330EB28"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6BA2D7B" w14:textId="77777777" w:rsidR="00225D90" w:rsidRPr="0020749A" w:rsidRDefault="00225D90" w:rsidP="00225D90">
            <w:pPr>
              <w:rPr>
                <w:rFonts w:ascii="Calibri" w:eastAsia="Times New Roman" w:hAnsi="Calibri" w:cs="Times New Roman"/>
                <w:color w:val="000000"/>
                <w:lang w:val="en-GB"/>
              </w:rPr>
            </w:pPr>
          </w:p>
        </w:tc>
      </w:tr>
      <w:tr w:rsidR="00225D90" w:rsidRPr="0020749A" w14:paraId="318CEB3F" w14:textId="77777777" w:rsidTr="00225D90">
        <w:trPr>
          <w:trHeight w:val="300"/>
        </w:trPr>
        <w:tc>
          <w:tcPr>
            <w:tcW w:w="0" w:type="auto"/>
            <w:tcBorders>
              <w:top w:val="nil"/>
              <w:left w:val="nil"/>
              <w:bottom w:val="nil"/>
              <w:right w:val="nil"/>
            </w:tcBorders>
            <w:shd w:val="clear" w:color="auto" w:fill="auto"/>
            <w:noWrap/>
            <w:vAlign w:val="bottom"/>
            <w:hideMark/>
          </w:tcPr>
          <w:p w14:paraId="277D8FE6"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7062DC5"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3168F6B"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388E631"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5F3DC56"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758B6DE"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16C4482" w14:textId="77777777" w:rsidR="00225D90" w:rsidRPr="0020749A" w:rsidRDefault="00225D90" w:rsidP="00225D90">
            <w:pPr>
              <w:rPr>
                <w:rFonts w:ascii="Calibri" w:eastAsia="Times New Roman" w:hAnsi="Calibri" w:cs="Times New Roman"/>
                <w:color w:val="000000"/>
                <w:lang w:val="en-GB"/>
              </w:rPr>
            </w:pPr>
          </w:p>
        </w:tc>
      </w:tr>
      <w:tr w:rsidR="00E73313" w:rsidRPr="0020749A" w14:paraId="02AD8F6C" w14:textId="77777777" w:rsidTr="00225D90">
        <w:trPr>
          <w:trHeight w:val="300"/>
        </w:trPr>
        <w:tc>
          <w:tcPr>
            <w:tcW w:w="0" w:type="auto"/>
            <w:tcBorders>
              <w:top w:val="nil"/>
              <w:left w:val="nil"/>
              <w:bottom w:val="nil"/>
              <w:right w:val="nil"/>
            </w:tcBorders>
            <w:shd w:val="clear" w:color="auto" w:fill="auto"/>
            <w:noWrap/>
            <w:vAlign w:val="bottom"/>
            <w:hideMark/>
          </w:tcPr>
          <w:p w14:paraId="06299653" w14:textId="6C6FC2D9"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0478A33E" w14:textId="77777777" w:rsidR="00E73313" w:rsidRPr="0020749A" w:rsidRDefault="00E73313"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231B3C62"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6E835EE"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569E81A"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AFA2088"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BF019B" w14:textId="77777777" w:rsidR="00E73313" w:rsidRPr="0020749A" w:rsidRDefault="00E73313" w:rsidP="00225D90">
            <w:pPr>
              <w:rPr>
                <w:rFonts w:ascii="Calibri" w:eastAsia="Times New Roman" w:hAnsi="Calibri" w:cs="Times New Roman"/>
                <w:color w:val="000000"/>
                <w:lang w:val="en-GB"/>
              </w:rPr>
            </w:pPr>
          </w:p>
        </w:tc>
      </w:tr>
      <w:tr w:rsidR="00E73313" w:rsidRPr="0020749A" w14:paraId="2A09DFED" w14:textId="77777777" w:rsidTr="00225D90">
        <w:trPr>
          <w:trHeight w:val="300"/>
        </w:trPr>
        <w:tc>
          <w:tcPr>
            <w:tcW w:w="0" w:type="auto"/>
            <w:tcBorders>
              <w:top w:val="nil"/>
              <w:left w:val="nil"/>
              <w:bottom w:val="nil"/>
              <w:right w:val="nil"/>
            </w:tcBorders>
            <w:shd w:val="clear" w:color="auto" w:fill="auto"/>
            <w:noWrap/>
            <w:vAlign w:val="bottom"/>
            <w:hideMark/>
          </w:tcPr>
          <w:p w14:paraId="5763DC3A" w14:textId="1F68D85D" w:rsidR="00E73313" w:rsidRPr="0020749A" w:rsidRDefault="00E73313" w:rsidP="00E73313">
            <w:pPr>
              <w:ind w:right="57"/>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c>
          <w:tcPr>
            <w:tcW w:w="0" w:type="auto"/>
            <w:tcBorders>
              <w:top w:val="nil"/>
              <w:left w:val="nil"/>
              <w:bottom w:val="nil"/>
              <w:right w:val="nil"/>
            </w:tcBorders>
            <w:shd w:val="clear" w:color="auto" w:fill="auto"/>
            <w:noWrap/>
            <w:vAlign w:val="bottom"/>
            <w:hideMark/>
          </w:tcPr>
          <w:p w14:paraId="2D048D8B" w14:textId="77777777" w:rsidR="00E73313" w:rsidRPr="0020749A" w:rsidRDefault="00E73313"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22B6CA44"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97A5217"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AC2FD2"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CB3619C"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8B45ABD" w14:textId="77777777" w:rsidR="00E73313" w:rsidRPr="0020749A" w:rsidRDefault="00E73313" w:rsidP="00225D90">
            <w:pPr>
              <w:rPr>
                <w:rFonts w:ascii="Calibri" w:eastAsia="Times New Roman" w:hAnsi="Calibri" w:cs="Times New Roman"/>
                <w:color w:val="000000"/>
                <w:lang w:val="en-GB"/>
              </w:rPr>
            </w:pPr>
          </w:p>
        </w:tc>
      </w:tr>
      <w:tr w:rsidR="00E73313" w:rsidRPr="0020749A" w14:paraId="7E7695FA" w14:textId="77777777" w:rsidTr="00225D90">
        <w:trPr>
          <w:trHeight w:val="300"/>
        </w:trPr>
        <w:tc>
          <w:tcPr>
            <w:tcW w:w="0" w:type="auto"/>
            <w:tcBorders>
              <w:top w:val="nil"/>
              <w:left w:val="nil"/>
              <w:bottom w:val="nil"/>
              <w:right w:val="nil"/>
            </w:tcBorders>
            <w:shd w:val="clear" w:color="auto" w:fill="auto"/>
            <w:noWrap/>
            <w:vAlign w:val="bottom"/>
            <w:hideMark/>
          </w:tcPr>
          <w:p w14:paraId="57E043B7" w14:textId="2523987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nil"/>
              <w:right w:val="nil"/>
            </w:tcBorders>
            <w:shd w:val="clear" w:color="auto" w:fill="auto"/>
            <w:noWrap/>
            <w:vAlign w:val="bottom"/>
            <w:hideMark/>
          </w:tcPr>
          <w:p w14:paraId="51929B4C" w14:textId="77777777" w:rsidR="00E73313" w:rsidRPr="0020749A" w:rsidRDefault="00E73313"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005C87F5"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D87135"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27BE8BB"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69C1425"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CBD8A7D" w14:textId="77777777" w:rsidR="00E73313" w:rsidRPr="0020749A" w:rsidRDefault="00E73313" w:rsidP="00225D90">
            <w:pPr>
              <w:rPr>
                <w:rFonts w:ascii="Calibri" w:eastAsia="Times New Roman" w:hAnsi="Calibri" w:cs="Times New Roman"/>
                <w:color w:val="000000"/>
                <w:lang w:val="en-GB"/>
              </w:rPr>
            </w:pPr>
          </w:p>
        </w:tc>
      </w:tr>
      <w:tr w:rsidR="00E73313" w:rsidRPr="0020749A" w14:paraId="246F3205" w14:textId="77777777" w:rsidTr="00225D90">
        <w:trPr>
          <w:trHeight w:val="300"/>
        </w:trPr>
        <w:tc>
          <w:tcPr>
            <w:tcW w:w="0" w:type="auto"/>
            <w:tcBorders>
              <w:top w:val="nil"/>
              <w:left w:val="nil"/>
              <w:bottom w:val="nil"/>
              <w:right w:val="nil"/>
            </w:tcBorders>
            <w:shd w:val="clear" w:color="auto" w:fill="auto"/>
            <w:noWrap/>
            <w:vAlign w:val="bottom"/>
            <w:hideMark/>
          </w:tcPr>
          <w:p w14:paraId="26649D58" w14:textId="3E869B31"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CF506D1" w14:textId="77777777" w:rsidR="00E73313" w:rsidRPr="0020749A" w:rsidRDefault="00E73313"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Picture scannd from Cribb, 1998</w:t>
            </w:r>
          </w:p>
        </w:tc>
        <w:tc>
          <w:tcPr>
            <w:tcW w:w="0" w:type="auto"/>
            <w:tcBorders>
              <w:top w:val="nil"/>
              <w:left w:val="nil"/>
              <w:bottom w:val="nil"/>
              <w:right w:val="nil"/>
            </w:tcBorders>
            <w:shd w:val="clear" w:color="auto" w:fill="auto"/>
            <w:noWrap/>
            <w:vAlign w:val="bottom"/>
            <w:hideMark/>
          </w:tcPr>
          <w:p w14:paraId="5F137590"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891F60C"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298F0F1"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0602B70" w14:textId="77777777" w:rsidR="00E73313" w:rsidRPr="0020749A" w:rsidRDefault="00E73313" w:rsidP="00225D90">
            <w:pPr>
              <w:rPr>
                <w:rFonts w:ascii="Calibri" w:eastAsia="Times New Roman" w:hAnsi="Calibri" w:cs="Times New Roman"/>
                <w:color w:val="000000"/>
                <w:lang w:val="en-GB"/>
              </w:rPr>
            </w:pPr>
          </w:p>
        </w:tc>
      </w:tr>
      <w:tr w:rsidR="00E73313" w:rsidRPr="0020749A" w14:paraId="6068B399" w14:textId="77777777" w:rsidTr="00225D90">
        <w:trPr>
          <w:trHeight w:val="300"/>
        </w:trPr>
        <w:tc>
          <w:tcPr>
            <w:tcW w:w="0" w:type="auto"/>
            <w:tcBorders>
              <w:top w:val="nil"/>
              <w:left w:val="nil"/>
              <w:bottom w:val="nil"/>
              <w:right w:val="nil"/>
            </w:tcBorders>
            <w:shd w:val="clear" w:color="auto" w:fill="auto"/>
            <w:noWrap/>
            <w:vAlign w:val="bottom"/>
            <w:hideMark/>
          </w:tcPr>
          <w:p w14:paraId="58DEA47C" w14:textId="0C619674"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0590B80" w14:textId="77777777" w:rsidR="00E73313" w:rsidRPr="0020749A" w:rsidRDefault="00E73313"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231B2144"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2D7F99B"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28F893A"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7902859" w14:textId="77777777" w:rsidR="00E73313" w:rsidRPr="0020749A" w:rsidRDefault="00E73313" w:rsidP="00225D90">
            <w:pPr>
              <w:rPr>
                <w:rFonts w:ascii="Calibri" w:eastAsia="Times New Roman" w:hAnsi="Calibri" w:cs="Times New Roman"/>
                <w:color w:val="000000"/>
                <w:lang w:val="en-GB"/>
              </w:rPr>
            </w:pPr>
          </w:p>
        </w:tc>
      </w:tr>
      <w:tr w:rsidR="00E73313" w:rsidRPr="0020749A" w14:paraId="1F18D473" w14:textId="77777777" w:rsidTr="00225D90">
        <w:trPr>
          <w:trHeight w:val="300"/>
        </w:trPr>
        <w:tc>
          <w:tcPr>
            <w:tcW w:w="0" w:type="auto"/>
            <w:tcBorders>
              <w:top w:val="nil"/>
              <w:left w:val="nil"/>
              <w:bottom w:val="nil"/>
              <w:right w:val="nil"/>
            </w:tcBorders>
            <w:shd w:val="clear" w:color="000000" w:fill="C6EFCE"/>
            <w:noWrap/>
            <w:vAlign w:val="bottom"/>
            <w:hideMark/>
          </w:tcPr>
          <w:p w14:paraId="2BBEE98C" w14:textId="1C2233D6" w:rsidR="00E73313" w:rsidRPr="0020749A" w:rsidRDefault="00E73313" w:rsidP="00E73313">
            <w:pPr>
              <w:jc w:val="center"/>
              <w:rPr>
                <w:rFonts w:ascii="Calibri" w:eastAsia="Times New Roman" w:hAnsi="Calibri" w:cs="Times New Roman"/>
                <w:color w:val="006100"/>
                <w:lang w:val="en-GB"/>
              </w:rPr>
            </w:pPr>
            <w:r w:rsidRPr="0020749A">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hideMark/>
          </w:tcPr>
          <w:p w14:paraId="56126817" w14:textId="77777777" w:rsidR="00E73313" w:rsidRPr="0020749A" w:rsidRDefault="00E73313"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hideMark/>
          </w:tcPr>
          <w:p w14:paraId="1B301818"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F190D1D" w14:textId="77777777" w:rsidR="00E73313" w:rsidRPr="0020749A" w:rsidRDefault="00E73313" w:rsidP="00225D90">
            <w:pPr>
              <w:rPr>
                <w:rFonts w:ascii="Calibri" w:eastAsia="Times New Roman" w:hAnsi="Calibri" w:cs="Times New Roman"/>
                <w:color w:val="000000"/>
                <w:lang w:val="en-GB"/>
              </w:rPr>
            </w:pPr>
          </w:p>
        </w:tc>
      </w:tr>
      <w:tr w:rsidR="00E73313" w:rsidRPr="0020749A" w14:paraId="454C6395" w14:textId="77777777" w:rsidTr="00225D90">
        <w:trPr>
          <w:trHeight w:val="300"/>
        </w:trPr>
        <w:tc>
          <w:tcPr>
            <w:tcW w:w="0" w:type="auto"/>
            <w:tcBorders>
              <w:top w:val="nil"/>
              <w:left w:val="nil"/>
              <w:bottom w:val="nil"/>
              <w:right w:val="nil"/>
            </w:tcBorders>
            <w:shd w:val="clear" w:color="000000" w:fill="FFEB9C"/>
            <w:noWrap/>
            <w:vAlign w:val="bottom"/>
            <w:hideMark/>
          </w:tcPr>
          <w:p w14:paraId="169AFB20" w14:textId="07EEBA48" w:rsidR="00E73313" w:rsidRPr="0020749A" w:rsidRDefault="00E73313" w:rsidP="00E73313">
            <w:pPr>
              <w:jc w:val="center"/>
              <w:rPr>
                <w:rFonts w:ascii="Calibri" w:eastAsia="Times New Roman" w:hAnsi="Calibri" w:cs="Times New Roman"/>
                <w:color w:val="9C6500"/>
                <w:lang w:val="en-GB"/>
              </w:rPr>
            </w:pPr>
            <w:r w:rsidRPr="0020749A">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hideMark/>
          </w:tcPr>
          <w:p w14:paraId="52A0A8B5" w14:textId="77777777" w:rsidR="00E73313" w:rsidRPr="0020749A" w:rsidRDefault="00E73313"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Incorrecttly identified to sectional level in max 3 of the 7 different networks</w:t>
            </w:r>
          </w:p>
        </w:tc>
        <w:tc>
          <w:tcPr>
            <w:tcW w:w="0" w:type="auto"/>
            <w:tcBorders>
              <w:top w:val="nil"/>
              <w:left w:val="nil"/>
              <w:bottom w:val="nil"/>
              <w:right w:val="nil"/>
            </w:tcBorders>
            <w:shd w:val="clear" w:color="auto" w:fill="auto"/>
            <w:noWrap/>
            <w:vAlign w:val="bottom"/>
            <w:hideMark/>
          </w:tcPr>
          <w:p w14:paraId="7874F66D"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1EA929" w14:textId="77777777" w:rsidR="00E73313" w:rsidRPr="0020749A" w:rsidRDefault="00E73313" w:rsidP="00225D90">
            <w:pPr>
              <w:rPr>
                <w:rFonts w:ascii="Calibri" w:eastAsia="Times New Roman" w:hAnsi="Calibri" w:cs="Times New Roman"/>
                <w:color w:val="000000"/>
                <w:lang w:val="en-GB"/>
              </w:rPr>
            </w:pPr>
          </w:p>
        </w:tc>
      </w:tr>
      <w:tr w:rsidR="00E73313" w:rsidRPr="0020749A" w14:paraId="134DD43E" w14:textId="77777777" w:rsidTr="00225D90">
        <w:trPr>
          <w:trHeight w:val="300"/>
        </w:trPr>
        <w:tc>
          <w:tcPr>
            <w:tcW w:w="0" w:type="auto"/>
            <w:tcBorders>
              <w:top w:val="nil"/>
              <w:left w:val="nil"/>
              <w:bottom w:val="nil"/>
              <w:right w:val="nil"/>
            </w:tcBorders>
            <w:shd w:val="clear" w:color="000000" w:fill="FFC7CE"/>
            <w:noWrap/>
            <w:vAlign w:val="bottom"/>
            <w:hideMark/>
          </w:tcPr>
          <w:p w14:paraId="1E95353B" w14:textId="2D348016" w:rsidR="00E73313" w:rsidRPr="0020749A" w:rsidRDefault="00E73313" w:rsidP="00E73313">
            <w:pPr>
              <w:jc w:val="center"/>
              <w:rPr>
                <w:rFonts w:ascii="Calibri" w:eastAsia="Times New Roman" w:hAnsi="Calibri" w:cs="Times New Roman"/>
                <w:color w:val="9C0006"/>
                <w:lang w:val="en-GB"/>
              </w:rPr>
            </w:pPr>
            <w:r w:rsidRPr="0020749A">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hideMark/>
          </w:tcPr>
          <w:p w14:paraId="5D27D3B3" w14:textId="77777777" w:rsidR="00E73313" w:rsidRPr="0020749A" w:rsidRDefault="00E73313"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hideMark/>
          </w:tcPr>
          <w:p w14:paraId="5BF16DDD"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810B071" w14:textId="77777777" w:rsidR="00E73313" w:rsidRPr="0020749A" w:rsidRDefault="00E73313" w:rsidP="00225D90">
            <w:pPr>
              <w:rPr>
                <w:rFonts w:ascii="Calibri" w:eastAsia="Times New Roman" w:hAnsi="Calibri" w:cs="Times New Roman"/>
                <w:color w:val="000000"/>
                <w:lang w:val="en-GB"/>
              </w:rPr>
            </w:pPr>
          </w:p>
        </w:tc>
      </w:tr>
    </w:tbl>
    <w:p w14:paraId="00717991" w14:textId="77777777" w:rsidR="00E624AE" w:rsidRPr="0020749A" w:rsidRDefault="00E624AE" w:rsidP="005C28F9">
      <w:pPr>
        <w:rPr>
          <w:lang w:val="en-GB"/>
        </w:rPr>
        <w:sectPr w:rsidR="00E624AE" w:rsidRPr="0020749A" w:rsidSect="000A64B8">
          <w:pgSz w:w="16840" w:h="11900" w:orient="landscape"/>
          <w:pgMar w:top="1135" w:right="1417" w:bottom="851" w:left="1417" w:header="708" w:footer="708" w:gutter="0"/>
          <w:cols w:space="708"/>
          <w:docGrid w:linePitch="360"/>
        </w:sectPr>
      </w:pPr>
    </w:p>
    <w:p w14:paraId="74164642" w14:textId="10148B58" w:rsidR="00571B0F" w:rsidRPr="0020749A" w:rsidRDefault="00571B0F" w:rsidP="00725E2E">
      <w:pPr>
        <w:pStyle w:val="Bijschrift"/>
        <w:keepNext/>
        <w:rPr>
          <w:lang w:val="en-GB"/>
        </w:rPr>
      </w:pPr>
      <w:r w:rsidRPr="0020749A">
        <w:rPr>
          <w:lang w:val="en-GB"/>
        </w:rPr>
        <w:lastRenderedPageBreak/>
        <w:t xml:space="preserve">Table </w:t>
      </w:r>
      <w:r w:rsidRPr="0020749A">
        <w:rPr>
          <w:lang w:val="en-GB"/>
        </w:rPr>
        <w:fldChar w:fldCharType="begin"/>
      </w:r>
      <w:r w:rsidRPr="0020749A">
        <w:rPr>
          <w:lang w:val="en-GB"/>
        </w:rPr>
        <w:instrText xml:space="preserve"> SEQ Table \* ARABIC </w:instrText>
      </w:r>
      <w:r w:rsidRPr="0020749A">
        <w:rPr>
          <w:lang w:val="en-GB"/>
        </w:rPr>
        <w:fldChar w:fldCharType="separate"/>
      </w:r>
      <w:r w:rsidR="00E73313" w:rsidRPr="0020749A">
        <w:rPr>
          <w:noProof/>
          <w:lang w:val="en-GB"/>
        </w:rPr>
        <w:t>15</w:t>
      </w:r>
      <w:r w:rsidRPr="0020749A">
        <w:rPr>
          <w:lang w:val="en-GB"/>
        </w:rPr>
        <w:fldChar w:fldCharType="end"/>
      </w:r>
      <w:r w:rsidRPr="0020749A">
        <w:rPr>
          <w:lang w:val="en-GB"/>
        </w:rPr>
        <w:t xml:space="preserve"> Characteristic research of the section </w:t>
      </w:r>
      <w:r w:rsidRPr="0020749A">
        <w:rPr>
          <w:i/>
          <w:lang w:val="en-GB"/>
        </w:rPr>
        <w:t>Coryopedilum</w:t>
      </w:r>
      <w:r w:rsidRPr="0020749A">
        <w:rPr>
          <w:lang w:val="en-GB"/>
        </w:rPr>
        <w:t>.</w:t>
      </w:r>
    </w:p>
    <w:tbl>
      <w:tblPr>
        <w:tblW w:w="0" w:type="auto"/>
        <w:tblInd w:w="55" w:type="dxa"/>
        <w:tblCellMar>
          <w:left w:w="70" w:type="dxa"/>
          <w:right w:w="70" w:type="dxa"/>
        </w:tblCellMar>
        <w:tblLook w:val="04A0" w:firstRow="1" w:lastRow="0" w:firstColumn="1" w:lastColumn="0" w:noHBand="0" w:noVBand="1"/>
      </w:tblPr>
      <w:tblGrid>
        <w:gridCol w:w="1212"/>
        <w:gridCol w:w="1553"/>
        <w:gridCol w:w="2069"/>
        <w:gridCol w:w="2069"/>
        <w:gridCol w:w="2069"/>
      </w:tblGrid>
      <w:tr w:rsidR="00E624AE" w:rsidRPr="0020749A" w14:paraId="1D2A77CD" w14:textId="77777777" w:rsidTr="00E624AE">
        <w:trPr>
          <w:trHeight w:val="500"/>
        </w:trPr>
        <w:tc>
          <w:tcPr>
            <w:tcW w:w="0" w:type="auto"/>
            <w:tcBorders>
              <w:top w:val="nil"/>
              <w:left w:val="nil"/>
              <w:bottom w:val="nil"/>
              <w:right w:val="nil"/>
            </w:tcBorders>
            <w:shd w:val="clear" w:color="auto" w:fill="auto"/>
            <w:noWrap/>
            <w:vAlign w:val="bottom"/>
            <w:hideMark/>
          </w:tcPr>
          <w:p w14:paraId="5E08DE2F"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540A165" w14:textId="77777777" w:rsidR="00E624AE" w:rsidRPr="0020749A" w:rsidRDefault="00E624AE" w:rsidP="00E624AE">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6B7C5DE1" w14:textId="77777777" w:rsidR="00E624AE" w:rsidRPr="0020749A" w:rsidRDefault="00E624AE" w:rsidP="00E624AE">
            <w:pPr>
              <w:jc w:val="center"/>
              <w:rPr>
                <w:rFonts w:ascii="Calibri" w:eastAsia="Times New Roman" w:hAnsi="Calibri" w:cs="Times New Roman"/>
                <w:b/>
                <w:bCs/>
                <w:i/>
                <w:color w:val="000000"/>
                <w:sz w:val="40"/>
                <w:szCs w:val="40"/>
                <w:lang w:val="en-GB"/>
              </w:rPr>
            </w:pPr>
            <w:r w:rsidRPr="0020749A">
              <w:rPr>
                <w:rFonts w:ascii="Calibri" w:eastAsia="Times New Roman" w:hAnsi="Calibri" w:cs="Times New Roman"/>
                <w:b/>
                <w:bCs/>
                <w:i/>
                <w:color w:val="000000"/>
                <w:sz w:val="32"/>
                <w:szCs w:val="40"/>
                <w:lang w:val="en-GB"/>
              </w:rPr>
              <w:t>Coryopedilum</w:t>
            </w:r>
          </w:p>
        </w:tc>
      </w:tr>
      <w:tr w:rsidR="00E624AE" w:rsidRPr="0020749A" w14:paraId="7C173CE5" w14:textId="77777777" w:rsidTr="00E624AE">
        <w:trPr>
          <w:trHeight w:val="300"/>
        </w:trPr>
        <w:tc>
          <w:tcPr>
            <w:tcW w:w="0" w:type="auto"/>
            <w:tcBorders>
              <w:top w:val="nil"/>
              <w:left w:val="nil"/>
              <w:bottom w:val="nil"/>
              <w:right w:val="nil"/>
            </w:tcBorders>
            <w:shd w:val="clear" w:color="auto" w:fill="auto"/>
            <w:noWrap/>
            <w:vAlign w:val="bottom"/>
            <w:hideMark/>
          </w:tcPr>
          <w:p w14:paraId="0142BF14"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A9204E"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B493977"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32E4341"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0D6D0DA" w14:textId="77777777" w:rsidR="00E624AE" w:rsidRPr="0020749A" w:rsidRDefault="00E624AE" w:rsidP="00E624AE">
            <w:pPr>
              <w:rPr>
                <w:rFonts w:ascii="Calibri" w:eastAsia="Times New Roman" w:hAnsi="Calibri" w:cs="Times New Roman"/>
                <w:color w:val="000000"/>
                <w:lang w:val="en-GB"/>
              </w:rPr>
            </w:pPr>
          </w:p>
        </w:tc>
      </w:tr>
      <w:tr w:rsidR="00E624AE" w:rsidRPr="0020749A" w14:paraId="3AFED292" w14:textId="77777777" w:rsidTr="00E624AE">
        <w:trPr>
          <w:trHeight w:val="300"/>
        </w:trPr>
        <w:tc>
          <w:tcPr>
            <w:tcW w:w="0" w:type="auto"/>
            <w:tcBorders>
              <w:top w:val="nil"/>
              <w:left w:val="nil"/>
              <w:bottom w:val="nil"/>
              <w:right w:val="nil"/>
            </w:tcBorders>
            <w:shd w:val="clear" w:color="auto" w:fill="auto"/>
            <w:noWrap/>
            <w:vAlign w:val="bottom"/>
            <w:hideMark/>
          </w:tcPr>
          <w:p w14:paraId="22880738"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789A3B8"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5AA268"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156471"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BB3C23" w14:textId="77777777" w:rsidR="00E624AE" w:rsidRPr="0020749A" w:rsidRDefault="00E624AE" w:rsidP="00E624AE">
            <w:pPr>
              <w:rPr>
                <w:rFonts w:ascii="Calibri" w:eastAsia="Times New Roman" w:hAnsi="Calibri" w:cs="Times New Roman"/>
                <w:color w:val="000000"/>
                <w:lang w:val="en-GB"/>
              </w:rPr>
            </w:pPr>
          </w:p>
        </w:tc>
      </w:tr>
      <w:tr w:rsidR="00E624AE" w:rsidRPr="0020749A" w14:paraId="31D31AEC" w14:textId="77777777" w:rsidTr="00E624A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CE10C4B" w14:textId="77777777" w:rsidR="00E624AE" w:rsidRPr="0020749A" w:rsidRDefault="00E624AE" w:rsidP="00E624AE">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40A1909B" w14:textId="77777777" w:rsidR="00E624AE" w:rsidRPr="0020749A" w:rsidRDefault="00E624AE" w:rsidP="00E624AE">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rothschildianium1*</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113571B6" w14:textId="77777777" w:rsidR="00E624AE" w:rsidRPr="0020749A" w:rsidRDefault="00E624AE" w:rsidP="00E624AE">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rothschildianium2*</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4A582011" w14:textId="77777777" w:rsidR="00E624AE" w:rsidRPr="0020749A" w:rsidRDefault="00E624AE" w:rsidP="00E624AE">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rothschildianium3*</w:t>
            </w:r>
          </w:p>
        </w:tc>
      </w:tr>
      <w:tr w:rsidR="00E624AE" w:rsidRPr="0020749A" w14:paraId="78514179" w14:textId="77777777" w:rsidTr="00E624A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ABC950C"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FAEA182"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976E23F"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0D28BFE"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624AE" w:rsidRPr="0020749A" w14:paraId="409D9FA0"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049B39E"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Long petals</w:t>
            </w:r>
          </w:p>
        </w:tc>
        <w:tc>
          <w:tcPr>
            <w:tcW w:w="0" w:type="auto"/>
            <w:tcBorders>
              <w:top w:val="nil"/>
              <w:left w:val="nil"/>
              <w:bottom w:val="single" w:sz="4" w:space="0" w:color="auto"/>
              <w:right w:val="single" w:sz="4" w:space="0" w:color="auto"/>
            </w:tcBorders>
            <w:shd w:val="clear" w:color="auto" w:fill="auto"/>
            <w:noWrap/>
            <w:hideMark/>
          </w:tcPr>
          <w:p w14:paraId="067CAD90" w14:textId="57E42448"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81B15C5" w14:textId="1BC9059C"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21F2A11" w14:textId="1725CA21"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624AE" w:rsidRPr="0020749A" w14:paraId="6EF49513"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A01819B"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Petals hanging down</w:t>
            </w:r>
          </w:p>
        </w:tc>
        <w:tc>
          <w:tcPr>
            <w:tcW w:w="0" w:type="auto"/>
            <w:tcBorders>
              <w:top w:val="nil"/>
              <w:left w:val="nil"/>
              <w:bottom w:val="single" w:sz="4" w:space="0" w:color="auto"/>
              <w:right w:val="single" w:sz="4" w:space="0" w:color="auto"/>
            </w:tcBorders>
            <w:shd w:val="clear" w:color="auto" w:fill="auto"/>
            <w:noWrap/>
            <w:hideMark/>
          </w:tcPr>
          <w:p w14:paraId="26D61843" w14:textId="44308678"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E6D8D0A" w14:textId="46C87EAF"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BC8BC82" w14:textId="58F864B6"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624AE" w:rsidRPr="0020749A" w14:paraId="4D5A5D1E"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807EF8A"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Tapering petals</w:t>
            </w:r>
          </w:p>
        </w:tc>
        <w:tc>
          <w:tcPr>
            <w:tcW w:w="0" w:type="auto"/>
            <w:tcBorders>
              <w:top w:val="nil"/>
              <w:left w:val="nil"/>
              <w:bottom w:val="single" w:sz="4" w:space="0" w:color="auto"/>
              <w:right w:val="single" w:sz="4" w:space="0" w:color="auto"/>
            </w:tcBorders>
            <w:shd w:val="clear" w:color="auto" w:fill="auto"/>
            <w:noWrap/>
            <w:hideMark/>
          </w:tcPr>
          <w:p w14:paraId="237D61DE" w14:textId="6026E8CC"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C20483C" w14:textId="6145059F"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D7FDD52" w14:textId="46674D9B"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624AE" w:rsidRPr="0020749A" w14:paraId="0D96A86D"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EB328EF"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Spirally twisted petals</w:t>
            </w:r>
          </w:p>
        </w:tc>
        <w:tc>
          <w:tcPr>
            <w:tcW w:w="0" w:type="auto"/>
            <w:tcBorders>
              <w:top w:val="nil"/>
              <w:left w:val="nil"/>
              <w:bottom w:val="single" w:sz="4" w:space="0" w:color="auto"/>
              <w:right w:val="single" w:sz="4" w:space="0" w:color="auto"/>
            </w:tcBorders>
            <w:shd w:val="clear" w:color="auto" w:fill="auto"/>
            <w:noWrap/>
            <w:hideMark/>
          </w:tcPr>
          <w:p w14:paraId="5A3614EA" w14:textId="3C9BD837"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7CD48C5" w14:textId="7CA6F655"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96D9FC2" w14:textId="62656953"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r>
      <w:tr w:rsidR="00E624AE" w:rsidRPr="0020749A" w14:paraId="4FE9CA9A"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7C813FE"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Warts on margins of petals</w:t>
            </w:r>
          </w:p>
        </w:tc>
        <w:tc>
          <w:tcPr>
            <w:tcW w:w="0" w:type="auto"/>
            <w:tcBorders>
              <w:top w:val="nil"/>
              <w:left w:val="nil"/>
              <w:bottom w:val="single" w:sz="4" w:space="0" w:color="auto"/>
              <w:right w:val="single" w:sz="4" w:space="0" w:color="auto"/>
            </w:tcBorders>
            <w:shd w:val="clear" w:color="auto" w:fill="auto"/>
            <w:noWrap/>
            <w:hideMark/>
          </w:tcPr>
          <w:p w14:paraId="01B3F289" w14:textId="09065A0F"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F6C1D86" w14:textId="5409E397"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1B5A0E2" w14:textId="3964AAA8"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r>
      <w:tr w:rsidR="00E624AE" w:rsidRPr="0020749A" w14:paraId="332155C6"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70E613E"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Glandular at tip</w:t>
            </w:r>
          </w:p>
        </w:tc>
        <w:tc>
          <w:tcPr>
            <w:tcW w:w="0" w:type="auto"/>
            <w:tcBorders>
              <w:top w:val="nil"/>
              <w:left w:val="nil"/>
              <w:bottom w:val="single" w:sz="4" w:space="0" w:color="auto"/>
              <w:right w:val="single" w:sz="4" w:space="0" w:color="auto"/>
            </w:tcBorders>
            <w:shd w:val="clear" w:color="auto" w:fill="auto"/>
            <w:noWrap/>
            <w:hideMark/>
          </w:tcPr>
          <w:p w14:paraId="5DB5658F" w14:textId="13E1EACF"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305F738" w14:textId="6016B01F"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6E9D1C5" w14:textId="560EB1EE"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r>
      <w:tr w:rsidR="00E624AE" w:rsidRPr="0020749A" w14:paraId="57ED9C76"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E4534A"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incurved sidelobes</w:t>
            </w:r>
          </w:p>
        </w:tc>
        <w:tc>
          <w:tcPr>
            <w:tcW w:w="0" w:type="auto"/>
            <w:tcBorders>
              <w:top w:val="nil"/>
              <w:left w:val="nil"/>
              <w:bottom w:val="single" w:sz="4" w:space="0" w:color="auto"/>
              <w:right w:val="single" w:sz="4" w:space="0" w:color="auto"/>
            </w:tcBorders>
            <w:shd w:val="clear" w:color="auto" w:fill="auto"/>
            <w:noWrap/>
            <w:vAlign w:val="bottom"/>
            <w:hideMark/>
          </w:tcPr>
          <w:p w14:paraId="725C06DC" w14:textId="607E982D"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F8022FA" w14:textId="0ACF6C94"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1CAB0CF" w14:textId="2AE4CD5C"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r>
      <w:tr w:rsidR="00E624AE" w:rsidRPr="0020749A" w14:paraId="6DA1FE3E" w14:textId="77777777" w:rsidTr="00E624AE">
        <w:trPr>
          <w:trHeight w:val="300"/>
        </w:trPr>
        <w:tc>
          <w:tcPr>
            <w:tcW w:w="0" w:type="auto"/>
            <w:tcBorders>
              <w:top w:val="nil"/>
              <w:left w:val="nil"/>
              <w:bottom w:val="nil"/>
              <w:right w:val="nil"/>
            </w:tcBorders>
            <w:shd w:val="clear" w:color="auto" w:fill="auto"/>
            <w:noWrap/>
            <w:vAlign w:val="bottom"/>
            <w:hideMark/>
          </w:tcPr>
          <w:p w14:paraId="51983B9A"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8336088"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60B163A"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2607A39"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3DBDAA" w14:textId="77777777" w:rsidR="00E624AE" w:rsidRPr="0020749A" w:rsidRDefault="00E624AE" w:rsidP="00E624AE">
            <w:pPr>
              <w:rPr>
                <w:rFonts w:ascii="Calibri" w:eastAsia="Times New Roman" w:hAnsi="Calibri" w:cs="Times New Roman"/>
                <w:color w:val="000000"/>
                <w:lang w:val="en-GB"/>
              </w:rPr>
            </w:pPr>
          </w:p>
        </w:tc>
      </w:tr>
      <w:tr w:rsidR="00E624AE" w:rsidRPr="0020749A" w14:paraId="2AB940AE" w14:textId="77777777" w:rsidTr="00E624AE">
        <w:trPr>
          <w:trHeight w:val="300"/>
        </w:trPr>
        <w:tc>
          <w:tcPr>
            <w:tcW w:w="0" w:type="auto"/>
            <w:tcBorders>
              <w:top w:val="nil"/>
              <w:left w:val="nil"/>
              <w:bottom w:val="nil"/>
              <w:right w:val="nil"/>
            </w:tcBorders>
            <w:shd w:val="clear" w:color="auto" w:fill="auto"/>
            <w:noWrap/>
            <w:vAlign w:val="bottom"/>
            <w:hideMark/>
          </w:tcPr>
          <w:p w14:paraId="7AA38868"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B4EF98"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E589720"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7AA78AD"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1E4345B" w14:textId="77777777" w:rsidR="00E624AE" w:rsidRPr="0020749A" w:rsidRDefault="00E624AE" w:rsidP="00E624AE">
            <w:pPr>
              <w:rPr>
                <w:rFonts w:ascii="Calibri" w:eastAsia="Times New Roman" w:hAnsi="Calibri" w:cs="Times New Roman"/>
                <w:color w:val="000000"/>
                <w:lang w:val="en-GB"/>
              </w:rPr>
            </w:pPr>
          </w:p>
        </w:tc>
      </w:tr>
      <w:tr w:rsidR="00E624AE" w:rsidRPr="0020749A" w14:paraId="4C2DE292" w14:textId="77777777" w:rsidTr="00E624AE">
        <w:trPr>
          <w:trHeight w:val="300"/>
        </w:trPr>
        <w:tc>
          <w:tcPr>
            <w:tcW w:w="0" w:type="auto"/>
            <w:tcBorders>
              <w:top w:val="nil"/>
              <w:left w:val="nil"/>
              <w:bottom w:val="nil"/>
              <w:right w:val="nil"/>
            </w:tcBorders>
            <w:shd w:val="clear" w:color="auto" w:fill="auto"/>
            <w:noWrap/>
            <w:vAlign w:val="bottom"/>
            <w:hideMark/>
          </w:tcPr>
          <w:p w14:paraId="1FF320D7"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D3FA97A"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E559134"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B0303C"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9375E6A" w14:textId="77777777" w:rsidR="00E624AE" w:rsidRPr="0020749A" w:rsidRDefault="00E624AE" w:rsidP="00E624AE">
            <w:pPr>
              <w:rPr>
                <w:rFonts w:ascii="Calibri" w:eastAsia="Times New Roman" w:hAnsi="Calibri" w:cs="Times New Roman"/>
                <w:color w:val="000000"/>
                <w:lang w:val="en-GB"/>
              </w:rPr>
            </w:pPr>
          </w:p>
        </w:tc>
      </w:tr>
      <w:tr w:rsidR="00E624AE" w:rsidRPr="0020749A" w14:paraId="47FAFD29" w14:textId="77777777" w:rsidTr="00E624AE">
        <w:trPr>
          <w:trHeight w:val="300"/>
        </w:trPr>
        <w:tc>
          <w:tcPr>
            <w:tcW w:w="0" w:type="auto"/>
            <w:tcBorders>
              <w:top w:val="nil"/>
              <w:left w:val="nil"/>
              <w:bottom w:val="nil"/>
              <w:right w:val="nil"/>
            </w:tcBorders>
            <w:shd w:val="clear" w:color="auto" w:fill="auto"/>
            <w:noWrap/>
            <w:vAlign w:val="bottom"/>
            <w:hideMark/>
          </w:tcPr>
          <w:p w14:paraId="1759E19E" w14:textId="10AC364D" w:rsidR="00E624AE" w:rsidRPr="0020749A" w:rsidRDefault="00E624AE"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6E31376C" w14:textId="77777777" w:rsidR="00E624AE" w:rsidRPr="0020749A" w:rsidRDefault="00E624AE" w:rsidP="00E624AE">
            <w:pPr>
              <w:rPr>
                <w:rFonts w:ascii="Calibri" w:eastAsia="Times New Roman" w:hAnsi="Calibri" w:cs="Times New Roman"/>
                <w:color w:val="000000"/>
                <w:lang w:val="en-GB"/>
              </w:rPr>
            </w:pPr>
            <w:r w:rsidRPr="0020749A">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71281FF2"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B5E6E8B"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C38610" w14:textId="77777777" w:rsidR="00E624AE" w:rsidRPr="0020749A" w:rsidRDefault="00E624AE" w:rsidP="00E624AE">
            <w:pPr>
              <w:rPr>
                <w:rFonts w:ascii="Calibri" w:eastAsia="Times New Roman" w:hAnsi="Calibri" w:cs="Times New Roman"/>
                <w:color w:val="000000"/>
                <w:lang w:val="en-GB"/>
              </w:rPr>
            </w:pPr>
          </w:p>
        </w:tc>
      </w:tr>
      <w:tr w:rsidR="00E624AE" w:rsidRPr="0020749A" w14:paraId="43D52E8A" w14:textId="77777777" w:rsidTr="00E624AE">
        <w:trPr>
          <w:trHeight w:val="300"/>
        </w:trPr>
        <w:tc>
          <w:tcPr>
            <w:tcW w:w="0" w:type="auto"/>
            <w:tcBorders>
              <w:top w:val="nil"/>
              <w:left w:val="nil"/>
              <w:bottom w:val="nil"/>
              <w:right w:val="nil"/>
            </w:tcBorders>
            <w:shd w:val="clear" w:color="auto" w:fill="auto"/>
            <w:noWrap/>
            <w:vAlign w:val="bottom"/>
            <w:hideMark/>
          </w:tcPr>
          <w:p w14:paraId="02CEF693" w14:textId="1311254E" w:rsidR="00E624AE" w:rsidRPr="0020749A" w:rsidRDefault="00E624AE" w:rsidP="00E73313">
            <w:pPr>
              <w:ind w:right="57"/>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c>
          <w:tcPr>
            <w:tcW w:w="0" w:type="auto"/>
            <w:gridSpan w:val="2"/>
            <w:tcBorders>
              <w:top w:val="nil"/>
              <w:left w:val="nil"/>
              <w:bottom w:val="nil"/>
              <w:right w:val="nil"/>
            </w:tcBorders>
            <w:shd w:val="clear" w:color="auto" w:fill="auto"/>
            <w:noWrap/>
            <w:vAlign w:val="bottom"/>
            <w:hideMark/>
          </w:tcPr>
          <w:p w14:paraId="58D60F5C" w14:textId="77777777" w:rsidR="00E624AE" w:rsidRPr="0020749A" w:rsidRDefault="00E624AE" w:rsidP="00E624AE">
            <w:pPr>
              <w:rPr>
                <w:rFonts w:ascii="Calibri" w:eastAsia="Times New Roman" w:hAnsi="Calibri" w:cs="Times New Roman"/>
                <w:color w:val="000000"/>
                <w:lang w:val="en-GB"/>
              </w:rPr>
            </w:pPr>
            <w:r w:rsidRPr="0020749A">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271831D7"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63CC16C" w14:textId="77777777" w:rsidR="00E624AE" w:rsidRPr="0020749A" w:rsidRDefault="00E624AE" w:rsidP="00E624AE">
            <w:pPr>
              <w:rPr>
                <w:rFonts w:ascii="Calibri" w:eastAsia="Times New Roman" w:hAnsi="Calibri" w:cs="Times New Roman"/>
                <w:color w:val="000000"/>
                <w:lang w:val="en-GB"/>
              </w:rPr>
            </w:pPr>
          </w:p>
        </w:tc>
      </w:tr>
      <w:tr w:rsidR="00E624AE" w:rsidRPr="0020749A" w14:paraId="3A9B018E" w14:textId="77777777" w:rsidTr="00E624AE">
        <w:trPr>
          <w:trHeight w:val="300"/>
        </w:trPr>
        <w:tc>
          <w:tcPr>
            <w:tcW w:w="0" w:type="auto"/>
            <w:tcBorders>
              <w:top w:val="nil"/>
              <w:left w:val="nil"/>
              <w:bottom w:val="nil"/>
              <w:right w:val="nil"/>
            </w:tcBorders>
            <w:shd w:val="clear" w:color="auto" w:fill="auto"/>
            <w:noWrap/>
            <w:vAlign w:val="bottom"/>
            <w:hideMark/>
          </w:tcPr>
          <w:p w14:paraId="646749F5" w14:textId="4C1F7124" w:rsidR="00E624AE" w:rsidRPr="0020749A" w:rsidRDefault="00E624AE"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nil"/>
              <w:right w:val="nil"/>
            </w:tcBorders>
            <w:shd w:val="clear" w:color="auto" w:fill="auto"/>
            <w:noWrap/>
            <w:vAlign w:val="bottom"/>
            <w:hideMark/>
          </w:tcPr>
          <w:p w14:paraId="698D366F" w14:textId="77777777" w:rsidR="00E624AE" w:rsidRPr="0020749A" w:rsidRDefault="00E624AE" w:rsidP="00E624AE">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696E38E2"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8919E8"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AB3B105" w14:textId="77777777" w:rsidR="00E624AE" w:rsidRPr="0020749A" w:rsidRDefault="00E624AE" w:rsidP="00E624AE">
            <w:pPr>
              <w:rPr>
                <w:rFonts w:ascii="Calibri" w:eastAsia="Times New Roman" w:hAnsi="Calibri" w:cs="Times New Roman"/>
                <w:color w:val="000000"/>
                <w:lang w:val="en-GB"/>
              </w:rPr>
            </w:pPr>
          </w:p>
        </w:tc>
      </w:tr>
      <w:tr w:rsidR="00E624AE" w:rsidRPr="0020749A" w14:paraId="55BEB1F2" w14:textId="77777777" w:rsidTr="00E624AE">
        <w:trPr>
          <w:trHeight w:val="300"/>
        </w:trPr>
        <w:tc>
          <w:tcPr>
            <w:tcW w:w="0" w:type="auto"/>
            <w:tcBorders>
              <w:top w:val="nil"/>
              <w:left w:val="nil"/>
              <w:bottom w:val="nil"/>
              <w:right w:val="nil"/>
            </w:tcBorders>
            <w:shd w:val="clear" w:color="auto" w:fill="auto"/>
            <w:noWrap/>
            <w:vAlign w:val="bottom"/>
            <w:hideMark/>
          </w:tcPr>
          <w:p w14:paraId="67977E46" w14:textId="77777777" w:rsidR="00E624AE" w:rsidRPr="0020749A" w:rsidRDefault="00E624AE"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39D42D87" w14:textId="77777777" w:rsidR="00E624AE" w:rsidRPr="0020749A" w:rsidRDefault="00E624AE" w:rsidP="00E624AE">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Picture scannd from Cribb, 1998</w:t>
            </w:r>
          </w:p>
        </w:tc>
        <w:tc>
          <w:tcPr>
            <w:tcW w:w="0" w:type="auto"/>
            <w:tcBorders>
              <w:top w:val="nil"/>
              <w:left w:val="nil"/>
              <w:bottom w:val="nil"/>
              <w:right w:val="nil"/>
            </w:tcBorders>
            <w:shd w:val="clear" w:color="auto" w:fill="auto"/>
            <w:noWrap/>
            <w:vAlign w:val="bottom"/>
            <w:hideMark/>
          </w:tcPr>
          <w:p w14:paraId="1BE375AD"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263B54" w14:textId="77777777" w:rsidR="00E624AE" w:rsidRPr="0020749A" w:rsidRDefault="00E624AE" w:rsidP="00E624AE">
            <w:pPr>
              <w:rPr>
                <w:rFonts w:ascii="Calibri" w:eastAsia="Times New Roman" w:hAnsi="Calibri" w:cs="Times New Roman"/>
                <w:color w:val="000000"/>
                <w:lang w:val="en-GB"/>
              </w:rPr>
            </w:pPr>
          </w:p>
        </w:tc>
      </w:tr>
      <w:tr w:rsidR="00E624AE" w:rsidRPr="0020749A" w14:paraId="6D21159E" w14:textId="77777777" w:rsidTr="00E624AE">
        <w:trPr>
          <w:trHeight w:val="300"/>
        </w:trPr>
        <w:tc>
          <w:tcPr>
            <w:tcW w:w="0" w:type="auto"/>
            <w:tcBorders>
              <w:top w:val="nil"/>
              <w:left w:val="nil"/>
              <w:bottom w:val="nil"/>
              <w:right w:val="nil"/>
            </w:tcBorders>
            <w:shd w:val="clear" w:color="auto" w:fill="auto"/>
            <w:noWrap/>
            <w:vAlign w:val="bottom"/>
            <w:hideMark/>
          </w:tcPr>
          <w:p w14:paraId="0FBD861B" w14:textId="77777777" w:rsidR="00E624AE" w:rsidRPr="0020749A" w:rsidRDefault="00E624AE"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4CE7EF7" w14:textId="77777777" w:rsidR="00E624AE" w:rsidRPr="0020749A" w:rsidRDefault="00E624AE" w:rsidP="00E624AE">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30E9BCAC"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1F7DE8A" w14:textId="77777777" w:rsidR="00E624AE" w:rsidRPr="0020749A" w:rsidRDefault="00E624AE" w:rsidP="00E624AE">
            <w:pPr>
              <w:rPr>
                <w:rFonts w:ascii="Calibri" w:eastAsia="Times New Roman" w:hAnsi="Calibri" w:cs="Times New Roman"/>
                <w:color w:val="000000"/>
                <w:lang w:val="en-GB"/>
              </w:rPr>
            </w:pPr>
          </w:p>
        </w:tc>
      </w:tr>
      <w:tr w:rsidR="00E624AE" w:rsidRPr="0020749A" w14:paraId="4419B76F" w14:textId="77777777" w:rsidTr="00E624AE">
        <w:trPr>
          <w:trHeight w:val="300"/>
        </w:trPr>
        <w:tc>
          <w:tcPr>
            <w:tcW w:w="0" w:type="auto"/>
            <w:tcBorders>
              <w:top w:val="nil"/>
              <w:left w:val="nil"/>
              <w:bottom w:val="nil"/>
              <w:right w:val="nil"/>
            </w:tcBorders>
            <w:shd w:val="clear" w:color="000000" w:fill="C6EFCE"/>
            <w:noWrap/>
            <w:vAlign w:val="bottom"/>
            <w:hideMark/>
          </w:tcPr>
          <w:p w14:paraId="29474529" w14:textId="5222A887" w:rsidR="00E624AE" w:rsidRPr="0020749A" w:rsidRDefault="00E624AE" w:rsidP="00E73313">
            <w:pPr>
              <w:jc w:val="center"/>
              <w:rPr>
                <w:rFonts w:ascii="Calibri" w:eastAsia="Times New Roman" w:hAnsi="Calibri" w:cs="Times New Roman"/>
                <w:color w:val="006100"/>
                <w:lang w:val="en-GB"/>
              </w:rPr>
            </w:pPr>
            <w:r w:rsidRPr="0020749A">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hideMark/>
          </w:tcPr>
          <w:p w14:paraId="2E350BFD" w14:textId="77777777" w:rsidR="00E624AE" w:rsidRPr="0020749A" w:rsidRDefault="00E624AE" w:rsidP="00E624AE">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Incorrectly identified to sectional level in max 1 of the 7 different networks</w:t>
            </w:r>
          </w:p>
        </w:tc>
      </w:tr>
      <w:tr w:rsidR="00E624AE" w:rsidRPr="0020749A" w14:paraId="5D10BABB" w14:textId="77777777" w:rsidTr="00E624AE">
        <w:trPr>
          <w:trHeight w:val="300"/>
        </w:trPr>
        <w:tc>
          <w:tcPr>
            <w:tcW w:w="0" w:type="auto"/>
            <w:tcBorders>
              <w:top w:val="nil"/>
              <w:left w:val="nil"/>
              <w:bottom w:val="nil"/>
              <w:right w:val="nil"/>
            </w:tcBorders>
            <w:shd w:val="clear" w:color="000000" w:fill="FFEB9C"/>
            <w:noWrap/>
            <w:vAlign w:val="bottom"/>
            <w:hideMark/>
          </w:tcPr>
          <w:p w14:paraId="299F04F4" w14:textId="16A82966" w:rsidR="00E624AE" w:rsidRPr="0020749A" w:rsidRDefault="00E624AE" w:rsidP="00E73313">
            <w:pPr>
              <w:jc w:val="center"/>
              <w:rPr>
                <w:rFonts w:ascii="Calibri" w:eastAsia="Times New Roman" w:hAnsi="Calibri" w:cs="Times New Roman"/>
                <w:color w:val="9C6500"/>
                <w:lang w:val="en-GB"/>
              </w:rPr>
            </w:pPr>
            <w:r w:rsidRPr="0020749A">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hideMark/>
          </w:tcPr>
          <w:p w14:paraId="548DC022" w14:textId="77777777" w:rsidR="00E624AE" w:rsidRPr="0020749A" w:rsidRDefault="00E624AE" w:rsidP="00E624AE">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Incorrecttly identified to sectional level in max 3 of the 7 different networks</w:t>
            </w:r>
          </w:p>
        </w:tc>
      </w:tr>
      <w:tr w:rsidR="00E624AE" w:rsidRPr="0020749A" w14:paraId="5515B5AC" w14:textId="77777777" w:rsidTr="00E624AE">
        <w:trPr>
          <w:trHeight w:val="300"/>
        </w:trPr>
        <w:tc>
          <w:tcPr>
            <w:tcW w:w="0" w:type="auto"/>
            <w:tcBorders>
              <w:top w:val="nil"/>
              <w:left w:val="nil"/>
              <w:bottom w:val="nil"/>
              <w:right w:val="nil"/>
            </w:tcBorders>
            <w:shd w:val="clear" w:color="000000" w:fill="FFC7CE"/>
            <w:noWrap/>
            <w:vAlign w:val="bottom"/>
            <w:hideMark/>
          </w:tcPr>
          <w:p w14:paraId="65D884BA" w14:textId="4C48E62D" w:rsidR="00E624AE" w:rsidRPr="0020749A" w:rsidRDefault="00E624AE" w:rsidP="00E73313">
            <w:pPr>
              <w:jc w:val="center"/>
              <w:rPr>
                <w:rFonts w:ascii="Calibri" w:eastAsia="Times New Roman" w:hAnsi="Calibri" w:cs="Times New Roman"/>
                <w:color w:val="9C0006"/>
                <w:lang w:val="en-GB"/>
              </w:rPr>
            </w:pPr>
            <w:r w:rsidRPr="0020749A">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hideMark/>
          </w:tcPr>
          <w:p w14:paraId="3E68C9E2" w14:textId="77777777" w:rsidR="00E624AE" w:rsidRPr="0020749A" w:rsidRDefault="00E624AE" w:rsidP="00E624AE">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Incorrectly identified to sectional level in more than 3 of the 7 networks</w:t>
            </w:r>
          </w:p>
        </w:tc>
      </w:tr>
    </w:tbl>
    <w:p w14:paraId="491D720C" w14:textId="77777777" w:rsidR="00E73313" w:rsidRPr="0020749A" w:rsidRDefault="00E73313" w:rsidP="005C28F9">
      <w:pPr>
        <w:rPr>
          <w:lang w:val="en-GB"/>
        </w:rPr>
        <w:sectPr w:rsidR="00E73313" w:rsidRPr="0020749A" w:rsidSect="00725E2E">
          <w:pgSz w:w="11900" w:h="16840"/>
          <w:pgMar w:top="1417" w:right="1410" w:bottom="1417" w:left="993" w:header="708" w:footer="708" w:gutter="0"/>
          <w:cols w:space="708"/>
          <w:docGrid w:linePitch="360"/>
        </w:sectPr>
      </w:pPr>
    </w:p>
    <w:p w14:paraId="6B891F22" w14:textId="388F35A1" w:rsidR="00E73313" w:rsidRPr="0020749A" w:rsidRDefault="00E73313" w:rsidP="00E73313">
      <w:pPr>
        <w:pStyle w:val="Bijschrift"/>
        <w:keepNext/>
        <w:rPr>
          <w:lang w:val="en-GB"/>
        </w:rPr>
      </w:pPr>
      <w:r w:rsidRPr="0020749A">
        <w:rPr>
          <w:lang w:val="en-GB"/>
        </w:rPr>
        <w:lastRenderedPageBreak/>
        <w:t xml:space="preserve">Table </w:t>
      </w:r>
      <w:r w:rsidRPr="0020749A">
        <w:rPr>
          <w:lang w:val="en-GB"/>
        </w:rPr>
        <w:fldChar w:fldCharType="begin"/>
      </w:r>
      <w:r w:rsidRPr="0020749A">
        <w:rPr>
          <w:lang w:val="en-GB"/>
        </w:rPr>
        <w:instrText xml:space="preserve"> SEQ Table \* ARABIC </w:instrText>
      </w:r>
      <w:r w:rsidRPr="0020749A">
        <w:rPr>
          <w:lang w:val="en-GB"/>
        </w:rPr>
        <w:fldChar w:fldCharType="separate"/>
      </w:r>
      <w:r w:rsidRPr="0020749A">
        <w:rPr>
          <w:noProof/>
          <w:lang w:val="en-GB"/>
        </w:rPr>
        <w:t>16</w:t>
      </w:r>
      <w:r w:rsidRPr="0020749A">
        <w:rPr>
          <w:lang w:val="en-GB"/>
        </w:rPr>
        <w:fldChar w:fldCharType="end"/>
      </w:r>
      <w:r w:rsidRPr="0020749A">
        <w:rPr>
          <w:lang w:val="en-GB"/>
        </w:rPr>
        <w:t xml:space="preserve"> Characteristic research of the section </w:t>
      </w:r>
      <w:r w:rsidRPr="0020749A">
        <w:rPr>
          <w:i/>
          <w:lang w:val="en-GB"/>
        </w:rPr>
        <w:t>Parvisepalum</w:t>
      </w:r>
      <w:r w:rsidRPr="0020749A">
        <w:rPr>
          <w:lang w:val="en-GB"/>
        </w:rPr>
        <w:t>.</w:t>
      </w:r>
    </w:p>
    <w:tbl>
      <w:tblPr>
        <w:tblW w:w="0" w:type="auto"/>
        <w:tblInd w:w="55" w:type="dxa"/>
        <w:tblCellMar>
          <w:left w:w="70" w:type="dxa"/>
          <w:right w:w="70" w:type="dxa"/>
        </w:tblCellMar>
        <w:tblLook w:val="04A0" w:firstRow="1" w:lastRow="0" w:firstColumn="1" w:lastColumn="0" w:noHBand="0" w:noVBand="1"/>
      </w:tblPr>
      <w:tblGrid>
        <w:gridCol w:w="975"/>
        <w:gridCol w:w="2069"/>
        <w:gridCol w:w="1900"/>
        <w:gridCol w:w="1900"/>
        <w:gridCol w:w="1900"/>
        <w:gridCol w:w="1778"/>
        <w:gridCol w:w="1778"/>
      </w:tblGrid>
      <w:tr w:rsidR="00E73313" w:rsidRPr="0020749A" w14:paraId="0EA23074" w14:textId="77777777" w:rsidTr="00E73313">
        <w:trPr>
          <w:trHeight w:val="500"/>
        </w:trPr>
        <w:tc>
          <w:tcPr>
            <w:tcW w:w="0" w:type="auto"/>
            <w:tcBorders>
              <w:top w:val="nil"/>
              <w:left w:val="nil"/>
              <w:bottom w:val="nil"/>
              <w:right w:val="nil"/>
            </w:tcBorders>
            <w:shd w:val="clear" w:color="auto" w:fill="auto"/>
            <w:noWrap/>
            <w:vAlign w:val="bottom"/>
            <w:hideMark/>
          </w:tcPr>
          <w:p w14:paraId="6E79B22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DB3A4E2" w14:textId="77777777" w:rsidR="00E73313" w:rsidRPr="0020749A" w:rsidRDefault="00E73313" w:rsidP="00E73313">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7FC9468B" w14:textId="77777777" w:rsidR="00E73313" w:rsidRPr="0020749A" w:rsidRDefault="00E73313" w:rsidP="00E73313">
            <w:pPr>
              <w:jc w:val="center"/>
              <w:rPr>
                <w:rFonts w:ascii="Calibri" w:eastAsia="Times New Roman" w:hAnsi="Calibri" w:cs="Times New Roman"/>
                <w:b/>
                <w:bCs/>
                <w:i/>
                <w:color w:val="000000"/>
                <w:sz w:val="40"/>
                <w:szCs w:val="40"/>
                <w:lang w:val="en-GB"/>
              </w:rPr>
            </w:pPr>
            <w:r w:rsidRPr="0020749A">
              <w:rPr>
                <w:rFonts w:ascii="Calibri" w:eastAsia="Times New Roman" w:hAnsi="Calibri" w:cs="Times New Roman"/>
                <w:b/>
                <w:bCs/>
                <w:i/>
                <w:color w:val="000000"/>
                <w:sz w:val="32"/>
                <w:szCs w:val="40"/>
                <w:lang w:val="en-GB"/>
              </w:rPr>
              <w:t>Parvisepalum</w:t>
            </w:r>
          </w:p>
        </w:tc>
        <w:tc>
          <w:tcPr>
            <w:tcW w:w="0" w:type="auto"/>
            <w:tcBorders>
              <w:top w:val="nil"/>
              <w:left w:val="nil"/>
              <w:bottom w:val="nil"/>
              <w:right w:val="nil"/>
            </w:tcBorders>
            <w:shd w:val="clear" w:color="auto" w:fill="auto"/>
            <w:noWrap/>
            <w:vAlign w:val="bottom"/>
            <w:hideMark/>
          </w:tcPr>
          <w:p w14:paraId="67A43788"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1F3521F" w14:textId="77777777" w:rsidR="00E73313" w:rsidRPr="0020749A" w:rsidRDefault="00E73313" w:rsidP="00E73313">
            <w:pPr>
              <w:rPr>
                <w:rFonts w:ascii="Calibri" w:eastAsia="Times New Roman" w:hAnsi="Calibri" w:cs="Times New Roman"/>
                <w:color w:val="000000"/>
                <w:lang w:val="en-GB"/>
              </w:rPr>
            </w:pPr>
          </w:p>
        </w:tc>
      </w:tr>
      <w:tr w:rsidR="00E73313" w:rsidRPr="0020749A" w14:paraId="339D0571" w14:textId="77777777" w:rsidTr="00E73313">
        <w:trPr>
          <w:trHeight w:val="300"/>
        </w:trPr>
        <w:tc>
          <w:tcPr>
            <w:tcW w:w="0" w:type="auto"/>
            <w:tcBorders>
              <w:top w:val="nil"/>
              <w:left w:val="nil"/>
              <w:bottom w:val="nil"/>
              <w:right w:val="nil"/>
            </w:tcBorders>
            <w:shd w:val="clear" w:color="auto" w:fill="auto"/>
            <w:noWrap/>
            <w:vAlign w:val="bottom"/>
            <w:hideMark/>
          </w:tcPr>
          <w:p w14:paraId="7F2986A9"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7200E4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CFE666"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C6AA99"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58B9DBA"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2EC30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FC06C8" w14:textId="77777777" w:rsidR="00E73313" w:rsidRPr="0020749A" w:rsidRDefault="00E73313" w:rsidP="00E73313">
            <w:pPr>
              <w:rPr>
                <w:rFonts w:ascii="Calibri" w:eastAsia="Times New Roman" w:hAnsi="Calibri" w:cs="Times New Roman"/>
                <w:color w:val="000000"/>
                <w:lang w:val="en-GB"/>
              </w:rPr>
            </w:pPr>
          </w:p>
        </w:tc>
      </w:tr>
      <w:tr w:rsidR="00E73313" w:rsidRPr="0020749A" w14:paraId="7982FDBF"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9E69146" w14:textId="77777777" w:rsidR="00E73313" w:rsidRPr="0020749A" w:rsidRDefault="00E73313" w:rsidP="00E73313">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0D600060" w14:textId="77777777" w:rsidR="00E73313" w:rsidRPr="0020749A" w:rsidRDefault="00E73313" w:rsidP="00E73313">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delenatii1*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36FB2377"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delenatii2_2§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5B8C55BC"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delenatii2_4§</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31C1EE68"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delenatii2_6§</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77E3CED7"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delenatii2*</w:t>
            </w:r>
          </w:p>
        </w:tc>
      </w:tr>
      <w:tr w:rsidR="00E73313" w:rsidRPr="0020749A" w14:paraId="03A2362D"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4D7B1A"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47871E3"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BB5B1FC"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479E3F2"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32A74C2"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ECE1902"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73313" w:rsidRPr="0020749A" w14:paraId="14541BDD"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10504AA"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38909698" w14:textId="7E6046D7"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DEE1ED6" w14:textId="173E31CB"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321BFF9" w14:textId="2A020FB4"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0CE9131" w14:textId="52BC653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FA4E78F" w14:textId="54D8F4DC"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10B52315"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9BDA8A0"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7BFAFCEE" w14:textId="38E42D65"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6C62B92" w14:textId="1CA5527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B827CA5" w14:textId="100F3F75"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7F4A267" w14:textId="1BF87329"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3F0728CD" w14:textId="64803BA8"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r>
      <w:tr w:rsidR="00E73313" w:rsidRPr="0020749A" w14:paraId="62140DF8"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00F919B"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4051AAE5" w14:textId="4D118B3A"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815E6E4" w14:textId="5C392C1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B47682F" w14:textId="5350F37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D74A520" w14:textId="6D198FE3"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EEF6C22" w14:textId="6FC1B6F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039D41E7" w14:textId="77777777" w:rsidTr="00052C11">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hideMark/>
          </w:tcPr>
          <w:p w14:paraId="3668D715"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vAlign w:val="bottom"/>
            <w:hideMark/>
          </w:tcPr>
          <w:p w14:paraId="6F10215C" w14:textId="3C6C8047"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8DCB35E" w14:textId="7FE1155C"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5D9FB2F" w14:textId="2235C2D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6861257" w14:textId="2DF8B28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507A6C65" w14:textId="4955AEE9"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r>
      <w:tr w:rsidR="00E73313" w:rsidRPr="0020749A" w14:paraId="66E5FDEC" w14:textId="77777777" w:rsidTr="00E73313">
        <w:trPr>
          <w:trHeight w:val="300"/>
        </w:trPr>
        <w:tc>
          <w:tcPr>
            <w:tcW w:w="0" w:type="auto"/>
            <w:tcBorders>
              <w:top w:val="single" w:sz="4" w:space="0" w:color="auto"/>
              <w:left w:val="nil"/>
              <w:bottom w:val="nil"/>
              <w:right w:val="nil"/>
            </w:tcBorders>
            <w:shd w:val="clear" w:color="auto" w:fill="auto"/>
            <w:noWrap/>
            <w:vAlign w:val="bottom"/>
            <w:hideMark/>
          </w:tcPr>
          <w:p w14:paraId="42F5DAEA"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6CDC0BFC"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50C4BF9A"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26F756EE"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CEB615"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A2C4ABA" w14:textId="77777777" w:rsidR="00E73313" w:rsidRPr="0020749A" w:rsidRDefault="00E73313" w:rsidP="00E73313">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603B883A"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brown</w:t>
            </w:r>
          </w:p>
        </w:tc>
      </w:tr>
      <w:tr w:rsidR="00E73313" w:rsidRPr="0020749A" w14:paraId="5796EC9C" w14:textId="77777777" w:rsidTr="00E73313">
        <w:trPr>
          <w:trHeight w:val="300"/>
        </w:trPr>
        <w:tc>
          <w:tcPr>
            <w:tcW w:w="0" w:type="auto"/>
            <w:tcBorders>
              <w:top w:val="nil"/>
              <w:left w:val="nil"/>
              <w:bottom w:val="nil"/>
              <w:right w:val="nil"/>
            </w:tcBorders>
            <w:shd w:val="clear" w:color="auto" w:fill="auto"/>
            <w:noWrap/>
            <w:vAlign w:val="bottom"/>
            <w:hideMark/>
          </w:tcPr>
          <w:p w14:paraId="204B334F"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FFC18BD"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054E0FF6"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1EC7093D"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4BA3DD4"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7E2D199"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38F9D6C"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r>
      <w:tr w:rsidR="00E73313" w:rsidRPr="0020749A" w14:paraId="7EC3A7A9" w14:textId="77777777" w:rsidTr="00E73313">
        <w:trPr>
          <w:trHeight w:val="300"/>
        </w:trPr>
        <w:tc>
          <w:tcPr>
            <w:tcW w:w="0" w:type="auto"/>
            <w:tcBorders>
              <w:top w:val="nil"/>
              <w:left w:val="nil"/>
              <w:bottom w:val="nil"/>
              <w:right w:val="nil"/>
            </w:tcBorders>
            <w:shd w:val="clear" w:color="auto" w:fill="auto"/>
            <w:noWrap/>
            <w:vAlign w:val="bottom"/>
            <w:hideMark/>
          </w:tcPr>
          <w:p w14:paraId="53FFF53C"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6FF376"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6ADBC896"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0CAB10B7"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ACF774"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B9DCEBF"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1011324F"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r>
      <w:tr w:rsidR="00E73313" w:rsidRPr="0020749A" w14:paraId="7444E4A4" w14:textId="77777777" w:rsidTr="00E73313">
        <w:trPr>
          <w:trHeight w:val="300"/>
        </w:trPr>
        <w:tc>
          <w:tcPr>
            <w:tcW w:w="0" w:type="auto"/>
            <w:tcBorders>
              <w:top w:val="nil"/>
              <w:left w:val="nil"/>
              <w:bottom w:val="nil"/>
              <w:right w:val="nil"/>
            </w:tcBorders>
            <w:shd w:val="clear" w:color="auto" w:fill="auto"/>
            <w:noWrap/>
            <w:vAlign w:val="bottom"/>
            <w:hideMark/>
          </w:tcPr>
          <w:p w14:paraId="3303E99E"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826298A"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B14767D"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B126DB4"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07797F"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2CCAE37"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444CD8" w14:textId="77777777" w:rsidR="00E73313" w:rsidRPr="0020749A" w:rsidRDefault="00E73313" w:rsidP="00E73313">
            <w:pPr>
              <w:rPr>
                <w:rFonts w:ascii="Calibri" w:eastAsia="Times New Roman" w:hAnsi="Calibri" w:cs="Times New Roman"/>
                <w:color w:val="000000"/>
                <w:lang w:val="en-GB"/>
              </w:rPr>
            </w:pPr>
          </w:p>
        </w:tc>
      </w:tr>
      <w:tr w:rsidR="00E73313" w:rsidRPr="0020749A" w14:paraId="5AF33A1F"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204502E" w14:textId="77777777" w:rsidR="00E73313" w:rsidRPr="0020749A" w:rsidRDefault="00E73313" w:rsidP="00E73313">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A84BE11" w14:textId="77777777" w:rsidR="00E73313" w:rsidRPr="0020749A" w:rsidRDefault="00E73313" w:rsidP="00E73313">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emersonii1*</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617C6558" w14:textId="77777777" w:rsidR="00E73313" w:rsidRPr="0020749A" w:rsidRDefault="00E73313" w:rsidP="00E73313">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emersonii2_1§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7C48D2A2"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emersonii2_3§</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10C57FC0"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emersonii2_5§</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03C295A3" w14:textId="77777777" w:rsidR="00E73313" w:rsidRPr="0020749A" w:rsidRDefault="00E73313" w:rsidP="00E73313">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malipoense1*</w:t>
            </w:r>
          </w:p>
        </w:tc>
      </w:tr>
      <w:tr w:rsidR="00E73313" w:rsidRPr="0020749A" w14:paraId="757AF6B0"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009A209"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C9A06E4"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C072794"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9862EEF"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BC35C51"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0B972EE"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73313" w:rsidRPr="0020749A" w14:paraId="4FB7A9EC"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956C32A"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6089D43C" w14:textId="7514EDC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29FE18F" w14:textId="6517FF4B"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A9CE3AB" w14:textId="287065F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FD70438" w14:textId="77DB4CF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6C99DCE" w14:textId="6DDAB10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352AA32D"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3FEA484"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6AFA375D" w14:textId="32B2D008"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C2ADBB4" w14:textId="5F93C14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33B580A" w14:textId="191535A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6AD54B3" w14:textId="036224C0"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296FB11" w14:textId="012ED1B5"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r>
      <w:tr w:rsidR="00E73313" w:rsidRPr="0020749A" w14:paraId="6AFD4D33"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FC2D3AF"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303FAE5A" w14:textId="07AAB56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6107B01" w14:textId="3D17D48A"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14B93B5" w14:textId="1D3DCA10"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B6E3F07" w14:textId="1B6548BC"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F74B2D3" w14:textId="0DE5B817"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0FBAED0D" w14:textId="77777777" w:rsidTr="00052C11">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hideMark/>
          </w:tcPr>
          <w:p w14:paraId="128783CF"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hideMark/>
          </w:tcPr>
          <w:p w14:paraId="73D84D6D" w14:textId="2313ECA5"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C1F3566" w14:textId="5D19792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64506BFC" w14:textId="0BED5B8B"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7C4B8BE5" w14:textId="1C97F243"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942B8DD" w14:textId="1F506AF8"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3464D383" w14:textId="77777777" w:rsidTr="00E73313">
        <w:trPr>
          <w:trHeight w:val="300"/>
        </w:trPr>
        <w:tc>
          <w:tcPr>
            <w:tcW w:w="0" w:type="auto"/>
            <w:tcBorders>
              <w:top w:val="single" w:sz="4" w:space="0" w:color="auto"/>
              <w:left w:val="nil"/>
              <w:bottom w:val="nil"/>
              <w:right w:val="nil"/>
            </w:tcBorders>
            <w:shd w:val="clear" w:color="auto" w:fill="auto"/>
            <w:noWrap/>
            <w:vAlign w:val="bottom"/>
            <w:hideMark/>
          </w:tcPr>
          <w:p w14:paraId="1124BB75"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49381FAA"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0923A463"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37662575"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Flower dark</w:t>
            </w:r>
          </w:p>
        </w:tc>
        <w:tc>
          <w:tcPr>
            <w:tcW w:w="0" w:type="auto"/>
            <w:tcBorders>
              <w:top w:val="nil"/>
              <w:left w:val="nil"/>
              <w:bottom w:val="nil"/>
              <w:right w:val="nil"/>
            </w:tcBorders>
            <w:shd w:val="clear" w:color="auto" w:fill="auto"/>
            <w:noWrap/>
            <w:vAlign w:val="bottom"/>
            <w:hideMark/>
          </w:tcPr>
          <w:p w14:paraId="64B7DBE2" w14:textId="77777777" w:rsidR="00E73313" w:rsidRPr="0020749A" w:rsidRDefault="00E73313" w:rsidP="00E73313">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7C7B59E5"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Flower gray/</w:t>
            </w:r>
          </w:p>
        </w:tc>
        <w:tc>
          <w:tcPr>
            <w:tcW w:w="0" w:type="auto"/>
            <w:tcBorders>
              <w:top w:val="nil"/>
              <w:left w:val="nil"/>
              <w:bottom w:val="nil"/>
              <w:right w:val="nil"/>
            </w:tcBorders>
            <w:shd w:val="clear" w:color="auto" w:fill="auto"/>
            <w:noWrap/>
            <w:vAlign w:val="bottom"/>
            <w:hideMark/>
          </w:tcPr>
          <w:p w14:paraId="23349C81" w14:textId="77777777" w:rsidR="00E73313" w:rsidRPr="0020749A" w:rsidRDefault="00E73313" w:rsidP="00E73313">
            <w:pPr>
              <w:rPr>
                <w:rFonts w:ascii="Calibri" w:eastAsia="Times New Roman" w:hAnsi="Calibri" w:cs="Times New Roman"/>
                <w:color w:val="000000"/>
                <w:lang w:val="en-GB"/>
              </w:rPr>
            </w:pPr>
          </w:p>
        </w:tc>
      </w:tr>
      <w:tr w:rsidR="00E73313" w:rsidRPr="0020749A" w14:paraId="2BBE030A" w14:textId="77777777" w:rsidTr="00E73313">
        <w:trPr>
          <w:trHeight w:val="300"/>
        </w:trPr>
        <w:tc>
          <w:tcPr>
            <w:tcW w:w="0" w:type="auto"/>
            <w:tcBorders>
              <w:top w:val="nil"/>
              <w:left w:val="nil"/>
              <w:bottom w:val="nil"/>
              <w:right w:val="nil"/>
            </w:tcBorders>
            <w:shd w:val="clear" w:color="auto" w:fill="auto"/>
            <w:noWrap/>
            <w:vAlign w:val="bottom"/>
            <w:hideMark/>
          </w:tcPr>
          <w:p w14:paraId="1B13097B"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5F72B3"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1CC00DA7"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0ED8843B"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5586A1"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31A94FF"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blue like</w:t>
            </w:r>
          </w:p>
        </w:tc>
        <w:tc>
          <w:tcPr>
            <w:tcW w:w="0" w:type="auto"/>
            <w:tcBorders>
              <w:top w:val="nil"/>
              <w:left w:val="nil"/>
              <w:bottom w:val="nil"/>
              <w:right w:val="nil"/>
            </w:tcBorders>
            <w:shd w:val="clear" w:color="auto" w:fill="auto"/>
            <w:noWrap/>
            <w:vAlign w:val="bottom"/>
            <w:hideMark/>
          </w:tcPr>
          <w:p w14:paraId="4DD2D18E" w14:textId="77777777" w:rsidR="00E73313" w:rsidRPr="0020749A" w:rsidRDefault="00E73313" w:rsidP="00E73313">
            <w:pPr>
              <w:rPr>
                <w:rFonts w:ascii="Calibri" w:eastAsia="Times New Roman" w:hAnsi="Calibri" w:cs="Times New Roman"/>
                <w:color w:val="000000"/>
                <w:lang w:val="en-GB"/>
              </w:rPr>
            </w:pPr>
          </w:p>
        </w:tc>
      </w:tr>
      <w:tr w:rsidR="00E73313" w:rsidRPr="0020749A" w14:paraId="0C7D3D94" w14:textId="77777777" w:rsidTr="00E73313">
        <w:trPr>
          <w:trHeight w:val="300"/>
        </w:trPr>
        <w:tc>
          <w:tcPr>
            <w:tcW w:w="0" w:type="auto"/>
            <w:tcBorders>
              <w:top w:val="nil"/>
              <w:left w:val="nil"/>
              <w:bottom w:val="nil"/>
              <w:right w:val="nil"/>
            </w:tcBorders>
            <w:shd w:val="clear" w:color="auto" w:fill="auto"/>
            <w:noWrap/>
            <w:vAlign w:val="bottom"/>
            <w:hideMark/>
          </w:tcPr>
          <w:p w14:paraId="338750EE"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9387A13"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36B00CE9"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1AEC109A"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D45A22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69E96A"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12C531D" w14:textId="77777777" w:rsidR="00E73313" w:rsidRPr="0020749A" w:rsidRDefault="00E73313" w:rsidP="00E73313">
            <w:pPr>
              <w:rPr>
                <w:rFonts w:ascii="Calibri" w:eastAsia="Times New Roman" w:hAnsi="Calibri" w:cs="Times New Roman"/>
                <w:color w:val="000000"/>
                <w:lang w:val="en-GB"/>
              </w:rPr>
            </w:pPr>
          </w:p>
        </w:tc>
      </w:tr>
      <w:tr w:rsidR="00E73313" w:rsidRPr="0020749A" w14:paraId="7A1B4278" w14:textId="77777777" w:rsidTr="00E73313">
        <w:trPr>
          <w:trHeight w:val="300"/>
        </w:trPr>
        <w:tc>
          <w:tcPr>
            <w:tcW w:w="0" w:type="auto"/>
            <w:tcBorders>
              <w:top w:val="nil"/>
              <w:left w:val="nil"/>
              <w:bottom w:val="nil"/>
              <w:right w:val="nil"/>
            </w:tcBorders>
            <w:shd w:val="clear" w:color="auto" w:fill="auto"/>
            <w:noWrap/>
            <w:vAlign w:val="bottom"/>
            <w:hideMark/>
          </w:tcPr>
          <w:p w14:paraId="3BB01987"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DD023CF"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FABF3F"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287C841"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E1A1C76"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C2B336"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A61EF04" w14:textId="77777777" w:rsidR="00E73313" w:rsidRPr="0020749A" w:rsidRDefault="00E73313" w:rsidP="00E73313">
            <w:pPr>
              <w:rPr>
                <w:rFonts w:ascii="Calibri" w:eastAsia="Times New Roman" w:hAnsi="Calibri" w:cs="Times New Roman"/>
                <w:color w:val="000000"/>
                <w:lang w:val="en-GB"/>
              </w:rPr>
            </w:pPr>
          </w:p>
        </w:tc>
      </w:tr>
      <w:tr w:rsidR="00E73313" w:rsidRPr="0020749A" w14:paraId="3A2914A3"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2D1E385" w14:textId="77777777" w:rsidR="00E73313" w:rsidRPr="0020749A" w:rsidRDefault="00E73313" w:rsidP="00E73313">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49120469"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malipoense2_10§</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53401899"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malipoense2_12§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5CFC7800"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malipoense2_14§</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5C9490B5"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malipoense2_8§</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4A80617F" w14:textId="77777777" w:rsidR="00E73313" w:rsidRPr="0020749A" w:rsidRDefault="00E73313" w:rsidP="00E73313">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malipoense2*</w:t>
            </w:r>
          </w:p>
        </w:tc>
      </w:tr>
      <w:tr w:rsidR="00E73313" w:rsidRPr="0020749A" w14:paraId="606BA686"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5098057"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88D5C40"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218EA81"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0E915E0"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8F9295C"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9B49958"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73313" w:rsidRPr="0020749A" w14:paraId="3A978856"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CE04F8E"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6458AB23" w14:textId="1DC22AD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8AA5287" w14:textId="5AF97DD4"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92CE5B3" w14:textId="040EDBA8"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A74EA01" w14:textId="4A1FDF39"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02420A73" w14:textId="38AC4054"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r>
      <w:tr w:rsidR="00E73313" w:rsidRPr="0020749A" w14:paraId="6610C0FB"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562BAD"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1ED673ED" w14:textId="617B798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42A0A0A" w14:textId="7E44F43C"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BCFEB49" w14:textId="239B3E7A"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2823E8F" w14:textId="3C6AC06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09A6FBA6" w14:textId="08B6A6D4"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r>
      <w:tr w:rsidR="00E73313" w:rsidRPr="0020749A" w14:paraId="47F3A9A8"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BC8476F"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3D693688" w14:textId="7F5A14A8"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85DC4A5" w14:textId="4A8D73C8"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04D9B20" w14:textId="66FB6B5E"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C44E269" w14:textId="08A3B5A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9AE8A12" w14:textId="2F6F5E29"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3461DC35" w14:textId="77777777" w:rsidTr="00052C11">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hideMark/>
          </w:tcPr>
          <w:p w14:paraId="69C0790E"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hideMark/>
          </w:tcPr>
          <w:p w14:paraId="17F104ED" w14:textId="0BCF8BC1"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456AEB9" w14:textId="1BF26ABB"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C79B2A4" w14:textId="45708854"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3C729B3" w14:textId="25F669DE"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A9795FD" w14:textId="66311866"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r>
      <w:tr w:rsidR="00E73313" w:rsidRPr="0020749A" w14:paraId="65FF4C38" w14:textId="77777777" w:rsidTr="00E73313">
        <w:trPr>
          <w:trHeight w:val="300"/>
        </w:trPr>
        <w:tc>
          <w:tcPr>
            <w:tcW w:w="0" w:type="auto"/>
            <w:tcBorders>
              <w:top w:val="single" w:sz="4" w:space="0" w:color="auto"/>
              <w:left w:val="nil"/>
              <w:bottom w:val="nil"/>
              <w:right w:val="nil"/>
            </w:tcBorders>
            <w:shd w:val="clear" w:color="auto" w:fill="auto"/>
            <w:noWrap/>
            <w:vAlign w:val="bottom"/>
            <w:hideMark/>
          </w:tcPr>
          <w:p w14:paraId="2949BA2B"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C77C017"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Note</w:t>
            </w:r>
          </w:p>
        </w:tc>
        <w:tc>
          <w:tcPr>
            <w:tcW w:w="0" w:type="auto"/>
            <w:tcBorders>
              <w:top w:val="nil"/>
              <w:left w:val="nil"/>
              <w:bottom w:val="nil"/>
              <w:right w:val="nil"/>
            </w:tcBorders>
            <w:shd w:val="clear" w:color="auto" w:fill="auto"/>
            <w:noWrap/>
            <w:vAlign w:val="bottom"/>
            <w:hideMark/>
          </w:tcPr>
          <w:p w14:paraId="6910FC3C"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BA9676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CEFEF6C"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BC0CD63" w14:textId="77777777" w:rsidR="00E73313" w:rsidRPr="0020749A" w:rsidRDefault="00E73313" w:rsidP="00E73313">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E942FED"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Not fully frontal</w:t>
            </w:r>
          </w:p>
        </w:tc>
      </w:tr>
      <w:tr w:rsidR="00E73313" w:rsidRPr="0020749A" w14:paraId="1C70740B"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43AA719" w14:textId="77777777" w:rsidR="00E73313" w:rsidRPr="0020749A" w:rsidRDefault="00E73313" w:rsidP="00E73313">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lastRenderedPageBreak/>
              <w:t>Characteristics</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59290DD2" w14:textId="77777777" w:rsidR="00E73313" w:rsidRPr="0020749A" w:rsidRDefault="00E73313" w:rsidP="00E73313">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malipoense3*</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170423C8"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malipoense2_16§</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14DD781D"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malipoense2_18§</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0F55BCD1"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7394DF4"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malipoense2_4§</w:t>
            </w:r>
          </w:p>
        </w:tc>
      </w:tr>
      <w:tr w:rsidR="00E73313" w:rsidRPr="0020749A" w14:paraId="1E2FE3B5"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1207AC7"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612E148"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D5981D0"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DD5EFBC"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35B0413"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5B7FB49"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73313" w:rsidRPr="0020749A" w14:paraId="4F20CF2D"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3F5578"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vAlign w:val="bottom"/>
            <w:hideMark/>
          </w:tcPr>
          <w:p w14:paraId="4EBEB7B5" w14:textId="222EDEFC"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59A6FCD" w14:textId="64031AF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0BFC52C" w14:textId="74139BF3"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7FBD738" w14:textId="1AEEA8E3"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37C3599" w14:textId="4D1E4DFE"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08772118"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8B8CBB6"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vAlign w:val="bottom"/>
            <w:hideMark/>
          </w:tcPr>
          <w:p w14:paraId="246BE135" w14:textId="6564EAC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9AB6ACB" w14:textId="41553D10"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02CE4F6" w14:textId="14744BEB"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5586477" w14:textId="18DD1C50"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B1324C9" w14:textId="6D7BF856"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1D3480B1"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3D42AD"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vAlign w:val="bottom"/>
            <w:hideMark/>
          </w:tcPr>
          <w:p w14:paraId="1233C017" w14:textId="6EB23B94"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65CF2A4" w14:textId="6E2B156B"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6D577F0" w14:textId="78D6D1C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666FD6B" w14:textId="469CD37E"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814B370" w14:textId="4FE45351"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03B43F80"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39D834"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vAlign w:val="bottom"/>
            <w:hideMark/>
          </w:tcPr>
          <w:p w14:paraId="0027E476" w14:textId="6F03DF1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57444BC" w14:textId="3A668DC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87D9DCF" w14:textId="5EEB140B"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61BDCA5" w14:textId="502B0028"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5ECACF7" w14:textId="6028832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24D037CE" w14:textId="77777777" w:rsidTr="00E73313">
        <w:trPr>
          <w:trHeight w:val="300"/>
        </w:trPr>
        <w:tc>
          <w:tcPr>
            <w:tcW w:w="0" w:type="auto"/>
            <w:tcBorders>
              <w:top w:val="nil"/>
              <w:left w:val="nil"/>
              <w:bottom w:val="nil"/>
              <w:right w:val="nil"/>
            </w:tcBorders>
            <w:shd w:val="clear" w:color="auto" w:fill="auto"/>
            <w:noWrap/>
            <w:vAlign w:val="bottom"/>
            <w:hideMark/>
          </w:tcPr>
          <w:p w14:paraId="34F4B4B8"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AC5B88F"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7E4604E3"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Not fully frontal</w:t>
            </w:r>
          </w:p>
        </w:tc>
        <w:tc>
          <w:tcPr>
            <w:tcW w:w="0" w:type="auto"/>
            <w:tcBorders>
              <w:top w:val="nil"/>
              <w:left w:val="nil"/>
              <w:bottom w:val="nil"/>
              <w:right w:val="nil"/>
            </w:tcBorders>
            <w:shd w:val="clear" w:color="auto" w:fill="auto"/>
            <w:noWrap/>
            <w:vAlign w:val="bottom"/>
            <w:hideMark/>
          </w:tcPr>
          <w:p w14:paraId="5F36687B"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5325CD"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1DE11A0"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F56ED08" w14:textId="77777777" w:rsidR="00E73313" w:rsidRPr="0020749A" w:rsidRDefault="00E73313" w:rsidP="00E73313">
            <w:pPr>
              <w:rPr>
                <w:rFonts w:ascii="Calibri" w:eastAsia="Times New Roman" w:hAnsi="Calibri" w:cs="Times New Roman"/>
                <w:color w:val="000000"/>
                <w:lang w:val="en-GB"/>
              </w:rPr>
            </w:pPr>
          </w:p>
        </w:tc>
      </w:tr>
      <w:tr w:rsidR="00E73313" w:rsidRPr="0020749A" w14:paraId="64A6FED2" w14:textId="77777777" w:rsidTr="00E73313">
        <w:trPr>
          <w:trHeight w:val="300"/>
        </w:trPr>
        <w:tc>
          <w:tcPr>
            <w:tcW w:w="0" w:type="auto"/>
            <w:tcBorders>
              <w:top w:val="nil"/>
              <w:left w:val="nil"/>
              <w:bottom w:val="nil"/>
              <w:right w:val="nil"/>
            </w:tcBorders>
            <w:shd w:val="clear" w:color="auto" w:fill="auto"/>
            <w:noWrap/>
            <w:vAlign w:val="bottom"/>
            <w:hideMark/>
          </w:tcPr>
          <w:p w14:paraId="62F9A2E4"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EAE27E"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FFB13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A3DB890"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CDE2749"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195CD20"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EB018B" w14:textId="77777777" w:rsidR="00E73313" w:rsidRPr="0020749A" w:rsidRDefault="00E73313" w:rsidP="00E73313">
            <w:pPr>
              <w:rPr>
                <w:rFonts w:ascii="Calibri" w:eastAsia="Times New Roman" w:hAnsi="Calibri" w:cs="Times New Roman"/>
                <w:color w:val="000000"/>
                <w:lang w:val="en-GB"/>
              </w:rPr>
            </w:pPr>
          </w:p>
        </w:tc>
      </w:tr>
      <w:tr w:rsidR="00E73313" w:rsidRPr="0020749A" w14:paraId="2F2B860B"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58AA982" w14:textId="77777777" w:rsidR="00E73313" w:rsidRPr="0020749A" w:rsidRDefault="00E73313" w:rsidP="00E73313">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395DDA8"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malipoense2_6§</w:t>
            </w:r>
          </w:p>
        </w:tc>
        <w:tc>
          <w:tcPr>
            <w:tcW w:w="0" w:type="auto"/>
            <w:tcBorders>
              <w:top w:val="nil"/>
              <w:left w:val="nil"/>
              <w:bottom w:val="nil"/>
              <w:right w:val="nil"/>
            </w:tcBorders>
            <w:shd w:val="clear" w:color="auto" w:fill="auto"/>
            <w:noWrap/>
            <w:vAlign w:val="bottom"/>
            <w:hideMark/>
          </w:tcPr>
          <w:p w14:paraId="0765529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51D6B07"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9FCA07"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1164A41" w14:textId="77777777" w:rsidR="00E73313" w:rsidRPr="0020749A" w:rsidRDefault="00E73313" w:rsidP="00E73313">
            <w:pPr>
              <w:rPr>
                <w:rFonts w:ascii="Calibri" w:eastAsia="Times New Roman" w:hAnsi="Calibri" w:cs="Times New Roman"/>
                <w:color w:val="000000"/>
                <w:lang w:val="en-GB"/>
              </w:rPr>
            </w:pPr>
          </w:p>
        </w:tc>
      </w:tr>
      <w:tr w:rsidR="00E73313" w:rsidRPr="0020749A" w14:paraId="218BD50C"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3C21316"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7630A96"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6D99DCEE"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2BD7864"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C07DC0"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A51E64" w14:textId="77777777" w:rsidR="00E73313" w:rsidRPr="0020749A" w:rsidRDefault="00E73313" w:rsidP="00E73313">
            <w:pPr>
              <w:rPr>
                <w:rFonts w:ascii="Calibri" w:eastAsia="Times New Roman" w:hAnsi="Calibri" w:cs="Times New Roman"/>
                <w:color w:val="000000"/>
                <w:lang w:val="en-GB"/>
              </w:rPr>
            </w:pPr>
          </w:p>
        </w:tc>
      </w:tr>
      <w:tr w:rsidR="00E73313" w:rsidRPr="0020749A" w14:paraId="0A51E426"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C78E45C"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14DD5D57" w14:textId="50F7412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0B5283C3"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795894F"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EC181C1"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09B8BE0" w14:textId="77777777" w:rsidR="00E73313" w:rsidRPr="0020749A" w:rsidRDefault="00E73313" w:rsidP="00E73313">
            <w:pPr>
              <w:rPr>
                <w:rFonts w:ascii="Calibri" w:eastAsia="Times New Roman" w:hAnsi="Calibri" w:cs="Times New Roman"/>
                <w:color w:val="000000"/>
                <w:lang w:val="en-GB"/>
              </w:rPr>
            </w:pPr>
          </w:p>
        </w:tc>
      </w:tr>
      <w:tr w:rsidR="00E73313" w:rsidRPr="0020749A" w14:paraId="18FDD466"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2AA3C22"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57D18BEA" w14:textId="01274245"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1CF16641"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3EC98B6"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AB7ACC"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B92C78B" w14:textId="77777777" w:rsidR="00E73313" w:rsidRPr="0020749A" w:rsidRDefault="00E73313" w:rsidP="00E73313">
            <w:pPr>
              <w:rPr>
                <w:rFonts w:ascii="Calibri" w:eastAsia="Times New Roman" w:hAnsi="Calibri" w:cs="Times New Roman"/>
                <w:color w:val="000000"/>
                <w:lang w:val="en-GB"/>
              </w:rPr>
            </w:pPr>
          </w:p>
        </w:tc>
      </w:tr>
      <w:tr w:rsidR="00E73313" w:rsidRPr="0020749A" w14:paraId="0713FC28"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CCA09AC"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4DE1E34D" w14:textId="0052511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6DD9D650"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8FFB6FE"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51C18E5"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1F3F53E" w14:textId="77777777" w:rsidR="00E73313" w:rsidRPr="0020749A" w:rsidRDefault="00E73313" w:rsidP="00E73313">
            <w:pPr>
              <w:rPr>
                <w:rFonts w:ascii="Calibri" w:eastAsia="Times New Roman" w:hAnsi="Calibri" w:cs="Times New Roman"/>
                <w:color w:val="000000"/>
                <w:lang w:val="en-GB"/>
              </w:rPr>
            </w:pPr>
          </w:p>
        </w:tc>
      </w:tr>
      <w:tr w:rsidR="00E73313" w:rsidRPr="0020749A" w14:paraId="377E311C"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D3997"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hideMark/>
          </w:tcPr>
          <w:p w14:paraId="0A572307" w14:textId="779EA4B8"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4BE76B38"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80910DC"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ED88B0E"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45B8EB3" w14:textId="77777777" w:rsidR="00E73313" w:rsidRPr="0020749A" w:rsidRDefault="00E73313" w:rsidP="00E73313">
            <w:pPr>
              <w:rPr>
                <w:rFonts w:ascii="Calibri" w:eastAsia="Times New Roman" w:hAnsi="Calibri" w:cs="Times New Roman"/>
                <w:color w:val="000000"/>
                <w:lang w:val="en-GB"/>
              </w:rPr>
            </w:pPr>
          </w:p>
        </w:tc>
      </w:tr>
      <w:tr w:rsidR="00E73313" w:rsidRPr="0020749A" w14:paraId="700B63F4" w14:textId="77777777" w:rsidTr="00E73313">
        <w:trPr>
          <w:trHeight w:val="300"/>
        </w:trPr>
        <w:tc>
          <w:tcPr>
            <w:tcW w:w="0" w:type="auto"/>
            <w:tcBorders>
              <w:top w:val="nil"/>
              <w:left w:val="nil"/>
              <w:bottom w:val="nil"/>
              <w:right w:val="nil"/>
            </w:tcBorders>
            <w:shd w:val="clear" w:color="auto" w:fill="auto"/>
            <w:noWrap/>
            <w:vAlign w:val="bottom"/>
            <w:hideMark/>
          </w:tcPr>
          <w:p w14:paraId="7F2ECEF8"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C6EB17"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735B9E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328D57D"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092F3B4"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9C0B51"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D6B14D7" w14:textId="77777777" w:rsidR="00E73313" w:rsidRPr="0020749A" w:rsidRDefault="00E73313" w:rsidP="00E73313">
            <w:pPr>
              <w:rPr>
                <w:rFonts w:ascii="Calibri" w:eastAsia="Times New Roman" w:hAnsi="Calibri" w:cs="Times New Roman"/>
                <w:color w:val="000000"/>
                <w:lang w:val="en-GB"/>
              </w:rPr>
            </w:pPr>
          </w:p>
        </w:tc>
      </w:tr>
      <w:tr w:rsidR="00E73313" w:rsidRPr="0020749A" w14:paraId="49897D52" w14:textId="77777777" w:rsidTr="00E73313">
        <w:trPr>
          <w:trHeight w:val="300"/>
        </w:trPr>
        <w:tc>
          <w:tcPr>
            <w:tcW w:w="0" w:type="auto"/>
            <w:tcBorders>
              <w:top w:val="nil"/>
              <w:left w:val="nil"/>
              <w:bottom w:val="nil"/>
              <w:right w:val="nil"/>
            </w:tcBorders>
            <w:shd w:val="clear" w:color="auto" w:fill="auto"/>
            <w:noWrap/>
            <w:vAlign w:val="bottom"/>
            <w:hideMark/>
          </w:tcPr>
          <w:p w14:paraId="00067E68"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42C0B83"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C26F1D"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2DA0D1"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F7F4E50"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EC2B7A"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C4CCE0D" w14:textId="77777777" w:rsidR="00E73313" w:rsidRPr="0020749A" w:rsidRDefault="00E73313" w:rsidP="00E73313">
            <w:pPr>
              <w:rPr>
                <w:rFonts w:ascii="Calibri" w:eastAsia="Times New Roman" w:hAnsi="Calibri" w:cs="Times New Roman"/>
                <w:color w:val="000000"/>
                <w:lang w:val="en-GB"/>
              </w:rPr>
            </w:pPr>
          </w:p>
        </w:tc>
      </w:tr>
      <w:tr w:rsidR="00E73313" w:rsidRPr="0020749A" w14:paraId="76795F8A" w14:textId="77777777" w:rsidTr="00E73313">
        <w:trPr>
          <w:trHeight w:val="300"/>
        </w:trPr>
        <w:tc>
          <w:tcPr>
            <w:tcW w:w="0" w:type="auto"/>
            <w:tcBorders>
              <w:top w:val="nil"/>
              <w:left w:val="nil"/>
              <w:bottom w:val="nil"/>
              <w:right w:val="nil"/>
            </w:tcBorders>
            <w:shd w:val="clear" w:color="auto" w:fill="auto"/>
            <w:noWrap/>
            <w:vAlign w:val="bottom"/>
            <w:hideMark/>
          </w:tcPr>
          <w:p w14:paraId="3A99A043" w14:textId="30DE181B"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32A5EC47"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226633A4"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D7D7DF"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4814FD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FDFDB8A"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F63C6F" w14:textId="77777777" w:rsidR="00E73313" w:rsidRPr="0020749A" w:rsidRDefault="00E73313" w:rsidP="00E73313">
            <w:pPr>
              <w:rPr>
                <w:rFonts w:ascii="Calibri" w:eastAsia="Times New Roman" w:hAnsi="Calibri" w:cs="Times New Roman"/>
                <w:color w:val="000000"/>
                <w:lang w:val="en-GB"/>
              </w:rPr>
            </w:pPr>
          </w:p>
        </w:tc>
      </w:tr>
      <w:tr w:rsidR="00E73313" w:rsidRPr="0020749A" w14:paraId="766CC393" w14:textId="77777777" w:rsidTr="00E73313">
        <w:trPr>
          <w:trHeight w:val="300"/>
        </w:trPr>
        <w:tc>
          <w:tcPr>
            <w:tcW w:w="0" w:type="auto"/>
            <w:tcBorders>
              <w:top w:val="nil"/>
              <w:left w:val="nil"/>
              <w:bottom w:val="nil"/>
              <w:right w:val="nil"/>
            </w:tcBorders>
            <w:shd w:val="clear" w:color="auto" w:fill="auto"/>
            <w:noWrap/>
            <w:vAlign w:val="bottom"/>
            <w:hideMark/>
          </w:tcPr>
          <w:p w14:paraId="29531CA8" w14:textId="2CF3026C"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c>
          <w:tcPr>
            <w:tcW w:w="0" w:type="auto"/>
            <w:tcBorders>
              <w:top w:val="nil"/>
              <w:left w:val="nil"/>
              <w:bottom w:val="nil"/>
              <w:right w:val="nil"/>
            </w:tcBorders>
            <w:shd w:val="clear" w:color="auto" w:fill="auto"/>
            <w:noWrap/>
            <w:vAlign w:val="bottom"/>
            <w:hideMark/>
          </w:tcPr>
          <w:p w14:paraId="747F25AE"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4CD57D7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53A545C"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C30E03"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AFD5298"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3567254" w14:textId="77777777" w:rsidR="00E73313" w:rsidRPr="0020749A" w:rsidRDefault="00E73313" w:rsidP="00E73313">
            <w:pPr>
              <w:rPr>
                <w:rFonts w:ascii="Calibri" w:eastAsia="Times New Roman" w:hAnsi="Calibri" w:cs="Times New Roman"/>
                <w:color w:val="000000"/>
                <w:lang w:val="en-GB"/>
              </w:rPr>
            </w:pPr>
          </w:p>
        </w:tc>
      </w:tr>
      <w:tr w:rsidR="00E73313" w:rsidRPr="0020749A" w14:paraId="02EB3F9A" w14:textId="77777777" w:rsidTr="00E73313">
        <w:trPr>
          <w:trHeight w:val="300"/>
        </w:trPr>
        <w:tc>
          <w:tcPr>
            <w:tcW w:w="0" w:type="auto"/>
            <w:tcBorders>
              <w:top w:val="nil"/>
              <w:left w:val="nil"/>
              <w:bottom w:val="nil"/>
              <w:right w:val="nil"/>
            </w:tcBorders>
            <w:shd w:val="clear" w:color="auto" w:fill="auto"/>
            <w:noWrap/>
            <w:vAlign w:val="bottom"/>
            <w:hideMark/>
          </w:tcPr>
          <w:p w14:paraId="4597CE0C" w14:textId="73CB71F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nil"/>
              <w:right w:val="nil"/>
            </w:tcBorders>
            <w:shd w:val="clear" w:color="auto" w:fill="auto"/>
            <w:noWrap/>
            <w:vAlign w:val="bottom"/>
            <w:hideMark/>
          </w:tcPr>
          <w:p w14:paraId="6BC86EB5"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034C197B"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7A43C0"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285DBD9"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4FB5B3"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FA71C3" w14:textId="77777777" w:rsidR="00E73313" w:rsidRPr="0020749A" w:rsidRDefault="00E73313" w:rsidP="00E73313">
            <w:pPr>
              <w:rPr>
                <w:rFonts w:ascii="Calibri" w:eastAsia="Times New Roman" w:hAnsi="Calibri" w:cs="Times New Roman"/>
                <w:color w:val="000000"/>
                <w:lang w:val="en-GB"/>
              </w:rPr>
            </w:pPr>
          </w:p>
        </w:tc>
      </w:tr>
      <w:tr w:rsidR="00E73313" w:rsidRPr="0020749A" w14:paraId="35F88034" w14:textId="77777777" w:rsidTr="00E73313">
        <w:trPr>
          <w:trHeight w:val="300"/>
        </w:trPr>
        <w:tc>
          <w:tcPr>
            <w:tcW w:w="0" w:type="auto"/>
            <w:tcBorders>
              <w:top w:val="nil"/>
              <w:left w:val="nil"/>
              <w:bottom w:val="nil"/>
              <w:right w:val="nil"/>
            </w:tcBorders>
            <w:shd w:val="clear" w:color="auto" w:fill="auto"/>
            <w:noWrap/>
            <w:vAlign w:val="bottom"/>
            <w:hideMark/>
          </w:tcPr>
          <w:p w14:paraId="15F3B0CB" w14:textId="00D5304D"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40D217EB"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Picture scannd from Cribb, 1998</w:t>
            </w:r>
          </w:p>
        </w:tc>
        <w:tc>
          <w:tcPr>
            <w:tcW w:w="0" w:type="auto"/>
            <w:tcBorders>
              <w:top w:val="nil"/>
              <w:left w:val="nil"/>
              <w:bottom w:val="nil"/>
              <w:right w:val="nil"/>
            </w:tcBorders>
            <w:shd w:val="clear" w:color="auto" w:fill="auto"/>
            <w:noWrap/>
            <w:vAlign w:val="bottom"/>
            <w:hideMark/>
          </w:tcPr>
          <w:p w14:paraId="56EC5761"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3E1093E"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B2C63AB"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F87049" w14:textId="77777777" w:rsidR="00E73313" w:rsidRPr="0020749A" w:rsidRDefault="00E73313" w:rsidP="00E73313">
            <w:pPr>
              <w:rPr>
                <w:rFonts w:ascii="Calibri" w:eastAsia="Times New Roman" w:hAnsi="Calibri" w:cs="Times New Roman"/>
                <w:color w:val="000000"/>
                <w:lang w:val="en-GB"/>
              </w:rPr>
            </w:pPr>
          </w:p>
        </w:tc>
      </w:tr>
      <w:tr w:rsidR="00E73313" w:rsidRPr="0020749A" w14:paraId="3DDB4AF5" w14:textId="77777777" w:rsidTr="00E73313">
        <w:trPr>
          <w:trHeight w:val="300"/>
        </w:trPr>
        <w:tc>
          <w:tcPr>
            <w:tcW w:w="0" w:type="auto"/>
            <w:tcBorders>
              <w:top w:val="nil"/>
              <w:left w:val="nil"/>
              <w:bottom w:val="nil"/>
              <w:right w:val="nil"/>
            </w:tcBorders>
            <w:shd w:val="clear" w:color="auto" w:fill="auto"/>
            <w:noWrap/>
            <w:vAlign w:val="bottom"/>
            <w:hideMark/>
          </w:tcPr>
          <w:p w14:paraId="195B2302" w14:textId="6928B6CD"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585ACE94"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2EB3EF37"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7ECD697"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3F12EE1"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6A04747" w14:textId="77777777" w:rsidR="00E73313" w:rsidRPr="0020749A" w:rsidRDefault="00E73313" w:rsidP="00E73313">
            <w:pPr>
              <w:rPr>
                <w:rFonts w:ascii="Calibri" w:eastAsia="Times New Roman" w:hAnsi="Calibri" w:cs="Times New Roman"/>
                <w:color w:val="000000"/>
                <w:lang w:val="en-GB"/>
              </w:rPr>
            </w:pPr>
          </w:p>
        </w:tc>
      </w:tr>
      <w:tr w:rsidR="00E73313" w:rsidRPr="0020749A" w14:paraId="6F33508B" w14:textId="77777777" w:rsidTr="00E73313">
        <w:trPr>
          <w:trHeight w:val="300"/>
        </w:trPr>
        <w:tc>
          <w:tcPr>
            <w:tcW w:w="0" w:type="auto"/>
            <w:tcBorders>
              <w:top w:val="nil"/>
              <w:left w:val="nil"/>
              <w:bottom w:val="nil"/>
              <w:right w:val="nil"/>
            </w:tcBorders>
            <w:shd w:val="clear" w:color="000000" w:fill="C6EFCE"/>
            <w:noWrap/>
            <w:vAlign w:val="bottom"/>
            <w:hideMark/>
          </w:tcPr>
          <w:p w14:paraId="20D75C84" w14:textId="5C989B7E" w:rsidR="00E73313" w:rsidRPr="0020749A" w:rsidRDefault="00E73313" w:rsidP="00E73313">
            <w:pPr>
              <w:jc w:val="center"/>
              <w:rPr>
                <w:rFonts w:ascii="Calibri" w:eastAsia="Times New Roman" w:hAnsi="Calibri" w:cs="Times New Roman"/>
                <w:color w:val="006100"/>
                <w:lang w:val="en-GB"/>
              </w:rPr>
            </w:pPr>
            <w:r w:rsidRPr="0020749A">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hideMark/>
          </w:tcPr>
          <w:p w14:paraId="010500AF"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hideMark/>
          </w:tcPr>
          <w:p w14:paraId="37F7ED0D"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D4DDD65" w14:textId="77777777" w:rsidR="00E73313" w:rsidRPr="0020749A" w:rsidRDefault="00E73313" w:rsidP="00E73313">
            <w:pPr>
              <w:rPr>
                <w:rFonts w:ascii="Calibri" w:eastAsia="Times New Roman" w:hAnsi="Calibri" w:cs="Times New Roman"/>
                <w:color w:val="000000"/>
                <w:lang w:val="en-GB"/>
              </w:rPr>
            </w:pPr>
          </w:p>
        </w:tc>
      </w:tr>
      <w:tr w:rsidR="00E73313" w:rsidRPr="0020749A" w14:paraId="5757EF5C" w14:textId="77777777" w:rsidTr="00E73313">
        <w:trPr>
          <w:trHeight w:val="300"/>
        </w:trPr>
        <w:tc>
          <w:tcPr>
            <w:tcW w:w="0" w:type="auto"/>
            <w:tcBorders>
              <w:top w:val="nil"/>
              <w:left w:val="nil"/>
              <w:bottom w:val="nil"/>
              <w:right w:val="nil"/>
            </w:tcBorders>
            <w:shd w:val="clear" w:color="000000" w:fill="FFEB9C"/>
            <w:noWrap/>
            <w:vAlign w:val="bottom"/>
            <w:hideMark/>
          </w:tcPr>
          <w:p w14:paraId="1EA5D112" w14:textId="2E5D7E54" w:rsidR="00E73313" w:rsidRPr="0020749A" w:rsidRDefault="00E73313" w:rsidP="00E73313">
            <w:pPr>
              <w:jc w:val="center"/>
              <w:rPr>
                <w:rFonts w:ascii="Calibri" w:eastAsia="Times New Roman" w:hAnsi="Calibri" w:cs="Times New Roman"/>
                <w:color w:val="9C6500"/>
                <w:lang w:val="en-GB"/>
              </w:rPr>
            </w:pPr>
            <w:r w:rsidRPr="0020749A">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hideMark/>
          </w:tcPr>
          <w:p w14:paraId="5A525AA8"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Incorrecttly identified to sectional level in max 3 of the 7 different networks</w:t>
            </w:r>
          </w:p>
        </w:tc>
        <w:tc>
          <w:tcPr>
            <w:tcW w:w="0" w:type="auto"/>
            <w:tcBorders>
              <w:top w:val="nil"/>
              <w:left w:val="nil"/>
              <w:bottom w:val="nil"/>
              <w:right w:val="nil"/>
            </w:tcBorders>
            <w:shd w:val="clear" w:color="auto" w:fill="auto"/>
            <w:noWrap/>
            <w:vAlign w:val="bottom"/>
            <w:hideMark/>
          </w:tcPr>
          <w:p w14:paraId="246CC4F0"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BCBDFDC" w14:textId="77777777" w:rsidR="00E73313" w:rsidRPr="0020749A" w:rsidRDefault="00E73313" w:rsidP="00E73313">
            <w:pPr>
              <w:rPr>
                <w:rFonts w:ascii="Calibri" w:eastAsia="Times New Roman" w:hAnsi="Calibri" w:cs="Times New Roman"/>
                <w:color w:val="000000"/>
                <w:lang w:val="en-GB"/>
              </w:rPr>
            </w:pPr>
          </w:p>
        </w:tc>
      </w:tr>
      <w:tr w:rsidR="00E73313" w:rsidRPr="0020749A" w14:paraId="4C85980E" w14:textId="77777777" w:rsidTr="00E73313">
        <w:trPr>
          <w:trHeight w:val="300"/>
        </w:trPr>
        <w:tc>
          <w:tcPr>
            <w:tcW w:w="0" w:type="auto"/>
            <w:tcBorders>
              <w:top w:val="nil"/>
              <w:left w:val="nil"/>
              <w:bottom w:val="nil"/>
              <w:right w:val="nil"/>
            </w:tcBorders>
            <w:shd w:val="clear" w:color="000000" w:fill="FFC7CE"/>
            <w:noWrap/>
            <w:vAlign w:val="bottom"/>
            <w:hideMark/>
          </w:tcPr>
          <w:p w14:paraId="638680C0" w14:textId="296052FE" w:rsidR="00E73313" w:rsidRPr="0020749A" w:rsidRDefault="00E73313" w:rsidP="00E73313">
            <w:pPr>
              <w:jc w:val="center"/>
              <w:rPr>
                <w:rFonts w:ascii="Calibri" w:eastAsia="Times New Roman" w:hAnsi="Calibri" w:cs="Times New Roman"/>
                <w:color w:val="9C0006"/>
                <w:lang w:val="en-GB"/>
              </w:rPr>
            </w:pPr>
            <w:r w:rsidRPr="0020749A">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hideMark/>
          </w:tcPr>
          <w:p w14:paraId="3A0627E8"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hideMark/>
          </w:tcPr>
          <w:p w14:paraId="1935C72D"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F26BF4C" w14:textId="77777777" w:rsidR="00E73313" w:rsidRPr="0020749A" w:rsidRDefault="00E73313" w:rsidP="00E73313">
            <w:pPr>
              <w:rPr>
                <w:rFonts w:ascii="Calibri" w:eastAsia="Times New Roman" w:hAnsi="Calibri" w:cs="Times New Roman"/>
                <w:color w:val="000000"/>
                <w:lang w:val="en-GB"/>
              </w:rPr>
            </w:pPr>
          </w:p>
        </w:tc>
      </w:tr>
    </w:tbl>
    <w:p w14:paraId="2A88C722" w14:textId="77777777" w:rsidR="005E48BE" w:rsidRPr="0020749A" w:rsidRDefault="005E48BE" w:rsidP="005C28F9">
      <w:pPr>
        <w:rPr>
          <w:lang w:val="en-GB"/>
        </w:rPr>
        <w:sectPr w:rsidR="005E48BE" w:rsidRPr="0020749A" w:rsidSect="00E73313">
          <w:pgSz w:w="16840" w:h="11900" w:orient="landscape"/>
          <w:pgMar w:top="709" w:right="1417" w:bottom="1410" w:left="1417" w:header="708" w:footer="708" w:gutter="0"/>
          <w:cols w:space="708"/>
          <w:docGrid w:linePitch="360"/>
        </w:sectPr>
      </w:pPr>
    </w:p>
    <w:p w14:paraId="67112723" w14:textId="2091A0E0" w:rsidR="005C28F9" w:rsidRPr="0020749A" w:rsidRDefault="002E7A08" w:rsidP="002E7A08">
      <w:pPr>
        <w:pStyle w:val="Kop2"/>
        <w:numPr>
          <w:ilvl w:val="0"/>
          <w:numId w:val="12"/>
        </w:numPr>
        <w:spacing w:after="120"/>
        <w:ind w:left="717"/>
        <w:rPr>
          <w:lang w:val="en-GB"/>
        </w:rPr>
      </w:pPr>
      <w:bookmarkStart w:id="117" w:name="_Toc260580252"/>
      <w:r w:rsidRPr="0020749A">
        <w:rPr>
          <w:lang w:val="en-GB"/>
        </w:rPr>
        <w:lastRenderedPageBreak/>
        <w:t>Screenshots of the classification website</w:t>
      </w:r>
      <w:bookmarkEnd w:id="117"/>
    </w:p>
    <w:p w14:paraId="08449539" w14:textId="77777777" w:rsidR="006378C6" w:rsidRPr="0020749A" w:rsidRDefault="002E7A08" w:rsidP="006378C6">
      <w:pPr>
        <w:keepNext/>
        <w:rPr>
          <w:lang w:val="en-GB"/>
        </w:rPr>
      </w:pPr>
      <w:r w:rsidRPr="0020749A">
        <w:rPr>
          <w:noProof/>
        </w:rPr>
        <w:drawing>
          <wp:inline distT="0" distB="0" distL="0" distR="0" wp14:anchorId="1B0881D2" wp14:editId="4CA10969">
            <wp:extent cx="8893810" cy="43802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03.png"/>
                    <pic:cNvPicPr/>
                  </pic:nvPicPr>
                  <pic:blipFill>
                    <a:blip r:embed="rId35">
                      <a:extLst>
                        <a:ext uri="{28A0092B-C50C-407E-A947-70E740481C1C}">
                          <a14:useLocalDpi xmlns:a14="http://schemas.microsoft.com/office/drawing/2010/main" val="0"/>
                        </a:ext>
                      </a:extLst>
                    </a:blip>
                    <a:stretch>
                      <a:fillRect/>
                    </a:stretch>
                  </pic:blipFill>
                  <pic:spPr>
                    <a:xfrm>
                      <a:off x="0" y="0"/>
                      <a:ext cx="8893810" cy="4380230"/>
                    </a:xfrm>
                    <a:prstGeom prst="rect">
                      <a:avLst/>
                    </a:prstGeom>
                  </pic:spPr>
                </pic:pic>
              </a:graphicData>
            </a:graphic>
          </wp:inline>
        </w:drawing>
      </w:r>
    </w:p>
    <w:p w14:paraId="0C6C4CF8" w14:textId="7F2E1ACC" w:rsidR="002E7A08" w:rsidRPr="0020749A" w:rsidRDefault="006378C6" w:rsidP="006378C6">
      <w:pPr>
        <w:pStyle w:val="Bijschrift"/>
        <w:rPr>
          <w:lang w:val="en-GB"/>
        </w:rPr>
      </w:pPr>
      <w:r w:rsidRPr="0020749A">
        <w:rPr>
          <w:lang w:val="en-GB"/>
        </w:rPr>
        <w:t>Figure S-</w:t>
      </w:r>
      <w:r w:rsidRPr="0020749A">
        <w:rPr>
          <w:lang w:val="en-GB"/>
        </w:rPr>
        <w:fldChar w:fldCharType="begin"/>
      </w:r>
      <w:r w:rsidRPr="0020749A">
        <w:rPr>
          <w:lang w:val="en-GB"/>
        </w:rPr>
        <w:instrText xml:space="preserve"> SEQ Figure_S- \* ARABIC </w:instrText>
      </w:r>
      <w:r w:rsidRPr="0020749A">
        <w:rPr>
          <w:lang w:val="en-GB"/>
        </w:rPr>
        <w:fldChar w:fldCharType="separate"/>
      </w:r>
      <w:r w:rsidRPr="0020749A">
        <w:rPr>
          <w:noProof/>
          <w:lang w:val="en-GB"/>
        </w:rPr>
        <w:t>1</w:t>
      </w:r>
      <w:r w:rsidRPr="0020749A">
        <w:rPr>
          <w:lang w:val="en-GB"/>
        </w:rPr>
        <w:fldChar w:fldCharType="end"/>
      </w:r>
      <w:r w:rsidRPr="0020749A">
        <w:rPr>
          <w:lang w:val="en-GB"/>
        </w:rPr>
        <w:t xml:space="preserve"> Homepage of the classification website</w:t>
      </w:r>
    </w:p>
    <w:p w14:paraId="007DB631" w14:textId="77777777" w:rsidR="006378C6" w:rsidRPr="0020749A" w:rsidRDefault="002E7A08" w:rsidP="006378C6">
      <w:pPr>
        <w:keepNext/>
        <w:rPr>
          <w:lang w:val="en-GB"/>
        </w:rPr>
      </w:pPr>
      <w:r w:rsidRPr="0020749A">
        <w:rPr>
          <w:noProof/>
        </w:rPr>
        <w:lastRenderedPageBreak/>
        <w:drawing>
          <wp:inline distT="0" distB="0" distL="0" distR="0" wp14:anchorId="4F4DE7A5" wp14:editId="2F71ECA3">
            <wp:extent cx="6743700" cy="2971800"/>
            <wp:effectExtent l="0" t="0" r="1270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08.png"/>
                    <pic:cNvPicPr/>
                  </pic:nvPicPr>
                  <pic:blipFill>
                    <a:blip r:embed="rId36">
                      <a:extLst>
                        <a:ext uri="{28A0092B-C50C-407E-A947-70E740481C1C}">
                          <a14:useLocalDpi xmlns:a14="http://schemas.microsoft.com/office/drawing/2010/main" val="0"/>
                        </a:ext>
                      </a:extLst>
                    </a:blip>
                    <a:stretch>
                      <a:fillRect/>
                    </a:stretch>
                  </pic:blipFill>
                  <pic:spPr>
                    <a:xfrm>
                      <a:off x="0" y="0"/>
                      <a:ext cx="6743700" cy="2971800"/>
                    </a:xfrm>
                    <a:prstGeom prst="rect">
                      <a:avLst/>
                    </a:prstGeom>
                  </pic:spPr>
                </pic:pic>
              </a:graphicData>
            </a:graphic>
          </wp:inline>
        </w:drawing>
      </w:r>
    </w:p>
    <w:p w14:paraId="3CBD0C08" w14:textId="77777777" w:rsidR="00134196" w:rsidRPr="0020749A" w:rsidRDefault="006378C6" w:rsidP="006378C6">
      <w:pPr>
        <w:pStyle w:val="Bijschrift"/>
        <w:rPr>
          <w:lang w:val="en-GB"/>
        </w:rPr>
        <w:sectPr w:rsidR="00134196" w:rsidRPr="0020749A" w:rsidSect="007D5C5B">
          <w:pgSz w:w="16840" w:h="11900" w:orient="landscape"/>
          <w:pgMar w:top="709" w:right="1417" w:bottom="1410" w:left="1417" w:header="708" w:footer="708" w:gutter="0"/>
          <w:cols w:space="708"/>
          <w:docGrid w:linePitch="360"/>
        </w:sectPr>
      </w:pPr>
      <w:r w:rsidRPr="0020749A">
        <w:rPr>
          <w:lang w:val="en-GB"/>
        </w:rPr>
        <w:t>Figure S-</w:t>
      </w:r>
      <w:r w:rsidRPr="0020749A">
        <w:rPr>
          <w:lang w:val="en-GB"/>
        </w:rPr>
        <w:fldChar w:fldCharType="begin"/>
      </w:r>
      <w:r w:rsidRPr="0020749A">
        <w:rPr>
          <w:lang w:val="en-GB"/>
        </w:rPr>
        <w:instrText xml:space="preserve"> SEQ Figure_S- \* ARABIC </w:instrText>
      </w:r>
      <w:r w:rsidRPr="0020749A">
        <w:rPr>
          <w:lang w:val="en-GB"/>
        </w:rPr>
        <w:fldChar w:fldCharType="separate"/>
      </w:r>
      <w:r w:rsidRPr="0020749A">
        <w:rPr>
          <w:noProof/>
          <w:lang w:val="en-GB"/>
        </w:rPr>
        <w:t>2</w:t>
      </w:r>
      <w:r w:rsidRPr="0020749A">
        <w:rPr>
          <w:lang w:val="en-GB"/>
        </w:rPr>
        <w:fldChar w:fldCharType="end"/>
      </w:r>
      <w:r w:rsidRPr="0020749A">
        <w:rPr>
          <w:lang w:val="en-GB"/>
        </w:rPr>
        <w:t xml:space="preserve"> Upload page of the classification website</w:t>
      </w:r>
    </w:p>
    <w:p w14:paraId="453E953D" w14:textId="77777777" w:rsidR="006378C6" w:rsidRPr="0020749A" w:rsidRDefault="006378C6" w:rsidP="006378C6">
      <w:pPr>
        <w:keepNext/>
        <w:rPr>
          <w:lang w:val="en-GB"/>
        </w:rPr>
      </w:pPr>
      <w:r w:rsidRPr="0020749A">
        <w:rPr>
          <w:noProof/>
        </w:rPr>
        <w:lastRenderedPageBreak/>
        <w:drawing>
          <wp:inline distT="0" distB="0" distL="0" distR="0" wp14:anchorId="2ABA5341" wp14:editId="53FEE8F1">
            <wp:extent cx="8893810" cy="445198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21.png"/>
                    <pic:cNvPicPr/>
                  </pic:nvPicPr>
                  <pic:blipFill>
                    <a:blip r:embed="rId37">
                      <a:extLst>
                        <a:ext uri="{28A0092B-C50C-407E-A947-70E740481C1C}">
                          <a14:useLocalDpi xmlns:a14="http://schemas.microsoft.com/office/drawing/2010/main" val="0"/>
                        </a:ext>
                      </a:extLst>
                    </a:blip>
                    <a:stretch>
                      <a:fillRect/>
                    </a:stretch>
                  </pic:blipFill>
                  <pic:spPr>
                    <a:xfrm>
                      <a:off x="0" y="0"/>
                      <a:ext cx="8893810" cy="4451985"/>
                    </a:xfrm>
                    <a:prstGeom prst="rect">
                      <a:avLst/>
                    </a:prstGeom>
                  </pic:spPr>
                </pic:pic>
              </a:graphicData>
            </a:graphic>
          </wp:inline>
        </w:drawing>
      </w:r>
    </w:p>
    <w:p w14:paraId="71FC6D1F" w14:textId="08C18308" w:rsidR="006378C6" w:rsidRPr="0020749A" w:rsidRDefault="006378C6" w:rsidP="006378C6">
      <w:pPr>
        <w:pStyle w:val="Bijschrift"/>
        <w:rPr>
          <w:lang w:val="en-GB"/>
        </w:rPr>
      </w:pPr>
      <w:r w:rsidRPr="0020749A">
        <w:rPr>
          <w:lang w:val="en-GB"/>
        </w:rPr>
        <w:t>Figure S-</w:t>
      </w:r>
      <w:r w:rsidRPr="0020749A">
        <w:rPr>
          <w:lang w:val="en-GB"/>
        </w:rPr>
        <w:fldChar w:fldCharType="begin"/>
      </w:r>
      <w:r w:rsidRPr="0020749A">
        <w:rPr>
          <w:lang w:val="en-GB"/>
        </w:rPr>
        <w:instrText xml:space="preserve"> SEQ Figure_S- \* ARABIC </w:instrText>
      </w:r>
      <w:r w:rsidRPr="0020749A">
        <w:rPr>
          <w:lang w:val="en-GB"/>
        </w:rPr>
        <w:fldChar w:fldCharType="separate"/>
      </w:r>
      <w:r w:rsidRPr="0020749A">
        <w:rPr>
          <w:noProof/>
          <w:lang w:val="en-GB"/>
        </w:rPr>
        <w:t>3</w:t>
      </w:r>
      <w:r w:rsidRPr="0020749A">
        <w:rPr>
          <w:lang w:val="en-GB"/>
        </w:rPr>
        <w:fldChar w:fldCharType="end"/>
      </w:r>
      <w:r w:rsidRPr="0020749A">
        <w:rPr>
          <w:lang w:val="en-GB"/>
        </w:rPr>
        <w:t xml:space="preserve"> Screen to select the picture to be classified</w:t>
      </w:r>
    </w:p>
    <w:p w14:paraId="5B936836" w14:textId="77777777" w:rsidR="006378C6" w:rsidRPr="0020749A" w:rsidRDefault="006378C6" w:rsidP="006378C6">
      <w:pPr>
        <w:keepNext/>
        <w:rPr>
          <w:lang w:val="en-GB"/>
        </w:rPr>
      </w:pPr>
      <w:r w:rsidRPr="0020749A">
        <w:rPr>
          <w:noProof/>
        </w:rPr>
        <w:lastRenderedPageBreak/>
        <w:drawing>
          <wp:inline distT="0" distB="0" distL="0" distR="0" wp14:anchorId="22E5552C" wp14:editId="709D4AD2">
            <wp:extent cx="8893810" cy="589788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27.png"/>
                    <pic:cNvPicPr/>
                  </pic:nvPicPr>
                  <pic:blipFill>
                    <a:blip r:embed="rId38">
                      <a:extLst>
                        <a:ext uri="{28A0092B-C50C-407E-A947-70E740481C1C}">
                          <a14:useLocalDpi xmlns:a14="http://schemas.microsoft.com/office/drawing/2010/main" val="0"/>
                        </a:ext>
                      </a:extLst>
                    </a:blip>
                    <a:stretch>
                      <a:fillRect/>
                    </a:stretch>
                  </pic:blipFill>
                  <pic:spPr>
                    <a:xfrm>
                      <a:off x="0" y="0"/>
                      <a:ext cx="8893810" cy="5897880"/>
                    </a:xfrm>
                    <a:prstGeom prst="rect">
                      <a:avLst/>
                    </a:prstGeom>
                  </pic:spPr>
                </pic:pic>
              </a:graphicData>
            </a:graphic>
          </wp:inline>
        </w:drawing>
      </w:r>
    </w:p>
    <w:p w14:paraId="5C203C89" w14:textId="22A4D82F" w:rsidR="006378C6" w:rsidRPr="0020749A" w:rsidRDefault="006378C6" w:rsidP="006378C6">
      <w:pPr>
        <w:pStyle w:val="Bijschrift"/>
        <w:rPr>
          <w:lang w:val="en-GB"/>
        </w:rPr>
      </w:pPr>
      <w:r w:rsidRPr="0020749A">
        <w:rPr>
          <w:lang w:val="en-GB"/>
        </w:rPr>
        <w:t>Figure S-</w:t>
      </w:r>
      <w:r w:rsidRPr="0020749A">
        <w:rPr>
          <w:lang w:val="en-GB"/>
        </w:rPr>
        <w:fldChar w:fldCharType="begin"/>
      </w:r>
      <w:r w:rsidRPr="0020749A">
        <w:rPr>
          <w:lang w:val="en-GB"/>
        </w:rPr>
        <w:instrText xml:space="preserve"> SEQ Figure_S- \* ARABIC </w:instrText>
      </w:r>
      <w:r w:rsidRPr="0020749A">
        <w:rPr>
          <w:lang w:val="en-GB"/>
        </w:rPr>
        <w:fldChar w:fldCharType="separate"/>
      </w:r>
      <w:r w:rsidRPr="0020749A">
        <w:rPr>
          <w:noProof/>
          <w:lang w:val="en-GB"/>
        </w:rPr>
        <w:t>4</w:t>
      </w:r>
      <w:r w:rsidRPr="0020749A">
        <w:rPr>
          <w:lang w:val="en-GB"/>
        </w:rPr>
        <w:fldChar w:fldCharType="end"/>
      </w:r>
      <w:r w:rsidRPr="0020749A">
        <w:rPr>
          <w:lang w:val="en-GB"/>
        </w:rPr>
        <w:t xml:space="preserve"> page to check if the picture is uploaded correctly</w:t>
      </w:r>
    </w:p>
    <w:p w14:paraId="77AD5512" w14:textId="77777777" w:rsidR="006378C6" w:rsidRPr="0020749A" w:rsidRDefault="006378C6" w:rsidP="006378C6">
      <w:pPr>
        <w:keepNext/>
        <w:rPr>
          <w:lang w:val="en-GB"/>
        </w:rPr>
      </w:pPr>
      <w:r w:rsidRPr="0020749A">
        <w:rPr>
          <w:noProof/>
        </w:rPr>
        <w:lastRenderedPageBreak/>
        <w:drawing>
          <wp:inline distT="0" distB="0" distL="0" distR="0" wp14:anchorId="590ABBCC" wp14:editId="0BD36DD5">
            <wp:extent cx="7086600" cy="571500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35.png"/>
                    <pic:cNvPicPr/>
                  </pic:nvPicPr>
                  <pic:blipFill>
                    <a:blip r:embed="rId39">
                      <a:extLst>
                        <a:ext uri="{28A0092B-C50C-407E-A947-70E740481C1C}">
                          <a14:useLocalDpi xmlns:a14="http://schemas.microsoft.com/office/drawing/2010/main" val="0"/>
                        </a:ext>
                      </a:extLst>
                    </a:blip>
                    <a:stretch>
                      <a:fillRect/>
                    </a:stretch>
                  </pic:blipFill>
                  <pic:spPr>
                    <a:xfrm>
                      <a:off x="0" y="0"/>
                      <a:ext cx="7086600" cy="5715000"/>
                    </a:xfrm>
                    <a:prstGeom prst="rect">
                      <a:avLst/>
                    </a:prstGeom>
                  </pic:spPr>
                </pic:pic>
              </a:graphicData>
            </a:graphic>
          </wp:inline>
        </w:drawing>
      </w:r>
    </w:p>
    <w:p w14:paraId="59925447" w14:textId="542BFFA6" w:rsidR="006378C6" w:rsidRPr="0020749A" w:rsidRDefault="006378C6" w:rsidP="006378C6">
      <w:pPr>
        <w:pStyle w:val="Bijschrift"/>
        <w:rPr>
          <w:lang w:val="en-GB"/>
        </w:rPr>
        <w:sectPr w:rsidR="006378C6" w:rsidRPr="0020749A" w:rsidSect="00134196">
          <w:pgSz w:w="16840" w:h="11900" w:orient="landscape"/>
          <w:pgMar w:top="709" w:right="1417" w:bottom="1410" w:left="1417" w:header="708" w:footer="708" w:gutter="0"/>
          <w:cols w:space="708"/>
          <w:docGrid w:linePitch="360"/>
        </w:sectPr>
      </w:pPr>
      <w:r w:rsidRPr="0020749A">
        <w:rPr>
          <w:lang w:val="en-GB"/>
        </w:rPr>
        <w:t>Figure S-</w:t>
      </w:r>
      <w:r w:rsidRPr="0020749A">
        <w:rPr>
          <w:lang w:val="en-GB"/>
        </w:rPr>
        <w:fldChar w:fldCharType="begin"/>
      </w:r>
      <w:r w:rsidRPr="0020749A">
        <w:rPr>
          <w:lang w:val="en-GB"/>
        </w:rPr>
        <w:instrText xml:space="preserve"> SEQ Figure_S- \* ARABIC </w:instrText>
      </w:r>
      <w:r w:rsidRPr="0020749A">
        <w:rPr>
          <w:lang w:val="en-GB"/>
        </w:rPr>
        <w:fldChar w:fldCharType="separate"/>
      </w:r>
      <w:r w:rsidRPr="0020749A">
        <w:rPr>
          <w:noProof/>
          <w:lang w:val="en-GB"/>
        </w:rPr>
        <w:t>5</w:t>
      </w:r>
      <w:r w:rsidRPr="0020749A">
        <w:rPr>
          <w:lang w:val="en-GB"/>
        </w:rPr>
        <w:fldChar w:fldCharType="end"/>
      </w:r>
      <w:r w:rsidRPr="0020749A">
        <w:rPr>
          <w:lang w:val="en-GB"/>
        </w:rPr>
        <w:t xml:space="preserve"> Result page of the classification website.</w:t>
      </w:r>
    </w:p>
    <w:p w14:paraId="7934033C" w14:textId="77777777" w:rsidR="00DF2853" w:rsidRPr="0020749A" w:rsidRDefault="00781EDD" w:rsidP="00B056D7">
      <w:pPr>
        <w:pStyle w:val="Kop1"/>
        <w:rPr>
          <w:lang w:val="en-GB"/>
        </w:rPr>
      </w:pPr>
      <w:bookmarkStart w:id="118" w:name="_Toc260580253"/>
      <w:bookmarkEnd w:id="112"/>
      <w:r w:rsidRPr="0020749A">
        <w:rPr>
          <w:lang w:val="en-GB"/>
        </w:rPr>
        <w:lastRenderedPageBreak/>
        <w:t>Appendices</w:t>
      </w:r>
      <w:bookmarkEnd w:id="118"/>
    </w:p>
    <w:p w14:paraId="5B6D002B" w14:textId="77777777" w:rsidR="00A235BD" w:rsidRPr="0020749A" w:rsidRDefault="00781EDD" w:rsidP="00781EDD">
      <w:pPr>
        <w:pStyle w:val="Kop2"/>
        <w:numPr>
          <w:ilvl w:val="0"/>
          <w:numId w:val="1"/>
        </w:numPr>
        <w:rPr>
          <w:lang w:val="en-GB"/>
        </w:rPr>
      </w:pPr>
      <w:bookmarkStart w:id="119" w:name="_Toc260580254"/>
      <w:r w:rsidRPr="0020749A">
        <w:rPr>
          <w:lang w:val="en-GB"/>
        </w:rPr>
        <w:t>Figures</w:t>
      </w:r>
      <w:bookmarkEnd w:id="119"/>
      <w:r w:rsidR="003A209C" w:rsidRPr="0020749A">
        <w:rPr>
          <w:lang w:val="en-GB"/>
        </w:rPr>
        <w:br/>
      </w:r>
    </w:p>
    <w:p w14:paraId="7FAC56B2" w14:textId="77777777" w:rsidR="008A70C4" w:rsidRPr="0020749A" w:rsidRDefault="00A235BD" w:rsidP="00B056D7">
      <w:pPr>
        <w:rPr>
          <w:lang w:val="en-GB"/>
        </w:rPr>
      </w:pPr>
      <w:r w:rsidRPr="0020749A">
        <w:rPr>
          <w:noProof/>
        </w:rPr>
        <w:drawing>
          <wp:inline distT="0" distB="0" distL="0" distR="0" wp14:anchorId="284830F9" wp14:editId="748B85FD">
            <wp:extent cx="1978660" cy="1978660"/>
            <wp:effectExtent l="0" t="0" r="2540" b="254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0_arum_maculatum_1.tif"/>
                    <pic:cNvPicPr/>
                  </pic:nvPicPr>
                  <pic:blipFill>
                    <a:blip r:embed="rId40">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1186EC25" w14:textId="17EE4872" w:rsidR="00A235BD" w:rsidRPr="0020749A" w:rsidRDefault="008A70C4" w:rsidP="00B056D7">
      <w:pPr>
        <w:pStyle w:val="Bijschrift"/>
        <w:rPr>
          <w:lang w:val="en-GB"/>
        </w:rPr>
      </w:pPr>
      <w:r w:rsidRPr="0020749A">
        <w:rPr>
          <w:lang w:val="en-GB"/>
        </w:rPr>
        <w:t xml:space="preserve">Figure </w:t>
      </w:r>
      <w:r w:rsidR="002E7A08" w:rsidRPr="0020749A">
        <w:rPr>
          <w:lang w:val="en-GB"/>
        </w:rPr>
        <w:fldChar w:fldCharType="begin"/>
      </w:r>
      <w:r w:rsidR="002E7A08" w:rsidRPr="0020749A">
        <w:rPr>
          <w:lang w:val="en-GB"/>
        </w:rPr>
        <w:instrText xml:space="preserve"> SEQ Figure \* ARABIC </w:instrText>
      </w:r>
      <w:r w:rsidR="002E7A08" w:rsidRPr="0020749A">
        <w:rPr>
          <w:lang w:val="en-GB"/>
        </w:rPr>
        <w:fldChar w:fldCharType="separate"/>
      </w:r>
      <w:r w:rsidR="002E7A08" w:rsidRPr="0020749A">
        <w:rPr>
          <w:noProof/>
          <w:lang w:val="en-GB"/>
        </w:rPr>
        <w:t>6</w:t>
      </w:r>
      <w:r w:rsidR="002E7A08" w:rsidRPr="0020749A">
        <w:rPr>
          <w:lang w:val="en-GB"/>
        </w:rPr>
        <w:fldChar w:fldCharType="end"/>
      </w:r>
      <w:r w:rsidRPr="0020749A">
        <w:rPr>
          <w:lang w:val="en-GB"/>
        </w:rPr>
        <w:t xml:space="preserve"> </w:t>
      </w:r>
      <w:r w:rsidRPr="0020749A">
        <w:rPr>
          <w:i/>
          <w:lang w:val="en-GB"/>
        </w:rPr>
        <w:t>Arum maculatum</w:t>
      </w:r>
      <w:r w:rsidRPr="0020749A">
        <w:rPr>
          <w:lang w:val="en-GB"/>
        </w:rPr>
        <w:t xml:space="preserve"> [1</w:t>
      </w:r>
      <w:r w:rsidR="009F6D98" w:rsidRPr="0020749A">
        <w:rPr>
          <w:lang w:val="en-GB"/>
        </w:rPr>
        <w:t>5</w:t>
      </w:r>
      <w:r w:rsidRPr="0020749A">
        <w:rPr>
          <w:lang w:val="en-GB"/>
        </w:rPr>
        <w:t>]</w:t>
      </w:r>
    </w:p>
    <w:p w14:paraId="001DF620" w14:textId="77777777" w:rsidR="00A235BD" w:rsidRPr="0020749A" w:rsidRDefault="00A235BD" w:rsidP="00B056D7">
      <w:pPr>
        <w:rPr>
          <w:lang w:val="en-GB"/>
        </w:rPr>
      </w:pPr>
    </w:p>
    <w:p w14:paraId="1877E353" w14:textId="77777777" w:rsidR="00A235BD" w:rsidRPr="0020749A" w:rsidRDefault="00A235BD" w:rsidP="00B056D7">
      <w:pPr>
        <w:rPr>
          <w:lang w:val="en-GB"/>
        </w:rPr>
      </w:pPr>
    </w:p>
    <w:p w14:paraId="4A589562" w14:textId="77777777" w:rsidR="00A235BD" w:rsidRPr="0020749A" w:rsidRDefault="00A235BD" w:rsidP="00B056D7">
      <w:pPr>
        <w:rPr>
          <w:lang w:val="en-GB"/>
        </w:rPr>
      </w:pPr>
    </w:p>
    <w:p w14:paraId="4367BB95" w14:textId="77777777" w:rsidR="008A70C4" w:rsidRPr="0020749A" w:rsidRDefault="008A70C4" w:rsidP="00B056D7">
      <w:pPr>
        <w:rPr>
          <w:lang w:val="en-GB"/>
        </w:rPr>
      </w:pPr>
      <w:r w:rsidRPr="0020749A">
        <w:rPr>
          <w:noProof/>
        </w:rPr>
        <w:drawing>
          <wp:inline distT="0" distB="0" distL="0" distR="0" wp14:anchorId="27A02A55" wp14:editId="4684B640">
            <wp:extent cx="1991995" cy="199199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2_asparagus_officinalis.tif"/>
                    <pic:cNvPicPr/>
                  </pic:nvPicPr>
                  <pic:blipFill>
                    <a:blip r:embed="rId41">
                      <a:extLst>
                        <a:ext uri="{28A0092B-C50C-407E-A947-70E740481C1C}">
                          <a14:useLocalDpi xmlns:a14="http://schemas.microsoft.com/office/drawing/2010/main" val="0"/>
                        </a:ext>
                      </a:extLst>
                    </a:blip>
                    <a:stretch>
                      <a:fillRect/>
                    </a:stretch>
                  </pic:blipFill>
                  <pic:spPr>
                    <a:xfrm>
                      <a:off x="0" y="0"/>
                      <a:ext cx="1991995" cy="1991995"/>
                    </a:xfrm>
                    <a:prstGeom prst="rect">
                      <a:avLst/>
                    </a:prstGeom>
                  </pic:spPr>
                </pic:pic>
              </a:graphicData>
            </a:graphic>
          </wp:inline>
        </w:drawing>
      </w:r>
    </w:p>
    <w:p w14:paraId="7D940D28" w14:textId="52C8FC5E" w:rsidR="008A70C4" w:rsidRPr="0020749A" w:rsidRDefault="008A70C4" w:rsidP="00B056D7">
      <w:pPr>
        <w:pStyle w:val="Bijschrift"/>
        <w:rPr>
          <w:lang w:val="en-GB"/>
        </w:rPr>
      </w:pPr>
      <w:r w:rsidRPr="0020749A">
        <w:rPr>
          <w:lang w:val="en-GB"/>
        </w:rPr>
        <w:t xml:space="preserve">Figure </w:t>
      </w:r>
      <w:r w:rsidR="002E7A08" w:rsidRPr="0020749A">
        <w:rPr>
          <w:lang w:val="en-GB"/>
        </w:rPr>
        <w:fldChar w:fldCharType="begin"/>
      </w:r>
      <w:r w:rsidR="002E7A08" w:rsidRPr="0020749A">
        <w:rPr>
          <w:lang w:val="en-GB"/>
        </w:rPr>
        <w:instrText xml:space="preserve"> SEQ Figure \* ARABIC </w:instrText>
      </w:r>
      <w:r w:rsidR="002E7A08" w:rsidRPr="0020749A">
        <w:rPr>
          <w:lang w:val="en-GB"/>
        </w:rPr>
        <w:fldChar w:fldCharType="separate"/>
      </w:r>
      <w:r w:rsidR="002E7A08" w:rsidRPr="0020749A">
        <w:rPr>
          <w:noProof/>
          <w:lang w:val="en-GB"/>
        </w:rPr>
        <w:t>7</w:t>
      </w:r>
      <w:r w:rsidR="002E7A08" w:rsidRPr="0020749A">
        <w:rPr>
          <w:lang w:val="en-GB"/>
        </w:rPr>
        <w:fldChar w:fldCharType="end"/>
      </w:r>
      <w:r w:rsidRPr="0020749A">
        <w:rPr>
          <w:lang w:val="en-GB"/>
        </w:rPr>
        <w:t xml:space="preserve"> </w:t>
      </w:r>
      <w:r w:rsidRPr="0020749A">
        <w:rPr>
          <w:i/>
          <w:lang w:val="en-GB"/>
        </w:rPr>
        <w:t>Asparagus officinalis</w:t>
      </w:r>
      <w:r w:rsidRPr="0020749A">
        <w:rPr>
          <w:lang w:val="en-GB"/>
        </w:rPr>
        <w:t xml:space="preserve"> [1</w:t>
      </w:r>
      <w:r w:rsidR="009F6D98" w:rsidRPr="0020749A">
        <w:rPr>
          <w:lang w:val="en-GB"/>
        </w:rPr>
        <w:t>5</w:t>
      </w:r>
      <w:r w:rsidRPr="0020749A">
        <w:rPr>
          <w:lang w:val="en-GB"/>
        </w:rPr>
        <w:t>]</w:t>
      </w:r>
    </w:p>
    <w:p w14:paraId="33C9A30E" w14:textId="77777777" w:rsidR="008A70C4" w:rsidRPr="0020749A" w:rsidRDefault="008A70C4" w:rsidP="00B056D7">
      <w:pPr>
        <w:rPr>
          <w:lang w:val="en-GB"/>
        </w:rPr>
      </w:pPr>
    </w:p>
    <w:p w14:paraId="59811CBD" w14:textId="77777777" w:rsidR="008A70C4" w:rsidRPr="0020749A" w:rsidRDefault="008A70C4" w:rsidP="00B056D7">
      <w:pPr>
        <w:rPr>
          <w:lang w:val="en-GB"/>
        </w:rPr>
      </w:pPr>
    </w:p>
    <w:p w14:paraId="49385188" w14:textId="77777777" w:rsidR="008A70C4" w:rsidRPr="0020749A" w:rsidRDefault="008A70C4" w:rsidP="00B056D7">
      <w:pPr>
        <w:rPr>
          <w:lang w:val="en-GB"/>
        </w:rPr>
      </w:pPr>
    </w:p>
    <w:p w14:paraId="109CA434" w14:textId="77777777" w:rsidR="008A70C4" w:rsidRPr="0020749A" w:rsidRDefault="008A70C4" w:rsidP="00B056D7">
      <w:pPr>
        <w:rPr>
          <w:lang w:val="en-GB"/>
        </w:rPr>
      </w:pPr>
      <w:r w:rsidRPr="0020749A">
        <w:rPr>
          <w:noProof/>
        </w:rPr>
        <w:drawing>
          <wp:inline distT="0" distB="0" distL="0" distR="0" wp14:anchorId="6C509801" wp14:editId="6AE447A3">
            <wp:extent cx="1978660" cy="1978660"/>
            <wp:effectExtent l="0" t="0" r="2540" b="254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5_polygonatum_verticillatum.tif"/>
                    <pic:cNvPicPr/>
                  </pic:nvPicPr>
                  <pic:blipFill>
                    <a:blip r:embed="rId42">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6454118A" w14:textId="2C650CCA" w:rsidR="008A70C4" w:rsidRPr="0020749A" w:rsidRDefault="008A70C4" w:rsidP="00B056D7">
      <w:pPr>
        <w:pStyle w:val="Bijschrift"/>
        <w:rPr>
          <w:lang w:val="en-GB"/>
        </w:rPr>
      </w:pPr>
      <w:r w:rsidRPr="0020749A">
        <w:rPr>
          <w:lang w:val="en-GB"/>
        </w:rPr>
        <w:t xml:space="preserve">Figure </w:t>
      </w:r>
      <w:r w:rsidR="002E7A08" w:rsidRPr="0020749A">
        <w:rPr>
          <w:lang w:val="en-GB"/>
        </w:rPr>
        <w:fldChar w:fldCharType="begin"/>
      </w:r>
      <w:r w:rsidR="002E7A08" w:rsidRPr="0020749A">
        <w:rPr>
          <w:lang w:val="en-GB"/>
        </w:rPr>
        <w:instrText xml:space="preserve"> SEQ Figure \* ARABIC </w:instrText>
      </w:r>
      <w:r w:rsidR="002E7A08" w:rsidRPr="0020749A">
        <w:rPr>
          <w:lang w:val="en-GB"/>
        </w:rPr>
        <w:fldChar w:fldCharType="separate"/>
      </w:r>
      <w:r w:rsidR="002E7A08" w:rsidRPr="0020749A">
        <w:rPr>
          <w:noProof/>
          <w:lang w:val="en-GB"/>
        </w:rPr>
        <w:t>8</w:t>
      </w:r>
      <w:r w:rsidR="002E7A08" w:rsidRPr="0020749A">
        <w:rPr>
          <w:lang w:val="en-GB"/>
        </w:rPr>
        <w:fldChar w:fldCharType="end"/>
      </w:r>
      <w:r w:rsidRPr="0020749A">
        <w:rPr>
          <w:lang w:val="en-GB"/>
        </w:rPr>
        <w:t xml:space="preserve"> </w:t>
      </w:r>
      <w:r w:rsidRPr="0020749A">
        <w:rPr>
          <w:i/>
          <w:lang w:val="en-GB"/>
        </w:rPr>
        <w:t>Polygonatum verticillatum</w:t>
      </w:r>
      <w:r w:rsidRPr="0020749A">
        <w:rPr>
          <w:lang w:val="en-GB"/>
        </w:rPr>
        <w:t xml:space="preserve"> [1</w:t>
      </w:r>
      <w:r w:rsidR="009F6D98" w:rsidRPr="0020749A">
        <w:rPr>
          <w:lang w:val="en-GB"/>
        </w:rPr>
        <w:t>5</w:t>
      </w:r>
      <w:r w:rsidRPr="0020749A">
        <w:rPr>
          <w:lang w:val="en-GB"/>
        </w:rPr>
        <w:t>]</w:t>
      </w:r>
    </w:p>
    <w:p w14:paraId="0831D33F" w14:textId="77777777" w:rsidR="008A70C4" w:rsidRPr="0020749A" w:rsidRDefault="008A70C4" w:rsidP="00B056D7">
      <w:pPr>
        <w:rPr>
          <w:lang w:val="en-GB"/>
        </w:rPr>
      </w:pPr>
    </w:p>
    <w:p w14:paraId="7A81D1E1" w14:textId="77777777" w:rsidR="008A70C4" w:rsidRPr="0020749A" w:rsidRDefault="008A70C4" w:rsidP="00781EDD">
      <w:pPr>
        <w:pStyle w:val="Kop1"/>
        <w:rPr>
          <w:lang w:val="en-GB"/>
        </w:rPr>
      </w:pPr>
    </w:p>
    <w:p w14:paraId="615D9534" w14:textId="77777777" w:rsidR="003A209C" w:rsidRPr="0020749A" w:rsidRDefault="003A209C" w:rsidP="00781EDD">
      <w:pPr>
        <w:contextualSpacing/>
        <w:rPr>
          <w:lang w:val="en-GB"/>
        </w:rPr>
      </w:pPr>
    </w:p>
    <w:p w14:paraId="5E31DE74" w14:textId="77777777" w:rsidR="00781EDD" w:rsidRPr="0020749A" w:rsidRDefault="00781EDD" w:rsidP="00781EDD">
      <w:pPr>
        <w:contextualSpacing/>
        <w:rPr>
          <w:lang w:val="en-GB"/>
        </w:rPr>
      </w:pPr>
    </w:p>
    <w:p w14:paraId="3A2FFDEE" w14:textId="77777777" w:rsidR="008A70C4" w:rsidRPr="0020749A" w:rsidRDefault="008A70C4" w:rsidP="00B056D7">
      <w:pPr>
        <w:rPr>
          <w:lang w:val="en-GB"/>
        </w:rPr>
      </w:pPr>
      <w:r w:rsidRPr="0020749A">
        <w:rPr>
          <w:noProof/>
        </w:rPr>
        <w:drawing>
          <wp:inline distT="0" distB="0" distL="0" distR="0" wp14:anchorId="529D19FF" wp14:editId="6FFB271F">
            <wp:extent cx="1943100" cy="1943100"/>
            <wp:effectExtent l="0" t="0" r="12700" b="1270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6_tulipa_greigii_1.tif"/>
                    <pic:cNvPicPr/>
                  </pic:nvPicPr>
                  <pic:blipFill>
                    <a:blip r:embed="rId43">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5E2D5B9E" w14:textId="7991B733" w:rsidR="008A70C4" w:rsidRPr="0020749A" w:rsidRDefault="008A70C4" w:rsidP="00B056D7">
      <w:pPr>
        <w:pStyle w:val="Bijschrift"/>
        <w:rPr>
          <w:lang w:val="en-GB"/>
        </w:rPr>
      </w:pPr>
      <w:r w:rsidRPr="0020749A">
        <w:rPr>
          <w:lang w:val="en-GB"/>
        </w:rPr>
        <w:t xml:space="preserve">Figure </w:t>
      </w:r>
      <w:r w:rsidR="002E7A08" w:rsidRPr="0020749A">
        <w:rPr>
          <w:lang w:val="en-GB"/>
        </w:rPr>
        <w:fldChar w:fldCharType="begin"/>
      </w:r>
      <w:r w:rsidR="002E7A08" w:rsidRPr="0020749A">
        <w:rPr>
          <w:lang w:val="en-GB"/>
        </w:rPr>
        <w:instrText xml:space="preserve"> SEQ Figure \* ARABIC </w:instrText>
      </w:r>
      <w:r w:rsidR="002E7A08" w:rsidRPr="0020749A">
        <w:rPr>
          <w:lang w:val="en-GB"/>
        </w:rPr>
        <w:fldChar w:fldCharType="separate"/>
      </w:r>
      <w:r w:rsidR="002E7A08" w:rsidRPr="0020749A">
        <w:rPr>
          <w:noProof/>
          <w:lang w:val="en-GB"/>
        </w:rPr>
        <w:t>9</w:t>
      </w:r>
      <w:r w:rsidR="002E7A08" w:rsidRPr="0020749A">
        <w:rPr>
          <w:lang w:val="en-GB"/>
        </w:rPr>
        <w:fldChar w:fldCharType="end"/>
      </w:r>
      <w:r w:rsidRPr="0020749A">
        <w:rPr>
          <w:lang w:val="en-GB"/>
        </w:rPr>
        <w:t xml:space="preserve"> </w:t>
      </w:r>
      <w:r w:rsidRPr="0020749A">
        <w:rPr>
          <w:i/>
          <w:lang w:val="en-GB"/>
        </w:rPr>
        <w:t>Tulipa greigii</w:t>
      </w:r>
      <w:r w:rsidRPr="0020749A">
        <w:rPr>
          <w:lang w:val="en-GB"/>
        </w:rPr>
        <w:t xml:space="preserve"> [1</w:t>
      </w:r>
      <w:r w:rsidR="009F6D98" w:rsidRPr="0020749A">
        <w:rPr>
          <w:lang w:val="en-GB"/>
        </w:rPr>
        <w:t>5</w:t>
      </w:r>
      <w:r w:rsidRPr="0020749A">
        <w:rPr>
          <w:lang w:val="en-GB"/>
        </w:rPr>
        <w:t>]</w:t>
      </w:r>
    </w:p>
    <w:p w14:paraId="0D20932B" w14:textId="77777777" w:rsidR="008A70C4" w:rsidRPr="0020749A" w:rsidRDefault="008A70C4" w:rsidP="00B056D7">
      <w:pPr>
        <w:rPr>
          <w:lang w:val="en-GB"/>
        </w:rPr>
      </w:pPr>
    </w:p>
    <w:p w14:paraId="35BA9923" w14:textId="77777777" w:rsidR="008A70C4" w:rsidRPr="0020749A" w:rsidRDefault="008A70C4" w:rsidP="00B056D7">
      <w:pPr>
        <w:rPr>
          <w:lang w:val="en-GB"/>
        </w:rPr>
      </w:pPr>
    </w:p>
    <w:p w14:paraId="52919640" w14:textId="77777777" w:rsidR="008A70C4" w:rsidRPr="0020749A" w:rsidRDefault="008A70C4" w:rsidP="00B056D7">
      <w:pPr>
        <w:rPr>
          <w:lang w:val="en-GB"/>
        </w:rPr>
      </w:pPr>
    </w:p>
    <w:p w14:paraId="363DFA7B" w14:textId="77777777" w:rsidR="008A70C4" w:rsidRPr="0020749A" w:rsidRDefault="008A70C4" w:rsidP="00B056D7">
      <w:pPr>
        <w:rPr>
          <w:lang w:val="en-GB"/>
        </w:rPr>
      </w:pPr>
      <w:r w:rsidRPr="0020749A">
        <w:rPr>
          <w:noProof/>
        </w:rPr>
        <w:drawing>
          <wp:inline distT="0" distB="0" distL="0" distR="0" wp14:anchorId="1118C826" wp14:editId="7EC32541">
            <wp:extent cx="1943100" cy="1943100"/>
            <wp:effectExtent l="0" t="0" r="12700" b="1270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7_tulipia_jp.tif"/>
                    <pic:cNvPicPr/>
                  </pic:nvPicPr>
                  <pic:blipFill>
                    <a:blip r:embed="rId44">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02BF0360" w14:textId="14D4C605" w:rsidR="00913AD0" w:rsidRPr="0020749A" w:rsidRDefault="008A70C4" w:rsidP="00781EDD">
      <w:pPr>
        <w:pStyle w:val="Bijschrift"/>
        <w:rPr>
          <w:lang w:val="en-GB"/>
        </w:rPr>
        <w:sectPr w:rsidR="00913AD0" w:rsidRPr="0020749A">
          <w:pgSz w:w="11900" w:h="16840"/>
          <w:pgMar w:top="1417" w:right="1417" w:bottom="1417" w:left="1417" w:header="708" w:footer="708" w:gutter="0"/>
          <w:cols w:num="2" w:space="708"/>
          <w:docGrid w:linePitch="360"/>
        </w:sectPr>
      </w:pPr>
      <w:r w:rsidRPr="0020749A">
        <w:rPr>
          <w:lang w:val="en-GB"/>
        </w:rPr>
        <w:t xml:space="preserve">Figure </w:t>
      </w:r>
      <w:r w:rsidR="002E7A08" w:rsidRPr="0020749A">
        <w:rPr>
          <w:lang w:val="en-GB"/>
        </w:rPr>
        <w:fldChar w:fldCharType="begin"/>
      </w:r>
      <w:r w:rsidR="002E7A08" w:rsidRPr="0020749A">
        <w:rPr>
          <w:lang w:val="en-GB"/>
        </w:rPr>
        <w:instrText xml:space="preserve"> SEQ Figure \* ARABIC </w:instrText>
      </w:r>
      <w:r w:rsidR="002E7A08" w:rsidRPr="0020749A">
        <w:rPr>
          <w:lang w:val="en-GB"/>
        </w:rPr>
        <w:fldChar w:fldCharType="separate"/>
      </w:r>
      <w:r w:rsidR="002E7A08" w:rsidRPr="0020749A">
        <w:rPr>
          <w:noProof/>
          <w:lang w:val="en-GB"/>
        </w:rPr>
        <w:t>10</w:t>
      </w:r>
      <w:r w:rsidR="002E7A08" w:rsidRPr="0020749A">
        <w:rPr>
          <w:lang w:val="en-GB"/>
        </w:rPr>
        <w:fldChar w:fldCharType="end"/>
      </w:r>
      <w:r w:rsidRPr="0020749A">
        <w:rPr>
          <w:lang w:val="en-GB"/>
        </w:rPr>
        <w:t xml:space="preserve"> </w:t>
      </w:r>
      <w:r w:rsidRPr="0020749A">
        <w:rPr>
          <w:i/>
          <w:lang w:val="en-GB"/>
        </w:rPr>
        <w:t>Tulipa sp.</w:t>
      </w:r>
      <w:r w:rsidRPr="0020749A">
        <w:rPr>
          <w:lang w:val="en-GB"/>
        </w:rPr>
        <w:t xml:space="preserve"> [1</w:t>
      </w:r>
      <w:r w:rsidR="009F6D98" w:rsidRPr="0020749A">
        <w:rPr>
          <w:lang w:val="en-GB"/>
        </w:rPr>
        <w:t>5</w:t>
      </w:r>
      <w:r w:rsidRPr="0020749A">
        <w:rPr>
          <w:lang w:val="en-GB"/>
        </w:rPr>
        <w:t>]</w:t>
      </w:r>
    </w:p>
    <w:p w14:paraId="74F1204F" w14:textId="77777777" w:rsidR="00781EDD" w:rsidRPr="0020749A" w:rsidRDefault="00781EDD" w:rsidP="00781EDD">
      <w:pPr>
        <w:pStyle w:val="Bijschrift"/>
        <w:rPr>
          <w:lang w:val="en-GB"/>
        </w:rPr>
      </w:pPr>
    </w:p>
    <w:p w14:paraId="61717DDF" w14:textId="77777777" w:rsidR="00B45691" w:rsidRPr="0020749A" w:rsidRDefault="00913AD0" w:rsidP="00B45691">
      <w:pPr>
        <w:pStyle w:val="Bijschrift"/>
        <w:keepNext/>
        <w:rPr>
          <w:lang w:val="en-GB"/>
        </w:rPr>
      </w:pPr>
      <w:r w:rsidRPr="0020749A">
        <w:rPr>
          <w:noProof/>
        </w:rPr>
        <w:drawing>
          <wp:inline distT="0" distB="0" distL="0" distR="0" wp14:anchorId="1F792B72" wp14:editId="06847F92">
            <wp:extent cx="2653552" cy="17621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20536994-4.jpg"/>
                    <pic:cNvPicPr/>
                  </pic:nvPicPr>
                  <pic:blipFill>
                    <a:blip r:embed="rId45">
                      <a:extLst>
                        <a:ext uri="{28A0092B-C50C-407E-A947-70E740481C1C}">
                          <a14:useLocalDpi xmlns:a14="http://schemas.microsoft.com/office/drawing/2010/main" val="0"/>
                        </a:ext>
                      </a:extLst>
                    </a:blip>
                    <a:stretch>
                      <a:fillRect/>
                    </a:stretch>
                  </pic:blipFill>
                  <pic:spPr>
                    <a:xfrm>
                      <a:off x="0" y="0"/>
                      <a:ext cx="2653552" cy="1762125"/>
                    </a:xfrm>
                    <a:prstGeom prst="rect">
                      <a:avLst/>
                    </a:prstGeom>
                  </pic:spPr>
                </pic:pic>
              </a:graphicData>
            </a:graphic>
          </wp:inline>
        </w:drawing>
      </w:r>
      <w:r w:rsidR="00B45691" w:rsidRPr="0020749A">
        <w:rPr>
          <w:noProof/>
        </w:rPr>
        <w:drawing>
          <wp:inline distT="0" distB="0" distL="0" distR="0" wp14:anchorId="241EBEA3" wp14:editId="4A842857">
            <wp:extent cx="2530294" cy="1718310"/>
            <wp:effectExtent l="0" t="0" r="10160" b="8890"/>
            <wp:docPr id="5" name="Afbeelding 5" descr="Macintosh HD:private:var:folders:5m:j1lgtdwj2zv8mstfwygn29140000gn:T:com.skitch.skitch:540_7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5m:j1lgtdwj2zv8mstfwygn29140000gn:T:com.skitch.skitch:540_753-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31437" cy="1719086"/>
                    </a:xfrm>
                    <a:prstGeom prst="rect">
                      <a:avLst/>
                    </a:prstGeom>
                    <a:noFill/>
                    <a:ln>
                      <a:noFill/>
                    </a:ln>
                  </pic:spPr>
                </pic:pic>
              </a:graphicData>
            </a:graphic>
          </wp:inline>
        </w:drawing>
      </w:r>
    </w:p>
    <w:p w14:paraId="59F6B8A4" w14:textId="28AD86EC" w:rsidR="00B45691" w:rsidRPr="0020749A" w:rsidRDefault="00B45691" w:rsidP="00B45691">
      <w:pPr>
        <w:pStyle w:val="Bijschrift"/>
        <w:rPr>
          <w:lang w:val="en-GB"/>
        </w:rPr>
      </w:pPr>
      <w:r w:rsidRPr="0020749A">
        <w:rPr>
          <w:lang w:val="en-GB"/>
        </w:rPr>
        <w:t xml:space="preserve">Figure </w:t>
      </w:r>
      <w:r w:rsidR="002E7A08" w:rsidRPr="0020749A">
        <w:rPr>
          <w:lang w:val="en-GB"/>
        </w:rPr>
        <w:fldChar w:fldCharType="begin"/>
      </w:r>
      <w:r w:rsidR="002E7A08" w:rsidRPr="0020749A">
        <w:rPr>
          <w:lang w:val="en-GB"/>
        </w:rPr>
        <w:instrText xml:space="preserve"> SEQ Figure \* ARABIC </w:instrText>
      </w:r>
      <w:r w:rsidR="002E7A08" w:rsidRPr="0020749A">
        <w:rPr>
          <w:lang w:val="en-GB"/>
        </w:rPr>
        <w:fldChar w:fldCharType="separate"/>
      </w:r>
      <w:r w:rsidR="002E7A08" w:rsidRPr="0020749A">
        <w:rPr>
          <w:noProof/>
          <w:lang w:val="en-GB"/>
        </w:rPr>
        <w:t>11</w:t>
      </w:r>
      <w:r w:rsidR="002E7A08" w:rsidRPr="0020749A">
        <w:rPr>
          <w:lang w:val="en-GB"/>
        </w:rPr>
        <w:fldChar w:fldCharType="end"/>
      </w:r>
      <w:r w:rsidRPr="0020749A">
        <w:rPr>
          <w:lang w:val="en-GB"/>
        </w:rPr>
        <w:t xml:space="preserve"> A: A picture of a tuber, </w:t>
      </w:r>
      <w:r w:rsidR="004275BD" w:rsidRPr="0020749A">
        <w:rPr>
          <w:lang w:val="en-GB"/>
        </w:rPr>
        <w:t>before splitting</w:t>
      </w:r>
      <w:r w:rsidRPr="0020749A">
        <w:rPr>
          <w:lang w:val="en-GB"/>
        </w:rPr>
        <w:t>. B: A picture of t</w:t>
      </w:r>
      <w:r w:rsidR="004275BD" w:rsidRPr="0020749A">
        <w:rPr>
          <w:lang w:val="en-GB"/>
        </w:rPr>
        <w:t>he same tuber after splitting</w:t>
      </w:r>
      <w:r w:rsidR="006341BD" w:rsidRPr="0020749A">
        <w:rPr>
          <w:lang w:val="en-GB"/>
        </w:rPr>
        <w:t xml:space="preserve"> [15]</w:t>
      </w:r>
      <w:r w:rsidRPr="0020749A">
        <w:rPr>
          <w:lang w:val="en-GB"/>
        </w:rPr>
        <w:t>.</w:t>
      </w:r>
    </w:p>
    <w:p w14:paraId="6916433E" w14:textId="77777777" w:rsidR="00D25567" w:rsidRPr="0020749A" w:rsidRDefault="00D25567" w:rsidP="00781EDD">
      <w:pPr>
        <w:pStyle w:val="Bijschrift"/>
        <w:rPr>
          <w:lang w:val="en-GB"/>
        </w:rPr>
      </w:pPr>
      <w:r w:rsidRPr="0020749A">
        <w:rPr>
          <w:lang w:val="en-GB"/>
        </w:rPr>
        <w:br w:type="page"/>
      </w:r>
    </w:p>
    <w:p w14:paraId="161E8F4C" w14:textId="77777777" w:rsidR="00781EDD" w:rsidRPr="0020749A" w:rsidRDefault="00D25567" w:rsidP="00D25567">
      <w:pPr>
        <w:pStyle w:val="Kop2"/>
        <w:numPr>
          <w:ilvl w:val="0"/>
          <w:numId w:val="1"/>
        </w:numPr>
        <w:rPr>
          <w:lang w:val="en-GB"/>
        </w:rPr>
      </w:pPr>
      <w:bookmarkStart w:id="120" w:name="_Toc260580255"/>
      <w:r w:rsidRPr="0020749A">
        <w:rPr>
          <w:lang w:val="en-GB"/>
        </w:rPr>
        <w:lastRenderedPageBreak/>
        <w:t>Input and output files</w:t>
      </w:r>
      <w:bookmarkEnd w:id="120"/>
    </w:p>
    <w:p w14:paraId="2D6C0E0F" w14:textId="77777777" w:rsidR="00D25567" w:rsidRPr="0020749A" w:rsidRDefault="00A27A00" w:rsidP="00046B8F">
      <w:pPr>
        <w:pStyle w:val="Kop3"/>
        <w:numPr>
          <w:ilvl w:val="1"/>
          <w:numId w:val="1"/>
        </w:numPr>
        <w:rPr>
          <w:lang w:val="en-GB"/>
        </w:rPr>
      </w:pPr>
      <w:bookmarkStart w:id="121" w:name="_Toc260580256"/>
      <w:r w:rsidRPr="0020749A">
        <w:rPr>
          <w:lang w:val="en-GB"/>
        </w:rPr>
        <w:t>Example of an x</w:t>
      </w:r>
      <w:r w:rsidR="00046B8F" w:rsidRPr="0020749A">
        <w:rPr>
          <w:lang w:val="en-GB"/>
        </w:rPr>
        <w:t>ml file</w:t>
      </w:r>
      <w:bookmarkEnd w:id="121"/>
    </w:p>
    <w:p w14:paraId="256418D0" w14:textId="77777777" w:rsidR="00A27A00" w:rsidRPr="0020749A" w:rsidRDefault="00A27A00" w:rsidP="00A27A00">
      <w:pPr>
        <w:rPr>
          <w:lang w:val="en-GB"/>
        </w:rPr>
      </w:pPr>
      <w:r w:rsidRPr="0020749A">
        <w:rPr>
          <w:lang w:val="en-GB"/>
        </w:rPr>
        <w:t>&lt;photo id="12342126885" secret="ca74c114fa" server="7451" farm="8" dateuploaded="1391690138" isfavorite="0" license="0" safety_level="2" rotation="0" originalsecret="29fddd19e8" originalformat="jpg" views="0" media="photo"&gt;</w:t>
      </w:r>
    </w:p>
    <w:p w14:paraId="0C18A25B" w14:textId="77777777" w:rsidR="00A27A00" w:rsidRPr="0020749A" w:rsidRDefault="00A27A00" w:rsidP="00A27A00">
      <w:pPr>
        <w:rPr>
          <w:lang w:val="en-GB"/>
        </w:rPr>
      </w:pPr>
      <w:r w:rsidRPr="0020749A">
        <w:rPr>
          <w:lang w:val="en-GB"/>
        </w:rPr>
        <w:tab/>
        <w:t>&lt;owner nsid="113733456@N06" username="patrick_naturalis" realname="Patrick Wijntjes" location="" iconserver="0" iconfarm="0" path_alias=""/&gt;</w:t>
      </w:r>
    </w:p>
    <w:p w14:paraId="281938C7" w14:textId="77777777" w:rsidR="00A27A00" w:rsidRPr="0020749A" w:rsidRDefault="00A27A00" w:rsidP="00A27A00">
      <w:pPr>
        <w:rPr>
          <w:lang w:val="en-GB"/>
        </w:rPr>
      </w:pPr>
      <w:r w:rsidRPr="0020749A">
        <w:rPr>
          <w:lang w:val="en-GB"/>
        </w:rPr>
        <w:tab/>
        <w:t>&lt;title&gt;charlesworthii5&lt;/title&gt;</w:t>
      </w:r>
    </w:p>
    <w:p w14:paraId="6AA3FB37" w14:textId="77777777" w:rsidR="00A27A00" w:rsidRPr="0020749A" w:rsidRDefault="00A27A00" w:rsidP="00A27A00">
      <w:pPr>
        <w:rPr>
          <w:lang w:val="en-GB"/>
        </w:rPr>
      </w:pPr>
      <w:r w:rsidRPr="0020749A">
        <w:rPr>
          <w:lang w:val="en-GB"/>
        </w:rPr>
        <w:tab/>
        <w:t>&lt;description/&gt;</w:t>
      </w:r>
    </w:p>
    <w:p w14:paraId="2FE94D6A" w14:textId="77777777" w:rsidR="00A27A00" w:rsidRPr="0020749A" w:rsidRDefault="00A27A00" w:rsidP="00A27A00">
      <w:pPr>
        <w:rPr>
          <w:lang w:val="en-GB"/>
        </w:rPr>
      </w:pPr>
      <w:r w:rsidRPr="0020749A">
        <w:rPr>
          <w:lang w:val="en-GB"/>
        </w:rPr>
        <w:tab/>
        <w:t>&lt;visibility ispublic="0" isfriend="0" isfamily="0"/&gt;</w:t>
      </w:r>
    </w:p>
    <w:p w14:paraId="244BAC95" w14:textId="77777777" w:rsidR="00A27A00" w:rsidRPr="0020749A" w:rsidRDefault="00A27A00" w:rsidP="00A27A00">
      <w:pPr>
        <w:rPr>
          <w:lang w:val="en-GB"/>
        </w:rPr>
      </w:pPr>
      <w:r w:rsidRPr="0020749A">
        <w:rPr>
          <w:lang w:val="en-GB"/>
        </w:rPr>
        <w:tab/>
        <w:t>&lt;dates posted="1391690138" taken="2012-08-29 17:13:09" takengranularity="0" lastupdate="1391690248"/&gt;</w:t>
      </w:r>
    </w:p>
    <w:p w14:paraId="06289824" w14:textId="77777777" w:rsidR="00A27A00" w:rsidRPr="0020749A" w:rsidRDefault="00A27A00" w:rsidP="00A27A00">
      <w:pPr>
        <w:rPr>
          <w:lang w:val="en-GB"/>
        </w:rPr>
      </w:pPr>
      <w:r w:rsidRPr="0020749A">
        <w:rPr>
          <w:lang w:val="en-GB"/>
        </w:rPr>
        <w:tab/>
        <w:t>&lt;permissions permcomment="0" permaddmeta="0"/&gt;</w:t>
      </w:r>
    </w:p>
    <w:p w14:paraId="5E613F8B" w14:textId="77777777" w:rsidR="00A27A00" w:rsidRPr="0020749A" w:rsidRDefault="00A27A00" w:rsidP="00A27A00">
      <w:pPr>
        <w:rPr>
          <w:lang w:val="en-GB"/>
        </w:rPr>
      </w:pPr>
      <w:r w:rsidRPr="0020749A">
        <w:rPr>
          <w:lang w:val="en-GB"/>
        </w:rPr>
        <w:tab/>
        <w:t>&lt;editability cancomment="1" canaddmeta="1"/&gt;</w:t>
      </w:r>
    </w:p>
    <w:p w14:paraId="53CFA69D" w14:textId="77777777" w:rsidR="00A27A00" w:rsidRPr="0020749A" w:rsidRDefault="00A27A00" w:rsidP="00A27A00">
      <w:pPr>
        <w:rPr>
          <w:lang w:val="en-GB"/>
        </w:rPr>
      </w:pPr>
      <w:r w:rsidRPr="0020749A">
        <w:rPr>
          <w:lang w:val="en-GB"/>
        </w:rPr>
        <w:tab/>
        <w:t>&lt;publiceditability cancomment="0" canaddmeta="0"/&gt;</w:t>
      </w:r>
    </w:p>
    <w:p w14:paraId="6037BD2F" w14:textId="77777777" w:rsidR="00A27A00" w:rsidRPr="0020749A" w:rsidRDefault="00A27A00" w:rsidP="00A27A00">
      <w:pPr>
        <w:rPr>
          <w:lang w:val="en-GB"/>
        </w:rPr>
      </w:pPr>
      <w:r w:rsidRPr="0020749A">
        <w:rPr>
          <w:lang w:val="en-GB"/>
        </w:rPr>
        <w:tab/>
        <w:t>&lt;usage candownload="1" canblog="1" canprint="1" canshare="0"/&gt;</w:t>
      </w:r>
    </w:p>
    <w:p w14:paraId="5561A058" w14:textId="77777777" w:rsidR="00A27A00" w:rsidRPr="0020749A" w:rsidRDefault="00A27A00" w:rsidP="00A27A00">
      <w:pPr>
        <w:rPr>
          <w:lang w:val="en-GB"/>
        </w:rPr>
      </w:pPr>
      <w:r w:rsidRPr="0020749A">
        <w:rPr>
          <w:lang w:val="en-GB"/>
        </w:rPr>
        <w:tab/>
        <w:t>&lt;comments&gt;0&lt;/comments&gt;</w:t>
      </w:r>
    </w:p>
    <w:p w14:paraId="1D513BDE" w14:textId="77777777" w:rsidR="00A27A00" w:rsidRPr="0020749A" w:rsidRDefault="00A27A00" w:rsidP="00A27A00">
      <w:pPr>
        <w:rPr>
          <w:lang w:val="en-GB"/>
        </w:rPr>
      </w:pPr>
      <w:r w:rsidRPr="0020749A">
        <w:rPr>
          <w:lang w:val="en-GB"/>
        </w:rPr>
        <w:tab/>
        <w:t>&lt;notes/&gt;</w:t>
      </w:r>
    </w:p>
    <w:p w14:paraId="50727CB4" w14:textId="77777777" w:rsidR="00A27A00" w:rsidRPr="0020749A" w:rsidRDefault="00A27A00" w:rsidP="00A27A00">
      <w:pPr>
        <w:rPr>
          <w:lang w:val="en-GB"/>
        </w:rPr>
      </w:pPr>
      <w:r w:rsidRPr="0020749A">
        <w:rPr>
          <w:lang w:val="en-GB"/>
        </w:rPr>
        <w:tab/>
        <w:t>&lt;people haspeople="0"/&gt;</w:t>
      </w:r>
    </w:p>
    <w:p w14:paraId="5326E30D" w14:textId="77777777" w:rsidR="00A27A00" w:rsidRPr="0020749A" w:rsidRDefault="0010140C" w:rsidP="00A27A00">
      <w:pPr>
        <w:rPr>
          <w:lang w:val="en-GB"/>
        </w:rPr>
      </w:pPr>
      <w:r w:rsidRPr="0020749A">
        <w:rPr>
          <w:noProof/>
        </w:rPr>
        <mc:AlternateContent>
          <mc:Choice Requires="wps">
            <w:drawing>
              <wp:anchor distT="0" distB="0" distL="114300" distR="114300" simplePos="0" relativeHeight="251657728" behindDoc="1" locked="0" layoutInCell="1" allowOverlap="1" wp14:anchorId="4B0C6321" wp14:editId="3543B471">
                <wp:simplePos x="0" y="0"/>
                <wp:positionH relativeFrom="column">
                  <wp:posOffset>-229235</wp:posOffset>
                </wp:positionH>
                <wp:positionV relativeFrom="paragraph">
                  <wp:posOffset>635</wp:posOffset>
                </wp:positionV>
                <wp:extent cx="5976620" cy="1494155"/>
                <wp:effectExtent l="60960" t="69215" r="71120" b="100330"/>
                <wp:wrapNone/>
                <wp:docPr id="1" name="Kader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1494155"/>
                        </a:xfrm>
                        <a:custGeom>
                          <a:avLst/>
                          <a:gdLst>
                            <a:gd name="T0" fmla="*/ 0 w 5976620"/>
                            <a:gd name="T1" fmla="*/ 0 h 1494155"/>
                            <a:gd name="T2" fmla="*/ 5976620 w 5976620"/>
                            <a:gd name="T3" fmla="*/ 0 h 1494155"/>
                            <a:gd name="T4" fmla="*/ 5976620 w 5976620"/>
                            <a:gd name="T5" fmla="*/ 1494155 h 1494155"/>
                            <a:gd name="T6" fmla="*/ 0 w 5976620"/>
                            <a:gd name="T7" fmla="*/ 1494155 h 1494155"/>
                            <a:gd name="T8" fmla="*/ 0 w 5976620"/>
                            <a:gd name="T9" fmla="*/ 0 h 1494155"/>
                            <a:gd name="T10" fmla="*/ 41059 w 5976620"/>
                            <a:gd name="T11" fmla="*/ 41059 h 1494155"/>
                            <a:gd name="T12" fmla="*/ 41059 w 5976620"/>
                            <a:gd name="T13" fmla="*/ 1453096 h 1494155"/>
                            <a:gd name="T14" fmla="*/ 5935561 w 5976620"/>
                            <a:gd name="T15" fmla="*/ 1453096 h 1494155"/>
                            <a:gd name="T16" fmla="*/ 5935561 w 5976620"/>
                            <a:gd name="T17" fmla="*/ 41059 h 1494155"/>
                            <a:gd name="T18" fmla="*/ 41059 w 5976620"/>
                            <a:gd name="T19" fmla="*/ 41059 h 149415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976620" h="1494155">
                              <a:moveTo>
                                <a:pt x="0" y="0"/>
                              </a:moveTo>
                              <a:lnTo>
                                <a:pt x="5976620" y="0"/>
                              </a:lnTo>
                              <a:lnTo>
                                <a:pt x="5976620" y="1494155"/>
                              </a:lnTo>
                              <a:lnTo>
                                <a:pt x="0" y="1494155"/>
                              </a:lnTo>
                              <a:lnTo>
                                <a:pt x="0" y="0"/>
                              </a:lnTo>
                              <a:close/>
                              <a:moveTo>
                                <a:pt x="41059" y="41059"/>
                              </a:moveTo>
                              <a:lnTo>
                                <a:pt x="41059" y="1453096"/>
                              </a:lnTo>
                              <a:lnTo>
                                <a:pt x="5935561" y="1453096"/>
                              </a:lnTo>
                              <a:lnTo>
                                <a:pt x="5935561" y="41059"/>
                              </a:lnTo>
                              <a:lnTo>
                                <a:pt x="41059" y="41059"/>
                              </a:lnTo>
                              <a:close/>
                            </a:path>
                          </a:pathLst>
                        </a:custGeom>
                        <a:gradFill rotWithShape="1">
                          <a:gsLst>
                            <a:gs pos="0">
                              <a:schemeClr val="accent1">
                                <a:lumMod val="50000"/>
                                <a:lumOff val="50000"/>
                              </a:schemeClr>
                            </a:gs>
                            <a:gs pos="100000">
                              <a:schemeClr val="accent1">
                                <a:lumMod val="100000"/>
                                <a:lumOff val="0"/>
                              </a:schemeClr>
                            </a:gs>
                          </a:gsLst>
                          <a:lin ang="5400000"/>
                        </a:gradFill>
                        <a:ln w="3175">
                          <a:solidFill>
                            <a:schemeClr val="accent1">
                              <a:lumMod val="95000"/>
                              <a:lumOff val="0"/>
                            </a:schemeClr>
                          </a:solidFill>
                          <a:round/>
                          <a:headEnd/>
                          <a:tailEnd/>
                        </a:ln>
                        <a:effectLst>
                          <a:outerShdw blurRad="400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Kader 1" o:spid="_x0000_s1026" style="position:absolute;margin-left:-18pt;margin-top:.05pt;width:470.6pt;height:117.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976620,14941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" path="m0,0l5976620,,5976620,1494155,,1494155,,0xm41059,41059l41059,1453096,5935561,1453096,5935561,41059,41059,41059xe" fillcolor="#a7bfde [1620]" strokecolor="#4579b8 [3044]" strokeweight=".25pt">
                <v:fill color2="#4f81bd [3204]" rotate="t" focus="100%" type="gradient">
                  <o:fill v:ext="view" type="gradientUnscaled"/>
                </v:fill>
                <v:shadow on="t" opacity="22936f" mv:blur="40000f" origin=",.5" offset="0,23000emu"/>
                <v:path arrowok="t" o:connecttype="custom" o:connectlocs="0,0;5976620,0;5976620,1494155;0,1494155;0,0;41059,41059;41059,1453096;5935561,1453096;5935561,41059;41059,41059" o:connectangles="0,0,0,0,0,0,0,0,0,0"/>
              </v:shape>
            </w:pict>
          </mc:Fallback>
        </mc:AlternateContent>
      </w:r>
      <w:r w:rsidR="00A27A00" w:rsidRPr="0020749A">
        <w:rPr>
          <w:lang w:val="en-GB"/>
        </w:rPr>
        <w:tab/>
        <w:t>&lt;tags&gt;</w:t>
      </w:r>
    </w:p>
    <w:p w14:paraId="15E14583" w14:textId="77777777" w:rsidR="00A27A00" w:rsidRPr="0020749A" w:rsidRDefault="00A27A00" w:rsidP="00A27A00">
      <w:pPr>
        <w:rPr>
          <w:lang w:val="en-GB"/>
        </w:rPr>
      </w:pPr>
      <w:r w:rsidRPr="0020749A">
        <w:rPr>
          <w:lang w:val="en-GB"/>
        </w:rPr>
        <w:tab/>
      </w:r>
      <w:r w:rsidRPr="0020749A">
        <w:rPr>
          <w:lang w:val="en-GB"/>
        </w:rPr>
        <w:tab/>
        <w:t>&lt;tag id="113688134-12342126885-10993197" author="113733456@N06" raw="genus:Paphiopedilum" machine_tag="0"&gt;genuspaphiopedilum&lt;/tag&gt;</w:t>
      </w:r>
    </w:p>
    <w:p w14:paraId="7E34799E" w14:textId="77777777" w:rsidR="00A27A00" w:rsidRPr="0020749A" w:rsidRDefault="00A27A00" w:rsidP="00A27A00">
      <w:pPr>
        <w:rPr>
          <w:lang w:val="en-GB"/>
        </w:rPr>
      </w:pPr>
      <w:r w:rsidRPr="0020749A">
        <w:rPr>
          <w:lang w:val="en-GB"/>
        </w:rPr>
        <w:tab/>
      </w:r>
      <w:r w:rsidRPr="0020749A">
        <w:rPr>
          <w:lang w:val="en-GB"/>
        </w:rPr>
        <w:tab/>
        <w:t>&lt;tag id="113688134-12342126885-188931923" author="113733456@N06" raw="species:chariesworthii" machine_tag="0"&gt;specieschariesworthii&lt;/tag&gt;</w:t>
      </w:r>
    </w:p>
    <w:p w14:paraId="3E2AAA18" w14:textId="77777777" w:rsidR="00A27A00" w:rsidRPr="0020749A" w:rsidRDefault="00A27A00" w:rsidP="00A27A00">
      <w:pPr>
        <w:rPr>
          <w:lang w:val="en-GB"/>
        </w:rPr>
      </w:pPr>
      <w:r w:rsidRPr="0020749A">
        <w:rPr>
          <w:lang w:val="en-GB"/>
        </w:rPr>
        <w:tab/>
      </w:r>
      <w:r w:rsidRPr="0020749A">
        <w:rPr>
          <w:lang w:val="en-GB"/>
        </w:rPr>
        <w:tab/>
        <w:t>&lt;tag id="113688134-12342126885-535" author="113733456@N06" raw="Flower" machine_tag="0"&gt;flower&lt;/tag&gt;</w:t>
      </w:r>
    </w:p>
    <w:p w14:paraId="05CC32C3" w14:textId="77777777" w:rsidR="00A27A00" w:rsidRPr="0020749A" w:rsidRDefault="00A27A00" w:rsidP="00A27A00">
      <w:pPr>
        <w:rPr>
          <w:lang w:val="en-GB"/>
        </w:rPr>
      </w:pPr>
      <w:r w:rsidRPr="0020749A">
        <w:rPr>
          <w:lang w:val="en-GB"/>
        </w:rPr>
        <w:tab/>
        <w:t>&lt;/tags&gt;</w:t>
      </w:r>
    </w:p>
    <w:p w14:paraId="05C426BB" w14:textId="77777777" w:rsidR="00A27A00" w:rsidRPr="0020749A" w:rsidRDefault="00A27A00" w:rsidP="00A27A00">
      <w:pPr>
        <w:rPr>
          <w:lang w:val="en-GB"/>
        </w:rPr>
      </w:pPr>
      <w:r w:rsidRPr="0020749A">
        <w:rPr>
          <w:lang w:val="en-GB"/>
        </w:rPr>
        <w:tab/>
        <w:t>&lt;urls&gt;</w:t>
      </w:r>
    </w:p>
    <w:p w14:paraId="510E76C6" w14:textId="77777777" w:rsidR="00A27A00" w:rsidRPr="0020749A" w:rsidRDefault="00A27A00" w:rsidP="00A27A00">
      <w:pPr>
        <w:rPr>
          <w:lang w:val="en-GB"/>
        </w:rPr>
      </w:pPr>
      <w:r w:rsidRPr="0020749A">
        <w:rPr>
          <w:lang w:val="en-GB"/>
        </w:rPr>
        <w:tab/>
      </w:r>
      <w:r w:rsidRPr="0020749A">
        <w:rPr>
          <w:lang w:val="en-GB"/>
        </w:rPr>
        <w:tab/>
        <w:t>&lt;url type="photopage"&gt;http://www.flickr.com/photos/113733456@N06/12342126885/&lt;/url&gt;</w:t>
      </w:r>
    </w:p>
    <w:p w14:paraId="32EF7587" w14:textId="77777777" w:rsidR="00A27A00" w:rsidRPr="0020749A" w:rsidRDefault="00A27A00" w:rsidP="00A27A00">
      <w:pPr>
        <w:rPr>
          <w:lang w:val="en-GB"/>
        </w:rPr>
      </w:pPr>
      <w:r w:rsidRPr="0020749A">
        <w:rPr>
          <w:lang w:val="en-GB"/>
        </w:rPr>
        <w:tab/>
        <w:t>&lt;/urls&gt;</w:t>
      </w:r>
    </w:p>
    <w:p w14:paraId="277C8F97" w14:textId="77777777" w:rsidR="00A27A00" w:rsidRPr="0020749A" w:rsidRDefault="000C2E5B" w:rsidP="00A27A00">
      <w:pPr>
        <w:rPr>
          <w:lang w:val="en-GB"/>
        </w:rPr>
      </w:pPr>
      <w:r w:rsidRPr="0020749A">
        <w:rPr>
          <w:lang w:val="en-GB"/>
        </w:rPr>
        <w:t>&lt;/photo&gt;</w:t>
      </w:r>
    </w:p>
    <w:p w14:paraId="709D5BA2" w14:textId="77777777" w:rsidR="000C2E5B" w:rsidRPr="0020749A" w:rsidRDefault="000C2E5B" w:rsidP="00A27A00">
      <w:pPr>
        <w:rPr>
          <w:lang w:val="en-GB"/>
        </w:rPr>
      </w:pPr>
    </w:p>
    <w:p w14:paraId="5FD15680" w14:textId="77777777" w:rsidR="00046B8F" w:rsidRPr="0020749A" w:rsidRDefault="00A27A00" w:rsidP="00A27A00">
      <w:pPr>
        <w:pStyle w:val="Kop3"/>
        <w:numPr>
          <w:ilvl w:val="1"/>
          <w:numId w:val="1"/>
        </w:numPr>
        <w:rPr>
          <w:lang w:val="en-GB"/>
        </w:rPr>
      </w:pPr>
      <w:bookmarkStart w:id="122" w:name="_Toc260580257"/>
      <w:r w:rsidRPr="0020749A">
        <w:rPr>
          <w:lang w:val="en-GB"/>
        </w:rPr>
        <w:t>Tag file of a flower</w:t>
      </w:r>
      <w:bookmarkEnd w:id="122"/>
    </w:p>
    <w:p w14:paraId="7CF0680E" w14:textId="77777777" w:rsidR="000C2E5B" w:rsidRPr="0020749A" w:rsidRDefault="000C2E5B" w:rsidP="000C2E5B">
      <w:pPr>
        <w:rPr>
          <w:lang w:val="en-GB"/>
        </w:rPr>
      </w:pPr>
    </w:p>
    <w:p w14:paraId="2DD4CF15" w14:textId="77777777" w:rsidR="000C2E5B" w:rsidRPr="0020749A" w:rsidRDefault="000C2E5B" w:rsidP="000C2E5B">
      <w:pPr>
        <w:rPr>
          <w:lang w:val="en-GB"/>
        </w:rPr>
      </w:pPr>
      <w:r w:rsidRPr="0020749A">
        <w:rPr>
          <w:lang w:val="en-GB"/>
        </w:rPr>
        <w:t>bellatulum12 phot</w:t>
      </w:r>
    </w:p>
    <w:p w14:paraId="581924FB" w14:textId="77777777" w:rsidR="000C2E5B" w:rsidRPr="0020749A" w:rsidRDefault="000C2E5B" w:rsidP="000C2E5B">
      <w:pPr>
        <w:rPr>
          <w:lang w:val="en-GB"/>
        </w:rPr>
      </w:pPr>
    </w:p>
    <w:p w14:paraId="57AC8E8B" w14:textId="77777777" w:rsidR="000C2E5B" w:rsidRPr="0020749A" w:rsidRDefault="000C2E5B" w:rsidP="000C2E5B">
      <w:pPr>
        <w:rPr>
          <w:lang w:val="en-GB"/>
        </w:rPr>
      </w:pPr>
      <w:r w:rsidRPr="0020749A">
        <w:rPr>
          <w:lang w:val="en-GB"/>
        </w:rPr>
        <w:t>genus:Brachypetalum</w:t>
      </w:r>
    </w:p>
    <w:p w14:paraId="11E550C7" w14:textId="77777777" w:rsidR="000C2E5B" w:rsidRPr="0020749A" w:rsidRDefault="000C2E5B" w:rsidP="000C2E5B">
      <w:pPr>
        <w:rPr>
          <w:lang w:val="en-GB"/>
        </w:rPr>
      </w:pPr>
      <w:r w:rsidRPr="0020749A">
        <w:rPr>
          <w:lang w:val="en-GB"/>
        </w:rPr>
        <w:t>species:bellatulum</w:t>
      </w:r>
    </w:p>
    <w:p w14:paraId="25589373" w14:textId="77777777" w:rsidR="000C2E5B" w:rsidRPr="0020749A" w:rsidRDefault="000C2E5B" w:rsidP="00A27A00">
      <w:pPr>
        <w:rPr>
          <w:lang w:val="en-GB"/>
        </w:rPr>
      </w:pPr>
      <w:r w:rsidRPr="0020749A">
        <w:rPr>
          <w:lang w:val="en-GB"/>
        </w:rPr>
        <w:t>Flower</w:t>
      </w:r>
      <w:r w:rsidRPr="0020749A">
        <w:rPr>
          <w:lang w:val="en-GB"/>
        </w:rPr>
        <w:br w:type="page"/>
      </w:r>
    </w:p>
    <w:p w14:paraId="521D5C3F" w14:textId="09A4267B" w:rsidR="000C2E5B" w:rsidRPr="0020749A" w:rsidRDefault="000C2E5B" w:rsidP="000C2E5B">
      <w:pPr>
        <w:pStyle w:val="Kop3"/>
        <w:numPr>
          <w:ilvl w:val="1"/>
          <w:numId w:val="1"/>
        </w:numPr>
        <w:rPr>
          <w:lang w:val="en-GB"/>
        </w:rPr>
      </w:pPr>
      <w:bookmarkStart w:id="123" w:name="_Toc260580258"/>
      <w:r w:rsidRPr="0020749A">
        <w:rPr>
          <w:lang w:val="en-GB"/>
        </w:rPr>
        <w:lastRenderedPageBreak/>
        <w:t xml:space="preserve">Tag file of an </w:t>
      </w:r>
      <w:r w:rsidR="008A373F" w:rsidRPr="0020749A">
        <w:rPr>
          <w:i/>
          <w:lang w:val="en-GB"/>
        </w:rPr>
        <w:t>salep</w:t>
      </w:r>
      <w:r w:rsidR="008A373F" w:rsidRPr="0020749A">
        <w:rPr>
          <w:lang w:val="en-GB"/>
        </w:rPr>
        <w:t xml:space="preserve"> </w:t>
      </w:r>
      <w:r w:rsidRPr="0020749A">
        <w:rPr>
          <w:lang w:val="en-GB"/>
        </w:rPr>
        <w:t>tuber</w:t>
      </w:r>
      <w:bookmarkEnd w:id="123"/>
    </w:p>
    <w:p w14:paraId="4B68C2F0" w14:textId="77777777" w:rsidR="000C2E5B" w:rsidRPr="0020749A" w:rsidRDefault="000C2E5B" w:rsidP="000C2E5B">
      <w:pPr>
        <w:rPr>
          <w:lang w:val="en-GB"/>
        </w:rPr>
      </w:pPr>
    </w:p>
    <w:p w14:paraId="0D0B5A2A" w14:textId="77777777" w:rsidR="000C2E5B" w:rsidRPr="0020749A" w:rsidRDefault="000C2E5B" w:rsidP="000C2E5B">
      <w:pPr>
        <w:rPr>
          <w:lang w:val="en-GB"/>
        </w:rPr>
      </w:pPr>
      <w:r w:rsidRPr="0020749A">
        <w:rPr>
          <w:lang w:val="en-GB"/>
        </w:rPr>
        <w:t>TEH-1.1_5</w:t>
      </w:r>
    </w:p>
    <w:p w14:paraId="078EC318" w14:textId="77777777" w:rsidR="000C2E5B" w:rsidRPr="0020749A" w:rsidRDefault="000C2E5B" w:rsidP="000C2E5B">
      <w:pPr>
        <w:rPr>
          <w:lang w:val="en-GB"/>
        </w:rPr>
      </w:pPr>
    </w:p>
    <w:p w14:paraId="0ADF2E4A" w14:textId="77777777" w:rsidR="000C2E5B" w:rsidRPr="0020749A" w:rsidRDefault="000C2E5B" w:rsidP="000C2E5B">
      <w:pPr>
        <w:rPr>
          <w:lang w:val="en-GB"/>
        </w:rPr>
      </w:pPr>
      <w:r w:rsidRPr="0020749A">
        <w:rPr>
          <w:lang w:val="en-GB"/>
        </w:rPr>
        <w:t>Orchid_spur</w:t>
      </w:r>
    </w:p>
    <w:p w14:paraId="2EFF73B2" w14:textId="77777777" w:rsidR="000C2E5B" w:rsidRPr="0020749A" w:rsidRDefault="000C2E5B" w:rsidP="000C2E5B">
      <w:pPr>
        <w:rPr>
          <w:lang w:val="en-GB"/>
        </w:rPr>
      </w:pPr>
      <w:r w:rsidRPr="0020749A">
        <w:rPr>
          <w:lang w:val="en-GB"/>
        </w:rPr>
        <w:t>Orchid</w:t>
      </w:r>
    </w:p>
    <w:p w14:paraId="190650F4" w14:textId="77777777" w:rsidR="000C2E5B" w:rsidRPr="0020749A" w:rsidRDefault="000C2E5B" w:rsidP="000C2E5B">
      <w:pPr>
        <w:rPr>
          <w:lang w:val="en-GB"/>
        </w:rPr>
      </w:pPr>
      <w:r w:rsidRPr="0020749A">
        <w:rPr>
          <w:lang w:val="en-GB"/>
        </w:rPr>
        <w:t>Spur</w:t>
      </w:r>
    </w:p>
    <w:p w14:paraId="225C5997" w14:textId="77777777" w:rsidR="000C2E5B" w:rsidRPr="0020749A" w:rsidRDefault="000C2E5B" w:rsidP="000C2E5B">
      <w:pPr>
        <w:rPr>
          <w:lang w:val="en-GB"/>
        </w:rPr>
      </w:pPr>
      <w:r w:rsidRPr="0020749A">
        <w:rPr>
          <w:lang w:val="en-GB"/>
        </w:rPr>
        <w:t>genus:Dactylorhiza</w:t>
      </w:r>
    </w:p>
    <w:p w14:paraId="4BE5AB21" w14:textId="77777777" w:rsidR="000C2E5B" w:rsidRPr="0020749A" w:rsidRDefault="000C2E5B" w:rsidP="000C2E5B">
      <w:pPr>
        <w:rPr>
          <w:lang w:val="en-GB"/>
        </w:rPr>
      </w:pPr>
      <w:r w:rsidRPr="0020749A">
        <w:rPr>
          <w:lang w:val="en-GB"/>
        </w:rPr>
        <w:t>species:incarnata</w:t>
      </w:r>
    </w:p>
    <w:p w14:paraId="44E2F072" w14:textId="77777777" w:rsidR="000C2E5B" w:rsidRPr="0020749A" w:rsidRDefault="000C2E5B" w:rsidP="000C2E5B">
      <w:pPr>
        <w:rPr>
          <w:lang w:val="en-GB"/>
        </w:rPr>
      </w:pPr>
      <w:r w:rsidRPr="0020749A">
        <w:rPr>
          <w:lang w:val="en-GB"/>
        </w:rPr>
        <w:t>Tuber</w:t>
      </w:r>
    </w:p>
    <w:p w14:paraId="512F2EFD" w14:textId="77777777" w:rsidR="000C2E5B" w:rsidRPr="0020749A" w:rsidRDefault="000C2E5B" w:rsidP="000C2E5B">
      <w:pPr>
        <w:rPr>
          <w:lang w:val="en-GB"/>
        </w:rPr>
      </w:pPr>
    </w:p>
    <w:p w14:paraId="1A2A7721" w14:textId="77777777" w:rsidR="000C2E5B" w:rsidRPr="0020749A" w:rsidRDefault="000C2E5B" w:rsidP="000C2E5B">
      <w:pPr>
        <w:pStyle w:val="Kop3"/>
        <w:numPr>
          <w:ilvl w:val="1"/>
          <w:numId w:val="1"/>
        </w:numPr>
        <w:rPr>
          <w:lang w:val="en-GB"/>
        </w:rPr>
      </w:pPr>
      <w:bookmarkStart w:id="124" w:name="_Toc260580259"/>
      <w:r w:rsidRPr="0020749A">
        <w:rPr>
          <w:lang w:val="en-GB"/>
        </w:rPr>
        <w:t>Tag file of a Look-a-Like tuber</w:t>
      </w:r>
      <w:bookmarkEnd w:id="124"/>
    </w:p>
    <w:p w14:paraId="6A28F0F2" w14:textId="77777777" w:rsidR="000C2E5B" w:rsidRPr="0020749A" w:rsidRDefault="000C2E5B" w:rsidP="000C2E5B">
      <w:pPr>
        <w:rPr>
          <w:lang w:val="en-GB"/>
        </w:rPr>
      </w:pPr>
    </w:p>
    <w:p w14:paraId="3FB06A73" w14:textId="77777777" w:rsidR="000C2E5B" w:rsidRPr="0020749A" w:rsidRDefault="000C2E5B" w:rsidP="000C2E5B">
      <w:pPr>
        <w:rPr>
          <w:lang w:val="en-GB"/>
        </w:rPr>
      </w:pPr>
      <w:r w:rsidRPr="0020749A">
        <w:rPr>
          <w:lang w:val="en-GB"/>
        </w:rPr>
        <w:t>tulipa red riding hood3</w:t>
      </w:r>
    </w:p>
    <w:p w14:paraId="6DF0A540" w14:textId="77777777" w:rsidR="000C2E5B" w:rsidRPr="0020749A" w:rsidRDefault="000C2E5B" w:rsidP="000C2E5B">
      <w:pPr>
        <w:rPr>
          <w:lang w:val="en-GB"/>
        </w:rPr>
      </w:pPr>
    </w:p>
    <w:p w14:paraId="44008288" w14:textId="77777777" w:rsidR="000C2E5B" w:rsidRPr="0020749A" w:rsidRDefault="000C2E5B" w:rsidP="000C2E5B">
      <w:pPr>
        <w:rPr>
          <w:lang w:val="en-GB"/>
        </w:rPr>
      </w:pPr>
      <w:r w:rsidRPr="0020749A">
        <w:rPr>
          <w:lang w:val="en-GB"/>
        </w:rPr>
        <w:t>Look-a-Like_round</w:t>
      </w:r>
    </w:p>
    <w:p w14:paraId="629C8607" w14:textId="77777777" w:rsidR="000C2E5B" w:rsidRPr="0020749A" w:rsidRDefault="000C2E5B" w:rsidP="000C2E5B">
      <w:pPr>
        <w:rPr>
          <w:lang w:val="en-GB"/>
        </w:rPr>
      </w:pPr>
      <w:r w:rsidRPr="0020749A">
        <w:rPr>
          <w:lang w:val="en-GB"/>
        </w:rPr>
        <w:t>Look-a-Like</w:t>
      </w:r>
    </w:p>
    <w:p w14:paraId="29CEA697" w14:textId="77777777" w:rsidR="000C2E5B" w:rsidRPr="0020749A" w:rsidRDefault="000C2E5B" w:rsidP="000C2E5B">
      <w:pPr>
        <w:rPr>
          <w:lang w:val="en-GB"/>
        </w:rPr>
      </w:pPr>
      <w:r w:rsidRPr="0020749A">
        <w:rPr>
          <w:lang w:val="en-GB"/>
        </w:rPr>
        <w:t>Round</w:t>
      </w:r>
    </w:p>
    <w:p w14:paraId="77D9C5D8" w14:textId="77777777" w:rsidR="000C2E5B" w:rsidRPr="0020749A" w:rsidRDefault="000C2E5B" w:rsidP="000C2E5B">
      <w:pPr>
        <w:rPr>
          <w:lang w:val="en-GB"/>
        </w:rPr>
      </w:pPr>
      <w:r w:rsidRPr="0020749A">
        <w:rPr>
          <w:lang w:val="en-GB"/>
        </w:rPr>
        <w:t>genus:Tulipa</w:t>
      </w:r>
    </w:p>
    <w:p w14:paraId="7887EB3F" w14:textId="77777777" w:rsidR="000C2E5B" w:rsidRPr="0020749A" w:rsidRDefault="000C2E5B" w:rsidP="000C2E5B">
      <w:pPr>
        <w:rPr>
          <w:lang w:val="en-GB"/>
        </w:rPr>
      </w:pPr>
      <w:r w:rsidRPr="0020749A">
        <w:rPr>
          <w:lang w:val="en-GB"/>
        </w:rPr>
        <w:t>species:greigii</w:t>
      </w:r>
    </w:p>
    <w:p w14:paraId="1158D2CA" w14:textId="77777777" w:rsidR="000C2E5B" w:rsidRPr="0020749A" w:rsidRDefault="000C2E5B" w:rsidP="000C2E5B">
      <w:pPr>
        <w:rPr>
          <w:lang w:val="en-GB"/>
        </w:rPr>
      </w:pPr>
      <w:r w:rsidRPr="0020749A">
        <w:rPr>
          <w:lang w:val="en-GB"/>
        </w:rPr>
        <w:t>Tuber</w:t>
      </w:r>
    </w:p>
    <w:p w14:paraId="179B4F73" w14:textId="77777777" w:rsidR="000C2E5B" w:rsidRPr="0020749A" w:rsidRDefault="000C2E5B" w:rsidP="000C2E5B">
      <w:pPr>
        <w:rPr>
          <w:lang w:val="en-GB"/>
        </w:rPr>
      </w:pPr>
    </w:p>
    <w:p w14:paraId="3C43ADDE" w14:textId="77777777" w:rsidR="00D25567" w:rsidRPr="0020749A" w:rsidRDefault="00D25567" w:rsidP="00D25567">
      <w:pPr>
        <w:rPr>
          <w:lang w:val="en-GB"/>
        </w:rPr>
      </w:pPr>
      <w:r w:rsidRPr="0020749A">
        <w:rPr>
          <w:lang w:val="en-GB"/>
        </w:rPr>
        <w:br w:type="page"/>
      </w:r>
    </w:p>
    <w:p w14:paraId="0B71F53E" w14:textId="77777777" w:rsidR="00D25567" w:rsidRPr="0020749A" w:rsidRDefault="00D25567" w:rsidP="00D25567">
      <w:pPr>
        <w:pStyle w:val="Kop2"/>
        <w:numPr>
          <w:ilvl w:val="0"/>
          <w:numId w:val="1"/>
        </w:numPr>
        <w:rPr>
          <w:lang w:val="en-GB"/>
        </w:rPr>
      </w:pPr>
      <w:bookmarkStart w:id="125" w:name="_Toc260580260"/>
      <w:r w:rsidRPr="0020749A">
        <w:rPr>
          <w:lang w:val="en-GB"/>
        </w:rPr>
        <w:lastRenderedPageBreak/>
        <w:t>Codes</w:t>
      </w:r>
      <w:bookmarkEnd w:id="125"/>
    </w:p>
    <w:p w14:paraId="2DDA0BF7" w14:textId="77777777" w:rsidR="00E232EB" w:rsidRPr="0020749A" w:rsidRDefault="00E232EB" w:rsidP="00E232EB">
      <w:pPr>
        <w:pStyle w:val="Kop3"/>
        <w:numPr>
          <w:ilvl w:val="1"/>
          <w:numId w:val="1"/>
        </w:numPr>
        <w:rPr>
          <w:lang w:val="en-GB"/>
        </w:rPr>
      </w:pPr>
      <w:bookmarkStart w:id="126" w:name="_Toc260580261"/>
      <w:r w:rsidRPr="0020749A">
        <w:rPr>
          <w:lang w:val="en-GB"/>
        </w:rPr>
        <w:t>Bash</w:t>
      </w:r>
      <w:bookmarkEnd w:id="126"/>
    </w:p>
    <w:p w14:paraId="2109BE4D" w14:textId="77777777" w:rsidR="005846CF" w:rsidRPr="0020749A" w:rsidRDefault="005846CF" w:rsidP="005846CF">
      <w:pPr>
        <w:pStyle w:val="Kop4"/>
        <w:numPr>
          <w:ilvl w:val="2"/>
          <w:numId w:val="1"/>
        </w:numPr>
        <w:rPr>
          <w:lang w:val="en-GB"/>
        </w:rPr>
      </w:pPr>
      <w:bookmarkStart w:id="127" w:name="_Toc260580262"/>
      <w:r w:rsidRPr="0020749A">
        <w:rPr>
          <w:lang w:val="en-GB"/>
        </w:rPr>
        <w:t>training.sh</w:t>
      </w:r>
      <w:bookmarkEnd w:id="127"/>
    </w:p>
    <w:p w14:paraId="08A7841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clear</w:t>
      </w:r>
    </w:p>
    <w:p w14:paraId="1D823A6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280713B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328BA02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                                   Download pictures from Flickr                                   #</w:t>
      </w:r>
    </w:p>
    <w:p w14:paraId="318BE81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5F54623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4349F03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#Download pictures from Flickr</w:t>
      </w:r>
    </w:p>
    <w:p w14:paraId="0690517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python Offlickr.py -p -n -i </w:t>
      </w:r>
      <w:r w:rsidRPr="00F37390">
        <w:rPr>
          <w:rFonts w:ascii="Menlo Regular" w:hAnsi="Menlo Regular" w:cs="Menlo Regular"/>
          <w:color w:val="1C00CF"/>
          <w:sz w:val="22"/>
          <w:szCs w:val="22"/>
          <w:lang w:val="en-US"/>
        </w:rPr>
        <w:t>113733456</w:t>
      </w:r>
      <w:r w:rsidRPr="00F37390">
        <w:rPr>
          <w:rFonts w:ascii="Menlo Regular" w:hAnsi="Menlo Regular" w:cs="Menlo Regular"/>
          <w:color w:val="000000"/>
          <w:sz w:val="22"/>
          <w:szCs w:val="22"/>
          <w:lang w:val="en-US"/>
        </w:rPr>
        <w:t>@N06 -d .</w:t>
      </w:r>
    </w:p>
    <w:p w14:paraId="6991BE2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1739F24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#List all xml files and save it in a</w:t>
      </w:r>
    </w:p>
    <w:p w14:paraId="250F980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ls | egrep xml &gt; a</w:t>
      </w:r>
    </w:p>
    <w:p w14:paraId="624749E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63EA560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#Get the tags for every picture</w:t>
      </w:r>
    </w:p>
    <w:p w14:paraId="2FF3AFE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python get_tags.py</w:t>
      </w:r>
    </w:p>
    <w:p w14:paraId="32AFE47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20DCA83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#remove all xml files and the list of xml files saved in a</w:t>
      </w:r>
    </w:p>
    <w:p w14:paraId="4C2EDB1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rm *.xml a</w:t>
      </w:r>
    </w:p>
    <w:p w14:paraId="3C96E9C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04933F8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1FF8D56B"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#Clear the screen, ask the user to check manualy if al pictures are download correctly. If not, download them by hand.</w:t>
      </w:r>
    </w:p>
    <w:p w14:paraId="2820264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clear</w:t>
      </w:r>
    </w:p>
    <w:p w14:paraId="7468C19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"Pictures downloaded"</w:t>
      </w:r>
    </w:p>
    <w:p w14:paraId="71D885B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"Please check the downloaded pictures."</w:t>
      </w:r>
    </w:p>
    <w:p w14:paraId="1A8F9E7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"Download all broken pictures by hand."</w:t>
      </w:r>
    </w:p>
    <w:p w14:paraId="12BF305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"log in on Flickr with the shared naturalis account and go to:"</w:t>
      </w:r>
    </w:p>
    <w:p w14:paraId="4BAE762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"https://www.flickr.com/photos/113733456@N06/&lt;picture_id&gt;/sizes/o/"</w:t>
      </w:r>
    </w:p>
    <w:p w14:paraId="7EF6F23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"Press enter to continue"</w:t>
      </w:r>
    </w:p>
    <w:p w14:paraId="62B6BEC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read</w:t>
      </w:r>
    </w:p>
    <w:p w14:paraId="17C0FAB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615ED09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0D75EF3B"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                               Divide pictures between Flower and Tuber                            #</w:t>
      </w:r>
    </w:p>
    <w:p w14:paraId="006755E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1756F32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7DBB0B8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#Create the required directories</w:t>
      </w:r>
    </w:p>
    <w:p w14:paraId="0BB5A1D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mkdir Flower Tuber Tuber/LOblong Tuber/LSpur Tuber/LRound Tuber/Oblong Tuber/Round Tuber/Spur</w:t>
      </w:r>
    </w:p>
    <w:p w14:paraId="520DE3A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79E3933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#Loop through every jpg file</w:t>
      </w:r>
    </w:p>
    <w:p w14:paraId="2A93E0D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for</w:t>
      </w:r>
      <w:r w:rsidRPr="00F37390">
        <w:rPr>
          <w:rFonts w:ascii="Menlo Regular" w:hAnsi="Menlo Regular" w:cs="Menlo Regular"/>
          <w:color w:val="000000"/>
          <w:sz w:val="22"/>
          <w:szCs w:val="22"/>
          <w:lang w:val="en-US"/>
        </w:rPr>
        <w:t xml:space="preserve"> i </w:t>
      </w:r>
      <w:r w:rsidRPr="00F37390">
        <w:rPr>
          <w:rFonts w:ascii="Menlo Regular" w:hAnsi="Menlo Regular" w:cs="Menlo Regular"/>
          <w:color w:val="AA0D91"/>
          <w:sz w:val="22"/>
          <w:szCs w:val="22"/>
          <w:lang w:val="en-US"/>
        </w:rPr>
        <w:t>in</w:t>
      </w:r>
      <w:r w:rsidRPr="00F37390">
        <w:rPr>
          <w:rFonts w:ascii="Menlo Regular" w:hAnsi="Menlo Regular" w:cs="Menlo Regular"/>
          <w:color w:val="000000"/>
          <w:sz w:val="22"/>
          <w:szCs w:val="22"/>
          <w:lang w:val="en-US"/>
        </w:rPr>
        <w:t xml:space="preserve"> *.jpg</w:t>
      </w:r>
    </w:p>
    <w:p w14:paraId="0624E6E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do</w:t>
      </w:r>
    </w:p>
    <w:p w14:paraId="50BA129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var=(${i//./ }$</w:t>
      </w:r>
      <w:r w:rsidRPr="00F37390">
        <w:rPr>
          <w:rFonts w:ascii="Menlo Regular" w:hAnsi="Menlo Regular" w:cs="Menlo Regular"/>
          <w:color w:val="1C00CF"/>
          <w:sz w:val="22"/>
          <w:szCs w:val="22"/>
          <w:lang w:val="en-US"/>
        </w:rPr>
        <w:t>0</w:t>
      </w:r>
      <w:r w:rsidRPr="00F37390">
        <w:rPr>
          <w:rFonts w:ascii="Menlo Regular" w:hAnsi="Menlo Regular" w:cs="Menlo Regular"/>
          <w:color w:val="000000"/>
          <w:sz w:val="22"/>
          <w:szCs w:val="22"/>
          <w:lang w:val="en-US"/>
        </w:rPr>
        <w:t>)</w:t>
      </w:r>
    </w:p>
    <w:p w14:paraId="0D68F8D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tags=</w:t>
      </w:r>
      <w:r w:rsidRPr="00F37390">
        <w:rPr>
          <w:rFonts w:ascii="Menlo Regular" w:hAnsi="Menlo Regular" w:cs="Menlo Regular"/>
          <w:color w:val="C41A16"/>
          <w:sz w:val="22"/>
          <w:szCs w:val="22"/>
          <w:lang w:val="en-US"/>
        </w:rPr>
        <w:t>"$var""_tags.txt"</w:t>
      </w:r>
    </w:p>
    <w:p w14:paraId="0F1E0CF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#Conver from jpg to png</w:t>
      </w:r>
    </w:p>
    <w:p w14:paraId="0EE5466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echo </w:t>
      </w:r>
      <w:r w:rsidRPr="00F37390">
        <w:rPr>
          <w:rFonts w:ascii="Menlo Regular" w:hAnsi="Menlo Regular" w:cs="Menlo Regular"/>
          <w:color w:val="C41A16"/>
          <w:sz w:val="22"/>
          <w:szCs w:val="22"/>
          <w:lang w:val="en-US"/>
        </w:rPr>
        <w:t>"Convert $i to $var.png"</w:t>
      </w:r>
    </w:p>
    <w:p w14:paraId="0CCB17B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convert $i $var.png</w:t>
      </w:r>
    </w:p>
    <w:p w14:paraId="6658AA3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lastRenderedPageBreak/>
        <w:t xml:space="preserve">    content=$(cat $tags)</w:t>
      </w:r>
    </w:p>
    <w:p w14:paraId="728682F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echo </w:t>
      </w:r>
      <w:r w:rsidRPr="00F37390">
        <w:rPr>
          <w:rFonts w:ascii="Menlo Regular" w:hAnsi="Menlo Regular" w:cs="Menlo Regular"/>
          <w:color w:val="C41A16"/>
          <w:sz w:val="22"/>
          <w:szCs w:val="22"/>
          <w:lang w:val="en-US"/>
        </w:rPr>
        <w:t>"---------------------------------------------"</w:t>
      </w:r>
    </w:p>
    <w:p w14:paraId="2D5B94D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#Divide the pictiure and tags between Tuber and Flower</w:t>
      </w:r>
    </w:p>
    <w:p w14:paraId="2D6A358E"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if</w:t>
      </w:r>
      <w:r w:rsidRPr="00F37390">
        <w:rPr>
          <w:rFonts w:ascii="Menlo Regular" w:hAnsi="Menlo Regular" w:cs="Menlo Regular"/>
          <w:color w:val="000000"/>
          <w:sz w:val="22"/>
          <w:szCs w:val="22"/>
          <w:lang w:val="en-US"/>
        </w:rPr>
        <w:t xml:space="preserve"> [[ $content == *Tuber* ]]</w:t>
      </w:r>
    </w:p>
    <w:p w14:paraId="5E95519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then</w:t>
      </w:r>
    </w:p>
    <w:p w14:paraId="2166FE5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$var.png Tuber</w:t>
      </w:r>
    </w:p>
    <w:p w14:paraId="07393C0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Tuber</w:t>
      </w:r>
    </w:p>
    <w:p w14:paraId="39C1D21B"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elif</w:t>
      </w:r>
      <w:r w:rsidRPr="00F37390">
        <w:rPr>
          <w:rFonts w:ascii="Menlo Regular" w:hAnsi="Menlo Regular" w:cs="Menlo Regular"/>
          <w:color w:val="000000"/>
          <w:sz w:val="22"/>
          <w:szCs w:val="22"/>
          <w:lang w:val="en-US"/>
        </w:rPr>
        <w:t xml:space="preserve"> [[ $content == *Flower* ]]</w:t>
      </w:r>
    </w:p>
    <w:p w14:paraId="5BA63AA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then</w:t>
      </w:r>
    </w:p>
    <w:p w14:paraId="132551F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$var.png Flower</w:t>
      </w:r>
    </w:p>
    <w:p w14:paraId="19C6522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Flower</w:t>
      </w:r>
    </w:p>
    <w:p w14:paraId="6849E7A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else</w:t>
      </w:r>
    </w:p>
    <w:p w14:paraId="7648AA7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echo </w:t>
      </w:r>
      <w:r w:rsidRPr="00F37390">
        <w:rPr>
          <w:rFonts w:ascii="Menlo Regular" w:hAnsi="Menlo Regular" w:cs="Menlo Regular"/>
          <w:color w:val="C41A16"/>
          <w:sz w:val="22"/>
          <w:szCs w:val="22"/>
          <w:lang w:val="en-US"/>
        </w:rPr>
        <w:t>"No correct tag found"</w:t>
      </w:r>
    </w:p>
    <w:p w14:paraId="5CC064EE"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echo </w:t>
      </w:r>
      <w:r w:rsidRPr="00F37390">
        <w:rPr>
          <w:rFonts w:ascii="Menlo Regular" w:hAnsi="Menlo Regular" w:cs="Menlo Regular"/>
          <w:color w:val="C41A16"/>
          <w:sz w:val="22"/>
          <w:szCs w:val="22"/>
          <w:lang w:val="en-US"/>
        </w:rPr>
        <w:t>"=================================================="</w:t>
      </w:r>
    </w:p>
    <w:p w14:paraId="5BECE63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fi</w:t>
      </w:r>
    </w:p>
    <w:p w14:paraId="2A497B9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done</w:t>
      </w:r>
    </w:p>
    <w:p w14:paraId="601729FE"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73B2E2D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#Remove the jpg that will not be used anymore</w:t>
      </w:r>
    </w:p>
    <w:p w14:paraId="30B45B3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rm *.jpg</w:t>
      </w:r>
    </w:p>
    <w:p w14:paraId="121B5CF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3ECA345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#Clear the screen, print a message and wait for input from the user.</w:t>
      </w:r>
    </w:p>
    <w:p w14:paraId="6E47BC4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clear</w:t>
      </w:r>
    </w:p>
    <w:p w14:paraId="51100B7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"Pictures divided between flower and tuber"</w:t>
      </w:r>
    </w:p>
    <w:p w14:paraId="6F94123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"Press enter to continue"</w:t>
      </w:r>
    </w:p>
    <w:p w14:paraId="1E8BC73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read</w:t>
      </w:r>
    </w:p>
    <w:p w14:paraId="7366269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30E2CBF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07B69DD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        Divide the pictures in Flower between the different genera and the different species       #</w:t>
      </w:r>
    </w:p>
    <w:p w14:paraId="03D1166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0755E94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05E2290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#go into the Flower directory</w:t>
      </w:r>
    </w:p>
    <w:p w14:paraId="504D814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cd Flower</w:t>
      </w:r>
    </w:p>
    <w:p w14:paraId="4866864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2039E55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#Loop through the png files</w:t>
      </w:r>
    </w:p>
    <w:p w14:paraId="682070D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for</w:t>
      </w:r>
      <w:r w:rsidRPr="00F37390">
        <w:rPr>
          <w:rFonts w:ascii="Menlo Regular" w:hAnsi="Menlo Regular" w:cs="Menlo Regular"/>
          <w:color w:val="000000"/>
          <w:sz w:val="22"/>
          <w:szCs w:val="22"/>
          <w:lang w:val="en-US"/>
        </w:rPr>
        <w:t xml:space="preserve"> f </w:t>
      </w:r>
      <w:r w:rsidRPr="00F37390">
        <w:rPr>
          <w:rFonts w:ascii="Menlo Regular" w:hAnsi="Menlo Regular" w:cs="Menlo Regular"/>
          <w:color w:val="AA0D91"/>
          <w:sz w:val="22"/>
          <w:szCs w:val="22"/>
          <w:lang w:val="en-US"/>
        </w:rPr>
        <w:t>in</w:t>
      </w:r>
      <w:r w:rsidRPr="00F37390">
        <w:rPr>
          <w:rFonts w:ascii="Menlo Regular" w:hAnsi="Menlo Regular" w:cs="Menlo Regular"/>
          <w:color w:val="000000"/>
          <w:sz w:val="22"/>
          <w:szCs w:val="22"/>
          <w:lang w:val="en-US"/>
        </w:rPr>
        <w:t xml:space="preserve"> *.png</w:t>
      </w:r>
    </w:p>
    <w:p w14:paraId="3F956BA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do</w:t>
      </w:r>
    </w:p>
    <w:p w14:paraId="624EC79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var=(${f//./ }$</w:t>
      </w:r>
      <w:r w:rsidRPr="00F37390">
        <w:rPr>
          <w:rFonts w:ascii="Menlo Regular" w:hAnsi="Menlo Regular" w:cs="Menlo Regular"/>
          <w:color w:val="1C00CF"/>
          <w:sz w:val="22"/>
          <w:szCs w:val="22"/>
          <w:lang w:val="en-US"/>
        </w:rPr>
        <w:t>0</w:t>
      </w:r>
      <w:r w:rsidRPr="00F37390">
        <w:rPr>
          <w:rFonts w:ascii="Menlo Regular" w:hAnsi="Menlo Regular" w:cs="Menlo Regular"/>
          <w:color w:val="000000"/>
          <w:sz w:val="22"/>
          <w:szCs w:val="22"/>
          <w:lang w:val="en-US"/>
        </w:rPr>
        <w:t>)</w:t>
      </w:r>
    </w:p>
    <w:p w14:paraId="034AFBD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tags=</w:t>
      </w:r>
      <w:r w:rsidRPr="00F37390">
        <w:rPr>
          <w:rFonts w:ascii="Menlo Regular" w:hAnsi="Menlo Regular" w:cs="Menlo Regular"/>
          <w:color w:val="C41A16"/>
          <w:sz w:val="22"/>
          <w:szCs w:val="22"/>
          <w:lang w:val="en-US"/>
        </w:rPr>
        <w:t>"$var""_tags.txt"</w:t>
      </w:r>
    </w:p>
    <w:p w14:paraId="6EAC2BB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#Create variables that will be used to create directories.</w:t>
      </w:r>
    </w:p>
    <w:p w14:paraId="5E16DA3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content=$(cat $tags)</w:t>
      </w:r>
    </w:p>
    <w:p w14:paraId="2DBD3CD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genusi=$(sed -n </w:t>
      </w:r>
      <w:r w:rsidRPr="00F37390">
        <w:rPr>
          <w:rFonts w:ascii="Menlo Regular" w:hAnsi="Menlo Regular" w:cs="Menlo Regular"/>
          <w:color w:val="C41A16"/>
          <w:sz w:val="22"/>
          <w:szCs w:val="22"/>
          <w:lang w:val="en-US"/>
        </w:rPr>
        <w:t>'3p'</w:t>
      </w:r>
      <w:r w:rsidRPr="00F37390">
        <w:rPr>
          <w:rFonts w:ascii="Menlo Regular" w:hAnsi="Menlo Regular" w:cs="Menlo Regular"/>
          <w:color w:val="000000"/>
          <w:sz w:val="22"/>
          <w:szCs w:val="22"/>
          <w:lang w:val="en-US"/>
        </w:rPr>
        <w:t xml:space="preserve"> &lt; $tags)</w:t>
      </w:r>
    </w:p>
    <w:p w14:paraId="4FD35F3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speciesi=$(sed -n </w:t>
      </w:r>
      <w:r w:rsidRPr="00F37390">
        <w:rPr>
          <w:rFonts w:ascii="Menlo Regular" w:hAnsi="Menlo Regular" w:cs="Menlo Regular"/>
          <w:color w:val="C41A16"/>
          <w:sz w:val="22"/>
          <w:szCs w:val="22"/>
          <w:lang w:val="en-US"/>
        </w:rPr>
        <w:t>'4p'</w:t>
      </w:r>
      <w:r w:rsidRPr="00F37390">
        <w:rPr>
          <w:rFonts w:ascii="Menlo Regular" w:hAnsi="Menlo Regular" w:cs="Menlo Regular"/>
          <w:color w:val="000000"/>
          <w:sz w:val="22"/>
          <w:szCs w:val="22"/>
          <w:lang w:val="en-US"/>
        </w:rPr>
        <w:t xml:space="preserve"> &lt; $tags)</w:t>
      </w:r>
    </w:p>
    <w:p w14:paraId="7AF9994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genus=(${genusi</w:t>
      </w:r>
      <w:r w:rsidRPr="00F37390">
        <w:rPr>
          <w:rFonts w:ascii="Menlo Regular" w:hAnsi="Menlo Regular" w:cs="Menlo Regular"/>
          <w:color w:val="007400"/>
          <w:sz w:val="22"/>
          <w:szCs w:val="22"/>
          <w:lang w:val="en-US"/>
        </w:rPr>
        <w:t>##*:})</w:t>
      </w:r>
    </w:p>
    <w:p w14:paraId="547A04C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species=(${speciesi</w:t>
      </w:r>
      <w:r w:rsidRPr="00F37390">
        <w:rPr>
          <w:rFonts w:ascii="Menlo Regular" w:hAnsi="Menlo Regular" w:cs="Menlo Regular"/>
          <w:color w:val="007400"/>
          <w:sz w:val="22"/>
          <w:szCs w:val="22"/>
          <w:lang w:val="en-US"/>
        </w:rPr>
        <w:t>##*:})</w:t>
      </w:r>
    </w:p>
    <w:p w14:paraId="6815DA9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#Create a direcory with the name of the genus</w:t>
      </w:r>
    </w:p>
    <w:p w14:paraId="2970020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mkdir $genus</w:t>
      </w:r>
    </w:p>
    <w:p w14:paraId="490B070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#Move the picure and tag file to the the correct directory</w:t>
      </w:r>
    </w:p>
    <w:p w14:paraId="4719B01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$f $genus</w:t>
      </w:r>
    </w:p>
    <w:p w14:paraId="3F85820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$genus</w:t>
      </w:r>
    </w:p>
    <w:p w14:paraId="7FDA234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#Go into the genus directory and create a directory wiht the name of the species</w:t>
      </w:r>
    </w:p>
    <w:p w14:paraId="6E893C3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cd $genus</w:t>
      </w:r>
    </w:p>
    <w:p w14:paraId="21D875A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mkdir $species</w:t>
      </w:r>
    </w:p>
    <w:p w14:paraId="0825855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lastRenderedPageBreak/>
        <w:t xml:space="preserve">    </w:t>
      </w:r>
      <w:r w:rsidRPr="00F37390">
        <w:rPr>
          <w:rFonts w:ascii="Menlo Regular" w:hAnsi="Menlo Regular" w:cs="Menlo Regular"/>
          <w:color w:val="007400"/>
          <w:sz w:val="22"/>
          <w:szCs w:val="22"/>
          <w:lang w:val="en-US"/>
        </w:rPr>
        <w:t>#Move the picture and tag file to the correct directory</w:t>
      </w:r>
    </w:p>
    <w:p w14:paraId="227A45D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$f $species</w:t>
      </w:r>
    </w:p>
    <w:p w14:paraId="47D6D32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$species</w:t>
      </w:r>
    </w:p>
    <w:p w14:paraId="17703F6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#Go back to the Flower directory</w:t>
      </w:r>
    </w:p>
    <w:p w14:paraId="483D85B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cd ..</w:t>
      </w:r>
    </w:p>
    <w:p w14:paraId="7B3FD73B"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done</w:t>
      </w:r>
    </w:p>
    <w:p w14:paraId="5B30E82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#After looping through the png files in the Flower directory go out of this directory</w:t>
      </w:r>
    </w:p>
    <w:p w14:paraId="7E46BB1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cd ..</w:t>
      </w:r>
    </w:p>
    <w:p w14:paraId="7A835D0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1C94DE7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#Clear the screen, print a message and wait for input from the user</w:t>
      </w:r>
    </w:p>
    <w:p w14:paraId="1626432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clear</w:t>
      </w:r>
    </w:p>
    <w:p w14:paraId="54EA3E0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"Flower pictures divided"</w:t>
      </w:r>
    </w:p>
    <w:p w14:paraId="395A61BE"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"Press enter to continue"</w:t>
      </w:r>
    </w:p>
    <w:p w14:paraId="5B648FA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read</w:t>
      </w:r>
    </w:p>
    <w:p w14:paraId="3BE7435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320F6CB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14CAC25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                       Devide the pictures in Tuber between shape(L-a-L)                           #</w:t>
      </w:r>
    </w:p>
    <w:p w14:paraId="418D270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5F1EA7E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361B645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#Go into the Tuber Directory</w:t>
      </w:r>
    </w:p>
    <w:p w14:paraId="53E626C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cd Tuber</w:t>
      </w:r>
    </w:p>
    <w:p w14:paraId="3F6A050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614F662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for</w:t>
      </w:r>
      <w:r w:rsidRPr="00F37390">
        <w:rPr>
          <w:rFonts w:ascii="Menlo Regular" w:hAnsi="Menlo Regular" w:cs="Menlo Regular"/>
          <w:color w:val="000000"/>
          <w:sz w:val="22"/>
          <w:szCs w:val="22"/>
          <w:lang w:val="en-US"/>
        </w:rPr>
        <w:t xml:space="preserve"> f </w:t>
      </w:r>
      <w:r w:rsidRPr="00F37390">
        <w:rPr>
          <w:rFonts w:ascii="Menlo Regular" w:hAnsi="Menlo Regular" w:cs="Menlo Regular"/>
          <w:color w:val="AA0D91"/>
          <w:sz w:val="22"/>
          <w:szCs w:val="22"/>
          <w:lang w:val="en-US"/>
        </w:rPr>
        <w:t>in</w:t>
      </w:r>
      <w:r w:rsidRPr="00F37390">
        <w:rPr>
          <w:rFonts w:ascii="Menlo Regular" w:hAnsi="Menlo Regular" w:cs="Menlo Regular"/>
          <w:color w:val="000000"/>
          <w:sz w:val="22"/>
          <w:szCs w:val="22"/>
          <w:lang w:val="en-US"/>
        </w:rPr>
        <w:t xml:space="preserve"> *.png</w:t>
      </w:r>
    </w:p>
    <w:p w14:paraId="3E0F087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do</w:t>
      </w:r>
    </w:p>
    <w:p w14:paraId="61C4815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#Create the variables to divide the pictures.</w:t>
      </w:r>
    </w:p>
    <w:p w14:paraId="4AA2C4B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var=(${f//./ }$</w:t>
      </w:r>
      <w:r w:rsidRPr="00F37390">
        <w:rPr>
          <w:rFonts w:ascii="Menlo Regular" w:hAnsi="Menlo Regular" w:cs="Menlo Regular"/>
          <w:color w:val="1C00CF"/>
          <w:sz w:val="22"/>
          <w:szCs w:val="22"/>
          <w:lang w:val="en-US"/>
        </w:rPr>
        <w:t>0</w:t>
      </w:r>
      <w:r w:rsidRPr="00F37390">
        <w:rPr>
          <w:rFonts w:ascii="Menlo Regular" w:hAnsi="Menlo Regular" w:cs="Menlo Regular"/>
          <w:color w:val="000000"/>
          <w:sz w:val="22"/>
          <w:szCs w:val="22"/>
          <w:lang w:val="en-US"/>
        </w:rPr>
        <w:t>)</w:t>
      </w:r>
    </w:p>
    <w:p w14:paraId="61617FB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tags=</w:t>
      </w:r>
      <w:r w:rsidRPr="00F37390">
        <w:rPr>
          <w:rFonts w:ascii="Menlo Regular" w:hAnsi="Menlo Regular" w:cs="Menlo Regular"/>
          <w:color w:val="C41A16"/>
          <w:sz w:val="22"/>
          <w:szCs w:val="22"/>
          <w:lang w:val="en-US"/>
        </w:rPr>
        <w:t>"$var""_tags.txt"</w:t>
      </w:r>
    </w:p>
    <w:p w14:paraId="746D642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content=$(cat $tags)</w:t>
      </w:r>
    </w:p>
    <w:p w14:paraId="23A7E96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#Divide the pictures to the correct directory</w:t>
      </w:r>
    </w:p>
    <w:p w14:paraId="7BB13DD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if</w:t>
      </w:r>
      <w:r w:rsidRPr="00F37390">
        <w:rPr>
          <w:rFonts w:ascii="Menlo Regular" w:hAnsi="Menlo Regular" w:cs="Menlo Regular"/>
          <w:color w:val="000000"/>
          <w:sz w:val="22"/>
          <w:szCs w:val="22"/>
          <w:lang w:val="en-US"/>
        </w:rPr>
        <w:t xml:space="preserve"> [[ $content == *Look-a-Like_round* ]]</w:t>
      </w:r>
    </w:p>
    <w:p w14:paraId="599F9C1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then</w:t>
      </w:r>
    </w:p>
    <w:p w14:paraId="5B33A61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$var.png  LRound/</w:t>
      </w:r>
    </w:p>
    <w:p w14:paraId="6776F59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LRound/</w:t>
      </w:r>
    </w:p>
    <w:p w14:paraId="59B7FDF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elif</w:t>
      </w:r>
      <w:r w:rsidRPr="00F37390">
        <w:rPr>
          <w:rFonts w:ascii="Menlo Regular" w:hAnsi="Menlo Regular" w:cs="Menlo Regular"/>
          <w:color w:val="000000"/>
          <w:sz w:val="22"/>
          <w:szCs w:val="22"/>
          <w:lang w:val="en-US"/>
        </w:rPr>
        <w:t xml:space="preserve"> [[ $content == *Look-a-Like_oblong* ]]</w:t>
      </w:r>
    </w:p>
    <w:p w14:paraId="0296C65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then</w:t>
      </w:r>
    </w:p>
    <w:p w14:paraId="6D44011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$var.png LOblong/</w:t>
      </w:r>
    </w:p>
    <w:p w14:paraId="64EB01D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LOblong/</w:t>
      </w:r>
    </w:p>
    <w:p w14:paraId="26B252E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elif</w:t>
      </w:r>
      <w:r w:rsidRPr="00F37390">
        <w:rPr>
          <w:rFonts w:ascii="Menlo Regular" w:hAnsi="Menlo Regular" w:cs="Menlo Regular"/>
          <w:color w:val="000000"/>
          <w:sz w:val="22"/>
          <w:szCs w:val="22"/>
          <w:lang w:val="en-US"/>
        </w:rPr>
        <w:t xml:space="preserve"> [[ $content == *Look-a-Like_spur* ]]</w:t>
      </w:r>
    </w:p>
    <w:p w14:paraId="2223FBF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then</w:t>
      </w:r>
    </w:p>
    <w:p w14:paraId="59859FC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$var.png LSpur/</w:t>
      </w:r>
    </w:p>
    <w:p w14:paraId="764F4A7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LSpur/</w:t>
      </w:r>
    </w:p>
    <w:p w14:paraId="5AE99C4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elif</w:t>
      </w:r>
      <w:r w:rsidRPr="00F37390">
        <w:rPr>
          <w:rFonts w:ascii="Menlo Regular" w:hAnsi="Menlo Regular" w:cs="Menlo Regular"/>
          <w:color w:val="000000"/>
          <w:sz w:val="22"/>
          <w:szCs w:val="22"/>
          <w:lang w:val="en-US"/>
        </w:rPr>
        <w:t xml:space="preserve"> [[ $content == *Round* ]]</w:t>
      </w:r>
    </w:p>
    <w:p w14:paraId="4F1CA41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then</w:t>
      </w:r>
    </w:p>
    <w:p w14:paraId="18D0A3F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$var.png Round/</w:t>
      </w:r>
    </w:p>
    <w:p w14:paraId="172FBDE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Round/</w:t>
      </w:r>
    </w:p>
    <w:p w14:paraId="1D95527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elif</w:t>
      </w:r>
      <w:r w:rsidRPr="00F37390">
        <w:rPr>
          <w:rFonts w:ascii="Menlo Regular" w:hAnsi="Menlo Regular" w:cs="Menlo Regular"/>
          <w:color w:val="000000"/>
          <w:sz w:val="22"/>
          <w:szCs w:val="22"/>
          <w:lang w:val="en-US"/>
        </w:rPr>
        <w:t xml:space="preserve"> [[ $content == *Oblong* ]]</w:t>
      </w:r>
    </w:p>
    <w:p w14:paraId="04884E6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then</w:t>
      </w:r>
    </w:p>
    <w:p w14:paraId="7C34BCB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$var.png Oblong/</w:t>
      </w:r>
    </w:p>
    <w:p w14:paraId="0E3825D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Oblong/</w:t>
      </w:r>
    </w:p>
    <w:p w14:paraId="1B0FE0C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elif</w:t>
      </w:r>
      <w:r w:rsidRPr="00F37390">
        <w:rPr>
          <w:rFonts w:ascii="Menlo Regular" w:hAnsi="Menlo Regular" w:cs="Menlo Regular"/>
          <w:color w:val="000000"/>
          <w:sz w:val="22"/>
          <w:szCs w:val="22"/>
          <w:lang w:val="en-US"/>
        </w:rPr>
        <w:t xml:space="preserve"> [[ $content == *Spur* ]]</w:t>
      </w:r>
    </w:p>
    <w:p w14:paraId="4B2FE77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then</w:t>
      </w:r>
    </w:p>
    <w:p w14:paraId="07CEEB7E"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$var.png Spur/</w:t>
      </w:r>
    </w:p>
    <w:p w14:paraId="282CE38B"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Spur/</w:t>
      </w:r>
    </w:p>
    <w:p w14:paraId="5D2209C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lastRenderedPageBreak/>
        <w:t xml:space="preserve">    </w:t>
      </w:r>
      <w:r w:rsidRPr="00F37390">
        <w:rPr>
          <w:rFonts w:ascii="Menlo Regular" w:hAnsi="Menlo Regular" w:cs="Menlo Regular"/>
          <w:color w:val="AA0D91"/>
          <w:sz w:val="22"/>
          <w:szCs w:val="22"/>
          <w:lang w:val="en-US"/>
        </w:rPr>
        <w:t>else</w:t>
      </w:r>
    </w:p>
    <w:p w14:paraId="7DDD558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echo </w:t>
      </w:r>
      <w:r w:rsidRPr="00F37390">
        <w:rPr>
          <w:rFonts w:ascii="Menlo Regular" w:hAnsi="Menlo Regular" w:cs="Menlo Regular"/>
          <w:color w:val="C41A16"/>
          <w:sz w:val="22"/>
          <w:szCs w:val="22"/>
          <w:lang w:val="en-US"/>
        </w:rPr>
        <w:t>"No correct tag found"</w:t>
      </w:r>
    </w:p>
    <w:p w14:paraId="2F2623A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fi</w:t>
      </w:r>
    </w:p>
    <w:p w14:paraId="6531DBB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done</w:t>
      </w:r>
    </w:p>
    <w:p w14:paraId="44C7ABF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#After looping through the png files in the Tuber directory go out of this directory</w:t>
      </w:r>
    </w:p>
    <w:p w14:paraId="3B1DE9F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cd ..</w:t>
      </w:r>
    </w:p>
    <w:p w14:paraId="05A4A50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185B0B2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#Clear the screen, print a message and ask the user if he wants to split the Tuber pictures.</w:t>
      </w:r>
    </w:p>
    <w:p w14:paraId="77C6BCD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clear</w:t>
      </w:r>
    </w:p>
    <w:p w14:paraId="1E4670E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"Tuber pictures divided"</w:t>
      </w:r>
    </w:p>
    <w:p w14:paraId="0F64F7D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"Do you want to split the pictures of Tuber? (y or n)"</w:t>
      </w:r>
    </w:p>
    <w:p w14:paraId="2F851BB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read</w:t>
      </w:r>
      <w:r w:rsidRPr="00F37390">
        <w:rPr>
          <w:rFonts w:ascii="Menlo Regular" w:hAnsi="Menlo Regular" w:cs="Menlo Regular"/>
          <w:color w:val="000000"/>
          <w:sz w:val="22"/>
          <w:szCs w:val="22"/>
          <w:lang w:val="en-US"/>
        </w:rPr>
        <w:t xml:space="preserve"> $split</w:t>
      </w:r>
    </w:p>
    <w:p w14:paraId="208449AB"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0E0ADBF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51A5916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                               Split all pictures of Tuber                                         #</w:t>
      </w:r>
    </w:p>
    <w:p w14:paraId="57C92F1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5C2017B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563A8E3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 When the input is a y or a Y split the Tuber pictures</w:t>
      </w:r>
    </w:p>
    <w:p w14:paraId="1F6E997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if</w:t>
      </w:r>
      <w:r w:rsidRPr="00F37390">
        <w:rPr>
          <w:rFonts w:ascii="Menlo Regular" w:hAnsi="Menlo Regular" w:cs="Menlo Regular"/>
          <w:color w:val="000000"/>
          <w:sz w:val="22"/>
          <w:szCs w:val="22"/>
          <w:lang w:val="en-US"/>
        </w:rPr>
        <w:t xml:space="preserve"> [ </w:t>
      </w:r>
      <w:r w:rsidRPr="00F37390">
        <w:rPr>
          <w:rFonts w:ascii="Menlo Regular" w:hAnsi="Menlo Regular" w:cs="Menlo Regular"/>
          <w:color w:val="C41A16"/>
          <w:sz w:val="22"/>
          <w:szCs w:val="22"/>
          <w:lang w:val="en-US"/>
        </w:rPr>
        <w:t>"$split"</w:t>
      </w:r>
      <w:r w:rsidRPr="00F37390">
        <w:rPr>
          <w:rFonts w:ascii="Menlo Regular" w:hAnsi="Menlo Regular" w:cs="Menlo Regular"/>
          <w:color w:val="000000"/>
          <w:sz w:val="22"/>
          <w:szCs w:val="22"/>
          <w:lang w:val="en-US"/>
        </w:rPr>
        <w:t xml:space="preserve"> == </w:t>
      </w:r>
      <w:r w:rsidRPr="00F37390">
        <w:rPr>
          <w:rFonts w:ascii="Menlo Regular" w:hAnsi="Menlo Regular" w:cs="Menlo Regular"/>
          <w:color w:val="C41A16"/>
          <w:sz w:val="22"/>
          <w:szCs w:val="22"/>
          <w:lang w:val="en-US"/>
        </w:rPr>
        <w:t>"y"</w:t>
      </w:r>
      <w:r w:rsidRPr="00F37390">
        <w:rPr>
          <w:rFonts w:ascii="Menlo Regular" w:hAnsi="Menlo Regular" w:cs="Menlo Regular"/>
          <w:color w:val="000000"/>
          <w:sz w:val="22"/>
          <w:szCs w:val="22"/>
          <w:lang w:val="en-US"/>
        </w:rPr>
        <w:t xml:space="preserve"> ] || [ </w:t>
      </w:r>
      <w:r w:rsidRPr="00F37390">
        <w:rPr>
          <w:rFonts w:ascii="Menlo Regular" w:hAnsi="Menlo Regular" w:cs="Menlo Regular"/>
          <w:color w:val="C41A16"/>
          <w:sz w:val="22"/>
          <w:szCs w:val="22"/>
          <w:lang w:val="en-US"/>
        </w:rPr>
        <w:t>"$split"</w:t>
      </w:r>
      <w:r w:rsidRPr="00F37390">
        <w:rPr>
          <w:rFonts w:ascii="Menlo Regular" w:hAnsi="Menlo Regular" w:cs="Menlo Regular"/>
          <w:color w:val="000000"/>
          <w:sz w:val="22"/>
          <w:szCs w:val="22"/>
          <w:lang w:val="en-US"/>
        </w:rPr>
        <w:t xml:space="preserve"> == </w:t>
      </w:r>
      <w:r w:rsidRPr="00F37390">
        <w:rPr>
          <w:rFonts w:ascii="Menlo Regular" w:hAnsi="Menlo Regular" w:cs="Menlo Regular"/>
          <w:color w:val="C41A16"/>
          <w:sz w:val="22"/>
          <w:szCs w:val="22"/>
          <w:lang w:val="en-US"/>
        </w:rPr>
        <w:t>"Y"</w:t>
      </w:r>
      <w:r w:rsidRPr="00F37390">
        <w:rPr>
          <w:rFonts w:ascii="Menlo Regular" w:hAnsi="Menlo Regular" w:cs="Menlo Regular"/>
          <w:color w:val="000000"/>
          <w:sz w:val="22"/>
          <w:szCs w:val="22"/>
          <w:lang w:val="en-US"/>
        </w:rPr>
        <w:t xml:space="preserve"> ];</w:t>
      </w:r>
    </w:p>
    <w:p w14:paraId="7101462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then</w:t>
      </w:r>
    </w:p>
    <w:p w14:paraId="58EC8E7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7400"/>
          <w:sz w:val="22"/>
          <w:szCs w:val="22"/>
          <w:lang w:val="en-US"/>
        </w:rPr>
        <w:t>#Go into the Tuber directory</w:t>
      </w:r>
    </w:p>
    <w:p w14:paraId="062379A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t>cd Tuber</w:t>
      </w:r>
    </w:p>
    <w:p w14:paraId="19FDC0A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36D46BC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7400"/>
          <w:sz w:val="22"/>
          <w:szCs w:val="22"/>
          <w:lang w:val="en-US"/>
        </w:rPr>
        <w:t>#Loop through all directories in this folder</w:t>
      </w:r>
    </w:p>
    <w:p w14:paraId="0E36C7F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for</w:t>
      </w:r>
      <w:r w:rsidRPr="00F37390">
        <w:rPr>
          <w:rFonts w:ascii="Menlo Regular" w:hAnsi="Menlo Regular" w:cs="Menlo Regular"/>
          <w:color w:val="000000"/>
          <w:sz w:val="22"/>
          <w:szCs w:val="22"/>
          <w:lang w:val="en-US"/>
        </w:rPr>
        <w:t xml:space="preserve"> i </w:t>
      </w:r>
      <w:r w:rsidRPr="00F37390">
        <w:rPr>
          <w:rFonts w:ascii="Menlo Regular" w:hAnsi="Menlo Regular" w:cs="Menlo Regular"/>
          <w:color w:val="AA0D91"/>
          <w:sz w:val="22"/>
          <w:szCs w:val="22"/>
          <w:lang w:val="en-US"/>
        </w:rPr>
        <w:t>in</w:t>
      </w:r>
      <w:r w:rsidRPr="00F37390">
        <w:rPr>
          <w:rFonts w:ascii="Menlo Regular" w:hAnsi="Menlo Regular" w:cs="Menlo Regular"/>
          <w:color w:val="000000"/>
          <w:sz w:val="22"/>
          <w:szCs w:val="22"/>
          <w:lang w:val="en-US"/>
        </w:rPr>
        <w:t xml:space="preserve"> $(ls -d */)</w:t>
      </w:r>
    </w:p>
    <w:p w14:paraId="66A159E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do</w:t>
      </w:r>
    </w:p>
    <w:p w14:paraId="57035F6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y=${i%%/}</w:t>
      </w:r>
    </w:p>
    <w:p w14:paraId="376F630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7400"/>
          <w:sz w:val="22"/>
          <w:szCs w:val="22"/>
          <w:lang w:val="en-US"/>
        </w:rPr>
        <w:t>#Set standard parameter values</w:t>
      </w:r>
    </w:p>
    <w:p w14:paraId="4738073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size=</w:t>
      </w:r>
      <w:r w:rsidRPr="00F37390">
        <w:rPr>
          <w:rFonts w:ascii="Menlo Regular" w:hAnsi="Menlo Regular" w:cs="Menlo Regular"/>
          <w:color w:val="1C00CF"/>
          <w:sz w:val="22"/>
          <w:szCs w:val="22"/>
          <w:lang w:val="en-US"/>
        </w:rPr>
        <w:t>10000</w:t>
      </w:r>
    </w:p>
    <w:p w14:paraId="4B79E83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t=</w:t>
      </w:r>
      <w:r w:rsidRPr="00F37390">
        <w:rPr>
          <w:rFonts w:ascii="Menlo Regular" w:hAnsi="Menlo Regular" w:cs="Menlo Regular"/>
          <w:color w:val="1C00CF"/>
          <w:sz w:val="22"/>
          <w:szCs w:val="22"/>
          <w:lang w:val="en-US"/>
        </w:rPr>
        <w:t>0.65</w:t>
      </w:r>
    </w:p>
    <w:p w14:paraId="1ECDEC3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7400"/>
          <w:sz w:val="22"/>
          <w:szCs w:val="22"/>
          <w:lang w:val="en-US"/>
        </w:rPr>
        <w:t>#Some directories requires other values for size or for t</w:t>
      </w:r>
    </w:p>
    <w:p w14:paraId="5CEB748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if</w:t>
      </w:r>
      <w:r w:rsidRPr="00F37390">
        <w:rPr>
          <w:rFonts w:ascii="Menlo Regular" w:hAnsi="Menlo Regular" w:cs="Menlo Regular"/>
          <w:color w:val="000000"/>
          <w:sz w:val="22"/>
          <w:szCs w:val="22"/>
          <w:lang w:val="en-US"/>
        </w:rPr>
        <w:t xml:space="preserve"> [[ $y == *LO* ]]</w:t>
      </w:r>
    </w:p>
    <w:p w14:paraId="4FE1957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then</w:t>
      </w:r>
    </w:p>
    <w:p w14:paraId="1C2FC1D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size=</w:t>
      </w:r>
      <w:r w:rsidRPr="00F37390">
        <w:rPr>
          <w:rFonts w:ascii="Menlo Regular" w:hAnsi="Menlo Regular" w:cs="Menlo Regular"/>
          <w:color w:val="1C00CF"/>
          <w:sz w:val="22"/>
          <w:szCs w:val="22"/>
          <w:lang w:val="en-US"/>
        </w:rPr>
        <w:t>50000</w:t>
      </w:r>
    </w:p>
    <w:p w14:paraId="6F2BECC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elif</w:t>
      </w:r>
      <w:r w:rsidRPr="00F37390">
        <w:rPr>
          <w:rFonts w:ascii="Menlo Regular" w:hAnsi="Menlo Regular" w:cs="Menlo Regular"/>
          <w:color w:val="000000"/>
          <w:sz w:val="22"/>
          <w:szCs w:val="22"/>
          <w:lang w:val="en-US"/>
        </w:rPr>
        <w:t xml:space="preserve"> [[ $y == *LS* ]]</w:t>
      </w:r>
    </w:p>
    <w:p w14:paraId="03279DC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then</w:t>
      </w:r>
    </w:p>
    <w:p w14:paraId="21DCD58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size=</w:t>
      </w:r>
      <w:r w:rsidRPr="00F37390">
        <w:rPr>
          <w:rFonts w:ascii="Menlo Regular" w:hAnsi="Menlo Regular" w:cs="Menlo Regular"/>
          <w:color w:val="1C00CF"/>
          <w:sz w:val="22"/>
          <w:szCs w:val="22"/>
          <w:lang w:val="en-US"/>
        </w:rPr>
        <w:t>50000</w:t>
      </w:r>
    </w:p>
    <w:p w14:paraId="2FF7732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elif</w:t>
      </w:r>
      <w:r w:rsidRPr="00F37390">
        <w:rPr>
          <w:rFonts w:ascii="Menlo Regular" w:hAnsi="Menlo Regular" w:cs="Menlo Regular"/>
          <w:color w:val="000000"/>
          <w:sz w:val="22"/>
          <w:szCs w:val="22"/>
          <w:lang w:val="en-US"/>
        </w:rPr>
        <w:t xml:space="preserve"> [[ $y == R* ]]</w:t>
      </w:r>
    </w:p>
    <w:p w14:paraId="4309A65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then</w:t>
      </w:r>
    </w:p>
    <w:p w14:paraId="643F252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t=</w:t>
      </w:r>
      <w:r w:rsidRPr="00F37390">
        <w:rPr>
          <w:rFonts w:ascii="Menlo Regular" w:hAnsi="Menlo Regular" w:cs="Menlo Regular"/>
          <w:color w:val="1C00CF"/>
          <w:sz w:val="22"/>
          <w:szCs w:val="22"/>
          <w:lang w:val="en-US"/>
        </w:rPr>
        <w:t>0.6</w:t>
      </w:r>
    </w:p>
    <w:p w14:paraId="6581494B"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fi</w:t>
      </w:r>
    </w:p>
    <w:p w14:paraId="2BE5B35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7400"/>
          <w:sz w:val="22"/>
          <w:szCs w:val="22"/>
          <w:lang w:val="en-US"/>
        </w:rPr>
        <w:t>#Loop through all pictures</w:t>
      </w:r>
    </w:p>
    <w:p w14:paraId="261CE19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for</w:t>
      </w:r>
      <w:r w:rsidRPr="00F37390">
        <w:rPr>
          <w:rFonts w:ascii="Menlo Regular" w:hAnsi="Menlo Regular" w:cs="Menlo Regular"/>
          <w:color w:val="000000"/>
          <w:sz w:val="22"/>
          <w:szCs w:val="22"/>
          <w:lang w:val="en-US"/>
        </w:rPr>
        <w:t xml:space="preserve"> f </w:t>
      </w:r>
      <w:r w:rsidRPr="00F37390">
        <w:rPr>
          <w:rFonts w:ascii="Menlo Regular" w:hAnsi="Menlo Regular" w:cs="Menlo Regular"/>
          <w:color w:val="AA0D91"/>
          <w:sz w:val="22"/>
          <w:szCs w:val="22"/>
          <w:lang w:val="en-US"/>
        </w:rPr>
        <w:t>in</w:t>
      </w:r>
      <w:r w:rsidRPr="00F37390">
        <w:rPr>
          <w:rFonts w:ascii="Menlo Regular" w:hAnsi="Menlo Regular" w:cs="Menlo Regular"/>
          <w:color w:val="000000"/>
          <w:sz w:val="22"/>
          <w:szCs w:val="22"/>
          <w:lang w:val="en-US"/>
        </w:rPr>
        <w:t xml:space="preserve"> ./$y/*.png</w:t>
      </w:r>
    </w:p>
    <w:p w14:paraId="3D06924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do</w:t>
      </w:r>
    </w:p>
    <w:p w14:paraId="402596E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7400"/>
          <w:sz w:val="22"/>
          <w:szCs w:val="22"/>
          <w:lang w:val="en-US"/>
        </w:rPr>
        <w:t>#Split the picture, using the given parameter values</w:t>
      </w:r>
    </w:p>
    <w:p w14:paraId="7D1A630B"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 xml:space="preserve">echo </w:t>
      </w:r>
      <w:r w:rsidRPr="00F37390">
        <w:rPr>
          <w:rFonts w:ascii="Menlo Regular" w:hAnsi="Menlo Regular" w:cs="Menlo Regular"/>
          <w:color w:val="C41A16"/>
          <w:sz w:val="22"/>
          <w:szCs w:val="22"/>
          <w:lang w:val="en-US"/>
        </w:rPr>
        <w:t>"Splitting $f"</w:t>
      </w:r>
    </w:p>
    <w:p w14:paraId="7856A25E"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perl ../splitter.pl -t $t -i $f</w:t>
      </w:r>
    </w:p>
    <w:p w14:paraId="2E9FD64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7400"/>
          <w:sz w:val="22"/>
          <w:szCs w:val="22"/>
          <w:lang w:val="en-US"/>
        </w:rPr>
        <w:t>#Remove the noise pictures using the file size</w:t>
      </w:r>
    </w:p>
    <w:p w14:paraId="44EC2B7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for</w:t>
      </w:r>
      <w:r w:rsidRPr="00F37390">
        <w:rPr>
          <w:rFonts w:ascii="Menlo Regular" w:hAnsi="Menlo Regular" w:cs="Menlo Regular"/>
          <w:color w:val="000000"/>
          <w:sz w:val="22"/>
          <w:szCs w:val="22"/>
          <w:lang w:val="en-US"/>
        </w:rPr>
        <w:t xml:space="preserve"> FILENAME </w:t>
      </w:r>
      <w:r w:rsidRPr="00F37390">
        <w:rPr>
          <w:rFonts w:ascii="Menlo Regular" w:hAnsi="Menlo Regular" w:cs="Menlo Regular"/>
          <w:color w:val="AA0D91"/>
          <w:sz w:val="22"/>
          <w:szCs w:val="22"/>
          <w:lang w:val="en-US"/>
        </w:rPr>
        <w:t>in</w:t>
      </w:r>
      <w:r w:rsidRPr="00F37390">
        <w:rPr>
          <w:rFonts w:ascii="Menlo Regular" w:hAnsi="Menlo Regular" w:cs="Menlo Regular"/>
          <w:color w:val="000000"/>
          <w:sz w:val="22"/>
          <w:szCs w:val="22"/>
          <w:lang w:val="en-US"/>
        </w:rPr>
        <w:t xml:space="preserve"> *,*.png</w:t>
      </w:r>
    </w:p>
    <w:p w14:paraId="334BA37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do</w:t>
      </w:r>
    </w:p>
    <w:p w14:paraId="77CAA0A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FILESIZE=$(stat -f%z $FILENAME)</w:t>
      </w:r>
    </w:p>
    <w:p w14:paraId="338349F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if</w:t>
      </w:r>
      <w:r w:rsidRPr="00F37390">
        <w:rPr>
          <w:rFonts w:ascii="Menlo Regular" w:hAnsi="Menlo Regular" w:cs="Menlo Regular"/>
          <w:color w:val="000000"/>
          <w:sz w:val="22"/>
          <w:szCs w:val="22"/>
          <w:lang w:val="en-US"/>
        </w:rPr>
        <w:t xml:space="preserve"> (( FILESIZE &gt; size ))</w:t>
      </w:r>
    </w:p>
    <w:p w14:paraId="4EB9744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then</w:t>
      </w:r>
    </w:p>
    <w:p w14:paraId="3BADAE3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lastRenderedPageBreak/>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mv $FILENAME ./$y</w:t>
      </w:r>
    </w:p>
    <w:p w14:paraId="110059B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else</w:t>
      </w:r>
    </w:p>
    <w:p w14:paraId="557E284E"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rm $FILENAME</w:t>
      </w:r>
    </w:p>
    <w:p w14:paraId="63DD10F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fi</w:t>
      </w:r>
    </w:p>
    <w:p w14:paraId="32E11C1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done</w:t>
      </w:r>
    </w:p>
    <w:p w14:paraId="00FF6CF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done</w:t>
      </w:r>
    </w:p>
    <w:p w14:paraId="6203BB3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done</w:t>
      </w:r>
    </w:p>
    <w:p w14:paraId="4432CA8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#When this step is finished go out of the Tuber directory</w:t>
      </w:r>
    </w:p>
    <w:p w14:paraId="6B90B1A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t>cd ..</w:t>
      </w:r>
    </w:p>
    <w:p w14:paraId="28FB286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464908C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#Clear the screen and print a message</w:t>
      </w:r>
    </w:p>
    <w:p w14:paraId="7AE17CB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t>clear</w:t>
      </w:r>
    </w:p>
    <w:p w14:paraId="377AB04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t xml:space="preserve">echo </w:t>
      </w:r>
      <w:r w:rsidRPr="00F37390">
        <w:rPr>
          <w:rFonts w:ascii="Menlo Regular" w:hAnsi="Menlo Regular" w:cs="Menlo Regular"/>
          <w:color w:val="C41A16"/>
          <w:sz w:val="22"/>
          <w:szCs w:val="22"/>
          <w:lang w:val="en-US"/>
        </w:rPr>
        <w:t>"Tuber pictures splited"</w:t>
      </w:r>
    </w:p>
    <w:p w14:paraId="78C9835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65C14C0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#If the input is not y or Y</w:t>
      </w:r>
    </w:p>
    <w:p w14:paraId="438E2F5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else</w:t>
      </w:r>
    </w:p>
    <w:p w14:paraId="40BBCA9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#Print a message that the pictures will not be split</w:t>
      </w:r>
    </w:p>
    <w:p w14:paraId="7F56F6F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t xml:space="preserve">echo </w:t>
      </w:r>
      <w:r w:rsidRPr="00F37390">
        <w:rPr>
          <w:rFonts w:ascii="Menlo Regular" w:hAnsi="Menlo Regular" w:cs="Menlo Regular"/>
          <w:color w:val="C41A16"/>
          <w:sz w:val="22"/>
          <w:szCs w:val="22"/>
          <w:lang w:val="en-US"/>
        </w:rPr>
        <w:t>"The pictures wouldn't be split"</w:t>
      </w:r>
    </w:p>
    <w:p w14:paraId="464D36D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fi</w:t>
      </w:r>
    </w:p>
    <w:p w14:paraId="1B3E09D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360D0D6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#Print a finish message</w:t>
      </w:r>
    </w:p>
    <w:p w14:paraId="0D110017" w14:textId="2DC7B8AE" w:rsidR="005846CF" w:rsidRPr="00F37390" w:rsidRDefault="00F37390" w:rsidP="00F37390">
      <w:pPr>
        <w:rPr>
          <w:rFonts w:ascii="Menlo Regular" w:hAnsi="Menlo Regular" w:cs="Menlo Regular"/>
          <w:color w:val="C41A16"/>
          <w:sz w:val="22"/>
          <w:szCs w:val="22"/>
          <w:lang w:val="en-GB"/>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"The program is finished"</w:t>
      </w:r>
      <w:r w:rsidR="000779B1" w:rsidRPr="00F37390">
        <w:rPr>
          <w:rFonts w:ascii="Menlo Regular" w:hAnsi="Menlo Regular" w:cs="Menlo Regular"/>
          <w:color w:val="C41A16"/>
          <w:sz w:val="22"/>
          <w:szCs w:val="22"/>
          <w:lang w:val="en-GB"/>
        </w:rPr>
        <w:br w:type="page"/>
      </w:r>
    </w:p>
    <w:p w14:paraId="470B8FB6" w14:textId="70594771" w:rsidR="008A373F" w:rsidRPr="0020749A" w:rsidRDefault="008A373F" w:rsidP="00C54370">
      <w:pPr>
        <w:pStyle w:val="Kop4"/>
        <w:numPr>
          <w:ilvl w:val="2"/>
          <w:numId w:val="1"/>
        </w:numPr>
        <w:rPr>
          <w:lang w:val="en-GB"/>
        </w:rPr>
      </w:pPr>
      <w:bookmarkStart w:id="128" w:name="_Toc260580263"/>
      <w:r w:rsidRPr="0020749A">
        <w:rPr>
          <w:lang w:val="en-GB"/>
        </w:rPr>
        <w:lastRenderedPageBreak/>
        <w:t>modify_flower_data.sh</w:t>
      </w:r>
      <w:bookmarkEnd w:id="128"/>
    </w:p>
    <w:p w14:paraId="124975A5"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7400"/>
          <w:sz w:val="22"/>
          <w:szCs w:val="22"/>
          <w:lang w:val="en-US"/>
        </w:rPr>
        <w:t>#Go into the Flower directory</w:t>
      </w:r>
    </w:p>
    <w:p w14:paraId="2732E43B"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cd Flower</w:t>
      </w:r>
    </w:p>
    <w:p w14:paraId="666A6221"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p>
    <w:p w14:paraId="1A437CC2"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7400"/>
          <w:sz w:val="22"/>
          <w:szCs w:val="22"/>
          <w:lang w:val="en-US"/>
        </w:rPr>
        <w:t>#Loop through the directories</w:t>
      </w:r>
    </w:p>
    <w:p w14:paraId="2A15E01E"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AA0D91"/>
          <w:sz w:val="22"/>
          <w:szCs w:val="22"/>
          <w:lang w:val="en-US"/>
        </w:rPr>
        <w:t>for</w:t>
      </w:r>
      <w:r w:rsidRPr="00B626A2">
        <w:rPr>
          <w:rFonts w:ascii="Menlo Regular" w:hAnsi="Menlo Regular" w:cs="Menlo Regular"/>
          <w:color w:val="000000"/>
          <w:sz w:val="22"/>
          <w:szCs w:val="22"/>
          <w:lang w:val="en-US"/>
        </w:rPr>
        <w:t xml:space="preserve"> directory </w:t>
      </w:r>
      <w:r w:rsidRPr="00B626A2">
        <w:rPr>
          <w:rFonts w:ascii="Menlo Regular" w:hAnsi="Menlo Regular" w:cs="Menlo Regular"/>
          <w:color w:val="AA0D91"/>
          <w:sz w:val="22"/>
          <w:szCs w:val="22"/>
          <w:lang w:val="en-US"/>
        </w:rPr>
        <w:t>in</w:t>
      </w:r>
      <w:r w:rsidRPr="00B626A2">
        <w:rPr>
          <w:rFonts w:ascii="Menlo Regular" w:hAnsi="Menlo Regular" w:cs="Menlo Regular"/>
          <w:color w:val="000000"/>
          <w:sz w:val="22"/>
          <w:szCs w:val="22"/>
          <w:lang w:val="en-US"/>
        </w:rPr>
        <w:t xml:space="preserve"> $(ls -d */)</w:t>
      </w:r>
    </w:p>
    <w:p w14:paraId="244396DF"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AA0D91"/>
          <w:sz w:val="22"/>
          <w:szCs w:val="22"/>
          <w:lang w:val="en-US"/>
        </w:rPr>
        <w:t>do</w:t>
      </w:r>
    </w:p>
    <w:p w14:paraId="4FFFB6C9"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 xml:space="preserve">    </w:t>
      </w:r>
      <w:r w:rsidRPr="00B626A2">
        <w:rPr>
          <w:rFonts w:ascii="Menlo Regular" w:hAnsi="Menlo Regular" w:cs="Menlo Regular"/>
          <w:color w:val="007400"/>
          <w:sz w:val="22"/>
          <w:szCs w:val="22"/>
          <w:lang w:val="en-US"/>
        </w:rPr>
        <w:t>#Go into the directory</w:t>
      </w:r>
    </w:p>
    <w:p w14:paraId="20142BB1"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 xml:space="preserve">    cd $directory</w:t>
      </w:r>
    </w:p>
    <w:p w14:paraId="40DCE3A4"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 xml:space="preserve">    </w:t>
      </w:r>
      <w:r w:rsidRPr="00B626A2">
        <w:rPr>
          <w:rFonts w:ascii="Menlo Regular" w:hAnsi="Menlo Regular" w:cs="Menlo Regular"/>
          <w:color w:val="007400"/>
          <w:sz w:val="22"/>
          <w:szCs w:val="22"/>
          <w:lang w:val="en-US"/>
        </w:rPr>
        <w:t>#Run combine_files.py</w:t>
      </w:r>
    </w:p>
    <w:p w14:paraId="7515E936"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 xml:space="preserve">    echo </w:t>
      </w:r>
      <w:r w:rsidRPr="00B626A2">
        <w:rPr>
          <w:rFonts w:ascii="Menlo Regular" w:hAnsi="Menlo Regular" w:cs="Menlo Regular"/>
          <w:color w:val="C41A16"/>
          <w:sz w:val="22"/>
          <w:szCs w:val="22"/>
          <w:lang w:val="en-US"/>
        </w:rPr>
        <w:t>"Run combine_files.py"</w:t>
      </w:r>
    </w:p>
    <w:p w14:paraId="64A0A644"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 xml:space="preserve">    python ../../combine_files.py</w:t>
      </w:r>
    </w:p>
    <w:p w14:paraId="02175D0B"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 xml:space="preserve">    </w:t>
      </w:r>
      <w:r w:rsidRPr="00B626A2">
        <w:rPr>
          <w:rFonts w:ascii="Menlo Regular" w:hAnsi="Menlo Regular" w:cs="Menlo Regular"/>
          <w:color w:val="007400"/>
          <w:sz w:val="22"/>
          <w:szCs w:val="22"/>
          <w:lang w:val="en-US"/>
        </w:rPr>
        <w:t>#Go back to the Flower directory</w:t>
      </w:r>
    </w:p>
    <w:p w14:paraId="55591668"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 xml:space="preserve">    cd ..</w:t>
      </w:r>
    </w:p>
    <w:p w14:paraId="55BD8274"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AA0D91"/>
          <w:sz w:val="22"/>
          <w:szCs w:val="22"/>
          <w:lang w:val="en-US"/>
        </w:rPr>
        <w:t>done</w:t>
      </w:r>
    </w:p>
    <w:p w14:paraId="6242717B"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p>
    <w:p w14:paraId="2A08779E"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7400"/>
          <w:sz w:val="22"/>
          <w:szCs w:val="22"/>
          <w:lang w:val="en-US"/>
        </w:rPr>
        <w:t>#Run add_columns.py</w:t>
      </w:r>
    </w:p>
    <w:p w14:paraId="21E1AC83"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 xml:space="preserve">echo </w:t>
      </w:r>
      <w:r w:rsidRPr="00B626A2">
        <w:rPr>
          <w:rFonts w:ascii="Menlo Regular" w:hAnsi="Menlo Regular" w:cs="Menlo Regular"/>
          <w:color w:val="C41A16"/>
          <w:sz w:val="22"/>
          <w:szCs w:val="22"/>
          <w:lang w:val="en-US"/>
        </w:rPr>
        <w:t>"Run add_columns.py"</w:t>
      </w:r>
    </w:p>
    <w:p w14:paraId="69A3D556"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python ../add_columns.py</w:t>
      </w:r>
    </w:p>
    <w:p w14:paraId="4D3C237A"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p>
    <w:p w14:paraId="1729D3FE"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7400"/>
          <w:sz w:val="22"/>
          <w:szCs w:val="22"/>
          <w:lang w:val="en-US"/>
        </w:rPr>
        <w:t>#Print a finising message</w:t>
      </w:r>
    </w:p>
    <w:p w14:paraId="2C169C49" w14:textId="3AB6747E" w:rsidR="00C54370" w:rsidRPr="00B626A2" w:rsidRDefault="00B626A2" w:rsidP="00B626A2">
      <w:pPr>
        <w:rPr>
          <w:rFonts w:ascii="Menlo Regular" w:hAnsi="Menlo Regular" w:cs="Menlo Regular"/>
          <w:color w:val="000000"/>
          <w:sz w:val="22"/>
          <w:szCs w:val="22"/>
          <w:lang w:val="en-GB"/>
        </w:rPr>
      </w:pPr>
      <w:r w:rsidRPr="00B626A2">
        <w:rPr>
          <w:rFonts w:ascii="Menlo Regular" w:hAnsi="Menlo Regular" w:cs="Menlo Regular"/>
          <w:color w:val="000000"/>
          <w:sz w:val="22"/>
          <w:szCs w:val="22"/>
          <w:lang w:val="en-US"/>
        </w:rPr>
        <w:t xml:space="preserve">echo </w:t>
      </w:r>
      <w:r w:rsidRPr="00B626A2">
        <w:rPr>
          <w:rFonts w:ascii="Menlo Regular" w:hAnsi="Menlo Regular" w:cs="Menlo Regular"/>
          <w:color w:val="C41A16"/>
          <w:sz w:val="22"/>
          <w:szCs w:val="22"/>
          <w:lang w:val="en-US"/>
        </w:rPr>
        <w:t>"Finished"</w:t>
      </w:r>
      <w:r w:rsidR="00C54370" w:rsidRPr="00B626A2">
        <w:rPr>
          <w:rFonts w:ascii="Menlo Regular" w:hAnsi="Menlo Regular" w:cs="Menlo Regular"/>
          <w:color w:val="000000"/>
          <w:sz w:val="22"/>
          <w:szCs w:val="22"/>
          <w:lang w:val="en-GB"/>
        </w:rPr>
        <w:br w:type="page"/>
      </w:r>
    </w:p>
    <w:p w14:paraId="56974CFB" w14:textId="44469E70" w:rsidR="00C54370" w:rsidRPr="0020749A" w:rsidRDefault="00715FE2" w:rsidP="00715FE2">
      <w:pPr>
        <w:pStyle w:val="Kop4"/>
        <w:numPr>
          <w:ilvl w:val="2"/>
          <w:numId w:val="1"/>
        </w:numPr>
        <w:rPr>
          <w:lang w:val="en-GB"/>
        </w:rPr>
      </w:pPr>
      <w:bookmarkStart w:id="129" w:name="_Toc260580264"/>
      <w:r w:rsidRPr="0020749A">
        <w:rPr>
          <w:lang w:val="en-GB"/>
        </w:rPr>
        <w:lastRenderedPageBreak/>
        <w:t>create_traindata.sh</w:t>
      </w:r>
      <w:bookmarkEnd w:id="129"/>
    </w:p>
    <w:p w14:paraId="5E061DEC"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7400"/>
          <w:sz w:val="22"/>
          <w:szCs w:val="22"/>
          <w:lang w:val="en-US"/>
        </w:rPr>
        <w:t>#Loop throug the directories</w:t>
      </w:r>
    </w:p>
    <w:p w14:paraId="2BB6C3F2"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AA0D91"/>
          <w:sz w:val="22"/>
          <w:szCs w:val="22"/>
          <w:lang w:val="en-US"/>
        </w:rPr>
        <w:t>for</w:t>
      </w:r>
      <w:r w:rsidRPr="002D2E8B">
        <w:rPr>
          <w:rFonts w:ascii="Menlo Regular" w:hAnsi="Menlo Regular" w:cs="Menlo Regular"/>
          <w:color w:val="000000"/>
          <w:sz w:val="22"/>
          <w:szCs w:val="22"/>
          <w:lang w:val="en-US"/>
        </w:rPr>
        <w:t xml:space="preserve"> i </w:t>
      </w:r>
      <w:r w:rsidRPr="002D2E8B">
        <w:rPr>
          <w:rFonts w:ascii="Menlo Regular" w:hAnsi="Menlo Regular" w:cs="Menlo Regular"/>
          <w:color w:val="AA0D91"/>
          <w:sz w:val="22"/>
          <w:szCs w:val="22"/>
          <w:lang w:val="en-US"/>
        </w:rPr>
        <w:t>in</w:t>
      </w:r>
      <w:r w:rsidRPr="002D2E8B">
        <w:rPr>
          <w:rFonts w:ascii="Menlo Regular" w:hAnsi="Menlo Regular" w:cs="Menlo Regular"/>
          <w:color w:val="000000"/>
          <w:sz w:val="22"/>
          <w:szCs w:val="22"/>
          <w:lang w:val="en-US"/>
        </w:rPr>
        <w:t xml:space="preserve"> $(ls -d */)</w:t>
      </w:r>
    </w:p>
    <w:p w14:paraId="1D87F342"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AA0D91"/>
          <w:sz w:val="22"/>
          <w:szCs w:val="22"/>
          <w:lang w:val="en-US"/>
        </w:rPr>
        <w:t>do</w:t>
      </w:r>
    </w:p>
    <w:p w14:paraId="038BE460"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directories=${i%%/}</w:t>
      </w:r>
    </w:p>
    <w:p w14:paraId="28C4EF99"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7400"/>
          <w:sz w:val="22"/>
          <w:szCs w:val="22"/>
          <w:lang w:val="en-US"/>
        </w:rPr>
        <w:t>#    echo ${i%%/}</w:t>
      </w:r>
    </w:p>
    <w:p w14:paraId="26288751"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#The tuber pictures use another Perl script for training the neural network</w:t>
      </w:r>
    </w:p>
    <w:p w14:paraId="7BDBF3E2"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#than the flower pictures. So check the name of the directory.</w:t>
      </w:r>
    </w:p>
    <w:p w14:paraId="40280D8D"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if</w:t>
      </w:r>
      <w:r w:rsidRPr="002D2E8B">
        <w:rPr>
          <w:rFonts w:ascii="Menlo Regular" w:hAnsi="Menlo Regular" w:cs="Menlo Regular"/>
          <w:color w:val="000000"/>
          <w:sz w:val="22"/>
          <w:szCs w:val="22"/>
          <w:lang w:val="en-US"/>
        </w:rPr>
        <w:t xml:space="preserve"> [[ $directories == T* ]]</w:t>
      </w:r>
    </w:p>
    <w:p w14:paraId="5B9CBC27"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#If it starts with T (=Tuber)</w:t>
      </w:r>
    </w:p>
    <w:p w14:paraId="26EB0D85"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then</w:t>
      </w:r>
    </w:p>
    <w:p w14:paraId="227269A1"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#Go into the directory</w:t>
      </w:r>
    </w:p>
    <w:p w14:paraId="1A4B15D0"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cd $directories</w:t>
      </w:r>
    </w:p>
    <w:p w14:paraId="4D909B9D"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#Loop through the directories</w:t>
      </w:r>
    </w:p>
    <w:p w14:paraId="3FAEA1B7"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for</w:t>
      </w:r>
      <w:r w:rsidRPr="002D2E8B">
        <w:rPr>
          <w:rFonts w:ascii="Menlo Regular" w:hAnsi="Menlo Regular" w:cs="Menlo Regular"/>
          <w:color w:val="000000"/>
          <w:sz w:val="22"/>
          <w:szCs w:val="22"/>
          <w:lang w:val="en-US"/>
        </w:rPr>
        <w:t xml:space="preserve"> x </w:t>
      </w:r>
      <w:r w:rsidRPr="002D2E8B">
        <w:rPr>
          <w:rFonts w:ascii="Menlo Regular" w:hAnsi="Menlo Regular" w:cs="Menlo Regular"/>
          <w:color w:val="AA0D91"/>
          <w:sz w:val="22"/>
          <w:szCs w:val="22"/>
          <w:lang w:val="en-US"/>
        </w:rPr>
        <w:t>in</w:t>
      </w:r>
      <w:r w:rsidRPr="002D2E8B">
        <w:rPr>
          <w:rFonts w:ascii="Menlo Regular" w:hAnsi="Menlo Regular" w:cs="Menlo Regular"/>
          <w:color w:val="000000"/>
          <w:sz w:val="22"/>
          <w:szCs w:val="22"/>
          <w:lang w:val="en-US"/>
        </w:rPr>
        <w:t xml:space="preserve"> $(ls -d */)</w:t>
      </w:r>
    </w:p>
    <w:p w14:paraId="297EAE7E"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do</w:t>
      </w:r>
    </w:p>
    <w:p w14:paraId="7BF8D669"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#Create variables</w:t>
      </w:r>
    </w:p>
    <w:p w14:paraId="144674A8"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catagory=</w:t>
      </w:r>
      <w:r w:rsidRPr="002D2E8B">
        <w:rPr>
          <w:rFonts w:ascii="Menlo Regular" w:hAnsi="Menlo Regular" w:cs="Menlo Regular"/>
          <w:color w:val="1C00CF"/>
          <w:sz w:val="22"/>
          <w:szCs w:val="22"/>
          <w:lang w:val="en-US"/>
        </w:rPr>
        <w:t>0</w:t>
      </w:r>
    </w:p>
    <w:p w14:paraId="6DF603E8"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shape=${x%%/}</w:t>
      </w:r>
    </w:p>
    <w:p w14:paraId="1200C1F0"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echo </w:t>
      </w:r>
      <w:r w:rsidRPr="002D2E8B">
        <w:rPr>
          <w:rFonts w:ascii="Menlo Regular" w:hAnsi="Menlo Regular" w:cs="Menlo Regular"/>
          <w:color w:val="C41A16"/>
          <w:sz w:val="22"/>
          <w:szCs w:val="22"/>
          <w:lang w:val="en-US"/>
        </w:rPr>
        <w:t>"run traindata.pl for $shape"</w:t>
      </w:r>
    </w:p>
    <w:p w14:paraId="421CC1F8"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#Give the Look-a-like tubers catagory -1</w:t>
      </w:r>
    </w:p>
    <w:p w14:paraId="644A2042"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if</w:t>
      </w:r>
      <w:r w:rsidRPr="002D2E8B">
        <w:rPr>
          <w:rFonts w:ascii="Menlo Regular" w:hAnsi="Menlo Regular" w:cs="Menlo Regular"/>
          <w:color w:val="000000"/>
          <w:sz w:val="22"/>
          <w:szCs w:val="22"/>
          <w:lang w:val="en-US"/>
        </w:rPr>
        <w:t xml:space="preserve"> [[ $shape == L* ]]</w:t>
      </w:r>
    </w:p>
    <w:p w14:paraId="0AC463AA"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then</w:t>
      </w:r>
    </w:p>
    <w:p w14:paraId="2B302283"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catagory=</w:t>
      </w:r>
      <w:r w:rsidRPr="002D2E8B">
        <w:rPr>
          <w:rFonts w:ascii="Menlo Regular" w:hAnsi="Menlo Regular" w:cs="Menlo Regular"/>
          <w:color w:val="1C00CF"/>
          <w:sz w:val="22"/>
          <w:szCs w:val="22"/>
          <w:lang w:val="en-US"/>
        </w:rPr>
        <w:t>-1</w:t>
      </w:r>
    </w:p>
    <w:p w14:paraId="70A8C671"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#Give the salep tubers catagory 1</w:t>
      </w:r>
    </w:p>
    <w:p w14:paraId="15D1C880"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else</w:t>
      </w:r>
    </w:p>
    <w:p w14:paraId="2C059C43"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catagory=</w:t>
      </w:r>
      <w:r w:rsidRPr="002D2E8B">
        <w:rPr>
          <w:rFonts w:ascii="Menlo Regular" w:hAnsi="Menlo Regular" w:cs="Menlo Regular"/>
          <w:color w:val="1C00CF"/>
          <w:sz w:val="22"/>
          <w:szCs w:val="22"/>
          <w:lang w:val="en-US"/>
        </w:rPr>
        <w:t>1</w:t>
      </w:r>
    </w:p>
    <w:p w14:paraId="6E486DEF"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fi</w:t>
      </w:r>
    </w:p>
    <w:p w14:paraId="6BAE617B"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p>
    <w:p w14:paraId="1BDEAF09"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#Run the traindata script and write the output to a tsv file.</w:t>
      </w:r>
    </w:p>
    <w:p w14:paraId="48EDAFC8"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#Give this file the name of the current directory</w:t>
      </w:r>
    </w:p>
    <w:p w14:paraId="617D5862"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perl ../traindata.pl -d ./$shape -c $catagory &gt; $shape.tsv</w:t>
      </w:r>
    </w:p>
    <w:p w14:paraId="20B48171"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done</w:t>
      </w:r>
    </w:p>
    <w:p w14:paraId="47D69DB9"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#After looping through the directories go out of the Tuber directory</w:t>
      </w:r>
    </w:p>
    <w:p w14:paraId="0F6D9B9A"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cd ..</w:t>
      </w:r>
    </w:p>
    <w:p w14:paraId="7AF70ACE"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elif</w:t>
      </w:r>
      <w:r w:rsidRPr="002D2E8B">
        <w:rPr>
          <w:rFonts w:ascii="Menlo Regular" w:hAnsi="Menlo Regular" w:cs="Menlo Regular"/>
          <w:color w:val="000000"/>
          <w:sz w:val="22"/>
          <w:szCs w:val="22"/>
          <w:lang w:val="en-US"/>
        </w:rPr>
        <w:t xml:space="preserve"> [[ $directories == F* ]]</w:t>
      </w:r>
    </w:p>
    <w:p w14:paraId="726672F3"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#If it starts with F (=Flower)</w:t>
      </w:r>
    </w:p>
    <w:p w14:paraId="5F54C6B1"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then</w:t>
      </w:r>
    </w:p>
    <w:p w14:paraId="52575C3A"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#Go into the directory</w:t>
      </w:r>
    </w:p>
    <w:p w14:paraId="7C79F46F"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cd $directories</w:t>
      </w:r>
    </w:p>
    <w:p w14:paraId="6DA33E95"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#Loop through the section directories</w:t>
      </w:r>
    </w:p>
    <w:p w14:paraId="2AA4C880"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for</w:t>
      </w:r>
      <w:r w:rsidRPr="002D2E8B">
        <w:rPr>
          <w:rFonts w:ascii="Menlo Regular" w:hAnsi="Menlo Regular" w:cs="Menlo Regular"/>
          <w:color w:val="000000"/>
          <w:sz w:val="22"/>
          <w:szCs w:val="22"/>
          <w:lang w:val="en-US"/>
        </w:rPr>
        <w:t xml:space="preserve"> section </w:t>
      </w:r>
      <w:r w:rsidRPr="002D2E8B">
        <w:rPr>
          <w:rFonts w:ascii="Menlo Regular" w:hAnsi="Menlo Regular" w:cs="Menlo Regular"/>
          <w:color w:val="AA0D91"/>
          <w:sz w:val="22"/>
          <w:szCs w:val="22"/>
          <w:lang w:val="en-US"/>
        </w:rPr>
        <w:t>in</w:t>
      </w:r>
      <w:r w:rsidRPr="002D2E8B">
        <w:rPr>
          <w:rFonts w:ascii="Menlo Regular" w:hAnsi="Menlo Regular" w:cs="Menlo Regular"/>
          <w:color w:val="000000"/>
          <w:sz w:val="22"/>
          <w:szCs w:val="22"/>
          <w:lang w:val="en-US"/>
        </w:rPr>
        <w:t xml:space="preserve"> $(ls -d */)</w:t>
      </w:r>
    </w:p>
    <w:p w14:paraId="0EAC9F69"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do</w:t>
      </w:r>
    </w:p>
    <w:p w14:paraId="0F6C2882"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#Go into the section directory</w:t>
      </w:r>
    </w:p>
    <w:p w14:paraId="435AC0E5"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cd $section</w:t>
      </w:r>
    </w:p>
    <w:p w14:paraId="0BA6D77A"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#Loop through the species directories</w:t>
      </w:r>
    </w:p>
    <w:p w14:paraId="1AA52556"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for</w:t>
      </w:r>
      <w:r w:rsidRPr="002D2E8B">
        <w:rPr>
          <w:rFonts w:ascii="Menlo Regular" w:hAnsi="Menlo Regular" w:cs="Menlo Regular"/>
          <w:color w:val="000000"/>
          <w:sz w:val="22"/>
          <w:szCs w:val="22"/>
          <w:lang w:val="en-US"/>
        </w:rPr>
        <w:t xml:space="preserve"> z </w:t>
      </w:r>
      <w:r w:rsidRPr="002D2E8B">
        <w:rPr>
          <w:rFonts w:ascii="Menlo Regular" w:hAnsi="Menlo Regular" w:cs="Menlo Regular"/>
          <w:color w:val="AA0D91"/>
          <w:sz w:val="22"/>
          <w:szCs w:val="22"/>
          <w:lang w:val="en-US"/>
        </w:rPr>
        <w:t>in</w:t>
      </w:r>
      <w:r w:rsidRPr="002D2E8B">
        <w:rPr>
          <w:rFonts w:ascii="Menlo Regular" w:hAnsi="Menlo Regular" w:cs="Menlo Regular"/>
          <w:color w:val="000000"/>
          <w:sz w:val="22"/>
          <w:szCs w:val="22"/>
          <w:lang w:val="en-US"/>
        </w:rPr>
        <w:t xml:space="preserve"> $(ls -d */)</w:t>
      </w:r>
    </w:p>
    <w:p w14:paraId="4C9608B1"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do</w:t>
      </w:r>
    </w:p>
    <w:p w14:paraId="32D84DD6"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#Create variables</w:t>
      </w:r>
    </w:p>
    <w:p w14:paraId="2F2ED4EC"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species=${z%%/}</w:t>
      </w:r>
    </w:p>
    <w:p w14:paraId="32AB34D5"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ab/>
      </w:r>
      <w:r w:rsidRPr="002D2E8B">
        <w:rPr>
          <w:rFonts w:ascii="Menlo Regular" w:hAnsi="Menlo Regular" w:cs="Menlo Regular"/>
          <w:color w:val="000000"/>
          <w:sz w:val="22"/>
          <w:szCs w:val="22"/>
          <w:lang w:val="en-US"/>
        </w:rPr>
        <w:tab/>
      </w:r>
      <w:r w:rsidRPr="002D2E8B">
        <w:rPr>
          <w:rFonts w:ascii="Menlo Regular" w:hAnsi="Menlo Regular" w:cs="Menlo Regular"/>
          <w:color w:val="000000"/>
          <w:sz w:val="22"/>
          <w:szCs w:val="22"/>
          <w:lang w:val="en-US"/>
        </w:rPr>
        <w:tab/>
      </w:r>
      <w:r w:rsidRPr="002D2E8B">
        <w:rPr>
          <w:rFonts w:ascii="Menlo Regular" w:hAnsi="Menlo Regular" w:cs="Menlo Regular"/>
          <w:color w:val="000000"/>
          <w:sz w:val="22"/>
          <w:szCs w:val="22"/>
          <w:lang w:val="en-US"/>
        </w:rPr>
        <w:tab/>
        <w:t xml:space="preserve">echo </w:t>
      </w:r>
      <w:r w:rsidRPr="002D2E8B">
        <w:rPr>
          <w:rFonts w:ascii="Menlo Regular" w:hAnsi="Menlo Regular" w:cs="Menlo Regular"/>
          <w:color w:val="C41A16"/>
          <w:sz w:val="22"/>
          <w:szCs w:val="22"/>
          <w:lang w:val="en-US"/>
        </w:rPr>
        <w:t>"run traindata2.pl for $species"</w:t>
      </w:r>
    </w:p>
    <w:p w14:paraId="6D1693B6"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#Run the traindata2 script and redirect the output to a tsv file.</w:t>
      </w:r>
    </w:p>
    <w:p w14:paraId="162DA023"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#Give this file the name of the current directory</w:t>
      </w:r>
    </w:p>
    <w:p w14:paraId="6F650B4B"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perl ../../traindata2.pl -d ./$species -c </w:t>
      </w:r>
      <w:r w:rsidRPr="002D2E8B">
        <w:rPr>
          <w:rFonts w:ascii="Menlo Regular" w:hAnsi="Menlo Regular" w:cs="Menlo Regular"/>
          <w:color w:val="1C00CF"/>
          <w:sz w:val="22"/>
          <w:szCs w:val="22"/>
          <w:lang w:val="en-US"/>
        </w:rPr>
        <w:t>0</w:t>
      </w:r>
      <w:r w:rsidRPr="002D2E8B">
        <w:rPr>
          <w:rFonts w:ascii="Menlo Regular" w:hAnsi="Menlo Regular" w:cs="Menlo Regular"/>
          <w:color w:val="000000"/>
          <w:sz w:val="22"/>
          <w:szCs w:val="22"/>
          <w:lang w:val="en-US"/>
        </w:rPr>
        <w:t xml:space="preserve"> &gt; $species.tsv</w:t>
      </w:r>
    </w:p>
    <w:p w14:paraId="126F3F60"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done</w:t>
      </w:r>
    </w:p>
    <w:p w14:paraId="50DEF48E"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lastRenderedPageBreak/>
        <w:t xml:space="preserve">            </w:t>
      </w:r>
      <w:r w:rsidRPr="002D2E8B">
        <w:rPr>
          <w:rFonts w:ascii="Menlo Regular" w:hAnsi="Menlo Regular" w:cs="Menlo Regular"/>
          <w:color w:val="007400"/>
          <w:sz w:val="22"/>
          <w:szCs w:val="22"/>
          <w:lang w:val="en-US"/>
        </w:rPr>
        <w:t>#After loopging through the species directories go back to the Flower directory</w:t>
      </w:r>
    </w:p>
    <w:p w14:paraId="1458CBA6"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cd ..</w:t>
      </w:r>
    </w:p>
    <w:p w14:paraId="2D894D89"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done</w:t>
      </w:r>
    </w:p>
    <w:p w14:paraId="07705D62"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#After looping through the genus directories gou out of the Flower directory</w:t>
      </w:r>
    </w:p>
    <w:p w14:paraId="7CBB3F8E"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cd ..</w:t>
      </w:r>
    </w:p>
    <w:p w14:paraId="36822B50"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fi</w:t>
      </w:r>
    </w:p>
    <w:p w14:paraId="3AC4784D"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AA0D91"/>
          <w:sz w:val="22"/>
          <w:szCs w:val="22"/>
          <w:lang w:val="en-US"/>
        </w:rPr>
        <w:t>done</w:t>
      </w:r>
    </w:p>
    <w:p w14:paraId="1E47EC74"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p>
    <w:p w14:paraId="4846E6BF"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clear</w:t>
      </w:r>
    </w:p>
    <w:p w14:paraId="630F0799"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p>
    <w:p w14:paraId="53F78D99" w14:textId="52A36D18" w:rsidR="00715FE2" w:rsidRPr="002D2E8B" w:rsidRDefault="002D2E8B" w:rsidP="002D2E8B">
      <w:pPr>
        <w:rPr>
          <w:rFonts w:ascii="Menlo Regular" w:hAnsi="Menlo Regular" w:cs="Menlo Regular"/>
          <w:color w:val="C41A16"/>
          <w:sz w:val="22"/>
          <w:szCs w:val="22"/>
          <w:lang w:val="en-GB"/>
        </w:rPr>
      </w:pPr>
      <w:r w:rsidRPr="002D2E8B">
        <w:rPr>
          <w:rFonts w:ascii="Menlo Regular" w:hAnsi="Menlo Regular" w:cs="Menlo Regular"/>
          <w:color w:val="000000"/>
          <w:sz w:val="22"/>
          <w:szCs w:val="22"/>
          <w:lang w:val="en-US"/>
        </w:rPr>
        <w:t xml:space="preserve">echo </w:t>
      </w:r>
      <w:r w:rsidRPr="002D2E8B">
        <w:rPr>
          <w:rFonts w:ascii="Menlo Regular" w:hAnsi="Menlo Regular" w:cs="Menlo Regular"/>
          <w:color w:val="C41A16"/>
          <w:sz w:val="22"/>
          <w:szCs w:val="22"/>
          <w:lang w:val="en-US"/>
        </w:rPr>
        <w:t>"Done"</w:t>
      </w:r>
      <w:r w:rsidR="00715FE2" w:rsidRPr="002D2E8B">
        <w:rPr>
          <w:rFonts w:ascii="Menlo Regular" w:hAnsi="Menlo Regular" w:cs="Menlo Regular"/>
          <w:color w:val="C41A16"/>
          <w:sz w:val="22"/>
          <w:szCs w:val="22"/>
          <w:lang w:val="en-GB"/>
        </w:rPr>
        <w:br w:type="page"/>
      </w:r>
    </w:p>
    <w:p w14:paraId="603D32F1" w14:textId="77777777" w:rsidR="00D25567" w:rsidRPr="0020749A" w:rsidRDefault="00E232EB" w:rsidP="00E232EB">
      <w:pPr>
        <w:pStyle w:val="Kop3"/>
        <w:numPr>
          <w:ilvl w:val="1"/>
          <w:numId w:val="1"/>
        </w:numPr>
        <w:rPr>
          <w:lang w:val="en-GB"/>
        </w:rPr>
      </w:pPr>
      <w:bookmarkStart w:id="130" w:name="_Toc260580265"/>
      <w:r w:rsidRPr="0020749A">
        <w:rPr>
          <w:lang w:val="en-GB"/>
        </w:rPr>
        <w:lastRenderedPageBreak/>
        <w:t>Css</w:t>
      </w:r>
      <w:bookmarkEnd w:id="130"/>
    </w:p>
    <w:p w14:paraId="26D8376C" w14:textId="77777777" w:rsidR="000779B1" w:rsidRPr="0020749A" w:rsidRDefault="00244D9B" w:rsidP="000779B1">
      <w:pPr>
        <w:pStyle w:val="Kop4"/>
        <w:numPr>
          <w:ilvl w:val="2"/>
          <w:numId w:val="1"/>
        </w:numPr>
        <w:rPr>
          <w:lang w:val="en-GB"/>
        </w:rPr>
      </w:pPr>
      <w:bookmarkStart w:id="131" w:name="_Toc260580266"/>
      <w:r w:rsidRPr="0020749A">
        <w:rPr>
          <w:lang w:val="en-GB"/>
        </w:rPr>
        <w:t>computer.css</w:t>
      </w:r>
      <w:bookmarkEnd w:id="131"/>
    </w:p>
    <w:p w14:paraId="4FD2E4FA" w14:textId="77777777" w:rsidR="00244D9B" w:rsidRPr="0020749A" w:rsidRDefault="00244D9B" w:rsidP="00244D9B">
      <w:pPr>
        <w:rPr>
          <w:lang w:val="en-GB"/>
        </w:rPr>
      </w:pPr>
    </w:p>
    <w:p w14:paraId="4B900DE3"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This is the default lay-out for the webpages */</w:t>
      </w:r>
    </w:p>
    <w:p w14:paraId="7071AA09"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p>
    <w:p w14:paraId="5394FCAD"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@media screen {</w:t>
      </w:r>
    </w:p>
    <w:p w14:paraId="15AE57C9"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body */</w:t>
      </w:r>
    </w:p>
    <w:p w14:paraId="5C6A72D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body {</w:t>
      </w:r>
    </w:p>
    <w:p w14:paraId="7AC389A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text in the middel of the page */</w:t>
      </w:r>
    </w:p>
    <w:p w14:paraId="3A83A6D4"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text-align: center;</w:t>
      </w:r>
    </w:p>
    <w:p w14:paraId="67A3D57A"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341879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3FB25EF"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page */        </w:t>
      </w:r>
    </w:p>
    <w:p w14:paraId="64EB349D"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#page {</w:t>
      </w:r>
    </w:p>
    <w:p w14:paraId="2E4E4F5E"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w:t>
      </w:r>
    </w:p>
    <w:p w14:paraId="0D4784F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960px;</w:t>
      </w:r>
    </w:p>
    <w:p w14:paraId="0BC3E97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5DF705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text left */</w:t>
      </w:r>
    </w:p>
    <w:p w14:paraId="17E6713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text-align: left;</w:t>
      </w:r>
    </w:p>
    <w:p w14:paraId="7E92CF5A"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129B79D"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automatically the area around the page */</w:t>
      </w:r>
    </w:p>
    <w:p w14:paraId="1875EF0F"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margin: 10px auto 20px auto;</w:t>
      </w:r>
    </w:p>
    <w:p w14:paraId="7F60D0F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03C73C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Set the background color to white */</w:t>
      </w:r>
    </w:p>
    <w:p w14:paraId="6A31BAF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background-color:white;</w:t>
      </w:r>
    </w:p>
    <w:p w14:paraId="10DE2EE9"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6BA555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567F8DE"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logo */</w:t>
      </w:r>
    </w:p>
    <w:p w14:paraId="20C31A77"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#logo {</w:t>
      </w:r>
    </w:p>
    <w:p w14:paraId="77DB1B7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logo on the leftside of the page */</w:t>
      </w:r>
    </w:p>
    <w:p w14:paraId="2BB8EAE9"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7018C847"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1C8519E"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of the logo is 200 pixels */</w:t>
      </w:r>
    </w:p>
    <w:p w14:paraId="7CEFDDC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191B40A3"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58B59A6"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DFB042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sidebar, not used, but available for later */</w:t>
      </w:r>
    </w:p>
    <w:p w14:paraId="71DA431F"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/*#sidebar {</w:t>
      </w:r>
    </w:p>
    <w:p w14:paraId="5D4DF3FF"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right;</w:t>
      </w:r>
    </w:p>
    <w:p w14:paraId="129661AB"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2E2DA368"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1px solid #E3004A;</w:t>
      </w:r>
    </w:p>
    <w:p w14:paraId="27E28ECB"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98CDC8F"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BF6397B"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content */</w:t>
      </w:r>
    </w:p>
    <w:p w14:paraId="60081439"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#content {</w:t>
      </w:r>
    </w:p>
    <w:p w14:paraId="30FCC85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content left, because logo is described first, the content will</w:t>
      </w:r>
    </w:p>
    <w:p w14:paraId="6C9D9DB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be displayed right of the logo */</w:t>
      </w:r>
    </w:p>
    <w:p w14:paraId="75B7A06F"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2092BC6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851D16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of this box will be automaticly changed to the content */</w:t>
      </w:r>
    </w:p>
    <w:p w14:paraId="35DAE8B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auto;</w:t>
      </w:r>
    </w:p>
    <w:p w14:paraId="2A1E398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490C3DB"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a border around the content</w:t>
      </w:r>
    </w:p>
    <w:p w14:paraId="20B69907"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3 pixels widht with a pink-like color, The same color of the</w:t>
      </w:r>
    </w:p>
    <w:p w14:paraId="18196DA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Naturalis logo */</w:t>
      </w:r>
    </w:p>
    <w:p w14:paraId="229127F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3px solid #E3004A;</w:t>
      </w:r>
    </w:p>
    <w:p w14:paraId="35B614D4"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549DF69"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10 pixels around the content, inside de border */</w:t>
      </w:r>
    </w:p>
    <w:p w14:paraId="1E0C832F"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padding: 10px;</w:t>
      </w:r>
    </w:p>
    <w:p w14:paraId="611152DA"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0A4588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BE5ED84"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footer */</w:t>
      </w:r>
    </w:p>
    <w:p w14:paraId="6ED5C82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#footer {</w:t>
      </w:r>
    </w:p>
    <w:p w14:paraId="1A6B787A"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footer on the bottom */</w:t>
      </w:r>
    </w:p>
    <w:p w14:paraId="27F995BF"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position:absolute;</w:t>
      </w:r>
    </w:p>
    <w:p w14:paraId="2CF2876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bottom:10px;</w:t>
      </w:r>
    </w:p>
    <w:p w14:paraId="6F41F533"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068A3DB"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962EBFD"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paragraph */</w:t>
      </w:r>
    </w:p>
    <w:p w14:paraId="4304242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 {</w:t>
      </w:r>
    </w:p>
    <w:p w14:paraId="10EC8EF8"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5E35718B"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1em;</w:t>
      </w:r>
    </w:p>
    <w:p w14:paraId="4351DD34"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69FE976"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FCC17FA"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Header1 */</w:t>
      </w:r>
    </w:p>
    <w:p w14:paraId="43C0AFEE"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h1 {</w:t>
      </w:r>
    </w:p>
    <w:p w14:paraId="522A1CB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349BAD56"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1.9em;</w:t>
      </w:r>
    </w:p>
    <w:p w14:paraId="5355797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2166B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96DE22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Header2 */</w:t>
      </w:r>
    </w:p>
    <w:p w14:paraId="1788E48E"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h2 {</w:t>
      </w:r>
    </w:p>
    <w:p w14:paraId="79B4E9E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2C7D7C3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1.7em;</w:t>
      </w:r>
    </w:p>
    <w:p w14:paraId="6512054B"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F61EF8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B2DF8D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DB0F76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Header3 */</w:t>
      </w:r>
    </w:p>
    <w:p w14:paraId="690FD80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h3 {</w:t>
      </w:r>
    </w:p>
    <w:p w14:paraId="1FE035F4"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77829333"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1.5em;</w:t>
      </w:r>
    </w:p>
    <w:p w14:paraId="6756094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AADFB0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F83EB0D"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Header4 */</w:t>
      </w:r>
    </w:p>
    <w:p w14:paraId="72DD0B57"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h4 {</w:t>
      </w:r>
    </w:p>
    <w:p w14:paraId="2508FC99"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64CF33F3"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1.3em;</w:t>
      </w:r>
    </w:p>
    <w:p w14:paraId="7C08DE38"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B420E97"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036A7A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text with id small */</w:t>
      </w:r>
    </w:p>
    <w:p w14:paraId="3BC966D6"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#small {</w:t>
      </w:r>
    </w:p>
    <w:p w14:paraId="387B050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0.75em;</w:t>
      </w:r>
    </w:p>
    <w:p w14:paraId="627D6703"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FE5CD2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DFB7289"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the forms */</w:t>
      </w:r>
    </w:p>
    <w:p w14:paraId="2265BBE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 {</w:t>
      </w:r>
    </w:p>
    <w:p w14:paraId="33E54C8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7EB4B95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1em;</w:t>
      </w:r>
    </w:p>
    <w:p w14:paraId="76364B1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BEAA1B8"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p>
    <w:p w14:paraId="134AE1E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the input box */</w:t>
      </w:r>
    </w:p>
    <w:p w14:paraId="3AC8BDB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input {</w:t>
      </w:r>
    </w:p>
    <w:p w14:paraId="422235A6"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3570EEEE"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1em;</w:t>
      </w:r>
    </w:p>
    <w:p w14:paraId="488B013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7B9A1C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77EFA46"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the text with id button */</w:t>
      </w:r>
    </w:p>
    <w:p w14:paraId="6D5419C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#button {</w:t>
      </w:r>
    </w:p>
    <w:p w14:paraId="4E6D088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47EC45C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1.25em;</w:t>
      </w:r>
    </w:p>
    <w:p w14:paraId="4E3CF7D8"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85AF22F" w14:textId="5B8D371E" w:rsidR="00244D9B" w:rsidRPr="0020749A" w:rsidRDefault="00244D9B" w:rsidP="003F422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r w:rsidRPr="0020749A">
        <w:rPr>
          <w:rFonts w:ascii="Menlo Regular" w:hAnsi="Menlo Regular" w:cs="Menlo Regular"/>
          <w:color w:val="000000"/>
          <w:sz w:val="22"/>
          <w:szCs w:val="22"/>
          <w:lang w:val="en-GB"/>
        </w:rPr>
        <w:br w:type="page"/>
      </w:r>
    </w:p>
    <w:p w14:paraId="5409FCFE" w14:textId="77777777" w:rsidR="00244D9B" w:rsidRPr="0020749A" w:rsidRDefault="00244D9B" w:rsidP="00244D9B">
      <w:pPr>
        <w:pStyle w:val="Kop4"/>
        <w:numPr>
          <w:ilvl w:val="2"/>
          <w:numId w:val="1"/>
        </w:numPr>
        <w:rPr>
          <w:lang w:val="en-GB"/>
        </w:rPr>
      </w:pPr>
      <w:bookmarkStart w:id="132" w:name="_Toc260580267"/>
      <w:r w:rsidRPr="0020749A">
        <w:rPr>
          <w:lang w:val="en-GB"/>
        </w:rPr>
        <w:lastRenderedPageBreak/>
        <w:t>mobile.css</w:t>
      </w:r>
      <w:bookmarkEnd w:id="132"/>
    </w:p>
    <w:p w14:paraId="1E3B894C" w14:textId="77777777" w:rsidR="00244D9B" w:rsidRPr="0020749A" w:rsidRDefault="00244D9B" w:rsidP="00244D9B">
      <w:pPr>
        <w:rPr>
          <w:lang w:val="en-GB"/>
        </w:rPr>
      </w:pPr>
    </w:p>
    <w:p w14:paraId="5799A779"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@media handheld {</w:t>
      </w:r>
    </w:p>
    <w:p w14:paraId="3CBABF4C"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body */</w:t>
      </w:r>
    </w:p>
    <w:p w14:paraId="6349A77D"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body {</w:t>
      </w:r>
    </w:p>
    <w:p w14:paraId="1BAB614C"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text in the middel of the page */</w:t>
      </w:r>
    </w:p>
    <w:p w14:paraId="18C04FE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text-align: center;</w:t>
      </w:r>
    </w:p>
    <w:p w14:paraId="24C5A8E9"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DEDA645"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11084AD"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1BEB1FE"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logo */</w:t>
      </w:r>
    </w:p>
    <w:p w14:paraId="6BBF529C"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#logo {</w:t>
      </w:r>
    </w:p>
    <w:p w14:paraId="25D115B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logo on the leftside of the page */</w:t>
      </w:r>
    </w:p>
    <w:p w14:paraId="613C0997"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5748D17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F9822B0"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of the logo is 200 pixels */</w:t>
      </w:r>
    </w:p>
    <w:p w14:paraId="2A7781B8"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45B84A22"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A00CF78"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C24159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sidebar, not used, but available for later */</w:t>
      </w:r>
    </w:p>
    <w:p w14:paraId="2F5E453C"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/*#sidebar {</w:t>
      </w:r>
    </w:p>
    <w:p w14:paraId="4E92EBC8"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right;</w:t>
      </w:r>
    </w:p>
    <w:p w14:paraId="756C417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5517EB4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1px solid #E3004A;</w:t>
      </w:r>
    </w:p>
    <w:p w14:paraId="11A94761"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624062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F0C6BDE"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content */</w:t>
      </w:r>
    </w:p>
    <w:p w14:paraId="2A9306DB"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#content {</w:t>
      </w:r>
    </w:p>
    <w:p w14:paraId="657AC5E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content left, because logo is described first, the content will</w:t>
      </w:r>
    </w:p>
    <w:p w14:paraId="3207915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be displayed right of the logo */</w:t>
      </w:r>
    </w:p>
    <w:p w14:paraId="6760006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68FBB5D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B7D1909"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of this box will be automaticly changed to the content self */</w:t>
      </w:r>
    </w:p>
    <w:p w14:paraId="29362CC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auto;</w:t>
      </w:r>
    </w:p>
    <w:p w14:paraId="1E5FFB0D"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32EDCC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a border around the content</w:t>
      </w:r>
    </w:p>
    <w:p w14:paraId="17D82A2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3 pixels widht with a pink-like color, The same color of the</w:t>
      </w:r>
    </w:p>
    <w:p w14:paraId="5AD55FD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Naturalis logo */</w:t>
      </w:r>
    </w:p>
    <w:p w14:paraId="46CBE21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13px solid #E3004A;</w:t>
      </w:r>
    </w:p>
    <w:p w14:paraId="16ACDA9B"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04B2EC6"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10 pixels around the content, inside de border */</w:t>
      </w:r>
    </w:p>
    <w:p w14:paraId="5F4E19D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padding: 10px;</w:t>
      </w:r>
    </w:p>
    <w:p w14:paraId="5241A0D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AC39977"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CE349C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footer */</w:t>
      </w:r>
    </w:p>
    <w:p w14:paraId="3691AE62"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#footer {</w:t>
      </w:r>
    </w:p>
    <w:p w14:paraId="0DDBB8D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footer on the bottom */</w:t>
      </w:r>
    </w:p>
    <w:p w14:paraId="414F2F1B"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position:absolute;</w:t>
      </w:r>
    </w:p>
    <w:p w14:paraId="15CEE339"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bottom:10px;</w:t>
      </w:r>
    </w:p>
    <w:p w14:paraId="3CEFAEF7"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218087B"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F0A2CD9"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paragraph */</w:t>
      </w:r>
    </w:p>
    <w:p w14:paraId="44677CB0"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 {</w:t>
      </w:r>
    </w:p>
    <w:p w14:paraId="51274F8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6C226426"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2em;</w:t>
      </w:r>
    </w:p>
    <w:p w14:paraId="7E6906E7"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p>
    <w:p w14:paraId="1E3ACAEC"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087951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Header1 */</w:t>
      </w:r>
    </w:p>
    <w:p w14:paraId="7C6EF5D5"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h1 {</w:t>
      </w:r>
    </w:p>
    <w:p w14:paraId="47D9D6D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0B144762"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3.8em;</w:t>
      </w:r>
    </w:p>
    <w:p w14:paraId="24033A71"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AE5D19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DA6BE89"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Header2 */</w:t>
      </w:r>
    </w:p>
    <w:p w14:paraId="10E8737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h2 {</w:t>
      </w:r>
    </w:p>
    <w:p w14:paraId="40A1C8E9"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19A56D16"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3.4em;</w:t>
      </w:r>
    </w:p>
    <w:p w14:paraId="7A56A1AE"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885955B"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7BFBBB8"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1915EC1"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Header3 */</w:t>
      </w:r>
    </w:p>
    <w:p w14:paraId="00ECF4F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h3 {</w:t>
      </w:r>
    </w:p>
    <w:p w14:paraId="1D7DB1CC"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7A1A965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3em;</w:t>
      </w:r>
    </w:p>
    <w:p w14:paraId="69061B32"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A4E4D5E"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8FAE0D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Header4 */</w:t>
      </w:r>
    </w:p>
    <w:p w14:paraId="6B8FB1AD"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h4 {</w:t>
      </w:r>
    </w:p>
    <w:p w14:paraId="02A02E71"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56224A70"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2.6em;</w:t>
      </w:r>
    </w:p>
    <w:p w14:paraId="7C8E9D07"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62B0D6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CAF006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text with id small */</w:t>
      </w:r>
    </w:p>
    <w:p w14:paraId="20AFB8F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#small {</w:t>
      </w:r>
    </w:p>
    <w:p w14:paraId="105819D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1.25em;</w:t>
      </w:r>
    </w:p>
    <w:p w14:paraId="1EE386AD"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9B25837"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9EF06C0"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the forms */</w:t>
      </w:r>
    </w:p>
    <w:p w14:paraId="11E2EC9D"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 {</w:t>
      </w:r>
    </w:p>
    <w:p w14:paraId="499BF5FC"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7F38B22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2em;</w:t>
      </w:r>
    </w:p>
    <w:p w14:paraId="3D17EB7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9B232E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45720C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the input box */</w:t>
      </w:r>
    </w:p>
    <w:p w14:paraId="3D925FB8"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input {</w:t>
      </w:r>
    </w:p>
    <w:p w14:paraId="336EEA5D"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4121C76E"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2em;</w:t>
      </w:r>
    </w:p>
    <w:p w14:paraId="47EC920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9AB639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F19AA5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the text with id button */</w:t>
      </w:r>
    </w:p>
    <w:p w14:paraId="36A9CFA9"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#button {</w:t>
      </w:r>
    </w:p>
    <w:p w14:paraId="2B90555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5B27E238"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2.5em;</w:t>
      </w:r>
    </w:p>
    <w:p w14:paraId="241E6DD7"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2D72162" w14:textId="4C51072D" w:rsidR="00244D9B" w:rsidRPr="0020749A" w:rsidRDefault="00244D9B" w:rsidP="006E0F4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r w:rsidRPr="0020749A">
        <w:rPr>
          <w:rFonts w:ascii="Menlo Regular" w:hAnsi="Menlo Regular" w:cs="Menlo Regular"/>
          <w:color w:val="000000"/>
          <w:sz w:val="22"/>
          <w:szCs w:val="22"/>
          <w:lang w:val="en-GB"/>
        </w:rPr>
        <w:br w:type="page"/>
      </w:r>
    </w:p>
    <w:p w14:paraId="52287774" w14:textId="77777777" w:rsidR="00E232EB" w:rsidRPr="0020749A" w:rsidRDefault="00E232EB" w:rsidP="00E232EB">
      <w:pPr>
        <w:pStyle w:val="Kop3"/>
        <w:numPr>
          <w:ilvl w:val="1"/>
          <w:numId w:val="1"/>
        </w:numPr>
        <w:rPr>
          <w:lang w:val="en-GB"/>
        </w:rPr>
      </w:pPr>
      <w:bookmarkStart w:id="133" w:name="_Toc260580268"/>
      <w:commentRangeStart w:id="134"/>
      <w:r w:rsidRPr="0020749A">
        <w:rPr>
          <w:lang w:val="en-GB"/>
        </w:rPr>
        <w:lastRenderedPageBreak/>
        <w:t>Html</w:t>
      </w:r>
      <w:bookmarkEnd w:id="133"/>
      <w:commentRangeEnd w:id="134"/>
      <w:r w:rsidR="006E0F41">
        <w:rPr>
          <w:rStyle w:val="Verwijzingopmerking"/>
          <w:rFonts w:eastAsiaTheme="minorEastAsia" w:cstheme="minorBidi"/>
          <w:b w:val="0"/>
          <w:bCs w:val="0"/>
          <w:color w:val="auto"/>
        </w:rPr>
        <w:commentReference w:id="134"/>
      </w:r>
    </w:p>
    <w:p w14:paraId="757B8896" w14:textId="77777777" w:rsidR="00244D9B" w:rsidRPr="0020749A" w:rsidRDefault="00244D9B" w:rsidP="00244D9B">
      <w:pPr>
        <w:pStyle w:val="Kop4"/>
        <w:numPr>
          <w:ilvl w:val="2"/>
          <w:numId w:val="1"/>
        </w:numPr>
        <w:rPr>
          <w:lang w:val="en-GB"/>
        </w:rPr>
      </w:pPr>
      <w:bookmarkStart w:id="135" w:name="_Toc260580269"/>
      <w:r w:rsidRPr="0020749A">
        <w:rPr>
          <w:lang w:val="en-GB"/>
        </w:rPr>
        <w:t>computer_invalid_login.html</w:t>
      </w:r>
      <w:bookmarkEnd w:id="135"/>
    </w:p>
    <w:p w14:paraId="1F33CE77" w14:textId="77777777" w:rsidR="00244D9B" w:rsidRPr="0020749A" w:rsidRDefault="00244D9B" w:rsidP="00244D9B">
      <w:pPr>
        <w:rPr>
          <w:lang w:val="en-GB"/>
        </w:rPr>
      </w:pPr>
    </w:p>
    <w:p w14:paraId="21847B55"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computer template and override the content block --&gt;</w:t>
      </w:r>
    </w:p>
    <w:p w14:paraId="727C2605"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"computer.html" %}</w:t>
      </w:r>
    </w:p>
    <w:p w14:paraId="1FCB8C39"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p>
    <w:p w14:paraId="5ECF2AAA"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4CA4B24B"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Invalid login{% endblock %}</w:t>
      </w:r>
    </w:p>
    <w:p w14:paraId="6558CEB8"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p>
    <w:p w14:paraId="1AFF6321"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528AAD3F"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2D2535EF"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792E8D2"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telling the login details are incorrect --&gt;</w:t>
      </w:r>
    </w:p>
    <w:p w14:paraId="29FA6F59"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Your login details are invalid!</w:t>
      </w:r>
      <w:r w:rsidRPr="0020749A">
        <w:rPr>
          <w:rFonts w:ascii="Menlo Regular" w:hAnsi="Menlo Regular" w:cs="Menlo Regular"/>
          <w:color w:val="AA0D91"/>
          <w:sz w:val="22"/>
          <w:szCs w:val="22"/>
          <w:lang w:val="en-GB"/>
        </w:rPr>
        <w:t>&lt;/h2&gt;</w:t>
      </w:r>
    </w:p>
    <w:p w14:paraId="078E5F82"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BF2BE36"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login again --&gt;</w:t>
      </w:r>
    </w:p>
    <w:p w14:paraId="2A782277"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"/accounts/login/"</w:t>
      </w:r>
      <w:r w:rsidRPr="0020749A">
        <w:rPr>
          <w:rFonts w:ascii="Menlo Regular" w:hAnsi="Menlo Regular" w:cs="Menlo Regular"/>
          <w:color w:val="AA0D91"/>
          <w:sz w:val="22"/>
          <w:szCs w:val="22"/>
          <w:lang w:val="en-GB"/>
        </w:rPr>
        <w:t>&gt;</w:t>
      </w:r>
    </w:p>
    <w:p w14:paraId="5DCF0B04"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Try again inside --&gt;</w:t>
      </w:r>
    </w:p>
    <w:p w14:paraId="6AE685D9"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"Try again"</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28A9B72A"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11E49E4D"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A99B3DC"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4595C820"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go back to the welcome page --&gt;</w:t>
      </w:r>
    </w:p>
    <w:p w14:paraId="1E2B5F39"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00F0E142"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Home inside --&gt;</w:t>
      </w:r>
    </w:p>
    <w:p w14:paraId="33FE4265"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3C45F6FB"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6320DBCD"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E9D3D1B" w14:textId="77777777" w:rsidR="00C81C2F" w:rsidRPr="0020749A" w:rsidRDefault="00C81C2F" w:rsidP="00C81C2F">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713E3BC0" w14:textId="77777777" w:rsidR="00244D9B" w:rsidRPr="0020749A" w:rsidRDefault="006C0A11" w:rsidP="00C81C2F">
      <w:pPr>
        <w:pStyle w:val="Kop4"/>
        <w:numPr>
          <w:ilvl w:val="2"/>
          <w:numId w:val="1"/>
        </w:numPr>
        <w:rPr>
          <w:lang w:val="en-GB"/>
        </w:rPr>
      </w:pPr>
      <w:bookmarkStart w:id="136" w:name="_Toc260580270"/>
      <w:r w:rsidRPr="0020749A">
        <w:rPr>
          <w:lang w:val="en-GB"/>
        </w:rPr>
        <w:lastRenderedPageBreak/>
        <w:t>computer_login.html</w:t>
      </w:r>
      <w:bookmarkEnd w:id="136"/>
    </w:p>
    <w:p w14:paraId="7B873A32" w14:textId="77777777" w:rsidR="006C0A11" w:rsidRPr="0020749A" w:rsidRDefault="006C0A11" w:rsidP="006C0A11">
      <w:pPr>
        <w:rPr>
          <w:lang w:val="en-GB"/>
        </w:rPr>
      </w:pPr>
    </w:p>
    <w:p w14:paraId="0DD07D5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computer template and override the content block --&gt;</w:t>
      </w:r>
    </w:p>
    <w:p w14:paraId="126518B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"computer.html" %}</w:t>
      </w:r>
    </w:p>
    <w:p w14:paraId="4B731C5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1A1253D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4C269DE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Login{% endblock %}</w:t>
      </w:r>
    </w:p>
    <w:p w14:paraId="0085192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D231D1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172034C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4996975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137E3C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--&gt;</w:t>
      </w:r>
    </w:p>
    <w:p w14:paraId="4829B69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&lt;h3&gt;</w:t>
      </w:r>
      <w:r w:rsidRPr="0020749A">
        <w:rPr>
          <w:rFonts w:ascii="Menlo Regular" w:hAnsi="Menlo Regular" w:cs="Menlo Regular"/>
          <w:color w:val="000000"/>
          <w:sz w:val="22"/>
          <w:szCs w:val="22"/>
          <w:lang w:val="en-GB"/>
        </w:rPr>
        <w:t>Login required to remove files!</w:t>
      </w:r>
      <w:r w:rsidRPr="0020749A">
        <w:rPr>
          <w:rFonts w:ascii="Menlo Regular" w:hAnsi="Menlo Regular" w:cs="Menlo Regular"/>
          <w:color w:val="AA0D91"/>
          <w:sz w:val="22"/>
          <w:szCs w:val="22"/>
          <w:lang w:val="en-GB"/>
        </w:rPr>
        <w:t>&lt;/h3&gt;</w:t>
      </w:r>
      <w:r w:rsidRPr="0020749A">
        <w:rPr>
          <w:rFonts w:ascii="Menlo Regular" w:hAnsi="Menlo Regular" w:cs="Menlo Regular"/>
          <w:color w:val="000000"/>
          <w:sz w:val="22"/>
          <w:szCs w:val="22"/>
          <w:lang w:val="en-GB"/>
        </w:rPr>
        <w:t xml:space="preserve">    </w:t>
      </w:r>
    </w:p>
    <w:p w14:paraId="034D7C6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EAAE0F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Ask for the username and password --&gt;</w:t>
      </w:r>
    </w:p>
    <w:p w14:paraId="0C86857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"/accounts/auth/"</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method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"post"</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 csrf_token %}</w:t>
      </w:r>
    </w:p>
    <w:p w14:paraId="1FBABCC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&lt;label </w:t>
      </w:r>
      <w:r w:rsidRPr="0020749A">
        <w:rPr>
          <w:rFonts w:ascii="Menlo Regular" w:hAnsi="Menlo Regular" w:cs="Menlo Regular"/>
          <w:color w:val="836C28"/>
          <w:sz w:val="22"/>
          <w:szCs w:val="22"/>
          <w:lang w:val="en-GB"/>
        </w:rPr>
        <w:t>for</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"username"</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User name:</w:t>
      </w:r>
      <w:r w:rsidRPr="0020749A">
        <w:rPr>
          <w:rFonts w:ascii="Menlo Regular" w:hAnsi="Menlo Regular" w:cs="Menlo Regular"/>
          <w:color w:val="AA0D91"/>
          <w:sz w:val="22"/>
          <w:szCs w:val="22"/>
          <w:lang w:val="en-GB"/>
        </w:rPr>
        <w:t>&lt;/label&gt;</w:t>
      </w:r>
    </w:p>
    <w:p w14:paraId="59E9385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"text"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name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"username"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"username"</w:t>
      </w:r>
      <w:r w:rsidRPr="0020749A">
        <w:rPr>
          <w:rFonts w:ascii="Menlo Regular" w:hAnsi="Menlo Regular" w:cs="Menlo Regular"/>
          <w:color w:val="AA0D91"/>
          <w:sz w:val="22"/>
          <w:szCs w:val="22"/>
          <w:lang w:val="en-GB"/>
        </w:rPr>
        <w:t>&gt;</w:t>
      </w:r>
    </w:p>
    <w:p w14:paraId="6323733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6206F5D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&lt;label </w:t>
      </w:r>
      <w:r w:rsidRPr="0020749A">
        <w:rPr>
          <w:rFonts w:ascii="Menlo Regular" w:hAnsi="Menlo Regular" w:cs="Menlo Regular"/>
          <w:color w:val="836C28"/>
          <w:sz w:val="22"/>
          <w:szCs w:val="22"/>
          <w:lang w:val="en-GB"/>
        </w:rPr>
        <w:t>for</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"password"</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Password:</w:t>
      </w:r>
      <w:r w:rsidRPr="0020749A">
        <w:rPr>
          <w:rFonts w:ascii="Menlo Regular" w:hAnsi="Menlo Regular" w:cs="Menlo Regular"/>
          <w:color w:val="AA0D91"/>
          <w:sz w:val="22"/>
          <w:szCs w:val="22"/>
          <w:lang w:val="en-GB"/>
        </w:rPr>
        <w:t>&lt;/label&gt;</w:t>
      </w:r>
    </w:p>
    <w:p w14:paraId="4013220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"password"</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name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"password"</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"pasword"</w:t>
      </w:r>
      <w:r w:rsidRPr="0020749A">
        <w:rPr>
          <w:rFonts w:ascii="Menlo Regular" w:hAnsi="Menlo Regular" w:cs="Menlo Regular"/>
          <w:color w:val="AA0D91"/>
          <w:sz w:val="22"/>
          <w:szCs w:val="22"/>
          <w:lang w:val="en-GB"/>
        </w:rPr>
        <w:t>&gt;</w:t>
      </w:r>
    </w:p>
    <w:p w14:paraId="390D8BB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57B49F4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"login"</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475027E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6918E94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BBACA8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47F930B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go back to the home page --&gt;</w:t>
      </w:r>
    </w:p>
    <w:p w14:paraId="3DCE4D1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2E716F0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Home inside --&gt;</w:t>
      </w:r>
    </w:p>
    <w:p w14:paraId="50BD7EC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10B4FE8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0A94FB9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0840647"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33F19D66" w14:textId="77777777" w:rsidR="006C0A11" w:rsidRPr="0020749A" w:rsidRDefault="006C0A11" w:rsidP="006C0A11">
      <w:pPr>
        <w:pStyle w:val="Kop4"/>
        <w:numPr>
          <w:ilvl w:val="2"/>
          <w:numId w:val="1"/>
        </w:numPr>
        <w:rPr>
          <w:lang w:val="en-GB"/>
        </w:rPr>
      </w:pPr>
      <w:bookmarkStart w:id="137" w:name="_Toc260580271"/>
      <w:r w:rsidRPr="0020749A">
        <w:rPr>
          <w:lang w:val="en-GB"/>
        </w:rPr>
        <w:lastRenderedPageBreak/>
        <w:t>computer_remove.html</w:t>
      </w:r>
      <w:bookmarkEnd w:id="137"/>
    </w:p>
    <w:p w14:paraId="57301018" w14:textId="77777777" w:rsidR="006C0A11" w:rsidRPr="0020749A" w:rsidRDefault="006C0A11" w:rsidP="006C0A11">
      <w:pPr>
        <w:rPr>
          <w:lang w:val="en-GB"/>
        </w:rPr>
      </w:pPr>
    </w:p>
    <w:p w14:paraId="69E651D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computer template and override the content block --&gt;</w:t>
      </w:r>
    </w:p>
    <w:p w14:paraId="43DE9F3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"computer.html" %}</w:t>
      </w:r>
    </w:p>
    <w:p w14:paraId="4E8FC3D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7C5929C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03A3CDB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Files removed{% endblock %}</w:t>
      </w:r>
    </w:p>
    <w:p w14:paraId="3E17E86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63AB79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05A1FA5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320DB75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33E84D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telling the task has been completed --&gt;</w:t>
      </w:r>
    </w:p>
    <w:p w14:paraId="207B84A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Removing complete!</w:t>
      </w:r>
      <w:r w:rsidRPr="0020749A">
        <w:rPr>
          <w:rFonts w:ascii="Menlo Regular" w:hAnsi="Menlo Regular" w:cs="Menlo Regular"/>
          <w:color w:val="AA0D91"/>
          <w:sz w:val="22"/>
          <w:szCs w:val="22"/>
          <w:lang w:val="en-GB"/>
        </w:rPr>
        <w:t>&lt;/h2&gt;</w:t>
      </w:r>
    </w:p>
    <w:p w14:paraId="3D9CABE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Give detailed information --&gt;</w:t>
      </w:r>
    </w:p>
    <w:p w14:paraId="3E7B56F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All uploaded pictures and their results</w:t>
      </w:r>
      <w:r w:rsidRPr="0020749A">
        <w:rPr>
          <w:rFonts w:ascii="Menlo Regular" w:hAnsi="Menlo Regular" w:cs="Menlo Regular"/>
          <w:color w:val="AA0D91"/>
          <w:sz w:val="22"/>
          <w:szCs w:val="22"/>
          <w:lang w:val="en-GB"/>
        </w:rPr>
        <w:t>&lt;BR&gt;</w:t>
      </w:r>
    </w:p>
    <w:p w14:paraId="1CC5303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are moved to the results directory</w:t>
      </w:r>
      <w:r w:rsidRPr="0020749A">
        <w:rPr>
          <w:rFonts w:ascii="Menlo Regular" w:hAnsi="Menlo Regular" w:cs="Menlo Regular"/>
          <w:color w:val="AA0D91"/>
          <w:sz w:val="22"/>
          <w:szCs w:val="22"/>
          <w:lang w:val="en-GB"/>
        </w:rPr>
        <w:t>&lt;/p&gt;</w:t>
      </w:r>
    </w:p>
    <w:p w14:paraId="53D7243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You have removed the following files:</w:t>
      </w:r>
      <w:r w:rsidRPr="0020749A">
        <w:rPr>
          <w:rFonts w:ascii="Menlo Regular" w:hAnsi="Menlo Regular" w:cs="Menlo Regular"/>
          <w:color w:val="AA0D91"/>
          <w:sz w:val="22"/>
          <w:szCs w:val="22"/>
          <w:lang w:val="en-GB"/>
        </w:rPr>
        <w:t>&lt;/p&gt;</w:t>
      </w:r>
    </w:p>
    <w:p w14:paraId="7F9620D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{{uploads}}</w:t>
      </w:r>
      <w:r w:rsidRPr="0020749A">
        <w:rPr>
          <w:rFonts w:ascii="Menlo Regular" w:hAnsi="Menlo Regular" w:cs="Menlo Regular"/>
          <w:color w:val="AA0D91"/>
          <w:sz w:val="22"/>
          <w:szCs w:val="22"/>
          <w:lang w:val="en-GB"/>
        </w:rPr>
        <w:t>&lt;/p&gt;</w:t>
      </w:r>
    </w:p>
    <w:p w14:paraId="3D76821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{{temps}}</w:t>
      </w:r>
      <w:r w:rsidRPr="0020749A">
        <w:rPr>
          <w:rFonts w:ascii="Menlo Regular" w:hAnsi="Menlo Regular" w:cs="Menlo Regular"/>
          <w:color w:val="AA0D91"/>
          <w:sz w:val="22"/>
          <w:szCs w:val="22"/>
          <w:lang w:val="en-GB"/>
        </w:rPr>
        <w:t>&lt;/p&gt;</w:t>
      </w:r>
    </w:p>
    <w:p w14:paraId="0668953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5319DB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logout --&gt;</w:t>
      </w:r>
    </w:p>
    <w:p w14:paraId="0B7D93C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"/accounts/logout/"</w:t>
      </w:r>
      <w:r w:rsidRPr="0020749A">
        <w:rPr>
          <w:rFonts w:ascii="Menlo Regular" w:hAnsi="Menlo Regular" w:cs="Menlo Regular"/>
          <w:color w:val="AA0D91"/>
          <w:sz w:val="22"/>
          <w:szCs w:val="22"/>
          <w:lang w:val="en-GB"/>
        </w:rPr>
        <w:t>&gt;</w:t>
      </w:r>
    </w:p>
    <w:p w14:paraId="6B9A5E8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1C2A48B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"Logout"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1D33D01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67C2229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DB61C2E"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6E63C6F5" w14:textId="77777777" w:rsidR="006C0A11" w:rsidRPr="0020749A" w:rsidRDefault="006C0A11" w:rsidP="006C0A11">
      <w:pPr>
        <w:pStyle w:val="Kop4"/>
        <w:numPr>
          <w:ilvl w:val="2"/>
          <w:numId w:val="1"/>
        </w:numPr>
        <w:rPr>
          <w:lang w:val="en-GB"/>
        </w:rPr>
      </w:pPr>
      <w:bookmarkStart w:id="138" w:name="_Toc260580272"/>
      <w:r w:rsidRPr="0020749A">
        <w:rPr>
          <w:lang w:val="en-GB"/>
        </w:rPr>
        <w:lastRenderedPageBreak/>
        <w:t>computer_result.html</w:t>
      </w:r>
      <w:bookmarkEnd w:id="138"/>
    </w:p>
    <w:p w14:paraId="04D49254" w14:textId="77777777" w:rsidR="006C0A11" w:rsidRPr="0020749A" w:rsidRDefault="006C0A11" w:rsidP="006C0A11">
      <w:pPr>
        <w:rPr>
          <w:lang w:val="en-GB"/>
        </w:rPr>
      </w:pPr>
    </w:p>
    <w:p w14:paraId="69FE549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computer template and override the content block --&gt;</w:t>
      </w:r>
    </w:p>
    <w:p w14:paraId="5D0007E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"computer.html" %}</w:t>
      </w:r>
    </w:p>
    <w:p w14:paraId="653C546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67FD12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0088CE0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Result{% endblock %}</w:t>
      </w:r>
    </w:p>
    <w:p w14:paraId="1B54566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D839D4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0D35E62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67CA51B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displaying content is only for testing and needs to be updated</w:t>
      </w:r>
    </w:p>
    <w:p w14:paraId="57AD09B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for the real version --&gt;</w:t>
      </w:r>
    </w:p>
    <w:p w14:paraId="245AB72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7312EC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to tell this is de result page --&gt;</w:t>
      </w:r>
    </w:p>
    <w:p w14:paraId="44DD744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Results</w:t>
      </w:r>
      <w:r w:rsidRPr="0020749A">
        <w:rPr>
          <w:rFonts w:ascii="Menlo Regular" w:hAnsi="Menlo Regular" w:cs="Menlo Regular"/>
          <w:color w:val="AA0D91"/>
          <w:sz w:val="22"/>
          <w:szCs w:val="22"/>
          <w:lang w:val="en-GB"/>
        </w:rPr>
        <w:t>&lt;/h2&gt;</w:t>
      </w:r>
    </w:p>
    <w:p w14:paraId="7EC34AD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51A318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FOR TESTING: Display the filename --&gt;</w:t>
      </w:r>
    </w:p>
    <w:p w14:paraId="78EA0C2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 xml:space="preserve">Filename: {{filename}} </w:t>
      </w:r>
      <w:r w:rsidRPr="0020749A">
        <w:rPr>
          <w:rFonts w:ascii="Menlo Regular" w:hAnsi="Menlo Regular" w:cs="Menlo Regular"/>
          <w:color w:val="AA0D91"/>
          <w:sz w:val="22"/>
          <w:szCs w:val="22"/>
          <w:lang w:val="en-GB"/>
        </w:rPr>
        <w:t>&lt;/p&gt;</w:t>
      </w:r>
    </w:p>
    <w:p w14:paraId="45E25D9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82E114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the result --&gt;</w:t>
      </w:r>
    </w:p>
    <w:p w14:paraId="3A5A727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WARNING: this is a test result, and will always be a random sentence</w:t>
      </w:r>
    </w:p>
    <w:p w14:paraId="3AE6219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This needs to be changed for the real version! --&gt;</w:t>
      </w:r>
    </w:p>
    <w:p w14:paraId="29A44A7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 xml:space="preserve">Result: {{result}} </w:t>
      </w:r>
      <w:r w:rsidRPr="0020749A">
        <w:rPr>
          <w:rFonts w:ascii="Menlo Regular" w:hAnsi="Menlo Regular" w:cs="Menlo Regular"/>
          <w:color w:val="AA0D91"/>
          <w:sz w:val="22"/>
          <w:szCs w:val="22"/>
          <w:lang w:val="en-GB"/>
        </w:rPr>
        <w:t>&lt;/p&gt;</w:t>
      </w:r>
    </w:p>
    <w:p w14:paraId="1EC9AD8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A13801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the picture, give it a link to view the picter on a new</w:t>
      </w:r>
    </w:p>
    <w:p w14:paraId="1924EC7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webpage / tab --&gt;</w:t>
      </w:r>
    </w:p>
    <w:p w14:paraId="38902E0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&lt;p&gt;&lt;a </w:t>
      </w:r>
      <w:r w:rsidRPr="0020749A">
        <w:rPr>
          <w:rFonts w:ascii="Menlo Regular" w:hAnsi="Menlo Regular" w:cs="Menlo Regular"/>
          <w:color w:val="836C28"/>
          <w:sz w:val="22"/>
          <w:szCs w:val="22"/>
          <w:lang w:val="en-GB"/>
        </w:rPr>
        <w:t>href</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"/static/assets/uploaded_files/{{filename}}"</w:t>
      </w:r>
      <w:r w:rsidRPr="0020749A">
        <w:rPr>
          <w:rFonts w:ascii="Menlo Regular" w:hAnsi="Menlo Regular" w:cs="Menlo Regular"/>
          <w:color w:val="AA0D91"/>
          <w:sz w:val="22"/>
          <w:szCs w:val="22"/>
          <w:lang w:val="en-GB"/>
        </w:rPr>
        <w:t xml:space="preserve">&gt;&lt;img </w:t>
      </w:r>
      <w:r w:rsidRPr="0020749A">
        <w:rPr>
          <w:rFonts w:ascii="Menlo Regular" w:hAnsi="Menlo Regular" w:cs="Menlo Regular"/>
          <w:color w:val="836C28"/>
          <w:sz w:val="22"/>
          <w:szCs w:val="22"/>
          <w:lang w:val="en-GB"/>
        </w:rPr>
        <w:t>src</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"/static/assets/uploaded_files/{{filename}}"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width</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"200"</w:t>
      </w:r>
      <w:r w:rsidRPr="0020749A">
        <w:rPr>
          <w:rFonts w:ascii="Menlo Regular" w:hAnsi="Menlo Regular" w:cs="Menlo Regular"/>
          <w:color w:val="AA0D91"/>
          <w:sz w:val="22"/>
          <w:szCs w:val="22"/>
          <w:lang w:val="en-GB"/>
        </w:rPr>
        <w:t>/&gt;&lt;/a&gt;&lt;/p&gt;</w:t>
      </w:r>
    </w:p>
    <w:p w14:paraId="0E41AC9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887CB1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"/exit/"</w:t>
      </w:r>
      <w:r w:rsidRPr="0020749A">
        <w:rPr>
          <w:rFonts w:ascii="Menlo Regular" w:hAnsi="Menlo Regular" w:cs="Menlo Regular"/>
          <w:color w:val="AA0D91"/>
          <w:sz w:val="22"/>
          <w:szCs w:val="22"/>
          <w:lang w:val="en-GB"/>
        </w:rPr>
        <w:t>&gt;</w:t>
      </w:r>
    </w:p>
    <w:p w14:paraId="5C880DB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6A8250A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"Exit"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245D4BE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2A365F1F"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02EBFF8F" w14:textId="77777777" w:rsidR="006C0A11" w:rsidRPr="0020749A" w:rsidRDefault="006C0A11" w:rsidP="006C0A11">
      <w:pPr>
        <w:pStyle w:val="Kop4"/>
        <w:numPr>
          <w:ilvl w:val="2"/>
          <w:numId w:val="1"/>
        </w:numPr>
        <w:rPr>
          <w:lang w:val="en-GB"/>
        </w:rPr>
      </w:pPr>
      <w:bookmarkStart w:id="139" w:name="_Toc260580273"/>
      <w:r w:rsidRPr="0020749A">
        <w:rPr>
          <w:lang w:val="en-GB"/>
        </w:rPr>
        <w:lastRenderedPageBreak/>
        <w:t>computer_sorry.html</w:t>
      </w:r>
      <w:bookmarkEnd w:id="139"/>
    </w:p>
    <w:p w14:paraId="32B7B584" w14:textId="77777777" w:rsidR="006C0A11" w:rsidRPr="0020749A" w:rsidRDefault="006C0A11" w:rsidP="006C0A11">
      <w:pPr>
        <w:rPr>
          <w:lang w:val="en-GB"/>
        </w:rPr>
      </w:pPr>
    </w:p>
    <w:p w14:paraId="4CBB550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computer template and override the content block --&gt;</w:t>
      </w:r>
    </w:p>
    <w:p w14:paraId="49B9063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"computer.html" %}</w:t>
      </w:r>
    </w:p>
    <w:p w14:paraId="5A3059A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BED18B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21D905C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Error{% endblock %}</w:t>
      </w:r>
    </w:p>
    <w:p w14:paraId="1DBFAE7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D93BDE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07EA12A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39D962A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3ABB64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Header --&gt;</w:t>
      </w:r>
    </w:p>
    <w:p w14:paraId="4D7BBDE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Sorry!</w:t>
      </w:r>
      <w:r w:rsidRPr="0020749A">
        <w:rPr>
          <w:rFonts w:ascii="Menlo Regular" w:hAnsi="Menlo Regular" w:cs="Menlo Regular"/>
          <w:color w:val="AA0D91"/>
          <w:sz w:val="22"/>
          <w:szCs w:val="22"/>
          <w:lang w:val="en-GB"/>
        </w:rPr>
        <w:t>&lt;/h2&gt;</w:t>
      </w:r>
    </w:p>
    <w:p w14:paraId="1F31C63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38D669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Explain the error and ask to try again --&gt;</w:t>
      </w:r>
    </w:p>
    <w:p w14:paraId="72A5CDC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During the calculation, your picture has been removed.</w:t>
      </w:r>
      <w:r w:rsidRPr="0020749A">
        <w:rPr>
          <w:rFonts w:ascii="Menlo Regular" w:hAnsi="Menlo Regular" w:cs="Menlo Regular"/>
          <w:color w:val="AA0D91"/>
          <w:sz w:val="22"/>
          <w:szCs w:val="22"/>
          <w:lang w:val="en-GB"/>
        </w:rPr>
        <w:t>&lt;BR&gt;</w:t>
      </w:r>
    </w:p>
    <w:p w14:paraId="5DD42F1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Please try again</w:t>
      </w:r>
      <w:r w:rsidRPr="0020749A">
        <w:rPr>
          <w:rFonts w:ascii="Menlo Regular" w:hAnsi="Menlo Regular" w:cs="Menlo Regular"/>
          <w:color w:val="AA0D91"/>
          <w:sz w:val="22"/>
          <w:szCs w:val="22"/>
          <w:lang w:val="en-GB"/>
        </w:rPr>
        <w:t>&lt;/p&gt;</w:t>
      </w:r>
    </w:p>
    <w:p w14:paraId="301FA9D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9C2D20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try again --&gt;</w:t>
      </w:r>
    </w:p>
    <w:p w14:paraId="5200303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w:t>
      </w:r>
      <w:r w:rsidRPr="0020749A">
        <w:rPr>
          <w:rFonts w:ascii="Menlo Regular" w:hAnsi="Menlo Regular" w:cs="Menlo Regular"/>
          <w:color w:val="AA0D91"/>
          <w:sz w:val="22"/>
          <w:szCs w:val="22"/>
          <w:lang w:val="en-GB"/>
        </w:rPr>
        <w:t>&gt;</w:t>
      </w:r>
    </w:p>
    <w:p w14:paraId="6C47318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0244100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 picture"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08281D3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r w:rsidRPr="0020749A">
        <w:rPr>
          <w:rFonts w:ascii="Menlo Regular" w:hAnsi="Menlo Regular" w:cs="Menlo Regular"/>
          <w:color w:val="000000"/>
          <w:sz w:val="22"/>
          <w:szCs w:val="22"/>
          <w:lang w:val="en-GB"/>
        </w:rPr>
        <w:t xml:space="preserve"> </w:t>
      </w:r>
    </w:p>
    <w:p w14:paraId="05F46DD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D26B2C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20A64E0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go back to the homepage --&gt;</w:t>
      </w:r>
    </w:p>
    <w:p w14:paraId="270C102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14D4FD9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Home inside --&gt;</w:t>
      </w:r>
    </w:p>
    <w:p w14:paraId="4A11D31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28DB651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03C21C2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8BE636D"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4AF917FA" w14:textId="77777777" w:rsidR="006C0A11" w:rsidRPr="0020749A" w:rsidRDefault="006C0A11" w:rsidP="006C0A11">
      <w:pPr>
        <w:pStyle w:val="Kop4"/>
        <w:numPr>
          <w:ilvl w:val="2"/>
          <w:numId w:val="1"/>
        </w:numPr>
        <w:rPr>
          <w:lang w:val="en-GB"/>
        </w:rPr>
      </w:pPr>
      <w:bookmarkStart w:id="140" w:name="_Toc260580274"/>
      <w:r w:rsidRPr="0020749A">
        <w:rPr>
          <w:lang w:val="en-GB"/>
        </w:rPr>
        <w:lastRenderedPageBreak/>
        <w:t>computer_upload_succes.html</w:t>
      </w:r>
      <w:bookmarkEnd w:id="140"/>
    </w:p>
    <w:p w14:paraId="5119A152" w14:textId="77777777" w:rsidR="006C0A11" w:rsidRPr="0020749A" w:rsidRDefault="006C0A11" w:rsidP="006C0A11">
      <w:pPr>
        <w:rPr>
          <w:lang w:val="en-GB"/>
        </w:rPr>
      </w:pPr>
    </w:p>
    <w:p w14:paraId="5F4E95E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computer template and override the content block --&gt;</w:t>
      </w:r>
    </w:p>
    <w:p w14:paraId="64DA04A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"computer.html" %}</w:t>
      </w:r>
    </w:p>
    <w:p w14:paraId="1AF161E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94659C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5AEDEB5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Upload succeeded{% endblock %}</w:t>
      </w:r>
    </w:p>
    <w:p w14:paraId="746B866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C1131E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1AB371C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7120045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displaying content is only for testing and needs to be updated</w:t>
      </w:r>
    </w:p>
    <w:p w14:paraId="7452F71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for the real version --&gt;</w:t>
      </w:r>
    </w:p>
    <w:p w14:paraId="2DDDE87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52C4FE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telling the file is uploaded --&gt;</w:t>
      </w:r>
    </w:p>
    <w:p w14:paraId="000365D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You have uploaded the file!</w:t>
      </w:r>
      <w:r w:rsidRPr="0020749A">
        <w:rPr>
          <w:rFonts w:ascii="Menlo Regular" w:hAnsi="Menlo Regular" w:cs="Menlo Regular"/>
          <w:color w:val="AA0D91"/>
          <w:sz w:val="22"/>
          <w:szCs w:val="22"/>
          <w:lang w:val="en-GB"/>
        </w:rPr>
        <w:t>&lt;/h2&gt;</w:t>
      </w:r>
    </w:p>
    <w:p w14:paraId="1D66665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C70AF6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FOR TESTING: Display the filename --&gt;</w:t>
      </w:r>
    </w:p>
    <w:p w14:paraId="0A0713D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filename: {{filename}}</w:t>
      </w:r>
      <w:r w:rsidRPr="0020749A">
        <w:rPr>
          <w:rFonts w:ascii="Menlo Regular" w:hAnsi="Menlo Regular" w:cs="Menlo Regular"/>
          <w:color w:val="AA0D91"/>
          <w:sz w:val="22"/>
          <w:szCs w:val="22"/>
          <w:lang w:val="en-GB"/>
        </w:rPr>
        <w:t>&lt;/p&gt;</w:t>
      </w:r>
    </w:p>
    <w:p w14:paraId="4C9137E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A19C0F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FOR TESTING: Display the path to the file --&gt;</w:t>
      </w:r>
    </w:p>
    <w:p w14:paraId="490C210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path: {{path}}</w:t>
      </w:r>
      <w:r w:rsidRPr="0020749A">
        <w:rPr>
          <w:rFonts w:ascii="Menlo Regular" w:hAnsi="Menlo Regular" w:cs="Menlo Regular"/>
          <w:color w:val="AA0D91"/>
          <w:sz w:val="22"/>
          <w:szCs w:val="22"/>
          <w:lang w:val="en-GB"/>
        </w:rPr>
        <w:t>&lt;/p&gt;</w:t>
      </w:r>
    </w:p>
    <w:p w14:paraId="715C52B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DDE781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the picture, give it a link to view the picter on a new</w:t>
      </w:r>
    </w:p>
    <w:p w14:paraId="5AB2185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webpage / tab --&gt;</w:t>
      </w:r>
    </w:p>
    <w:p w14:paraId="7D5CC9E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&lt;p&gt;&lt;a </w:t>
      </w:r>
      <w:r w:rsidRPr="0020749A">
        <w:rPr>
          <w:rFonts w:ascii="Menlo Regular" w:hAnsi="Menlo Regular" w:cs="Menlo Regular"/>
          <w:color w:val="836C28"/>
          <w:sz w:val="22"/>
          <w:szCs w:val="22"/>
          <w:lang w:val="en-GB"/>
        </w:rPr>
        <w:t>href</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"/{{path}}"</w:t>
      </w:r>
      <w:r w:rsidRPr="0020749A">
        <w:rPr>
          <w:rFonts w:ascii="Menlo Regular" w:hAnsi="Menlo Regular" w:cs="Menlo Regular"/>
          <w:color w:val="AA0D91"/>
          <w:sz w:val="22"/>
          <w:szCs w:val="22"/>
          <w:lang w:val="en-GB"/>
        </w:rPr>
        <w:t xml:space="preserve">&gt;&lt;img </w:t>
      </w:r>
      <w:r w:rsidRPr="0020749A">
        <w:rPr>
          <w:rFonts w:ascii="Menlo Regular" w:hAnsi="Menlo Regular" w:cs="Menlo Regular"/>
          <w:color w:val="836C28"/>
          <w:sz w:val="22"/>
          <w:szCs w:val="22"/>
          <w:lang w:val="en-GB"/>
        </w:rPr>
        <w:t>src</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"/{{path}}"</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width</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"200"</w:t>
      </w:r>
      <w:r w:rsidRPr="0020749A">
        <w:rPr>
          <w:rFonts w:ascii="Menlo Regular" w:hAnsi="Menlo Regular" w:cs="Menlo Regular"/>
          <w:color w:val="AA0D91"/>
          <w:sz w:val="22"/>
          <w:szCs w:val="22"/>
          <w:lang w:val="en-GB"/>
        </w:rPr>
        <w:t>/&gt;&lt;/a&gt;&lt;/p&gt;</w:t>
      </w:r>
    </w:p>
    <w:p w14:paraId="6BBA65E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8E437B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"/result/"</w:t>
      </w:r>
      <w:r w:rsidRPr="0020749A">
        <w:rPr>
          <w:rFonts w:ascii="Menlo Regular" w:hAnsi="Menlo Regular" w:cs="Menlo Regular"/>
          <w:color w:val="AA0D91"/>
          <w:sz w:val="22"/>
          <w:szCs w:val="22"/>
          <w:lang w:val="en-GB"/>
        </w:rPr>
        <w:t>&gt;</w:t>
      </w:r>
    </w:p>
    <w:p w14:paraId="163B525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7CD3613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"Result"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5444A9D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6934352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an empty line betwee both buttonts--&gt;</w:t>
      </w:r>
    </w:p>
    <w:p w14:paraId="12E8252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6EE56EE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72DB8C4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Home inside --&gt;</w:t>
      </w:r>
    </w:p>
    <w:p w14:paraId="6BA2227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4610130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71B5F1FD"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6C1174F0" w14:textId="77777777" w:rsidR="006C0A11" w:rsidRPr="0020749A" w:rsidRDefault="006C0A11" w:rsidP="006C0A11">
      <w:pPr>
        <w:pStyle w:val="Kop4"/>
        <w:numPr>
          <w:ilvl w:val="2"/>
          <w:numId w:val="1"/>
        </w:numPr>
        <w:rPr>
          <w:lang w:val="en-GB"/>
        </w:rPr>
      </w:pPr>
      <w:bookmarkStart w:id="141" w:name="_Toc260580275"/>
      <w:r w:rsidRPr="0020749A">
        <w:rPr>
          <w:lang w:val="en-GB"/>
        </w:rPr>
        <w:lastRenderedPageBreak/>
        <w:t>computer_upload.html</w:t>
      </w:r>
      <w:bookmarkEnd w:id="141"/>
    </w:p>
    <w:p w14:paraId="74C0091B" w14:textId="77777777" w:rsidR="006C0A11" w:rsidRPr="0020749A" w:rsidRDefault="006C0A11" w:rsidP="006C0A11">
      <w:pPr>
        <w:rPr>
          <w:lang w:val="en-GB"/>
        </w:rPr>
      </w:pPr>
    </w:p>
    <w:p w14:paraId="062A3CA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computer template and override the content block --&gt;</w:t>
      </w:r>
    </w:p>
    <w:p w14:paraId="1D64D50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"computer.html" %}</w:t>
      </w:r>
    </w:p>
    <w:p w14:paraId="404CBCD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AF55B6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11C022F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Upload picture{% endblock %}</w:t>
      </w:r>
    </w:p>
    <w:p w14:paraId="130AE99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4B07A6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2155C4B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7268C33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displaying content is only for testing and needs to be updated</w:t>
      </w:r>
    </w:p>
    <w:p w14:paraId="38164FA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for the real version --&gt;</w:t>
      </w:r>
    </w:p>
    <w:p w14:paraId="4AF998F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46D645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to tell this is de upload page --&gt;</w:t>
      </w:r>
    </w:p>
    <w:p w14:paraId="53B0259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Upload picture</w:t>
      </w:r>
      <w:r w:rsidRPr="0020749A">
        <w:rPr>
          <w:rFonts w:ascii="Menlo Regular" w:hAnsi="Menlo Regular" w:cs="Menlo Regular"/>
          <w:color w:val="AA0D91"/>
          <w:sz w:val="22"/>
          <w:szCs w:val="22"/>
          <w:lang w:val="en-GB"/>
        </w:rPr>
        <w:t>&lt;/h2&gt;</w:t>
      </w:r>
    </w:p>
    <w:p w14:paraId="279E071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482C7E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 </w:t>
      </w:r>
      <w:r w:rsidRPr="0020749A">
        <w:rPr>
          <w:rFonts w:ascii="Menlo Regular" w:hAnsi="Menlo Regular" w:cs="Menlo Regular"/>
          <w:color w:val="836C28"/>
          <w:sz w:val="22"/>
          <w:szCs w:val="22"/>
          <w:lang w:val="en-GB"/>
        </w:rPr>
        <w:t>style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"color:red; font-size:0.9em"</w:t>
      </w:r>
      <w:r w:rsidRPr="0020749A">
        <w:rPr>
          <w:rFonts w:ascii="Menlo Regular" w:hAnsi="Menlo Regular" w:cs="Menlo Regular"/>
          <w:color w:val="AA0D91"/>
          <w:sz w:val="22"/>
          <w:szCs w:val="22"/>
          <w:lang w:val="en-GB"/>
        </w:rPr>
        <w:t>&gt;&lt;em&gt;</w:t>
      </w:r>
      <w:r w:rsidRPr="0020749A">
        <w:rPr>
          <w:rFonts w:ascii="Menlo Regular" w:hAnsi="Menlo Regular" w:cs="Menlo Regular"/>
          <w:color w:val="000000"/>
          <w:sz w:val="22"/>
          <w:szCs w:val="22"/>
          <w:lang w:val="en-GB"/>
        </w:rPr>
        <w:t>{{message}}</w:t>
      </w:r>
      <w:r w:rsidRPr="0020749A">
        <w:rPr>
          <w:rFonts w:ascii="Menlo Regular" w:hAnsi="Menlo Regular" w:cs="Menlo Regular"/>
          <w:color w:val="AA0D91"/>
          <w:sz w:val="22"/>
          <w:szCs w:val="22"/>
          <w:lang w:val="en-GB"/>
        </w:rPr>
        <w:t>&lt;/em&gt;&lt;/p&gt;</w:t>
      </w:r>
    </w:p>
    <w:p w14:paraId="583C053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1A10B9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Use the form from orchid.views.upload to receive a picture --&gt;</w:t>
      </w:r>
    </w:p>
    <w:p w14:paraId="6A4655F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method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"post"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style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"{{style}}"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enctype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"multipart/form-data"</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 csrf_token %}</w:t>
      </w:r>
    </w:p>
    <w:p w14:paraId="275C510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w:t>
      </w:r>
    </w:p>
    <w:p w14:paraId="1B9D35C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79253B5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xml:space="preserve">&lt;!-- Place a submit button under the form, with the text Upload picture inside. </w:t>
      </w:r>
    </w:p>
    <w:p w14:paraId="2462FC0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To place it under the form, it is required to display an empty line first--&gt;</w:t>
      </w:r>
      <w:r w:rsidRPr="0020749A">
        <w:rPr>
          <w:rFonts w:ascii="Menlo Regular" w:hAnsi="Menlo Regular" w:cs="Menlo Regular"/>
          <w:color w:val="000000"/>
          <w:sz w:val="22"/>
          <w:szCs w:val="22"/>
          <w:lang w:val="en-GB"/>
        </w:rPr>
        <w:t xml:space="preserve">  </w:t>
      </w:r>
    </w:p>
    <w:p w14:paraId="046AAC9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 picture"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0B6B40B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C9DB67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End of form --&gt;</w:t>
      </w:r>
    </w:p>
    <w:p w14:paraId="396DF03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49A5208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EDED8B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262D3C0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Place a button under the form to go back to the home screen --&gt;</w:t>
      </w:r>
    </w:p>
    <w:p w14:paraId="3065887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423099C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5D88B77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60F25AD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C92EBED"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3B71C16F" w14:textId="77777777" w:rsidR="006C0A11" w:rsidRPr="0020749A" w:rsidRDefault="006C0A11" w:rsidP="006C0A11">
      <w:pPr>
        <w:pStyle w:val="Kop4"/>
        <w:numPr>
          <w:ilvl w:val="2"/>
          <w:numId w:val="1"/>
        </w:numPr>
        <w:rPr>
          <w:lang w:val="en-GB"/>
        </w:rPr>
      </w:pPr>
      <w:bookmarkStart w:id="142" w:name="_Toc260580276"/>
      <w:r w:rsidRPr="0020749A">
        <w:rPr>
          <w:lang w:val="en-GB"/>
        </w:rPr>
        <w:lastRenderedPageBreak/>
        <w:t>computer_welcome.html</w:t>
      </w:r>
      <w:bookmarkEnd w:id="142"/>
    </w:p>
    <w:p w14:paraId="16168D1A" w14:textId="77777777" w:rsidR="006C0A11" w:rsidRPr="0020749A" w:rsidRDefault="006C0A11" w:rsidP="006C0A11">
      <w:pPr>
        <w:rPr>
          <w:lang w:val="en-GB"/>
        </w:rPr>
      </w:pPr>
    </w:p>
    <w:p w14:paraId="7A2FE6B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computer template and override the content block --&gt;</w:t>
      </w:r>
    </w:p>
    <w:p w14:paraId="1AB4387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"computer.html" %}</w:t>
      </w:r>
    </w:p>
    <w:p w14:paraId="0EE698C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F7FCD9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24FE84F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Home{% endblock %}</w:t>
      </w:r>
    </w:p>
    <w:p w14:paraId="533F447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D32F33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66AA026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232A75A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displaying content is only for testing and needs to be updated</w:t>
      </w:r>
    </w:p>
    <w:p w14:paraId="2EF0011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for the real version --&gt;</w:t>
      </w:r>
    </w:p>
    <w:p w14:paraId="4866105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E8DBCA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telling this is the welcome page --&gt;</w:t>
      </w:r>
    </w:p>
    <w:p w14:paraId="6E8B7E2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AA0D91"/>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Welcome</w:t>
      </w:r>
      <w:r w:rsidRPr="0020749A">
        <w:rPr>
          <w:rFonts w:ascii="Menlo Regular" w:hAnsi="Menlo Regular" w:cs="Menlo Regular"/>
          <w:color w:val="AA0D91"/>
          <w:sz w:val="22"/>
          <w:szCs w:val="22"/>
          <w:lang w:val="en-GB"/>
        </w:rPr>
        <w:t>&lt;/h2</w:t>
      </w:r>
    </w:p>
    <w:p w14:paraId="78747BE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AA0D91"/>
          <w:sz w:val="22"/>
          <w:szCs w:val="22"/>
          <w:lang w:val="en-GB"/>
        </w:rPr>
      </w:pPr>
      <w:r w:rsidRPr="0020749A">
        <w:rPr>
          <w:rFonts w:ascii="Menlo Regular" w:hAnsi="Menlo Regular" w:cs="Menlo Regular"/>
          <w:color w:val="AA0D91"/>
          <w:sz w:val="22"/>
          <w:szCs w:val="22"/>
          <w:lang w:val="en-GB"/>
        </w:rPr>
        <w:t xml:space="preserve">    </w:t>
      </w:r>
    </w:p>
    <w:p w14:paraId="27C355C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 xml:space="preserve">    &lt;!-- Tell the user what this webapplication will do --&gt;</w:t>
      </w:r>
    </w:p>
    <w:p w14:paraId="0BBE273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&lt;h4&gt;</w:t>
      </w:r>
      <w:r w:rsidRPr="0020749A">
        <w:rPr>
          <w:rFonts w:ascii="Menlo Regular" w:hAnsi="Menlo Regular" w:cs="Menlo Regular"/>
          <w:color w:val="000000"/>
          <w:sz w:val="22"/>
          <w:szCs w:val="22"/>
          <w:lang w:val="en-GB"/>
        </w:rPr>
        <w:t>Welcome on the orchid identifier website of Naturalis</w:t>
      </w:r>
      <w:r w:rsidRPr="0020749A">
        <w:rPr>
          <w:rFonts w:ascii="Menlo Regular" w:hAnsi="Menlo Regular" w:cs="Menlo Regular"/>
          <w:color w:val="AA0D91"/>
          <w:sz w:val="22"/>
          <w:szCs w:val="22"/>
          <w:lang w:val="en-GB"/>
        </w:rPr>
        <w:t>&lt;/h4&gt;</w:t>
      </w:r>
    </w:p>
    <w:p w14:paraId="18F3D2E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After uploading a picture the website will identify the orchid.</w:t>
      </w:r>
      <w:r w:rsidRPr="0020749A">
        <w:rPr>
          <w:rFonts w:ascii="Menlo Regular" w:hAnsi="Menlo Regular" w:cs="Menlo Regular"/>
          <w:color w:val="AA0D91"/>
          <w:sz w:val="22"/>
          <w:szCs w:val="22"/>
          <w:lang w:val="en-GB"/>
        </w:rPr>
        <w:t>&lt;BR&gt;</w:t>
      </w:r>
    </w:p>
    <w:p w14:paraId="5CEEEB4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Please click the upload picture button below to upload a picture.</w:t>
      </w:r>
      <w:r w:rsidRPr="0020749A">
        <w:rPr>
          <w:rFonts w:ascii="Menlo Regular" w:hAnsi="Menlo Regular" w:cs="Menlo Regular"/>
          <w:color w:val="AA0D91"/>
          <w:sz w:val="22"/>
          <w:szCs w:val="22"/>
          <w:lang w:val="en-GB"/>
        </w:rPr>
        <w:t>&lt;BR&gt;</w:t>
      </w:r>
    </w:p>
    <w:p w14:paraId="54C4798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&lt;em&gt;</w:t>
      </w:r>
      <w:r w:rsidRPr="0020749A">
        <w:rPr>
          <w:rFonts w:ascii="Menlo Regular" w:hAnsi="Menlo Regular" w:cs="Menlo Regular"/>
          <w:color w:val="000000"/>
          <w:sz w:val="22"/>
          <w:szCs w:val="22"/>
          <w:lang w:val="en-GB"/>
        </w:rPr>
        <w:t>You can upload a picture of a tuber, a leaf or a flower.</w:t>
      </w:r>
      <w:r w:rsidRPr="0020749A">
        <w:rPr>
          <w:rFonts w:ascii="Menlo Regular" w:hAnsi="Menlo Regular" w:cs="Menlo Regular"/>
          <w:color w:val="AA0D91"/>
          <w:sz w:val="22"/>
          <w:szCs w:val="22"/>
          <w:lang w:val="en-GB"/>
        </w:rPr>
        <w:t>&lt;/em&gt;&lt;/p&gt;</w:t>
      </w:r>
    </w:p>
    <w:p w14:paraId="10760FA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C4224B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form which contains two buttons.</w:t>
      </w:r>
    </w:p>
    <w:p w14:paraId="30879E8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The first button is for uploading the file --&gt;</w:t>
      </w:r>
    </w:p>
    <w:p w14:paraId="5DD897C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w:t>
      </w:r>
      <w:r w:rsidRPr="0020749A">
        <w:rPr>
          <w:rFonts w:ascii="Menlo Regular" w:hAnsi="Menlo Regular" w:cs="Menlo Regular"/>
          <w:color w:val="AA0D91"/>
          <w:sz w:val="22"/>
          <w:szCs w:val="22"/>
          <w:lang w:val="en-GB"/>
        </w:rPr>
        <w:t>&gt;</w:t>
      </w:r>
    </w:p>
    <w:p w14:paraId="594369C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0A3D27B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 picture"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67299B6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423C9FC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white line --&gt;</w:t>
      </w:r>
    </w:p>
    <w:p w14:paraId="2ACA86D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36A2942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Second button to remove all leftover files --&gt;</w:t>
      </w:r>
    </w:p>
    <w:p w14:paraId="161A9E0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"small"</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To remove all unused uploaded pictures and their temporary files</w:t>
      </w:r>
      <w:r w:rsidRPr="0020749A">
        <w:rPr>
          <w:rFonts w:ascii="Menlo Regular" w:hAnsi="Menlo Regular" w:cs="Menlo Regular"/>
          <w:color w:val="AA0D91"/>
          <w:sz w:val="22"/>
          <w:szCs w:val="22"/>
          <w:lang w:val="en-GB"/>
        </w:rPr>
        <w:t>&lt;BR&gt;</w:t>
      </w:r>
    </w:p>
    <w:p w14:paraId="162CF75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click below </w:t>
      </w:r>
      <w:r w:rsidRPr="0020749A">
        <w:rPr>
          <w:rFonts w:ascii="Menlo Regular" w:hAnsi="Menlo Regular" w:cs="Menlo Regular"/>
          <w:color w:val="AA0D91"/>
          <w:sz w:val="22"/>
          <w:szCs w:val="22"/>
          <w:lang w:val="en-GB"/>
        </w:rPr>
        <w:t xml:space="preserve">&lt;span </w:t>
      </w:r>
      <w:r w:rsidRPr="0020749A">
        <w:rPr>
          <w:rFonts w:ascii="Menlo Regular" w:hAnsi="Menlo Regular" w:cs="Menlo Regular"/>
          <w:color w:val="836C28"/>
          <w:sz w:val="22"/>
          <w:szCs w:val="22"/>
          <w:lang w:val="en-GB"/>
        </w:rPr>
        <w:t>style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"color: red"</w:t>
      </w:r>
      <w:r w:rsidRPr="0020749A">
        <w:rPr>
          <w:rFonts w:ascii="Menlo Regular" w:hAnsi="Menlo Regular" w:cs="Menlo Regular"/>
          <w:color w:val="AA0D91"/>
          <w:sz w:val="22"/>
          <w:szCs w:val="22"/>
          <w:lang w:val="en-GB"/>
        </w:rPr>
        <w:t>&gt;&lt;strong&gt;</w:t>
      </w:r>
      <w:r w:rsidRPr="0020749A">
        <w:rPr>
          <w:rFonts w:ascii="Menlo Regular" w:hAnsi="Menlo Regular" w:cs="Menlo Regular"/>
          <w:color w:val="000000"/>
          <w:sz w:val="22"/>
          <w:szCs w:val="22"/>
          <w:lang w:val="en-GB"/>
        </w:rPr>
        <w:t>(login required)</w:t>
      </w:r>
      <w:r w:rsidRPr="0020749A">
        <w:rPr>
          <w:rFonts w:ascii="Menlo Regular" w:hAnsi="Menlo Regular" w:cs="Menlo Regular"/>
          <w:color w:val="AA0D91"/>
          <w:sz w:val="22"/>
          <w:szCs w:val="22"/>
          <w:lang w:val="en-GB"/>
        </w:rPr>
        <w:t>&lt;/strong&gt;&lt;/span&gt;&lt;/p&gt;</w:t>
      </w:r>
    </w:p>
    <w:p w14:paraId="5619900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"/admin/remove"</w:t>
      </w:r>
      <w:r w:rsidRPr="0020749A">
        <w:rPr>
          <w:rFonts w:ascii="Menlo Regular" w:hAnsi="Menlo Regular" w:cs="Menlo Regular"/>
          <w:color w:val="AA0D91"/>
          <w:sz w:val="22"/>
          <w:szCs w:val="22"/>
          <w:lang w:val="en-GB"/>
        </w:rPr>
        <w:t>&gt;</w:t>
      </w:r>
    </w:p>
    <w:p w14:paraId="2DB865E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"Remove unused files"</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162AB36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7F303CE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89D00E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FOR TESTING: Print the used divise --&gt;</w:t>
      </w:r>
    </w:p>
    <w:p w14:paraId="3A392E9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device: {{device}}</w:t>
      </w:r>
      <w:r w:rsidRPr="0020749A">
        <w:rPr>
          <w:rFonts w:ascii="Menlo Regular" w:hAnsi="Menlo Regular" w:cs="Menlo Regular"/>
          <w:color w:val="AA0D91"/>
          <w:sz w:val="22"/>
          <w:szCs w:val="22"/>
          <w:lang w:val="en-GB"/>
        </w:rPr>
        <w:t>&lt;/p&gt;</w:t>
      </w:r>
    </w:p>
    <w:p w14:paraId="3EBCE3AB"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6F76F348" w14:textId="77777777" w:rsidR="006C0A11" w:rsidRPr="0020749A" w:rsidRDefault="006C0A11" w:rsidP="006C0A11">
      <w:pPr>
        <w:pStyle w:val="Kop4"/>
        <w:numPr>
          <w:ilvl w:val="2"/>
          <w:numId w:val="1"/>
        </w:numPr>
        <w:rPr>
          <w:lang w:val="en-GB"/>
        </w:rPr>
      </w:pPr>
      <w:bookmarkStart w:id="143" w:name="_Toc260580277"/>
      <w:r w:rsidRPr="0020749A">
        <w:rPr>
          <w:lang w:val="en-GB"/>
        </w:rPr>
        <w:lastRenderedPageBreak/>
        <w:t>computer.html</w:t>
      </w:r>
      <w:bookmarkEnd w:id="143"/>
    </w:p>
    <w:p w14:paraId="415FFB08" w14:textId="77777777" w:rsidR="006C0A11" w:rsidRPr="0020749A" w:rsidRDefault="006C0A11" w:rsidP="006C0A11">
      <w:pPr>
        <w:rPr>
          <w:lang w:val="en-GB"/>
        </w:rPr>
      </w:pPr>
    </w:p>
    <w:p w14:paraId="1A2E2EB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THIS IS THE STANDARD HTML FOR THE COMPUTER LAY-OUTS --&gt;</w:t>
      </w:r>
    </w:p>
    <w:p w14:paraId="78C2B68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60E27FD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Load in the static function --&gt;</w:t>
      </w:r>
    </w:p>
    <w:p w14:paraId="6C501B1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load static %}</w:t>
      </w:r>
    </w:p>
    <w:p w14:paraId="582D6C4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61A0792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declare the DOCTYPE and html language--&gt;</w:t>
      </w:r>
    </w:p>
    <w:p w14:paraId="645482F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&lt;!DOCTYPE html&gt;</w:t>
      </w:r>
    </w:p>
    <w:p w14:paraId="1931279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 xml:space="preserve">&lt;html </w:t>
      </w:r>
      <w:r w:rsidRPr="0020749A">
        <w:rPr>
          <w:rFonts w:ascii="Menlo Regular" w:hAnsi="Menlo Regular" w:cs="Menlo Regular"/>
          <w:color w:val="836C28"/>
          <w:sz w:val="22"/>
          <w:szCs w:val="22"/>
          <w:lang w:val="en-GB"/>
        </w:rPr>
        <w:t>lang</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"en"</w:t>
      </w:r>
      <w:r w:rsidRPr="0020749A">
        <w:rPr>
          <w:rFonts w:ascii="Menlo Regular" w:hAnsi="Menlo Regular" w:cs="Menlo Regular"/>
          <w:color w:val="AA0D91"/>
          <w:sz w:val="22"/>
          <w:szCs w:val="22"/>
          <w:lang w:val="en-GB"/>
        </w:rPr>
        <w:t>&gt;</w:t>
      </w:r>
    </w:p>
    <w:p w14:paraId="0DC9320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7A915D1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Create the head --&gt;</w:t>
      </w:r>
    </w:p>
    <w:p w14:paraId="35ADCCD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&lt;head&gt;</w:t>
      </w:r>
    </w:p>
    <w:p w14:paraId="6798540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title using a block --&gt;</w:t>
      </w:r>
    </w:p>
    <w:p w14:paraId="59DBACE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This title needs to be changed! The best way to change the title</w:t>
      </w:r>
    </w:p>
    <w:p w14:paraId="5B846A5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is in the other html files witch extends this html --&gt;</w:t>
      </w:r>
    </w:p>
    <w:p w14:paraId="01F0585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&lt;title&gt;</w:t>
      </w:r>
      <w:r w:rsidRPr="0020749A">
        <w:rPr>
          <w:rFonts w:ascii="Menlo Regular" w:hAnsi="Menlo Regular" w:cs="Menlo Regular"/>
          <w:color w:val="000000"/>
          <w:sz w:val="22"/>
          <w:szCs w:val="22"/>
          <w:lang w:val="en-GB"/>
        </w:rPr>
        <w:t>{% block title %} My Base Template{% endblock %}</w:t>
      </w:r>
      <w:r w:rsidRPr="0020749A">
        <w:rPr>
          <w:rFonts w:ascii="Menlo Regular" w:hAnsi="Menlo Regular" w:cs="Menlo Regular"/>
          <w:color w:val="AA0D91"/>
          <w:sz w:val="22"/>
          <w:szCs w:val="22"/>
          <w:lang w:val="en-GB"/>
        </w:rPr>
        <w:t>&lt;/title&gt;</w:t>
      </w:r>
    </w:p>
    <w:p w14:paraId="7C798EB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E64FA8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Use the compyter.css stylesheet for all the lay-outs --&gt;</w:t>
      </w:r>
    </w:p>
    <w:p w14:paraId="62EB8A6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&lt;link </w:t>
      </w:r>
      <w:r w:rsidRPr="0020749A">
        <w:rPr>
          <w:rFonts w:ascii="Menlo Regular" w:hAnsi="Menlo Regular" w:cs="Menlo Regular"/>
          <w:color w:val="836C28"/>
          <w:sz w:val="22"/>
          <w:szCs w:val="22"/>
          <w:lang w:val="en-GB"/>
        </w:rPr>
        <w:t>rel</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"stylesheet"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"text/css"</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href</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 static "</w:t>
      </w:r>
      <w:r w:rsidRPr="0020749A">
        <w:rPr>
          <w:rFonts w:ascii="Menlo Regular" w:hAnsi="Menlo Regular" w:cs="Menlo Regular"/>
          <w:color w:val="836C28"/>
          <w:sz w:val="22"/>
          <w:szCs w:val="22"/>
          <w:lang w:val="en-GB"/>
        </w:rPr>
        <w:t>assets</w:t>
      </w:r>
      <w:r w:rsidRPr="0020749A">
        <w:rPr>
          <w:rFonts w:ascii="Menlo Regular" w:hAnsi="Menlo Regular" w:cs="Menlo Regular"/>
          <w:color w:val="AA0D91"/>
          <w:sz w:val="22"/>
          <w:szCs w:val="22"/>
          <w:lang w:val="en-GB"/>
        </w:rPr>
        <w:t>/</w:t>
      </w:r>
      <w:r w:rsidRPr="0020749A">
        <w:rPr>
          <w:rFonts w:ascii="Menlo Regular" w:hAnsi="Menlo Regular" w:cs="Menlo Regular"/>
          <w:color w:val="836C28"/>
          <w:sz w:val="22"/>
          <w:szCs w:val="22"/>
          <w:lang w:val="en-GB"/>
        </w:rPr>
        <w:t>css</w:t>
      </w:r>
      <w:r w:rsidRPr="0020749A">
        <w:rPr>
          <w:rFonts w:ascii="Menlo Regular" w:hAnsi="Menlo Regular" w:cs="Menlo Regular"/>
          <w:color w:val="AA0D91"/>
          <w:sz w:val="22"/>
          <w:szCs w:val="22"/>
          <w:lang w:val="en-GB"/>
        </w:rPr>
        <w:t>/</w:t>
      </w:r>
      <w:r w:rsidRPr="0020749A">
        <w:rPr>
          <w:rFonts w:ascii="Menlo Regular" w:hAnsi="Menlo Regular" w:cs="Menlo Regular"/>
          <w:color w:val="836C28"/>
          <w:sz w:val="22"/>
          <w:szCs w:val="22"/>
          <w:lang w:val="en-GB"/>
        </w:rPr>
        <w:t>computer.css</w:t>
      </w:r>
      <w:r w:rsidRPr="0020749A">
        <w:rPr>
          <w:rFonts w:ascii="Menlo Regular" w:hAnsi="Menlo Regular" w:cs="Menlo Regular"/>
          <w:color w:val="C41A16"/>
          <w:sz w:val="22"/>
          <w:szCs w:val="22"/>
          <w:lang w:val="en-GB"/>
        </w:rPr>
        <w:t>" %}"</w:t>
      </w:r>
      <w:r w:rsidRPr="0020749A">
        <w:rPr>
          <w:rFonts w:ascii="Menlo Regular" w:hAnsi="Menlo Regular" w:cs="Menlo Regular"/>
          <w:color w:val="AA0D91"/>
          <w:sz w:val="22"/>
          <w:szCs w:val="22"/>
          <w:lang w:val="en-GB"/>
        </w:rPr>
        <w:t>&gt;</w:t>
      </w:r>
    </w:p>
    <w:p w14:paraId="012A1D5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47B5413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end of the head --&gt;</w:t>
      </w:r>
      <w:r w:rsidRPr="0020749A">
        <w:rPr>
          <w:rFonts w:ascii="Menlo Regular" w:hAnsi="Menlo Regular" w:cs="Menlo Regular"/>
          <w:color w:val="000000"/>
          <w:sz w:val="22"/>
          <w:szCs w:val="22"/>
          <w:lang w:val="en-GB"/>
        </w:rPr>
        <w:t xml:space="preserve">        </w:t>
      </w:r>
    </w:p>
    <w:p w14:paraId="0F94B3C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&lt;/head&gt;</w:t>
      </w:r>
    </w:p>
    <w:p w14:paraId="56C2A15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3B3F5E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Create the body --&gt;</w:t>
      </w:r>
    </w:p>
    <w:p w14:paraId="29ED3EF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&lt;body&gt;</w:t>
      </w:r>
    </w:p>
    <w:p w14:paraId="0D963FD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page --&gt;</w:t>
      </w:r>
    </w:p>
    <w:p w14:paraId="581CAD7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&lt;div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"page"</w:t>
      </w:r>
      <w:r w:rsidRPr="0020749A">
        <w:rPr>
          <w:rFonts w:ascii="Menlo Regular" w:hAnsi="Menlo Regular" w:cs="Menlo Regular"/>
          <w:color w:val="AA0D91"/>
          <w:sz w:val="22"/>
          <w:szCs w:val="22"/>
          <w:lang w:val="en-GB"/>
        </w:rPr>
        <w:t>&gt;</w:t>
      </w:r>
    </w:p>
    <w:p w14:paraId="5F389B0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9A1519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logo block, using the logo lay-out from compyter.css --&gt;</w:t>
      </w:r>
    </w:p>
    <w:p w14:paraId="5CC3B7B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&lt;div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"logo"</w:t>
      </w:r>
      <w:r w:rsidRPr="0020749A">
        <w:rPr>
          <w:rFonts w:ascii="Menlo Regular" w:hAnsi="Menlo Regular" w:cs="Menlo Regular"/>
          <w:color w:val="AA0D91"/>
          <w:sz w:val="22"/>
          <w:szCs w:val="22"/>
          <w:lang w:val="en-GB"/>
        </w:rPr>
        <w:t>&gt;</w:t>
      </w:r>
    </w:p>
    <w:p w14:paraId="5B6CBC1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block logo %}</w:t>
      </w:r>
    </w:p>
    <w:p w14:paraId="7579279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Place the Naturalis logo inside the logo block --&gt;</w:t>
      </w:r>
    </w:p>
    <w:p w14:paraId="43F1504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&lt;ul&gt;</w:t>
      </w:r>
    </w:p>
    <w:p w14:paraId="1BA2A8D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&lt;a </w:t>
      </w:r>
      <w:r w:rsidRPr="0020749A">
        <w:rPr>
          <w:rFonts w:ascii="Menlo Regular" w:hAnsi="Menlo Regular" w:cs="Menlo Regular"/>
          <w:color w:val="836C28"/>
          <w:sz w:val="22"/>
          <w:szCs w:val="22"/>
          <w:lang w:val="en-GB"/>
        </w:rPr>
        <w:t>href</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t>
      </w:r>
      <w:hyperlink r:id="rId47" w:history="1">
        <w:r w:rsidRPr="0020749A">
          <w:rPr>
            <w:rFonts w:ascii="Menlo Regular" w:hAnsi="Menlo Regular" w:cs="Menlo Regular"/>
            <w:color w:val="0E0EFF"/>
            <w:sz w:val="22"/>
            <w:szCs w:val="22"/>
            <w:lang w:val="en-GB"/>
          </w:rPr>
          <w:t>http://www.naturalis.nl</w:t>
        </w:r>
      </w:hyperlink>
      <w:r w:rsidRPr="0020749A">
        <w:rPr>
          <w:rFonts w:ascii="Menlo Regular" w:hAnsi="Menlo Regular" w:cs="Menlo Regular"/>
          <w:color w:val="C41A16"/>
          <w:sz w:val="22"/>
          <w:szCs w:val="22"/>
          <w:lang w:val="en-GB"/>
        </w:rPr>
        <w:t>"</w:t>
      </w:r>
      <w:r w:rsidRPr="0020749A">
        <w:rPr>
          <w:rFonts w:ascii="Menlo Regular" w:hAnsi="Menlo Regular" w:cs="Menlo Regular"/>
          <w:color w:val="AA0D91"/>
          <w:sz w:val="22"/>
          <w:szCs w:val="22"/>
          <w:lang w:val="en-GB"/>
        </w:rPr>
        <w:t xml:space="preserve">&gt;&lt;img </w:t>
      </w:r>
      <w:r w:rsidRPr="0020749A">
        <w:rPr>
          <w:rFonts w:ascii="Menlo Regular" w:hAnsi="Menlo Regular" w:cs="Menlo Regular"/>
          <w:color w:val="836C28"/>
          <w:sz w:val="22"/>
          <w:szCs w:val="22"/>
          <w:lang w:val="en-GB"/>
        </w:rPr>
        <w:t>src</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 static "</w:t>
      </w:r>
      <w:r w:rsidRPr="0020749A">
        <w:rPr>
          <w:rFonts w:ascii="Menlo Regular" w:hAnsi="Menlo Regular" w:cs="Menlo Regular"/>
          <w:color w:val="836C28"/>
          <w:sz w:val="22"/>
          <w:szCs w:val="22"/>
          <w:lang w:val="en-GB"/>
        </w:rPr>
        <w:t>assets</w:t>
      </w:r>
      <w:r w:rsidRPr="0020749A">
        <w:rPr>
          <w:rFonts w:ascii="Menlo Regular" w:hAnsi="Menlo Regular" w:cs="Menlo Regular"/>
          <w:color w:val="AA0D91"/>
          <w:sz w:val="22"/>
          <w:szCs w:val="22"/>
          <w:lang w:val="en-GB"/>
        </w:rPr>
        <w:t>/</w:t>
      </w:r>
      <w:r w:rsidRPr="0020749A">
        <w:rPr>
          <w:rFonts w:ascii="Menlo Regular" w:hAnsi="Menlo Regular" w:cs="Menlo Regular"/>
          <w:color w:val="836C28"/>
          <w:sz w:val="22"/>
          <w:szCs w:val="22"/>
          <w:lang w:val="en-GB"/>
        </w:rPr>
        <w:t>images</w:t>
      </w:r>
      <w:r w:rsidRPr="0020749A">
        <w:rPr>
          <w:rFonts w:ascii="Menlo Regular" w:hAnsi="Menlo Regular" w:cs="Menlo Regular"/>
          <w:color w:val="AA0D91"/>
          <w:sz w:val="22"/>
          <w:szCs w:val="22"/>
          <w:lang w:val="en-GB"/>
        </w:rPr>
        <w:t>/</w:t>
      </w:r>
      <w:r w:rsidRPr="0020749A">
        <w:rPr>
          <w:rFonts w:ascii="Menlo Regular" w:hAnsi="Menlo Regular" w:cs="Menlo Regular"/>
          <w:color w:val="836C28"/>
          <w:sz w:val="22"/>
          <w:szCs w:val="22"/>
          <w:lang w:val="en-GB"/>
        </w:rPr>
        <w:t>Naturalis_logo.png</w:t>
      </w:r>
      <w:r w:rsidRPr="0020749A">
        <w:rPr>
          <w:rFonts w:ascii="Menlo Regular" w:hAnsi="Menlo Regular" w:cs="Menlo Regular"/>
          <w:color w:val="C41A16"/>
          <w:sz w:val="22"/>
          <w:szCs w:val="22"/>
          <w:lang w:val="en-GB"/>
        </w:rPr>
        <w:t>" %}"</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width</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"100"</w:t>
      </w:r>
      <w:r w:rsidRPr="0020749A">
        <w:rPr>
          <w:rFonts w:ascii="Menlo Regular" w:hAnsi="Menlo Regular" w:cs="Menlo Regular"/>
          <w:color w:val="AA0D91"/>
          <w:sz w:val="22"/>
          <w:szCs w:val="22"/>
          <w:lang w:val="en-GB"/>
        </w:rPr>
        <w:t>/&gt;&lt;/a&gt;</w:t>
      </w:r>
    </w:p>
    <w:p w14:paraId="4A34E8A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&lt;/ul&gt;</w:t>
      </w:r>
    </w:p>
    <w:p w14:paraId="6ACEE5C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End of the logo block --&gt;</w:t>
      </w:r>
    </w:p>
    <w:p w14:paraId="1E51CE3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endblock %}</w:t>
      </w:r>
    </w:p>
    <w:p w14:paraId="43612CC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&lt;/div&gt;</w:t>
      </w:r>
    </w:p>
    <w:p w14:paraId="01FEF65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D3CC4E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content block, using the content lay-out from computer.css --&gt;</w:t>
      </w:r>
    </w:p>
    <w:p w14:paraId="0F5B1B0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&lt;div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"content"</w:t>
      </w:r>
      <w:r w:rsidRPr="0020749A">
        <w:rPr>
          <w:rFonts w:ascii="Menlo Regular" w:hAnsi="Menlo Regular" w:cs="Menlo Regular"/>
          <w:color w:val="AA0D91"/>
          <w:sz w:val="22"/>
          <w:szCs w:val="22"/>
          <w:lang w:val="en-GB"/>
        </w:rPr>
        <w:t>&gt;</w:t>
      </w:r>
    </w:p>
    <w:p w14:paraId="3528BA1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Place a standard text in the content --&gt;</w:t>
      </w:r>
    </w:p>
    <w:p w14:paraId="76785A1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This block will be override for all different html pages --&gt;</w:t>
      </w:r>
    </w:p>
    <w:p w14:paraId="02265FE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block content %}This is the content of this block{% endblock %}</w:t>
      </w:r>
    </w:p>
    <w:p w14:paraId="153B134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65FD1F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&lt;/div&gt;</w:t>
      </w:r>
    </w:p>
    <w:p w14:paraId="750666D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1A420D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footer block, using the footer lay-out from computer.css --&gt;</w:t>
      </w:r>
    </w:p>
    <w:p w14:paraId="608CD71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&lt;div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"footer"</w:t>
      </w:r>
      <w:r w:rsidRPr="0020749A">
        <w:rPr>
          <w:rFonts w:ascii="Menlo Regular" w:hAnsi="Menlo Regular" w:cs="Menlo Regular"/>
          <w:color w:val="AA0D91"/>
          <w:sz w:val="22"/>
          <w:szCs w:val="22"/>
          <w:lang w:val="en-GB"/>
        </w:rPr>
        <w:t>&gt;</w:t>
      </w:r>
    </w:p>
    <w:p w14:paraId="1625227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Place some text in the footer block --&gt;</w:t>
      </w:r>
    </w:p>
    <w:p w14:paraId="29A717A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block footer %}</w:t>
      </w:r>
      <w:r w:rsidRPr="0020749A">
        <w:rPr>
          <w:rFonts w:ascii="Menlo Regular" w:hAnsi="Menlo Regular" w:cs="Menlo Regular"/>
          <w:color w:val="AA0D91"/>
          <w:sz w:val="22"/>
          <w:szCs w:val="22"/>
          <w:lang w:val="en-GB"/>
        </w:rPr>
        <w:t>&lt;p&gt;</w:t>
      </w:r>
      <w:r w:rsidRPr="0020749A">
        <w:rPr>
          <w:rFonts w:ascii="Menlo Regular" w:hAnsi="Menlo Regular" w:cs="Menlo Regular"/>
          <w:color w:val="1C00CF"/>
          <w:sz w:val="22"/>
          <w:szCs w:val="22"/>
          <w:lang w:val="en-GB"/>
        </w:rPr>
        <w:t>&amp;copy;</w:t>
      </w:r>
      <w:r w:rsidRPr="0020749A">
        <w:rPr>
          <w:rFonts w:ascii="Menlo Regular" w:hAnsi="Menlo Regular" w:cs="Menlo Regular"/>
          <w:color w:val="000000"/>
          <w:sz w:val="22"/>
          <w:szCs w:val="22"/>
          <w:lang w:val="en-GB"/>
        </w:rPr>
        <w:t>2013-2014 Patrick Wijntjes</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 endblock %}</w:t>
      </w:r>
    </w:p>
    <w:p w14:paraId="0A4329E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DAB3A4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End of the page --&gt;</w:t>
      </w:r>
    </w:p>
    <w:p w14:paraId="3CE80BA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AA0D91"/>
          <w:sz w:val="22"/>
          <w:szCs w:val="22"/>
          <w:lang w:val="en-GB"/>
        </w:rPr>
        <w:t>&lt;/div&gt;</w:t>
      </w:r>
    </w:p>
    <w:p w14:paraId="2D13557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9C37E1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End of the body and of the html --&gt;</w:t>
      </w:r>
    </w:p>
    <w:p w14:paraId="3BCA195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&lt;/body&gt;</w:t>
      </w:r>
    </w:p>
    <w:p w14:paraId="533B13A5" w14:textId="77777777" w:rsidR="006C0A11" w:rsidRPr="0020749A" w:rsidRDefault="006C0A11" w:rsidP="006C0A11">
      <w:pPr>
        <w:rPr>
          <w:rFonts w:ascii="Menlo Regular" w:hAnsi="Menlo Regular" w:cs="Menlo Regular"/>
          <w:color w:val="AA0D91"/>
          <w:sz w:val="22"/>
          <w:szCs w:val="22"/>
          <w:lang w:val="en-GB"/>
        </w:rPr>
      </w:pPr>
      <w:r w:rsidRPr="0020749A">
        <w:rPr>
          <w:rFonts w:ascii="Menlo Regular" w:hAnsi="Menlo Regular" w:cs="Menlo Regular"/>
          <w:color w:val="AA0D91"/>
          <w:sz w:val="22"/>
          <w:szCs w:val="22"/>
          <w:lang w:val="en-GB"/>
        </w:rPr>
        <w:t>&lt;/html&gt;</w:t>
      </w:r>
      <w:r w:rsidRPr="0020749A">
        <w:rPr>
          <w:rFonts w:ascii="Menlo Regular" w:hAnsi="Menlo Regular" w:cs="Menlo Regular"/>
          <w:color w:val="AA0D91"/>
          <w:sz w:val="22"/>
          <w:szCs w:val="22"/>
          <w:lang w:val="en-GB"/>
        </w:rPr>
        <w:br w:type="page"/>
      </w:r>
    </w:p>
    <w:p w14:paraId="1C6D7025" w14:textId="77777777" w:rsidR="006C0A11" w:rsidRPr="0020749A" w:rsidRDefault="006C0A11" w:rsidP="006C0A11">
      <w:pPr>
        <w:pStyle w:val="Kop4"/>
        <w:numPr>
          <w:ilvl w:val="2"/>
          <w:numId w:val="1"/>
        </w:numPr>
        <w:rPr>
          <w:lang w:val="en-GB"/>
        </w:rPr>
      </w:pPr>
      <w:bookmarkStart w:id="144" w:name="_Toc260580278"/>
      <w:r w:rsidRPr="0020749A">
        <w:rPr>
          <w:lang w:val="en-GB"/>
        </w:rPr>
        <w:lastRenderedPageBreak/>
        <w:t>mobile_invalid_login.html</w:t>
      </w:r>
      <w:bookmarkEnd w:id="144"/>
    </w:p>
    <w:p w14:paraId="2D73EEB2" w14:textId="77777777" w:rsidR="006C0A11" w:rsidRPr="0020749A" w:rsidRDefault="006C0A11" w:rsidP="006C0A11">
      <w:pPr>
        <w:rPr>
          <w:lang w:val="en-GB"/>
        </w:rPr>
      </w:pPr>
    </w:p>
    <w:p w14:paraId="5398DF6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mobile template and override the content block --&gt;</w:t>
      </w:r>
    </w:p>
    <w:p w14:paraId="2AC064B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"mobile.html" %}</w:t>
      </w:r>
    </w:p>
    <w:p w14:paraId="31E48D9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818637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4AABEFD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Invalid login{% endblock %}</w:t>
      </w:r>
    </w:p>
    <w:p w14:paraId="411D0CB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127E44E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11269CD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115B200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FE74F3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telling the login details are incorrect --&gt;</w:t>
      </w:r>
    </w:p>
    <w:p w14:paraId="17D6685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Your login details are invalid!</w:t>
      </w:r>
      <w:r w:rsidRPr="0020749A">
        <w:rPr>
          <w:rFonts w:ascii="Menlo Regular" w:hAnsi="Menlo Regular" w:cs="Menlo Regular"/>
          <w:color w:val="AA0D91"/>
          <w:sz w:val="22"/>
          <w:szCs w:val="22"/>
          <w:lang w:val="en-GB"/>
        </w:rPr>
        <w:t>&lt;/h2&gt;</w:t>
      </w:r>
    </w:p>
    <w:p w14:paraId="176E95F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87C314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login again --&gt;</w:t>
      </w:r>
    </w:p>
    <w:p w14:paraId="1F7C012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"/accounts/login/"</w:t>
      </w:r>
      <w:r w:rsidRPr="0020749A">
        <w:rPr>
          <w:rFonts w:ascii="Menlo Regular" w:hAnsi="Menlo Regular" w:cs="Menlo Regular"/>
          <w:color w:val="AA0D91"/>
          <w:sz w:val="22"/>
          <w:szCs w:val="22"/>
          <w:lang w:val="en-GB"/>
        </w:rPr>
        <w:t>&gt;</w:t>
      </w:r>
    </w:p>
    <w:p w14:paraId="73453F7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Try again inside --&gt;</w:t>
      </w:r>
    </w:p>
    <w:p w14:paraId="42A15DB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"Try again"</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43956EC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56C7A9B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4C616F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7E6BBA8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go back to the welcome page --&gt;</w:t>
      </w:r>
    </w:p>
    <w:p w14:paraId="05DF9AB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6E4052C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Home inside --&gt;</w:t>
      </w:r>
    </w:p>
    <w:p w14:paraId="34B54BE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2A2DB70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36D481A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17DECC3"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26F09E34" w14:textId="77777777" w:rsidR="006C0A11" w:rsidRPr="0020749A" w:rsidRDefault="006C0A11" w:rsidP="006C0A11">
      <w:pPr>
        <w:pStyle w:val="Kop4"/>
        <w:numPr>
          <w:ilvl w:val="2"/>
          <w:numId w:val="1"/>
        </w:numPr>
        <w:rPr>
          <w:lang w:val="en-GB"/>
        </w:rPr>
      </w:pPr>
      <w:bookmarkStart w:id="145" w:name="_Toc260580279"/>
      <w:r w:rsidRPr="0020749A">
        <w:rPr>
          <w:lang w:val="en-GB"/>
        </w:rPr>
        <w:lastRenderedPageBreak/>
        <w:t>mobile_login.html</w:t>
      </w:r>
      <w:bookmarkEnd w:id="145"/>
    </w:p>
    <w:p w14:paraId="77F1EE8E" w14:textId="77777777" w:rsidR="006C0A11" w:rsidRPr="0020749A" w:rsidRDefault="006C0A11" w:rsidP="006C0A11">
      <w:pPr>
        <w:rPr>
          <w:lang w:val="en-GB"/>
        </w:rPr>
      </w:pPr>
    </w:p>
    <w:p w14:paraId="1759AA3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mobile template and override the content block --&gt;</w:t>
      </w:r>
    </w:p>
    <w:p w14:paraId="65E481F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"mobile.html" %}</w:t>
      </w:r>
    </w:p>
    <w:p w14:paraId="0A5A7CC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4C70CF6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1ED193B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Login{% endblock %}</w:t>
      </w:r>
    </w:p>
    <w:p w14:paraId="691C792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4614E7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240C485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0640A11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87043D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--&gt;</w:t>
      </w:r>
    </w:p>
    <w:p w14:paraId="05E6BB0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&lt;h3&gt;</w:t>
      </w:r>
      <w:r w:rsidRPr="0020749A">
        <w:rPr>
          <w:rFonts w:ascii="Menlo Regular" w:hAnsi="Menlo Regular" w:cs="Menlo Regular"/>
          <w:color w:val="000000"/>
          <w:sz w:val="22"/>
          <w:szCs w:val="22"/>
          <w:lang w:val="en-GB"/>
        </w:rPr>
        <w:t>Login required to remove files!</w:t>
      </w:r>
      <w:r w:rsidRPr="0020749A">
        <w:rPr>
          <w:rFonts w:ascii="Menlo Regular" w:hAnsi="Menlo Regular" w:cs="Menlo Regular"/>
          <w:color w:val="AA0D91"/>
          <w:sz w:val="22"/>
          <w:szCs w:val="22"/>
          <w:lang w:val="en-GB"/>
        </w:rPr>
        <w:t>&lt;/h3&gt;</w:t>
      </w:r>
      <w:r w:rsidRPr="0020749A">
        <w:rPr>
          <w:rFonts w:ascii="Menlo Regular" w:hAnsi="Menlo Regular" w:cs="Menlo Regular"/>
          <w:color w:val="000000"/>
          <w:sz w:val="22"/>
          <w:szCs w:val="22"/>
          <w:lang w:val="en-GB"/>
        </w:rPr>
        <w:t xml:space="preserve">    </w:t>
      </w:r>
    </w:p>
    <w:p w14:paraId="7FA229E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B2E506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Ask for the username and password --&gt;</w:t>
      </w:r>
    </w:p>
    <w:p w14:paraId="0ACF05A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"/accounts/auth/"</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method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"post"</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 csrf_token %}</w:t>
      </w:r>
    </w:p>
    <w:p w14:paraId="43181AF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&lt;label </w:t>
      </w:r>
      <w:r w:rsidRPr="0020749A">
        <w:rPr>
          <w:rFonts w:ascii="Menlo Regular" w:hAnsi="Menlo Regular" w:cs="Menlo Regular"/>
          <w:color w:val="836C28"/>
          <w:sz w:val="22"/>
          <w:szCs w:val="22"/>
          <w:lang w:val="en-GB"/>
        </w:rPr>
        <w:t>for</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"username"</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User name:</w:t>
      </w:r>
      <w:r w:rsidRPr="0020749A">
        <w:rPr>
          <w:rFonts w:ascii="Menlo Regular" w:hAnsi="Menlo Regular" w:cs="Menlo Regular"/>
          <w:color w:val="AA0D91"/>
          <w:sz w:val="22"/>
          <w:szCs w:val="22"/>
          <w:lang w:val="en-GB"/>
        </w:rPr>
        <w:t>&lt;/label&gt;</w:t>
      </w:r>
    </w:p>
    <w:p w14:paraId="0ECFBDB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"text"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name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"username"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"username"</w:t>
      </w:r>
      <w:r w:rsidRPr="0020749A">
        <w:rPr>
          <w:rFonts w:ascii="Menlo Regular" w:hAnsi="Menlo Regular" w:cs="Menlo Regular"/>
          <w:color w:val="AA0D91"/>
          <w:sz w:val="22"/>
          <w:szCs w:val="22"/>
          <w:lang w:val="en-GB"/>
        </w:rPr>
        <w:t>&gt;</w:t>
      </w:r>
    </w:p>
    <w:p w14:paraId="52ADE79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749ADBC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&lt;label </w:t>
      </w:r>
      <w:r w:rsidRPr="0020749A">
        <w:rPr>
          <w:rFonts w:ascii="Menlo Regular" w:hAnsi="Menlo Regular" w:cs="Menlo Regular"/>
          <w:color w:val="836C28"/>
          <w:sz w:val="22"/>
          <w:szCs w:val="22"/>
          <w:lang w:val="en-GB"/>
        </w:rPr>
        <w:t>for</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"password"</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Password:</w:t>
      </w:r>
      <w:r w:rsidRPr="0020749A">
        <w:rPr>
          <w:rFonts w:ascii="Menlo Regular" w:hAnsi="Menlo Regular" w:cs="Menlo Regular"/>
          <w:color w:val="AA0D91"/>
          <w:sz w:val="22"/>
          <w:szCs w:val="22"/>
          <w:lang w:val="en-GB"/>
        </w:rPr>
        <w:t>&lt;/label&gt;</w:t>
      </w:r>
    </w:p>
    <w:p w14:paraId="73EE638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"password"</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name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"password"</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"pasword"</w:t>
      </w:r>
      <w:r w:rsidRPr="0020749A">
        <w:rPr>
          <w:rFonts w:ascii="Menlo Regular" w:hAnsi="Menlo Regular" w:cs="Menlo Regular"/>
          <w:color w:val="AA0D91"/>
          <w:sz w:val="22"/>
          <w:szCs w:val="22"/>
          <w:lang w:val="en-GB"/>
        </w:rPr>
        <w:t>&gt;</w:t>
      </w:r>
    </w:p>
    <w:p w14:paraId="1B6CB37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342DC77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"login"</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5B49843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2E61C1A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74E88F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1AEA5F0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go back to the home page --&gt;</w:t>
      </w:r>
    </w:p>
    <w:p w14:paraId="2C4B5E0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626373B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Home inside --&gt;</w:t>
      </w:r>
    </w:p>
    <w:p w14:paraId="1C5ACAE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6228070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34A3112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ED4FA8C"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7B9CCBB6" w14:textId="77777777" w:rsidR="006C0A11" w:rsidRPr="0020749A" w:rsidRDefault="006C0A11" w:rsidP="006C0A11">
      <w:pPr>
        <w:pStyle w:val="Kop4"/>
        <w:numPr>
          <w:ilvl w:val="2"/>
          <w:numId w:val="1"/>
        </w:numPr>
        <w:rPr>
          <w:lang w:val="en-GB"/>
        </w:rPr>
      </w:pPr>
      <w:bookmarkStart w:id="146" w:name="_Toc260580280"/>
      <w:r w:rsidRPr="0020749A">
        <w:rPr>
          <w:lang w:val="en-GB"/>
        </w:rPr>
        <w:lastRenderedPageBreak/>
        <w:t>mobile_remove.html</w:t>
      </w:r>
      <w:bookmarkEnd w:id="146"/>
    </w:p>
    <w:p w14:paraId="493FF2E3" w14:textId="77777777" w:rsidR="006C0A11" w:rsidRPr="0020749A" w:rsidRDefault="006C0A11" w:rsidP="006C0A11">
      <w:pPr>
        <w:rPr>
          <w:lang w:val="en-GB"/>
        </w:rPr>
      </w:pPr>
    </w:p>
    <w:p w14:paraId="3555CC5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mobile template and override the content block --&gt;</w:t>
      </w:r>
    </w:p>
    <w:p w14:paraId="378D630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"mobile.html" %}</w:t>
      </w:r>
    </w:p>
    <w:p w14:paraId="461CBE3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7BA001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15A1A64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Files removed{% endblock %}</w:t>
      </w:r>
    </w:p>
    <w:p w14:paraId="7575CA2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42D9803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2D1827B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12B8E66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A6CFE5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telling the task has been completed --&gt;</w:t>
      </w:r>
    </w:p>
    <w:p w14:paraId="2265935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Removing complete!</w:t>
      </w:r>
      <w:r w:rsidRPr="0020749A">
        <w:rPr>
          <w:rFonts w:ascii="Menlo Regular" w:hAnsi="Menlo Regular" w:cs="Menlo Regular"/>
          <w:color w:val="AA0D91"/>
          <w:sz w:val="22"/>
          <w:szCs w:val="22"/>
          <w:lang w:val="en-GB"/>
        </w:rPr>
        <w:t>&lt;/h2&gt;</w:t>
      </w:r>
    </w:p>
    <w:p w14:paraId="2DD32F2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Give detailed information --&gt;</w:t>
      </w:r>
    </w:p>
    <w:p w14:paraId="19C3BE6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All uploaded pictures and their results</w:t>
      </w:r>
      <w:r w:rsidRPr="0020749A">
        <w:rPr>
          <w:rFonts w:ascii="Menlo Regular" w:hAnsi="Menlo Regular" w:cs="Menlo Regular"/>
          <w:color w:val="AA0D91"/>
          <w:sz w:val="22"/>
          <w:szCs w:val="22"/>
          <w:lang w:val="en-GB"/>
        </w:rPr>
        <w:t>&lt;BR&gt;</w:t>
      </w:r>
    </w:p>
    <w:p w14:paraId="056B94B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are moved to the results directory</w:t>
      </w:r>
      <w:r w:rsidRPr="0020749A">
        <w:rPr>
          <w:rFonts w:ascii="Menlo Regular" w:hAnsi="Menlo Regular" w:cs="Menlo Regular"/>
          <w:color w:val="AA0D91"/>
          <w:sz w:val="22"/>
          <w:szCs w:val="22"/>
          <w:lang w:val="en-GB"/>
        </w:rPr>
        <w:t>&lt;/p&gt;</w:t>
      </w:r>
    </w:p>
    <w:p w14:paraId="0B33EAA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You have removed the following files:</w:t>
      </w:r>
      <w:r w:rsidRPr="0020749A">
        <w:rPr>
          <w:rFonts w:ascii="Menlo Regular" w:hAnsi="Menlo Regular" w:cs="Menlo Regular"/>
          <w:color w:val="AA0D91"/>
          <w:sz w:val="22"/>
          <w:szCs w:val="22"/>
          <w:lang w:val="en-GB"/>
        </w:rPr>
        <w:t>&lt;/p&gt;</w:t>
      </w:r>
    </w:p>
    <w:p w14:paraId="61BE8DF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{{uploads}}</w:t>
      </w:r>
      <w:r w:rsidRPr="0020749A">
        <w:rPr>
          <w:rFonts w:ascii="Menlo Regular" w:hAnsi="Menlo Regular" w:cs="Menlo Regular"/>
          <w:color w:val="AA0D91"/>
          <w:sz w:val="22"/>
          <w:szCs w:val="22"/>
          <w:lang w:val="en-GB"/>
        </w:rPr>
        <w:t>&lt;/p&gt;</w:t>
      </w:r>
    </w:p>
    <w:p w14:paraId="66583F0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{{temps}}</w:t>
      </w:r>
      <w:r w:rsidRPr="0020749A">
        <w:rPr>
          <w:rFonts w:ascii="Menlo Regular" w:hAnsi="Menlo Regular" w:cs="Menlo Regular"/>
          <w:color w:val="AA0D91"/>
          <w:sz w:val="22"/>
          <w:szCs w:val="22"/>
          <w:lang w:val="en-GB"/>
        </w:rPr>
        <w:t>&lt;/p&gt;</w:t>
      </w:r>
    </w:p>
    <w:p w14:paraId="6275C4C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B0B081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logout --&gt;</w:t>
      </w:r>
    </w:p>
    <w:p w14:paraId="5141651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"/accounts/logout/"</w:t>
      </w:r>
      <w:r w:rsidRPr="0020749A">
        <w:rPr>
          <w:rFonts w:ascii="Menlo Regular" w:hAnsi="Menlo Regular" w:cs="Menlo Regular"/>
          <w:color w:val="AA0D91"/>
          <w:sz w:val="22"/>
          <w:szCs w:val="22"/>
          <w:lang w:val="en-GB"/>
        </w:rPr>
        <w:t>&gt;</w:t>
      </w:r>
    </w:p>
    <w:p w14:paraId="54D0194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4E67285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"Logout"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6683602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590BB99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1DC9DE5"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77A21635" w14:textId="77777777" w:rsidR="006C0A11" w:rsidRPr="0020749A" w:rsidRDefault="006C0A11" w:rsidP="006C0A11">
      <w:pPr>
        <w:pStyle w:val="Kop4"/>
        <w:numPr>
          <w:ilvl w:val="2"/>
          <w:numId w:val="1"/>
        </w:numPr>
        <w:rPr>
          <w:lang w:val="en-GB"/>
        </w:rPr>
      </w:pPr>
      <w:bookmarkStart w:id="147" w:name="_Toc260580281"/>
      <w:r w:rsidRPr="0020749A">
        <w:rPr>
          <w:lang w:val="en-GB"/>
        </w:rPr>
        <w:lastRenderedPageBreak/>
        <w:t>mobile_result.html</w:t>
      </w:r>
      <w:bookmarkEnd w:id="147"/>
    </w:p>
    <w:p w14:paraId="203ADC0D" w14:textId="77777777" w:rsidR="006C0A11" w:rsidRPr="0020749A" w:rsidRDefault="006C0A11" w:rsidP="006C0A11">
      <w:pPr>
        <w:rPr>
          <w:lang w:val="en-GB"/>
        </w:rPr>
      </w:pPr>
    </w:p>
    <w:p w14:paraId="0D18AEA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mobile template and override the content block --&gt;</w:t>
      </w:r>
    </w:p>
    <w:p w14:paraId="06F1CF0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"mobile.html" %}</w:t>
      </w:r>
    </w:p>
    <w:p w14:paraId="05A12C5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132FFBA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32D5DF8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Result{% endblock %}</w:t>
      </w:r>
    </w:p>
    <w:p w14:paraId="51EE12A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54EF9E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31D6975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1079D9A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displaying content is only for testing and needs to be updated</w:t>
      </w:r>
    </w:p>
    <w:p w14:paraId="2DA0843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for the real version --&gt;</w:t>
      </w:r>
    </w:p>
    <w:p w14:paraId="01FDC91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018424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to tell this is de result page --&gt;</w:t>
      </w:r>
    </w:p>
    <w:p w14:paraId="3DB3B69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Results</w:t>
      </w:r>
      <w:r w:rsidRPr="0020749A">
        <w:rPr>
          <w:rFonts w:ascii="Menlo Regular" w:hAnsi="Menlo Regular" w:cs="Menlo Regular"/>
          <w:color w:val="AA0D91"/>
          <w:sz w:val="22"/>
          <w:szCs w:val="22"/>
          <w:lang w:val="en-GB"/>
        </w:rPr>
        <w:t>&lt;/h2&gt;</w:t>
      </w:r>
    </w:p>
    <w:p w14:paraId="326FFDE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D6BCA3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FOR TESTING: Display the filename --&gt;</w:t>
      </w:r>
    </w:p>
    <w:p w14:paraId="7B39E7F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 xml:space="preserve">Filename: {{filename}} </w:t>
      </w:r>
      <w:r w:rsidRPr="0020749A">
        <w:rPr>
          <w:rFonts w:ascii="Menlo Regular" w:hAnsi="Menlo Regular" w:cs="Menlo Regular"/>
          <w:color w:val="AA0D91"/>
          <w:sz w:val="22"/>
          <w:szCs w:val="22"/>
          <w:lang w:val="en-GB"/>
        </w:rPr>
        <w:t>&lt;/p&gt;</w:t>
      </w:r>
    </w:p>
    <w:p w14:paraId="7784C0D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AE7480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the result --&gt;</w:t>
      </w:r>
    </w:p>
    <w:p w14:paraId="55C336D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WARNING: this is a test result, and will always be a random sentence</w:t>
      </w:r>
    </w:p>
    <w:p w14:paraId="3D1BD17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This needs to be changed for the real version! --&gt;</w:t>
      </w:r>
    </w:p>
    <w:p w14:paraId="6F3E8EC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 xml:space="preserve">Result: {{result}} </w:t>
      </w:r>
      <w:r w:rsidRPr="0020749A">
        <w:rPr>
          <w:rFonts w:ascii="Menlo Regular" w:hAnsi="Menlo Regular" w:cs="Menlo Regular"/>
          <w:color w:val="AA0D91"/>
          <w:sz w:val="22"/>
          <w:szCs w:val="22"/>
          <w:lang w:val="en-GB"/>
        </w:rPr>
        <w:t>&lt;/p&gt;</w:t>
      </w:r>
    </w:p>
    <w:p w14:paraId="4DF8410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7E2C5F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the picture, give it a link to view the picter on a new</w:t>
      </w:r>
    </w:p>
    <w:p w14:paraId="61D15F3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webpage / tab --&gt;</w:t>
      </w:r>
    </w:p>
    <w:p w14:paraId="383E633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Misschien de grootte aanpassen! --&gt;</w:t>
      </w:r>
    </w:p>
    <w:p w14:paraId="4C715BE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&lt;p&gt;&lt;a </w:t>
      </w:r>
      <w:r w:rsidRPr="0020749A">
        <w:rPr>
          <w:rFonts w:ascii="Menlo Regular" w:hAnsi="Menlo Regular" w:cs="Menlo Regular"/>
          <w:color w:val="836C28"/>
          <w:sz w:val="22"/>
          <w:szCs w:val="22"/>
          <w:lang w:val="en-GB"/>
        </w:rPr>
        <w:t>href</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"/static/assets/uploaded_files/{{filename}}"</w:t>
      </w:r>
      <w:r w:rsidRPr="0020749A">
        <w:rPr>
          <w:rFonts w:ascii="Menlo Regular" w:hAnsi="Menlo Regular" w:cs="Menlo Regular"/>
          <w:color w:val="AA0D91"/>
          <w:sz w:val="22"/>
          <w:szCs w:val="22"/>
          <w:lang w:val="en-GB"/>
        </w:rPr>
        <w:t xml:space="preserve">&gt;&lt;img </w:t>
      </w:r>
      <w:r w:rsidRPr="0020749A">
        <w:rPr>
          <w:rFonts w:ascii="Menlo Regular" w:hAnsi="Menlo Regular" w:cs="Menlo Regular"/>
          <w:color w:val="836C28"/>
          <w:sz w:val="22"/>
          <w:szCs w:val="22"/>
          <w:lang w:val="en-GB"/>
        </w:rPr>
        <w:t>src</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"/static/assets/uploaded_files/{{filename}}"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width</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"200"</w:t>
      </w:r>
      <w:r w:rsidRPr="0020749A">
        <w:rPr>
          <w:rFonts w:ascii="Menlo Regular" w:hAnsi="Menlo Regular" w:cs="Menlo Regular"/>
          <w:color w:val="AA0D91"/>
          <w:sz w:val="22"/>
          <w:szCs w:val="22"/>
          <w:lang w:val="en-GB"/>
        </w:rPr>
        <w:t>/&gt;&lt;/a&gt;&lt;/p&gt;</w:t>
      </w:r>
    </w:p>
    <w:p w14:paraId="33E03AE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C3FDB4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"/exit/"</w:t>
      </w:r>
      <w:r w:rsidRPr="0020749A">
        <w:rPr>
          <w:rFonts w:ascii="Menlo Regular" w:hAnsi="Menlo Regular" w:cs="Menlo Regular"/>
          <w:color w:val="AA0D91"/>
          <w:sz w:val="22"/>
          <w:szCs w:val="22"/>
          <w:lang w:val="en-GB"/>
        </w:rPr>
        <w:t>&gt;</w:t>
      </w:r>
    </w:p>
    <w:p w14:paraId="78CAF65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1D5994D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"Exit"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10AFD42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446A79B1"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43CB4481" w14:textId="77777777" w:rsidR="006C0A11" w:rsidRPr="0020749A" w:rsidRDefault="006C0A11" w:rsidP="006C0A11">
      <w:pPr>
        <w:pStyle w:val="Kop4"/>
        <w:numPr>
          <w:ilvl w:val="2"/>
          <w:numId w:val="1"/>
        </w:numPr>
        <w:rPr>
          <w:lang w:val="en-GB"/>
        </w:rPr>
      </w:pPr>
      <w:bookmarkStart w:id="148" w:name="_Toc260580282"/>
      <w:r w:rsidRPr="0020749A">
        <w:rPr>
          <w:lang w:val="en-GB"/>
        </w:rPr>
        <w:lastRenderedPageBreak/>
        <w:t>mobile_sorry.html</w:t>
      </w:r>
      <w:bookmarkEnd w:id="148"/>
    </w:p>
    <w:p w14:paraId="680FF475" w14:textId="77777777" w:rsidR="006C0A11" w:rsidRPr="0020749A" w:rsidRDefault="006C0A11" w:rsidP="006C0A11">
      <w:pPr>
        <w:rPr>
          <w:lang w:val="en-GB"/>
        </w:rPr>
      </w:pPr>
    </w:p>
    <w:p w14:paraId="4722266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mobile template and override the content block --&gt;</w:t>
      </w:r>
    </w:p>
    <w:p w14:paraId="0428784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"mobile.html" %}</w:t>
      </w:r>
    </w:p>
    <w:p w14:paraId="1F9B892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CEA321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2F90F67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Error{% endblock %}</w:t>
      </w:r>
    </w:p>
    <w:p w14:paraId="674C506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75B668F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71E4F5B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77B3333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0C1893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Header --&gt;</w:t>
      </w:r>
    </w:p>
    <w:p w14:paraId="0BB91B8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Sorry!</w:t>
      </w:r>
      <w:r w:rsidRPr="0020749A">
        <w:rPr>
          <w:rFonts w:ascii="Menlo Regular" w:hAnsi="Menlo Regular" w:cs="Menlo Regular"/>
          <w:color w:val="AA0D91"/>
          <w:sz w:val="22"/>
          <w:szCs w:val="22"/>
          <w:lang w:val="en-GB"/>
        </w:rPr>
        <w:t>&lt;/h2&gt;</w:t>
      </w:r>
    </w:p>
    <w:p w14:paraId="5761039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FD4C9D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Explain the error and ask to try again --&gt;</w:t>
      </w:r>
    </w:p>
    <w:p w14:paraId="6150509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During the calculation, your picture has been removed.</w:t>
      </w:r>
      <w:r w:rsidRPr="0020749A">
        <w:rPr>
          <w:rFonts w:ascii="Menlo Regular" w:hAnsi="Menlo Regular" w:cs="Menlo Regular"/>
          <w:color w:val="AA0D91"/>
          <w:sz w:val="22"/>
          <w:szCs w:val="22"/>
          <w:lang w:val="en-GB"/>
        </w:rPr>
        <w:t>&lt;BR&gt;</w:t>
      </w:r>
    </w:p>
    <w:p w14:paraId="612F902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Please try again</w:t>
      </w:r>
      <w:r w:rsidRPr="0020749A">
        <w:rPr>
          <w:rFonts w:ascii="Menlo Regular" w:hAnsi="Menlo Regular" w:cs="Menlo Regular"/>
          <w:color w:val="AA0D91"/>
          <w:sz w:val="22"/>
          <w:szCs w:val="22"/>
          <w:lang w:val="en-GB"/>
        </w:rPr>
        <w:t>&lt;/p&gt;</w:t>
      </w:r>
    </w:p>
    <w:p w14:paraId="78B950C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85DAA4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try again --&gt;</w:t>
      </w:r>
    </w:p>
    <w:p w14:paraId="3C595B1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w:t>
      </w:r>
      <w:r w:rsidRPr="0020749A">
        <w:rPr>
          <w:rFonts w:ascii="Menlo Regular" w:hAnsi="Menlo Regular" w:cs="Menlo Regular"/>
          <w:color w:val="AA0D91"/>
          <w:sz w:val="22"/>
          <w:szCs w:val="22"/>
          <w:lang w:val="en-GB"/>
        </w:rPr>
        <w:t>&gt;</w:t>
      </w:r>
    </w:p>
    <w:p w14:paraId="4B08C60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2AA2666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 picture"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333FE93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r w:rsidRPr="0020749A">
        <w:rPr>
          <w:rFonts w:ascii="Menlo Regular" w:hAnsi="Menlo Regular" w:cs="Menlo Regular"/>
          <w:color w:val="000000"/>
          <w:sz w:val="22"/>
          <w:szCs w:val="22"/>
          <w:lang w:val="en-GB"/>
        </w:rPr>
        <w:t xml:space="preserve"> </w:t>
      </w:r>
    </w:p>
    <w:p w14:paraId="35E2D4B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A078CB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6EADCAE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Buttont to go back to the homepage --&gt;</w:t>
      </w:r>
    </w:p>
    <w:p w14:paraId="1C4CEC6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4E1552E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buttont with the thext Home inside --&gt;</w:t>
      </w:r>
    </w:p>
    <w:p w14:paraId="231B3A7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669DF3E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54A3434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659E560"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11C145C8" w14:textId="77777777" w:rsidR="006C0A11" w:rsidRPr="0020749A" w:rsidRDefault="006C0A11" w:rsidP="006C0A11">
      <w:pPr>
        <w:pStyle w:val="Kop4"/>
        <w:numPr>
          <w:ilvl w:val="2"/>
          <w:numId w:val="1"/>
        </w:numPr>
        <w:rPr>
          <w:lang w:val="en-GB"/>
        </w:rPr>
      </w:pPr>
      <w:bookmarkStart w:id="149" w:name="_Toc260580283"/>
      <w:r w:rsidRPr="0020749A">
        <w:rPr>
          <w:lang w:val="en-GB"/>
        </w:rPr>
        <w:lastRenderedPageBreak/>
        <w:t>mobile_upload_succes.html</w:t>
      </w:r>
      <w:bookmarkEnd w:id="149"/>
    </w:p>
    <w:p w14:paraId="3E9EBC15" w14:textId="77777777" w:rsidR="006C0A11" w:rsidRPr="0020749A" w:rsidRDefault="006C0A11" w:rsidP="006C0A11">
      <w:pPr>
        <w:rPr>
          <w:lang w:val="en-GB"/>
        </w:rPr>
      </w:pPr>
    </w:p>
    <w:p w14:paraId="6AA254D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mobile template and override the content block --&gt;</w:t>
      </w:r>
    </w:p>
    <w:p w14:paraId="709D5C1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"mobile.html" %}</w:t>
      </w:r>
    </w:p>
    <w:p w14:paraId="5FE31A6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6799E7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22C01C8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Upload succeeded{% endblock %}</w:t>
      </w:r>
    </w:p>
    <w:p w14:paraId="3F13722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68105AA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5673846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28AA357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displaying content is only for testing and needs to be updated</w:t>
      </w:r>
    </w:p>
    <w:p w14:paraId="24D0C60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for the real version --&gt;</w:t>
      </w:r>
    </w:p>
    <w:p w14:paraId="7848F6A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22BE3F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telling the file is uploaded --&gt;</w:t>
      </w:r>
    </w:p>
    <w:p w14:paraId="08D4B56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You have uploaded the file!</w:t>
      </w:r>
      <w:r w:rsidRPr="0020749A">
        <w:rPr>
          <w:rFonts w:ascii="Menlo Regular" w:hAnsi="Menlo Regular" w:cs="Menlo Regular"/>
          <w:color w:val="AA0D91"/>
          <w:sz w:val="22"/>
          <w:szCs w:val="22"/>
          <w:lang w:val="en-GB"/>
        </w:rPr>
        <w:t>&lt;/h2&gt;</w:t>
      </w:r>
    </w:p>
    <w:p w14:paraId="6340C96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77B2DB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FOR TESTING: Display the filename --&gt;</w:t>
      </w:r>
    </w:p>
    <w:p w14:paraId="5B9683C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filename: {{filename}}</w:t>
      </w:r>
      <w:r w:rsidRPr="0020749A">
        <w:rPr>
          <w:rFonts w:ascii="Menlo Regular" w:hAnsi="Menlo Regular" w:cs="Menlo Regular"/>
          <w:color w:val="AA0D91"/>
          <w:sz w:val="22"/>
          <w:szCs w:val="22"/>
          <w:lang w:val="en-GB"/>
        </w:rPr>
        <w:t>&lt;/p&gt;</w:t>
      </w:r>
    </w:p>
    <w:p w14:paraId="384A342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1BF5AE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FOR TESTING: Display the path to the file --&gt;</w:t>
      </w:r>
    </w:p>
    <w:p w14:paraId="750EA26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path: {{path}}</w:t>
      </w:r>
      <w:r w:rsidRPr="0020749A">
        <w:rPr>
          <w:rFonts w:ascii="Menlo Regular" w:hAnsi="Menlo Regular" w:cs="Menlo Regular"/>
          <w:color w:val="AA0D91"/>
          <w:sz w:val="22"/>
          <w:szCs w:val="22"/>
          <w:lang w:val="en-GB"/>
        </w:rPr>
        <w:t>&lt;/p&gt;</w:t>
      </w:r>
    </w:p>
    <w:p w14:paraId="4D7A72B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D8F89A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the picture, give it a link to view the picter on a new</w:t>
      </w:r>
    </w:p>
    <w:p w14:paraId="36A0CE3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webpage / tab --&gt;</w:t>
      </w:r>
    </w:p>
    <w:p w14:paraId="521317D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&lt;p&gt;&lt;a </w:t>
      </w:r>
      <w:r w:rsidRPr="0020749A">
        <w:rPr>
          <w:rFonts w:ascii="Menlo Regular" w:hAnsi="Menlo Regular" w:cs="Menlo Regular"/>
          <w:color w:val="836C28"/>
          <w:sz w:val="22"/>
          <w:szCs w:val="22"/>
          <w:lang w:val="en-GB"/>
        </w:rPr>
        <w:t>href</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"/{{path}}"</w:t>
      </w:r>
      <w:r w:rsidRPr="0020749A">
        <w:rPr>
          <w:rFonts w:ascii="Menlo Regular" w:hAnsi="Menlo Regular" w:cs="Menlo Regular"/>
          <w:color w:val="AA0D91"/>
          <w:sz w:val="22"/>
          <w:szCs w:val="22"/>
          <w:lang w:val="en-GB"/>
        </w:rPr>
        <w:t xml:space="preserve">&gt;&lt;img </w:t>
      </w:r>
      <w:r w:rsidRPr="0020749A">
        <w:rPr>
          <w:rFonts w:ascii="Menlo Regular" w:hAnsi="Menlo Regular" w:cs="Menlo Regular"/>
          <w:color w:val="836C28"/>
          <w:sz w:val="22"/>
          <w:szCs w:val="22"/>
          <w:lang w:val="en-GB"/>
        </w:rPr>
        <w:t>src</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"/{{path}}"</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width</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"200"</w:t>
      </w:r>
      <w:r w:rsidRPr="0020749A">
        <w:rPr>
          <w:rFonts w:ascii="Menlo Regular" w:hAnsi="Menlo Regular" w:cs="Menlo Regular"/>
          <w:color w:val="AA0D91"/>
          <w:sz w:val="22"/>
          <w:szCs w:val="22"/>
          <w:lang w:val="en-GB"/>
        </w:rPr>
        <w:t>/&gt;&lt;/a&gt;&lt;/p&gt;</w:t>
      </w:r>
    </w:p>
    <w:p w14:paraId="4185D45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62EF90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"/result/"</w:t>
      </w:r>
      <w:r w:rsidRPr="0020749A">
        <w:rPr>
          <w:rFonts w:ascii="Menlo Regular" w:hAnsi="Menlo Regular" w:cs="Menlo Regular"/>
          <w:color w:val="AA0D91"/>
          <w:sz w:val="22"/>
          <w:szCs w:val="22"/>
          <w:lang w:val="en-GB"/>
        </w:rPr>
        <w:t>&gt;</w:t>
      </w:r>
    </w:p>
    <w:p w14:paraId="13142D9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08263F4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"Result"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3E56EBA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279A28A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an empty line betwee both buttonts--&gt;</w:t>
      </w:r>
    </w:p>
    <w:p w14:paraId="6015513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 </w:t>
      </w:r>
      <w:r w:rsidRPr="0020749A">
        <w:rPr>
          <w:rFonts w:ascii="Menlo Regular" w:hAnsi="Menlo Regular" w:cs="Menlo Regular"/>
          <w:color w:val="836C28"/>
          <w:sz w:val="22"/>
          <w:szCs w:val="22"/>
          <w:lang w:val="en-GB"/>
        </w:rPr>
        <w:t>style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"font-size:10;"</w:t>
      </w:r>
      <w:r w:rsidRPr="0020749A">
        <w:rPr>
          <w:rFonts w:ascii="Menlo Regular" w:hAnsi="Menlo Regular" w:cs="Menlo Regular"/>
          <w:color w:val="AA0D91"/>
          <w:sz w:val="22"/>
          <w:szCs w:val="22"/>
          <w:lang w:val="en-GB"/>
        </w:rPr>
        <w:t>&gt;&lt;/p&gt;</w:t>
      </w:r>
    </w:p>
    <w:p w14:paraId="2CDAD6E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6272F67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Home inside --&gt;</w:t>
      </w:r>
    </w:p>
    <w:p w14:paraId="6F65326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184C769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486E1D0D"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435D5D48" w14:textId="77777777" w:rsidR="006C0A11" w:rsidRPr="0020749A" w:rsidRDefault="006C0A11" w:rsidP="006C0A11">
      <w:pPr>
        <w:pStyle w:val="Kop4"/>
        <w:numPr>
          <w:ilvl w:val="2"/>
          <w:numId w:val="1"/>
        </w:numPr>
        <w:rPr>
          <w:lang w:val="en-GB"/>
        </w:rPr>
      </w:pPr>
      <w:bookmarkStart w:id="150" w:name="_Toc260580284"/>
      <w:r w:rsidRPr="0020749A">
        <w:rPr>
          <w:lang w:val="en-GB"/>
        </w:rPr>
        <w:lastRenderedPageBreak/>
        <w:t>mobile_upload.html</w:t>
      </w:r>
      <w:bookmarkEnd w:id="150"/>
    </w:p>
    <w:p w14:paraId="6FD059A9" w14:textId="77777777" w:rsidR="006C0A11" w:rsidRPr="0020749A" w:rsidRDefault="006C0A11" w:rsidP="006C0A11">
      <w:pPr>
        <w:rPr>
          <w:lang w:val="en-GB"/>
        </w:rPr>
      </w:pPr>
    </w:p>
    <w:p w14:paraId="270CA5A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mobile template and override the content block --&gt;</w:t>
      </w:r>
    </w:p>
    <w:p w14:paraId="2B3CAC4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"mobile.html" %}</w:t>
      </w:r>
    </w:p>
    <w:p w14:paraId="51AAC04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1E9ED6AF"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4E9EB337"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Upload picture{% endblock %}</w:t>
      </w:r>
    </w:p>
    <w:p w14:paraId="394E354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085F892B"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541DE0F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194BE28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displaying content is only for testing and needs to be updated</w:t>
      </w:r>
    </w:p>
    <w:p w14:paraId="0F3E58D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for the real version --&gt;</w:t>
      </w:r>
    </w:p>
    <w:p w14:paraId="65E31D5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4E9D917"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to tell this is de upload page --&gt;</w:t>
      </w:r>
    </w:p>
    <w:p w14:paraId="2A3A2791"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Upload picture</w:t>
      </w:r>
      <w:r w:rsidRPr="0020749A">
        <w:rPr>
          <w:rFonts w:ascii="Menlo Regular" w:hAnsi="Menlo Regular" w:cs="Menlo Regular"/>
          <w:color w:val="AA0D91"/>
          <w:sz w:val="22"/>
          <w:szCs w:val="22"/>
          <w:lang w:val="en-GB"/>
        </w:rPr>
        <w:t>&lt;/h2&gt;</w:t>
      </w:r>
    </w:p>
    <w:p w14:paraId="140CA1D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3A9AFD7"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Font-size needs te be changed!!!!! --&gt;</w:t>
      </w:r>
    </w:p>
    <w:p w14:paraId="5FCB92CF"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 </w:t>
      </w:r>
      <w:r w:rsidRPr="0020749A">
        <w:rPr>
          <w:rFonts w:ascii="Menlo Regular" w:hAnsi="Menlo Regular" w:cs="Menlo Regular"/>
          <w:color w:val="836C28"/>
          <w:sz w:val="22"/>
          <w:szCs w:val="22"/>
          <w:lang w:val="en-GB"/>
        </w:rPr>
        <w:t>style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"{{style}};"</w:t>
      </w:r>
      <w:r w:rsidRPr="0020749A">
        <w:rPr>
          <w:rFonts w:ascii="Menlo Regular" w:hAnsi="Menlo Regular" w:cs="Menlo Regular"/>
          <w:color w:val="AA0D91"/>
          <w:sz w:val="22"/>
          <w:szCs w:val="22"/>
          <w:lang w:val="en-GB"/>
        </w:rPr>
        <w:t>&gt;&lt;em&gt;</w:t>
      </w:r>
      <w:r w:rsidRPr="0020749A">
        <w:rPr>
          <w:rFonts w:ascii="Menlo Regular" w:hAnsi="Menlo Regular" w:cs="Menlo Regular"/>
          <w:color w:val="000000"/>
          <w:sz w:val="22"/>
          <w:szCs w:val="22"/>
          <w:lang w:val="en-GB"/>
        </w:rPr>
        <w:t>{{message}}</w:t>
      </w:r>
      <w:r w:rsidRPr="0020749A">
        <w:rPr>
          <w:rFonts w:ascii="Menlo Regular" w:hAnsi="Menlo Regular" w:cs="Menlo Regular"/>
          <w:color w:val="AA0D91"/>
          <w:sz w:val="22"/>
          <w:szCs w:val="22"/>
          <w:lang w:val="en-GB"/>
        </w:rPr>
        <w:t>&lt;/em&gt;&lt;/p&gt;</w:t>
      </w:r>
    </w:p>
    <w:p w14:paraId="1FCC08E3"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17D9F57"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Use the form from orchid.views.upload to receive a picture --&gt;</w:t>
      </w:r>
    </w:p>
    <w:p w14:paraId="7B56B341"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method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"post"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style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"{{style}}; font-size:60px"</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enctype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"multipart/form-data"</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 csrf_token %}</w:t>
      </w:r>
    </w:p>
    <w:p w14:paraId="4827BF1F"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w:t>
      </w:r>
    </w:p>
    <w:p w14:paraId="37DBE181"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0966D22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xml:space="preserve">&lt;!-- Place a submit button under the form, with the text Upload picture inside. </w:t>
      </w:r>
    </w:p>
    <w:p w14:paraId="4898F62A"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To place it under the form, it is required to display an empty line first--&gt;</w:t>
      </w:r>
      <w:r w:rsidRPr="0020749A">
        <w:rPr>
          <w:rFonts w:ascii="Menlo Regular" w:hAnsi="Menlo Regular" w:cs="Menlo Regular"/>
          <w:color w:val="000000"/>
          <w:sz w:val="22"/>
          <w:szCs w:val="22"/>
          <w:lang w:val="en-GB"/>
        </w:rPr>
        <w:t xml:space="preserve">  </w:t>
      </w:r>
    </w:p>
    <w:p w14:paraId="2F28747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 picture"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3E09A0F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27147D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End of form --&gt;</w:t>
      </w:r>
    </w:p>
    <w:p w14:paraId="1EDD3B8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2842582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43CB865"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787AC791"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Place a button under the form to go back to the home screen --&gt;</w:t>
      </w:r>
    </w:p>
    <w:p w14:paraId="1946ED7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511044A5"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78264F0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70B368C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DC7B060" w14:textId="77777777" w:rsidR="000243B5" w:rsidRPr="0020749A" w:rsidRDefault="000243B5" w:rsidP="000243B5">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60C6261E" w14:textId="77777777" w:rsidR="006C0A11" w:rsidRPr="0020749A" w:rsidRDefault="000243B5" w:rsidP="000243B5">
      <w:pPr>
        <w:pStyle w:val="Kop4"/>
        <w:numPr>
          <w:ilvl w:val="2"/>
          <w:numId w:val="1"/>
        </w:numPr>
        <w:rPr>
          <w:lang w:val="en-GB"/>
        </w:rPr>
      </w:pPr>
      <w:bookmarkStart w:id="151" w:name="_Toc260580285"/>
      <w:r w:rsidRPr="0020749A">
        <w:rPr>
          <w:lang w:val="en-GB"/>
        </w:rPr>
        <w:lastRenderedPageBreak/>
        <w:t>mobile_welcome.html</w:t>
      </w:r>
      <w:bookmarkEnd w:id="151"/>
    </w:p>
    <w:p w14:paraId="2CB14589" w14:textId="77777777" w:rsidR="000243B5" w:rsidRPr="0020749A" w:rsidRDefault="000243B5" w:rsidP="000243B5">
      <w:pPr>
        <w:rPr>
          <w:lang w:val="en-GB"/>
        </w:rPr>
      </w:pPr>
    </w:p>
    <w:p w14:paraId="27C55D2E"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mobile template and override the content block --&gt;</w:t>
      </w:r>
    </w:p>
    <w:p w14:paraId="5994815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"mobile.html" %}</w:t>
      </w:r>
    </w:p>
    <w:p w14:paraId="313268A1"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75E4BEA7"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63730886"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Home{% endblock %}</w:t>
      </w:r>
    </w:p>
    <w:p w14:paraId="4F1AE042"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551A2D2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6843F215"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11AB0E90"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displaying content is only for testing and needs to be updated</w:t>
      </w:r>
    </w:p>
    <w:p w14:paraId="6A5A523F"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for the real version --&gt;</w:t>
      </w:r>
    </w:p>
    <w:p w14:paraId="261233F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23609F51"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telling this is the welcome page --&gt;</w:t>
      </w:r>
    </w:p>
    <w:p w14:paraId="4CCCA152"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AA0D91"/>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Welcome</w:t>
      </w:r>
      <w:r w:rsidRPr="0020749A">
        <w:rPr>
          <w:rFonts w:ascii="Menlo Regular" w:hAnsi="Menlo Regular" w:cs="Menlo Regular"/>
          <w:color w:val="AA0D91"/>
          <w:sz w:val="22"/>
          <w:szCs w:val="22"/>
          <w:lang w:val="en-GB"/>
        </w:rPr>
        <w:t>&lt;/h2</w:t>
      </w:r>
    </w:p>
    <w:p w14:paraId="615597C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AA0D91"/>
          <w:sz w:val="22"/>
          <w:szCs w:val="22"/>
          <w:lang w:val="en-GB"/>
        </w:rPr>
      </w:pPr>
      <w:r w:rsidRPr="0020749A">
        <w:rPr>
          <w:rFonts w:ascii="Menlo Regular" w:hAnsi="Menlo Regular" w:cs="Menlo Regular"/>
          <w:color w:val="AA0D91"/>
          <w:sz w:val="22"/>
          <w:szCs w:val="22"/>
          <w:lang w:val="en-GB"/>
        </w:rPr>
        <w:t xml:space="preserve">    </w:t>
      </w:r>
    </w:p>
    <w:p w14:paraId="2BACE16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 xml:space="preserve">    &lt;!-- Tell the user what this webapplication will do --&gt;</w:t>
      </w:r>
    </w:p>
    <w:p w14:paraId="2250B930"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&lt;h4&gt;</w:t>
      </w:r>
      <w:r w:rsidRPr="0020749A">
        <w:rPr>
          <w:rFonts w:ascii="Menlo Regular" w:hAnsi="Menlo Regular" w:cs="Menlo Regular"/>
          <w:color w:val="000000"/>
          <w:sz w:val="22"/>
          <w:szCs w:val="22"/>
          <w:lang w:val="en-GB"/>
        </w:rPr>
        <w:t>Welcome on the orchid identifier website of Naturalis</w:t>
      </w:r>
      <w:r w:rsidRPr="0020749A">
        <w:rPr>
          <w:rFonts w:ascii="Menlo Regular" w:hAnsi="Menlo Regular" w:cs="Menlo Regular"/>
          <w:color w:val="AA0D91"/>
          <w:sz w:val="22"/>
          <w:szCs w:val="22"/>
          <w:lang w:val="en-GB"/>
        </w:rPr>
        <w:t>&lt;/h4&gt;</w:t>
      </w:r>
    </w:p>
    <w:p w14:paraId="0DDD2ED2"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After uploading a picture the website will identify the orchid.</w:t>
      </w:r>
      <w:r w:rsidRPr="0020749A">
        <w:rPr>
          <w:rFonts w:ascii="Menlo Regular" w:hAnsi="Menlo Regular" w:cs="Menlo Regular"/>
          <w:color w:val="AA0D91"/>
          <w:sz w:val="22"/>
          <w:szCs w:val="22"/>
          <w:lang w:val="en-GB"/>
        </w:rPr>
        <w:t>&lt;BR&gt;</w:t>
      </w:r>
    </w:p>
    <w:p w14:paraId="7959F39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Please click the upload picture button below to upload a picture.</w:t>
      </w:r>
      <w:r w:rsidRPr="0020749A">
        <w:rPr>
          <w:rFonts w:ascii="Menlo Regular" w:hAnsi="Menlo Regular" w:cs="Menlo Regular"/>
          <w:color w:val="AA0D91"/>
          <w:sz w:val="22"/>
          <w:szCs w:val="22"/>
          <w:lang w:val="en-GB"/>
        </w:rPr>
        <w:t>&lt;BR&gt;</w:t>
      </w:r>
    </w:p>
    <w:p w14:paraId="0AE30F1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&lt;em&gt;</w:t>
      </w:r>
      <w:r w:rsidRPr="0020749A">
        <w:rPr>
          <w:rFonts w:ascii="Menlo Regular" w:hAnsi="Menlo Regular" w:cs="Menlo Regular"/>
          <w:color w:val="000000"/>
          <w:sz w:val="22"/>
          <w:szCs w:val="22"/>
          <w:lang w:val="en-GB"/>
        </w:rPr>
        <w:t>You can upload a picture of a tuber, a leaf or a flower.</w:t>
      </w:r>
      <w:r w:rsidRPr="0020749A">
        <w:rPr>
          <w:rFonts w:ascii="Menlo Regular" w:hAnsi="Menlo Regular" w:cs="Menlo Regular"/>
          <w:color w:val="AA0D91"/>
          <w:sz w:val="22"/>
          <w:szCs w:val="22"/>
          <w:lang w:val="en-GB"/>
        </w:rPr>
        <w:t>&lt;/em&gt;&lt;/p&gt;</w:t>
      </w:r>
    </w:p>
    <w:p w14:paraId="43C6F5BE"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2CE54B0"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form which contains two buttons.</w:t>
      </w:r>
    </w:p>
    <w:p w14:paraId="0093B58A"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The first button is for uploading the file --&gt;</w:t>
      </w:r>
    </w:p>
    <w:p w14:paraId="3DA81B31"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w:t>
      </w:r>
      <w:r w:rsidRPr="0020749A">
        <w:rPr>
          <w:rFonts w:ascii="Menlo Regular" w:hAnsi="Menlo Regular" w:cs="Menlo Regular"/>
          <w:color w:val="AA0D91"/>
          <w:sz w:val="22"/>
          <w:szCs w:val="22"/>
          <w:lang w:val="en-GB"/>
        </w:rPr>
        <w:t>&gt;</w:t>
      </w:r>
    </w:p>
    <w:p w14:paraId="7527F925"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198DFDA6"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 picture"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774890D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35EA33AB"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white line --&gt;</w:t>
      </w:r>
    </w:p>
    <w:p w14:paraId="74CD08C0"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78D5A196"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Second button to remove all leftover files --&gt;</w:t>
      </w:r>
    </w:p>
    <w:p w14:paraId="36A4F0C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"small"</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To remove all unused uploaded pictures and their temporary files</w:t>
      </w:r>
      <w:r w:rsidRPr="0020749A">
        <w:rPr>
          <w:rFonts w:ascii="Menlo Regular" w:hAnsi="Menlo Regular" w:cs="Menlo Regular"/>
          <w:color w:val="AA0D91"/>
          <w:sz w:val="22"/>
          <w:szCs w:val="22"/>
          <w:lang w:val="en-GB"/>
        </w:rPr>
        <w:t>&lt;BR&gt;</w:t>
      </w:r>
    </w:p>
    <w:p w14:paraId="70B6C54E"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click below </w:t>
      </w:r>
      <w:r w:rsidRPr="0020749A">
        <w:rPr>
          <w:rFonts w:ascii="Menlo Regular" w:hAnsi="Menlo Regular" w:cs="Menlo Regular"/>
          <w:color w:val="AA0D91"/>
          <w:sz w:val="22"/>
          <w:szCs w:val="22"/>
          <w:lang w:val="en-GB"/>
        </w:rPr>
        <w:t xml:space="preserve">&lt;span </w:t>
      </w:r>
      <w:r w:rsidRPr="0020749A">
        <w:rPr>
          <w:rFonts w:ascii="Menlo Regular" w:hAnsi="Menlo Regular" w:cs="Menlo Regular"/>
          <w:color w:val="836C28"/>
          <w:sz w:val="22"/>
          <w:szCs w:val="22"/>
          <w:lang w:val="en-GB"/>
        </w:rPr>
        <w:t>style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"color: red"</w:t>
      </w:r>
      <w:r w:rsidRPr="0020749A">
        <w:rPr>
          <w:rFonts w:ascii="Menlo Regular" w:hAnsi="Menlo Regular" w:cs="Menlo Regular"/>
          <w:color w:val="AA0D91"/>
          <w:sz w:val="22"/>
          <w:szCs w:val="22"/>
          <w:lang w:val="en-GB"/>
        </w:rPr>
        <w:t>&gt;&lt;strong&gt;</w:t>
      </w:r>
      <w:r w:rsidRPr="0020749A">
        <w:rPr>
          <w:rFonts w:ascii="Menlo Regular" w:hAnsi="Menlo Regular" w:cs="Menlo Regular"/>
          <w:color w:val="000000"/>
          <w:sz w:val="22"/>
          <w:szCs w:val="22"/>
          <w:lang w:val="en-GB"/>
        </w:rPr>
        <w:t>(login required)</w:t>
      </w:r>
      <w:r w:rsidRPr="0020749A">
        <w:rPr>
          <w:rFonts w:ascii="Menlo Regular" w:hAnsi="Menlo Regular" w:cs="Menlo Regular"/>
          <w:color w:val="AA0D91"/>
          <w:sz w:val="22"/>
          <w:szCs w:val="22"/>
          <w:lang w:val="en-GB"/>
        </w:rPr>
        <w:t>&lt;/strong&gt;&lt;/span&gt;&lt;/p&gt;</w:t>
      </w:r>
    </w:p>
    <w:p w14:paraId="2EBC4390"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"/admin/remove"</w:t>
      </w:r>
      <w:r w:rsidRPr="0020749A">
        <w:rPr>
          <w:rFonts w:ascii="Menlo Regular" w:hAnsi="Menlo Regular" w:cs="Menlo Regular"/>
          <w:color w:val="AA0D91"/>
          <w:sz w:val="22"/>
          <w:szCs w:val="22"/>
          <w:lang w:val="en-GB"/>
        </w:rPr>
        <w:t>&gt;</w:t>
      </w:r>
    </w:p>
    <w:p w14:paraId="0778B977"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"Remove unused files"</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3D6FCF0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05659C8E"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633ADBB"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FOR TESTING: Print the used divise --&gt;</w:t>
      </w:r>
    </w:p>
    <w:p w14:paraId="279CB6FA"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device: {{device}}</w:t>
      </w:r>
      <w:r w:rsidRPr="0020749A">
        <w:rPr>
          <w:rFonts w:ascii="Menlo Regular" w:hAnsi="Menlo Regular" w:cs="Menlo Regular"/>
          <w:color w:val="AA0D91"/>
          <w:sz w:val="22"/>
          <w:szCs w:val="22"/>
          <w:lang w:val="en-GB"/>
        </w:rPr>
        <w:t>&lt;/p&gt;</w:t>
      </w:r>
    </w:p>
    <w:p w14:paraId="422458B5" w14:textId="77777777" w:rsidR="000243B5" w:rsidRPr="0020749A" w:rsidRDefault="000243B5" w:rsidP="000243B5">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076BE0F6" w14:textId="77777777" w:rsidR="000243B5" w:rsidRPr="0020749A" w:rsidRDefault="000243B5" w:rsidP="000243B5">
      <w:pPr>
        <w:pStyle w:val="Kop4"/>
        <w:numPr>
          <w:ilvl w:val="2"/>
          <w:numId w:val="1"/>
        </w:numPr>
        <w:rPr>
          <w:lang w:val="en-GB"/>
        </w:rPr>
      </w:pPr>
      <w:bookmarkStart w:id="152" w:name="_Toc260580286"/>
      <w:r w:rsidRPr="0020749A">
        <w:rPr>
          <w:lang w:val="en-GB"/>
        </w:rPr>
        <w:lastRenderedPageBreak/>
        <w:t>mobile.html</w:t>
      </w:r>
      <w:bookmarkEnd w:id="152"/>
    </w:p>
    <w:p w14:paraId="50A2029A" w14:textId="77777777" w:rsidR="000243B5" w:rsidRPr="0020749A" w:rsidRDefault="000243B5" w:rsidP="000243B5">
      <w:pPr>
        <w:rPr>
          <w:lang w:val="en-GB"/>
        </w:rPr>
      </w:pPr>
    </w:p>
    <w:p w14:paraId="724AA17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THIS IS THE STANDARD HTML FOR MOBILE DEVICES --&gt;</w:t>
      </w:r>
    </w:p>
    <w:p w14:paraId="3422268E"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1D2DF007"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Load in the static function --&gt;</w:t>
      </w:r>
    </w:p>
    <w:p w14:paraId="065DF93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load static %}</w:t>
      </w:r>
    </w:p>
    <w:p w14:paraId="5E2F519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5859925A"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declare the DOCTYPE and html language--&gt;</w:t>
      </w:r>
    </w:p>
    <w:p w14:paraId="7F505CA2"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&lt;!DOCTYPE html&gt;</w:t>
      </w:r>
    </w:p>
    <w:p w14:paraId="48FEC02B"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 xml:space="preserve">&lt;html </w:t>
      </w:r>
      <w:r w:rsidRPr="0020749A">
        <w:rPr>
          <w:rFonts w:ascii="Menlo Regular" w:hAnsi="Menlo Regular" w:cs="Menlo Regular"/>
          <w:color w:val="836C28"/>
          <w:sz w:val="22"/>
          <w:szCs w:val="22"/>
          <w:lang w:val="en-GB"/>
        </w:rPr>
        <w:t>lang</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"en"</w:t>
      </w:r>
      <w:r w:rsidRPr="0020749A">
        <w:rPr>
          <w:rFonts w:ascii="Menlo Regular" w:hAnsi="Menlo Regular" w:cs="Menlo Regular"/>
          <w:color w:val="AA0D91"/>
          <w:sz w:val="22"/>
          <w:szCs w:val="22"/>
          <w:lang w:val="en-GB"/>
        </w:rPr>
        <w:t>&gt;</w:t>
      </w:r>
    </w:p>
    <w:p w14:paraId="701EFB46"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6F9A9B7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Create the head --&gt;</w:t>
      </w:r>
    </w:p>
    <w:p w14:paraId="194B524B"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&lt;head&gt;</w:t>
      </w:r>
    </w:p>
    <w:p w14:paraId="79A0B8E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title using a block --&gt;</w:t>
      </w:r>
    </w:p>
    <w:p w14:paraId="25E31FF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This title needs to be changed! The best way to change the title</w:t>
      </w:r>
    </w:p>
    <w:p w14:paraId="154ECFE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is in the other html files witch extends this html --&gt;</w:t>
      </w:r>
    </w:p>
    <w:p w14:paraId="0B8AA41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&lt;title&gt;</w:t>
      </w:r>
      <w:r w:rsidRPr="0020749A">
        <w:rPr>
          <w:rFonts w:ascii="Menlo Regular" w:hAnsi="Menlo Regular" w:cs="Menlo Regular"/>
          <w:color w:val="000000"/>
          <w:sz w:val="22"/>
          <w:szCs w:val="22"/>
          <w:lang w:val="en-GB"/>
        </w:rPr>
        <w:t>{% block title %} My Base Template{% endblock %}</w:t>
      </w:r>
      <w:r w:rsidRPr="0020749A">
        <w:rPr>
          <w:rFonts w:ascii="Menlo Regular" w:hAnsi="Menlo Regular" w:cs="Menlo Regular"/>
          <w:color w:val="AA0D91"/>
          <w:sz w:val="22"/>
          <w:szCs w:val="22"/>
          <w:lang w:val="en-GB"/>
        </w:rPr>
        <w:t>&lt;/title&gt;</w:t>
      </w:r>
    </w:p>
    <w:p w14:paraId="60C5D1A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00908E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Use the mobile.css stylesheet for all mobile lay-outs --&gt;</w:t>
      </w:r>
    </w:p>
    <w:p w14:paraId="15A83F5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&lt;link </w:t>
      </w:r>
      <w:r w:rsidRPr="0020749A">
        <w:rPr>
          <w:rFonts w:ascii="Menlo Regular" w:hAnsi="Menlo Regular" w:cs="Menlo Regular"/>
          <w:color w:val="836C28"/>
          <w:sz w:val="22"/>
          <w:szCs w:val="22"/>
          <w:lang w:val="en-GB"/>
        </w:rPr>
        <w:t>rel</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"stylesheet"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"text/css"</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href</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 static "</w:t>
      </w:r>
      <w:r w:rsidRPr="0020749A">
        <w:rPr>
          <w:rFonts w:ascii="Menlo Regular" w:hAnsi="Menlo Regular" w:cs="Menlo Regular"/>
          <w:color w:val="836C28"/>
          <w:sz w:val="22"/>
          <w:szCs w:val="22"/>
          <w:lang w:val="en-GB"/>
        </w:rPr>
        <w:t>assets</w:t>
      </w:r>
      <w:r w:rsidRPr="0020749A">
        <w:rPr>
          <w:rFonts w:ascii="Menlo Regular" w:hAnsi="Menlo Regular" w:cs="Menlo Regular"/>
          <w:color w:val="AA0D91"/>
          <w:sz w:val="22"/>
          <w:szCs w:val="22"/>
          <w:lang w:val="en-GB"/>
        </w:rPr>
        <w:t>/</w:t>
      </w:r>
      <w:r w:rsidRPr="0020749A">
        <w:rPr>
          <w:rFonts w:ascii="Menlo Regular" w:hAnsi="Menlo Regular" w:cs="Menlo Regular"/>
          <w:color w:val="836C28"/>
          <w:sz w:val="22"/>
          <w:szCs w:val="22"/>
          <w:lang w:val="en-GB"/>
        </w:rPr>
        <w:t>css</w:t>
      </w:r>
      <w:r w:rsidRPr="0020749A">
        <w:rPr>
          <w:rFonts w:ascii="Menlo Regular" w:hAnsi="Menlo Regular" w:cs="Menlo Regular"/>
          <w:color w:val="AA0D91"/>
          <w:sz w:val="22"/>
          <w:szCs w:val="22"/>
          <w:lang w:val="en-GB"/>
        </w:rPr>
        <w:t>/</w:t>
      </w:r>
      <w:r w:rsidRPr="0020749A">
        <w:rPr>
          <w:rFonts w:ascii="Menlo Regular" w:hAnsi="Menlo Regular" w:cs="Menlo Regular"/>
          <w:color w:val="836C28"/>
          <w:sz w:val="22"/>
          <w:szCs w:val="22"/>
          <w:lang w:val="en-GB"/>
        </w:rPr>
        <w:t>mobile.css</w:t>
      </w:r>
      <w:r w:rsidRPr="0020749A">
        <w:rPr>
          <w:rFonts w:ascii="Menlo Regular" w:hAnsi="Menlo Regular" w:cs="Menlo Regular"/>
          <w:color w:val="C41A16"/>
          <w:sz w:val="22"/>
          <w:szCs w:val="22"/>
          <w:lang w:val="en-GB"/>
        </w:rPr>
        <w:t>" %}"</w:t>
      </w:r>
      <w:r w:rsidRPr="0020749A">
        <w:rPr>
          <w:rFonts w:ascii="Menlo Regular" w:hAnsi="Menlo Regular" w:cs="Menlo Regular"/>
          <w:color w:val="AA0D91"/>
          <w:sz w:val="22"/>
          <w:szCs w:val="22"/>
          <w:lang w:val="en-GB"/>
        </w:rPr>
        <w:t>&gt;</w:t>
      </w:r>
    </w:p>
    <w:p w14:paraId="7292E53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08713FF0"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end of the head --&gt;</w:t>
      </w:r>
      <w:r w:rsidRPr="0020749A">
        <w:rPr>
          <w:rFonts w:ascii="Menlo Regular" w:hAnsi="Menlo Regular" w:cs="Menlo Regular"/>
          <w:color w:val="000000"/>
          <w:sz w:val="22"/>
          <w:szCs w:val="22"/>
          <w:lang w:val="en-GB"/>
        </w:rPr>
        <w:t xml:space="preserve">        </w:t>
      </w:r>
    </w:p>
    <w:p w14:paraId="7BAE878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&lt;/head&gt;</w:t>
      </w:r>
    </w:p>
    <w:p w14:paraId="7191CF0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01C05E52"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Create the body --&gt;</w:t>
      </w:r>
    </w:p>
    <w:p w14:paraId="4BEF1F5E"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&lt;body&gt;</w:t>
      </w:r>
    </w:p>
    <w:p w14:paraId="2F93401B"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page --&gt;</w:t>
      </w:r>
    </w:p>
    <w:p w14:paraId="3F0F05F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&lt;div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"page"</w:t>
      </w:r>
      <w:r w:rsidRPr="0020749A">
        <w:rPr>
          <w:rFonts w:ascii="Menlo Regular" w:hAnsi="Menlo Regular" w:cs="Menlo Regular"/>
          <w:color w:val="AA0D91"/>
          <w:sz w:val="22"/>
          <w:szCs w:val="22"/>
          <w:lang w:val="en-GB"/>
        </w:rPr>
        <w:t>&gt;</w:t>
      </w:r>
    </w:p>
    <w:p w14:paraId="3E6439AF"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605B276"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logo block, using the logo lay-out from mobile.css --&gt;</w:t>
      </w:r>
    </w:p>
    <w:p w14:paraId="439C2212"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&lt;div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"logo"</w:t>
      </w:r>
      <w:r w:rsidRPr="0020749A">
        <w:rPr>
          <w:rFonts w:ascii="Menlo Regular" w:hAnsi="Menlo Regular" w:cs="Menlo Regular"/>
          <w:color w:val="AA0D91"/>
          <w:sz w:val="22"/>
          <w:szCs w:val="22"/>
          <w:lang w:val="en-GB"/>
        </w:rPr>
        <w:t>&gt;</w:t>
      </w:r>
    </w:p>
    <w:p w14:paraId="57D3F823"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block logo %}</w:t>
      </w:r>
    </w:p>
    <w:p w14:paraId="79E32A42"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Place the Naturalis logo inside the logo block --&gt;</w:t>
      </w:r>
    </w:p>
    <w:p w14:paraId="1AD91420"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&lt;ul&gt;</w:t>
      </w:r>
    </w:p>
    <w:p w14:paraId="14E5C3B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&lt;a </w:t>
      </w:r>
      <w:r w:rsidRPr="0020749A">
        <w:rPr>
          <w:rFonts w:ascii="Menlo Regular" w:hAnsi="Menlo Regular" w:cs="Menlo Regular"/>
          <w:color w:val="836C28"/>
          <w:sz w:val="22"/>
          <w:szCs w:val="22"/>
          <w:lang w:val="en-GB"/>
        </w:rPr>
        <w:t>href</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t>
      </w:r>
      <w:hyperlink r:id="rId48" w:history="1">
        <w:r w:rsidRPr="0020749A">
          <w:rPr>
            <w:rFonts w:ascii="Menlo Regular" w:hAnsi="Menlo Regular" w:cs="Menlo Regular"/>
            <w:color w:val="0E0EFF"/>
            <w:sz w:val="22"/>
            <w:szCs w:val="22"/>
            <w:lang w:val="en-GB"/>
          </w:rPr>
          <w:t>http://www.naturalis.nl</w:t>
        </w:r>
      </w:hyperlink>
      <w:r w:rsidRPr="0020749A">
        <w:rPr>
          <w:rFonts w:ascii="Menlo Regular" w:hAnsi="Menlo Regular" w:cs="Menlo Regular"/>
          <w:color w:val="C41A16"/>
          <w:sz w:val="22"/>
          <w:szCs w:val="22"/>
          <w:lang w:val="en-GB"/>
        </w:rPr>
        <w:t>"</w:t>
      </w:r>
      <w:r w:rsidRPr="0020749A">
        <w:rPr>
          <w:rFonts w:ascii="Menlo Regular" w:hAnsi="Menlo Regular" w:cs="Menlo Regular"/>
          <w:color w:val="AA0D91"/>
          <w:sz w:val="22"/>
          <w:szCs w:val="22"/>
          <w:lang w:val="en-GB"/>
        </w:rPr>
        <w:t xml:space="preserve">&gt;&lt;img </w:t>
      </w:r>
      <w:r w:rsidRPr="0020749A">
        <w:rPr>
          <w:rFonts w:ascii="Menlo Regular" w:hAnsi="Menlo Regular" w:cs="Menlo Regular"/>
          <w:color w:val="836C28"/>
          <w:sz w:val="22"/>
          <w:szCs w:val="22"/>
          <w:lang w:val="en-GB"/>
        </w:rPr>
        <w:t>src</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 static "</w:t>
      </w:r>
      <w:r w:rsidRPr="0020749A">
        <w:rPr>
          <w:rFonts w:ascii="Menlo Regular" w:hAnsi="Menlo Regular" w:cs="Menlo Regular"/>
          <w:color w:val="836C28"/>
          <w:sz w:val="22"/>
          <w:szCs w:val="22"/>
          <w:lang w:val="en-GB"/>
        </w:rPr>
        <w:t>assets</w:t>
      </w:r>
      <w:r w:rsidRPr="0020749A">
        <w:rPr>
          <w:rFonts w:ascii="Menlo Regular" w:hAnsi="Menlo Regular" w:cs="Menlo Regular"/>
          <w:color w:val="AA0D91"/>
          <w:sz w:val="22"/>
          <w:szCs w:val="22"/>
          <w:lang w:val="en-GB"/>
        </w:rPr>
        <w:t>/</w:t>
      </w:r>
      <w:r w:rsidRPr="0020749A">
        <w:rPr>
          <w:rFonts w:ascii="Menlo Regular" w:hAnsi="Menlo Regular" w:cs="Menlo Regular"/>
          <w:color w:val="836C28"/>
          <w:sz w:val="22"/>
          <w:szCs w:val="22"/>
          <w:lang w:val="en-GB"/>
        </w:rPr>
        <w:t>images</w:t>
      </w:r>
      <w:r w:rsidRPr="0020749A">
        <w:rPr>
          <w:rFonts w:ascii="Menlo Regular" w:hAnsi="Menlo Regular" w:cs="Menlo Regular"/>
          <w:color w:val="AA0D91"/>
          <w:sz w:val="22"/>
          <w:szCs w:val="22"/>
          <w:lang w:val="en-GB"/>
        </w:rPr>
        <w:t>/</w:t>
      </w:r>
      <w:r w:rsidRPr="0020749A">
        <w:rPr>
          <w:rFonts w:ascii="Menlo Regular" w:hAnsi="Menlo Regular" w:cs="Menlo Regular"/>
          <w:color w:val="836C28"/>
          <w:sz w:val="22"/>
          <w:szCs w:val="22"/>
          <w:lang w:val="en-GB"/>
        </w:rPr>
        <w:t>Naturalis_logo.png</w:t>
      </w:r>
      <w:r w:rsidRPr="0020749A">
        <w:rPr>
          <w:rFonts w:ascii="Menlo Regular" w:hAnsi="Menlo Regular" w:cs="Menlo Regular"/>
          <w:color w:val="C41A16"/>
          <w:sz w:val="22"/>
          <w:szCs w:val="22"/>
          <w:lang w:val="en-GB"/>
        </w:rPr>
        <w:t>" %}"</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width</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"250"</w:t>
      </w:r>
      <w:r w:rsidRPr="0020749A">
        <w:rPr>
          <w:rFonts w:ascii="Menlo Regular" w:hAnsi="Menlo Regular" w:cs="Menlo Regular"/>
          <w:color w:val="AA0D91"/>
          <w:sz w:val="22"/>
          <w:szCs w:val="22"/>
          <w:lang w:val="en-GB"/>
        </w:rPr>
        <w:t>/&gt;&lt;/a&gt;</w:t>
      </w:r>
    </w:p>
    <w:p w14:paraId="4D918D15"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&lt;/ul&gt;</w:t>
      </w:r>
    </w:p>
    <w:p w14:paraId="63DE3D6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End of the logo block --&gt;</w:t>
      </w:r>
    </w:p>
    <w:p w14:paraId="5FE6DCBA"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endblock %}</w:t>
      </w:r>
    </w:p>
    <w:p w14:paraId="36AEC7E1"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&lt;/div&gt;</w:t>
      </w:r>
    </w:p>
    <w:p w14:paraId="6A36C353"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1F03705"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content block, using the content lay-out from mobile.css --&gt;</w:t>
      </w:r>
    </w:p>
    <w:p w14:paraId="077B9BE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&lt;div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"content"</w:t>
      </w:r>
      <w:r w:rsidRPr="0020749A">
        <w:rPr>
          <w:rFonts w:ascii="Menlo Regular" w:hAnsi="Menlo Regular" w:cs="Menlo Regular"/>
          <w:color w:val="AA0D91"/>
          <w:sz w:val="22"/>
          <w:szCs w:val="22"/>
          <w:lang w:val="en-GB"/>
        </w:rPr>
        <w:t>&gt;</w:t>
      </w:r>
    </w:p>
    <w:p w14:paraId="2C19962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Place a standard text in the content --&gt;</w:t>
      </w:r>
    </w:p>
    <w:p w14:paraId="6CA26C2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This block will be override for all mobile html pages --&gt;</w:t>
      </w:r>
    </w:p>
    <w:p w14:paraId="2E1CC68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block content %}This is the content of this block{% endblock %}</w:t>
      </w:r>
    </w:p>
    <w:p w14:paraId="20F9DEB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CE22E55"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&lt;/div&gt;</w:t>
      </w:r>
    </w:p>
    <w:p w14:paraId="7C184585"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A300CEE"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footer block, using the footer lay-out from mobile.css --&gt;</w:t>
      </w:r>
    </w:p>
    <w:p w14:paraId="306CEBF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&lt;div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"footer"</w:t>
      </w:r>
      <w:r w:rsidRPr="0020749A">
        <w:rPr>
          <w:rFonts w:ascii="Menlo Regular" w:hAnsi="Menlo Regular" w:cs="Menlo Regular"/>
          <w:color w:val="AA0D91"/>
          <w:sz w:val="22"/>
          <w:szCs w:val="22"/>
          <w:lang w:val="en-GB"/>
        </w:rPr>
        <w:t>&gt;</w:t>
      </w:r>
    </w:p>
    <w:p w14:paraId="5DA6277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Place some text in the footer block --&gt;</w:t>
      </w:r>
    </w:p>
    <w:p w14:paraId="4A450946"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block footer %}</w:t>
      </w:r>
      <w:r w:rsidRPr="0020749A">
        <w:rPr>
          <w:rFonts w:ascii="Menlo Regular" w:hAnsi="Menlo Regular" w:cs="Menlo Regular"/>
          <w:color w:val="AA0D91"/>
          <w:sz w:val="22"/>
          <w:szCs w:val="22"/>
          <w:lang w:val="en-GB"/>
        </w:rPr>
        <w:t>&lt;p&gt;</w:t>
      </w:r>
      <w:r w:rsidRPr="0020749A">
        <w:rPr>
          <w:rFonts w:ascii="Menlo Regular" w:hAnsi="Menlo Regular" w:cs="Menlo Regular"/>
          <w:color w:val="1C00CF"/>
          <w:sz w:val="22"/>
          <w:szCs w:val="22"/>
          <w:lang w:val="en-GB"/>
        </w:rPr>
        <w:t>&amp;copy;</w:t>
      </w:r>
      <w:r w:rsidRPr="0020749A">
        <w:rPr>
          <w:rFonts w:ascii="Menlo Regular" w:hAnsi="Menlo Regular" w:cs="Menlo Regular"/>
          <w:color w:val="000000"/>
          <w:sz w:val="22"/>
          <w:szCs w:val="22"/>
          <w:lang w:val="en-GB"/>
        </w:rPr>
        <w:t>2013-2014 Patrick Wijntjes</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 endblock %}</w:t>
      </w:r>
    </w:p>
    <w:p w14:paraId="5581A4B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999A61F"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End of the page --&gt;</w:t>
      </w:r>
    </w:p>
    <w:p w14:paraId="4686EDB2"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AA0D91"/>
          <w:sz w:val="22"/>
          <w:szCs w:val="22"/>
          <w:lang w:val="en-GB"/>
        </w:rPr>
        <w:t>&lt;/div&gt;</w:t>
      </w:r>
    </w:p>
    <w:p w14:paraId="415997D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2523B6BA"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End of the body and of the html --&gt;</w:t>
      </w:r>
    </w:p>
    <w:p w14:paraId="6625D54F"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&lt;/body&gt;</w:t>
      </w:r>
    </w:p>
    <w:p w14:paraId="54752C70" w14:textId="77777777" w:rsidR="000243B5" w:rsidRPr="0020749A" w:rsidRDefault="000243B5" w:rsidP="000243B5">
      <w:pPr>
        <w:rPr>
          <w:rFonts w:ascii="Menlo Regular" w:hAnsi="Menlo Regular" w:cs="Menlo Regular"/>
          <w:color w:val="AA0D91"/>
          <w:sz w:val="22"/>
          <w:szCs w:val="22"/>
          <w:lang w:val="en-GB"/>
        </w:rPr>
      </w:pPr>
      <w:r w:rsidRPr="0020749A">
        <w:rPr>
          <w:rFonts w:ascii="Menlo Regular" w:hAnsi="Menlo Regular" w:cs="Menlo Regular"/>
          <w:color w:val="AA0D91"/>
          <w:sz w:val="22"/>
          <w:szCs w:val="22"/>
          <w:lang w:val="en-GB"/>
        </w:rPr>
        <w:t>&lt;/html&gt;</w:t>
      </w:r>
      <w:r w:rsidRPr="0020749A">
        <w:rPr>
          <w:rFonts w:ascii="Menlo Regular" w:hAnsi="Menlo Regular" w:cs="Menlo Regular"/>
          <w:color w:val="AA0D91"/>
          <w:sz w:val="22"/>
          <w:szCs w:val="22"/>
          <w:lang w:val="en-GB"/>
        </w:rPr>
        <w:br w:type="page"/>
      </w:r>
    </w:p>
    <w:p w14:paraId="2E369E61" w14:textId="77777777" w:rsidR="000243B5" w:rsidRPr="0020749A" w:rsidRDefault="000243B5" w:rsidP="000243B5">
      <w:pPr>
        <w:rPr>
          <w:lang w:val="en-GB"/>
        </w:rPr>
      </w:pPr>
    </w:p>
    <w:p w14:paraId="0066B2FA" w14:textId="77777777" w:rsidR="00E232EB" w:rsidRPr="0020749A" w:rsidRDefault="00E232EB" w:rsidP="00E232EB">
      <w:pPr>
        <w:pStyle w:val="Kop3"/>
        <w:numPr>
          <w:ilvl w:val="1"/>
          <w:numId w:val="1"/>
        </w:numPr>
        <w:rPr>
          <w:lang w:val="en-GB"/>
        </w:rPr>
      </w:pPr>
      <w:bookmarkStart w:id="153" w:name="_Toc260580287"/>
      <w:r w:rsidRPr="0020749A">
        <w:rPr>
          <w:lang w:val="en-GB"/>
        </w:rPr>
        <w:t>Perl</w:t>
      </w:r>
      <w:bookmarkEnd w:id="153"/>
    </w:p>
    <w:p w14:paraId="2C4333AD" w14:textId="3FDB95BC" w:rsidR="009060F3" w:rsidRPr="0020749A" w:rsidRDefault="00764747" w:rsidP="009060F3">
      <w:pPr>
        <w:pStyle w:val="Kop4"/>
        <w:numPr>
          <w:ilvl w:val="2"/>
          <w:numId w:val="1"/>
        </w:numPr>
        <w:rPr>
          <w:lang w:val="en-GB"/>
        </w:rPr>
      </w:pPr>
      <w:bookmarkStart w:id="154" w:name="_Toc260580288"/>
      <w:r w:rsidRPr="0020749A">
        <w:rPr>
          <w:lang w:val="en-GB"/>
        </w:rPr>
        <w:t>c</w:t>
      </w:r>
      <w:r w:rsidR="009060F3" w:rsidRPr="0020749A">
        <w:rPr>
          <w:lang w:val="en-GB"/>
        </w:rPr>
        <w:t>lassify.pl [19]</w:t>
      </w:r>
      <w:bookmarkEnd w:id="154"/>
    </w:p>
    <w:p w14:paraId="034EED9B"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#!/usr/bin/perl</w:t>
      </w:r>
    </w:p>
    <w:p w14:paraId="05FE00A5"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strict;</w:t>
      </w:r>
    </w:p>
    <w:p w14:paraId="7C6B694C"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warnings;</w:t>
      </w:r>
    </w:p>
    <w:p w14:paraId="3FB371A6"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Getopt::Long;</w:t>
      </w:r>
    </w:p>
    <w:p w14:paraId="621BD155"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Data::Dumper;</w:t>
      </w:r>
    </w:p>
    <w:p w14:paraId="603A9686"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AI::FANN </w:t>
      </w:r>
      <w:r w:rsidRPr="0020749A">
        <w:rPr>
          <w:rFonts w:ascii="Menlo Regular" w:hAnsi="Menlo Regular" w:cs="Menlo Regular"/>
          <w:color w:val="C41A16"/>
          <w:sz w:val="22"/>
          <w:szCs w:val="22"/>
          <w:lang w:val="en-GB"/>
        </w:rPr>
        <w:t>':all'</w:t>
      </w:r>
      <w:r w:rsidRPr="0020749A">
        <w:rPr>
          <w:rFonts w:ascii="Menlo Regular" w:hAnsi="Menlo Regular" w:cs="Menlo Regular"/>
          <w:color w:val="000000"/>
          <w:sz w:val="22"/>
          <w:szCs w:val="22"/>
          <w:lang w:val="en-GB"/>
        </w:rPr>
        <w:t>;</w:t>
      </w:r>
    </w:p>
    <w:p w14:paraId="42AD7B0E"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Fingerprint </w:t>
      </w:r>
      <w:r w:rsidRPr="0020749A">
        <w:rPr>
          <w:rFonts w:ascii="Menlo Regular" w:hAnsi="Menlo Regular" w:cs="Menlo Regular"/>
          <w:color w:val="C41A16"/>
          <w:sz w:val="22"/>
          <w:szCs w:val="22"/>
          <w:lang w:val="en-GB"/>
        </w:rPr>
        <w:t>'make_fingerprint'</w:t>
      </w:r>
      <w:r w:rsidRPr="0020749A">
        <w:rPr>
          <w:rFonts w:ascii="Menlo Regular" w:hAnsi="Menlo Regular" w:cs="Menlo Regular"/>
          <w:color w:val="000000"/>
          <w:sz w:val="22"/>
          <w:szCs w:val="22"/>
          <w:lang w:val="en-GB"/>
        </w:rPr>
        <w:t>;</w:t>
      </w:r>
    </w:p>
    <w:p w14:paraId="1456A2E7"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Bio::Phylo::Util::Logger </w:t>
      </w:r>
      <w:r w:rsidRPr="0020749A">
        <w:rPr>
          <w:rFonts w:ascii="Menlo Regular" w:hAnsi="Menlo Regular" w:cs="Menlo Regular"/>
          <w:color w:val="C41A16"/>
          <w:sz w:val="22"/>
          <w:szCs w:val="22"/>
          <w:lang w:val="en-GB"/>
        </w:rPr>
        <w:t>':levels'</w:t>
      </w:r>
      <w:r w:rsidRPr="0020749A">
        <w:rPr>
          <w:rFonts w:ascii="Menlo Regular" w:hAnsi="Menlo Regular" w:cs="Menlo Regular"/>
          <w:color w:val="000000"/>
          <w:sz w:val="22"/>
          <w:szCs w:val="22"/>
          <w:lang w:val="en-GB"/>
        </w:rPr>
        <w:t>;</w:t>
      </w:r>
    </w:p>
    <w:p w14:paraId="5AB43116"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
    <w:p w14:paraId="4DCC0989"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process command line arguments</w:t>
      </w:r>
    </w:p>
    <w:p w14:paraId="27969FDE"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$verbosity  = WARN;</w:t>
      </w:r>
    </w:p>
    <w:p w14:paraId="587FCBFB"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$resolution = </w:t>
      </w:r>
      <w:r w:rsidRPr="0020749A">
        <w:rPr>
          <w:rFonts w:ascii="Menlo Regular" w:hAnsi="Menlo Regular" w:cs="Menlo Regular"/>
          <w:color w:val="1C00CF"/>
          <w:sz w:val="22"/>
          <w:szCs w:val="22"/>
          <w:lang w:val="en-GB"/>
        </w:rPr>
        <w:t>50</w:t>
      </w:r>
      <w:r w:rsidRPr="0020749A">
        <w:rPr>
          <w:rFonts w:ascii="Menlo Regular" w:hAnsi="Menlo Regular" w:cs="Menlo Regular"/>
          <w:color w:val="000000"/>
          <w:sz w:val="22"/>
          <w:szCs w:val="22"/>
          <w:lang w:val="en-GB"/>
        </w:rPr>
        <w:t>;</w:t>
      </w:r>
    </w:p>
    <w:p w14:paraId="39C14F33"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$dir;</w:t>
      </w:r>
    </w:p>
    <w:p w14:paraId="48082A66"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$ai;</w:t>
      </w:r>
    </w:p>
    <w:p w14:paraId="7C4F60D8"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GetOptions(</w:t>
      </w:r>
    </w:p>
    <w:p w14:paraId="0C433DDA"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'verbose+'</w:t>
      </w:r>
      <w:r w:rsidRPr="0020749A">
        <w:rPr>
          <w:rFonts w:ascii="Menlo Regular" w:hAnsi="Menlo Regular" w:cs="Menlo Regular"/>
          <w:color w:val="000000"/>
          <w:sz w:val="22"/>
          <w:szCs w:val="22"/>
          <w:lang w:val="en-GB"/>
        </w:rPr>
        <w:t xml:space="preserve">     =&gt; \$verbosity,</w:t>
      </w:r>
    </w:p>
    <w:p w14:paraId="0AA87F95"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'dir=s'</w:t>
      </w:r>
      <w:r w:rsidRPr="0020749A">
        <w:rPr>
          <w:rFonts w:ascii="Menlo Regular" w:hAnsi="Menlo Regular" w:cs="Menlo Regular"/>
          <w:color w:val="000000"/>
          <w:sz w:val="22"/>
          <w:szCs w:val="22"/>
          <w:lang w:val="en-GB"/>
        </w:rPr>
        <w:t xml:space="preserve">        =&gt; \$dir,</w:t>
      </w:r>
    </w:p>
    <w:p w14:paraId="7D33311F"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'ai=s'</w:t>
      </w:r>
      <w:r w:rsidRPr="0020749A">
        <w:rPr>
          <w:rFonts w:ascii="Menlo Regular" w:hAnsi="Menlo Regular" w:cs="Menlo Regular"/>
          <w:color w:val="000000"/>
          <w:sz w:val="22"/>
          <w:szCs w:val="22"/>
          <w:lang w:val="en-GB"/>
        </w:rPr>
        <w:t xml:space="preserve">         =&gt; \$ai,</w:t>
      </w:r>
    </w:p>
    <w:p w14:paraId="2FF062BB"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'resolution=i'</w:t>
      </w:r>
      <w:r w:rsidRPr="0020749A">
        <w:rPr>
          <w:rFonts w:ascii="Menlo Regular" w:hAnsi="Menlo Regular" w:cs="Menlo Regular"/>
          <w:color w:val="000000"/>
          <w:sz w:val="22"/>
          <w:szCs w:val="22"/>
          <w:lang w:val="en-GB"/>
        </w:rPr>
        <w:t xml:space="preserve"> =&gt; \$resolution,</w:t>
      </w:r>
    </w:p>
    <w:p w14:paraId="34086C23"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42294A24"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
    <w:p w14:paraId="450E0F3C"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instantiate helper objects</w:t>
      </w:r>
    </w:p>
    <w:p w14:paraId="476B4790"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$log = Bio::Phylo::Util::Logger-&gt;</w:t>
      </w:r>
      <w:r w:rsidRPr="0020749A">
        <w:rPr>
          <w:rFonts w:ascii="Menlo Regular" w:hAnsi="Menlo Regular" w:cs="Menlo Regular"/>
          <w:color w:val="AA0D91"/>
          <w:sz w:val="22"/>
          <w:szCs w:val="22"/>
          <w:lang w:val="en-GB"/>
        </w:rPr>
        <w:t>new</w:t>
      </w:r>
      <w:r w:rsidRPr="0020749A">
        <w:rPr>
          <w:rFonts w:ascii="Menlo Regular" w:hAnsi="Menlo Regular" w:cs="Menlo Regular"/>
          <w:color w:val="000000"/>
          <w:sz w:val="22"/>
          <w:szCs w:val="22"/>
          <w:lang w:val="en-GB"/>
        </w:rPr>
        <w:t>(</w:t>
      </w:r>
    </w:p>
    <w:p w14:paraId="79A54630"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'-level'</w:t>
      </w:r>
      <w:r w:rsidRPr="0020749A">
        <w:rPr>
          <w:rFonts w:ascii="Menlo Regular" w:hAnsi="Menlo Regular" w:cs="Menlo Regular"/>
          <w:color w:val="000000"/>
          <w:sz w:val="22"/>
          <w:szCs w:val="22"/>
          <w:lang w:val="en-GB"/>
        </w:rPr>
        <w:t xml:space="preserve"> =&gt; $verbosity,</w:t>
      </w:r>
    </w:p>
    <w:p w14:paraId="54828856"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'-class'</w:t>
      </w:r>
      <w:r w:rsidRPr="0020749A">
        <w:rPr>
          <w:rFonts w:ascii="Menlo Regular" w:hAnsi="Menlo Regular" w:cs="Menlo Regular"/>
          <w:color w:val="000000"/>
          <w:sz w:val="22"/>
          <w:szCs w:val="22"/>
          <w:lang w:val="en-GB"/>
        </w:rPr>
        <w:t xml:space="preserve"> =&gt; </w:t>
      </w:r>
      <w:r w:rsidRPr="0020749A">
        <w:rPr>
          <w:rFonts w:ascii="Menlo Regular" w:hAnsi="Menlo Regular" w:cs="Menlo Regular"/>
          <w:color w:val="C41A16"/>
          <w:sz w:val="22"/>
          <w:szCs w:val="22"/>
          <w:lang w:val="en-GB"/>
        </w:rPr>
        <w:t>'main'</w:t>
      </w:r>
      <w:r w:rsidRPr="0020749A">
        <w:rPr>
          <w:rFonts w:ascii="Menlo Regular" w:hAnsi="Menlo Regular" w:cs="Menlo Regular"/>
          <w:color w:val="000000"/>
          <w:sz w:val="22"/>
          <w:szCs w:val="22"/>
          <w:lang w:val="en-GB"/>
        </w:rPr>
        <w:t>,</w:t>
      </w:r>
    </w:p>
    <w:p w14:paraId="2EB53079"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781154A4"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$log-&gt;info(</w:t>
      </w:r>
      <w:r w:rsidRPr="0020749A">
        <w:rPr>
          <w:rFonts w:ascii="Menlo Regular" w:hAnsi="Menlo Regular" w:cs="Menlo Regular"/>
          <w:color w:val="C41A16"/>
          <w:sz w:val="22"/>
          <w:szCs w:val="22"/>
          <w:lang w:val="en-GB"/>
        </w:rPr>
        <w:t>"going to instantiate AI from file $ai"</w:t>
      </w:r>
      <w:r w:rsidRPr="0020749A">
        <w:rPr>
          <w:rFonts w:ascii="Menlo Regular" w:hAnsi="Menlo Regular" w:cs="Menlo Regular"/>
          <w:color w:val="000000"/>
          <w:sz w:val="22"/>
          <w:szCs w:val="22"/>
          <w:lang w:val="en-GB"/>
        </w:rPr>
        <w:t>);</w:t>
      </w:r>
    </w:p>
    <w:p w14:paraId="4BE90ABE"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$ann = AI::FANN-&gt;new_from_file($ai);</w:t>
      </w:r>
    </w:p>
    <w:p w14:paraId="464DFBE8"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
    <w:p w14:paraId="38C5C7CD"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read from the directory</w:t>
      </w:r>
    </w:p>
    <w:p w14:paraId="168ED91E"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$log-&gt;info(</w:t>
      </w:r>
      <w:r w:rsidRPr="0020749A">
        <w:rPr>
          <w:rFonts w:ascii="Menlo Regular" w:hAnsi="Menlo Regular" w:cs="Menlo Regular"/>
          <w:color w:val="C41A16"/>
          <w:sz w:val="22"/>
          <w:szCs w:val="22"/>
          <w:lang w:val="en-GB"/>
        </w:rPr>
        <w:t>"going to classify images in dir $dir"</w:t>
      </w:r>
      <w:r w:rsidRPr="0020749A">
        <w:rPr>
          <w:rFonts w:ascii="Menlo Regular" w:hAnsi="Menlo Regular" w:cs="Menlo Regular"/>
          <w:color w:val="000000"/>
          <w:sz w:val="22"/>
          <w:szCs w:val="22"/>
          <w:lang w:val="en-GB"/>
        </w:rPr>
        <w:t>);</w:t>
      </w:r>
    </w:p>
    <w:p w14:paraId="012C1EFB"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opendir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$dh, $dir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die</w:t>
      </w:r>
      <w:r w:rsidRPr="0020749A">
        <w:rPr>
          <w:rFonts w:ascii="Menlo Regular" w:hAnsi="Menlo Regular" w:cs="Menlo Regular"/>
          <w:color w:val="000000"/>
          <w:sz w:val="22"/>
          <w:szCs w:val="22"/>
          <w:lang w:val="en-GB"/>
        </w:rPr>
        <w:t xml:space="preserve"> $!;</w:t>
      </w:r>
    </w:p>
    <w:p w14:paraId="14AD36D0"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while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$entry = </w:t>
      </w:r>
      <w:r w:rsidRPr="0020749A">
        <w:rPr>
          <w:rFonts w:ascii="Menlo Regular" w:hAnsi="Menlo Regular" w:cs="Menlo Regular"/>
          <w:color w:val="AA0D91"/>
          <w:sz w:val="22"/>
          <w:szCs w:val="22"/>
          <w:lang w:val="en-GB"/>
        </w:rPr>
        <w:t>readdir</w:t>
      </w:r>
      <w:r w:rsidRPr="0020749A">
        <w:rPr>
          <w:rFonts w:ascii="Menlo Regular" w:hAnsi="Menlo Regular" w:cs="Menlo Regular"/>
          <w:color w:val="000000"/>
          <w:sz w:val="22"/>
          <w:szCs w:val="22"/>
          <w:lang w:val="en-GB"/>
        </w:rPr>
        <w:t xml:space="preserve"> $dh ) {</w:t>
      </w:r>
    </w:p>
    <w:p w14:paraId="541C82CF"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$entry =~ /.png$/ ) {</w:t>
      </w:r>
    </w:p>
    <w:p w14:paraId="64D31BD9"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$log-&gt;debug(</w:t>
      </w:r>
      <w:r w:rsidRPr="0020749A">
        <w:rPr>
          <w:rFonts w:ascii="Menlo Regular" w:hAnsi="Menlo Regular" w:cs="Menlo Regular"/>
          <w:color w:val="C41A16"/>
          <w:sz w:val="22"/>
          <w:szCs w:val="22"/>
          <w:lang w:val="en-GB"/>
        </w:rPr>
        <w:t>"going to classify $entry"</w:t>
      </w:r>
      <w:r w:rsidRPr="0020749A">
        <w:rPr>
          <w:rFonts w:ascii="Menlo Regular" w:hAnsi="Menlo Regular" w:cs="Menlo Regular"/>
          <w:color w:val="000000"/>
          <w:sz w:val="22"/>
          <w:szCs w:val="22"/>
          <w:lang w:val="en-GB"/>
        </w:rPr>
        <w:t>);</w:t>
      </w:r>
    </w:p>
    <w:p w14:paraId="11E0317F"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60D78A8F"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analyse the input file</w:t>
      </w:r>
    </w:p>
    <w:p w14:paraId="47EB7D58"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@fingerprint = make_fingerprint(</w:t>
      </w:r>
    </w:p>
    <w:p w14:paraId="30347A4D"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'file'</w:t>
      </w:r>
      <w:r w:rsidRPr="0020749A">
        <w:rPr>
          <w:rFonts w:ascii="Menlo Regular" w:hAnsi="Menlo Regular" w:cs="Menlo Regular"/>
          <w:color w:val="000000"/>
          <w:sz w:val="22"/>
          <w:szCs w:val="22"/>
          <w:lang w:val="en-GB"/>
        </w:rPr>
        <w:t xml:space="preserve">       =&gt; </w:t>
      </w:r>
      <w:r w:rsidRPr="0020749A">
        <w:rPr>
          <w:rFonts w:ascii="Menlo Regular" w:hAnsi="Menlo Regular" w:cs="Menlo Regular"/>
          <w:color w:val="C41A16"/>
          <w:sz w:val="22"/>
          <w:szCs w:val="22"/>
          <w:lang w:val="en-GB"/>
        </w:rPr>
        <w:t>"$dir/$entry"</w:t>
      </w:r>
      <w:r w:rsidRPr="0020749A">
        <w:rPr>
          <w:rFonts w:ascii="Menlo Regular" w:hAnsi="Menlo Regular" w:cs="Menlo Regular"/>
          <w:color w:val="000000"/>
          <w:sz w:val="22"/>
          <w:szCs w:val="22"/>
          <w:lang w:val="en-GB"/>
        </w:rPr>
        <w:t>,</w:t>
      </w:r>
    </w:p>
    <w:p w14:paraId="6844B3F0"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'resolution'</w:t>
      </w:r>
      <w:r w:rsidRPr="0020749A">
        <w:rPr>
          <w:rFonts w:ascii="Menlo Regular" w:hAnsi="Menlo Regular" w:cs="Menlo Regular"/>
          <w:color w:val="000000"/>
          <w:sz w:val="22"/>
          <w:szCs w:val="22"/>
          <w:lang w:val="en-GB"/>
        </w:rPr>
        <w:t xml:space="preserve"> =&gt; $resolution,</w:t>
      </w:r>
    </w:p>
    <w:p w14:paraId="2EB7E178"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5F5185EB"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$log-&gt;debug(</w:t>
      </w:r>
      <w:r w:rsidRPr="0020749A">
        <w:rPr>
          <w:rFonts w:ascii="Menlo Regular" w:hAnsi="Menlo Regular" w:cs="Menlo Regular"/>
          <w:color w:val="C41A16"/>
          <w:sz w:val="22"/>
          <w:szCs w:val="22"/>
          <w:lang w:val="en-GB"/>
        </w:rPr>
        <w:t>"made fingerprint of file"</w:t>
      </w:r>
      <w:r w:rsidRPr="0020749A">
        <w:rPr>
          <w:rFonts w:ascii="Menlo Regular" w:hAnsi="Menlo Regular" w:cs="Menlo Regular"/>
          <w:color w:val="000000"/>
          <w:sz w:val="22"/>
          <w:szCs w:val="22"/>
          <w:lang w:val="en-GB"/>
        </w:rPr>
        <w:t>);</w:t>
      </w:r>
    </w:p>
    <w:p w14:paraId="558B7398"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61DE6549"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do the classification</w:t>
      </w:r>
    </w:p>
    <w:p w14:paraId="2BE07DE8"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$result = $ann-&gt;run(\@fingerprint);</w:t>
      </w:r>
    </w:p>
    <w:p w14:paraId="5E4B05B2"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"Entry: $entry\n"</w:t>
      </w:r>
      <w:r w:rsidRPr="0020749A">
        <w:rPr>
          <w:rFonts w:ascii="Menlo Regular" w:hAnsi="Menlo Regular" w:cs="Menlo Regular"/>
          <w:color w:val="000000"/>
          <w:sz w:val="22"/>
          <w:szCs w:val="22"/>
          <w:lang w:val="en-GB"/>
        </w:rPr>
        <w:t>;</w:t>
      </w:r>
    </w:p>
    <w:p w14:paraId="7F266463"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Dumper($result);</w:t>
      </w:r>
    </w:p>
    <w:p w14:paraId="7EE62B4A"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w:t>
      </w:r>
    </w:p>
    <w:p w14:paraId="6CEDCA55" w14:textId="5F17A380" w:rsidR="009060F3" w:rsidRPr="0020749A" w:rsidRDefault="00764747" w:rsidP="00764747">
      <w:pPr>
        <w:rPr>
          <w:lang w:val="en-GB"/>
        </w:rPr>
      </w:pPr>
      <w:r w:rsidRPr="0020749A">
        <w:rPr>
          <w:rFonts w:ascii="Menlo Regular" w:hAnsi="Menlo Regular" w:cs="Menlo Regular"/>
          <w:color w:val="000000"/>
          <w:sz w:val="22"/>
          <w:szCs w:val="22"/>
          <w:lang w:val="en-GB"/>
        </w:rPr>
        <w:t>}</w:t>
      </w:r>
    </w:p>
    <w:p w14:paraId="7EECDC16" w14:textId="7964FC5F" w:rsidR="006338D7" w:rsidRPr="0020749A" w:rsidRDefault="006338D7" w:rsidP="006338D7">
      <w:pPr>
        <w:pStyle w:val="Kop4"/>
        <w:numPr>
          <w:ilvl w:val="2"/>
          <w:numId w:val="1"/>
        </w:numPr>
        <w:rPr>
          <w:lang w:val="en-GB"/>
        </w:rPr>
      </w:pPr>
      <w:bookmarkStart w:id="155" w:name="_Toc260580289"/>
      <w:r w:rsidRPr="0020749A">
        <w:rPr>
          <w:lang w:val="en-GB"/>
        </w:rPr>
        <w:lastRenderedPageBreak/>
        <w:t>splitter.pl [</w:t>
      </w:r>
      <w:r w:rsidR="009F6D98" w:rsidRPr="0020749A">
        <w:rPr>
          <w:lang w:val="en-GB"/>
        </w:rPr>
        <w:t>19</w:t>
      </w:r>
      <w:r w:rsidRPr="0020749A">
        <w:rPr>
          <w:lang w:val="en-GB"/>
        </w:rPr>
        <w:t>]</w:t>
      </w:r>
      <w:bookmarkEnd w:id="155"/>
    </w:p>
    <w:p w14:paraId="5FC42BD5" w14:textId="77777777" w:rsidR="006338D7" w:rsidRPr="0020749A" w:rsidRDefault="006338D7" w:rsidP="006338D7">
      <w:pPr>
        <w:rPr>
          <w:lang w:val="en-GB"/>
        </w:rPr>
      </w:pPr>
    </w:p>
    <w:p w14:paraId="03D26B9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#!/usr/bin/perl</w:t>
      </w:r>
    </w:p>
    <w:p w14:paraId="3A753D5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strict;</w:t>
      </w:r>
    </w:p>
    <w:p w14:paraId="3EBF1E2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warnings;</w:t>
      </w:r>
    </w:p>
    <w:p w14:paraId="44F3A49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Data::Dumper;</w:t>
      </w:r>
    </w:p>
    <w:p w14:paraId="51FD1A94"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Getopt::Long;</w:t>
      </w:r>
    </w:p>
    <w:p w14:paraId="75F179A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Image::Magick;</w:t>
      </w:r>
    </w:p>
    <w:p w14:paraId="4BD5E0DA"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List::Util </w:t>
      </w:r>
      <w:r w:rsidRPr="0020749A">
        <w:rPr>
          <w:rFonts w:ascii="Menlo Regular" w:hAnsi="Menlo Regular" w:cs="Menlo Regular"/>
          <w:color w:val="C41A16"/>
          <w:sz w:val="22"/>
          <w:szCs w:val="22"/>
          <w:lang w:val="en-GB"/>
        </w:rPr>
        <w:t>'sum'</w:t>
      </w:r>
      <w:r w:rsidRPr="0020749A">
        <w:rPr>
          <w:rFonts w:ascii="Menlo Regular" w:hAnsi="Menlo Regular" w:cs="Menlo Regular"/>
          <w:color w:val="000000"/>
          <w:sz w:val="22"/>
          <w:szCs w:val="22"/>
          <w:lang w:val="en-GB"/>
        </w:rPr>
        <w:t>;</w:t>
      </w:r>
    </w:p>
    <w:p w14:paraId="671FE08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Bio::Phylo::Util::Logger </w:t>
      </w:r>
      <w:r w:rsidRPr="0020749A">
        <w:rPr>
          <w:rFonts w:ascii="Menlo Regular" w:hAnsi="Menlo Regular" w:cs="Menlo Regular"/>
          <w:color w:val="C41A16"/>
          <w:sz w:val="22"/>
          <w:szCs w:val="22"/>
          <w:lang w:val="en-GB"/>
        </w:rPr>
        <w:t>':levels'</w:t>
      </w:r>
      <w:r w:rsidRPr="0020749A">
        <w:rPr>
          <w:rFonts w:ascii="Menlo Regular" w:hAnsi="Menlo Regular" w:cs="Menlo Regular"/>
          <w:color w:val="000000"/>
          <w:sz w:val="22"/>
          <w:szCs w:val="22"/>
          <w:lang w:val="en-GB"/>
        </w:rPr>
        <w:t>;</w:t>
      </w:r>
    </w:p>
    <w:p w14:paraId="4CF5E3B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102D348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will have deep recursions </w:t>
      </w:r>
    </w:p>
    <w:p w14:paraId="3143F09C"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no</w:t>
      </w:r>
      <w:r w:rsidRPr="0020749A">
        <w:rPr>
          <w:rFonts w:ascii="Menlo Regular" w:hAnsi="Menlo Regular" w:cs="Menlo Regular"/>
          <w:color w:val="000000"/>
          <w:sz w:val="22"/>
          <w:szCs w:val="22"/>
          <w:lang w:val="en-GB"/>
        </w:rPr>
        <w:t xml:space="preserve"> warnings </w:t>
      </w:r>
      <w:r w:rsidRPr="0020749A">
        <w:rPr>
          <w:rFonts w:ascii="Menlo Regular" w:hAnsi="Menlo Regular" w:cs="Menlo Regular"/>
          <w:color w:val="C41A16"/>
          <w:sz w:val="22"/>
          <w:szCs w:val="22"/>
          <w:lang w:val="en-GB"/>
        </w:rPr>
        <w:t>'recursion'</w:t>
      </w:r>
      <w:r w:rsidRPr="0020749A">
        <w:rPr>
          <w:rFonts w:ascii="Menlo Regular" w:hAnsi="Menlo Regular" w:cs="Menlo Regular"/>
          <w:color w:val="000000"/>
          <w:sz w:val="22"/>
          <w:szCs w:val="22"/>
          <w:lang w:val="en-GB"/>
        </w:rPr>
        <w:t>;</w:t>
      </w:r>
    </w:p>
    <w:p w14:paraId="16726FE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3F3BEBF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process command line arguments</w:t>
      </w:r>
    </w:p>
    <w:p w14:paraId="78D7ACDB"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$threshold = </w:t>
      </w:r>
      <w:r w:rsidRPr="0020749A">
        <w:rPr>
          <w:rFonts w:ascii="Menlo Regular" w:hAnsi="Menlo Regular" w:cs="Menlo Regular"/>
          <w:color w:val="1C00CF"/>
          <w:sz w:val="22"/>
          <w:szCs w:val="22"/>
          <w:lang w:val="en-GB"/>
        </w:rPr>
        <w:t>0.7</w:t>
      </w:r>
      <w:r w:rsidRPr="0020749A">
        <w:rPr>
          <w:rFonts w:ascii="Menlo Regular" w:hAnsi="Menlo Regular" w:cs="Menlo Regular"/>
          <w:color w:val="000000"/>
          <w:sz w:val="22"/>
          <w:szCs w:val="22"/>
          <w:lang w:val="en-GB"/>
        </w:rPr>
        <w:t>;</w:t>
      </w:r>
    </w:p>
    <w:p w14:paraId="050F36C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$fuzzyness = </w:t>
      </w:r>
      <w:r w:rsidRPr="0020749A">
        <w:rPr>
          <w:rFonts w:ascii="Menlo Regular" w:hAnsi="Menlo Regular" w:cs="Menlo Regular"/>
          <w:color w:val="1C00CF"/>
          <w:sz w:val="22"/>
          <w:szCs w:val="22"/>
          <w:lang w:val="en-GB"/>
        </w:rPr>
        <w:t>100</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pixels</w:t>
      </w:r>
    </w:p>
    <w:p w14:paraId="33B48B37"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$verbosity = WARN;</w:t>
      </w:r>
    </w:p>
    <w:p w14:paraId="304D958C"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$infile;</w:t>
      </w:r>
    </w:p>
    <w:p w14:paraId="2B6EEA2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GetOptions(</w:t>
      </w:r>
    </w:p>
    <w:p w14:paraId="5919F99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'threshold=f'</w:t>
      </w:r>
      <w:r w:rsidRPr="0020749A">
        <w:rPr>
          <w:rFonts w:ascii="Menlo Regular" w:hAnsi="Menlo Regular" w:cs="Menlo Regular"/>
          <w:color w:val="000000"/>
          <w:sz w:val="22"/>
          <w:szCs w:val="22"/>
          <w:lang w:val="en-GB"/>
        </w:rPr>
        <w:t xml:space="preserve"> =&gt; \$threshold,</w:t>
      </w:r>
    </w:p>
    <w:p w14:paraId="5489EA4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'fuzzyness=i'</w:t>
      </w:r>
      <w:r w:rsidRPr="0020749A">
        <w:rPr>
          <w:rFonts w:ascii="Menlo Regular" w:hAnsi="Menlo Regular" w:cs="Menlo Regular"/>
          <w:color w:val="000000"/>
          <w:sz w:val="22"/>
          <w:szCs w:val="22"/>
          <w:lang w:val="en-GB"/>
        </w:rPr>
        <w:t xml:space="preserve"> =&gt; \$fuzzyness,</w:t>
      </w:r>
    </w:p>
    <w:p w14:paraId="49ECA0DF"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'verbose+'</w:t>
      </w:r>
      <w:r w:rsidRPr="0020749A">
        <w:rPr>
          <w:rFonts w:ascii="Menlo Regular" w:hAnsi="Menlo Regular" w:cs="Menlo Regular"/>
          <w:color w:val="000000"/>
          <w:sz w:val="22"/>
          <w:szCs w:val="22"/>
          <w:lang w:val="en-GB"/>
        </w:rPr>
        <w:t xml:space="preserve">    =&gt; \$verbosity,</w:t>
      </w:r>
    </w:p>
    <w:p w14:paraId="15E45C0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'infile=s'</w:t>
      </w:r>
      <w:r w:rsidRPr="0020749A">
        <w:rPr>
          <w:rFonts w:ascii="Menlo Regular" w:hAnsi="Menlo Regular" w:cs="Menlo Regular"/>
          <w:color w:val="000000"/>
          <w:sz w:val="22"/>
          <w:szCs w:val="22"/>
          <w:lang w:val="en-GB"/>
        </w:rPr>
        <w:t xml:space="preserve">    =&gt; \$infile,</w:t>
      </w:r>
    </w:p>
    <w:p w14:paraId="74AAA02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50CDDEF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04EE8C0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instantiate helper objects</w:t>
      </w:r>
    </w:p>
    <w:p w14:paraId="4E7DF50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$log = Bio::Phylo::Util::Logger-&gt;</w:t>
      </w:r>
      <w:r w:rsidRPr="0020749A">
        <w:rPr>
          <w:rFonts w:ascii="Menlo Regular" w:hAnsi="Menlo Regular" w:cs="Menlo Regular"/>
          <w:color w:val="AA0D91"/>
          <w:sz w:val="22"/>
          <w:szCs w:val="22"/>
          <w:lang w:val="en-GB"/>
        </w:rPr>
        <w:t>new</w:t>
      </w:r>
      <w:r w:rsidRPr="0020749A">
        <w:rPr>
          <w:rFonts w:ascii="Menlo Regular" w:hAnsi="Menlo Regular" w:cs="Menlo Regular"/>
          <w:color w:val="000000"/>
          <w:sz w:val="22"/>
          <w:szCs w:val="22"/>
          <w:lang w:val="en-GB"/>
        </w:rPr>
        <w:t>(</w:t>
      </w:r>
    </w:p>
    <w:p w14:paraId="512CFDC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'-level'</w:t>
      </w:r>
      <w:r w:rsidRPr="0020749A">
        <w:rPr>
          <w:rFonts w:ascii="Menlo Regular" w:hAnsi="Menlo Regular" w:cs="Menlo Regular"/>
          <w:color w:val="000000"/>
          <w:sz w:val="22"/>
          <w:szCs w:val="22"/>
          <w:lang w:val="en-GB"/>
        </w:rPr>
        <w:t xml:space="preserve"> =&gt; $verbosity,</w:t>
      </w:r>
    </w:p>
    <w:p w14:paraId="460FBF8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'-class'</w:t>
      </w:r>
      <w:r w:rsidRPr="0020749A">
        <w:rPr>
          <w:rFonts w:ascii="Menlo Regular" w:hAnsi="Menlo Regular" w:cs="Menlo Regular"/>
          <w:color w:val="000000"/>
          <w:sz w:val="22"/>
          <w:szCs w:val="22"/>
          <w:lang w:val="en-GB"/>
        </w:rPr>
        <w:t xml:space="preserve"> =&gt; </w:t>
      </w:r>
      <w:r w:rsidRPr="0020749A">
        <w:rPr>
          <w:rFonts w:ascii="Menlo Regular" w:hAnsi="Menlo Regular" w:cs="Menlo Regular"/>
          <w:color w:val="C41A16"/>
          <w:sz w:val="22"/>
          <w:szCs w:val="22"/>
          <w:lang w:val="en-GB"/>
        </w:rPr>
        <w:t>'main'</w:t>
      </w:r>
      <w:r w:rsidRPr="0020749A">
        <w:rPr>
          <w:rFonts w:ascii="Menlo Regular" w:hAnsi="Menlo Regular" w:cs="Menlo Regular"/>
          <w:color w:val="000000"/>
          <w:sz w:val="22"/>
          <w:szCs w:val="22"/>
          <w:lang w:val="en-GB"/>
        </w:rPr>
        <w:t>,</w:t>
      </w:r>
    </w:p>
    <w:p w14:paraId="6532DBBB"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6B24784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$img = Image::Magick-&gt;</w:t>
      </w:r>
      <w:r w:rsidRPr="0020749A">
        <w:rPr>
          <w:rFonts w:ascii="Menlo Regular" w:hAnsi="Menlo Regular" w:cs="Menlo Regular"/>
          <w:color w:val="AA0D91"/>
          <w:sz w:val="22"/>
          <w:szCs w:val="22"/>
          <w:lang w:val="en-GB"/>
        </w:rPr>
        <w:t>new</w:t>
      </w:r>
      <w:r w:rsidRPr="0020749A">
        <w:rPr>
          <w:rFonts w:ascii="Menlo Regular" w:hAnsi="Menlo Regular" w:cs="Menlo Regular"/>
          <w:color w:val="000000"/>
          <w:sz w:val="22"/>
          <w:szCs w:val="22"/>
          <w:lang w:val="en-GB"/>
        </w:rPr>
        <w:t>;</w:t>
      </w:r>
    </w:p>
    <w:p w14:paraId="7127832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%seen;</w:t>
      </w:r>
    </w:p>
    <w:p w14:paraId="13E03C87"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%area;</w:t>
      </w:r>
    </w:p>
    <w:p w14:paraId="1C7EBF2B"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457889F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read the image</w:t>
      </w:r>
    </w:p>
    <w:p w14:paraId="3C51D58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$log-&gt;info(</w:t>
      </w:r>
      <w:r w:rsidRPr="0020749A">
        <w:rPr>
          <w:rFonts w:ascii="Menlo Regular" w:hAnsi="Menlo Regular" w:cs="Menlo Regular"/>
          <w:color w:val="C41A16"/>
          <w:sz w:val="22"/>
          <w:szCs w:val="22"/>
          <w:lang w:val="en-GB"/>
        </w:rPr>
        <w:t>"going to read image '$infile'"</w:t>
      </w:r>
      <w:r w:rsidRPr="0020749A">
        <w:rPr>
          <w:rFonts w:ascii="Menlo Regular" w:hAnsi="Menlo Regular" w:cs="Menlo Regular"/>
          <w:color w:val="000000"/>
          <w:sz w:val="22"/>
          <w:szCs w:val="22"/>
          <w:lang w:val="en-GB"/>
        </w:rPr>
        <w:t>);</w:t>
      </w:r>
    </w:p>
    <w:p w14:paraId="2A7934C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$msg = $img-&gt;Read($infile);</w:t>
      </w:r>
    </w:p>
    <w:p w14:paraId="06EA412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$log-&gt;</w:t>
      </w:r>
      <w:r w:rsidRPr="0020749A">
        <w:rPr>
          <w:rFonts w:ascii="Menlo Regular" w:hAnsi="Menlo Regular" w:cs="Menlo Regular"/>
          <w:color w:val="AA0D91"/>
          <w:sz w:val="22"/>
          <w:szCs w:val="22"/>
          <w:lang w:val="en-GB"/>
        </w:rPr>
        <w:t>warn</w:t>
      </w:r>
      <w:r w:rsidRPr="0020749A">
        <w:rPr>
          <w:rFonts w:ascii="Menlo Regular" w:hAnsi="Menlo Regular" w:cs="Menlo Regular"/>
          <w:color w:val="000000"/>
          <w:sz w:val="22"/>
          <w:szCs w:val="22"/>
          <w:lang w:val="en-GB"/>
        </w:rPr>
        <w:t xml:space="preserve">($msg)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$msg;</w:t>
      </w:r>
    </w:p>
    <w:p w14:paraId="63D2825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1DDED8D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get width and height</w:t>
      </w:r>
    </w:p>
    <w:p w14:paraId="0930668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$width  = $img-&gt;Get(</w:t>
      </w:r>
      <w:r w:rsidRPr="0020749A">
        <w:rPr>
          <w:rFonts w:ascii="Menlo Regular" w:hAnsi="Menlo Regular" w:cs="Menlo Regular"/>
          <w:color w:val="C41A16"/>
          <w:sz w:val="22"/>
          <w:szCs w:val="22"/>
          <w:lang w:val="en-GB"/>
        </w:rPr>
        <w:t>'columns'</w:t>
      </w:r>
      <w:r w:rsidRPr="0020749A">
        <w:rPr>
          <w:rFonts w:ascii="Menlo Regular" w:hAnsi="Menlo Regular" w:cs="Menlo Regular"/>
          <w:color w:val="000000"/>
          <w:sz w:val="22"/>
          <w:szCs w:val="22"/>
          <w:lang w:val="en-GB"/>
        </w:rPr>
        <w:t>);</w:t>
      </w:r>
    </w:p>
    <w:p w14:paraId="20DAF18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$height = $img-&gt;Get(</w:t>
      </w:r>
      <w:r w:rsidRPr="0020749A">
        <w:rPr>
          <w:rFonts w:ascii="Menlo Regular" w:hAnsi="Menlo Regular" w:cs="Menlo Regular"/>
          <w:color w:val="C41A16"/>
          <w:sz w:val="22"/>
          <w:szCs w:val="22"/>
          <w:lang w:val="en-GB"/>
        </w:rPr>
        <w:t>'rows'</w:t>
      </w:r>
      <w:r w:rsidRPr="0020749A">
        <w:rPr>
          <w:rFonts w:ascii="Menlo Regular" w:hAnsi="Menlo Regular" w:cs="Menlo Regular"/>
          <w:color w:val="000000"/>
          <w:sz w:val="22"/>
          <w:szCs w:val="22"/>
          <w:lang w:val="en-GB"/>
        </w:rPr>
        <w:t>);</w:t>
      </w:r>
    </w:p>
    <w:p w14:paraId="0A70E51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$log-&gt;info(</w:t>
      </w:r>
      <w:r w:rsidRPr="0020749A">
        <w:rPr>
          <w:rFonts w:ascii="Menlo Regular" w:hAnsi="Menlo Regular" w:cs="Menlo Regular"/>
          <w:color w:val="C41A16"/>
          <w:sz w:val="22"/>
          <w:szCs w:val="22"/>
          <w:lang w:val="en-GB"/>
        </w:rPr>
        <w:t>"width: $width height: $height"</w:t>
      </w:r>
      <w:r w:rsidRPr="0020749A">
        <w:rPr>
          <w:rFonts w:ascii="Menlo Regular" w:hAnsi="Menlo Regular" w:cs="Menlo Regular"/>
          <w:color w:val="000000"/>
          <w:sz w:val="22"/>
          <w:szCs w:val="22"/>
          <w:lang w:val="en-GB"/>
        </w:rPr>
        <w:t>);</w:t>
      </w:r>
    </w:p>
    <w:p w14:paraId="281198C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461E893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iterate over all pixels</w:t>
      </w:r>
    </w:p>
    <w:p w14:paraId="1C83FAE6"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$x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xml:space="preserve"> .. $width ) {</w:t>
      </w:r>
    </w:p>
    <w:p w14:paraId="0E3D083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$y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xml:space="preserve"> .. $height ) {</w:t>
      </w:r>
    </w:p>
    <w:p w14:paraId="56703A4F"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$nucleus = </w:t>
      </w:r>
      <w:r w:rsidRPr="0020749A">
        <w:rPr>
          <w:rFonts w:ascii="Menlo Regular" w:hAnsi="Menlo Regular" w:cs="Menlo Regular"/>
          <w:color w:val="C41A16"/>
          <w:sz w:val="22"/>
          <w:szCs w:val="22"/>
          <w:lang w:val="en-GB"/>
        </w:rPr>
        <w:t>"$x,$y"</w:t>
      </w:r>
      <w:r w:rsidRPr="0020749A">
        <w:rPr>
          <w:rFonts w:ascii="Menlo Regular" w:hAnsi="Menlo Regular" w:cs="Menlo Regular"/>
          <w:color w:val="000000"/>
          <w:sz w:val="22"/>
          <w:szCs w:val="22"/>
          <w:lang w:val="en-GB"/>
        </w:rPr>
        <w:t>;</w:t>
      </w:r>
    </w:p>
    <w:p w14:paraId="2A79C1D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 xml:space="preserve">recurse( </w:t>
      </w:r>
      <w:r w:rsidRPr="0020749A">
        <w:rPr>
          <w:rFonts w:ascii="Menlo Regular" w:hAnsi="Menlo Regular" w:cs="Menlo Regular"/>
          <w:color w:val="C41A16"/>
          <w:sz w:val="22"/>
          <w:szCs w:val="22"/>
          <w:lang w:val="en-GB"/>
        </w:rPr>
        <w:t>'x'</w:t>
      </w:r>
      <w:r w:rsidRPr="0020749A">
        <w:rPr>
          <w:rFonts w:ascii="Menlo Regular" w:hAnsi="Menlo Regular" w:cs="Menlo Regular"/>
          <w:color w:val="000000"/>
          <w:sz w:val="22"/>
          <w:szCs w:val="22"/>
          <w:lang w:val="en-GB"/>
        </w:rPr>
        <w:t xml:space="preserve"> =&gt; $x, </w:t>
      </w:r>
      <w:r w:rsidRPr="0020749A">
        <w:rPr>
          <w:rFonts w:ascii="Menlo Regular" w:hAnsi="Menlo Regular" w:cs="Menlo Regular"/>
          <w:color w:val="C41A16"/>
          <w:sz w:val="22"/>
          <w:szCs w:val="22"/>
          <w:lang w:val="en-GB"/>
        </w:rPr>
        <w:t>'y'</w:t>
      </w:r>
      <w:r w:rsidRPr="0020749A">
        <w:rPr>
          <w:rFonts w:ascii="Menlo Regular" w:hAnsi="Menlo Regular" w:cs="Menlo Regular"/>
          <w:color w:val="000000"/>
          <w:sz w:val="22"/>
          <w:szCs w:val="22"/>
          <w:lang w:val="en-GB"/>
        </w:rPr>
        <w:t xml:space="preserve"> =&gt; $y, </w:t>
      </w:r>
      <w:r w:rsidRPr="0020749A">
        <w:rPr>
          <w:rFonts w:ascii="Menlo Regular" w:hAnsi="Menlo Regular" w:cs="Menlo Regular"/>
          <w:color w:val="C41A16"/>
          <w:sz w:val="22"/>
          <w:szCs w:val="22"/>
          <w:lang w:val="en-GB"/>
        </w:rPr>
        <w:t>'nucleus'</w:t>
      </w:r>
      <w:r w:rsidRPr="0020749A">
        <w:rPr>
          <w:rFonts w:ascii="Menlo Regular" w:hAnsi="Menlo Regular" w:cs="Menlo Regular"/>
          <w:color w:val="000000"/>
          <w:sz w:val="22"/>
          <w:szCs w:val="22"/>
          <w:lang w:val="en-GB"/>
        </w:rPr>
        <w:t xml:space="preserve"> =&gt; $nucleus );</w:t>
      </w:r>
    </w:p>
    <w:p w14:paraId="1C0F1AF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$area{$nucleus} ) {</w:t>
      </w:r>
    </w:p>
    <w:p w14:paraId="0A8A7437"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$size = </w:t>
      </w:r>
      <w:r w:rsidRPr="0020749A">
        <w:rPr>
          <w:rFonts w:ascii="Menlo Regular" w:hAnsi="Menlo Regular" w:cs="Menlo Regular"/>
          <w:color w:val="AA0D91"/>
          <w:sz w:val="22"/>
          <w:szCs w:val="22"/>
          <w:lang w:val="en-GB"/>
        </w:rPr>
        <w:t>scalar</w:t>
      </w:r>
      <w:r w:rsidRPr="0020749A">
        <w:rPr>
          <w:rFonts w:ascii="Menlo Regular" w:hAnsi="Menlo Regular" w:cs="Menlo Regular"/>
          <w:color w:val="000000"/>
          <w:sz w:val="22"/>
          <w:szCs w:val="22"/>
          <w:lang w:val="en-GB"/>
        </w:rPr>
        <w:t xml:space="preserve"> @{ $area{$nucleus} };</w:t>
      </w:r>
    </w:p>
    <w:p w14:paraId="7C99067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$size &gt; $fuzzyness ) {</w:t>
      </w:r>
    </w:p>
    <w:p w14:paraId="159A150B"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$log-&gt;info(</w:t>
      </w:r>
      <w:r w:rsidRPr="0020749A">
        <w:rPr>
          <w:rFonts w:ascii="Menlo Regular" w:hAnsi="Menlo Regular" w:cs="Menlo Regular"/>
          <w:color w:val="C41A16"/>
          <w:sz w:val="22"/>
          <w:szCs w:val="22"/>
          <w:lang w:val="en-GB"/>
        </w:rPr>
        <w:t>"found area of $size pixels around nucleus $nucleus"</w:t>
      </w:r>
      <w:r w:rsidRPr="0020749A">
        <w:rPr>
          <w:rFonts w:ascii="Menlo Regular" w:hAnsi="Menlo Regular" w:cs="Menlo Regular"/>
          <w:color w:val="000000"/>
          <w:sz w:val="22"/>
          <w:szCs w:val="22"/>
          <w:lang w:val="en-GB"/>
        </w:rPr>
        <w:t>);</w:t>
      </w:r>
    </w:p>
    <w:p w14:paraId="53260CC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75C42612"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ab/>
      </w:r>
      <w:r w:rsidRPr="0020749A">
        <w:rPr>
          <w:rFonts w:ascii="Menlo Regular" w:hAnsi="Menlo Regular" w:cs="Menlo Regular"/>
          <w:color w:val="000000"/>
          <w:sz w:val="22"/>
          <w:szCs w:val="22"/>
          <w:lang w:val="en-GB"/>
        </w:rPr>
        <w:tab/>
        <w:t>}</w:t>
      </w:r>
    </w:p>
    <w:p w14:paraId="00F57834"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w:t>
      </w:r>
    </w:p>
    <w:p w14:paraId="6411198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7F0CA06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2271ED8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write large areas</w:t>
      </w:r>
    </w:p>
    <w:p w14:paraId="07B3102B"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$nucleus ( </w:t>
      </w:r>
      <w:r w:rsidRPr="0020749A">
        <w:rPr>
          <w:rFonts w:ascii="Menlo Regular" w:hAnsi="Menlo Regular" w:cs="Menlo Regular"/>
          <w:color w:val="AA0D91"/>
          <w:sz w:val="22"/>
          <w:szCs w:val="22"/>
          <w:lang w:val="en-GB"/>
        </w:rPr>
        <w:t>grep</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AA0D91"/>
          <w:sz w:val="22"/>
          <w:szCs w:val="22"/>
          <w:lang w:val="en-GB"/>
        </w:rPr>
        <w:t>scalar</w:t>
      </w:r>
      <w:r w:rsidRPr="0020749A">
        <w:rPr>
          <w:rFonts w:ascii="Menlo Regular" w:hAnsi="Menlo Regular" w:cs="Menlo Regular"/>
          <w:color w:val="000000"/>
          <w:sz w:val="22"/>
          <w:szCs w:val="22"/>
          <w:lang w:val="en-GB"/>
        </w:rPr>
        <w:t xml:space="preserve"> @{ $area{$_} } &gt; $fuzzyness } </w:t>
      </w:r>
      <w:r w:rsidRPr="0020749A">
        <w:rPr>
          <w:rFonts w:ascii="Menlo Regular" w:hAnsi="Menlo Regular" w:cs="Menlo Regular"/>
          <w:color w:val="AA0D91"/>
          <w:sz w:val="22"/>
          <w:szCs w:val="22"/>
          <w:lang w:val="en-GB"/>
        </w:rPr>
        <w:t>keys</w:t>
      </w:r>
      <w:r w:rsidRPr="0020749A">
        <w:rPr>
          <w:rFonts w:ascii="Menlo Regular" w:hAnsi="Menlo Regular" w:cs="Menlo Regular"/>
          <w:color w:val="000000"/>
          <w:sz w:val="22"/>
          <w:szCs w:val="22"/>
          <w:lang w:val="en-GB"/>
        </w:rPr>
        <w:t xml:space="preserve"> %area ) {</w:t>
      </w:r>
    </w:p>
    <w:p w14:paraId="7B80023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($min_x) = </w:t>
      </w:r>
      <w:r w:rsidRPr="0020749A">
        <w:rPr>
          <w:rFonts w:ascii="Menlo Regular" w:hAnsi="Menlo Regular" w:cs="Menlo Regular"/>
          <w:color w:val="AA0D91"/>
          <w:sz w:val="22"/>
          <w:szCs w:val="22"/>
          <w:lang w:val="en-GB"/>
        </w:rPr>
        <w:t>sort</w:t>
      </w:r>
      <w:r w:rsidRPr="0020749A">
        <w:rPr>
          <w:rFonts w:ascii="Menlo Regular" w:hAnsi="Menlo Regular" w:cs="Menlo Regular"/>
          <w:color w:val="000000"/>
          <w:sz w:val="22"/>
          <w:szCs w:val="22"/>
          <w:lang w:val="en-GB"/>
        </w:rPr>
        <w:t xml:space="preserve"> { $a &lt;=&gt; $b } </w:t>
      </w:r>
      <w:r w:rsidRPr="0020749A">
        <w:rPr>
          <w:rFonts w:ascii="Menlo Regular" w:hAnsi="Menlo Regular" w:cs="Menlo Regular"/>
          <w:color w:val="AA0D91"/>
          <w:sz w:val="22"/>
          <w:szCs w:val="22"/>
          <w:lang w:val="en-GB"/>
        </w:rPr>
        <w:t>map</w:t>
      </w:r>
      <w:r w:rsidRPr="0020749A">
        <w:rPr>
          <w:rFonts w:ascii="Menlo Regular" w:hAnsi="Menlo Regular" w:cs="Menlo Regular"/>
          <w:color w:val="000000"/>
          <w:sz w:val="22"/>
          <w:szCs w:val="22"/>
          <w:lang w:val="en-GB"/>
        </w:rPr>
        <w:t xml:space="preserve"> { [ </w:t>
      </w:r>
      <w:r w:rsidRPr="0020749A">
        <w:rPr>
          <w:rFonts w:ascii="Menlo Regular" w:hAnsi="Menlo Regular" w:cs="Menlo Regular"/>
          <w:color w:val="AA0D91"/>
          <w:sz w:val="22"/>
          <w:szCs w:val="22"/>
          <w:lang w:val="en-GB"/>
        </w:rPr>
        <w:t>split</w:t>
      </w:r>
      <w:r w:rsidRPr="0020749A">
        <w:rPr>
          <w:rFonts w:ascii="Menlo Regular" w:hAnsi="Menlo Regular" w:cs="Menlo Regular"/>
          <w:color w:val="000000"/>
          <w:sz w:val="22"/>
          <w:szCs w:val="22"/>
          <w:lang w:val="en-GB"/>
        </w:rPr>
        <w:t>(/,/, $_) ]-&gt;[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 @{ $area{$nucleus} };</w:t>
      </w:r>
    </w:p>
    <w:p w14:paraId="78E19B1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($max_x) = </w:t>
      </w:r>
      <w:r w:rsidRPr="0020749A">
        <w:rPr>
          <w:rFonts w:ascii="Menlo Regular" w:hAnsi="Menlo Regular" w:cs="Menlo Regular"/>
          <w:color w:val="AA0D91"/>
          <w:sz w:val="22"/>
          <w:szCs w:val="22"/>
          <w:lang w:val="en-GB"/>
        </w:rPr>
        <w:t>sort</w:t>
      </w:r>
      <w:r w:rsidRPr="0020749A">
        <w:rPr>
          <w:rFonts w:ascii="Menlo Regular" w:hAnsi="Menlo Regular" w:cs="Menlo Regular"/>
          <w:color w:val="000000"/>
          <w:sz w:val="22"/>
          <w:szCs w:val="22"/>
          <w:lang w:val="en-GB"/>
        </w:rPr>
        <w:t xml:space="preserve"> { $b &lt;=&gt; $a } </w:t>
      </w:r>
      <w:r w:rsidRPr="0020749A">
        <w:rPr>
          <w:rFonts w:ascii="Menlo Regular" w:hAnsi="Menlo Regular" w:cs="Menlo Regular"/>
          <w:color w:val="AA0D91"/>
          <w:sz w:val="22"/>
          <w:szCs w:val="22"/>
          <w:lang w:val="en-GB"/>
        </w:rPr>
        <w:t>map</w:t>
      </w:r>
      <w:r w:rsidRPr="0020749A">
        <w:rPr>
          <w:rFonts w:ascii="Menlo Regular" w:hAnsi="Menlo Regular" w:cs="Menlo Regular"/>
          <w:color w:val="000000"/>
          <w:sz w:val="22"/>
          <w:szCs w:val="22"/>
          <w:lang w:val="en-GB"/>
        </w:rPr>
        <w:t xml:space="preserve"> { [ </w:t>
      </w:r>
      <w:r w:rsidRPr="0020749A">
        <w:rPr>
          <w:rFonts w:ascii="Menlo Regular" w:hAnsi="Menlo Regular" w:cs="Menlo Regular"/>
          <w:color w:val="AA0D91"/>
          <w:sz w:val="22"/>
          <w:szCs w:val="22"/>
          <w:lang w:val="en-GB"/>
        </w:rPr>
        <w:t>split</w:t>
      </w:r>
      <w:r w:rsidRPr="0020749A">
        <w:rPr>
          <w:rFonts w:ascii="Menlo Regular" w:hAnsi="Menlo Regular" w:cs="Menlo Regular"/>
          <w:color w:val="000000"/>
          <w:sz w:val="22"/>
          <w:szCs w:val="22"/>
          <w:lang w:val="en-GB"/>
        </w:rPr>
        <w:t>(/,/, $_) ]-&gt;[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 @{ $area{$nucleus} };</w:t>
      </w:r>
      <w:r w:rsidRPr="0020749A">
        <w:rPr>
          <w:rFonts w:ascii="Menlo Regular" w:hAnsi="Menlo Regular" w:cs="Menlo Regular"/>
          <w:color w:val="000000"/>
          <w:sz w:val="22"/>
          <w:szCs w:val="22"/>
          <w:lang w:val="en-GB"/>
        </w:rPr>
        <w:tab/>
      </w:r>
    </w:p>
    <w:p w14:paraId="0208D57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($min_y) = </w:t>
      </w:r>
      <w:r w:rsidRPr="0020749A">
        <w:rPr>
          <w:rFonts w:ascii="Menlo Regular" w:hAnsi="Menlo Regular" w:cs="Menlo Regular"/>
          <w:color w:val="AA0D91"/>
          <w:sz w:val="22"/>
          <w:szCs w:val="22"/>
          <w:lang w:val="en-GB"/>
        </w:rPr>
        <w:t>sort</w:t>
      </w:r>
      <w:r w:rsidRPr="0020749A">
        <w:rPr>
          <w:rFonts w:ascii="Menlo Regular" w:hAnsi="Menlo Regular" w:cs="Menlo Regular"/>
          <w:color w:val="000000"/>
          <w:sz w:val="22"/>
          <w:szCs w:val="22"/>
          <w:lang w:val="en-GB"/>
        </w:rPr>
        <w:t xml:space="preserve"> { $a &lt;=&gt; $b } </w:t>
      </w:r>
      <w:r w:rsidRPr="0020749A">
        <w:rPr>
          <w:rFonts w:ascii="Menlo Regular" w:hAnsi="Menlo Regular" w:cs="Menlo Regular"/>
          <w:color w:val="AA0D91"/>
          <w:sz w:val="22"/>
          <w:szCs w:val="22"/>
          <w:lang w:val="en-GB"/>
        </w:rPr>
        <w:t>map</w:t>
      </w:r>
      <w:r w:rsidRPr="0020749A">
        <w:rPr>
          <w:rFonts w:ascii="Menlo Regular" w:hAnsi="Menlo Regular" w:cs="Menlo Regular"/>
          <w:color w:val="000000"/>
          <w:sz w:val="22"/>
          <w:szCs w:val="22"/>
          <w:lang w:val="en-GB"/>
        </w:rPr>
        <w:t xml:space="preserve"> { [ </w:t>
      </w:r>
      <w:r w:rsidRPr="0020749A">
        <w:rPr>
          <w:rFonts w:ascii="Menlo Regular" w:hAnsi="Menlo Regular" w:cs="Menlo Regular"/>
          <w:color w:val="AA0D91"/>
          <w:sz w:val="22"/>
          <w:szCs w:val="22"/>
          <w:lang w:val="en-GB"/>
        </w:rPr>
        <w:t>split</w:t>
      </w:r>
      <w:r w:rsidRPr="0020749A">
        <w:rPr>
          <w:rFonts w:ascii="Menlo Regular" w:hAnsi="Menlo Regular" w:cs="Menlo Regular"/>
          <w:color w:val="000000"/>
          <w:sz w:val="22"/>
          <w:szCs w:val="22"/>
          <w:lang w:val="en-GB"/>
        </w:rPr>
        <w:t>(/,/, $_) ]-&gt;[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 @{ $area{$nucleus} };</w:t>
      </w:r>
      <w:r w:rsidRPr="0020749A">
        <w:rPr>
          <w:rFonts w:ascii="Menlo Regular" w:hAnsi="Menlo Regular" w:cs="Menlo Regular"/>
          <w:color w:val="000000"/>
          <w:sz w:val="22"/>
          <w:szCs w:val="22"/>
          <w:lang w:val="en-GB"/>
        </w:rPr>
        <w:tab/>
      </w:r>
    </w:p>
    <w:p w14:paraId="27F1408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($max_y) = </w:t>
      </w:r>
      <w:r w:rsidRPr="0020749A">
        <w:rPr>
          <w:rFonts w:ascii="Menlo Regular" w:hAnsi="Menlo Regular" w:cs="Menlo Regular"/>
          <w:color w:val="AA0D91"/>
          <w:sz w:val="22"/>
          <w:szCs w:val="22"/>
          <w:lang w:val="en-GB"/>
        </w:rPr>
        <w:t>sort</w:t>
      </w:r>
      <w:r w:rsidRPr="0020749A">
        <w:rPr>
          <w:rFonts w:ascii="Menlo Regular" w:hAnsi="Menlo Regular" w:cs="Menlo Regular"/>
          <w:color w:val="000000"/>
          <w:sz w:val="22"/>
          <w:szCs w:val="22"/>
          <w:lang w:val="en-GB"/>
        </w:rPr>
        <w:t xml:space="preserve"> { $b &lt;=&gt; $a } </w:t>
      </w:r>
      <w:r w:rsidRPr="0020749A">
        <w:rPr>
          <w:rFonts w:ascii="Menlo Regular" w:hAnsi="Menlo Regular" w:cs="Menlo Regular"/>
          <w:color w:val="AA0D91"/>
          <w:sz w:val="22"/>
          <w:szCs w:val="22"/>
          <w:lang w:val="en-GB"/>
        </w:rPr>
        <w:t>map</w:t>
      </w:r>
      <w:r w:rsidRPr="0020749A">
        <w:rPr>
          <w:rFonts w:ascii="Menlo Regular" w:hAnsi="Menlo Regular" w:cs="Menlo Regular"/>
          <w:color w:val="000000"/>
          <w:sz w:val="22"/>
          <w:szCs w:val="22"/>
          <w:lang w:val="en-GB"/>
        </w:rPr>
        <w:t xml:space="preserve"> { [ </w:t>
      </w:r>
      <w:r w:rsidRPr="0020749A">
        <w:rPr>
          <w:rFonts w:ascii="Menlo Regular" w:hAnsi="Menlo Regular" w:cs="Menlo Regular"/>
          <w:color w:val="AA0D91"/>
          <w:sz w:val="22"/>
          <w:szCs w:val="22"/>
          <w:lang w:val="en-GB"/>
        </w:rPr>
        <w:t>split</w:t>
      </w:r>
      <w:r w:rsidRPr="0020749A">
        <w:rPr>
          <w:rFonts w:ascii="Menlo Regular" w:hAnsi="Menlo Regular" w:cs="Menlo Regular"/>
          <w:color w:val="000000"/>
          <w:sz w:val="22"/>
          <w:szCs w:val="22"/>
          <w:lang w:val="en-GB"/>
        </w:rPr>
        <w:t>(/,/, $_) ]-&gt;[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 @{ $area{$nucleus} };</w:t>
      </w:r>
    </w:p>
    <w:p w14:paraId="6D44FA72"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p>
    <w:p w14:paraId="0A48C6E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compute new area</w:t>
      </w:r>
    </w:p>
    <w:p w14:paraId="250242B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$new_width  = $max_x - $min_x;</w:t>
      </w:r>
    </w:p>
    <w:p w14:paraId="62C70B7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$new_height = $max_y - $min_y;</w:t>
      </w:r>
    </w:p>
    <w:p w14:paraId="090F1CDD" w14:textId="01C6BC2B" w:rsidR="006338D7" w:rsidRPr="0020749A" w:rsidRDefault="0004332E"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noProof/>
          <w:color w:val="000000"/>
          <w:sz w:val="22"/>
          <w:szCs w:val="22"/>
        </w:rPr>
        <mc:AlternateContent>
          <mc:Choice Requires="wps">
            <w:drawing>
              <wp:anchor distT="0" distB="0" distL="114300" distR="114300" simplePos="0" relativeHeight="251659264" behindDoc="0" locked="0" layoutInCell="1" allowOverlap="1" wp14:anchorId="6DB18274" wp14:editId="1AF25405">
                <wp:simplePos x="0" y="0"/>
                <wp:positionH relativeFrom="column">
                  <wp:posOffset>-114935</wp:posOffset>
                </wp:positionH>
                <wp:positionV relativeFrom="paragraph">
                  <wp:posOffset>302259</wp:posOffset>
                </wp:positionV>
                <wp:extent cx="5631815" cy="574675"/>
                <wp:effectExtent l="50800" t="25400" r="83185" b="111125"/>
                <wp:wrapNone/>
                <wp:docPr id="4" name="Kader 4"/>
                <wp:cNvGraphicFramePr/>
                <a:graphic xmlns:a="http://schemas.openxmlformats.org/drawingml/2006/main">
                  <a:graphicData uri="http://schemas.microsoft.com/office/word/2010/wordprocessingShape">
                    <wps:wsp>
                      <wps:cNvSpPr/>
                      <wps:spPr>
                        <a:xfrm>
                          <a:off x="0" y="0"/>
                          <a:ext cx="5631815" cy="574675"/>
                        </a:xfrm>
                        <a:prstGeom prst="frame">
                          <a:avLst>
                            <a:gd name="adj1" fmla="val 8939"/>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Kader 4" o:spid="_x0000_s1026" style="position:absolute;margin-left:-9pt;margin-top:23.8pt;width:443.45pt;height:4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31815,5746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" path="m0,0l5631815,,5631815,574675,,574675,,0xm51370,51370l51370,523305,5580445,523305,5580445,51370,51370,51370xe" fillcolor="#4f81bd [3204]" strokecolor="#4579b8 [3044]">
                <v:fill color2="#a7bfde [1620]" rotate="t" type="gradient">
                  <o:fill v:ext="view" type="gradientUnscaled"/>
                </v:fill>
                <v:shadow on="t" opacity="22937f" mv:blur="40000f" origin=",.5" offset="0,23000emu"/>
                <v:path arrowok="t" o:connecttype="custom" o:connectlocs="0,0;5631815,0;5631815,574675;0,574675;0,0;51370,51370;51370,523305;5580445,523305;5580445,51370;51370,51370" o:connectangles="0,0,0,0,0,0,0,0,0,0"/>
              </v:shape>
            </w:pict>
          </mc:Fallback>
        </mc:AlternateContent>
      </w:r>
      <w:r w:rsidR="006338D7" w:rsidRPr="0020749A">
        <w:rPr>
          <w:rFonts w:ascii="Menlo Regular" w:hAnsi="Menlo Regular" w:cs="Menlo Regular"/>
          <w:color w:val="000000"/>
          <w:sz w:val="22"/>
          <w:szCs w:val="22"/>
          <w:lang w:val="en-GB"/>
        </w:rPr>
        <w:tab/>
        <w:t>$log-&gt;info(</w:t>
      </w:r>
      <w:r w:rsidR="006338D7" w:rsidRPr="0020749A">
        <w:rPr>
          <w:rFonts w:ascii="Menlo Regular" w:hAnsi="Menlo Regular" w:cs="Menlo Regular"/>
          <w:color w:val="C41A16"/>
          <w:sz w:val="22"/>
          <w:szCs w:val="22"/>
          <w:lang w:val="en-GB"/>
        </w:rPr>
        <w:t>"going to write $nucleus to ${new_width}x${new_height} file"</w:t>
      </w:r>
      <w:r w:rsidR="006338D7" w:rsidRPr="0020749A">
        <w:rPr>
          <w:rFonts w:ascii="Menlo Regular" w:hAnsi="Menlo Regular" w:cs="Menlo Regular"/>
          <w:color w:val="000000"/>
          <w:sz w:val="22"/>
          <w:szCs w:val="22"/>
          <w:lang w:val="en-GB"/>
        </w:rPr>
        <w:t>);</w:t>
      </w:r>
    </w:p>
    <w:p w14:paraId="23D2F4D9" w14:textId="71D48A33"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p>
    <w:p w14:paraId="6F07E2E6"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create new image, set dimensions, make white background</w:t>
      </w:r>
    </w:p>
    <w:p w14:paraId="1C9888F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$new_img = Image::Magick-&gt;</w:t>
      </w:r>
      <w:r w:rsidRPr="0020749A">
        <w:rPr>
          <w:rFonts w:ascii="Menlo Regular" w:hAnsi="Menlo Regular" w:cs="Menlo Regular"/>
          <w:color w:val="AA0D91"/>
          <w:sz w:val="22"/>
          <w:szCs w:val="22"/>
          <w:lang w:val="en-GB"/>
        </w:rPr>
        <w:t>new</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'size'</w:t>
      </w:r>
      <w:r w:rsidRPr="0020749A">
        <w:rPr>
          <w:rFonts w:ascii="Menlo Regular" w:hAnsi="Menlo Regular" w:cs="Menlo Regular"/>
          <w:color w:val="000000"/>
          <w:sz w:val="22"/>
          <w:szCs w:val="22"/>
          <w:lang w:val="en-GB"/>
        </w:rPr>
        <w:t xml:space="preserve"> =&gt; </w:t>
      </w:r>
      <w:r w:rsidRPr="0020749A">
        <w:rPr>
          <w:rFonts w:ascii="Menlo Regular" w:hAnsi="Menlo Regular" w:cs="Menlo Regular"/>
          <w:color w:val="C41A16"/>
          <w:sz w:val="22"/>
          <w:szCs w:val="22"/>
          <w:lang w:val="en-GB"/>
        </w:rPr>
        <w:t>"${new_width}x${new_height}"</w:t>
      </w:r>
      <w:r w:rsidRPr="0020749A">
        <w:rPr>
          <w:rFonts w:ascii="Menlo Regular" w:hAnsi="Menlo Regular" w:cs="Menlo Regular"/>
          <w:color w:val="000000"/>
          <w:sz w:val="22"/>
          <w:szCs w:val="22"/>
          <w:lang w:val="en-GB"/>
        </w:rPr>
        <w:t xml:space="preserve"> );</w:t>
      </w:r>
    </w:p>
    <w:p w14:paraId="22CC406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$msg = $new_img-&gt;Read(</w:t>
      </w:r>
      <w:r w:rsidRPr="0020749A">
        <w:rPr>
          <w:rFonts w:ascii="Menlo Regular" w:hAnsi="Menlo Regular" w:cs="Menlo Regular"/>
          <w:color w:val="C41A16"/>
          <w:sz w:val="22"/>
          <w:szCs w:val="22"/>
          <w:lang w:val="en-GB"/>
        </w:rPr>
        <w:t>'xc:white'</w:t>
      </w:r>
      <w:r w:rsidRPr="0020749A">
        <w:rPr>
          <w:rFonts w:ascii="Menlo Regular" w:hAnsi="Menlo Regular" w:cs="Menlo Regular"/>
          <w:color w:val="000000"/>
          <w:sz w:val="22"/>
          <w:szCs w:val="22"/>
          <w:lang w:val="en-GB"/>
        </w:rPr>
        <w:t>);</w:t>
      </w:r>
      <w:r w:rsidRPr="0020749A">
        <w:rPr>
          <w:rFonts w:ascii="Menlo Regular" w:hAnsi="Menlo Regular" w:cs="Menlo Regular"/>
          <w:color w:val="000000"/>
          <w:sz w:val="22"/>
          <w:szCs w:val="22"/>
          <w:lang w:val="en-GB"/>
        </w:rPr>
        <w:tab/>
      </w:r>
    </w:p>
    <w:p w14:paraId="10D092BB"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$log-&gt;</w:t>
      </w:r>
      <w:r w:rsidRPr="0020749A">
        <w:rPr>
          <w:rFonts w:ascii="Menlo Regular" w:hAnsi="Menlo Regular" w:cs="Menlo Regular"/>
          <w:color w:val="AA0D91"/>
          <w:sz w:val="22"/>
          <w:szCs w:val="22"/>
          <w:lang w:val="en-GB"/>
        </w:rPr>
        <w:t>warn</w:t>
      </w:r>
      <w:r w:rsidRPr="0020749A">
        <w:rPr>
          <w:rFonts w:ascii="Menlo Regular" w:hAnsi="Menlo Regular" w:cs="Menlo Regular"/>
          <w:color w:val="000000"/>
          <w:sz w:val="22"/>
          <w:szCs w:val="22"/>
          <w:lang w:val="en-GB"/>
        </w:rPr>
        <w:t xml:space="preserve">($msg)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$msg;</w:t>
      </w:r>
    </w:p>
    <w:p w14:paraId="2C99D07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$log-&gt;info(</w:t>
      </w:r>
      <w:r w:rsidRPr="0020749A">
        <w:rPr>
          <w:rFonts w:ascii="Menlo Regular" w:hAnsi="Menlo Regular" w:cs="Menlo Regular"/>
          <w:color w:val="C41A16"/>
          <w:sz w:val="22"/>
          <w:szCs w:val="22"/>
          <w:lang w:val="en-GB"/>
        </w:rPr>
        <w:t>"instantiated new image"</w:t>
      </w:r>
      <w:r w:rsidRPr="0020749A">
        <w:rPr>
          <w:rFonts w:ascii="Menlo Regular" w:hAnsi="Menlo Regular" w:cs="Menlo Regular"/>
          <w:color w:val="000000"/>
          <w:sz w:val="22"/>
          <w:szCs w:val="22"/>
          <w:lang w:val="en-GB"/>
        </w:rPr>
        <w:t>);</w:t>
      </w:r>
    </w:p>
    <w:p w14:paraId="23DE8E5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p>
    <w:p w14:paraId="2C06784B"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assign pixels</w:t>
      </w:r>
    </w:p>
    <w:p w14:paraId="0F4197F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$x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xml:space="preserve"> .. $new_width ) {</w:t>
      </w:r>
    </w:p>
    <w:p w14:paraId="626E78A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$y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xml:space="preserve"> .. $new_height ) {</w:t>
      </w:r>
    </w:p>
    <w:p w14:paraId="431672EF"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$loc = ( $x + $min_x ) . </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 xml:space="preserve"> . ( $y + $min_y );</w:t>
      </w:r>
    </w:p>
    <w:p w14:paraId="4F44086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$seen{$loc} ) {</w:t>
      </w:r>
    </w:p>
    <w:p w14:paraId="000224A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 xml:space="preserve">$msg = $new_img-&gt;SetPixel( </w:t>
      </w:r>
      <w:r w:rsidRPr="0020749A">
        <w:rPr>
          <w:rFonts w:ascii="Menlo Regular" w:hAnsi="Menlo Regular" w:cs="Menlo Regular"/>
          <w:color w:val="C41A16"/>
          <w:sz w:val="22"/>
          <w:szCs w:val="22"/>
          <w:lang w:val="en-GB"/>
        </w:rPr>
        <w:t>'x'</w:t>
      </w:r>
      <w:r w:rsidRPr="0020749A">
        <w:rPr>
          <w:rFonts w:ascii="Menlo Regular" w:hAnsi="Menlo Regular" w:cs="Menlo Regular"/>
          <w:color w:val="000000"/>
          <w:sz w:val="22"/>
          <w:szCs w:val="22"/>
          <w:lang w:val="en-GB"/>
        </w:rPr>
        <w:t xml:space="preserve"> =&gt; $x, </w:t>
      </w:r>
      <w:r w:rsidRPr="0020749A">
        <w:rPr>
          <w:rFonts w:ascii="Menlo Regular" w:hAnsi="Menlo Regular" w:cs="Menlo Regular"/>
          <w:color w:val="C41A16"/>
          <w:sz w:val="22"/>
          <w:szCs w:val="22"/>
          <w:lang w:val="en-GB"/>
        </w:rPr>
        <w:t>'y'</w:t>
      </w:r>
      <w:r w:rsidRPr="0020749A">
        <w:rPr>
          <w:rFonts w:ascii="Menlo Regular" w:hAnsi="Menlo Regular" w:cs="Menlo Regular"/>
          <w:color w:val="000000"/>
          <w:sz w:val="22"/>
          <w:szCs w:val="22"/>
          <w:lang w:val="en-GB"/>
        </w:rPr>
        <w:t xml:space="preserve"> =&gt; $y, </w:t>
      </w:r>
      <w:r w:rsidRPr="0020749A">
        <w:rPr>
          <w:rFonts w:ascii="Menlo Regular" w:hAnsi="Menlo Regular" w:cs="Menlo Regular"/>
          <w:color w:val="C41A16"/>
          <w:sz w:val="22"/>
          <w:szCs w:val="22"/>
          <w:lang w:val="en-GB"/>
        </w:rPr>
        <w:t>'color'</w:t>
      </w:r>
      <w:r w:rsidRPr="0020749A">
        <w:rPr>
          <w:rFonts w:ascii="Menlo Regular" w:hAnsi="Menlo Regular" w:cs="Menlo Regular"/>
          <w:color w:val="000000"/>
          <w:sz w:val="22"/>
          <w:szCs w:val="22"/>
          <w:lang w:val="en-GB"/>
        </w:rPr>
        <w:t xml:space="preserve"> =&gt; $seen{$loc} );</w:t>
      </w:r>
    </w:p>
    <w:p w14:paraId="6D447247"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$log-&gt;</w:t>
      </w:r>
      <w:r w:rsidRPr="0020749A">
        <w:rPr>
          <w:rFonts w:ascii="Menlo Regular" w:hAnsi="Menlo Regular" w:cs="Menlo Regular"/>
          <w:color w:val="AA0D91"/>
          <w:sz w:val="22"/>
          <w:szCs w:val="22"/>
          <w:lang w:val="en-GB"/>
        </w:rPr>
        <w:t>warn</w:t>
      </w:r>
      <w:r w:rsidRPr="0020749A">
        <w:rPr>
          <w:rFonts w:ascii="Menlo Regular" w:hAnsi="Menlo Regular" w:cs="Menlo Regular"/>
          <w:color w:val="000000"/>
          <w:sz w:val="22"/>
          <w:szCs w:val="22"/>
          <w:lang w:val="en-GB"/>
        </w:rPr>
        <w:t xml:space="preserve">($msg)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$msg;</w:t>
      </w:r>
    </w:p>
    <w:p w14:paraId="75E111AA"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566FA8E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14AFB9C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w:t>
      </w:r>
    </w:p>
    <w:p w14:paraId="3475E30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$log-&gt;info(</w:t>
      </w:r>
      <w:r w:rsidRPr="0020749A">
        <w:rPr>
          <w:rFonts w:ascii="Menlo Regular" w:hAnsi="Menlo Regular" w:cs="Menlo Regular"/>
          <w:color w:val="C41A16"/>
          <w:sz w:val="22"/>
          <w:szCs w:val="22"/>
          <w:lang w:val="en-GB"/>
        </w:rPr>
        <w:t>"assigned new pixels"</w:t>
      </w:r>
      <w:r w:rsidRPr="0020749A">
        <w:rPr>
          <w:rFonts w:ascii="Menlo Regular" w:hAnsi="Menlo Regular" w:cs="Menlo Regular"/>
          <w:color w:val="000000"/>
          <w:sz w:val="22"/>
          <w:szCs w:val="22"/>
          <w:lang w:val="en-GB"/>
        </w:rPr>
        <w:t>);</w:t>
      </w:r>
    </w:p>
    <w:p w14:paraId="29943D92"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p>
    <w:p w14:paraId="370AC75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write image</w:t>
      </w:r>
    </w:p>
    <w:p w14:paraId="338DD1AF"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$msg = $new_img-&gt;Write(</w:t>
      </w:r>
      <w:r w:rsidRPr="0020749A">
        <w:rPr>
          <w:rFonts w:ascii="Menlo Regular" w:hAnsi="Menlo Regular" w:cs="Menlo Regular"/>
          <w:color w:val="C41A16"/>
          <w:sz w:val="22"/>
          <w:szCs w:val="22"/>
          <w:lang w:val="en-GB"/>
        </w:rPr>
        <w:t>"${nucleus}.png"</w:t>
      </w:r>
      <w:r w:rsidRPr="0020749A">
        <w:rPr>
          <w:rFonts w:ascii="Menlo Regular" w:hAnsi="Menlo Regular" w:cs="Menlo Regular"/>
          <w:color w:val="000000"/>
          <w:sz w:val="22"/>
          <w:szCs w:val="22"/>
          <w:lang w:val="en-GB"/>
        </w:rPr>
        <w:t>);</w:t>
      </w:r>
    </w:p>
    <w:p w14:paraId="62B1FD3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$log-&gt;</w:t>
      </w:r>
      <w:r w:rsidRPr="0020749A">
        <w:rPr>
          <w:rFonts w:ascii="Menlo Regular" w:hAnsi="Menlo Regular" w:cs="Menlo Regular"/>
          <w:color w:val="AA0D91"/>
          <w:sz w:val="22"/>
          <w:szCs w:val="22"/>
          <w:lang w:val="en-GB"/>
        </w:rPr>
        <w:t>warn</w:t>
      </w:r>
      <w:r w:rsidRPr="0020749A">
        <w:rPr>
          <w:rFonts w:ascii="Menlo Regular" w:hAnsi="Menlo Regular" w:cs="Menlo Regular"/>
          <w:color w:val="000000"/>
          <w:sz w:val="22"/>
          <w:szCs w:val="22"/>
          <w:lang w:val="en-GB"/>
        </w:rPr>
        <w:t xml:space="preserve">($msg)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$msg;</w:t>
      </w:r>
    </w:p>
    <w:p w14:paraId="614B19B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$log-&gt;info(</w:t>
      </w:r>
      <w:r w:rsidRPr="0020749A">
        <w:rPr>
          <w:rFonts w:ascii="Menlo Regular" w:hAnsi="Menlo Regular" w:cs="Menlo Regular"/>
          <w:color w:val="C41A16"/>
          <w:sz w:val="22"/>
          <w:szCs w:val="22"/>
          <w:lang w:val="en-GB"/>
        </w:rPr>
        <w:t>"wrote image ${nucleus}.png"</w:t>
      </w:r>
      <w:r w:rsidRPr="0020749A">
        <w:rPr>
          <w:rFonts w:ascii="Menlo Regular" w:hAnsi="Menlo Regular" w:cs="Menlo Regular"/>
          <w:color w:val="000000"/>
          <w:sz w:val="22"/>
          <w:szCs w:val="22"/>
          <w:lang w:val="en-GB"/>
        </w:rPr>
        <w:t>);</w:t>
      </w:r>
    </w:p>
    <w:p w14:paraId="192758C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158694F4"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670D1E5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sub</w:t>
      </w:r>
      <w:r w:rsidRPr="0020749A">
        <w:rPr>
          <w:rFonts w:ascii="Menlo Regular" w:hAnsi="Menlo Regular" w:cs="Menlo Regular"/>
          <w:color w:val="000000"/>
          <w:sz w:val="22"/>
          <w:szCs w:val="22"/>
          <w:lang w:val="en-GB"/>
        </w:rPr>
        <w:t xml:space="preserve"> recurse {</w:t>
      </w:r>
    </w:p>
    <w:p w14:paraId="7D52F22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%args = @_;</w:t>
      </w:r>
    </w:p>
    <w:p w14:paraId="7220EBF4"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p>
    <w:p w14:paraId="7408E08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get sub args</w:t>
      </w:r>
    </w:p>
    <w:p w14:paraId="139B9D9A"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$nucleus   = </w:t>
      </w:r>
      <w:r w:rsidRPr="0020749A">
        <w:rPr>
          <w:rFonts w:ascii="Menlo Regular" w:hAnsi="Menlo Regular" w:cs="Menlo Regular"/>
          <w:color w:val="AA0D91"/>
          <w:sz w:val="22"/>
          <w:szCs w:val="22"/>
          <w:lang w:val="en-GB"/>
        </w:rPr>
        <w:t>delete</w:t>
      </w:r>
      <w:r w:rsidRPr="0020749A">
        <w:rPr>
          <w:rFonts w:ascii="Menlo Regular" w:hAnsi="Menlo Regular" w:cs="Menlo Regular"/>
          <w:color w:val="000000"/>
          <w:sz w:val="22"/>
          <w:szCs w:val="22"/>
          <w:lang w:val="en-GB"/>
        </w:rPr>
        <w:t xml:space="preserve"> $args{nucleus};</w:t>
      </w:r>
    </w:p>
    <w:p w14:paraId="53F9D3B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 $x, $y ) = @args{qw(x y)};</w:t>
      </w:r>
    </w:p>
    <w:p w14:paraId="323C0B3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p>
    <w:p w14:paraId="448720DC"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sample the focal pixel</w:t>
      </w:r>
    </w:p>
    <w:p w14:paraId="0F0476A2"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@pixel = $img-&gt;GetPixel(%args);</w:t>
      </w:r>
    </w:p>
    <w:p w14:paraId="3947EF1B"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p>
    <w:p w14:paraId="17ACB8E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if pixel is darker than threshold and not yet seen...</w:t>
      </w:r>
    </w:p>
    <w:p w14:paraId="583D2996"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sum(@pixel)/</w:t>
      </w:r>
      <w:r w:rsidRPr="0020749A">
        <w:rPr>
          <w:rFonts w:ascii="Menlo Regular" w:hAnsi="Menlo Regular" w:cs="Menlo Regular"/>
          <w:color w:val="AA0D91"/>
          <w:sz w:val="22"/>
          <w:szCs w:val="22"/>
          <w:lang w:val="en-GB"/>
        </w:rPr>
        <w:t>scalar</w:t>
      </w:r>
      <w:r w:rsidRPr="0020749A">
        <w:rPr>
          <w:rFonts w:ascii="Menlo Regular" w:hAnsi="Menlo Regular" w:cs="Menlo Regular"/>
          <w:color w:val="000000"/>
          <w:sz w:val="22"/>
          <w:szCs w:val="22"/>
          <w:lang w:val="en-GB"/>
        </w:rPr>
        <w:t>(@pixel) &lt; $threshold &amp;&amp; ! $seen{</w:t>
      </w:r>
      <w:r w:rsidRPr="0020749A">
        <w:rPr>
          <w:rFonts w:ascii="Menlo Regular" w:hAnsi="Menlo Regular" w:cs="Menlo Regular"/>
          <w:color w:val="C41A16"/>
          <w:sz w:val="22"/>
          <w:szCs w:val="22"/>
          <w:lang w:val="en-GB"/>
        </w:rPr>
        <w:t>"$x,$y"</w:t>
      </w:r>
      <w:r w:rsidRPr="0020749A">
        <w:rPr>
          <w:rFonts w:ascii="Menlo Regular" w:hAnsi="Menlo Regular" w:cs="Menlo Regular"/>
          <w:color w:val="000000"/>
          <w:sz w:val="22"/>
          <w:szCs w:val="22"/>
          <w:lang w:val="en-GB"/>
        </w:rPr>
        <w:t>} ) {</w:t>
      </w:r>
    </w:p>
    <w:p w14:paraId="3D7152E2"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$log-&gt;debug(</w:t>
      </w:r>
      <w:r w:rsidRPr="0020749A">
        <w:rPr>
          <w:rFonts w:ascii="Menlo Regular" w:hAnsi="Menlo Regular" w:cs="Menlo Regular"/>
          <w:color w:val="C41A16"/>
          <w:sz w:val="22"/>
          <w:szCs w:val="22"/>
          <w:lang w:val="en-GB"/>
        </w:rPr>
        <w:t>"$x,$y"</w:t>
      </w:r>
      <w:r w:rsidRPr="0020749A">
        <w:rPr>
          <w:rFonts w:ascii="Menlo Regular" w:hAnsi="Menlo Regular" w:cs="Menlo Regular"/>
          <w:color w:val="000000"/>
          <w:sz w:val="22"/>
          <w:szCs w:val="22"/>
          <w:lang w:val="en-GB"/>
        </w:rPr>
        <w:t>);</w:t>
      </w:r>
    </w:p>
    <w:p w14:paraId="3F85777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7E445E5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store the pixel</w:t>
      </w:r>
    </w:p>
    <w:p w14:paraId="1FE3976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$seen{</w:t>
      </w:r>
      <w:r w:rsidRPr="0020749A">
        <w:rPr>
          <w:rFonts w:ascii="Menlo Regular" w:hAnsi="Menlo Regular" w:cs="Menlo Regular"/>
          <w:color w:val="C41A16"/>
          <w:sz w:val="22"/>
          <w:szCs w:val="22"/>
          <w:lang w:val="en-GB"/>
        </w:rPr>
        <w:t>"$x,$y"</w:t>
      </w:r>
      <w:r w:rsidRPr="0020749A">
        <w:rPr>
          <w:rFonts w:ascii="Menlo Regular" w:hAnsi="Menlo Regular" w:cs="Menlo Regular"/>
          <w:color w:val="000000"/>
          <w:sz w:val="22"/>
          <w:szCs w:val="22"/>
          <w:lang w:val="en-GB"/>
        </w:rPr>
        <w:t>} = \@pixel;</w:t>
      </w:r>
    </w:p>
    <w:p w14:paraId="793430F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624873A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initialize area around current nucleus</w:t>
      </w:r>
    </w:p>
    <w:p w14:paraId="108A101C"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 xml:space="preserve">$area{$nucleus} = []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not $area{$nucleus};</w:t>
      </w:r>
    </w:p>
    <w:p w14:paraId="1B98C35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4E8B7B4F"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store id of the focal pixel</w:t>
      </w:r>
    </w:p>
    <w:p w14:paraId="58066C3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push</w:t>
      </w:r>
      <w:r w:rsidRPr="0020749A">
        <w:rPr>
          <w:rFonts w:ascii="Menlo Regular" w:hAnsi="Menlo Regular" w:cs="Menlo Regular"/>
          <w:color w:val="000000"/>
          <w:sz w:val="22"/>
          <w:szCs w:val="22"/>
          <w:lang w:val="en-GB"/>
        </w:rPr>
        <w:t xml:space="preserve"> @{ $area{$nucleus} }, </w:t>
      </w:r>
      <w:r w:rsidRPr="0020749A">
        <w:rPr>
          <w:rFonts w:ascii="Menlo Regular" w:hAnsi="Menlo Regular" w:cs="Menlo Regular"/>
          <w:color w:val="C41A16"/>
          <w:sz w:val="22"/>
          <w:szCs w:val="22"/>
          <w:lang w:val="en-GB"/>
        </w:rPr>
        <w:t>"$x,$y"</w:t>
      </w:r>
      <w:r w:rsidRPr="0020749A">
        <w:rPr>
          <w:rFonts w:ascii="Menlo Regular" w:hAnsi="Menlo Regular" w:cs="Menlo Regular"/>
          <w:color w:val="000000"/>
          <w:sz w:val="22"/>
          <w:szCs w:val="22"/>
          <w:lang w:val="en-GB"/>
        </w:rPr>
        <w:t>;</w:t>
      </w:r>
    </w:p>
    <w:p w14:paraId="0971CCF4"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6DD059BF"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start growing the area</w:t>
      </w:r>
    </w:p>
    <w:p w14:paraId="6D0FDB9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$x &gt;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xml:space="preserve"> ) {</w:t>
      </w:r>
    </w:p>
    <w:p w14:paraId="146701C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 xml:space="preserve">recurse( </w:t>
      </w:r>
      <w:r w:rsidRPr="0020749A">
        <w:rPr>
          <w:rFonts w:ascii="Menlo Regular" w:hAnsi="Menlo Regular" w:cs="Menlo Regular"/>
          <w:color w:val="C41A16"/>
          <w:sz w:val="22"/>
          <w:szCs w:val="22"/>
          <w:lang w:val="en-GB"/>
        </w:rPr>
        <w:t>'x'</w:t>
      </w:r>
      <w:r w:rsidRPr="0020749A">
        <w:rPr>
          <w:rFonts w:ascii="Menlo Regular" w:hAnsi="Menlo Regular" w:cs="Menlo Regular"/>
          <w:color w:val="000000"/>
          <w:sz w:val="22"/>
          <w:szCs w:val="22"/>
          <w:lang w:val="en-GB"/>
        </w:rPr>
        <w:t xml:space="preserve"> =&gt; $x -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'y'</w:t>
      </w:r>
      <w:r w:rsidRPr="0020749A">
        <w:rPr>
          <w:rFonts w:ascii="Menlo Regular" w:hAnsi="Menlo Regular" w:cs="Menlo Regular"/>
          <w:color w:val="000000"/>
          <w:sz w:val="22"/>
          <w:szCs w:val="22"/>
          <w:lang w:val="en-GB"/>
        </w:rPr>
        <w:t xml:space="preserve"> =&gt; $y, </w:t>
      </w:r>
      <w:r w:rsidRPr="0020749A">
        <w:rPr>
          <w:rFonts w:ascii="Menlo Regular" w:hAnsi="Menlo Regular" w:cs="Menlo Regular"/>
          <w:color w:val="C41A16"/>
          <w:sz w:val="22"/>
          <w:szCs w:val="22"/>
          <w:lang w:val="en-GB"/>
        </w:rPr>
        <w:t>'nucleus'</w:t>
      </w:r>
      <w:r w:rsidRPr="0020749A">
        <w:rPr>
          <w:rFonts w:ascii="Menlo Regular" w:hAnsi="Menlo Regular" w:cs="Menlo Regular"/>
          <w:color w:val="000000"/>
          <w:sz w:val="22"/>
          <w:szCs w:val="22"/>
          <w:lang w:val="en-GB"/>
        </w:rPr>
        <w:t xml:space="preserve"> =&gt; $nucleus );</w:t>
      </w:r>
    </w:p>
    <w:p w14:paraId="4EBCCAE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3BC0A096"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$y &gt;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xml:space="preserve"> ) {</w:t>
      </w:r>
    </w:p>
    <w:p w14:paraId="67DD7BD2"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 xml:space="preserve">recurse( </w:t>
      </w:r>
      <w:r w:rsidRPr="0020749A">
        <w:rPr>
          <w:rFonts w:ascii="Menlo Regular" w:hAnsi="Menlo Regular" w:cs="Menlo Regular"/>
          <w:color w:val="C41A16"/>
          <w:sz w:val="22"/>
          <w:szCs w:val="22"/>
          <w:lang w:val="en-GB"/>
        </w:rPr>
        <w:t>'x'</w:t>
      </w:r>
      <w:r w:rsidRPr="0020749A">
        <w:rPr>
          <w:rFonts w:ascii="Menlo Regular" w:hAnsi="Menlo Regular" w:cs="Menlo Regular"/>
          <w:color w:val="000000"/>
          <w:sz w:val="22"/>
          <w:szCs w:val="22"/>
          <w:lang w:val="en-GB"/>
        </w:rPr>
        <w:t xml:space="preserve"> =&gt; $x, </w:t>
      </w:r>
      <w:r w:rsidRPr="0020749A">
        <w:rPr>
          <w:rFonts w:ascii="Menlo Regular" w:hAnsi="Menlo Regular" w:cs="Menlo Regular"/>
          <w:color w:val="C41A16"/>
          <w:sz w:val="22"/>
          <w:szCs w:val="22"/>
          <w:lang w:val="en-GB"/>
        </w:rPr>
        <w:t>'y'</w:t>
      </w:r>
      <w:r w:rsidRPr="0020749A">
        <w:rPr>
          <w:rFonts w:ascii="Menlo Regular" w:hAnsi="Menlo Regular" w:cs="Menlo Regular"/>
          <w:color w:val="000000"/>
          <w:sz w:val="22"/>
          <w:szCs w:val="22"/>
          <w:lang w:val="en-GB"/>
        </w:rPr>
        <w:t xml:space="preserve"> =&gt; $y -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'nucleus'</w:t>
      </w:r>
      <w:r w:rsidRPr="0020749A">
        <w:rPr>
          <w:rFonts w:ascii="Menlo Regular" w:hAnsi="Menlo Regular" w:cs="Menlo Regular"/>
          <w:color w:val="000000"/>
          <w:sz w:val="22"/>
          <w:szCs w:val="22"/>
          <w:lang w:val="en-GB"/>
        </w:rPr>
        <w:t xml:space="preserve"> =&gt; $nucleus );</w:t>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36E4259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698401A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$x &lt; $width ) {</w:t>
      </w:r>
    </w:p>
    <w:p w14:paraId="08413D8A"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 xml:space="preserve">recurse( </w:t>
      </w:r>
      <w:r w:rsidRPr="0020749A">
        <w:rPr>
          <w:rFonts w:ascii="Menlo Regular" w:hAnsi="Menlo Regular" w:cs="Menlo Regular"/>
          <w:color w:val="C41A16"/>
          <w:sz w:val="22"/>
          <w:szCs w:val="22"/>
          <w:lang w:val="en-GB"/>
        </w:rPr>
        <w:t>'x'</w:t>
      </w:r>
      <w:r w:rsidRPr="0020749A">
        <w:rPr>
          <w:rFonts w:ascii="Menlo Regular" w:hAnsi="Menlo Regular" w:cs="Menlo Regular"/>
          <w:color w:val="000000"/>
          <w:sz w:val="22"/>
          <w:szCs w:val="22"/>
          <w:lang w:val="en-GB"/>
        </w:rPr>
        <w:t xml:space="preserve"> =&gt; $x +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'y'</w:t>
      </w:r>
      <w:r w:rsidRPr="0020749A">
        <w:rPr>
          <w:rFonts w:ascii="Menlo Regular" w:hAnsi="Menlo Regular" w:cs="Menlo Regular"/>
          <w:color w:val="000000"/>
          <w:sz w:val="22"/>
          <w:szCs w:val="22"/>
          <w:lang w:val="en-GB"/>
        </w:rPr>
        <w:t xml:space="preserve"> =&gt; $y, </w:t>
      </w:r>
      <w:r w:rsidRPr="0020749A">
        <w:rPr>
          <w:rFonts w:ascii="Menlo Regular" w:hAnsi="Menlo Regular" w:cs="Menlo Regular"/>
          <w:color w:val="C41A16"/>
          <w:sz w:val="22"/>
          <w:szCs w:val="22"/>
          <w:lang w:val="en-GB"/>
        </w:rPr>
        <w:t>'nucleus'</w:t>
      </w:r>
      <w:r w:rsidRPr="0020749A">
        <w:rPr>
          <w:rFonts w:ascii="Menlo Regular" w:hAnsi="Menlo Regular" w:cs="Menlo Regular"/>
          <w:color w:val="000000"/>
          <w:sz w:val="22"/>
          <w:szCs w:val="22"/>
          <w:lang w:val="en-GB"/>
        </w:rPr>
        <w:t xml:space="preserve"> =&gt; $nucleus );</w:t>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49E29BF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1587365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$y &lt; $height ) {</w:t>
      </w:r>
    </w:p>
    <w:p w14:paraId="7F3C83F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 xml:space="preserve">recurse( </w:t>
      </w:r>
      <w:r w:rsidRPr="0020749A">
        <w:rPr>
          <w:rFonts w:ascii="Menlo Regular" w:hAnsi="Menlo Regular" w:cs="Menlo Regular"/>
          <w:color w:val="C41A16"/>
          <w:sz w:val="22"/>
          <w:szCs w:val="22"/>
          <w:lang w:val="en-GB"/>
        </w:rPr>
        <w:t>'x'</w:t>
      </w:r>
      <w:r w:rsidRPr="0020749A">
        <w:rPr>
          <w:rFonts w:ascii="Menlo Regular" w:hAnsi="Menlo Regular" w:cs="Menlo Regular"/>
          <w:color w:val="000000"/>
          <w:sz w:val="22"/>
          <w:szCs w:val="22"/>
          <w:lang w:val="en-GB"/>
        </w:rPr>
        <w:t xml:space="preserve"> =&gt; $x, </w:t>
      </w:r>
      <w:r w:rsidRPr="0020749A">
        <w:rPr>
          <w:rFonts w:ascii="Menlo Regular" w:hAnsi="Menlo Regular" w:cs="Menlo Regular"/>
          <w:color w:val="C41A16"/>
          <w:sz w:val="22"/>
          <w:szCs w:val="22"/>
          <w:lang w:val="en-GB"/>
        </w:rPr>
        <w:t>'y'</w:t>
      </w:r>
      <w:r w:rsidRPr="0020749A">
        <w:rPr>
          <w:rFonts w:ascii="Menlo Regular" w:hAnsi="Menlo Regular" w:cs="Menlo Regular"/>
          <w:color w:val="000000"/>
          <w:sz w:val="22"/>
          <w:szCs w:val="22"/>
          <w:lang w:val="en-GB"/>
        </w:rPr>
        <w:t xml:space="preserve"> =&gt; $y +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'nucleus'</w:t>
      </w:r>
      <w:r w:rsidRPr="0020749A">
        <w:rPr>
          <w:rFonts w:ascii="Menlo Regular" w:hAnsi="Menlo Regular" w:cs="Menlo Regular"/>
          <w:color w:val="000000"/>
          <w:sz w:val="22"/>
          <w:szCs w:val="22"/>
          <w:lang w:val="en-GB"/>
        </w:rPr>
        <w:t xml:space="preserve"> =&gt; $nucleus );</w:t>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4FA07FB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5B4F69AA"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w:t>
      </w:r>
    </w:p>
    <w:p w14:paraId="109579B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516B7550" w14:textId="77777777" w:rsidR="006338D7" w:rsidRPr="0020749A" w:rsidRDefault="006338D7" w:rsidP="006338D7">
      <w:pPr>
        <w:rPr>
          <w:lang w:val="en-GB"/>
        </w:rPr>
      </w:pPr>
      <w:r w:rsidRPr="0020749A">
        <w:rPr>
          <w:lang w:val="en-GB"/>
        </w:rPr>
        <w:br w:type="page"/>
      </w:r>
    </w:p>
    <w:p w14:paraId="60424C24" w14:textId="45240724" w:rsidR="00D16416" w:rsidRPr="0020749A" w:rsidRDefault="00D16416" w:rsidP="00D16416">
      <w:pPr>
        <w:pStyle w:val="Kop4"/>
        <w:numPr>
          <w:ilvl w:val="2"/>
          <w:numId w:val="1"/>
        </w:numPr>
        <w:rPr>
          <w:lang w:val="en-GB"/>
        </w:rPr>
      </w:pPr>
      <w:bookmarkStart w:id="156" w:name="_Toc260580290"/>
      <w:r w:rsidRPr="0020749A">
        <w:rPr>
          <w:lang w:val="en-GB"/>
        </w:rPr>
        <w:lastRenderedPageBreak/>
        <w:t>traindata.pl</w:t>
      </w:r>
      <w:r w:rsidR="009F6D98" w:rsidRPr="0020749A">
        <w:rPr>
          <w:lang w:val="en-GB"/>
        </w:rPr>
        <w:t xml:space="preserve"> [19</w:t>
      </w:r>
      <w:r w:rsidRPr="0020749A">
        <w:rPr>
          <w:lang w:val="en-GB"/>
        </w:rPr>
        <w:t>]</w:t>
      </w:r>
      <w:bookmarkEnd w:id="156"/>
    </w:p>
    <w:p w14:paraId="2A16CB9E"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#!/usr/bin/perl</w:t>
      </w:r>
    </w:p>
    <w:p w14:paraId="478E239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strict;</w:t>
      </w:r>
    </w:p>
    <w:p w14:paraId="32F97696"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warnings;</w:t>
      </w:r>
    </w:p>
    <w:p w14:paraId="27471A95"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Getopt::Long;</w:t>
      </w:r>
    </w:p>
    <w:p w14:paraId="6DD3818B"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Fingerprint </w:t>
      </w:r>
      <w:r w:rsidRPr="0020749A">
        <w:rPr>
          <w:rFonts w:ascii="Menlo Regular" w:hAnsi="Menlo Regular" w:cs="Menlo Regular"/>
          <w:color w:val="C41A16"/>
          <w:sz w:val="22"/>
          <w:szCs w:val="22"/>
          <w:lang w:val="en-GB"/>
        </w:rPr>
        <w:t>'make_fingerprint'</w:t>
      </w:r>
      <w:r w:rsidRPr="0020749A">
        <w:rPr>
          <w:rFonts w:ascii="Menlo Regular" w:hAnsi="Menlo Regular" w:cs="Menlo Regular"/>
          <w:color w:val="000000"/>
          <w:sz w:val="22"/>
          <w:szCs w:val="22"/>
          <w:lang w:val="en-GB"/>
        </w:rPr>
        <w:t>;</w:t>
      </w:r>
    </w:p>
    <w:p w14:paraId="661DB345"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Bio::Phylo::Util::Logger </w:t>
      </w:r>
      <w:r w:rsidRPr="0020749A">
        <w:rPr>
          <w:rFonts w:ascii="Menlo Regular" w:hAnsi="Menlo Regular" w:cs="Menlo Regular"/>
          <w:color w:val="C41A16"/>
          <w:sz w:val="22"/>
          <w:szCs w:val="22"/>
          <w:lang w:val="en-GB"/>
        </w:rPr>
        <w:t>':levels'</w:t>
      </w:r>
      <w:r w:rsidRPr="0020749A">
        <w:rPr>
          <w:rFonts w:ascii="Menlo Regular" w:hAnsi="Menlo Regular" w:cs="Menlo Regular"/>
          <w:color w:val="000000"/>
          <w:sz w:val="22"/>
          <w:szCs w:val="22"/>
          <w:lang w:val="en-GB"/>
        </w:rPr>
        <w:t>;</w:t>
      </w:r>
    </w:p>
    <w:p w14:paraId="1C734EFC"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0EA9E920"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process command line arguments</w:t>
      </w:r>
    </w:p>
    <w:p w14:paraId="2761205B"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$verbosity = WARN;</w:t>
      </w:r>
    </w:p>
    <w:p w14:paraId="54231195"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$resolution = </w:t>
      </w:r>
      <w:r w:rsidRPr="0020749A">
        <w:rPr>
          <w:rFonts w:ascii="Menlo Regular" w:hAnsi="Menlo Regular" w:cs="Menlo Regular"/>
          <w:color w:val="1C00CF"/>
          <w:sz w:val="22"/>
          <w:szCs w:val="22"/>
          <w:lang w:val="en-GB"/>
        </w:rPr>
        <w:t>50</w:t>
      </w:r>
      <w:r w:rsidRPr="0020749A">
        <w:rPr>
          <w:rFonts w:ascii="Menlo Regular" w:hAnsi="Menlo Regular" w:cs="Menlo Regular"/>
          <w:color w:val="000000"/>
          <w:sz w:val="22"/>
          <w:szCs w:val="22"/>
          <w:lang w:val="en-GB"/>
        </w:rPr>
        <w:t>;</w:t>
      </w:r>
    </w:p>
    <w:p w14:paraId="606668C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$dir;</w:t>
      </w:r>
    </w:p>
    <w:p w14:paraId="53CD95F8"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$category;</w:t>
      </w:r>
    </w:p>
    <w:p w14:paraId="10FF2D7A"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GetOptions(</w:t>
      </w:r>
    </w:p>
    <w:p w14:paraId="288067C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'category=i'</w:t>
      </w:r>
      <w:r w:rsidRPr="0020749A">
        <w:rPr>
          <w:rFonts w:ascii="Menlo Regular" w:hAnsi="Menlo Regular" w:cs="Menlo Regular"/>
          <w:color w:val="000000"/>
          <w:sz w:val="22"/>
          <w:szCs w:val="22"/>
          <w:lang w:val="en-GB"/>
        </w:rPr>
        <w:t xml:space="preserve">   =&gt; \$category,</w:t>
      </w:r>
    </w:p>
    <w:p w14:paraId="6119270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'resolution=i'</w:t>
      </w:r>
      <w:r w:rsidRPr="0020749A">
        <w:rPr>
          <w:rFonts w:ascii="Menlo Regular" w:hAnsi="Menlo Regular" w:cs="Menlo Regular"/>
          <w:color w:val="000000"/>
          <w:sz w:val="22"/>
          <w:szCs w:val="22"/>
          <w:lang w:val="en-GB"/>
        </w:rPr>
        <w:t xml:space="preserve"> =&gt; \$resolution,</w:t>
      </w:r>
    </w:p>
    <w:p w14:paraId="1CFC636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'dir=s'</w:t>
      </w:r>
      <w:r w:rsidRPr="0020749A">
        <w:rPr>
          <w:rFonts w:ascii="Menlo Regular" w:hAnsi="Menlo Regular" w:cs="Menlo Regular"/>
          <w:color w:val="000000"/>
          <w:sz w:val="22"/>
          <w:szCs w:val="22"/>
          <w:lang w:val="en-GB"/>
        </w:rPr>
        <w:t xml:space="preserve">        =&gt; \$dir,</w:t>
      </w:r>
    </w:p>
    <w:p w14:paraId="197D86E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'verbose+'</w:t>
      </w:r>
      <w:r w:rsidRPr="0020749A">
        <w:rPr>
          <w:rFonts w:ascii="Menlo Regular" w:hAnsi="Menlo Regular" w:cs="Menlo Regular"/>
          <w:color w:val="000000"/>
          <w:sz w:val="22"/>
          <w:szCs w:val="22"/>
          <w:lang w:val="en-GB"/>
        </w:rPr>
        <w:t xml:space="preserve">     =&gt; \$verbosity,</w:t>
      </w:r>
    </w:p>
    <w:p w14:paraId="7FAC7599"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1628653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6BEF75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instantiate helper objects</w:t>
      </w:r>
    </w:p>
    <w:p w14:paraId="0722DB8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$log = Bio::Phylo::Util::Logger-&gt;</w:t>
      </w:r>
      <w:r w:rsidRPr="0020749A">
        <w:rPr>
          <w:rFonts w:ascii="Menlo Regular" w:hAnsi="Menlo Regular" w:cs="Menlo Regular"/>
          <w:color w:val="AA0D91"/>
          <w:sz w:val="22"/>
          <w:szCs w:val="22"/>
          <w:lang w:val="en-GB"/>
        </w:rPr>
        <w:t>new</w:t>
      </w:r>
      <w:r w:rsidRPr="0020749A">
        <w:rPr>
          <w:rFonts w:ascii="Menlo Regular" w:hAnsi="Menlo Regular" w:cs="Menlo Regular"/>
          <w:color w:val="000000"/>
          <w:sz w:val="22"/>
          <w:szCs w:val="22"/>
          <w:lang w:val="en-GB"/>
        </w:rPr>
        <w:t>(</w:t>
      </w:r>
    </w:p>
    <w:p w14:paraId="5F4DBD76"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'-level'</w:t>
      </w:r>
      <w:r w:rsidRPr="0020749A">
        <w:rPr>
          <w:rFonts w:ascii="Menlo Regular" w:hAnsi="Menlo Regular" w:cs="Menlo Regular"/>
          <w:color w:val="000000"/>
          <w:sz w:val="22"/>
          <w:szCs w:val="22"/>
          <w:lang w:val="en-GB"/>
        </w:rPr>
        <w:t xml:space="preserve"> =&gt; $verbosity,</w:t>
      </w:r>
    </w:p>
    <w:p w14:paraId="446A40C4"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'-class'</w:t>
      </w:r>
      <w:r w:rsidRPr="0020749A">
        <w:rPr>
          <w:rFonts w:ascii="Menlo Regular" w:hAnsi="Menlo Regular" w:cs="Menlo Regular"/>
          <w:color w:val="000000"/>
          <w:sz w:val="22"/>
          <w:szCs w:val="22"/>
          <w:lang w:val="en-GB"/>
        </w:rPr>
        <w:t xml:space="preserve"> =&gt; [ </w:t>
      </w:r>
      <w:r w:rsidRPr="0020749A">
        <w:rPr>
          <w:rFonts w:ascii="Menlo Regular" w:hAnsi="Menlo Regular" w:cs="Menlo Regular"/>
          <w:color w:val="C41A16"/>
          <w:sz w:val="22"/>
          <w:szCs w:val="22"/>
          <w:lang w:val="en-GB"/>
        </w:rPr>
        <w:t>'main'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'Fingerprint'</w:t>
      </w:r>
      <w:r w:rsidRPr="0020749A">
        <w:rPr>
          <w:rFonts w:ascii="Menlo Regular" w:hAnsi="Menlo Regular" w:cs="Menlo Regular"/>
          <w:color w:val="000000"/>
          <w:sz w:val="22"/>
          <w:szCs w:val="22"/>
          <w:lang w:val="en-GB"/>
        </w:rPr>
        <w:t xml:space="preserve"> ],</w:t>
      </w:r>
    </w:p>
    <w:p w14:paraId="3B43846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283C590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E2F94E5"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print the header</w:t>
      </w:r>
    </w:p>
    <w:p w14:paraId="726FCFA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"image\t"</w:t>
      </w:r>
      <w:r w:rsidRPr="0020749A">
        <w:rPr>
          <w:rFonts w:ascii="Menlo Regular" w:hAnsi="Menlo Regular" w:cs="Menlo Regular"/>
          <w:color w:val="000000"/>
          <w:sz w:val="22"/>
          <w:szCs w:val="22"/>
          <w:lang w:val="en-GB"/>
        </w:rPr>
        <w:t>;</w:t>
      </w:r>
    </w:p>
    <w:p w14:paraId="467D6DC4"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$axis ( qw(vert horiz) ) {</w:t>
      </w:r>
    </w:p>
    <w:p w14:paraId="54E8D20B"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$color ( qw(red green blue) ) {</w:t>
      </w:r>
    </w:p>
    <w:p w14:paraId="02CEC1AC"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$max = $axis </w:t>
      </w:r>
      <w:r w:rsidRPr="0020749A">
        <w:rPr>
          <w:rFonts w:ascii="Menlo Regular" w:hAnsi="Menlo Regular" w:cs="Menlo Regular"/>
          <w:color w:val="AA0D91"/>
          <w:sz w:val="22"/>
          <w:szCs w:val="22"/>
          <w:lang w:val="en-GB"/>
        </w:rPr>
        <w:t>eq</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'horiz'</w:t>
      </w:r>
      <w:r w:rsidRPr="0020749A">
        <w:rPr>
          <w:rFonts w:ascii="Menlo Regular" w:hAnsi="Menlo Regular" w:cs="Menlo Regular"/>
          <w:color w:val="000000"/>
          <w:sz w:val="22"/>
          <w:szCs w:val="22"/>
          <w:lang w:val="en-GB"/>
        </w:rPr>
        <w:t xml:space="preserve"> ? $resolution / </w:t>
      </w:r>
      <w:r w:rsidRPr="0020749A">
        <w:rPr>
          <w:rFonts w:ascii="Menlo Regular" w:hAnsi="Menlo Regular" w:cs="Menlo Regular"/>
          <w:color w:val="1C00CF"/>
          <w:sz w:val="22"/>
          <w:szCs w:val="22"/>
          <w:lang w:val="en-GB"/>
        </w:rPr>
        <w:t>2</w:t>
      </w:r>
      <w:r w:rsidRPr="0020749A">
        <w:rPr>
          <w:rFonts w:ascii="Menlo Regular" w:hAnsi="Menlo Regular" w:cs="Menlo Regular"/>
          <w:color w:val="000000"/>
          <w:sz w:val="22"/>
          <w:szCs w:val="22"/>
          <w:lang w:val="en-GB"/>
        </w:rPr>
        <w:t xml:space="preserve"> : $resolution;</w:t>
      </w:r>
    </w:p>
    <w:p w14:paraId="50E8968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$i (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 $max ) {</w:t>
      </w:r>
    </w:p>
    <w:p w14:paraId="05E2EDD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"${axis}.${color}.${i}\t"</w:t>
      </w:r>
      <w:r w:rsidRPr="0020749A">
        <w:rPr>
          <w:rFonts w:ascii="Menlo Regular" w:hAnsi="Menlo Regular" w:cs="Menlo Regular"/>
          <w:color w:val="000000"/>
          <w:sz w:val="22"/>
          <w:szCs w:val="22"/>
          <w:lang w:val="en-GB"/>
        </w:rPr>
        <w:t>;</w:t>
      </w:r>
      <w:r w:rsidRPr="0020749A">
        <w:rPr>
          <w:rFonts w:ascii="Menlo Regular" w:hAnsi="Menlo Regular" w:cs="Menlo Regular"/>
          <w:color w:val="000000"/>
          <w:sz w:val="22"/>
          <w:szCs w:val="22"/>
          <w:lang w:val="en-GB"/>
        </w:rPr>
        <w:tab/>
      </w:r>
    </w:p>
    <w:p w14:paraId="6DCA4DAE"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0512F57D"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w:t>
      </w:r>
    </w:p>
    <w:p w14:paraId="436077D4"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66E1DB6D"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"category\n"</w:t>
      </w:r>
      <w:r w:rsidRPr="0020749A">
        <w:rPr>
          <w:rFonts w:ascii="Menlo Regular" w:hAnsi="Menlo Regular" w:cs="Menlo Regular"/>
          <w:color w:val="000000"/>
          <w:sz w:val="22"/>
          <w:szCs w:val="22"/>
          <w:lang w:val="en-GB"/>
        </w:rPr>
        <w:t>;</w:t>
      </w:r>
    </w:p>
    <w:p w14:paraId="01ABD585"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382AF887"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start reading the images</w:t>
      </w:r>
    </w:p>
    <w:p w14:paraId="638D292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$log-&gt;info(</w:t>
      </w:r>
      <w:r w:rsidRPr="0020749A">
        <w:rPr>
          <w:rFonts w:ascii="Menlo Regular" w:hAnsi="Menlo Regular" w:cs="Menlo Regular"/>
          <w:color w:val="C41A16"/>
          <w:sz w:val="22"/>
          <w:szCs w:val="22"/>
          <w:lang w:val="en-GB"/>
        </w:rPr>
        <w:t>"going to read images from $dir"</w:t>
      </w:r>
      <w:r w:rsidRPr="0020749A">
        <w:rPr>
          <w:rFonts w:ascii="Menlo Regular" w:hAnsi="Menlo Regular" w:cs="Menlo Regular"/>
          <w:color w:val="000000"/>
          <w:sz w:val="22"/>
          <w:szCs w:val="22"/>
          <w:lang w:val="en-GB"/>
        </w:rPr>
        <w:t>);</w:t>
      </w:r>
    </w:p>
    <w:p w14:paraId="3970093E"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opendir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$dh, $dir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die</w:t>
      </w:r>
      <w:r w:rsidRPr="0020749A">
        <w:rPr>
          <w:rFonts w:ascii="Menlo Regular" w:hAnsi="Menlo Regular" w:cs="Menlo Regular"/>
          <w:color w:val="000000"/>
          <w:sz w:val="22"/>
          <w:szCs w:val="22"/>
          <w:lang w:val="en-GB"/>
        </w:rPr>
        <w:t xml:space="preserve"> $!;</w:t>
      </w:r>
    </w:p>
    <w:p w14:paraId="1A1F6E16"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while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$entry = </w:t>
      </w:r>
      <w:r w:rsidRPr="0020749A">
        <w:rPr>
          <w:rFonts w:ascii="Menlo Regular" w:hAnsi="Menlo Regular" w:cs="Menlo Regular"/>
          <w:color w:val="AA0D91"/>
          <w:sz w:val="22"/>
          <w:szCs w:val="22"/>
          <w:lang w:val="en-GB"/>
        </w:rPr>
        <w:t>readdir</w:t>
      </w:r>
      <w:r w:rsidRPr="0020749A">
        <w:rPr>
          <w:rFonts w:ascii="Menlo Regular" w:hAnsi="Menlo Regular" w:cs="Menlo Regular"/>
          <w:color w:val="000000"/>
          <w:sz w:val="22"/>
          <w:szCs w:val="22"/>
          <w:lang w:val="en-GB"/>
        </w:rPr>
        <w:t xml:space="preserve"> $dh ) {</w:t>
      </w:r>
    </w:p>
    <w:p w14:paraId="42CEFE4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19FEFF0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only read png files created by splitter.pl</w:t>
      </w:r>
    </w:p>
    <w:p w14:paraId="6689AF30"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$entry =~ /(\d+,\d+)\.png/ ) {</w:t>
      </w:r>
    </w:p>
    <w:p w14:paraId="4B12BED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$nucleus = $1;</w:t>
      </w:r>
    </w:p>
    <w:p w14:paraId="29314336"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@row = ( $nucleus );</w:t>
      </w:r>
    </w:p>
    <w:p w14:paraId="61EC2C0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3C63133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read image</w:t>
      </w:r>
    </w:p>
    <w:p w14:paraId="3FE40D2D"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$img = Image::Magick-&gt;</w:t>
      </w:r>
      <w:r w:rsidRPr="0020749A">
        <w:rPr>
          <w:rFonts w:ascii="Menlo Regular" w:hAnsi="Menlo Regular" w:cs="Menlo Regular"/>
          <w:color w:val="AA0D91"/>
          <w:sz w:val="22"/>
          <w:szCs w:val="22"/>
          <w:lang w:val="en-GB"/>
        </w:rPr>
        <w:t>new</w:t>
      </w:r>
      <w:r w:rsidRPr="0020749A">
        <w:rPr>
          <w:rFonts w:ascii="Menlo Regular" w:hAnsi="Menlo Regular" w:cs="Menlo Regular"/>
          <w:color w:val="000000"/>
          <w:sz w:val="22"/>
          <w:szCs w:val="22"/>
          <w:lang w:val="en-GB"/>
        </w:rPr>
        <w:t>;</w:t>
      </w:r>
    </w:p>
    <w:p w14:paraId="2ADA510A"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push</w:t>
      </w:r>
      <w:r w:rsidRPr="0020749A">
        <w:rPr>
          <w:rFonts w:ascii="Menlo Regular" w:hAnsi="Menlo Regular" w:cs="Menlo Regular"/>
          <w:color w:val="000000"/>
          <w:sz w:val="22"/>
          <w:szCs w:val="22"/>
          <w:lang w:val="en-GB"/>
        </w:rPr>
        <w:t xml:space="preserve"> @row, make_fingerprint( </w:t>
      </w:r>
    </w:p>
    <w:p w14:paraId="1463B05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'file'</w:t>
      </w:r>
      <w:r w:rsidRPr="0020749A">
        <w:rPr>
          <w:rFonts w:ascii="Menlo Regular" w:hAnsi="Menlo Regular" w:cs="Menlo Regular"/>
          <w:color w:val="000000"/>
          <w:sz w:val="22"/>
          <w:szCs w:val="22"/>
          <w:lang w:val="en-GB"/>
        </w:rPr>
        <w:t xml:space="preserve">       =&gt; $dir . </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 xml:space="preserve"> . $entry,</w:t>
      </w:r>
    </w:p>
    <w:p w14:paraId="4F71E7C8"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'resolution'</w:t>
      </w:r>
      <w:r w:rsidRPr="0020749A">
        <w:rPr>
          <w:rFonts w:ascii="Menlo Regular" w:hAnsi="Menlo Regular" w:cs="Menlo Regular"/>
          <w:color w:val="000000"/>
          <w:sz w:val="22"/>
          <w:szCs w:val="22"/>
          <w:lang w:val="en-GB"/>
        </w:rPr>
        <w:t xml:space="preserve"> =&gt; $resolution,</w:t>
      </w:r>
    </w:p>
    <w:p w14:paraId="5FD5B12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23F93826"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$log-&gt;info(</w:t>
      </w:r>
      <w:r w:rsidRPr="0020749A">
        <w:rPr>
          <w:rFonts w:ascii="Menlo Regular" w:hAnsi="Menlo Regular" w:cs="Menlo Regular"/>
          <w:color w:val="C41A16"/>
          <w:sz w:val="22"/>
          <w:szCs w:val="22"/>
          <w:lang w:val="en-GB"/>
        </w:rPr>
        <w:t>"created fingerprint for $entry"</w:t>
      </w:r>
      <w:r w:rsidRPr="0020749A">
        <w:rPr>
          <w:rFonts w:ascii="Menlo Regular" w:hAnsi="Menlo Regular" w:cs="Menlo Regular"/>
          <w:color w:val="000000"/>
          <w:sz w:val="22"/>
          <w:szCs w:val="22"/>
          <w:lang w:val="en-GB"/>
        </w:rPr>
        <w:t>);</w:t>
      </w:r>
    </w:p>
    <w:p w14:paraId="2AEBD8A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ab/>
      </w:r>
      <w:r w:rsidRPr="0020749A">
        <w:rPr>
          <w:rFonts w:ascii="Menlo Regular" w:hAnsi="Menlo Regular" w:cs="Menlo Regular"/>
          <w:color w:val="000000"/>
          <w:sz w:val="22"/>
          <w:szCs w:val="22"/>
          <w:lang w:val="en-GB"/>
        </w:rPr>
        <w:tab/>
      </w:r>
    </w:p>
    <w:p w14:paraId="34E275A0"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push</w:t>
      </w:r>
      <w:r w:rsidRPr="0020749A">
        <w:rPr>
          <w:rFonts w:ascii="Menlo Regular" w:hAnsi="Menlo Regular" w:cs="Menlo Regular"/>
          <w:color w:val="000000"/>
          <w:sz w:val="22"/>
          <w:szCs w:val="22"/>
          <w:lang w:val="en-GB"/>
        </w:rPr>
        <w:t xml:space="preserve"> @row, $category;</w:t>
      </w:r>
    </w:p>
    <w:p w14:paraId="6EC74C7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join</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 xml:space="preserve">, @row), </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6ECE880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w:t>
      </w:r>
      <w:r w:rsidRPr="0020749A">
        <w:rPr>
          <w:rFonts w:ascii="Menlo Regular" w:hAnsi="Menlo Regular" w:cs="Menlo Regular"/>
          <w:color w:val="000000"/>
          <w:sz w:val="22"/>
          <w:szCs w:val="22"/>
          <w:lang w:val="en-GB"/>
        </w:rPr>
        <w:tab/>
      </w:r>
    </w:p>
    <w:p w14:paraId="1BE96051" w14:textId="6B57C1BC"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r w:rsidRPr="0020749A">
        <w:rPr>
          <w:rFonts w:ascii="Menlo Regular" w:hAnsi="Menlo Regular" w:cs="Menlo Regular"/>
          <w:color w:val="000000"/>
          <w:sz w:val="22"/>
          <w:szCs w:val="22"/>
          <w:lang w:val="en-GB"/>
        </w:rPr>
        <w:br w:type="page"/>
      </w:r>
    </w:p>
    <w:p w14:paraId="20B03772" w14:textId="3EB30DFD" w:rsidR="00D16416" w:rsidRPr="0020749A" w:rsidRDefault="00D16416" w:rsidP="00D16416">
      <w:pPr>
        <w:pStyle w:val="Kop4"/>
        <w:numPr>
          <w:ilvl w:val="2"/>
          <w:numId w:val="1"/>
        </w:numPr>
        <w:rPr>
          <w:lang w:val="en-GB"/>
        </w:rPr>
      </w:pPr>
      <w:bookmarkStart w:id="157" w:name="_Toc260580291"/>
      <w:r w:rsidRPr="0020749A">
        <w:rPr>
          <w:lang w:val="en-GB"/>
        </w:rPr>
        <w:lastRenderedPageBreak/>
        <w:t>traindata2.pl</w:t>
      </w:r>
      <w:r w:rsidR="009F6D98" w:rsidRPr="0020749A">
        <w:rPr>
          <w:lang w:val="en-GB"/>
        </w:rPr>
        <w:t xml:space="preserve"> [19</w:t>
      </w:r>
      <w:r w:rsidRPr="0020749A">
        <w:rPr>
          <w:lang w:val="en-GB"/>
        </w:rPr>
        <w:t>]</w:t>
      </w:r>
      <w:bookmarkEnd w:id="157"/>
    </w:p>
    <w:p w14:paraId="08285140"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#!/usr/bin/perl</w:t>
      </w:r>
    </w:p>
    <w:p w14:paraId="0DC1BAE0"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strict;</w:t>
      </w:r>
    </w:p>
    <w:p w14:paraId="5C2AE6C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warnings;</w:t>
      </w:r>
    </w:p>
    <w:p w14:paraId="74E57F5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Getopt::Long;</w:t>
      </w:r>
    </w:p>
    <w:p w14:paraId="23524AC0"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Fingerprint </w:t>
      </w:r>
      <w:r w:rsidRPr="0020749A">
        <w:rPr>
          <w:rFonts w:ascii="Menlo Regular" w:hAnsi="Menlo Regular" w:cs="Menlo Regular"/>
          <w:color w:val="C41A16"/>
          <w:sz w:val="22"/>
          <w:szCs w:val="22"/>
          <w:lang w:val="en-GB"/>
        </w:rPr>
        <w:t>'make_fingerprint'</w:t>
      </w:r>
      <w:r w:rsidRPr="0020749A">
        <w:rPr>
          <w:rFonts w:ascii="Menlo Regular" w:hAnsi="Menlo Regular" w:cs="Menlo Regular"/>
          <w:color w:val="000000"/>
          <w:sz w:val="22"/>
          <w:szCs w:val="22"/>
          <w:lang w:val="en-GB"/>
        </w:rPr>
        <w:t>;</w:t>
      </w:r>
    </w:p>
    <w:p w14:paraId="270A793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Bio::Phylo::Util::Logger </w:t>
      </w:r>
      <w:r w:rsidRPr="0020749A">
        <w:rPr>
          <w:rFonts w:ascii="Menlo Regular" w:hAnsi="Menlo Regular" w:cs="Menlo Regular"/>
          <w:color w:val="C41A16"/>
          <w:sz w:val="22"/>
          <w:szCs w:val="22"/>
          <w:lang w:val="en-GB"/>
        </w:rPr>
        <w:t>':levels'</w:t>
      </w:r>
      <w:r w:rsidRPr="0020749A">
        <w:rPr>
          <w:rFonts w:ascii="Menlo Regular" w:hAnsi="Menlo Regular" w:cs="Menlo Regular"/>
          <w:color w:val="000000"/>
          <w:sz w:val="22"/>
          <w:szCs w:val="22"/>
          <w:lang w:val="en-GB"/>
        </w:rPr>
        <w:t>;</w:t>
      </w:r>
    </w:p>
    <w:p w14:paraId="57D85E0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29B73AE"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process command line arguments</w:t>
      </w:r>
    </w:p>
    <w:p w14:paraId="40B1A4D7"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$verbosity = WARN;</w:t>
      </w:r>
    </w:p>
    <w:p w14:paraId="7A0DA2A5"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$resolution = </w:t>
      </w:r>
      <w:r w:rsidRPr="0020749A">
        <w:rPr>
          <w:rFonts w:ascii="Menlo Regular" w:hAnsi="Menlo Regular" w:cs="Menlo Regular"/>
          <w:color w:val="1C00CF"/>
          <w:sz w:val="22"/>
          <w:szCs w:val="22"/>
          <w:lang w:val="en-GB"/>
        </w:rPr>
        <w:t>50</w:t>
      </w:r>
      <w:r w:rsidRPr="0020749A">
        <w:rPr>
          <w:rFonts w:ascii="Menlo Regular" w:hAnsi="Menlo Regular" w:cs="Menlo Regular"/>
          <w:color w:val="000000"/>
          <w:sz w:val="22"/>
          <w:szCs w:val="22"/>
          <w:lang w:val="en-GB"/>
        </w:rPr>
        <w:t>;</w:t>
      </w:r>
    </w:p>
    <w:p w14:paraId="78258C46"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$dir;</w:t>
      </w:r>
    </w:p>
    <w:p w14:paraId="53834ED7"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$category;</w:t>
      </w:r>
    </w:p>
    <w:p w14:paraId="6F748038"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GetOptions(</w:t>
      </w:r>
    </w:p>
    <w:p w14:paraId="6367D6A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'category=i'</w:t>
      </w:r>
      <w:r w:rsidRPr="0020749A">
        <w:rPr>
          <w:rFonts w:ascii="Menlo Regular" w:hAnsi="Menlo Regular" w:cs="Menlo Regular"/>
          <w:color w:val="000000"/>
          <w:sz w:val="22"/>
          <w:szCs w:val="22"/>
          <w:lang w:val="en-GB"/>
        </w:rPr>
        <w:t xml:space="preserve">   =&gt; \$category,</w:t>
      </w:r>
    </w:p>
    <w:p w14:paraId="21A3D89C"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'resolution=i'</w:t>
      </w:r>
      <w:r w:rsidRPr="0020749A">
        <w:rPr>
          <w:rFonts w:ascii="Menlo Regular" w:hAnsi="Menlo Regular" w:cs="Menlo Regular"/>
          <w:color w:val="000000"/>
          <w:sz w:val="22"/>
          <w:szCs w:val="22"/>
          <w:lang w:val="en-GB"/>
        </w:rPr>
        <w:t xml:space="preserve"> =&gt; \$resolution,</w:t>
      </w:r>
    </w:p>
    <w:p w14:paraId="25B994C4"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'dir=s'</w:t>
      </w:r>
      <w:r w:rsidRPr="0020749A">
        <w:rPr>
          <w:rFonts w:ascii="Menlo Regular" w:hAnsi="Menlo Regular" w:cs="Menlo Regular"/>
          <w:color w:val="000000"/>
          <w:sz w:val="22"/>
          <w:szCs w:val="22"/>
          <w:lang w:val="en-GB"/>
        </w:rPr>
        <w:t xml:space="preserve">        =&gt; \$dir,</w:t>
      </w:r>
    </w:p>
    <w:p w14:paraId="5B8CF09A"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'verbose+'</w:t>
      </w:r>
      <w:r w:rsidRPr="0020749A">
        <w:rPr>
          <w:rFonts w:ascii="Menlo Regular" w:hAnsi="Menlo Regular" w:cs="Menlo Regular"/>
          <w:color w:val="000000"/>
          <w:sz w:val="22"/>
          <w:szCs w:val="22"/>
          <w:lang w:val="en-GB"/>
        </w:rPr>
        <w:t xml:space="preserve">     =&gt; \$verbosity,</w:t>
      </w:r>
    </w:p>
    <w:p w14:paraId="48F7362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4EE4AFA9"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3633C328"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instantiate helper objects</w:t>
      </w:r>
    </w:p>
    <w:p w14:paraId="7AD2AA6C"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$log = Bio::Phylo::Util::Logger-&gt;</w:t>
      </w:r>
      <w:r w:rsidRPr="0020749A">
        <w:rPr>
          <w:rFonts w:ascii="Menlo Regular" w:hAnsi="Menlo Regular" w:cs="Menlo Regular"/>
          <w:color w:val="AA0D91"/>
          <w:sz w:val="22"/>
          <w:szCs w:val="22"/>
          <w:lang w:val="en-GB"/>
        </w:rPr>
        <w:t>new</w:t>
      </w:r>
      <w:r w:rsidRPr="0020749A">
        <w:rPr>
          <w:rFonts w:ascii="Menlo Regular" w:hAnsi="Menlo Regular" w:cs="Menlo Regular"/>
          <w:color w:val="000000"/>
          <w:sz w:val="22"/>
          <w:szCs w:val="22"/>
          <w:lang w:val="en-GB"/>
        </w:rPr>
        <w:t>(</w:t>
      </w:r>
    </w:p>
    <w:p w14:paraId="7EE0E9B7"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'-level'</w:t>
      </w:r>
      <w:r w:rsidRPr="0020749A">
        <w:rPr>
          <w:rFonts w:ascii="Menlo Regular" w:hAnsi="Menlo Regular" w:cs="Menlo Regular"/>
          <w:color w:val="000000"/>
          <w:sz w:val="22"/>
          <w:szCs w:val="22"/>
          <w:lang w:val="en-GB"/>
        </w:rPr>
        <w:t xml:space="preserve"> =&gt; $verbosity,</w:t>
      </w:r>
    </w:p>
    <w:p w14:paraId="157314A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'-class'</w:t>
      </w:r>
      <w:r w:rsidRPr="0020749A">
        <w:rPr>
          <w:rFonts w:ascii="Menlo Regular" w:hAnsi="Menlo Regular" w:cs="Menlo Regular"/>
          <w:color w:val="000000"/>
          <w:sz w:val="22"/>
          <w:szCs w:val="22"/>
          <w:lang w:val="en-GB"/>
        </w:rPr>
        <w:t xml:space="preserve"> =&gt; [ </w:t>
      </w:r>
      <w:r w:rsidRPr="0020749A">
        <w:rPr>
          <w:rFonts w:ascii="Menlo Regular" w:hAnsi="Menlo Regular" w:cs="Menlo Regular"/>
          <w:color w:val="C41A16"/>
          <w:sz w:val="22"/>
          <w:szCs w:val="22"/>
          <w:lang w:val="en-GB"/>
        </w:rPr>
        <w:t>'main'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'Fingerprint'</w:t>
      </w:r>
      <w:r w:rsidRPr="0020749A">
        <w:rPr>
          <w:rFonts w:ascii="Menlo Regular" w:hAnsi="Menlo Regular" w:cs="Menlo Regular"/>
          <w:color w:val="000000"/>
          <w:sz w:val="22"/>
          <w:szCs w:val="22"/>
          <w:lang w:val="en-GB"/>
        </w:rPr>
        <w:t xml:space="preserve"> ],</w:t>
      </w:r>
    </w:p>
    <w:p w14:paraId="7AED3325"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78D00DC5"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60AD3E2B"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print the header</w:t>
      </w:r>
    </w:p>
    <w:p w14:paraId="7136DE58"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"image\t"</w:t>
      </w:r>
      <w:r w:rsidRPr="0020749A">
        <w:rPr>
          <w:rFonts w:ascii="Menlo Regular" w:hAnsi="Menlo Regular" w:cs="Menlo Regular"/>
          <w:color w:val="000000"/>
          <w:sz w:val="22"/>
          <w:szCs w:val="22"/>
          <w:lang w:val="en-GB"/>
        </w:rPr>
        <w:t>;</w:t>
      </w:r>
    </w:p>
    <w:p w14:paraId="60FCD74B"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$axis ( qw(vert horiz) ) {</w:t>
      </w:r>
    </w:p>
    <w:p w14:paraId="5EDC45DD"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$color ( qw(red green blue) ) {</w:t>
      </w:r>
    </w:p>
    <w:p w14:paraId="43712586"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$max = $axis </w:t>
      </w:r>
      <w:r w:rsidRPr="0020749A">
        <w:rPr>
          <w:rFonts w:ascii="Menlo Regular" w:hAnsi="Menlo Regular" w:cs="Menlo Regular"/>
          <w:color w:val="AA0D91"/>
          <w:sz w:val="22"/>
          <w:szCs w:val="22"/>
          <w:lang w:val="en-GB"/>
        </w:rPr>
        <w:t>eq</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'horiz'</w:t>
      </w:r>
      <w:r w:rsidRPr="0020749A">
        <w:rPr>
          <w:rFonts w:ascii="Menlo Regular" w:hAnsi="Menlo Regular" w:cs="Menlo Regular"/>
          <w:color w:val="000000"/>
          <w:sz w:val="22"/>
          <w:szCs w:val="22"/>
          <w:lang w:val="en-GB"/>
        </w:rPr>
        <w:t xml:space="preserve"> ? $resolution / </w:t>
      </w:r>
      <w:r w:rsidRPr="0020749A">
        <w:rPr>
          <w:rFonts w:ascii="Menlo Regular" w:hAnsi="Menlo Regular" w:cs="Menlo Regular"/>
          <w:color w:val="1C00CF"/>
          <w:sz w:val="22"/>
          <w:szCs w:val="22"/>
          <w:lang w:val="en-GB"/>
        </w:rPr>
        <w:t>2</w:t>
      </w:r>
      <w:r w:rsidRPr="0020749A">
        <w:rPr>
          <w:rFonts w:ascii="Menlo Regular" w:hAnsi="Menlo Regular" w:cs="Menlo Regular"/>
          <w:color w:val="000000"/>
          <w:sz w:val="22"/>
          <w:szCs w:val="22"/>
          <w:lang w:val="en-GB"/>
        </w:rPr>
        <w:t xml:space="preserve"> : $resolution;</w:t>
      </w:r>
    </w:p>
    <w:p w14:paraId="66B95148"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$i (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 $max ) {</w:t>
      </w:r>
    </w:p>
    <w:p w14:paraId="6E701B8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"${axis}.${color}.${i}\t"</w:t>
      </w:r>
      <w:r w:rsidRPr="0020749A">
        <w:rPr>
          <w:rFonts w:ascii="Menlo Regular" w:hAnsi="Menlo Regular" w:cs="Menlo Regular"/>
          <w:color w:val="000000"/>
          <w:sz w:val="22"/>
          <w:szCs w:val="22"/>
          <w:lang w:val="en-GB"/>
        </w:rPr>
        <w:t>;</w:t>
      </w:r>
      <w:r w:rsidRPr="0020749A">
        <w:rPr>
          <w:rFonts w:ascii="Menlo Regular" w:hAnsi="Menlo Regular" w:cs="Menlo Regular"/>
          <w:color w:val="000000"/>
          <w:sz w:val="22"/>
          <w:szCs w:val="22"/>
          <w:lang w:val="en-GB"/>
        </w:rPr>
        <w:tab/>
      </w:r>
    </w:p>
    <w:p w14:paraId="5DDE261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2E677AC0"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w:t>
      </w:r>
    </w:p>
    <w:p w14:paraId="52DCD50A"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7CE5D0CC"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"category\n"</w:t>
      </w:r>
      <w:r w:rsidRPr="0020749A">
        <w:rPr>
          <w:rFonts w:ascii="Menlo Regular" w:hAnsi="Menlo Regular" w:cs="Menlo Regular"/>
          <w:color w:val="000000"/>
          <w:sz w:val="22"/>
          <w:szCs w:val="22"/>
          <w:lang w:val="en-GB"/>
        </w:rPr>
        <w:t>;</w:t>
      </w:r>
    </w:p>
    <w:p w14:paraId="17881F18"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5C1D8E4B"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start reading the images</w:t>
      </w:r>
    </w:p>
    <w:p w14:paraId="74E8C46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$log-&gt;info(</w:t>
      </w:r>
      <w:r w:rsidRPr="0020749A">
        <w:rPr>
          <w:rFonts w:ascii="Menlo Regular" w:hAnsi="Menlo Regular" w:cs="Menlo Regular"/>
          <w:color w:val="C41A16"/>
          <w:sz w:val="22"/>
          <w:szCs w:val="22"/>
          <w:lang w:val="en-GB"/>
        </w:rPr>
        <w:t>"going to read images from $dir"</w:t>
      </w:r>
      <w:r w:rsidRPr="0020749A">
        <w:rPr>
          <w:rFonts w:ascii="Menlo Regular" w:hAnsi="Menlo Regular" w:cs="Menlo Regular"/>
          <w:color w:val="000000"/>
          <w:sz w:val="22"/>
          <w:szCs w:val="22"/>
          <w:lang w:val="en-GB"/>
        </w:rPr>
        <w:t>);</w:t>
      </w:r>
    </w:p>
    <w:p w14:paraId="20C2EE7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opendir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$dh, $dir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die</w:t>
      </w:r>
      <w:r w:rsidRPr="0020749A">
        <w:rPr>
          <w:rFonts w:ascii="Menlo Regular" w:hAnsi="Menlo Regular" w:cs="Menlo Regular"/>
          <w:color w:val="000000"/>
          <w:sz w:val="22"/>
          <w:szCs w:val="22"/>
          <w:lang w:val="en-GB"/>
        </w:rPr>
        <w:t xml:space="preserve"> $!;</w:t>
      </w:r>
    </w:p>
    <w:p w14:paraId="71425537"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while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$entry = </w:t>
      </w:r>
      <w:r w:rsidRPr="0020749A">
        <w:rPr>
          <w:rFonts w:ascii="Menlo Regular" w:hAnsi="Menlo Regular" w:cs="Menlo Regular"/>
          <w:color w:val="AA0D91"/>
          <w:sz w:val="22"/>
          <w:szCs w:val="22"/>
          <w:lang w:val="en-GB"/>
        </w:rPr>
        <w:t>readdir</w:t>
      </w:r>
      <w:r w:rsidRPr="0020749A">
        <w:rPr>
          <w:rFonts w:ascii="Menlo Regular" w:hAnsi="Menlo Regular" w:cs="Menlo Regular"/>
          <w:color w:val="000000"/>
          <w:sz w:val="22"/>
          <w:szCs w:val="22"/>
          <w:lang w:val="en-GB"/>
        </w:rPr>
        <w:t xml:space="preserve"> $dh ) {</w:t>
      </w:r>
    </w:p>
    <w:p w14:paraId="18CC1BF7"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6959854E"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only read png files created by splitter.pl</w:t>
      </w:r>
    </w:p>
    <w:p w14:paraId="2A5BF27B"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$entry =~ /(\d+,?\d*)\.png/ ) {</w:t>
      </w:r>
    </w:p>
    <w:p w14:paraId="247216CD"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$nucleus = $1;</w:t>
      </w:r>
    </w:p>
    <w:p w14:paraId="47E18034"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@row = ( $nucleus );</w:t>
      </w:r>
    </w:p>
    <w:p w14:paraId="31001A8A"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6C06FD3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read image</w:t>
      </w:r>
    </w:p>
    <w:p w14:paraId="632C319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$img = Image::Magick-&gt;</w:t>
      </w:r>
      <w:r w:rsidRPr="0020749A">
        <w:rPr>
          <w:rFonts w:ascii="Menlo Regular" w:hAnsi="Menlo Regular" w:cs="Menlo Regular"/>
          <w:color w:val="AA0D91"/>
          <w:sz w:val="22"/>
          <w:szCs w:val="22"/>
          <w:lang w:val="en-GB"/>
        </w:rPr>
        <w:t>new</w:t>
      </w:r>
      <w:r w:rsidRPr="0020749A">
        <w:rPr>
          <w:rFonts w:ascii="Menlo Regular" w:hAnsi="Menlo Regular" w:cs="Menlo Regular"/>
          <w:color w:val="000000"/>
          <w:sz w:val="22"/>
          <w:szCs w:val="22"/>
          <w:lang w:val="en-GB"/>
        </w:rPr>
        <w:t>;</w:t>
      </w:r>
    </w:p>
    <w:p w14:paraId="31766FC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push</w:t>
      </w:r>
      <w:r w:rsidRPr="0020749A">
        <w:rPr>
          <w:rFonts w:ascii="Menlo Regular" w:hAnsi="Menlo Regular" w:cs="Menlo Regular"/>
          <w:color w:val="000000"/>
          <w:sz w:val="22"/>
          <w:szCs w:val="22"/>
          <w:lang w:val="en-GB"/>
        </w:rPr>
        <w:t xml:space="preserve"> @row, make_fingerprint( </w:t>
      </w:r>
    </w:p>
    <w:p w14:paraId="27A9FE0E"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'file'</w:t>
      </w:r>
      <w:r w:rsidRPr="0020749A">
        <w:rPr>
          <w:rFonts w:ascii="Menlo Regular" w:hAnsi="Menlo Regular" w:cs="Menlo Regular"/>
          <w:color w:val="000000"/>
          <w:sz w:val="22"/>
          <w:szCs w:val="22"/>
          <w:lang w:val="en-GB"/>
        </w:rPr>
        <w:t xml:space="preserve">       =&gt; $dir . </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 xml:space="preserve"> . $entry,</w:t>
      </w:r>
    </w:p>
    <w:p w14:paraId="3F8428BE"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'resolution'</w:t>
      </w:r>
      <w:r w:rsidRPr="0020749A">
        <w:rPr>
          <w:rFonts w:ascii="Menlo Regular" w:hAnsi="Menlo Regular" w:cs="Menlo Regular"/>
          <w:color w:val="000000"/>
          <w:sz w:val="22"/>
          <w:szCs w:val="22"/>
          <w:lang w:val="en-GB"/>
        </w:rPr>
        <w:t xml:space="preserve"> =&gt; $resolution,</w:t>
      </w:r>
    </w:p>
    <w:p w14:paraId="4C1BC9B4"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6115DF9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$log-&gt;info(</w:t>
      </w:r>
      <w:r w:rsidRPr="0020749A">
        <w:rPr>
          <w:rFonts w:ascii="Menlo Regular" w:hAnsi="Menlo Regular" w:cs="Menlo Regular"/>
          <w:color w:val="C41A16"/>
          <w:sz w:val="22"/>
          <w:szCs w:val="22"/>
          <w:lang w:val="en-GB"/>
        </w:rPr>
        <w:t>"created fingerprint for $entry"</w:t>
      </w:r>
      <w:r w:rsidRPr="0020749A">
        <w:rPr>
          <w:rFonts w:ascii="Menlo Regular" w:hAnsi="Menlo Regular" w:cs="Menlo Regular"/>
          <w:color w:val="000000"/>
          <w:sz w:val="22"/>
          <w:szCs w:val="22"/>
          <w:lang w:val="en-GB"/>
        </w:rPr>
        <w:t>);</w:t>
      </w:r>
    </w:p>
    <w:p w14:paraId="1F2ED46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ab/>
      </w:r>
      <w:r w:rsidRPr="0020749A">
        <w:rPr>
          <w:rFonts w:ascii="Menlo Regular" w:hAnsi="Menlo Regular" w:cs="Menlo Regular"/>
          <w:color w:val="000000"/>
          <w:sz w:val="22"/>
          <w:szCs w:val="22"/>
          <w:lang w:val="en-GB"/>
        </w:rPr>
        <w:tab/>
      </w:r>
    </w:p>
    <w:p w14:paraId="62986B7B"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push</w:t>
      </w:r>
      <w:r w:rsidRPr="0020749A">
        <w:rPr>
          <w:rFonts w:ascii="Menlo Regular" w:hAnsi="Menlo Regular" w:cs="Menlo Regular"/>
          <w:color w:val="000000"/>
          <w:sz w:val="22"/>
          <w:szCs w:val="22"/>
          <w:lang w:val="en-GB"/>
        </w:rPr>
        <w:t xml:space="preserve"> @row, $category;</w:t>
      </w:r>
    </w:p>
    <w:p w14:paraId="0C6040A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join</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 xml:space="preserve">, @row), </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639C0607"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w:t>
      </w:r>
      <w:r w:rsidRPr="0020749A">
        <w:rPr>
          <w:rFonts w:ascii="Menlo Regular" w:hAnsi="Menlo Regular" w:cs="Menlo Regular"/>
          <w:color w:val="000000"/>
          <w:sz w:val="22"/>
          <w:szCs w:val="22"/>
          <w:lang w:val="en-GB"/>
        </w:rPr>
        <w:tab/>
      </w:r>
    </w:p>
    <w:p w14:paraId="30D10635" w14:textId="5DE7E9F5"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r w:rsidRPr="0020749A">
        <w:rPr>
          <w:rFonts w:ascii="Menlo Regular" w:hAnsi="Menlo Regular" w:cs="Menlo Regular"/>
          <w:color w:val="000000"/>
          <w:sz w:val="22"/>
          <w:szCs w:val="22"/>
          <w:lang w:val="en-GB"/>
        </w:rPr>
        <w:br w:type="page"/>
      </w:r>
    </w:p>
    <w:p w14:paraId="2280665D" w14:textId="77777777" w:rsidR="00E232EB" w:rsidRPr="0020749A" w:rsidRDefault="00E232EB" w:rsidP="00E232EB">
      <w:pPr>
        <w:pStyle w:val="Kop3"/>
        <w:numPr>
          <w:ilvl w:val="1"/>
          <w:numId w:val="1"/>
        </w:numPr>
        <w:rPr>
          <w:lang w:val="en-GB"/>
        </w:rPr>
      </w:pPr>
      <w:bookmarkStart w:id="158" w:name="_Toc260580292"/>
      <w:r w:rsidRPr="0020749A">
        <w:rPr>
          <w:lang w:val="en-GB"/>
        </w:rPr>
        <w:lastRenderedPageBreak/>
        <w:t>Python for training</w:t>
      </w:r>
      <w:bookmarkEnd w:id="158"/>
    </w:p>
    <w:p w14:paraId="32E3D1A2" w14:textId="3232B17D" w:rsidR="00FD6B4C" w:rsidRPr="0020749A" w:rsidRDefault="00DD32F7" w:rsidP="00DD32F7">
      <w:pPr>
        <w:pStyle w:val="Kop4"/>
        <w:numPr>
          <w:ilvl w:val="2"/>
          <w:numId w:val="1"/>
        </w:numPr>
        <w:rPr>
          <w:lang w:val="en-GB"/>
        </w:rPr>
      </w:pPr>
      <w:bookmarkStart w:id="159" w:name="_Toc260580293"/>
      <w:r w:rsidRPr="0020749A">
        <w:rPr>
          <w:lang w:val="en-GB"/>
        </w:rPr>
        <w:t>Offlickr.py [</w:t>
      </w:r>
      <w:r w:rsidR="009F6D98" w:rsidRPr="0020749A">
        <w:rPr>
          <w:lang w:val="en-GB"/>
        </w:rPr>
        <w:t>18</w:t>
      </w:r>
      <w:r w:rsidRPr="0020749A">
        <w:rPr>
          <w:lang w:val="en-GB"/>
        </w:rPr>
        <w:t>]</w:t>
      </w:r>
      <w:bookmarkEnd w:id="159"/>
    </w:p>
    <w:p w14:paraId="68EDF124" w14:textId="77777777" w:rsidR="00DD32F7" w:rsidRPr="0020749A" w:rsidRDefault="00DD32F7" w:rsidP="00DD32F7">
      <w:pPr>
        <w:rPr>
          <w:lang w:val="en-GB"/>
        </w:rPr>
      </w:pPr>
    </w:p>
    <w:p w14:paraId="0B48E24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#!/usr/bin/python</w:t>
      </w:r>
    </w:p>
    <w:p w14:paraId="061C618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 coding: utf-8 -*-</w:t>
      </w:r>
    </w:p>
    <w:p w14:paraId="09D56AC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Offlickr</w:t>
      </w:r>
    </w:p>
    <w:p w14:paraId="5B6F2B9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Hugo Haas -- </w:t>
      </w:r>
      <w:hyperlink r:id="rId49" w:history="1">
        <w:r w:rsidRPr="0020749A">
          <w:rPr>
            <w:rFonts w:ascii="Menlo Regular" w:hAnsi="Menlo Regular" w:cs="Menlo Regular"/>
            <w:color w:val="0E0EFF"/>
            <w:sz w:val="22"/>
            <w:szCs w:val="22"/>
            <w:lang w:val="en-GB"/>
          </w:rPr>
          <w:t>mailto:hugo@larve.net</w:t>
        </w:r>
      </w:hyperlink>
      <w:r w:rsidRPr="0020749A">
        <w:rPr>
          <w:rFonts w:ascii="Menlo Regular" w:hAnsi="Menlo Regular" w:cs="Menlo Regular"/>
          <w:color w:val="007400"/>
          <w:sz w:val="22"/>
          <w:szCs w:val="22"/>
          <w:lang w:val="en-GB"/>
        </w:rPr>
        <w:t xml:space="preserve"> -- </w:t>
      </w:r>
      <w:hyperlink r:id="rId50" w:history="1">
        <w:r w:rsidRPr="0020749A">
          <w:rPr>
            <w:rFonts w:ascii="Menlo Regular" w:hAnsi="Menlo Regular" w:cs="Menlo Regular"/>
            <w:color w:val="0E0EFF"/>
            <w:sz w:val="22"/>
            <w:szCs w:val="22"/>
            <w:lang w:val="en-GB"/>
          </w:rPr>
          <w:t>http://larve.net/people/hugo/</w:t>
        </w:r>
      </w:hyperlink>
    </w:p>
    <w:p w14:paraId="52E90A8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Homepage: </w:t>
      </w:r>
      <w:hyperlink r:id="rId51" w:history="1">
        <w:r w:rsidRPr="0020749A">
          <w:rPr>
            <w:rFonts w:ascii="Menlo Regular" w:hAnsi="Menlo Regular" w:cs="Menlo Regular"/>
            <w:color w:val="0E0EFF"/>
            <w:sz w:val="22"/>
            <w:szCs w:val="22"/>
            <w:lang w:val="en-GB"/>
          </w:rPr>
          <w:t>http://larve.net/people/hugo/2005/12/offlickr/</w:t>
        </w:r>
      </w:hyperlink>
    </w:p>
    <w:p w14:paraId="514533A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License: GPLv2</w:t>
      </w:r>
    </w:p>
    <w:p w14:paraId="66DC903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w:t>
      </w:r>
    </w:p>
    <w:p w14:paraId="3695B7C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Daniel Drucker &lt;</w:t>
      </w:r>
      <w:hyperlink r:id="rId52" w:history="1">
        <w:r w:rsidRPr="0020749A">
          <w:rPr>
            <w:rFonts w:ascii="Menlo Regular" w:hAnsi="Menlo Regular" w:cs="Menlo Regular"/>
            <w:color w:val="0E0EFF"/>
            <w:sz w:val="22"/>
            <w:szCs w:val="22"/>
            <w:lang w:val="en-GB"/>
          </w:rPr>
          <w:t>dmd@3e.org</w:t>
        </w:r>
      </w:hyperlink>
      <w:r w:rsidRPr="0020749A">
        <w:rPr>
          <w:rFonts w:ascii="Menlo Regular" w:hAnsi="Menlo Regular" w:cs="Menlo Regular"/>
          <w:color w:val="007400"/>
          <w:sz w:val="22"/>
          <w:szCs w:val="22"/>
          <w:lang w:val="en-GB"/>
        </w:rPr>
        <w:t>&gt; contributed:</w:t>
      </w:r>
    </w:p>
    <w:p w14:paraId="28B7CAF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 wget patch</w:t>
      </w:r>
    </w:p>
    <w:p w14:paraId="2DF2741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 backup of videos as well</w:t>
      </w:r>
    </w:p>
    <w:p w14:paraId="495C9B0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 updated to Beej's Flickr API version 1.2 (required)</w:t>
      </w:r>
    </w:p>
    <w:p w14:paraId="00B535D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2E0279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sys</w:t>
      </w:r>
    </w:p>
    <w:p w14:paraId="2C5BB09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libxml2</w:t>
      </w:r>
    </w:p>
    <w:p w14:paraId="5491480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urllib</w:t>
      </w:r>
    </w:p>
    <w:p w14:paraId="6485D5F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getopt</w:t>
      </w:r>
    </w:p>
    <w:p w14:paraId="7D6F3EB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time</w:t>
      </w:r>
    </w:p>
    <w:p w14:paraId="2FC71E8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os.path</w:t>
      </w:r>
    </w:p>
    <w:p w14:paraId="04EBAFC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threading</w:t>
      </w:r>
    </w:p>
    <w:p w14:paraId="60C2899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224E66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Beej's Python Flickr API</w:t>
      </w:r>
    </w:p>
    <w:p w14:paraId="7CA6FB7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w:t>
      </w:r>
      <w:hyperlink r:id="rId53" w:history="1">
        <w:r w:rsidRPr="0020749A">
          <w:rPr>
            <w:rFonts w:ascii="Menlo Regular" w:hAnsi="Menlo Regular" w:cs="Menlo Regular"/>
            <w:color w:val="0E0EFF"/>
            <w:sz w:val="22"/>
            <w:szCs w:val="22"/>
            <w:lang w:val="en-GB"/>
          </w:rPr>
          <w:t>http://beej.us/flickr/flickrapi/</w:t>
        </w:r>
      </w:hyperlink>
    </w:p>
    <w:p w14:paraId="2D0AEBF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70B187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flickrapi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FlickrAPI</w:t>
      </w:r>
    </w:p>
    <w:p w14:paraId="1FB5FD0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logging</w:t>
      </w:r>
    </w:p>
    <w:p w14:paraId="23B9863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F5E78B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__version__ = </w:t>
      </w:r>
      <w:r w:rsidRPr="0020749A">
        <w:rPr>
          <w:rFonts w:ascii="Menlo Regular" w:hAnsi="Menlo Regular" w:cs="Menlo Regular"/>
          <w:color w:val="1C00CF"/>
          <w:sz w:val="22"/>
          <w:szCs w:val="22"/>
          <w:lang w:val="en-GB"/>
        </w:rPr>
        <w:t>'0.22 - 2009-03-20'</w:t>
      </w:r>
    </w:p>
    <w:p w14:paraId="064A000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maxTime = </w:t>
      </w:r>
      <w:r w:rsidRPr="0020749A">
        <w:rPr>
          <w:rFonts w:ascii="Menlo Regular" w:hAnsi="Menlo Regular" w:cs="Menlo Regular"/>
          <w:color w:val="1C00CF"/>
          <w:sz w:val="22"/>
          <w:szCs w:val="22"/>
          <w:lang w:val="en-GB"/>
        </w:rPr>
        <w:t>'9999999999'</w:t>
      </w:r>
    </w:p>
    <w:p w14:paraId="5FF0474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FEAC80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Gotten from Flickr</w:t>
      </w:r>
    </w:p>
    <w:p w14:paraId="0D099E7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51061B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flickrAPIKey = </w:t>
      </w:r>
      <w:r w:rsidRPr="0020749A">
        <w:rPr>
          <w:rFonts w:ascii="Menlo Regular" w:hAnsi="Menlo Regular" w:cs="Menlo Regular"/>
          <w:color w:val="1C00CF"/>
          <w:sz w:val="22"/>
          <w:szCs w:val="22"/>
          <w:lang w:val="en-GB"/>
        </w:rPr>
        <w:t>'1391fcd0a9780b247cd6a101272acf71'</w:t>
      </w:r>
    </w:p>
    <w:p w14:paraId="20809AD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flickrSecret = </w:t>
      </w:r>
      <w:r w:rsidRPr="0020749A">
        <w:rPr>
          <w:rFonts w:ascii="Menlo Regular" w:hAnsi="Menlo Regular" w:cs="Menlo Regular"/>
          <w:color w:val="1C00CF"/>
          <w:sz w:val="22"/>
          <w:szCs w:val="22"/>
          <w:lang w:val="en-GB"/>
        </w:rPr>
        <w:t>'fd221d0336de3b6d'</w:t>
      </w:r>
    </w:p>
    <w:p w14:paraId="00C023C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628AF8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1E2B70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class</w:t>
      </w:r>
      <w:r w:rsidRPr="0020749A">
        <w:rPr>
          <w:rFonts w:ascii="Menlo Regular" w:hAnsi="Menlo Regular" w:cs="Menlo Regular"/>
          <w:color w:val="000000"/>
          <w:sz w:val="22"/>
          <w:szCs w:val="22"/>
          <w:lang w:val="en-GB"/>
        </w:rPr>
        <w:t xml:space="preserve"> Offlickr:</w:t>
      </w:r>
    </w:p>
    <w:p w14:paraId="31940C1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7A1917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__init__(</w:t>
      </w:r>
    </w:p>
    <w:p w14:paraId="2C55A53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w:t>
      </w:r>
    </w:p>
    <w:p w14:paraId="6CB12BC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key,</w:t>
      </w:r>
    </w:p>
    <w:p w14:paraId="63E8DBC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secret,</w:t>
      </w:r>
    </w:p>
    <w:p w14:paraId="7744A94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uid,</w:t>
      </w:r>
    </w:p>
    <w:p w14:paraId="201EDAE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httplib=</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5AC11FD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dryrun=False,</w:t>
      </w:r>
    </w:p>
    <w:p w14:paraId="3DEF7D5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verbose=False,</w:t>
      </w:r>
    </w:p>
    <w:p w14:paraId="27A7F3E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143DBF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"""Instantiates an Offlickr object</w:t>
      </w:r>
    </w:p>
    <w:p w14:paraId="5359D19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An API key is needed, as well as an API secret and a user id."""</w:t>
      </w:r>
    </w:p>
    <w:p w14:paraId="37CB7A3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41D0F7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self.__flickrAPIKey = key</w:t>
      </w:r>
    </w:p>
    <w:p w14:paraId="39E7F10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self.__flickrSecret = secret</w:t>
      </w:r>
    </w:p>
    <w:p w14:paraId="1216390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self.__httplib = httplib</w:t>
      </w:r>
    </w:p>
    <w:p w14:paraId="79960D0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C7E45F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Get authentication token</w:t>
      </w:r>
    </w:p>
    <w:p w14:paraId="634FFEB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note we must explicitly select the xmlnode parser to be compatible with FlickrAPI 1.2</w:t>
      </w:r>
    </w:p>
    <w:p w14:paraId="0EEB530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4DBFA6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self.fapi = FlickrAPI(self.__flickrAPIKey, self.__flickrSecret,</w:t>
      </w:r>
    </w:p>
    <w:p w14:paraId="3621D4E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format=</w:t>
      </w:r>
      <w:r w:rsidRPr="0020749A">
        <w:rPr>
          <w:rFonts w:ascii="Menlo Regular" w:hAnsi="Menlo Regular" w:cs="Menlo Regular"/>
          <w:color w:val="1C00CF"/>
          <w:sz w:val="22"/>
          <w:szCs w:val="22"/>
          <w:lang w:val="en-GB"/>
        </w:rPr>
        <w:t>'xmlnode'</w:t>
      </w:r>
      <w:r w:rsidRPr="0020749A">
        <w:rPr>
          <w:rFonts w:ascii="Menlo Regular" w:hAnsi="Menlo Regular" w:cs="Menlo Regular"/>
          <w:color w:val="000000"/>
          <w:sz w:val="22"/>
          <w:szCs w:val="22"/>
          <w:lang w:val="en-GB"/>
        </w:rPr>
        <w:t>)</w:t>
      </w:r>
    </w:p>
    <w:p w14:paraId="4AF15E1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(token, frob) = self.fapi.get_token_part_one()</w:t>
      </w:r>
    </w:p>
    <w:p w14:paraId="28B3465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token:</w:t>
      </w:r>
    </w:p>
    <w:p w14:paraId="009F257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raw_input(</w:t>
      </w:r>
      <w:r w:rsidRPr="0020749A">
        <w:rPr>
          <w:rFonts w:ascii="Menlo Regular" w:hAnsi="Menlo Regular" w:cs="Menlo Regular"/>
          <w:color w:val="1C00CF"/>
          <w:sz w:val="22"/>
          <w:szCs w:val="22"/>
          <w:lang w:val="en-GB"/>
        </w:rPr>
        <w:t>'Press ENTER after you authorized this program'</w:t>
      </w:r>
      <w:r w:rsidRPr="0020749A">
        <w:rPr>
          <w:rFonts w:ascii="Menlo Regular" w:hAnsi="Menlo Regular" w:cs="Menlo Regular"/>
          <w:color w:val="000000"/>
          <w:sz w:val="22"/>
          <w:szCs w:val="22"/>
          <w:lang w:val="en-GB"/>
        </w:rPr>
        <w:t>)</w:t>
      </w:r>
    </w:p>
    <w:p w14:paraId="746E261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self.fapi.get_token_part_two((token, frob))</w:t>
      </w:r>
    </w:p>
    <w:p w14:paraId="40B83FF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self.token = token</w:t>
      </w:r>
    </w:p>
    <w:p w14:paraId="777A8C4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self.flickrUserId = uid</w:t>
      </w:r>
    </w:p>
    <w:p w14:paraId="33640CF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self.dryrun = dryrun</w:t>
      </w:r>
    </w:p>
    <w:p w14:paraId="2052D1D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self.verbose = verbose</w:t>
      </w:r>
    </w:p>
    <w:p w14:paraId="244860E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7BB0C5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__testFailure(self, rsp):</w:t>
      </w:r>
    </w:p>
    <w:p w14:paraId="2DD5077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whether the previous call was successful"""</w:t>
      </w:r>
    </w:p>
    <w:p w14:paraId="608C8AB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AB18B0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rsp[</w:t>
      </w:r>
      <w:r w:rsidRPr="0020749A">
        <w:rPr>
          <w:rFonts w:ascii="Menlo Regular" w:hAnsi="Menlo Regular" w:cs="Menlo Regular"/>
          <w:color w:val="1C00CF"/>
          <w:sz w:val="22"/>
          <w:szCs w:val="22"/>
          <w:lang w:val="en-GB"/>
        </w:rPr>
        <w:t>'stat'</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1C00CF"/>
          <w:sz w:val="22"/>
          <w:szCs w:val="22"/>
          <w:lang w:val="en-GB"/>
        </w:rPr>
        <w:t>'fail'</w:t>
      </w:r>
      <w:r w:rsidRPr="0020749A">
        <w:rPr>
          <w:rFonts w:ascii="Menlo Regular" w:hAnsi="Menlo Regular" w:cs="Menlo Regular"/>
          <w:color w:val="000000"/>
          <w:sz w:val="22"/>
          <w:szCs w:val="22"/>
          <w:lang w:val="en-GB"/>
        </w:rPr>
        <w:t>:</w:t>
      </w:r>
    </w:p>
    <w:p w14:paraId="5830815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'Error!'</w:t>
      </w:r>
    </w:p>
    <w:p w14:paraId="57DF882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True</w:t>
      </w:r>
    </w:p>
    <w:p w14:paraId="35762E6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11E0270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False</w:t>
      </w:r>
    </w:p>
    <w:p w14:paraId="5F44FA3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43F502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getPhotoList(self, dateLo, dateHi):</w:t>
      </w:r>
    </w:p>
    <w:p w14:paraId="3BF2583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 list of photo given a time frame"""</w:t>
      </w:r>
    </w:p>
    <w:p w14:paraId="5B2ECF1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DCB2CB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 = </w:t>
      </w:r>
      <w:r w:rsidRPr="0020749A">
        <w:rPr>
          <w:rFonts w:ascii="Menlo Regular" w:hAnsi="Menlo Regular" w:cs="Menlo Regular"/>
          <w:color w:val="1C00CF"/>
          <w:sz w:val="22"/>
          <w:szCs w:val="22"/>
          <w:lang w:val="en-GB"/>
        </w:rPr>
        <w:t>0</w:t>
      </w:r>
    </w:p>
    <w:p w14:paraId="667EA13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flickr_max = </w:t>
      </w:r>
      <w:r w:rsidRPr="0020749A">
        <w:rPr>
          <w:rFonts w:ascii="Menlo Regular" w:hAnsi="Menlo Regular" w:cs="Menlo Regular"/>
          <w:color w:val="1C00CF"/>
          <w:sz w:val="22"/>
          <w:szCs w:val="22"/>
          <w:lang w:val="en-GB"/>
        </w:rPr>
        <w:t>500</w:t>
      </w:r>
    </w:p>
    <w:p w14:paraId="22FBEB8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 = []</w:t>
      </w:r>
    </w:p>
    <w:p w14:paraId="3586D85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126034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'Retrieving list of photos'</w:t>
      </w:r>
    </w:p>
    <w:p w14:paraId="7A57AE4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while</w:t>
      </w:r>
      <w:r w:rsidRPr="0020749A">
        <w:rPr>
          <w:rFonts w:ascii="Menlo Regular" w:hAnsi="Menlo Regular" w:cs="Menlo Regular"/>
          <w:color w:val="000000"/>
          <w:sz w:val="22"/>
          <w:szCs w:val="22"/>
          <w:lang w:val="en-GB"/>
        </w:rPr>
        <w:t xml:space="preserve"> True:</w:t>
      </w:r>
    </w:p>
    <w:p w14:paraId="10C6AA1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self.verbose:</w:t>
      </w:r>
    </w:p>
    <w:p w14:paraId="3077562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'Requesting a page...'</w:t>
      </w:r>
    </w:p>
    <w:p w14:paraId="6D31A37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 = n + </w:t>
      </w:r>
      <w:r w:rsidRPr="0020749A">
        <w:rPr>
          <w:rFonts w:ascii="Menlo Regular" w:hAnsi="Menlo Regular" w:cs="Menlo Regular"/>
          <w:color w:val="1C00CF"/>
          <w:sz w:val="22"/>
          <w:szCs w:val="22"/>
          <w:lang w:val="en-GB"/>
        </w:rPr>
        <w:t>1</w:t>
      </w:r>
    </w:p>
    <w:p w14:paraId="2458B8A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self.fapi.photos_search(</w:t>
      </w:r>
    </w:p>
    <w:p w14:paraId="7AB120A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api_key=self.__flickrAPIKey,</w:t>
      </w:r>
    </w:p>
    <w:p w14:paraId="783EB12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w:t>
      </w:r>
    </w:p>
    <w:p w14:paraId="181E58F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user_id=self.flickrUserId,</w:t>
      </w:r>
    </w:p>
    <w:p w14:paraId="5F47E00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per_page=str(flickr_max),</w:t>
      </w:r>
    </w:p>
    <w:p w14:paraId="636B819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page=str(n),</w:t>
      </w:r>
    </w:p>
    <w:p w14:paraId="2E57EF3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min_upload_date=dateLo,</w:t>
      </w:r>
    </w:p>
    <w:p w14:paraId="7E8053D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max_upload_date=dateHi,</w:t>
      </w:r>
    </w:p>
    <w:p w14:paraId="1C1D308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#The next line is added by Patrick Wijntjes, 14-01-2014</w:t>
      </w:r>
    </w:p>
    <w:p w14:paraId="26DC7C2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privacy_filter=</w:t>
      </w:r>
      <w:r w:rsidRPr="0020749A">
        <w:rPr>
          <w:rFonts w:ascii="Menlo Regular" w:hAnsi="Menlo Regular" w:cs="Menlo Regular"/>
          <w:color w:val="1C00CF"/>
          <w:sz w:val="22"/>
          <w:szCs w:val="22"/>
          <w:lang w:val="en-GB"/>
        </w:rPr>
        <w:t>5</w:t>
      </w:r>
    </w:p>
    <w:p w14:paraId="739378F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B95BB8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3A47413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5A9DD6D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rsp.photos[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'total'</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7447B33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7DB45A1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 += rsp.photos[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].photo</w:t>
      </w:r>
    </w:p>
    <w:p w14:paraId="0AF20FD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self.verbose:</w:t>
      </w:r>
    </w:p>
    <w:p w14:paraId="03563D9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 %d photos so far'</w:t>
      </w:r>
      <w:r w:rsidRPr="0020749A">
        <w:rPr>
          <w:rFonts w:ascii="Menlo Regular" w:hAnsi="Menlo Regular" w:cs="Menlo Regular"/>
          <w:color w:val="000000"/>
          <w:sz w:val="22"/>
          <w:szCs w:val="22"/>
          <w:lang w:val="en-GB"/>
        </w:rPr>
        <w:t xml:space="preserve"> % len(photos)</w:t>
      </w:r>
    </w:p>
    <w:p w14:paraId="1E8684B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len(photos) &gt;= int(rsp.photos[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'total'</w:t>
      </w:r>
      <w:r w:rsidRPr="0020749A">
        <w:rPr>
          <w:rFonts w:ascii="Menlo Regular" w:hAnsi="Menlo Regular" w:cs="Menlo Regular"/>
          <w:color w:val="000000"/>
          <w:sz w:val="22"/>
          <w:szCs w:val="22"/>
          <w:lang w:val="en-GB"/>
        </w:rPr>
        <w:t>]):</w:t>
      </w:r>
    </w:p>
    <w:p w14:paraId="299DD0F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break</w:t>
      </w:r>
    </w:p>
    <w:p w14:paraId="2666A34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A934EF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photos</w:t>
      </w:r>
    </w:p>
    <w:p w14:paraId="1049F21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FDA10D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getGeotaggedPhotoList(self, dateLo, dateHi):</w:t>
      </w:r>
    </w:p>
    <w:p w14:paraId="6BC4B47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 list of photo given a time frame"""</w:t>
      </w:r>
    </w:p>
    <w:p w14:paraId="744C011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2D28A5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 = </w:t>
      </w:r>
      <w:r w:rsidRPr="0020749A">
        <w:rPr>
          <w:rFonts w:ascii="Menlo Regular" w:hAnsi="Menlo Regular" w:cs="Menlo Regular"/>
          <w:color w:val="1C00CF"/>
          <w:sz w:val="22"/>
          <w:szCs w:val="22"/>
          <w:lang w:val="en-GB"/>
        </w:rPr>
        <w:t>0</w:t>
      </w:r>
    </w:p>
    <w:p w14:paraId="02116A3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flickr_max = </w:t>
      </w:r>
      <w:r w:rsidRPr="0020749A">
        <w:rPr>
          <w:rFonts w:ascii="Menlo Regular" w:hAnsi="Menlo Regular" w:cs="Menlo Regular"/>
          <w:color w:val="1C00CF"/>
          <w:sz w:val="22"/>
          <w:szCs w:val="22"/>
          <w:lang w:val="en-GB"/>
        </w:rPr>
        <w:t>500</w:t>
      </w:r>
    </w:p>
    <w:p w14:paraId="7123C40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 = []</w:t>
      </w:r>
    </w:p>
    <w:p w14:paraId="0424EFE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81559B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'Retrieving list of photos'</w:t>
      </w:r>
    </w:p>
    <w:p w14:paraId="061EF28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while</w:t>
      </w:r>
      <w:r w:rsidRPr="0020749A">
        <w:rPr>
          <w:rFonts w:ascii="Menlo Regular" w:hAnsi="Menlo Regular" w:cs="Menlo Regular"/>
          <w:color w:val="000000"/>
          <w:sz w:val="22"/>
          <w:szCs w:val="22"/>
          <w:lang w:val="en-GB"/>
        </w:rPr>
        <w:t xml:space="preserve"> True:</w:t>
      </w:r>
    </w:p>
    <w:p w14:paraId="6C4A2DD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self.verbose:</w:t>
      </w:r>
    </w:p>
    <w:p w14:paraId="74CD1E9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'Requesting a page...'</w:t>
      </w:r>
    </w:p>
    <w:p w14:paraId="7C1B7B5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 = n + </w:t>
      </w:r>
      <w:r w:rsidRPr="0020749A">
        <w:rPr>
          <w:rFonts w:ascii="Menlo Regular" w:hAnsi="Menlo Regular" w:cs="Menlo Regular"/>
          <w:color w:val="1C00CF"/>
          <w:sz w:val="22"/>
          <w:szCs w:val="22"/>
          <w:lang w:val="en-GB"/>
        </w:rPr>
        <w:t>1</w:t>
      </w:r>
    </w:p>
    <w:p w14:paraId="4558B05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w:t>
      </w:r>
    </w:p>
    <w:p w14:paraId="767303A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self.fapi.photos_getWithGeoData(api_key=self.__flickrAPIKey,</w:t>
      </w:r>
    </w:p>
    <w:p w14:paraId="3560010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 user_id=self.flickrUserId,</w:t>
      </w:r>
    </w:p>
    <w:p w14:paraId="3F1417A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per_page=str(flickr_max), page=str(n))</w:t>
      </w:r>
    </w:p>
    <w:p w14:paraId="00DB23C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71F93EA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01E6261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rsp.photos[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'total'</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75507BC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2BA8597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 += rsp.photos[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].photo</w:t>
      </w:r>
    </w:p>
    <w:p w14:paraId="747CACD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self.verbose:</w:t>
      </w:r>
    </w:p>
    <w:p w14:paraId="6E000EB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 %d photos so far'</w:t>
      </w:r>
      <w:r w:rsidRPr="0020749A">
        <w:rPr>
          <w:rFonts w:ascii="Menlo Regular" w:hAnsi="Menlo Regular" w:cs="Menlo Regular"/>
          <w:color w:val="000000"/>
          <w:sz w:val="22"/>
          <w:szCs w:val="22"/>
          <w:lang w:val="en-GB"/>
        </w:rPr>
        <w:t xml:space="preserve"> % len(photos)</w:t>
      </w:r>
    </w:p>
    <w:p w14:paraId="1342906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len(photos) &gt;= int(rsp.photos[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'total'</w:t>
      </w:r>
      <w:r w:rsidRPr="0020749A">
        <w:rPr>
          <w:rFonts w:ascii="Menlo Regular" w:hAnsi="Menlo Regular" w:cs="Menlo Regular"/>
          <w:color w:val="000000"/>
          <w:sz w:val="22"/>
          <w:szCs w:val="22"/>
          <w:lang w:val="en-GB"/>
        </w:rPr>
        <w:t>]):</w:t>
      </w:r>
    </w:p>
    <w:p w14:paraId="7BAB73B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break</w:t>
      </w:r>
    </w:p>
    <w:p w14:paraId="7B84518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E38C50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photos</w:t>
      </w:r>
    </w:p>
    <w:p w14:paraId="02EB18F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029DF3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getPhotoLocation(self, pid):</w:t>
      </w:r>
    </w:p>
    <w:p w14:paraId="3165749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 string containing location of a photo (in XML)"""</w:t>
      </w:r>
    </w:p>
    <w:p w14:paraId="1C36780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0A7A71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w:t>
      </w:r>
    </w:p>
    <w:p w14:paraId="6AC1210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self.fapi.photos_geo_getLocation(api_key=self.__flickrAPIKey,</w:t>
      </w:r>
    </w:p>
    <w:p w14:paraId="0E1DBC8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 photo_id=pid)</w:t>
      </w:r>
    </w:p>
    <w:p w14:paraId="25D6417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279B25F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060C282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 = libxml2.parseDoc(rsp.xml)</w:t>
      </w:r>
    </w:p>
    <w:p w14:paraId="1B6C6B0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info = doc.xpathEval(</w:t>
      </w:r>
      <w:r w:rsidRPr="0020749A">
        <w:rPr>
          <w:rFonts w:ascii="Menlo Regular" w:hAnsi="Menlo Regular" w:cs="Menlo Regular"/>
          <w:color w:val="1C00CF"/>
          <w:sz w:val="22"/>
          <w:szCs w:val="22"/>
          <w:lang w:val="en-GB"/>
        </w:rPr>
        <w:t>'/rsp/photo'</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].serialize()</w:t>
      </w:r>
    </w:p>
    <w:p w14:paraId="2953D59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doc.freeDoc()</w:t>
      </w:r>
    </w:p>
    <w:p w14:paraId="10361C7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info</w:t>
      </w:r>
    </w:p>
    <w:p w14:paraId="06ED9D9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4C3D72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getPhotoLocationPermission(self, pid):</w:t>
      </w:r>
    </w:p>
    <w:p w14:paraId="4822454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 string containing location permision for a photo (in XML)"""</w:t>
      </w:r>
    </w:p>
    <w:p w14:paraId="65C827D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AACDFF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w:t>
      </w:r>
    </w:p>
    <w:p w14:paraId="6518A21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self.fapi.photos_geo_getPerms(api_key=self.__flickrAPIKey,</w:t>
      </w:r>
    </w:p>
    <w:p w14:paraId="7D0EBE9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 photo_id=pid)</w:t>
      </w:r>
    </w:p>
    <w:p w14:paraId="39B1B0B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70D4656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1F43A20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 = libxml2.parseDoc(rsp.xml)</w:t>
      </w:r>
    </w:p>
    <w:p w14:paraId="00AB863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info = doc.xpathEval(</w:t>
      </w:r>
      <w:r w:rsidRPr="0020749A">
        <w:rPr>
          <w:rFonts w:ascii="Menlo Regular" w:hAnsi="Menlo Regular" w:cs="Menlo Regular"/>
          <w:color w:val="1C00CF"/>
          <w:sz w:val="22"/>
          <w:szCs w:val="22"/>
          <w:lang w:val="en-GB"/>
        </w:rPr>
        <w:t>'/rsp/perms'</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].serialize()</w:t>
      </w:r>
    </w:p>
    <w:p w14:paraId="4F49A5A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doc.freeDoc()</w:t>
      </w:r>
    </w:p>
    <w:p w14:paraId="5763F8A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info</w:t>
      </w:r>
    </w:p>
    <w:p w14:paraId="31477BA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E5EC29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getPhotosetList(self):</w:t>
      </w:r>
    </w:p>
    <w:p w14:paraId="345B819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 list of photosets for a user"""</w:t>
      </w:r>
    </w:p>
    <w:p w14:paraId="3587E8F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A01BE9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self.fapi.photosets_getList(api_key=self.__flickrAPIKey,</w:t>
      </w:r>
    </w:p>
    <w:p w14:paraId="6FF8DBA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 user_id=self.flickrUserId)</w:t>
      </w:r>
    </w:p>
    <w:p w14:paraId="390E7B3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7B9AC59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7B9A804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rsp.photosets[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].photoset</w:t>
      </w:r>
    </w:p>
    <w:p w14:paraId="71370E2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8271EE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getPhotosetInfo(self, pid, method):</w:t>
      </w:r>
    </w:p>
    <w:p w14:paraId="3FDA307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 string containing information about a photoset (in XML)"""</w:t>
      </w:r>
    </w:p>
    <w:p w14:paraId="3081C17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CE888B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method(api_key=self.__flickrAPIKey,</w:t>
      </w:r>
    </w:p>
    <w:p w14:paraId="7FD29A9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 photoset_id=pid)</w:t>
      </w:r>
    </w:p>
    <w:p w14:paraId="4D8099B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5995269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49F6626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 = libxml2.parseDoc(rsp.xml)</w:t>
      </w:r>
    </w:p>
    <w:p w14:paraId="0C2999F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info = doc.xpathEval(</w:t>
      </w:r>
      <w:r w:rsidRPr="0020749A">
        <w:rPr>
          <w:rFonts w:ascii="Menlo Regular" w:hAnsi="Menlo Regular" w:cs="Menlo Regular"/>
          <w:color w:val="1C00CF"/>
          <w:sz w:val="22"/>
          <w:szCs w:val="22"/>
          <w:lang w:val="en-GB"/>
        </w:rPr>
        <w:t>'/rsp/photoset'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].serialize()</w:t>
      </w:r>
    </w:p>
    <w:p w14:paraId="3304EB2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doc.freeDoc()</w:t>
      </w:r>
    </w:p>
    <w:p w14:paraId="5EBD2CA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info</w:t>
      </w:r>
    </w:p>
    <w:p w14:paraId="1A65D59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FBF9EB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getPhotoMetadata(self, pid):</w:t>
      </w:r>
    </w:p>
    <w:p w14:paraId="0538369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an array containing containing the photo metadata (as a string), and the format of the photo"""</w:t>
      </w:r>
    </w:p>
    <w:p w14:paraId="5893C2A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79E910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self.verbose:</w:t>
      </w:r>
    </w:p>
    <w:p w14:paraId="592E7AA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'Requesting metadata for photo %s'</w:t>
      </w:r>
      <w:r w:rsidRPr="0020749A">
        <w:rPr>
          <w:rFonts w:ascii="Menlo Regular" w:hAnsi="Menlo Regular" w:cs="Menlo Regular"/>
          <w:color w:val="000000"/>
          <w:sz w:val="22"/>
          <w:szCs w:val="22"/>
          <w:lang w:val="en-GB"/>
        </w:rPr>
        <w:t xml:space="preserve"> % pid</w:t>
      </w:r>
    </w:p>
    <w:p w14:paraId="672452F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self.fapi.photos_getInfo(api_key=self.__flickrAPIKey,</w:t>
      </w:r>
    </w:p>
    <w:p w14:paraId="778F1EE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 photo_id=pid)</w:t>
      </w:r>
    </w:p>
    <w:p w14:paraId="48A1499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6E91701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5C85DF5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 = libxml2.parseDoc(rsp.xml)</w:t>
      </w:r>
    </w:p>
    <w:p w14:paraId="16D62DC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metadata = doc.xpathEval(</w:t>
      </w:r>
      <w:r w:rsidRPr="0020749A">
        <w:rPr>
          <w:rFonts w:ascii="Menlo Regular" w:hAnsi="Menlo Regular" w:cs="Menlo Regular"/>
          <w:color w:val="1C00CF"/>
          <w:sz w:val="22"/>
          <w:szCs w:val="22"/>
          <w:lang w:val="en-GB"/>
        </w:rPr>
        <w:t>'/rsp/photo'</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].serialize()</w:t>
      </w:r>
    </w:p>
    <w:p w14:paraId="31A6F9F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doc.freeDoc()</w:t>
      </w:r>
    </w:p>
    <w:p w14:paraId="6DD06E4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[metadata, rsp.photo[</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'originalformat'</w:t>
      </w:r>
      <w:r w:rsidRPr="0020749A">
        <w:rPr>
          <w:rFonts w:ascii="Menlo Regular" w:hAnsi="Menlo Regular" w:cs="Menlo Regular"/>
          <w:color w:val="000000"/>
          <w:sz w:val="22"/>
          <w:szCs w:val="22"/>
          <w:lang w:val="en-GB"/>
        </w:rPr>
        <w:t>]]</w:t>
      </w:r>
    </w:p>
    <w:p w14:paraId="70240CD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20E370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getPhotoComments(self, pid):</w:t>
      </w:r>
    </w:p>
    <w:p w14:paraId="6662D38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an XML string containing the photo comments"""</w:t>
      </w:r>
    </w:p>
    <w:p w14:paraId="785A9C4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72ABB7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self.verbose:</w:t>
      </w:r>
    </w:p>
    <w:p w14:paraId="4D65C1E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'Requesting comments for photo %s'</w:t>
      </w:r>
      <w:r w:rsidRPr="0020749A">
        <w:rPr>
          <w:rFonts w:ascii="Menlo Regular" w:hAnsi="Menlo Regular" w:cs="Menlo Regular"/>
          <w:color w:val="000000"/>
          <w:sz w:val="22"/>
          <w:szCs w:val="22"/>
          <w:lang w:val="en-GB"/>
        </w:rPr>
        <w:t xml:space="preserve"> % pid</w:t>
      </w:r>
    </w:p>
    <w:p w14:paraId="53CDA62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w:t>
      </w:r>
    </w:p>
    <w:p w14:paraId="136CB03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self.fapi.photos_comments_getList(api_key=self.__flickrAPIKey,</w:t>
      </w:r>
    </w:p>
    <w:p w14:paraId="4BB1EE3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 photo_id=pid)</w:t>
      </w:r>
    </w:p>
    <w:p w14:paraId="040CE74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7E11A88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067BD23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 = libxml2.parseDoc(rsp.xml)</w:t>
      </w:r>
    </w:p>
    <w:p w14:paraId="573C22E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comments = doc.xpathEval(</w:t>
      </w:r>
      <w:r w:rsidRPr="0020749A">
        <w:rPr>
          <w:rFonts w:ascii="Menlo Regular" w:hAnsi="Menlo Regular" w:cs="Menlo Regular"/>
          <w:color w:val="1C00CF"/>
          <w:sz w:val="22"/>
          <w:szCs w:val="22"/>
          <w:lang w:val="en-GB"/>
        </w:rPr>
        <w:t>'/rsp/comments'</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].serialize()</w:t>
      </w:r>
    </w:p>
    <w:p w14:paraId="3912F39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doc.freeDoc()</w:t>
      </w:r>
    </w:p>
    <w:p w14:paraId="2717F09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comments</w:t>
      </w:r>
    </w:p>
    <w:p w14:paraId="5C760A6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778FB3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getPhotoSizes(self, pid):</w:t>
      </w:r>
    </w:p>
    <w:p w14:paraId="3749330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 string with is a list of available sizes for a photo"""</w:t>
      </w:r>
    </w:p>
    <w:p w14:paraId="0E36B40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3A49A3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self.fapi.photos_getSizes(api_key=self.__flickrAPIKey,</w:t>
      </w:r>
    </w:p>
    <w:p w14:paraId="3CBD735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 photo_id=pid)</w:t>
      </w:r>
    </w:p>
    <w:p w14:paraId="4AFDD8D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0775B2D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49599A3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rsp</w:t>
      </w:r>
    </w:p>
    <w:p w14:paraId="0D7D58B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CC040B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getOriginalPhoto(self, pid):</w:t>
      </w:r>
    </w:p>
    <w:p w14:paraId="167E773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 URL which is the original photo, if it exists"""</w:t>
      </w:r>
    </w:p>
    <w:p w14:paraId="0CB0DD5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82904D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source = </w:t>
      </w:r>
      <w:r w:rsidRPr="0020749A">
        <w:rPr>
          <w:rFonts w:ascii="Menlo Regular" w:hAnsi="Menlo Regular" w:cs="Menlo Regular"/>
          <w:color w:val="AA0D91"/>
          <w:sz w:val="22"/>
          <w:szCs w:val="22"/>
          <w:lang w:val="en-GB"/>
        </w:rPr>
        <w:t>None</w:t>
      </w:r>
    </w:p>
    <w:p w14:paraId="58AB6D9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self.getPhotoSizes(pid)</w:t>
      </w:r>
    </w:p>
    <w:p w14:paraId="439830C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rsp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4093B32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7D4CEB3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s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rsp.sizes[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].size:</w:t>
      </w:r>
    </w:p>
    <w:p w14:paraId="0AE83CC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w:t>
      </w:r>
      <w:r w:rsidRPr="0020749A">
        <w:rPr>
          <w:rFonts w:ascii="Menlo Regular" w:hAnsi="Menlo Regular" w:cs="Menlo Regular"/>
          <w:color w:val="1C00CF"/>
          <w:sz w:val="22"/>
          <w:szCs w:val="22"/>
          <w:lang w:val="en-GB"/>
        </w:rPr>
        <w:t>'label'</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1C00CF"/>
          <w:sz w:val="22"/>
          <w:szCs w:val="22"/>
          <w:lang w:val="en-GB"/>
        </w:rPr>
        <w:t>'Original'</w:t>
      </w:r>
      <w:r w:rsidRPr="0020749A">
        <w:rPr>
          <w:rFonts w:ascii="Menlo Regular" w:hAnsi="Menlo Regular" w:cs="Menlo Regular"/>
          <w:color w:val="000000"/>
          <w:sz w:val="22"/>
          <w:szCs w:val="22"/>
          <w:lang w:val="en-GB"/>
        </w:rPr>
        <w:t>:</w:t>
      </w:r>
    </w:p>
    <w:p w14:paraId="0A6F6C3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source = s[</w:t>
      </w:r>
      <w:r w:rsidRPr="0020749A">
        <w:rPr>
          <w:rFonts w:ascii="Menlo Regular" w:hAnsi="Menlo Regular" w:cs="Menlo Regular"/>
          <w:color w:val="1C00CF"/>
          <w:sz w:val="22"/>
          <w:szCs w:val="22"/>
          <w:lang w:val="en-GB"/>
        </w:rPr>
        <w:t>'source'</w:t>
      </w:r>
      <w:r w:rsidRPr="0020749A">
        <w:rPr>
          <w:rFonts w:ascii="Menlo Regular" w:hAnsi="Menlo Regular" w:cs="Menlo Regular"/>
          <w:color w:val="000000"/>
          <w:sz w:val="22"/>
          <w:szCs w:val="22"/>
          <w:lang w:val="en-GB"/>
        </w:rPr>
        <w:t>]</w:t>
      </w:r>
    </w:p>
    <w:p w14:paraId="6F96507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s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rsp.sizes[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].size:</w:t>
      </w:r>
    </w:p>
    <w:p w14:paraId="749AD08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w:t>
      </w:r>
      <w:r w:rsidRPr="0020749A">
        <w:rPr>
          <w:rFonts w:ascii="Menlo Regular" w:hAnsi="Menlo Regular" w:cs="Menlo Regular"/>
          <w:color w:val="1C00CF"/>
          <w:sz w:val="22"/>
          <w:szCs w:val="22"/>
          <w:lang w:val="en-GB"/>
        </w:rPr>
        <w:t>'label'</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1C00CF"/>
          <w:sz w:val="22"/>
          <w:szCs w:val="22"/>
          <w:lang w:val="en-GB"/>
        </w:rPr>
        <w:t>'Video Original'</w:t>
      </w:r>
      <w:r w:rsidRPr="0020749A">
        <w:rPr>
          <w:rFonts w:ascii="Menlo Regular" w:hAnsi="Menlo Regular" w:cs="Menlo Regular"/>
          <w:color w:val="000000"/>
          <w:sz w:val="22"/>
          <w:szCs w:val="22"/>
          <w:lang w:val="en-GB"/>
        </w:rPr>
        <w:t>:</w:t>
      </w:r>
    </w:p>
    <w:p w14:paraId="723FCF3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source = s[</w:t>
      </w:r>
      <w:r w:rsidRPr="0020749A">
        <w:rPr>
          <w:rFonts w:ascii="Menlo Regular" w:hAnsi="Menlo Regular" w:cs="Menlo Regular"/>
          <w:color w:val="1C00CF"/>
          <w:sz w:val="22"/>
          <w:szCs w:val="22"/>
          <w:lang w:val="en-GB"/>
        </w:rPr>
        <w:t>'source'</w:t>
      </w:r>
      <w:r w:rsidRPr="0020749A">
        <w:rPr>
          <w:rFonts w:ascii="Menlo Regular" w:hAnsi="Menlo Regular" w:cs="Menlo Regular"/>
          <w:color w:val="000000"/>
          <w:sz w:val="22"/>
          <w:szCs w:val="22"/>
          <w:lang w:val="en-GB"/>
        </w:rPr>
        <w:t>]</w:t>
      </w:r>
    </w:p>
    <w:p w14:paraId="14FE80E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[source, s[</w:t>
      </w:r>
      <w:r w:rsidRPr="0020749A">
        <w:rPr>
          <w:rFonts w:ascii="Menlo Regular" w:hAnsi="Menlo Regular" w:cs="Menlo Regular"/>
          <w:color w:val="1C00CF"/>
          <w:sz w:val="22"/>
          <w:szCs w:val="22"/>
          <w:lang w:val="en-GB"/>
        </w:rPr>
        <w:t>'label'</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1C00CF"/>
          <w:sz w:val="22"/>
          <w:szCs w:val="22"/>
          <w:lang w:val="en-GB"/>
        </w:rPr>
        <w:t>'Video Original'</w:t>
      </w:r>
      <w:r w:rsidRPr="0020749A">
        <w:rPr>
          <w:rFonts w:ascii="Menlo Regular" w:hAnsi="Menlo Regular" w:cs="Menlo Regular"/>
          <w:color w:val="000000"/>
          <w:sz w:val="22"/>
          <w:szCs w:val="22"/>
          <w:lang w:val="en-GB"/>
        </w:rPr>
        <w:t>]</w:t>
      </w:r>
    </w:p>
    <w:p w14:paraId="02A2D4E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BCDD53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__downloadReportHook(</w:t>
      </w:r>
    </w:p>
    <w:p w14:paraId="627892A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w:t>
      </w:r>
    </w:p>
    <w:p w14:paraId="469E864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count,</w:t>
      </w:r>
    </w:p>
    <w:p w14:paraId="4A913BF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blockSize,</w:t>
      </w:r>
    </w:p>
    <w:p w14:paraId="40B5353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totalSize,</w:t>
      </w:r>
    </w:p>
    <w:p w14:paraId="02C830D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5066D1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294D68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self.__verbose:</w:t>
      </w:r>
    </w:p>
    <w:p w14:paraId="52F7574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p>
    <w:p w14:paraId="75DC356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 = ((</w:t>
      </w:r>
      <w:r w:rsidRPr="0020749A">
        <w:rPr>
          <w:rFonts w:ascii="Menlo Regular" w:hAnsi="Menlo Regular" w:cs="Menlo Regular"/>
          <w:color w:val="1C00CF"/>
          <w:sz w:val="22"/>
          <w:szCs w:val="22"/>
          <w:lang w:val="en-GB"/>
        </w:rPr>
        <w:t>100</w:t>
      </w:r>
      <w:r w:rsidRPr="0020749A">
        <w:rPr>
          <w:rFonts w:ascii="Menlo Regular" w:hAnsi="Menlo Regular" w:cs="Menlo Regular"/>
          <w:color w:val="000000"/>
          <w:sz w:val="22"/>
          <w:szCs w:val="22"/>
          <w:lang w:val="en-GB"/>
        </w:rPr>
        <w:t xml:space="preserve"> * count) * blockSize) / totalSize</w:t>
      </w:r>
    </w:p>
    <w:p w14:paraId="1BF99ED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p &gt; </w:t>
      </w:r>
      <w:r w:rsidRPr="0020749A">
        <w:rPr>
          <w:rFonts w:ascii="Menlo Regular" w:hAnsi="Menlo Regular" w:cs="Menlo Regular"/>
          <w:color w:val="1C00CF"/>
          <w:sz w:val="22"/>
          <w:szCs w:val="22"/>
          <w:lang w:val="en-GB"/>
        </w:rPr>
        <w:t>100</w:t>
      </w:r>
      <w:r w:rsidRPr="0020749A">
        <w:rPr>
          <w:rFonts w:ascii="Menlo Regular" w:hAnsi="Menlo Regular" w:cs="Menlo Regular"/>
          <w:color w:val="000000"/>
          <w:sz w:val="22"/>
          <w:szCs w:val="22"/>
          <w:lang w:val="en-GB"/>
        </w:rPr>
        <w:t>:</w:t>
      </w:r>
    </w:p>
    <w:p w14:paraId="5250543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 = </w:t>
      </w:r>
      <w:r w:rsidRPr="0020749A">
        <w:rPr>
          <w:rFonts w:ascii="Menlo Regular" w:hAnsi="Menlo Regular" w:cs="Menlo Regular"/>
          <w:color w:val="1C00CF"/>
          <w:sz w:val="22"/>
          <w:szCs w:val="22"/>
          <w:lang w:val="en-GB"/>
        </w:rPr>
        <w:t>100</w:t>
      </w:r>
    </w:p>
    <w:p w14:paraId="6EBC545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 %3d %%'</w:t>
      </w:r>
      <w:r w:rsidRPr="0020749A">
        <w:rPr>
          <w:rFonts w:ascii="Menlo Regular" w:hAnsi="Menlo Regular" w:cs="Menlo Regular"/>
          <w:color w:val="000000"/>
          <w:sz w:val="22"/>
          <w:szCs w:val="22"/>
          <w:lang w:val="en-GB"/>
        </w:rPr>
        <w:t xml:space="preserve"> % p,</w:t>
      </w:r>
    </w:p>
    <w:p w14:paraId="49FD7A6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sys.stdout.flush()</w:t>
      </w:r>
    </w:p>
    <w:p w14:paraId="1C4EB78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2E3D9F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downloadURL(</w:t>
      </w:r>
    </w:p>
    <w:p w14:paraId="4A2E82D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w:t>
      </w:r>
    </w:p>
    <w:p w14:paraId="755F752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url,</w:t>
      </w:r>
    </w:p>
    <w:p w14:paraId="6A1F738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53A0BC3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filename,</w:t>
      </w:r>
    </w:p>
    <w:p w14:paraId="58617B9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verbose=False,</w:t>
      </w:r>
    </w:p>
    <w:p w14:paraId="2ECE77F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1DD161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"""Saves a photo in a file"""</w:t>
      </w:r>
    </w:p>
    <w:p w14:paraId="59A58EF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F6AFB1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self.dryrun:</w:t>
      </w:r>
    </w:p>
    <w:p w14:paraId="06306FC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p>
    <w:p w14:paraId="0B3C58B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self.__verbose = verbose</w:t>
      </w:r>
    </w:p>
    <w:p w14:paraId="25244C4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tmpfile = </w:t>
      </w:r>
      <w:r w:rsidRPr="0020749A">
        <w:rPr>
          <w:rFonts w:ascii="Menlo Regular" w:hAnsi="Menlo Regular" w:cs="Menlo Regular"/>
          <w:color w:val="1C00CF"/>
          <w:sz w:val="22"/>
          <w:szCs w:val="22"/>
          <w:lang w:val="en-GB"/>
        </w:rPr>
        <w:t>'%s/%s.TMP'</w:t>
      </w:r>
      <w:r w:rsidRPr="0020749A">
        <w:rPr>
          <w:rFonts w:ascii="Menlo Regular" w:hAnsi="Menlo Regular" w:cs="Menlo Regular"/>
          <w:color w:val="000000"/>
          <w:sz w:val="22"/>
          <w:szCs w:val="22"/>
          <w:lang w:val="en-GB"/>
        </w:rPr>
        <w:t xml:space="preserve"> % (target, filename)</w:t>
      </w:r>
    </w:p>
    <w:p w14:paraId="7C8E496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self.__httplib == </w:t>
      </w:r>
      <w:r w:rsidRPr="0020749A">
        <w:rPr>
          <w:rFonts w:ascii="Menlo Regular" w:hAnsi="Menlo Regular" w:cs="Menlo Regular"/>
          <w:color w:val="1C00CF"/>
          <w:sz w:val="22"/>
          <w:szCs w:val="22"/>
          <w:lang w:val="en-GB"/>
        </w:rPr>
        <w:t>'wget'</w:t>
      </w:r>
      <w:r w:rsidRPr="0020749A">
        <w:rPr>
          <w:rFonts w:ascii="Menlo Regular" w:hAnsi="Menlo Regular" w:cs="Menlo Regular"/>
          <w:color w:val="000000"/>
          <w:sz w:val="22"/>
          <w:szCs w:val="22"/>
          <w:lang w:val="en-GB"/>
        </w:rPr>
        <w:t>:</w:t>
      </w:r>
    </w:p>
    <w:p w14:paraId="79A2F4E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cmd = </w:t>
      </w:r>
      <w:r w:rsidRPr="0020749A">
        <w:rPr>
          <w:rFonts w:ascii="Menlo Regular" w:hAnsi="Menlo Regular" w:cs="Menlo Regular"/>
          <w:color w:val="1C00CF"/>
          <w:sz w:val="22"/>
          <w:szCs w:val="22"/>
          <w:lang w:val="en-GB"/>
        </w:rPr>
        <w:t>'wget -q -t 0 -T 120 -w 10 -c -O %s %s'</w:t>
      </w:r>
      <w:r w:rsidRPr="0020749A">
        <w:rPr>
          <w:rFonts w:ascii="Menlo Regular" w:hAnsi="Menlo Regular" w:cs="Menlo Regular"/>
          <w:color w:val="000000"/>
          <w:sz w:val="22"/>
          <w:szCs w:val="22"/>
          <w:lang w:val="en-GB"/>
        </w:rPr>
        <w:t xml:space="preserve"> % (tmpfile,</w:t>
      </w:r>
    </w:p>
    <w:p w14:paraId="7B9AC8F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url)</w:t>
      </w:r>
    </w:p>
    <w:p w14:paraId="7C1D883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os.system(cmd)</w:t>
      </w:r>
    </w:p>
    <w:p w14:paraId="13FFC55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5642F50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urllib.urlretrieve(url, tmpfile,</w:t>
      </w:r>
    </w:p>
    <w:p w14:paraId="61BEAD2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reporthook=self.__downloadReportHook)</w:t>
      </w:r>
    </w:p>
    <w:p w14:paraId="6B05F0C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os.rename(tmpfile, </w:t>
      </w:r>
      <w:r w:rsidRPr="0020749A">
        <w:rPr>
          <w:rFonts w:ascii="Menlo Regular" w:hAnsi="Menlo Regular" w:cs="Menlo Regular"/>
          <w:color w:val="1C00CF"/>
          <w:sz w:val="22"/>
          <w:szCs w:val="22"/>
          <w:lang w:val="en-GB"/>
        </w:rPr>
        <w:t>'%s/%s'</w:t>
      </w:r>
      <w:r w:rsidRPr="0020749A">
        <w:rPr>
          <w:rFonts w:ascii="Menlo Regular" w:hAnsi="Menlo Regular" w:cs="Menlo Regular"/>
          <w:color w:val="000000"/>
          <w:sz w:val="22"/>
          <w:szCs w:val="22"/>
          <w:lang w:val="en-GB"/>
        </w:rPr>
        <w:t xml:space="preserve"> % (target, filename))</w:t>
      </w:r>
    </w:p>
    <w:p w14:paraId="5DF22DC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ED2E2F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B59F5F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usage():</w:t>
      </w:r>
    </w:p>
    <w:p w14:paraId="753F106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"""Command line interface usage"""</w:t>
      </w:r>
    </w:p>
    <w:p w14:paraId="0F6608E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86F6D2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'Usage: Offlickr.py -i &lt;flickr Id&gt;'</w:t>
      </w:r>
    </w:p>
    <w:p w14:paraId="45BAC9E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'Backs up Flickr photos and metadata'</w:t>
      </w:r>
    </w:p>
    <w:p w14:paraId="29E09C3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'Options:'</w:t>
      </w:r>
    </w:p>
    <w:p w14:paraId="28D639D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'\t-f &lt;date&gt;\tbeginning of the date range'</w:t>
      </w:r>
    </w:p>
    <w:p w14:paraId="3D75754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'\t\t\t(default: since you started using Flickr)'</w:t>
      </w:r>
    </w:p>
    <w:p w14:paraId="5E20D08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'\t-t &lt;date&gt;\tend of the date range'</w:t>
      </w:r>
    </w:p>
    <w:p w14:paraId="2BED8E0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'\t\t\t(default: until now)'</w:t>
      </w:r>
    </w:p>
    <w:p w14:paraId="536FB14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'\t-d &lt;dir&gt;\tdirectory for saving files (default: ./dst)'</w:t>
      </w:r>
    </w:p>
    <w:p w14:paraId="7EF2180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'\t-l &lt;level&gt;\tlevels of directory hashes (default: 0)'</w:t>
      </w:r>
    </w:p>
    <w:p w14:paraId="2891FB0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'\t-p\t\tback up photos in addition to photo metadata'</w:t>
      </w:r>
    </w:p>
    <w:p w14:paraId="0357ED8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'\t-n\t\tdo not redownload anything which has already been downloaded (only jpg checked)'</w:t>
      </w:r>
    </w:p>
    <w:p w14:paraId="5F3FE71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'\t-o\t\toverwrite photo, even if it already exists'</w:t>
      </w:r>
    </w:p>
    <w:p w14:paraId="3190A2F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'\t-L\t\tback up human-readable photo locations and permissions to separate files'</w:t>
      </w:r>
    </w:p>
    <w:p w14:paraId="14C98AA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'\t-s\t\tback up all photosets (time range is ignored)'</w:t>
      </w:r>
    </w:p>
    <w:p w14:paraId="12D8A16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'\t-w\t\tuse wget instead of internal Python HTTP library'</w:t>
      </w:r>
    </w:p>
    <w:p w14:paraId="1BB4AE8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'\t-c &lt;threads&gt;\tnumber of threads to run to backup photos (default: 1)'</w:t>
      </w:r>
    </w:p>
    <w:p w14:paraId="7D976CA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'\t-v\t\tverbose output'</w:t>
      </w:r>
    </w:p>
    <w:p w14:paraId="352FD15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'\t-N\t\tdry run'</w:t>
      </w:r>
    </w:p>
    <w:p w14:paraId="067F5A9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'\t-h\t\tthis help message'</w:t>
      </w:r>
    </w:p>
    <w:p w14:paraId="5EC4089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'\nDates are specified in seconds since the Epoch (00:00:00 UTC, January 1, 1970).'</w:t>
      </w:r>
    </w:p>
    <w:p w14:paraId="218B1EC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'\nVersion '</w:t>
      </w:r>
      <w:r w:rsidRPr="0020749A">
        <w:rPr>
          <w:rFonts w:ascii="Menlo Regular" w:hAnsi="Menlo Regular" w:cs="Menlo Regular"/>
          <w:color w:val="000000"/>
          <w:sz w:val="22"/>
          <w:szCs w:val="22"/>
          <w:lang w:val="en-GB"/>
        </w:rPr>
        <w:t xml:space="preserve"> + __version__</w:t>
      </w:r>
    </w:p>
    <w:p w14:paraId="712813B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989AE3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1EC961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fileWrite(</w:t>
      </w:r>
    </w:p>
    <w:p w14:paraId="0C47001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dryrun,</w:t>
      </w:r>
    </w:p>
    <w:p w14:paraId="1ADA74D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directory,</w:t>
      </w:r>
    </w:p>
    <w:p w14:paraId="49C19F8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filename,</w:t>
      </w:r>
    </w:p>
    <w:p w14:paraId="2411805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string,</w:t>
      </w:r>
    </w:p>
    <w:p w14:paraId="4E7661D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E93C70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"""Write a string into a file"""</w:t>
      </w:r>
    </w:p>
    <w:p w14:paraId="7647162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02ADD3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dryrun:</w:t>
      </w:r>
    </w:p>
    <w:p w14:paraId="2775869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p>
    <w:p w14:paraId="62B8E8C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os.access(directory, os.F_OK):</w:t>
      </w:r>
    </w:p>
    <w:p w14:paraId="6AC714A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os.makedirs(directory)</w:t>
      </w:r>
    </w:p>
    <w:p w14:paraId="727015E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 = open(directory +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 filename, </w:t>
      </w:r>
      <w:r w:rsidRPr="0020749A">
        <w:rPr>
          <w:rFonts w:ascii="Menlo Regular" w:hAnsi="Menlo Regular" w:cs="Menlo Regular"/>
          <w:color w:val="1C00CF"/>
          <w:sz w:val="22"/>
          <w:szCs w:val="22"/>
          <w:lang w:val="en-GB"/>
        </w:rPr>
        <w:t>'w'</w:t>
      </w:r>
      <w:r w:rsidRPr="0020749A">
        <w:rPr>
          <w:rFonts w:ascii="Menlo Regular" w:hAnsi="Menlo Regular" w:cs="Menlo Regular"/>
          <w:color w:val="000000"/>
          <w:sz w:val="22"/>
          <w:szCs w:val="22"/>
          <w:lang w:val="en-GB"/>
        </w:rPr>
        <w:t>)</w:t>
      </w:r>
    </w:p>
    <w:p w14:paraId="5104DA1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f.write(string)</w:t>
      </w:r>
    </w:p>
    <w:p w14:paraId="4230885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f.close()</w:t>
      </w:r>
    </w:p>
    <w:p w14:paraId="5AEB4A7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'Written as'</w:t>
      </w:r>
      <w:r w:rsidRPr="0020749A">
        <w:rPr>
          <w:rFonts w:ascii="Menlo Regular" w:hAnsi="Menlo Regular" w:cs="Menlo Regular"/>
          <w:color w:val="000000"/>
          <w:sz w:val="22"/>
          <w:szCs w:val="22"/>
          <w:lang w:val="en-GB"/>
        </w:rPr>
        <w:t>, filename</w:t>
      </w:r>
    </w:p>
    <w:p w14:paraId="0F94C7C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9C092C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BCCB23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class</w:t>
      </w:r>
      <w:r w:rsidRPr="0020749A">
        <w:rPr>
          <w:rFonts w:ascii="Menlo Regular" w:hAnsi="Menlo Regular" w:cs="Menlo Regular"/>
          <w:color w:val="000000"/>
          <w:sz w:val="22"/>
          <w:szCs w:val="22"/>
          <w:lang w:val="en-GB"/>
        </w:rPr>
        <w:t xml:space="preserve"> photoBackupThread(threading.Thread):</w:t>
      </w:r>
    </w:p>
    <w:p w14:paraId="06DCD4F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0E31FC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__init__(</w:t>
      </w:r>
    </w:p>
    <w:p w14:paraId="0446446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self,</w:t>
      </w:r>
    </w:p>
    <w:p w14:paraId="16B9C3C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sem,</w:t>
      </w:r>
    </w:p>
    <w:p w14:paraId="6F97BBB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w:t>
      </w:r>
    </w:p>
    <w:p w14:paraId="2B0A792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total,</w:t>
      </w:r>
    </w:p>
    <w:p w14:paraId="4BD6ED9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id,</w:t>
      </w:r>
    </w:p>
    <w:p w14:paraId="0F658F9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title,</w:t>
      </w:r>
    </w:p>
    <w:p w14:paraId="4641CC7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w:t>
      </w:r>
    </w:p>
    <w:p w14:paraId="654D2DA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5CDCF2E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w:t>
      </w:r>
    </w:p>
    <w:p w14:paraId="23603BB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getPhotos,</w:t>
      </w:r>
    </w:p>
    <w:p w14:paraId="3DE008F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w:t>
      </w:r>
    </w:p>
    <w:p w14:paraId="56C3CC2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overwritePhotos,</w:t>
      </w:r>
    </w:p>
    <w:p w14:paraId="307B123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C77787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E56347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self.sem = sem</w:t>
      </w:r>
    </w:p>
    <w:p w14:paraId="1C26B59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self.i = i</w:t>
      </w:r>
    </w:p>
    <w:p w14:paraId="1410E98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self.total = total</w:t>
      </w:r>
    </w:p>
    <w:p w14:paraId="67DA9B3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self.id = id</w:t>
      </w:r>
    </w:p>
    <w:p w14:paraId="4881139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self.title = title</w:t>
      </w:r>
    </w:p>
    <w:p w14:paraId="1AD8C7A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self.offlickr = offlickr</w:t>
      </w:r>
    </w:p>
    <w:p w14:paraId="096FC53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self.target = target</w:t>
      </w:r>
    </w:p>
    <w:p w14:paraId="1FEE3C6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self.hash_level = hash_level</w:t>
      </w:r>
    </w:p>
    <w:p w14:paraId="1191133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self.getPhotos = getPhotos</w:t>
      </w:r>
    </w:p>
    <w:p w14:paraId="059A005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self.doNotRedownload = doNotRedownload</w:t>
      </w:r>
    </w:p>
    <w:p w14:paraId="000CC72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self.overwritePhotos = overwritePhotos</w:t>
      </w:r>
    </w:p>
    <w:p w14:paraId="0540F51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threading.Thread.__init__(self)</w:t>
      </w:r>
    </w:p>
    <w:p w14:paraId="2806551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5FBE2B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run(self):</w:t>
      </w:r>
    </w:p>
    <w:p w14:paraId="7B34678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backupPhoto(</w:t>
      </w:r>
    </w:p>
    <w:p w14:paraId="2475A8D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self.i,</w:t>
      </w:r>
    </w:p>
    <w:p w14:paraId="50DA726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self.total,</w:t>
      </w:r>
    </w:p>
    <w:p w14:paraId="6763CBC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self.id,</w:t>
      </w:r>
    </w:p>
    <w:p w14:paraId="7A8CB25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self.title,</w:t>
      </w:r>
    </w:p>
    <w:p w14:paraId="02A347F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self.target,</w:t>
      </w:r>
    </w:p>
    <w:p w14:paraId="4D0BBE3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self.hash_level,</w:t>
      </w:r>
    </w:p>
    <w:p w14:paraId="568C4F3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self.offlickr,</w:t>
      </w:r>
    </w:p>
    <w:p w14:paraId="5FC8EE8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self.doNotRedownload,</w:t>
      </w:r>
    </w:p>
    <w:p w14:paraId="3A73147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self.getPhotos,</w:t>
      </w:r>
    </w:p>
    <w:p w14:paraId="6BE61E1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self.overwritePhotos,</w:t>
      </w:r>
    </w:p>
    <w:p w14:paraId="761DE71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43681B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self.sem.release()</w:t>
      </w:r>
    </w:p>
    <w:p w14:paraId="6A1B442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311D9E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EE0DE3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backupPhoto(</w:t>
      </w:r>
    </w:p>
    <w:p w14:paraId="23BA9EE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w:t>
      </w:r>
    </w:p>
    <w:p w14:paraId="496EEE7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total,</w:t>
      </w:r>
    </w:p>
    <w:p w14:paraId="3FBF304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id,</w:t>
      </w:r>
    </w:p>
    <w:p w14:paraId="24AD21D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title,</w:t>
      </w:r>
    </w:p>
    <w:p w14:paraId="20F6FD9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3E6C035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w:t>
      </w:r>
    </w:p>
    <w:p w14:paraId="50CA01B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w:t>
      </w:r>
    </w:p>
    <w:p w14:paraId="70B1B2A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w:t>
      </w:r>
    </w:p>
    <w:p w14:paraId="6C1EDE2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getPhotos,</w:t>
      </w:r>
    </w:p>
    <w:p w14:paraId="773E186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overwritePhotos,</w:t>
      </w:r>
    </w:p>
    <w:p w14:paraId="243BCA5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4CF379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C95561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str(i) +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 str(total) + </w:t>
      </w:r>
      <w:r w:rsidRPr="0020749A">
        <w:rPr>
          <w:rFonts w:ascii="Menlo Regular" w:hAnsi="Menlo Regular" w:cs="Menlo Regular"/>
          <w:color w:val="1C00CF"/>
          <w:sz w:val="22"/>
          <w:szCs w:val="22"/>
          <w:lang w:val="en-GB"/>
        </w:rPr>
        <w:t>': '</w:t>
      </w:r>
      <w:r w:rsidRPr="0020749A">
        <w:rPr>
          <w:rFonts w:ascii="Menlo Regular" w:hAnsi="Menlo Regular" w:cs="Menlo Regular"/>
          <w:color w:val="000000"/>
          <w:sz w:val="22"/>
          <w:szCs w:val="22"/>
          <w:lang w:val="en-GB"/>
        </w:rPr>
        <w:t xml:space="preserve"> + id + </w:t>
      </w:r>
      <w:r w:rsidRPr="0020749A">
        <w:rPr>
          <w:rFonts w:ascii="Menlo Regular" w:hAnsi="Menlo Regular" w:cs="Menlo Regular"/>
          <w:color w:val="1C00CF"/>
          <w:sz w:val="22"/>
          <w:szCs w:val="22"/>
          <w:lang w:val="en-GB"/>
        </w:rPr>
        <w:t>': '</w:t>
      </w:r>
      <w:r w:rsidRPr="0020749A">
        <w:rPr>
          <w:rFonts w:ascii="Menlo Regular" w:hAnsi="Menlo Regular" w:cs="Menlo Regular"/>
          <w:color w:val="000000"/>
          <w:sz w:val="22"/>
          <w:szCs w:val="22"/>
          <w:lang w:val="en-GB"/>
        </w:rPr>
        <w:t>\</w:t>
      </w:r>
    </w:p>
    <w:p w14:paraId="48151C0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title.encode(</w:t>
      </w:r>
      <w:r w:rsidRPr="0020749A">
        <w:rPr>
          <w:rFonts w:ascii="Menlo Regular" w:hAnsi="Menlo Regular" w:cs="Menlo Regular"/>
          <w:color w:val="1C00CF"/>
          <w:sz w:val="22"/>
          <w:szCs w:val="22"/>
          <w:lang w:val="en-GB"/>
        </w:rPr>
        <w:t>'utf-8'</w:t>
      </w:r>
      <w:r w:rsidRPr="0020749A">
        <w:rPr>
          <w:rFonts w:ascii="Menlo Regular" w:hAnsi="Menlo Regular" w:cs="Menlo Regular"/>
          <w:color w:val="000000"/>
          <w:sz w:val="22"/>
          <w:szCs w:val="22"/>
          <w:lang w:val="en-GB"/>
        </w:rPr>
        <w:t>)</w:t>
      </w:r>
    </w:p>
    <w:p w14:paraId="6CE0362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td = target_dir(target, hash_level, id)</w:t>
      </w:r>
    </w:p>
    <w:p w14:paraId="708AE75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doNotRedownload </w:t>
      </w:r>
      <w:r w:rsidRPr="0020749A">
        <w:rPr>
          <w:rFonts w:ascii="Menlo Regular" w:hAnsi="Menlo Regular" w:cs="Menlo Regular"/>
          <w:color w:val="AA0D91"/>
          <w:sz w:val="22"/>
          <w:szCs w:val="22"/>
          <w:lang w:val="en-GB"/>
        </w:rPr>
        <w:t>and</w:t>
      </w:r>
      <w:r w:rsidRPr="0020749A">
        <w:rPr>
          <w:rFonts w:ascii="Menlo Regular" w:hAnsi="Menlo Regular" w:cs="Menlo Regular"/>
          <w:color w:val="000000"/>
          <w:sz w:val="22"/>
          <w:szCs w:val="22"/>
          <w:lang w:val="en-GB"/>
        </w:rPr>
        <w:t xml:space="preserve"> os.path.isfile(td +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 id + </w:t>
      </w:r>
      <w:r w:rsidRPr="0020749A">
        <w:rPr>
          <w:rFonts w:ascii="Menlo Regular" w:hAnsi="Menlo Regular" w:cs="Menlo Regular"/>
          <w:color w:val="1C00CF"/>
          <w:sz w:val="22"/>
          <w:szCs w:val="22"/>
          <w:lang w:val="en-GB"/>
        </w:rPr>
        <w:t>'.xml'</w:t>
      </w:r>
      <w:r w:rsidRPr="0020749A">
        <w:rPr>
          <w:rFonts w:ascii="Menlo Regular" w:hAnsi="Menlo Regular" w:cs="Menlo Regular"/>
          <w:color w:val="000000"/>
          <w:sz w:val="22"/>
          <w:szCs w:val="22"/>
          <w:lang w:val="en-GB"/>
        </w:rPr>
        <w:t>)\</w:t>
      </w:r>
    </w:p>
    <w:p w14:paraId="1BDAA93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and</w:t>
      </w:r>
      <w:r w:rsidRPr="0020749A">
        <w:rPr>
          <w:rFonts w:ascii="Menlo Regular" w:hAnsi="Menlo Regular" w:cs="Menlo Regular"/>
          <w:color w:val="000000"/>
          <w:sz w:val="22"/>
          <w:szCs w:val="22"/>
          <w:lang w:val="en-GB"/>
        </w:rPr>
        <w:t xml:space="preserve"> os.path.isfile(td +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 id + </w:t>
      </w:r>
      <w:r w:rsidRPr="0020749A">
        <w:rPr>
          <w:rFonts w:ascii="Menlo Regular" w:hAnsi="Menlo Regular" w:cs="Menlo Regular"/>
          <w:color w:val="1C00CF"/>
          <w:sz w:val="22"/>
          <w:szCs w:val="22"/>
          <w:lang w:val="en-GB"/>
        </w:rPr>
        <w:t>'-comments.xml'</w:t>
      </w:r>
      <w:r w:rsidRPr="0020749A">
        <w:rPr>
          <w:rFonts w:ascii="Menlo Regular" w:hAnsi="Menlo Regular" w:cs="Menlo Regular"/>
          <w:color w:val="000000"/>
          <w:sz w:val="22"/>
          <w:szCs w:val="22"/>
          <w:lang w:val="en-GB"/>
        </w:rPr>
        <w:t>)\</w:t>
      </w:r>
    </w:p>
    <w:p w14:paraId="2E9B438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and</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getPhotos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getPhotos </w:t>
      </w:r>
      <w:r w:rsidRPr="0020749A">
        <w:rPr>
          <w:rFonts w:ascii="Menlo Regular" w:hAnsi="Menlo Regular" w:cs="Menlo Regular"/>
          <w:color w:val="AA0D91"/>
          <w:sz w:val="22"/>
          <w:szCs w:val="22"/>
          <w:lang w:val="en-GB"/>
        </w:rPr>
        <w:t>and</w:t>
      </w:r>
      <w:r w:rsidRPr="0020749A">
        <w:rPr>
          <w:rFonts w:ascii="Menlo Regular" w:hAnsi="Menlo Regular" w:cs="Menlo Regular"/>
          <w:color w:val="000000"/>
          <w:sz w:val="22"/>
          <w:szCs w:val="22"/>
          <w:lang w:val="en-GB"/>
        </w:rPr>
        <w:t xml:space="preserve"> os.path.isfile(td + </w:t>
      </w:r>
      <w:r w:rsidRPr="0020749A">
        <w:rPr>
          <w:rFonts w:ascii="Menlo Regular" w:hAnsi="Menlo Regular" w:cs="Menlo Regular"/>
          <w:color w:val="1C00CF"/>
          <w:sz w:val="22"/>
          <w:szCs w:val="22"/>
          <w:lang w:val="en-GB"/>
        </w:rPr>
        <w:t>'/'</w:t>
      </w:r>
    </w:p>
    <w:p w14:paraId="157A7EF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id + </w:t>
      </w:r>
      <w:r w:rsidRPr="0020749A">
        <w:rPr>
          <w:rFonts w:ascii="Menlo Regular" w:hAnsi="Menlo Regular" w:cs="Menlo Regular"/>
          <w:color w:val="1C00CF"/>
          <w:sz w:val="22"/>
          <w:szCs w:val="22"/>
          <w:lang w:val="en-GB"/>
        </w:rPr>
        <w:t>'.jpg'</w:t>
      </w:r>
      <w:r w:rsidRPr="0020749A">
        <w:rPr>
          <w:rFonts w:ascii="Menlo Regular" w:hAnsi="Menlo Regular" w:cs="Menlo Regular"/>
          <w:color w:val="000000"/>
          <w:sz w:val="22"/>
          <w:szCs w:val="22"/>
          <w:lang w:val="en-GB"/>
        </w:rPr>
        <w:t>)):</w:t>
      </w:r>
    </w:p>
    <w:p w14:paraId="17668DC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'Photo %s already downloaded; continuing'</w:t>
      </w:r>
      <w:r w:rsidRPr="0020749A">
        <w:rPr>
          <w:rFonts w:ascii="Menlo Regular" w:hAnsi="Menlo Regular" w:cs="Menlo Regular"/>
          <w:color w:val="000000"/>
          <w:sz w:val="22"/>
          <w:szCs w:val="22"/>
          <w:lang w:val="en-GB"/>
        </w:rPr>
        <w:t xml:space="preserve"> % id</w:t>
      </w:r>
    </w:p>
    <w:p w14:paraId="545A957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p>
    <w:p w14:paraId="3223CAB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224D74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Get Metadata</w:t>
      </w:r>
    </w:p>
    <w:p w14:paraId="7A64725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A8498B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metadataResults = offlickr.getPhotoMetadata(id)</w:t>
      </w:r>
    </w:p>
    <w:p w14:paraId="4BE3045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metadataResults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5F2A341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'Failed!'</w:t>
      </w:r>
    </w:p>
    <w:p w14:paraId="711CBF2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sys.exit(</w:t>
      </w:r>
      <w:r w:rsidRPr="0020749A">
        <w:rPr>
          <w:rFonts w:ascii="Menlo Regular" w:hAnsi="Menlo Regular" w:cs="Menlo Regular"/>
          <w:color w:val="1C00CF"/>
          <w:sz w:val="22"/>
          <w:szCs w:val="22"/>
          <w:lang w:val="en-GB"/>
        </w:rPr>
        <w:t>2</w:t>
      </w:r>
      <w:r w:rsidRPr="0020749A">
        <w:rPr>
          <w:rFonts w:ascii="Menlo Regular" w:hAnsi="Menlo Regular" w:cs="Menlo Regular"/>
          <w:color w:val="000000"/>
          <w:sz w:val="22"/>
          <w:szCs w:val="22"/>
          <w:lang w:val="en-GB"/>
        </w:rPr>
        <w:t>)</w:t>
      </w:r>
    </w:p>
    <w:p w14:paraId="76DD22F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metadata = metadataResults[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1C94213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format = metadataResults[</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79CA5A8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t_dir = target_dir(target, hash_level, id)</w:t>
      </w:r>
    </w:p>
    <w:p w14:paraId="63008F7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78CA39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Write metadata</w:t>
      </w:r>
    </w:p>
    <w:p w14:paraId="596BDBA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9D55CD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fileWrite(offlickr.dryrun, t_dir, id + </w:t>
      </w:r>
      <w:r w:rsidRPr="0020749A">
        <w:rPr>
          <w:rFonts w:ascii="Menlo Regular" w:hAnsi="Menlo Regular" w:cs="Menlo Regular"/>
          <w:color w:val="1C00CF"/>
          <w:sz w:val="22"/>
          <w:szCs w:val="22"/>
          <w:lang w:val="en-GB"/>
        </w:rPr>
        <w:t>'.xml'</w:t>
      </w:r>
      <w:r w:rsidRPr="0020749A">
        <w:rPr>
          <w:rFonts w:ascii="Menlo Regular" w:hAnsi="Menlo Regular" w:cs="Menlo Regular"/>
          <w:color w:val="000000"/>
          <w:sz w:val="22"/>
          <w:szCs w:val="22"/>
          <w:lang w:val="en-GB"/>
        </w:rPr>
        <w:t>, metadata)</w:t>
      </w:r>
    </w:p>
    <w:p w14:paraId="2956BA0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F2AB0C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#The following lines were commented out by Patrick Wijntjes, 14-01-2014</w:t>
      </w:r>
    </w:p>
    <w:p w14:paraId="23CC71C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 Get comments</w:t>
      </w:r>
    </w:p>
    <w:p w14:paraId="75367F3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p>
    <w:p w14:paraId="46BC491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C41A16"/>
          <w:sz w:val="22"/>
          <w:szCs w:val="22"/>
          <w:lang w:val="en-GB"/>
        </w:rPr>
        <w:t xml:space="preserve">    photoComments = offlickr.getPhotoComments(id)</w:t>
      </w:r>
    </w:p>
    <w:p w14:paraId="404CA9A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C41A16"/>
          <w:sz w:val="22"/>
          <w:szCs w:val="22"/>
          <w:lang w:val="en-GB"/>
        </w:rPr>
        <w:t xml:space="preserve">    fileWrite(offlickr.dryrun, t_dir, id + '-comments.xml',</w:t>
      </w:r>
    </w:p>
    <w:p w14:paraId="5814811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photoComments)'''</w:t>
      </w:r>
    </w:p>
    <w:p w14:paraId="25AA50D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1ECF68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Do we want the picture too?</w:t>
      </w:r>
    </w:p>
    <w:p w14:paraId="4ABA03B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D2C59B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getPhotos:</w:t>
      </w:r>
    </w:p>
    <w:p w14:paraId="0979C49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p>
    <w:p w14:paraId="1F771D1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[source, isVideo] = offlickr.getOriginalPhoto(id)</w:t>
      </w:r>
    </w:p>
    <w:p w14:paraId="37A48F9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F266F1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source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407FFB1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'Oopsie, no photo found'</w:t>
      </w:r>
    </w:p>
    <w:p w14:paraId="08D0EE1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p>
    <w:p w14:paraId="5249989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C6F4B8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if it's a Video, we cannot trust the format that getInfo told us.</w:t>
      </w:r>
    </w:p>
    <w:p w14:paraId="04B0FA6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we have to make an extra round trip to grab the Content-Disposition</w:t>
      </w:r>
    </w:p>
    <w:p w14:paraId="1483B14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isPrivateFailure = False</w:t>
      </w:r>
    </w:p>
    <w:p w14:paraId="1B3441B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isVideo:</w:t>
      </w:r>
    </w:p>
    <w:p w14:paraId="3ECAC6C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sourceconnection = urllib.urlopen(source)</w:t>
      </w:r>
    </w:p>
    <w:p w14:paraId="043989D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try</w:t>
      </w:r>
      <w:r w:rsidRPr="0020749A">
        <w:rPr>
          <w:rFonts w:ascii="Menlo Regular" w:hAnsi="Menlo Regular" w:cs="Menlo Regular"/>
          <w:color w:val="000000"/>
          <w:sz w:val="22"/>
          <w:szCs w:val="22"/>
          <w:lang w:val="en-GB"/>
        </w:rPr>
        <w:t>:</w:t>
      </w:r>
    </w:p>
    <w:p w14:paraId="2E695E5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format = sourceconnection.headers[</w:t>
      </w:r>
      <w:r w:rsidRPr="0020749A">
        <w:rPr>
          <w:rFonts w:ascii="Menlo Regular" w:hAnsi="Menlo Regular" w:cs="Menlo Regular"/>
          <w:color w:val="1C00CF"/>
          <w:sz w:val="22"/>
          <w:szCs w:val="22"/>
          <w:lang w:val="en-GB"/>
        </w:rPr>
        <w:t>'Content-Disposition'</w:t>
      </w:r>
      <w:r w:rsidRPr="0020749A">
        <w:rPr>
          <w:rFonts w:ascii="Menlo Regular" w:hAnsi="Menlo Regular" w:cs="Menlo Regular"/>
          <w:color w:val="000000"/>
          <w:sz w:val="22"/>
          <w:szCs w:val="22"/>
          <w:lang w:val="en-GB"/>
        </w:rPr>
        <w:t>].split(</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].rstrip(</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p>
    <w:p w14:paraId="1B53E3C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except</w:t>
      </w:r>
      <w:r w:rsidRPr="0020749A">
        <w:rPr>
          <w:rFonts w:ascii="Menlo Regular" w:hAnsi="Menlo Regular" w:cs="Menlo Regular"/>
          <w:color w:val="000000"/>
          <w:sz w:val="22"/>
          <w:szCs w:val="22"/>
          <w:lang w:val="en-GB"/>
        </w:rPr>
        <w:t>:</w:t>
      </w:r>
    </w:p>
    <w:p w14:paraId="7C5706E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'warning: private videos cannot be backed up due to a Flickr bug'</w:t>
      </w:r>
    </w:p>
    <w:p w14:paraId="31B117E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format = </w:t>
      </w:r>
      <w:r w:rsidRPr="0020749A">
        <w:rPr>
          <w:rFonts w:ascii="Menlo Regular" w:hAnsi="Menlo Regular" w:cs="Menlo Regular"/>
          <w:color w:val="1C00CF"/>
          <w:sz w:val="22"/>
          <w:szCs w:val="22"/>
          <w:lang w:val="en-GB"/>
        </w:rPr>
        <w:t>'privateVideofailure'</w:t>
      </w:r>
    </w:p>
    <w:p w14:paraId="71EDB05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isPrivateFailure = True</w:t>
      </w:r>
    </w:p>
    <w:p w14:paraId="4692A36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294012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filename = id +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 format</w:t>
      </w:r>
    </w:p>
    <w:p w14:paraId="02FC573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5AA6EA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os.path.isfile(</w:t>
      </w:r>
      <w:r w:rsidRPr="0020749A">
        <w:rPr>
          <w:rFonts w:ascii="Menlo Regular" w:hAnsi="Menlo Regular" w:cs="Menlo Regular"/>
          <w:color w:val="1C00CF"/>
          <w:sz w:val="22"/>
          <w:szCs w:val="22"/>
          <w:lang w:val="en-GB"/>
        </w:rPr>
        <w:t>'%s/%s'</w:t>
      </w:r>
      <w:r w:rsidRPr="0020749A">
        <w:rPr>
          <w:rFonts w:ascii="Menlo Regular" w:hAnsi="Menlo Regular" w:cs="Menlo Regular"/>
          <w:color w:val="000000"/>
          <w:sz w:val="22"/>
          <w:szCs w:val="22"/>
          <w:lang w:val="en-GB"/>
        </w:rPr>
        <w:t xml:space="preserve"> % (t_dir, filename))\</w:t>
      </w:r>
    </w:p>
    <w:p w14:paraId="166340A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and</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overwritePhotos:</w:t>
      </w:r>
    </w:p>
    <w:p w14:paraId="78B3DF8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'%s already downloaded... continuing'</w:t>
      </w:r>
      <w:r w:rsidRPr="0020749A">
        <w:rPr>
          <w:rFonts w:ascii="Menlo Regular" w:hAnsi="Menlo Regular" w:cs="Menlo Regular"/>
          <w:color w:val="000000"/>
          <w:sz w:val="22"/>
          <w:szCs w:val="22"/>
          <w:lang w:val="en-GB"/>
        </w:rPr>
        <w:t xml:space="preserve"> % filename</w:t>
      </w:r>
    </w:p>
    <w:p w14:paraId="2793BD0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p>
    <w:p w14:paraId="69C76DD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isPrivateFailure:</w:t>
      </w:r>
    </w:p>
    <w:p w14:paraId="22CCAE3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'Retrieving '</w:t>
      </w:r>
      <w:r w:rsidRPr="0020749A">
        <w:rPr>
          <w:rFonts w:ascii="Menlo Regular" w:hAnsi="Menlo Regular" w:cs="Menlo Regular"/>
          <w:color w:val="000000"/>
          <w:sz w:val="22"/>
          <w:szCs w:val="22"/>
          <w:lang w:val="en-GB"/>
        </w:rPr>
        <w:t xml:space="preserve"> + source + </w:t>
      </w:r>
      <w:r w:rsidRPr="0020749A">
        <w:rPr>
          <w:rFonts w:ascii="Menlo Regular" w:hAnsi="Menlo Regular" w:cs="Menlo Regular"/>
          <w:color w:val="1C00CF"/>
          <w:sz w:val="22"/>
          <w:szCs w:val="22"/>
          <w:lang w:val="en-GB"/>
        </w:rPr>
        <w:t>' as '</w:t>
      </w:r>
      <w:r w:rsidRPr="0020749A">
        <w:rPr>
          <w:rFonts w:ascii="Menlo Regular" w:hAnsi="Menlo Regular" w:cs="Menlo Regular"/>
          <w:color w:val="000000"/>
          <w:sz w:val="22"/>
          <w:szCs w:val="22"/>
          <w:lang w:val="en-GB"/>
        </w:rPr>
        <w:t xml:space="preserve"> + filename</w:t>
      </w:r>
    </w:p>
    <w:p w14:paraId="21442BC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offlickr.downloadURL(source, t_dir, filename, verbose=True)</w:t>
      </w:r>
    </w:p>
    <w:p w14:paraId="4F513DA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'Done downloading %s'</w:t>
      </w:r>
      <w:r w:rsidRPr="0020749A">
        <w:rPr>
          <w:rFonts w:ascii="Menlo Regular" w:hAnsi="Menlo Regular" w:cs="Menlo Regular"/>
          <w:color w:val="000000"/>
          <w:sz w:val="22"/>
          <w:szCs w:val="22"/>
          <w:lang w:val="en-GB"/>
        </w:rPr>
        <w:t xml:space="preserve"> % filename</w:t>
      </w:r>
    </w:p>
    <w:p w14:paraId="7AB7E66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C0E94A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66963C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backupPhotos(</w:t>
      </w:r>
    </w:p>
    <w:p w14:paraId="242550B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threads,</w:t>
      </w:r>
    </w:p>
    <w:p w14:paraId="46962F4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w:t>
      </w:r>
    </w:p>
    <w:p w14:paraId="0AA0BCD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53795C3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w:t>
      </w:r>
    </w:p>
    <w:p w14:paraId="71D3C18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dateLo,</w:t>
      </w:r>
    </w:p>
    <w:p w14:paraId="63B5766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dateHi,</w:t>
      </w:r>
    </w:p>
    <w:p w14:paraId="438BECD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getPhotos,</w:t>
      </w:r>
    </w:p>
    <w:p w14:paraId="6A08C58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w:t>
      </w:r>
    </w:p>
    <w:p w14:paraId="6D8E76F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overwritePhotos,</w:t>
      </w:r>
    </w:p>
    <w:p w14:paraId="0D7731B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0BBB5C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"""Back photos up for a particular time range"""</w:t>
      </w:r>
    </w:p>
    <w:p w14:paraId="2C38EA1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E79053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dateHi == maxTime:</w:t>
      </w:r>
    </w:p>
    <w:p w14:paraId="23C9E3C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 = time.time()</w:t>
      </w:r>
    </w:p>
    <w:p w14:paraId="1334FAA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'For incremental backups, the current time is %.0f'</w:t>
      </w:r>
      <w:r w:rsidRPr="0020749A">
        <w:rPr>
          <w:rFonts w:ascii="Menlo Regular" w:hAnsi="Menlo Regular" w:cs="Menlo Regular"/>
          <w:color w:val="000000"/>
          <w:sz w:val="22"/>
          <w:szCs w:val="22"/>
          <w:lang w:val="en-GB"/>
        </w:rPr>
        <w:t xml:space="preserve"> % t</w:t>
      </w:r>
    </w:p>
    <w:p w14:paraId="727FAD1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"You can rerun the program with '-f %.0f'"</w:t>
      </w:r>
      <w:r w:rsidRPr="0020749A">
        <w:rPr>
          <w:rFonts w:ascii="Menlo Regular" w:hAnsi="Menlo Regular" w:cs="Menlo Regular"/>
          <w:color w:val="000000"/>
          <w:sz w:val="22"/>
          <w:szCs w:val="22"/>
          <w:lang w:val="en-GB"/>
        </w:rPr>
        <w:t xml:space="preserve"> % t</w:t>
      </w:r>
    </w:p>
    <w:p w14:paraId="271FDA1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BFF828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 = offlickr.getPhotoList(dateLo, dateHi)</w:t>
      </w:r>
    </w:p>
    <w:p w14:paraId="643E148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photos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3CA7844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'No photos found'</w:t>
      </w:r>
    </w:p>
    <w:p w14:paraId="018B22F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sys.exit(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51CA136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057724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total = len(photos)</w:t>
      </w:r>
    </w:p>
    <w:p w14:paraId="45C79F2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'Backing up'</w:t>
      </w:r>
      <w:r w:rsidRPr="0020749A">
        <w:rPr>
          <w:rFonts w:ascii="Menlo Regular" w:hAnsi="Menlo Regular" w:cs="Menlo Regular"/>
          <w:color w:val="000000"/>
          <w:sz w:val="22"/>
          <w:szCs w:val="22"/>
          <w:lang w:val="en-GB"/>
        </w:rPr>
        <w:t xml:space="preserve">, total, </w:t>
      </w:r>
      <w:r w:rsidRPr="0020749A">
        <w:rPr>
          <w:rFonts w:ascii="Menlo Regular" w:hAnsi="Menlo Regular" w:cs="Menlo Regular"/>
          <w:color w:val="1C00CF"/>
          <w:sz w:val="22"/>
          <w:szCs w:val="22"/>
          <w:lang w:val="en-GB"/>
        </w:rPr>
        <w:t>'photos'</w:t>
      </w:r>
    </w:p>
    <w:p w14:paraId="1632609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5B008C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threads &gt;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6D4E5DB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concurrentThreads = threading.Semaphore(threads)</w:t>
      </w:r>
    </w:p>
    <w:p w14:paraId="726D122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w:t>
      </w:r>
      <w:r w:rsidRPr="0020749A">
        <w:rPr>
          <w:rFonts w:ascii="Menlo Regular" w:hAnsi="Menlo Regular" w:cs="Menlo Regular"/>
          <w:color w:val="1C00CF"/>
          <w:sz w:val="22"/>
          <w:szCs w:val="22"/>
          <w:lang w:val="en-GB"/>
        </w:rPr>
        <w:t>0</w:t>
      </w:r>
    </w:p>
    <w:p w14:paraId="5D5DA37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p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photos:</w:t>
      </w:r>
    </w:p>
    <w:p w14:paraId="6C5471C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i + </w:t>
      </w:r>
      <w:r w:rsidRPr="0020749A">
        <w:rPr>
          <w:rFonts w:ascii="Menlo Regular" w:hAnsi="Menlo Regular" w:cs="Menlo Regular"/>
          <w:color w:val="1C00CF"/>
          <w:sz w:val="22"/>
          <w:szCs w:val="22"/>
          <w:lang w:val="en-GB"/>
        </w:rPr>
        <w:t>1</w:t>
      </w:r>
    </w:p>
    <w:p w14:paraId="7E9DDAE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 = str(int(p[</w:t>
      </w:r>
      <w:r w:rsidRPr="0020749A">
        <w:rPr>
          <w:rFonts w:ascii="Menlo Regular" w:hAnsi="Menlo Regular" w:cs="Menlo Regular"/>
          <w:color w:val="1C00CF"/>
          <w:sz w:val="22"/>
          <w:szCs w:val="22"/>
          <w:lang w:val="en-GB"/>
        </w:rPr>
        <w:t>'id'</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Making sure we don't have weird things here</w:t>
      </w:r>
    </w:p>
    <w:p w14:paraId="08E484D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threads &gt;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41C94F1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concurrentThreads.acquire()</w:t>
      </w:r>
    </w:p>
    <w:p w14:paraId="62EB685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downloader = photoBackupThread(</w:t>
      </w:r>
    </w:p>
    <w:p w14:paraId="7C0F972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concurrentThreads,</w:t>
      </w:r>
    </w:p>
    <w:p w14:paraId="7D272F3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w:t>
      </w:r>
    </w:p>
    <w:p w14:paraId="634B9F6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total,</w:t>
      </w:r>
    </w:p>
    <w:p w14:paraId="672F42C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w:t>
      </w:r>
    </w:p>
    <w:p w14:paraId="1B22B38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w:t>
      </w:r>
      <w:r w:rsidRPr="0020749A">
        <w:rPr>
          <w:rFonts w:ascii="Menlo Regular" w:hAnsi="Menlo Regular" w:cs="Menlo Regular"/>
          <w:color w:val="1C00CF"/>
          <w:sz w:val="22"/>
          <w:szCs w:val="22"/>
          <w:lang w:val="en-GB"/>
        </w:rPr>
        <w:t>'title'</w:t>
      </w:r>
      <w:r w:rsidRPr="0020749A">
        <w:rPr>
          <w:rFonts w:ascii="Menlo Regular" w:hAnsi="Menlo Regular" w:cs="Menlo Regular"/>
          <w:color w:val="000000"/>
          <w:sz w:val="22"/>
          <w:szCs w:val="22"/>
          <w:lang w:val="en-GB"/>
        </w:rPr>
        <w:t>],</w:t>
      </w:r>
    </w:p>
    <w:p w14:paraId="1D4D071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w:t>
      </w:r>
    </w:p>
    <w:p w14:paraId="2F161C8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7E50533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w:t>
      </w:r>
    </w:p>
    <w:p w14:paraId="6A9509F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getPhotos,</w:t>
      </w:r>
    </w:p>
    <w:p w14:paraId="72AD4B4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doNotRedownload,</w:t>
      </w:r>
    </w:p>
    <w:p w14:paraId="7D2E0C9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overwritePhotos,</w:t>
      </w:r>
    </w:p>
    <w:p w14:paraId="6AA57AA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9605B3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downloader.start()</w:t>
      </w:r>
    </w:p>
    <w:p w14:paraId="309876C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64112DF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backupPhoto(</w:t>
      </w:r>
    </w:p>
    <w:p w14:paraId="021D6B1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w:t>
      </w:r>
    </w:p>
    <w:p w14:paraId="3DA2560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total,</w:t>
      </w:r>
    </w:p>
    <w:p w14:paraId="17CC24D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w:t>
      </w:r>
    </w:p>
    <w:p w14:paraId="0DAF119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w:t>
      </w:r>
      <w:r w:rsidRPr="0020749A">
        <w:rPr>
          <w:rFonts w:ascii="Menlo Regular" w:hAnsi="Menlo Regular" w:cs="Menlo Regular"/>
          <w:color w:val="1C00CF"/>
          <w:sz w:val="22"/>
          <w:szCs w:val="22"/>
          <w:lang w:val="en-GB"/>
        </w:rPr>
        <w:t>'title'</w:t>
      </w:r>
      <w:r w:rsidRPr="0020749A">
        <w:rPr>
          <w:rFonts w:ascii="Menlo Regular" w:hAnsi="Menlo Regular" w:cs="Menlo Regular"/>
          <w:color w:val="000000"/>
          <w:sz w:val="22"/>
          <w:szCs w:val="22"/>
          <w:lang w:val="en-GB"/>
        </w:rPr>
        <w:t>],</w:t>
      </w:r>
    </w:p>
    <w:p w14:paraId="1042CFD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6E2CE40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w:t>
      </w:r>
    </w:p>
    <w:p w14:paraId="4B34570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w:t>
      </w:r>
    </w:p>
    <w:p w14:paraId="31FB7ED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w:t>
      </w:r>
    </w:p>
    <w:p w14:paraId="183DA2A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getPhotos,</w:t>
      </w:r>
    </w:p>
    <w:p w14:paraId="0F966C8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overwritePhotos,</w:t>
      </w:r>
    </w:p>
    <w:p w14:paraId="18CEAB9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B9AC32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B3DD1E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DAAC59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backupLocation(</w:t>
      </w:r>
    </w:p>
    <w:p w14:paraId="7B6A110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threads,</w:t>
      </w:r>
    </w:p>
    <w:p w14:paraId="2F1D4DE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w:t>
      </w:r>
    </w:p>
    <w:p w14:paraId="1243897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43FC6FB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w:t>
      </w:r>
    </w:p>
    <w:p w14:paraId="4655C99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dateLo,</w:t>
      </w:r>
    </w:p>
    <w:p w14:paraId="642496F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dateHi,</w:t>
      </w:r>
    </w:p>
    <w:p w14:paraId="6ABFDF5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w:t>
      </w:r>
    </w:p>
    <w:p w14:paraId="5DE7D82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25B6DC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"""Back photo locations up for a particular time range"""</w:t>
      </w:r>
    </w:p>
    <w:p w14:paraId="288FA54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9C3F51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dateHi == maxTime:</w:t>
      </w:r>
    </w:p>
    <w:p w14:paraId="5D9EA04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 = time.time()</w:t>
      </w:r>
    </w:p>
    <w:p w14:paraId="2978196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'For incremental backups, the current time is %.0f'</w:t>
      </w:r>
      <w:r w:rsidRPr="0020749A">
        <w:rPr>
          <w:rFonts w:ascii="Menlo Regular" w:hAnsi="Menlo Regular" w:cs="Menlo Regular"/>
          <w:color w:val="000000"/>
          <w:sz w:val="22"/>
          <w:szCs w:val="22"/>
          <w:lang w:val="en-GB"/>
        </w:rPr>
        <w:t xml:space="preserve"> % t</w:t>
      </w:r>
    </w:p>
    <w:p w14:paraId="7F73CBE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"You can rerun the program with '-f %.0f'"</w:t>
      </w:r>
      <w:r w:rsidRPr="0020749A">
        <w:rPr>
          <w:rFonts w:ascii="Menlo Regular" w:hAnsi="Menlo Regular" w:cs="Menlo Regular"/>
          <w:color w:val="000000"/>
          <w:sz w:val="22"/>
          <w:szCs w:val="22"/>
          <w:lang w:val="en-GB"/>
        </w:rPr>
        <w:t xml:space="preserve"> % t</w:t>
      </w:r>
    </w:p>
    <w:p w14:paraId="18613E7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5A56EC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 = offlickr.getGeotaggedPhotoList(dateLo, dateHi)</w:t>
      </w:r>
    </w:p>
    <w:p w14:paraId="1698DB6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photos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0126075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'No photos found'</w:t>
      </w:r>
    </w:p>
    <w:p w14:paraId="2AF35C6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sys.exit(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552DD60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A78CFB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total = len(photos)</w:t>
      </w:r>
    </w:p>
    <w:p w14:paraId="67C5FA6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'Backing up'</w:t>
      </w:r>
      <w:r w:rsidRPr="0020749A">
        <w:rPr>
          <w:rFonts w:ascii="Menlo Regular" w:hAnsi="Menlo Regular" w:cs="Menlo Regular"/>
          <w:color w:val="000000"/>
          <w:sz w:val="22"/>
          <w:szCs w:val="22"/>
          <w:lang w:val="en-GB"/>
        </w:rPr>
        <w:t xml:space="preserve">, total, </w:t>
      </w:r>
      <w:r w:rsidRPr="0020749A">
        <w:rPr>
          <w:rFonts w:ascii="Menlo Regular" w:hAnsi="Menlo Regular" w:cs="Menlo Regular"/>
          <w:color w:val="1C00CF"/>
          <w:sz w:val="22"/>
          <w:szCs w:val="22"/>
          <w:lang w:val="en-GB"/>
        </w:rPr>
        <w:t>'photo locations'</w:t>
      </w:r>
    </w:p>
    <w:p w14:paraId="3124D1A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C8B09D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w:t>
      </w:r>
      <w:r w:rsidRPr="0020749A">
        <w:rPr>
          <w:rFonts w:ascii="Menlo Regular" w:hAnsi="Menlo Regular" w:cs="Menlo Regular"/>
          <w:color w:val="1C00CF"/>
          <w:sz w:val="22"/>
          <w:szCs w:val="22"/>
          <w:lang w:val="en-GB"/>
        </w:rPr>
        <w:t>0</w:t>
      </w:r>
    </w:p>
    <w:p w14:paraId="2D06779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p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photos:</w:t>
      </w:r>
    </w:p>
    <w:p w14:paraId="6C25E17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i + </w:t>
      </w:r>
      <w:r w:rsidRPr="0020749A">
        <w:rPr>
          <w:rFonts w:ascii="Menlo Regular" w:hAnsi="Menlo Regular" w:cs="Menlo Regular"/>
          <w:color w:val="1C00CF"/>
          <w:sz w:val="22"/>
          <w:szCs w:val="22"/>
          <w:lang w:val="en-GB"/>
        </w:rPr>
        <w:t>1</w:t>
      </w:r>
    </w:p>
    <w:p w14:paraId="0448AD9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 = str(int(p[</w:t>
      </w:r>
      <w:r w:rsidRPr="0020749A">
        <w:rPr>
          <w:rFonts w:ascii="Menlo Regular" w:hAnsi="Menlo Regular" w:cs="Menlo Regular"/>
          <w:color w:val="1C00CF"/>
          <w:sz w:val="22"/>
          <w:szCs w:val="22"/>
          <w:lang w:val="en-GB"/>
        </w:rPr>
        <w:t>'id'</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Making sure we don't have weird things here</w:t>
      </w:r>
    </w:p>
    <w:p w14:paraId="7338356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td = target_dir(target, hash_level, pid) + </w:t>
      </w:r>
      <w:r w:rsidRPr="0020749A">
        <w:rPr>
          <w:rFonts w:ascii="Menlo Regular" w:hAnsi="Menlo Regular" w:cs="Menlo Regular"/>
          <w:color w:val="1C00CF"/>
          <w:sz w:val="22"/>
          <w:szCs w:val="22"/>
          <w:lang w:val="en-GB"/>
        </w:rPr>
        <w:t>'/'</w:t>
      </w:r>
    </w:p>
    <w:p w14:paraId="4E66599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doNotRedownload </w:t>
      </w:r>
      <w:r w:rsidRPr="0020749A">
        <w:rPr>
          <w:rFonts w:ascii="Menlo Regular" w:hAnsi="Menlo Regular" w:cs="Menlo Regular"/>
          <w:color w:val="AA0D91"/>
          <w:sz w:val="22"/>
          <w:szCs w:val="22"/>
          <w:lang w:val="en-GB"/>
        </w:rPr>
        <w:t>and</w:t>
      </w:r>
      <w:r w:rsidRPr="0020749A">
        <w:rPr>
          <w:rFonts w:ascii="Menlo Regular" w:hAnsi="Menlo Regular" w:cs="Menlo Regular"/>
          <w:color w:val="000000"/>
          <w:sz w:val="22"/>
          <w:szCs w:val="22"/>
          <w:lang w:val="en-GB"/>
        </w:rPr>
        <w:t xml:space="preserve"> os.path.isfile(td + pid + </w:t>
      </w:r>
      <w:r w:rsidRPr="0020749A">
        <w:rPr>
          <w:rFonts w:ascii="Menlo Regular" w:hAnsi="Menlo Regular" w:cs="Menlo Regular"/>
          <w:color w:val="1C00CF"/>
          <w:sz w:val="22"/>
          <w:szCs w:val="22"/>
          <w:lang w:val="en-GB"/>
        </w:rPr>
        <w:t>'-location.xml'</w:t>
      </w:r>
    </w:p>
    <w:p w14:paraId="478791F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AA0D91"/>
          <w:sz w:val="22"/>
          <w:szCs w:val="22"/>
          <w:lang w:val="en-GB"/>
        </w:rPr>
        <w:t>and</w:t>
      </w:r>
      <w:r w:rsidRPr="0020749A">
        <w:rPr>
          <w:rFonts w:ascii="Menlo Regular" w:hAnsi="Menlo Regular" w:cs="Menlo Regular"/>
          <w:color w:val="000000"/>
          <w:sz w:val="22"/>
          <w:szCs w:val="22"/>
          <w:lang w:val="en-GB"/>
        </w:rPr>
        <w:t xml:space="preserve"> os.path.isfile(td + pid</w:t>
      </w:r>
    </w:p>
    <w:p w14:paraId="36F71BE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1C00CF"/>
          <w:sz w:val="22"/>
          <w:szCs w:val="22"/>
          <w:lang w:val="en-GB"/>
        </w:rPr>
        <w:t>'-location-permissions.xml'</w:t>
      </w:r>
      <w:r w:rsidRPr="0020749A">
        <w:rPr>
          <w:rFonts w:ascii="Menlo Regular" w:hAnsi="Menlo Regular" w:cs="Menlo Regular"/>
          <w:color w:val="000000"/>
          <w:sz w:val="22"/>
          <w:szCs w:val="22"/>
          <w:lang w:val="en-GB"/>
        </w:rPr>
        <w:t>):</w:t>
      </w:r>
    </w:p>
    <w:p w14:paraId="40F633B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pid + </w:t>
      </w:r>
      <w:r w:rsidRPr="0020749A">
        <w:rPr>
          <w:rFonts w:ascii="Menlo Regular" w:hAnsi="Menlo Regular" w:cs="Menlo Regular"/>
          <w:color w:val="1C00CF"/>
          <w:sz w:val="22"/>
          <w:szCs w:val="22"/>
          <w:lang w:val="en-GB"/>
        </w:rPr>
        <w:t>': Already there'</w:t>
      </w:r>
    </w:p>
    <w:p w14:paraId="402B32F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continue</w:t>
      </w:r>
    </w:p>
    <w:p w14:paraId="545044F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location = offlickr.getPhotoLocation(pid)</w:t>
      </w:r>
    </w:p>
    <w:p w14:paraId="267299E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location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1586715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'Failed!'</w:t>
      </w:r>
    </w:p>
    <w:p w14:paraId="61B78C5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5990E9F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fileWrite(offlickr.dryrun, target_dir(target, hash_level,</w:t>
      </w:r>
    </w:p>
    <w:p w14:paraId="276C46D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 pid + </w:t>
      </w:r>
      <w:r w:rsidRPr="0020749A">
        <w:rPr>
          <w:rFonts w:ascii="Menlo Regular" w:hAnsi="Menlo Regular" w:cs="Menlo Regular"/>
          <w:color w:val="1C00CF"/>
          <w:sz w:val="22"/>
          <w:szCs w:val="22"/>
          <w:lang w:val="en-GB"/>
        </w:rPr>
        <w:t>'-location.xml'</w:t>
      </w:r>
      <w:r w:rsidRPr="0020749A">
        <w:rPr>
          <w:rFonts w:ascii="Menlo Regular" w:hAnsi="Menlo Regular" w:cs="Menlo Regular"/>
          <w:color w:val="000000"/>
          <w:sz w:val="22"/>
          <w:szCs w:val="22"/>
          <w:lang w:val="en-GB"/>
        </w:rPr>
        <w:t>, location)</w:t>
      </w:r>
    </w:p>
    <w:p w14:paraId="7FE6F3C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locationPermission = offlickr.getPhotoLocationPermission(pid)</w:t>
      </w:r>
    </w:p>
    <w:p w14:paraId="5A2330A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locationPermission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130E26D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'Failed!'</w:t>
      </w:r>
    </w:p>
    <w:p w14:paraId="20F524C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7791C1B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fileWrite(offlickr.dryrun, target_dir(target, hash_level,</w:t>
      </w:r>
    </w:p>
    <w:p w14:paraId="2DC22D6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 pid + </w:t>
      </w:r>
      <w:r w:rsidRPr="0020749A">
        <w:rPr>
          <w:rFonts w:ascii="Menlo Regular" w:hAnsi="Menlo Regular" w:cs="Menlo Regular"/>
          <w:color w:val="1C00CF"/>
          <w:sz w:val="22"/>
          <w:szCs w:val="22"/>
          <w:lang w:val="en-GB"/>
        </w:rPr>
        <w:t>'-location-permissions.xml'</w:t>
      </w:r>
      <w:r w:rsidRPr="0020749A">
        <w:rPr>
          <w:rFonts w:ascii="Menlo Regular" w:hAnsi="Menlo Regular" w:cs="Menlo Regular"/>
          <w:color w:val="000000"/>
          <w:sz w:val="22"/>
          <w:szCs w:val="22"/>
          <w:lang w:val="en-GB"/>
        </w:rPr>
        <w:t>,</w:t>
      </w:r>
    </w:p>
    <w:p w14:paraId="0D5495A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locationPermission)</w:t>
      </w:r>
    </w:p>
    <w:p w14:paraId="00FEA56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41B2F1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1E954D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backupPhotosets(offlickr, target, hash_level):</w:t>
      </w:r>
    </w:p>
    <w:p w14:paraId="4F680A0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"""Back photosets up"""</w:t>
      </w:r>
    </w:p>
    <w:p w14:paraId="6556880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3ADB00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photosets = offlickr.getPhotosetList()</w:t>
      </w:r>
    </w:p>
    <w:p w14:paraId="79464EC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photosets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1948695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'No photosets found'</w:t>
      </w:r>
    </w:p>
    <w:p w14:paraId="09FE8BB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sys.exit(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0542EC8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37808D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total = len(photosets)</w:t>
      </w:r>
    </w:p>
    <w:p w14:paraId="5EF7591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'Backing up'</w:t>
      </w:r>
      <w:r w:rsidRPr="0020749A">
        <w:rPr>
          <w:rFonts w:ascii="Menlo Regular" w:hAnsi="Menlo Regular" w:cs="Menlo Regular"/>
          <w:color w:val="000000"/>
          <w:sz w:val="22"/>
          <w:szCs w:val="22"/>
          <w:lang w:val="en-GB"/>
        </w:rPr>
        <w:t xml:space="preserve">, total, </w:t>
      </w:r>
      <w:r w:rsidRPr="0020749A">
        <w:rPr>
          <w:rFonts w:ascii="Menlo Regular" w:hAnsi="Menlo Regular" w:cs="Menlo Regular"/>
          <w:color w:val="1C00CF"/>
          <w:sz w:val="22"/>
          <w:szCs w:val="22"/>
          <w:lang w:val="en-GB"/>
        </w:rPr>
        <w:t>'photosets'</w:t>
      </w:r>
    </w:p>
    <w:p w14:paraId="5221003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71362A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w:t>
      </w:r>
      <w:r w:rsidRPr="0020749A">
        <w:rPr>
          <w:rFonts w:ascii="Menlo Regular" w:hAnsi="Menlo Regular" w:cs="Menlo Regular"/>
          <w:color w:val="1C00CF"/>
          <w:sz w:val="22"/>
          <w:szCs w:val="22"/>
          <w:lang w:val="en-GB"/>
        </w:rPr>
        <w:t>0</w:t>
      </w:r>
    </w:p>
    <w:p w14:paraId="1DBB89F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p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photosets:</w:t>
      </w:r>
    </w:p>
    <w:p w14:paraId="3EA97E0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i + </w:t>
      </w:r>
      <w:r w:rsidRPr="0020749A">
        <w:rPr>
          <w:rFonts w:ascii="Menlo Regular" w:hAnsi="Menlo Regular" w:cs="Menlo Regular"/>
          <w:color w:val="1C00CF"/>
          <w:sz w:val="22"/>
          <w:szCs w:val="22"/>
          <w:lang w:val="en-GB"/>
        </w:rPr>
        <w:t>1</w:t>
      </w:r>
    </w:p>
    <w:p w14:paraId="0754F1E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 = str(int(p[</w:t>
      </w:r>
      <w:r w:rsidRPr="0020749A">
        <w:rPr>
          <w:rFonts w:ascii="Menlo Regular" w:hAnsi="Menlo Regular" w:cs="Menlo Regular"/>
          <w:color w:val="1C00CF"/>
          <w:sz w:val="22"/>
          <w:szCs w:val="22"/>
          <w:lang w:val="en-GB"/>
        </w:rPr>
        <w:t>'id'</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Making sure we don't have weird things here</w:t>
      </w:r>
    </w:p>
    <w:p w14:paraId="60D1854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str(i) +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 str(total) + </w:t>
      </w:r>
      <w:r w:rsidRPr="0020749A">
        <w:rPr>
          <w:rFonts w:ascii="Menlo Regular" w:hAnsi="Menlo Regular" w:cs="Menlo Regular"/>
          <w:color w:val="1C00CF"/>
          <w:sz w:val="22"/>
          <w:szCs w:val="22"/>
          <w:lang w:val="en-GB"/>
        </w:rPr>
        <w:t>': '</w:t>
      </w:r>
      <w:r w:rsidRPr="0020749A">
        <w:rPr>
          <w:rFonts w:ascii="Menlo Regular" w:hAnsi="Menlo Regular" w:cs="Menlo Regular"/>
          <w:color w:val="000000"/>
          <w:sz w:val="22"/>
          <w:szCs w:val="22"/>
          <w:lang w:val="en-GB"/>
        </w:rPr>
        <w:t xml:space="preserve"> + pid + </w:t>
      </w:r>
      <w:r w:rsidRPr="0020749A">
        <w:rPr>
          <w:rFonts w:ascii="Menlo Regular" w:hAnsi="Menlo Regular" w:cs="Menlo Regular"/>
          <w:color w:val="1C00CF"/>
          <w:sz w:val="22"/>
          <w:szCs w:val="22"/>
          <w:lang w:val="en-GB"/>
        </w:rPr>
        <w:t>': '</w:t>
      </w:r>
      <w:r w:rsidRPr="0020749A">
        <w:rPr>
          <w:rFonts w:ascii="Menlo Regular" w:hAnsi="Menlo Regular" w:cs="Menlo Regular"/>
          <w:color w:val="000000"/>
          <w:sz w:val="22"/>
          <w:szCs w:val="22"/>
          <w:lang w:val="en-GB"/>
        </w:rPr>
        <w:t>\</w:t>
      </w:r>
    </w:p>
    <w:p w14:paraId="60F21A5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p.title[</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].text.encode(</w:t>
      </w:r>
      <w:r w:rsidRPr="0020749A">
        <w:rPr>
          <w:rFonts w:ascii="Menlo Regular" w:hAnsi="Menlo Regular" w:cs="Menlo Regular"/>
          <w:color w:val="1C00CF"/>
          <w:sz w:val="22"/>
          <w:szCs w:val="22"/>
          <w:lang w:val="en-GB"/>
        </w:rPr>
        <w:t>'utf-8'</w:t>
      </w:r>
      <w:r w:rsidRPr="0020749A">
        <w:rPr>
          <w:rFonts w:ascii="Menlo Regular" w:hAnsi="Menlo Regular" w:cs="Menlo Regular"/>
          <w:color w:val="000000"/>
          <w:sz w:val="22"/>
          <w:szCs w:val="22"/>
          <w:lang w:val="en-GB"/>
        </w:rPr>
        <w:t>)</w:t>
      </w:r>
    </w:p>
    <w:p w14:paraId="42E9E5A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21D2F2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Get Metadata</w:t>
      </w:r>
    </w:p>
    <w:p w14:paraId="54A60CE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14A0D2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info = offlickr.getPhotosetInfo(pid,</w:t>
      </w:r>
    </w:p>
    <w:p w14:paraId="10E7681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offlickr.fapi.photosets_getInfo)</w:t>
      </w:r>
    </w:p>
    <w:p w14:paraId="1890E27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info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094BF53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'Failed!'</w:t>
      </w:r>
    </w:p>
    <w:p w14:paraId="420AE6E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3748282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fileWrite(offlickr.dryrun, target_dir(target, hash_level,</w:t>
      </w:r>
    </w:p>
    <w:p w14:paraId="6639639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 </w:t>
      </w:r>
      <w:r w:rsidRPr="0020749A">
        <w:rPr>
          <w:rFonts w:ascii="Menlo Regular" w:hAnsi="Menlo Regular" w:cs="Menlo Regular"/>
          <w:color w:val="1C00CF"/>
          <w:sz w:val="22"/>
          <w:szCs w:val="22"/>
          <w:lang w:val="en-GB"/>
        </w:rPr>
        <w:t>'set_'</w:t>
      </w:r>
      <w:r w:rsidRPr="0020749A">
        <w:rPr>
          <w:rFonts w:ascii="Menlo Regular" w:hAnsi="Menlo Regular" w:cs="Menlo Regular"/>
          <w:color w:val="000000"/>
          <w:sz w:val="22"/>
          <w:szCs w:val="22"/>
          <w:lang w:val="en-GB"/>
        </w:rPr>
        <w:t xml:space="preserve"> + pid + </w:t>
      </w:r>
      <w:r w:rsidRPr="0020749A">
        <w:rPr>
          <w:rFonts w:ascii="Menlo Regular" w:hAnsi="Menlo Regular" w:cs="Menlo Regular"/>
          <w:color w:val="1C00CF"/>
          <w:sz w:val="22"/>
          <w:szCs w:val="22"/>
          <w:lang w:val="en-GB"/>
        </w:rPr>
        <w:t>'_info.xml'</w:t>
      </w:r>
      <w:r w:rsidRPr="0020749A">
        <w:rPr>
          <w:rFonts w:ascii="Menlo Regular" w:hAnsi="Menlo Regular" w:cs="Menlo Regular"/>
          <w:color w:val="000000"/>
          <w:sz w:val="22"/>
          <w:szCs w:val="22"/>
          <w:lang w:val="en-GB"/>
        </w:rPr>
        <w:t>, info)</w:t>
      </w:r>
    </w:p>
    <w:p w14:paraId="42AE889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 = offlickr.getPhotosetInfo(pid,</w:t>
      </w:r>
    </w:p>
    <w:p w14:paraId="3CBC23C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offlickr.fapi.photosets_getPhotos)</w:t>
      </w:r>
    </w:p>
    <w:p w14:paraId="18B4CE2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photos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6B56621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'Failed!'</w:t>
      </w:r>
    </w:p>
    <w:p w14:paraId="6BFF2DE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3791E83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fileWrite(offlickr.dryrun, target_dir(target, hash_level,</w:t>
      </w:r>
    </w:p>
    <w:p w14:paraId="738751D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 </w:t>
      </w:r>
      <w:r w:rsidRPr="0020749A">
        <w:rPr>
          <w:rFonts w:ascii="Menlo Regular" w:hAnsi="Menlo Regular" w:cs="Menlo Regular"/>
          <w:color w:val="1C00CF"/>
          <w:sz w:val="22"/>
          <w:szCs w:val="22"/>
          <w:lang w:val="en-GB"/>
        </w:rPr>
        <w:t>'set_'</w:t>
      </w:r>
      <w:r w:rsidRPr="0020749A">
        <w:rPr>
          <w:rFonts w:ascii="Menlo Regular" w:hAnsi="Menlo Regular" w:cs="Menlo Regular"/>
          <w:color w:val="000000"/>
          <w:sz w:val="22"/>
          <w:szCs w:val="22"/>
          <w:lang w:val="en-GB"/>
        </w:rPr>
        <w:t xml:space="preserve"> + pid + </w:t>
      </w:r>
      <w:r w:rsidRPr="0020749A">
        <w:rPr>
          <w:rFonts w:ascii="Menlo Regular" w:hAnsi="Menlo Regular" w:cs="Menlo Regular"/>
          <w:color w:val="1C00CF"/>
          <w:sz w:val="22"/>
          <w:szCs w:val="22"/>
          <w:lang w:val="en-GB"/>
        </w:rPr>
        <w:t>'_photos.xml'</w:t>
      </w:r>
      <w:r w:rsidRPr="0020749A">
        <w:rPr>
          <w:rFonts w:ascii="Menlo Regular" w:hAnsi="Menlo Regular" w:cs="Menlo Regular"/>
          <w:color w:val="000000"/>
          <w:sz w:val="22"/>
          <w:szCs w:val="22"/>
          <w:lang w:val="en-GB"/>
        </w:rPr>
        <w:t>, photos)</w:t>
      </w:r>
    </w:p>
    <w:p w14:paraId="295B6B3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32DDD9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19B19A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Do we want the picture too?</w:t>
      </w:r>
    </w:p>
    <w:p w14:paraId="3633610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C1D0E3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1B7821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target_dir(target, hash_level, id):</w:t>
      </w:r>
    </w:p>
    <w:p w14:paraId="6807717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dir = target</w:t>
      </w:r>
    </w:p>
    <w:p w14:paraId="0098E7C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w:t>
      </w:r>
      <w:r w:rsidRPr="0020749A">
        <w:rPr>
          <w:rFonts w:ascii="Menlo Regular" w:hAnsi="Menlo Regular" w:cs="Menlo Regular"/>
          <w:color w:val="1C00CF"/>
          <w:sz w:val="22"/>
          <w:szCs w:val="22"/>
          <w:lang w:val="en-GB"/>
        </w:rPr>
        <w:t>1</w:t>
      </w:r>
    </w:p>
    <w:p w14:paraId="04FFA4D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AA0D91"/>
          <w:sz w:val="22"/>
          <w:szCs w:val="22"/>
          <w:lang w:val="en-GB"/>
        </w:rPr>
        <w:t>while</w:t>
      </w:r>
      <w:r w:rsidRPr="0020749A">
        <w:rPr>
          <w:rFonts w:ascii="Menlo Regular" w:hAnsi="Menlo Regular" w:cs="Menlo Regular"/>
          <w:color w:val="000000"/>
          <w:sz w:val="22"/>
          <w:szCs w:val="22"/>
          <w:lang w:val="en-GB"/>
        </w:rPr>
        <w:t xml:space="preserve"> i &lt;= hash_level:</w:t>
      </w:r>
    </w:p>
    <w:p w14:paraId="5E62A74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dir = dir +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 id[len(id) - i]</w:t>
      </w:r>
    </w:p>
    <w:p w14:paraId="09B7A9A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i + </w:t>
      </w:r>
      <w:r w:rsidRPr="0020749A">
        <w:rPr>
          <w:rFonts w:ascii="Menlo Regular" w:hAnsi="Menlo Regular" w:cs="Menlo Regular"/>
          <w:color w:val="1C00CF"/>
          <w:sz w:val="22"/>
          <w:szCs w:val="22"/>
          <w:lang w:val="en-GB"/>
        </w:rPr>
        <w:t>1</w:t>
      </w:r>
    </w:p>
    <w:p w14:paraId="65F49DB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dir</w:t>
      </w:r>
    </w:p>
    <w:p w14:paraId="7452A5A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1AAF34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642E5F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main():</w:t>
      </w:r>
    </w:p>
    <w:p w14:paraId="3F7C4CE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"""Command-line interface"""</w:t>
      </w:r>
    </w:p>
    <w:p w14:paraId="1E9E370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6B1882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Default options</w:t>
      </w:r>
    </w:p>
    <w:p w14:paraId="53C0B84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36B390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flickrUserId = </w:t>
      </w:r>
      <w:r w:rsidRPr="0020749A">
        <w:rPr>
          <w:rFonts w:ascii="Menlo Regular" w:hAnsi="Menlo Regular" w:cs="Menlo Regular"/>
          <w:color w:val="AA0D91"/>
          <w:sz w:val="22"/>
          <w:szCs w:val="22"/>
          <w:lang w:val="en-GB"/>
        </w:rPr>
        <w:t>None</w:t>
      </w:r>
    </w:p>
    <w:p w14:paraId="6378110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dateLo = </w:t>
      </w:r>
      <w:r w:rsidRPr="0020749A">
        <w:rPr>
          <w:rFonts w:ascii="Menlo Regular" w:hAnsi="Menlo Regular" w:cs="Menlo Regular"/>
          <w:color w:val="1C00CF"/>
          <w:sz w:val="22"/>
          <w:szCs w:val="22"/>
          <w:lang w:val="en-GB"/>
        </w:rPr>
        <w:t>'1'</w:t>
      </w:r>
    </w:p>
    <w:p w14:paraId="1031C53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dateHi = maxTime</w:t>
      </w:r>
    </w:p>
    <w:p w14:paraId="60684F2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getPhotos = False</w:t>
      </w:r>
    </w:p>
    <w:p w14:paraId="1CB1B2D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overwritePhotos = False</w:t>
      </w:r>
    </w:p>
    <w:p w14:paraId="6827690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 = False</w:t>
      </w:r>
    </w:p>
    <w:p w14:paraId="4AF519D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 = </w:t>
      </w:r>
      <w:r w:rsidRPr="0020749A">
        <w:rPr>
          <w:rFonts w:ascii="Menlo Regular" w:hAnsi="Menlo Regular" w:cs="Menlo Regular"/>
          <w:color w:val="1C00CF"/>
          <w:sz w:val="22"/>
          <w:szCs w:val="22"/>
          <w:lang w:val="en-GB"/>
        </w:rPr>
        <w:t>'dst'</w:t>
      </w:r>
    </w:p>
    <w:p w14:paraId="37ED475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photoLocations = False</w:t>
      </w:r>
    </w:p>
    <w:p w14:paraId="24D5ABB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photosets = False</w:t>
      </w:r>
    </w:p>
    <w:p w14:paraId="34297BA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verbose = False</w:t>
      </w:r>
    </w:p>
    <w:p w14:paraId="367965E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threads = </w:t>
      </w:r>
      <w:r w:rsidRPr="0020749A">
        <w:rPr>
          <w:rFonts w:ascii="Menlo Regular" w:hAnsi="Menlo Regular" w:cs="Menlo Regular"/>
          <w:color w:val="1C00CF"/>
          <w:sz w:val="22"/>
          <w:szCs w:val="22"/>
          <w:lang w:val="en-GB"/>
        </w:rPr>
        <w:t>1</w:t>
      </w:r>
    </w:p>
    <w:p w14:paraId="6A47E7A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httplib = </w:t>
      </w:r>
      <w:r w:rsidRPr="0020749A">
        <w:rPr>
          <w:rFonts w:ascii="Menlo Regular" w:hAnsi="Menlo Regular" w:cs="Menlo Regular"/>
          <w:color w:val="AA0D91"/>
          <w:sz w:val="22"/>
          <w:szCs w:val="22"/>
          <w:lang w:val="en-GB"/>
        </w:rPr>
        <w:t>None</w:t>
      </w:r>
    </w:p>
    <w:p w14:paraId="638FA2A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 = </w:t>
      </w:r>
      <w:r w:rsidRPr="0020749A">
        <w:rPr>
          <w:rFonts w:ascii="Menlo Regular" w:hAnsi="Menlo Regular" w:cs="Menlo Regular"/>
          <w:color w:val="1C00CF"/>
          <w:sz w:val="22"/>
          <w:szCs w:val="22"/>
          <w:lang w:val="en-GB"/>
        </w:rPr>
        <w:t>0</w:t>
      </w:r>
    </w:p>
    <w:p w14:paraId="185EB89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dryrun = False</w:t>
      </w:r>
    </w:p>
    <w:p w14:paraId="04DCDC0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7F23B4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Parse command line</w:t>
      </w:r>
    </w:p>
    <w:p w14:paraId="12D9163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D362CC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try</w:t>
      </w:r>
      <w:r w:rsidRPr="0020749A">
        <w:rPr>
          <w:rFonts w:ascii="Menlo Regular" w:hAnsi="Menlo Regular" w:cs="Menlo Regular"/>
          <w:color w:val="000000"/>
          <w:sz w:val="22"/>
          <w:szCs w:val="22"/>
          <w:lang w:val="en-GB"/>
        </w:rPr>
        <w:t>:</w:t>
      </w:r>
    </w:p>
    <w:p w14:paraId="125F836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(opts, args) = getopt.getopt(sys.argv[</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75404B4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'hvponNLswf:t:d:i:c:l:'</w:t>
      </w:r>
      <w:r w:rsidRPr="0020749A">
        <w:rPr>
          <w:rFonts w:ascii="Menlo Regular" w:hAnsi="Menlo Regular" w:cs="Menlo Regular"/>
          <w:color w:val="000000"/>
          <w:sz w:val="22"/>
          <w:szCs w:val="22"/>
          <w:lang w:val="en-GB"/>
        </w:rPr>
        <w:t>, [</w:t>
      </w:r>
      <w:r w:rsidRPr="0020749A">
        <w:rPr>
          <w:rFonts w:ascii="Menlo Regular" w:hAnsi="Menlo Regular" w:cs="Menlo Regular"/>
          <w:color w:val="1C00CF"/>
          <w:sz w:val="22"/>
          <w:szCs w:val="22"/>
          <w:lang w:val="en-GB"/>
        </w:rPr>
        <w:t>'help'</w:t>
      </w:r>
      <w:r w:rsidRPr="0020749A">
        <w:rPr>
          <w:rFonts w:ascii="Menlo Regular" w:hAnsi="Menlo Regular" w:cs="Menlo Regular"/>
          <w:color w:val="000000"/>
          <w:sz w:val="22"/>
          <w:szCs w:val="22"/>
          <w:lang w:val="en-GB"/>
        </w:rPr>
        <w:t>])</w:t>
      </w:r>
    </w:p>
    <w:p w14:paraId="3E9596C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except</w:t>
      </w:r>
      <w:r w:rsidRPr="0020749A">
        <w:rPr>
          <w:rFonts w:ascii="Menlo Regular" w:hAnsi="Menlo Regular" w:cs="Menlo Regular"/>
          <w:color w:val="000000"/>
          <w:sz w:val="22"/>
          <w:szCs w:val="22"/>
          <w:lang w:val="en-GB"/>
        </w:rPr>
        <w:t xml:space="preserve"> getopt.GetoptError:</w:t>
      </w:r>
    </w:p>
    <w:p w14:paraId="0BC50C3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usage()</w:t>
      </w:r>
    </w:p>
    <w:p w14:paraId="2172198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sys.exit(</w:t>
      </w:r>
      <w:r w:rsidRPr="0020749A">
        <w:rPr>
          <w:rFonts w:ascii="Menlo Regular" w:hAnsi="Menlo Regular" w:cs="Menlo Regular"/>
          <w:color w:val="1C00CF"/>
          <w:sz w:val="22"/>
          <w:szCs w:val="22"/>
          <w:lang w:val="en-GB"/>
        </w:rPr>
        <w:t>2</w:t>
      </w:r>
      <w:r w:rsidRPr="0020749A">
        <w:rPr>
          <w:rFonts w:ascii="Menlo Regular" w:hAnsi="Menlo Regular" w:cs="Menlo Regular"/>
          <w:color w:val="000000"/>
          <w:sz w:val="22"/>
          <w:szCs w:val="22"/>
          <w:lang w:val="en-GB"/>
        </w:rPr>
        <w:t>)</w:t>
      </w:r>
    </w:p>
    <w:p w14:paraId="314A4CC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(o, a)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opts:</w:t>
      </w:r>
    </w:p>
    <w:p w14:paraId="0A71188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'-h'</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'--help'</w:t>
      </w:r>
      <w:r w:rsidRPr="0020749A">
        <w:rPr>
          <w:rFonts w:ascii="Menlo Regular" w:hAnsi="Menlo Regular" w:cs="Menlo Regular"/>
          <w:color w:val="000000"/>
          <w:sz w:val="22"/>
          <w:szCs w:val="22"/>
          <w:lang w:val="en-GB"/>
        </w:rPr>
        <w:t>):</w:t>
      </w:r>
    </w:p>
    <w:p w14:paraId="2FC60A5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usage()</w:t>
      </w:r>
    </w:p>
    <w:p w14:paraId="5B889B8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sys.exit(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22C2782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'-i'</w:t>
      </w:r>
      <w:r w:rsidRPr="0020749A">
        <w:rPr>
          <w:rFonts w:ascii="Menlo Regular" w:hAnsi="Menlo Regular" w:cs="Menlo Regular"/>
          <w:color w:val="000000"/>
          <w:sz w:val="22"/>
          <w:szCs w:val="22"/>
          <w:lang w:val="en-GB"/>
        </w:rPr>
        <w:t>:</w:t>
      </w:r>
    </w:p>
    <w:p w14:paraId="19887DA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flickrUserId = a</w:t>
      </w:r>
    </w:p>
    <w:p w14:paraId="2448874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'-p'</w:t>
      </w:r>
      <w:r w:rsidRPr="0020749A">
        <w:rPr>
          <w:rFonts w:ascii="Menlo Regular" w:hAnsi="Menlo Regular" w:cs="Menlo Regular"/>
          <w:color w:val="000000"/>
          <w:sz w:val="22"/>
          <w:szCs w:val="22"/>
          <w:lang w:val="en-GB"/>
        </w:rPr>
        <w:t>:</w:t>
      </w:r>
    </w:p>
    <w:p w14:paraId="0D7B211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getPhotos = True</w:t>
      </w:r>
    </w:p>
    <w:p w14:paraId="47B2195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'-o'</w:t>
      </w:r>
      <w:r w:rsidRPr="0020749A">
        <w:rPr>
          <w:rFonts w:ascii="Menlo Regular" w:hAnsi="Menlo Regular" w:cs="Menlo Regular"/>
          <w:color w:val="000000"/>
          <w:sz w:val="22"/>
          <w:szCs w:val="22"/>
          <w:lang w:val="en-GB"/>
        </w:rPr>
        <w:t>:</w:t>
      </w:r>
    </w:p>
    <w:p w14:paraId="16832D9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overwritePhotos = True</w:t>
      </w:r>
    </w:p>
    <w:p w14:paraId="4178036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'-n'</w:t>
      </w:r>
      <w:r w:rsidRPr="0020749A">
        <w:rPr>
          <w:rFonts w:ascii="Menlo Regular" w:hAnsi="Menlo Regular" w:cs="Menlo Regular"/>
          <w:color w:val="000000"/>
          <w:sz w:val="22"/>
          <w:szCs w:val="22"/>
          <w:lang w:val="en-GB"/>
        </w:rPr>
        <w:t>:</w:t>
      </w:r>
    </w:p>
    <w:p w14:paraId="34270CD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 = True</w:t>
      </w:r>
    </w:p>
    <w:p w14:paraId="5925459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'-L'</w:t>
      </w:r>
      <w:r w:rsidRPr="0020749A">
        <w:rPr>
          <w:rFonts w:ascii="Menlo Regular" w:hAnsi="Menlo Regular" w:cs="Menlo Regular"/>
          <w:color w:val="000000"/>
          <w:sz w:val="22"/>
          <w:szCs w:val="22"/>
          <w:lang w:val="en-GB"/>
        </w:rPr>
        <w:t>:</w:t>
      </w:r>
    </w:p>
    <w:p w14:paraId="05EB7A6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photoLocations = True</w:t>
      </w:r>
    </w:p>
    <w:p w14:paraId="35C2FB3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'-s'</w:t>
      </w:r>
      <w:r w:rsidRPr="0020749A">
        <w:rPr>
          <w:rFonts w:ascii="Menlo Regular" w:hAnsi="Menlo Regular" w:cs="Menlo Regular"/>
          <w:color w:val="000000"/>
          <w:sz w:val="22"/>
          <w:szCs w:val="22"/>
          <w:lang w:val="en-GB"/>
        </w:rPr>
        <w:t>:</w:t>
      </w:r>
    </w:p>
    <w:p w14:paraId="142C18E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photosets = True</w:t>
      </w:r>
    </w:p>
    <w:p w14:paraId="7AC3A73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'-f'</w:t>
      </w:r>
      <w:r w:rsidRPr="0020749A">
        <w:rPr>
          <w:rFonts w:ascii="Menlo Regular" w:hAnsi="Menlo Regular" w:cs="Menlo Regular"/>
          <w:color w:val="000000"/>
          <w:sz w:val="22"/>
          <w:szCs w:val="22"/>
          <w:lang w:val="en-GB"/>
        </w:rPr>
        <w:t>:</w:t>
      </w:r>
    </w:p>
    <w:p w14:paraId="3EF3A2C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dateLo = a</w:t>
      </w:r>
    </w:p>
    <w:p w14:paraId="23B8A16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'-t'</w:t>
      </w:r>
      <w:r w:rsidRPr="0020749A">
        <w:rPr>
          <w:rFonts w:ascii="Menlo Regular" w:hAnsi="Menlo Regular" w:cs="Menlo Regular"/>
          <w:color w:val="000000"/>
          <w:sz w:val="22"/>
          <w:szCs w:val="22"/>
          <w:lang w:val="en-GB"/>
        </w:rPr>
        <w:t>:</w:t>
      </w:r>
    </w:p>
    <w:p w14:paraId="7D14E8F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dateHi = a</w:t>
      </w:r>
    </w:p>
    <w:p w14:paraId="263987C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'-d'</w:t>
      </w:r>
      <w:r w:rsidRPr="0020749A">
        <w:rPr>
          <w:rFonts w:ascii="Menlo Regular" w:hAnsi="Menlo Regular" w:cs="Menlo Regular"/>
          <w:color w:val="000000"/>
          <w:sz w:val="22"/>
          <w:szCs w:val="22"/>
          <w:lang w:val="en-GB"/>
        </w:rPr>
        <w:t>:</w:t>
      </w:r>
    </w:p>
    <w:p w14:paraId="081A742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target = a</w:t>
      </w:r>
    </w:p>
    <w:p w14:paraId="79E698A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'-w'</w:t>
      </w:r>
      <w:r w:rsidRPr="0020749A">
        <w:rPr>
          <w:rFonts w:ascii="Menlo Regular" w:hAnsi="Menlo Regular" w:cs="Menlo Regular"/>
          <w:color w:val="000000"/>
          <w:sz w:val="22"/>
          <w:szCs w:val="22"/>
          <w:lang w:val="en-GB"/>
        </w:rPr>
        <w:t>:</w:t>
      </w:r>
    </w:p>
    <w:p w14:paraId="1E7AA65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httplib = </w:t>
      </w:r>
      <w:r w:rsidRPr="0020749A">
        <w:rPr>
          <w:rFonts w:ascii="Menlo Regular" w:hAnsi="Menlo Regular" w:cs="Menlo Regular"/>
          <w:color w:val="1C00CF"/>
          <w:sz w:val="22"/>
          <w:szCs w:val="22"/>
          <w:lang w:val="en-GB"/>
        </w:rPr>
        <w:t>'wget'</w:t>
      </w:r>
    </w:p>
    <w:p w14:paraId="624B4A1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'-c'</w:t>
      </w:r>
      <w:r w:rsidRPr="0020749A">
        <w:rPr>
          <w:rFonts w:ascii="Menlo Regular" w:hAnsi="Menlo Regular" w:cs="Menlo Regular"/>
          <w:color w:val="000000"/>
          <w:sz w:val="22"/>
          <w:szCs w:val="22"/>
          <w:lang w:val="en-GB"/>
        </w:rPr>
        <w:t>:</w:t>
      </w:r>
    </w:p>
    <w:p w14:paraId="7D65437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threads = int(a)</w:t>
      </w:r>
    </w:p>
    <w:p w14:paraId="30D93B0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'-l'</w:t>
      </w:r>
      <w:r w:rsidRPr="0020749A">
        <w:rPr>
          <w:rFonts w:ascii="Menlo Regular" w:hAnsi="Menlo Regular" w:cs="Menlo Regular"/>
          <w:color w:val="000000"/>
          <w:sz w:val="22"/>
          <w:szCs w:val="22"/>
          <w:lang w:val="en-GB"/>
        </w:rPr>
        <w:t>:</w:t>
      </w:r>
    </w:p>
    <w:p w14:paraId="18B9D0C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 = int(a)</w:t>
      </w:r>
    </w:p>
    <w:p w14:paraId="2B8A872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'-N'</w:t>
      </w:r>
      <w:r w:rsidRPr="0020749A">
        <w:rPr>
          <w:rFonts w:ascii="Menlo Regular" w:hAnsi="Menlo Regular" w:cs="Menlo Regular"/>
          <w:color w:val="000000"/>
          <w:sz w:val="22"/>
          <w:szCs w:val="22"/>
          <w:lang w:val="en-GB"/>
        </w:rPr>
        <w:t>:</w:t>
      </w:r>
    </w:p>
    <w:p w14:paraId="7C70CE5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dryrun = True</w:t>
      </w:r>
    </w:p>
    <w:p w14:paraId="0EA8EF9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'-v'</w:t>
      </w:r>
      <w:r w:rsidRPr="0020749A">
        <w:rPr>
          <w:rFonts w:ascii="Menlo Regular" w:hAnsi="Menlo Regular" w:cs="Menlo Regular"/>
          <w:color w:val="000000"/>
          <w:sz w:val="22"/>
          <w:szCs w:val="22"/>
          <w:lang w:val="en-GB"/>
        </w:rPr>
        <w:t>:</w:t>
      </w:r>
    </w:p>
    <w:p w14:paraId="01FD5EB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verbose = True</w:t>
      </w:r>
    </w:p>
    <w:p w14:paraId="7028201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E63413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Check that we have a user id specified</w:t>
      </w:r>
    </w:p>
    <w:p w14:paraId="50C989F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EBE77E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flickrUserId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4C0BF64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'You need to specify a Flickr Id'</w:t>
      </w:r>
    </w:p>
    <w:p w14:paraId="01F49FB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sys.exit(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20A0351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D2114F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Check that the target directory exists</w:t>
      </w:r>
    </w:p>
    <w:p w14:paraId="392D0F6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0B4E8E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os.path.isdir(target):</w:t>
      </w:r>
    </w:p>
    <w:p w14:paraId="0758349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target + </w:t>
      </w:r>
      <w:r w:rsidRPr="0020749A">
        <w:rPr>
          <w:rFonts w:ascii="Menlo Regular" w:hAnsi="Menlo Regular" w:cs="Menlo Regular"/>
          <w:color w:val="1C00CF"/>
          <w:sz w:val="22"/>
          <w:szCs w:val="22"/>
          <w:lang w:val="en-GB"/>
        </w:rPr>
        <w:t>' is not a directory; please fix that.'</w:t>
      </w:r>
    </w:p>
    <w:p w14:paraId="5DE59D8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sys.exit(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4CD931B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355F68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 = Offlickr(</w:t>
      </w:r>
    </w:p>
    <w:p w14:paraId="53DE7A5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flickrAPIKey,</w:t>
      </w:r>
    </w:p>
    <w:p w14:paraId="190866C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flickrSecret,</w:t>
      </w:r>
    </w:p>
    <w:p w14:paraId="725A92F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flickrUserId,</w:t>
      </w:r>
    </w:p>
    <w:p w14:paraId="17C5D97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httplib,</w:t>
      </w:r>
    </w:p>
    <w:p w14:paraId="1C337C5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dryrun,</w:t>
      </w:r>
    </w:p>
    <w:p w14:paraId="7E353F6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verbose,</w:t>
      </w:r>
    </w:p>
    <w:p w14:paraId="5BCF89D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3E9164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008EC6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photosets:</w:t>
      </w:r>
    </w:p>
    <w:p w14:paraId="5161E4E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backupPhotosets(offlickr, target, hash_level)</w:t>
      </w:r>
    </w:p>
    <w:p w14:paraId="3396BE8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elif</w:t>
      </w:r>
      <w:r w:rsidRPr="0020749A">
        <w:rPr>
          <w:rFonts w:ascii="Menlo Regular" w:hAnsi="Menlo Regular" w:cs="Menlo Regular"/>
          <w:color w:val="000000"/>
          <w:sz w:val="22"/>
          <w:szCs w:val="22"/>
          <w:lang w:val="en-GB"/>
        </w:rPr>
        <w:t xml:space="preserve"> photoLocations:</w:t>
      </w:r>
    </w:p>
    <w:p w14:paraId="3917B6E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backupLocation(</w:t>
      </w:r>
    </w:p>
    <w:p w14:paraId="5DD18E4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threads,</w:t>
      </w:r>
    </w:p>
    <w:p w14:paraId="4B4CB82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w:t>
      </w:r>
    </w:p>
    <w:p w14:paraId="5942638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62F0E8F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w:t>
      </w:r>
    </w:p>
    <w:p w14:paraId="4F262B0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dateLo,</w:t>
      </w:r>
    </w:p>
    <w:p w14:paraId="064DFA4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dateHi,</w:t>
      </w:r>
    </w:p>
    <w:p w14:paraId="7887088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w:t>
      </w:r>
    </w:p>
    <w:p w14:paraId="6F5EE64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6B422E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67ABE94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backupPhotos(</w:t>
      </w:r>
    </w:p>
    <w:p w14:paraId="4921688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threads,</w:t>
      </w:r>
    </w:p>
    <w:p w14:paraId="21B459D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w:t>
      </w:r>
    </w:p>
    <w:p w14:paraId="1EE8440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4F87C5F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w:t>
      </w:r>
    </w:p>
    <w:p w14:paraId="26C1AE3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dateLo,</w:t>
      </w:r>
    </w:p>
    <w:p w14:paraId="6F45D4B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dateHi,</w:t>
      </w:r>
    </w:p>
    <w:p w14:paraId="64FD5A2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getPhotos,</w:t>
      </w:r>
    </w:p>
    <w:p w14:paraId="66793C1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w:t>
      </w:r>
    </w:p>
    <w:p w14:paraId="54037D6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overwritePhotos,</w:t>
      </w:r>
    </w:p>
    <w:p w14:paraId="24EF791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206486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615068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FA7C10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__name__ == </w:t>
      </w:r>
      <w:r w:rsidRPr="0020749A">
        <w:rPr>
          <w:rFonts w:ascii="Menlo Regular" w:hAnsi="Menlo Regular" w:cs="Menlo Regular"/>
          <w:color w:val="1C00CF"/>
          <w:sz w:val="22"/>
          <w:szCs w:val="22"/>
          <w:lang w:val="en-GB"/>
        </w:rPr>
        <w:t>'__main__'</w:t>
      </w:r>
      <w:r w:rsidRPr="0020749A">
        <w:rPr>
          <w:rFonts w:ascii="Menlo Regular" w:hAnsi="Menlo Regular" w:cs="Menlo Regular"/>
          <w:color w:val="000000"/>
          <w:sz w:val="22"/>
          <w:szCs w:val="22"/>
          <w:lang w:val="en-GB"/>
        </w:rPr>
        <w:t>:</w:t>
      </w:r>
    </w:p>
    <w:p w14:paraId="21A529E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main()</w:t>
      </w:r>
    </w:p>
    <w:p w14:paraId="584515CC" w14:textId="77777777" w:rsidR="00DD32F7" w:rsidRPr="0020749A" w:rsidRDefault="00DD32F7" w:rsidP="00DD32F7">
      <w:pPr>
        <w:rPr>
          <w:lang w:val="en-GB"/>
        </w:rPr>
      </w:pPr>
      <w:r w:rsidRPr="0020749A">
        <w:rPr>
          <w:lang w:val="en-GB"/>
        </w:rPr>
        <w:br w:type="page"/>
      </w:r>
    </w:p>
    <w:p w14:paraId="6D622A9E" w14:textId="77777777" w:rsidR="00DD32F7" w:rsidRPr="0020749A" w:rsidRDefault="00DD32F7" w:rsidP="00DD32F7">
      <w:pPr>
        <w:pStyle w:val="Kop4"/>
        <w:numPr>
          <w:ilvl w:val="2"/>
          <w:numId w:val="1"/>
        </w:numPr>
        <w:rPr>
          <w:lang w:val="en-GB"/>
        </w:rPr>
      </w:pPr>
      <w:bookmarkStart w:id="160" w:name="_Toc260580294"/>
      <w:r w:rsidRPr="0020749A">
        <w:rPr>
          <w:lang w:val="en-GB"/>
        </w:rPr>
        <w:lastRenderedPageBreak/>
        <w:t>get_tags.py</w:t>
      </w:r>
      <w:bookmarkEnd w:id="160"/>
    </w:p>
    <w:p w14:paraId="6A09E4BC" w14:textId="77777777" w:rsidR="00DD32F7" w:rsidRPr="0020749A" w:rsidRDefault="00DD32F7" w:rsidP="00DD32F7">
      <w:pPr>
        <w:rPr>
          <w:lang w:val="en-GB"/>
        </w:rPr>
      </w:pPr>
    </w:p>
    <w:p w14:paraId="1898EB8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os</w:t>
      </w:r>
    </w:p>
    <w:p w14:paraId="3D90246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DD09FF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#Open a in read mode</w:t>
      </w:r>
    </w:p>
    <w:p w14:paraId="2796855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files = open(</w:t>
      </w:r>
      <w:r w:rsidRPr="0020749A">
        <w:rPr>
          <w:rFonts w:ascii="Menlo Regular" w:hAnsi="Menlo Regular" w:cs="Menlo Regular"/>
          <w:color w:val="C41A16"/>
          <w:sz w:val="22"/>
          <w:szCs w:val="22"/>
          <w:lang w:val="en-GB"/>
        </w:rPr>
        <w:t>"a"</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w:t>
      </w:r>
    </w:p>
    <w:p w14:paraId="5485A7E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6863DB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#Create a list of all the xml files</w:t>
      </w:r>
    </w:p>
    <w:p w14:paraId="06F9E98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infiles = files.readlines()</w:t>
      </w:r>
    </w:p>
    <w:p w14:paraId="3C7F957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594BD8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#Close and remove the temporary file</w:t>
      </w:r>
    </w:p>
    <w:p w14:paraId="3637EE1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files.close()</w:t>
      </w:r>
    </w:p>
    <w:p w14:paraId="1AB4A59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#Loop through the list</w:t>
      </w:r>
    </w:p>
    <w:p w14:paraId="1F42750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x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infiles:</w:t>
      </w:r>
    </w:p>
    <w:p w14:paraId="538FF36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#Remove all enters at the back of the filename</w:t>
      </w:r>
    </w:p>
    <w:p w14:paraId="5479347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infile = x.strip()</w:t>
      </w:r>
    </w:p>
    <w:p w14:paraId="48DEC41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picture id, to save the tags with the same number as the picture</w:t>
      </w:r>
    </w:p>
    <w:p w14:paraId="2514D6A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#Example the name of the meta file is 123456789.xml so the id is 123456789</w:t>
      </w:r>
    </w:p>
    <w:p w14:paraId="2B7AD48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number = infile.split(</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22370F9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#Print a message</w:t>
      </w:r>
    </w:p>
    <w:p w14:paraId="355CD1B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"Collecting the tags of file %s"</w:t>
      </w:r>
      <w:r w:rsidRPr="0020749A">
        <w:rPr>
          <w:rFonts w:ascii="Menlo Regular" w:hAnsi="Menlo Regular" w:cs="Menlo Regular"/>
          <w:color w:val="000000"/>
          <w:sz w:val="22"/>
          <w:szCs w:val="22"/>
          <w:lang w:val="en-GB"/>
        </w:rPr>
        <w:t>%(infile)</w:t>
      </w:r>
    </w:p>
    <w:p w14:paraId="44E6417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#Open the meta data file in read mode</w:t>
      </w:r>
    </w:p>
    <w:p w14:paraId="506AEA0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open_file = open(infile,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w:t>
      </w:r>
    </w:p>
    <w:p w14:paraId="30A08F9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#Make a list of the meta data</w:t>
      </w:r>
    </w:p>
    <w:p w14:paraId="1AB1828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read_file = open_file.readlines()</w:t>
      </w:r>
    </w:p>
    <w:p w14:paraId="26E9336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#Try to find the tags</w:t>
      </w:r>
    </w:p>
    <w:p w14:paraId="5B65153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try</w:t>
      </w:r>
      <w:r w:rsidRPr="0020749A">
        <w:rPr>
          <w:rFonts w:ascii="Menlo Regular" w:hAnsi="Menlo Regular" w:cs="Menlo Regular"/>
          <w:color w:val="000000"/>
          <w:sz w:val="22"/>
          <w:szCs w:val="22"/>
          <w:lang w:val="en-GB"/>
        </w:rPr>
        <w:t>:</w:t>
      </w:r>
    </w:p>
    <w:p w14:paraId="4FEC887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'''One line befor the first tag you can find "/t&lt;tags&gt;\n"</w:t>
      </w:r>
    </w:p>
    <w:p w14:paraId="403B5B9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So the first tag will be the index of "/t&lt;tags&gt;\n" +1'''</w:t>
      </w:r>
    </w:p>
    <w:p w14:paraId="4035E2C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index of the first tag</w:t>
      </w:r>
    </w:p>
    <w:p w14:paraId="6E4A099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start = read_file.index(</w:t>
      </w:r>
      <w:r w:rsidRPr="0020749A">
        <w:rPr>
          <w:rFonts w:ascii="Menlo Regular" w:hAnsi="Menlo Regular" w:cs="Menlo Regular"/>
          <w:color w:val="C41A16"/>
          <w:sz w:val="22"/>
          <w:szCs w:val="22"/>
          <w:lang w:val="en-GB"/>
        </w:rPr>
        <w:t>"\t&lt;tags&gt;\n"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+1</w:t>
      </w:r>
    </w:p>
    <w:p w14:paraId="295DE3A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'''One line after the last tag you can find "\t&lt;/tags&gt;\n"</w:t>
      </w:r>
    </w:p>
    <w:p w14:paraId="11F27D5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C41A16"/>
          <w:sz w:val="22"/>
          <w:szCs w:val="22"/>
          <w:lang w:val="en-GB"/>
        </w:rPr>
        <w:t>So the last tag will be the index of "/t&lt;/tags&gt;\n" -1. Since a for-loop</w:t>
      </w:r>
    </w:p>
    <w:p w14:paraId="1EBE607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loops from start to end, EXCLUDING the end, you use the index of "/t&lt;/tags&gt;\n"'''</w:t>
      </w:r>
    </w:p>
    <w:p w14:paraId="0888BA5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index of the end of the tags</w:t>
      </w:r>
    </w:p>
    <w:p w14:paraId="006132B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end = read_file.index(</w:t>
      </w:r>
      <w:r w:rsidRPr="0020749A">
        <w:rPr>
          <w:rFonts w:ascii="Menlo Regular" w:hAnsi="Menlo Regular" w:cs="Menlo Regular"/>
          <w:color w:val="C41A16"/>
          <w:sz w:val="22"/>
          <w:szCs w:val="22"/>
          <w:lang w:val="en-GB"/>
        </w:rPr>
        <w:t>"\t&lt;/tags&gt;\n"</w:t>
      </w:r>
      <w:r w:rsidRPr="0020749A">
        <w:rPr>
          <w:rFonts w:ascii="Menlo Regular" w:hAnsi="Menlo Regular" w:cs="Menlo Regular"/>
          <w:color w:val="000000"/>
          <w:sz w:val="22"/>
          <w:szCs w:val="22"/>
          <w:lang w:val="en-GB"/>
        </w:rPr>
        <w:t>)</w:t>
      </w:r>
    </w:p>
    <w:p w14:paraId="2BE23B5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original name of the picture</w:t>
      </w:r>
    </w:p>
    <w:p w14:paraId="210A60C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title = read_file[</w:t>
      </w:r>
      <w:r w:rsidRPr="0020749A">
        <w:rPr>
          <w:rFonts w:ascii="Menlo Regular" w:hAnsi="Menlo Regular" w:cs="Menlo Regular"/>
          <w:color w:val="1C00CF"/>
          <w:sz w:val="22"/>
          <w:szCs w:val="22"/>
          <w:lang w:val="en-GB"/>
        </w:rPr>
        <w:t>2</w:t>
      </w:r>
      <w:r w:rsidRPr="0020749A">
        <w:rPr>
          <w:rFonts w:ascii="Menlo Regular" w:hAnsi="Menlo Regular" w:cs="Menlo Regular"/>
          <w:color w:val="000000"/>
          <w:sz w:val="22"/>
          <w:szCs w:val="22"/>
          <w:lang w:val="en-GB"/>
        </w:rPr>
        <w:t>].split(</w:t>
      </w:r>
      <w:r w:rsidRPr="0020749A">
        <w:rPr>
          <w:rFonts w:ascii="Menlo Regular" w:hAnsi="Menlo Regular" w:cs="Menlo Regular"/>
          <w:color w:val="C41A16"/>
          <w:sz w:val="22"/>
          <w:szCs w:val="22"/>
          <w:lang w:val="en-GB"/>
        </w:rPr>
        <w:t>"&gt;"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].split(</w:t>
      </w:r>
      <w:r w:rsidRPr="0020749A">
        <w:rPr>
          <w:rFonts w:ascii="Menlo Regular" w:hAnsi="Menlo Regular" w:cs="Menlo Regular"/>
          <w:color w:val="C41A16"/>
          <w:sz w:val="22"/>
          <w:szCs w:val="22"/>
          <w:lang w:val="en-GB"/>
        </w:rPr>
        <w:t>"&lt;"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2630808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#print title</w:t>
      </w:r>
    </w:p>
    <w:p w14:paraId="2DC0602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output name (using the id of the picture)</w:t>
      </w:r>
    </w:p>
    <w:p w14:paraId="4835F4E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out_name = </w:t>
      </w:r>
      <w:r w:rsidRPr="0020749A">
        <w:rPr>
          <w:rFonts w:ascii="Menlo Regular" w:hAnsi="Menlo Regular" w:cs="Menlo Regular"/>
          <w:color w:val="C41A16"/>
          <w:sz w:val="22"/>
          <w:szCs w:val="22"/>
          <w:lang w:val="en-GB"/>
        </w:rPr>
        <w:t>"%s_tags.txt"</w:t>
      </w:r>
      <w:r w:rsidRPr="0020749A">
        <w:rPr>
          <w:rFonts w:ascii="Menlo Regular" w:hAnsi="Menlo Regular" w:cs="Menlo Regular"/>
          <w:color w:val="000000"/>
          <w:sz w:val="22"/>
          <w:szCs w:val="22"/>
          <w:lang w:val="en-GB"/>
        </w:rPr>
        <w:t>%(number)</w:t>
      </w:r>
    </w:p>
    <w:p w14:paraId="59017DB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#Open the output file in write mode</w:t>
      </w:r>
    </w:p>
    <w:p w14:paraId="293FAA1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 = open(out_name, </w:t>
      </w:r>
      <w:r w:rsidRPr="0020749A">
        <w:rPr>
          <w:rFonts w:ascii="Menlo Regular" w:hAnsi="Menlo Regular" w:cs="Menlo Regular"/>
          <w:color w:val="1C00CF"/>
          <w:sz w:val="22"/>
          <w:szCs w:val="22"/>
          <w:lang w:val="en-GB"/>
        </w:rPr>
        <w:t>'w'</w:t>
      </w:r>
      <w:r w:rsidRPr="0020749A">
        <w:rPr>
          <w:rFonts w:ascii="Menlo Regular" w:hAnsi="Menlo Regular" w:cs="Menlo Regular"/>
          <w:color w:val="000000"/>
          <w:sz w:val="22"/>
          <w:szCs w:val="22"/>
          <w:lang w:val="en-GB"/>
        </w:rPr>
        <w:t>)</w:t>
      </w:r>
    </w:p>
    <w:p w14:paraId="0A6E314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"The tags will be saved in %s"</w:t>
      </w:r>
      <w:r w:rsidRPr="0020749A">
        <w:rPr>
          <w:rFonts w:ascii="Menlo Regular" w:hAnsi="Menlo Regular" w:cs="Menlo Regular"/>
          <w:color w:val="000000"/>
          <w:sz w:val="22"/>
          <w:szCs w:val="22"/>
          <w:lang w:val="en-GB"/>
        </w:rPr>
        <w:t>%(out_name)</w:t>
      </w:r>
    </w:p>
    <w:p w14:paraId="4065CF6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#Write the name of the picture and a white line to the output file</w:t>
      </w:r>
    </w:p>
    <w:p w14:paraId="1CD2955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#The title will always be the first line of the output file</w:t>
      </w:r>
    </w:p>
    <w:p w14:paraId="55B8B65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"%s\n\n"</w:t>
      </w:r>
      <w:r w:rsidRPr="0020749A">
        <w:rPr>
          <w:rFonts w:ascii="Menlo Regular" w:hAnsi="Menlo Regular" w:cs="Menlo Regular"/>
          <w:color w:val="000000"/>
          <w:sz w:val="22"/>
          <w:szCs w:val="22"/>
          <w:lang w:val="en-GB"/>
        </w:rPr>
        <w:t>%(title))</w:t>
      </w:r>
    </w:p>
    <w:p w14:paraId="2A37681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#Loop through the tags</w:t>
      </w:r>
    </w:p>
    <w:p w14:paraId="2AA02CD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y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range(start, end):</w:t>
      </w:r>
    </w:p>
    <w:p w14:paraId="5DE4233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#print read_file[y].strip().split(" ")[3].split('"')[1]</w:t>
      </w:r>
    </w:p>
    <w:p w14:paraId="142703C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#Write the text between &lt;tag&gt; and &lt;/tag&gt; to the output file</w:t>
      </w:r>
    </w:p>
    <w:p w14:paraId="37C83E6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output.write(read_file[y].strip().split(</w:t>
      </w:r>
      <w:r w:rsidRPr="0020749A">
        <w:rPr>
          <w:rFonts w:ascii="Menlo Regular" w:hAnsi="Menlo Regular" w:cs="Menlo Regular"/>
          <w:color w:val="C41A16"/>
          <w:sz w:val="22"/>
          <w:szCs w:val="22"/>
          <w:lang w:val="en-GB"/>
        </w:rPr>
        <w:t>" "</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3</w:t>
      </w:r>
      <w:r w:rsidRPr="0020749A">
        <w:rPr>
          <w:rFonts w:ascii="Menlo Regular" w:hAnsi="Menlo Regular" w:cs="Menlo Regular"/>
          <w:color w:val="000000"/>
          <w:sz w:val="22"/>
          <w:szCs w:val="22"/>
          <w:lang w:val="en-GB"/>
        </w:rPr>
        <w:t>].split(</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1810061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#Write an enter to the output file</w:t>
      </w:r>
    </w:p>
    <w:p w14:paraId="39C5503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61A2C42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the loop ends, close the output file</w:t>
      </w:r>
    </w:p>
    <w:p w14:paraId="3C4C60F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output.close()</w:t>
      </w:r>
    </w:p>
    <w:p w14:paraId="5930B82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'''If there are no tags, a ValueError arise. Except this Error and print</w:t>
      </w:r>
    </w:p>
    <w:p w14:paraId="3D16650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a message that the file has no tags'''</w:t>
      </w:r>
    </w:p>
    <w:p w14:paraId="1F2E666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except</w:t>
      </w:r>
      <w:r w:rsidRPr="0020749A">
        <w:rPr>
          <w:rFonts w:ascii="Menlo Regular" w:hAnsi="Menlo Regular" w:cs="Menlo Regular"/>
          <w:color w:val="000000"/>
          <w:sz w:val="22"/>
          <w:szCs w:val="22"/>
          <w:lang w:val="en-GB"/>
        </w:rPr>
        <w:t xml:space="preserve"> ValueError:</w:t>
      </w:r>
    </w:p>
    <w:p w14:paraId="521A70D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"%s has no tags"</w:t>
      </w:r>
      <w:r w:rsidRPr="0020749A">
        <w:rPr>
          <w:rFonts w:ascii="Menlo Regular" w:hAnsi="Menlo Regular" w:cs="Menlo Regular"/>
          <w:color w:val="000000"/>
          <w:sz w:val="22"/>
          <w:szCs w:val="22"/>
          <w:lang w:val="en-GB"/>
        </w:rPr>
        <w:t>%(infile)</w:t>
      </w:r>
    </w:p>
    <w:p w14:paraId="5B683E5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#Close the output file</w:t>
      </w:r>
    </w:p>
    <w:p w14:paraId="492BDBE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open_file.close()</w:t>
      </w:r>
    </w:p>
    <w:p w14:paraId="32A0206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#break</w:t>
      </w:r>
      <w:r w:rsidRPr="0020749A">
        <w:rPr>
          <w:rFonts w:ascii="Menlo Regular" w:hAnsi="Menlo Regular" w:cs="Menlo Regular"/>
          <w:color w:val="000000"/>
          <w:sz w:val="22"/>
          <w:szCs w:val="22"/>
          <w:lang w:val="en-GB"/>
        </w:rPr>
        <w:br w:type="page"/>
      </w:r>
    </w:p>
    <w:p w14:paraId="2DA6782C" w14:textId="665CE93A" w:rsidR="00715FE2" w:rsidRPr="0020749A" w:rsidRDefault="00715FE2" w:rsidP="00715FE2">
      <w:pPr>
        <w:pStyle w:val="Kop4"/>
        <w:numPr>
          <w:ilvl w:val="2"/>
          <w:numId w:val="1"/>
        </w:numPr>
        <w:rPr>
          <w:lang w:val="en-GB"/>
        </w:rPr>
      </w:pPr>
      <w:bookmarkStart w:id="161" w:name="_Toc260580295"/>
      <w:r w:rsidRPr="0020749A">
        <w:rPr>
          <w:lang w:val="en-GB"/>
        </w:rPr>
        <w:lastRenderedPageBreak/>
        <w:t>add_columns.py</w:t>
      </w:r>
      <w:bookmarkEnd w:id="161"/>
    </w:p>
    <w:p w14:paraId="2741A43B"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os</w:t>
      </w:r>
    </w:p>
    <w:p w14:paraId="1C46226F"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49A3BC3D"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#Collect all tsv files and save the names in files.txt</w:t>
      </w:r>
    </w:p>
    <w:p w14:paraId="297947AE"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os.system(</w:t>
      </w:r>
      <w:r w:rsidRPr="0020749A">
        <w:rPr>
          <w:rFonts w:ascii="Menlo Regular" w:hAnsi="Menlo Regular" w:cs="Menlo Regular"/>
          <w:color w:val="C41A16"/>
          <w:sz w:val="22"/>
          <w:szCs w:val="22"/>
          <w:lang w:val="en-GB"/>
        </w:rPr>
        <w:t>"ls | egrep '.tsv' &gt; files.txt"</w:t>
      </w:r>
      <w:r w:rsidRPr="0020749A">
        <w:rPr>
          <w:rFonts w:ascii="Menlo Regular" w:hAnsi="Menlo Regular" w:cs="Menlo Regular"/>
          <w:color w:val="000000"/>
          <w:sz w:val="22"/>
          <w:szCs w:val="22"/>
          <w:lang w:val="en-GB"/>
        </w:rPr>
        <w:t>)</w:t>
      </w:r>
    </w:p>
    <w:p w14:paraId="2CBF97AF"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4D2AD443"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#Read the names of the tsv files and save them as a list in python</w:t>
      </w:r>
    </w:p>
    <w:p w14:paraId="7F1DF750"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files = open(</w:t>
      </w:r>
      <w:r w:rsidRPr="0020749A">
        <w:rPr>
          <w:rFonts w:ascii="Menlo Regular" w:hAnsi="Menlo Regular" w:cs="Menlo Regular"/>
          <w:color w:val="C41A16"/>
          <w:sz w:val="22"/>
          <w:szCs w:val="22"/>
          <w:lang w:val="en-GB"/>
        </w:rPr>
        <w:t>"files.txt"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).readlines()</w:t>
      </w:r>
    </w:p>
    <w:p w14:paraId="3BA5A442"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5C9B5CE7"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#Create variables</w:t>
      </w:r>
    </w:p>
    <w:p w14:paraId="4F47FD75"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number = len(files)</w:t>
      </w:r>
    </w:p>
    <w:p w14:paraId="17D34ECB"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header = []</w:t>
      </w:r>
    </w:p>
    <w:p w14:paraId="20827AB2"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out = []</w:t>
      </w:r>
    </w:p>
    <w:p w14:paraId="48A9B3F0"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counter = </w:t>
      </w:r>
      <w:r w:rsidRPr="0020749A">
        <w:rPr>
          <w:rFonts w:ascii="Menlo Regular" w:hAnsi="Menlo Regular" w:cs="Menlo Regular"/>
          <w:color w:val="1C00CF"/>
          <w:sz w:val="22"/>
          <w:szCs w:val="22"/>
          <w:lang w:val="en-GB"/>
        </w:rPr>
        <w:t>0</w:t>
      </w:r>
    </w:p>
    <w:p w14:paraId="3168DDA6"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maxi = </w:t>
      </w:r>
      <w:r w:rsidRPr="0020749A">
        <w:rPr>
          <w:rFonts w:ascii="Menlo Regular" w:hAnsi="Menlo Regular" w:cs="Menlo Regular"/>
          <w:color w:val="1C00CF"/>
          <w:sz w:val="22"/>
          <w:szCs w:val="22"/>
          <w:lang w:val="en-GB"/>
        </w:rPr>
        <w:t>0</w:t>
      </w:r>
    </w:p>
    <w:p w14:paraId="1F0BEC85"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#Get the path working directory</w:t>
      </w:r>
    </w:p>
    <w:p w14:paraId="277D5B2C"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path = os.path.dirname(os.path.realpath(</w:t>
      </w:r>
      <w:r w:rsidRPr="0020749A">
        <w:rPr>
          <w:rFonts w:ascii="Menlo Regular" w:hAnsi="Menlo Regular" w:cs="Menlo Regular"/>
          <w:color w:val="C41A16"/>
          <w:sz w:val="22"/>
          <w:szCs w:val="22"/>
          <w:lang w:val="en-GB"/>
        </w:rPr>
        <w:t>"add_columns.py"</w:t>
      </w:r>
      <w:r w:rsidRPr="0020749A">
        <w:rPr>
          <w:rFonts w:ascii="Menlo Regular" w:hAnsi="Menlo Regular" w:cs="Menlo Regular"/>
          <w:color w:val="000000"/>
          <w:sz w:val="22"/>
          <w:szCs w:val="22"/>
          <w:lang w:val="en-GB"/>
        </w:rPr>
        <w:t>))</w:t>
      </w:r>
    </w:p>
    <w:p w14:paraId="0F1F6AF3"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#The output file for the lenght will named as the directory</w:t>
      </w:r>
    </w:p>
    <w:p w14:paraId="43569616"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file = path.split(</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C41A16"/>
          <w:sz w:val="22"/>
          <w:szCs w:val="22"/>
          <w:lang w:val="en-GB"/>
        </w:rPr>
        <w:t>".txt"</w:t>
      </w:r>
    </w:p>
    <w:p w14:paraId="6BC8B177"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lenght = open(file, </w:t>
      </w:r>
      <w:r w:rsidRPr="0020749A">
        <w:rPr>
          <w:rFonts w:ascii="Menlo Regular" w:hAnsi="Menlo Regular" w:cs="Menlo Regular"/>
          <w:color w:val="1C00CF"/>
          <w:sz w:val="22"/>
          <w:szCs w:val="22"/>
          <w:lang w:val="en-GB"/>
        </w:rPr>
        <w:t>'w'</w:t>
      </w:r>
      <w:r w:rsidRPr="0020749A">
        <w:rPr>
          <w:rFonts w:ascii="Menlo Regular" w:hAnsi="Menlo Regular" w:cs="Menlo Regular"/>
          <w:color w:val="000000"/>
          <w:sz w:val="22"/>
          <w:szCs w:val="22"/>
          <w:lang w:val="en-GB"/>
        </w:rPr>
        <w:t>)</w:t>
      </w:r>
    </w:p>
    <w:p w14:paraId="0D4D1C84"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624BB836"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#add information to the output lists</w:t>
      </w:r>
    </w:p>
    <w:p w14:paraId="0DE6DBAB"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q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range(number):</w:t>
      </w:r>
    </w:p>
    <w:p w14:paraId="6C85DFBF"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out.append(</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66E59E2B"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header.append(</w:t>
      </w:r>
      <w:r w:rsidRPr="0020749A">
        <w:rPr>
          <w:rFonts w:ascii="Menlo Regular" w:hAnsi="Menlo Regular" w:cs="Menlo Regular"/>
          <w:color w:val="C41A16"/>
          <w:sz w:val="22"/>
          <w:szCs w:val="22"/>
          <w:lang w:val="en-GB"/>
        </w:rPr>
        <w:t>"C%s"</w:t>
      </w:r>
      <w:r w:rsidRPr="0020749A">
        <w:rPr>
          <w:rFonts w:ascii="Menlo Regular" w:hAnsi="Menlo Regular" w:cs="Menlo Regular"/>
          <w:color w:val="000000"/>
          <w:sz w:val="22"/>
          <w:szCs w:val="22"/>
          <w:lang w:val="en-GB"/>
        </w:rPr>
        <w:t>%(q</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11F1B429"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009948E3"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#Loop through the list of files</w:t>
      </w:r>
    </w:p>
    <w:p w14:paraId="138DE497"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x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range(number):</w:t>
      </w:r>
    </w:p>
    <w:p w14:paraId="45872A35"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#print "file:", files[x].strip()</w:t>
      </w:r>
    </w:p>
    <w:p w14:paraId="6D6AFED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#Create an output file</w:t>
      </w:r>
    </w:p>
    <w:p w14:paraId="3CBE8C1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y = files[x].strip()</w:t>
      </w:r>
    </w:p>
    <w:p w14:paraId="751030A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name = y.split(</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C41A16"/>
          <w:sz w:val="22"/>
          <w:szCs w:val="22"/>
          <w:lang w:val="en-GB"/>
        </w:rPr>
        <w:t>"_new.tsv"</w:t>
      </w:r>
    </w:p>
    <w:p w14:paraId="09268322"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 = open(name, </w:t>
      </w:r>
      <w:r w:rsidRPr="0020749A">
        <w:rPr>
          <w:rFonts w:ascii="Menlo Regular" w:hAnsi="Menlo Regular" w:cs="Menlo Regular"/>
          <w:color w:val="1C00CF"/>
          <w:sz w:val="22"/>
          <w:szCs w:val="22"/>
          <w:lang w:val="en-GB"/>
        </w:rPr>
        <w:t>'a'</w:t>
      </w:r>
      <w:r w:rsidRPr="0020749A">
        <w:rPr>
          <w:rFonts w:ascii="Menlo Regular" w:hAnsi="Menlo Regular" w:cs="Menlo Regular"/>
          <w:color w:val="000000"/>
          <w:sz w:val="22"/>
          <w:szCs w:val="22"/>
          <w:lang w:val="en-GB"/>
        </w:rPr>
        <w:t>)</w:t>
      </w:r>
    </w:p>
    <w:p w14:paraId="25815F88"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#Read the content of the file, save it as a list</w:t>
      </w:r>
    </w:p>
    <w:p w14:paraId="6F3AB660"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z = open(y,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).readlines()</w:t>
      </w:r>
    </w:p>
    <w:p w14:paraId="3A737623"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#Loop through the list of content</w:t>
      </w:r>
    </w:p>
    <w:p w14:paraId="7A8800E4"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a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range(len(z)):</w:t>
      </w:r>
    </w:p>
    <w:p w14:paraId="4E972569"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#Create variables, b is the content list, i is the output list</w:t>
      </w:r>
    </w:p>
    <w:p w14:paraId="17830D48"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b = z[a].split(</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w:t>
      </w:r>
    </w:p>
    <w:p w14:paraId="19A1385C"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b</w:t>
      </w:r>
    </w:p>
    <w:p w14:paraId="58FBD38C"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a is 0, it is the header</w:t>
      </w:r>
    </w:p>
    <w:p w14:paraId="4FEF8F8E"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a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3463116E"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#Add the header list to the output list</w:t>
      </w:r>
    </w:p>
    <w:p w14:paraId="57A0707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c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range(number):</w:t>
      </w:r>
    </w:p>
    <w:p w14:paraId="410683D4"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i.append(header[c])</w:t>
      </w:r>
    </w:p>
    <w:p w14:paraId="31FC419F"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#Write the content of the output list to the output file</w:t>
      </w:r>
    </w:p>
    <w:p w14:paraId="356E2FED"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d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i:</w:t>
      </w:r>
    </w:p>
    <w:p w14:paraId="5F3175A8"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output.write(d.strip() + </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w:t>
      </w:r>
    </w:p>
    <w:p w14:paraId="077B90B7"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#After looping through the output list write an enter to the output file.</w:t>
      </w:r>
    </w:p>
    <w:p w14:paraId="2A6B786D"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77F7AD0F"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a is not 0 it is a normal line</w:t>
      </w:r>
    </w:p>
    <w:p w14:paraId="73B712E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515C3A72"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the counter (=file number) is equal to x, column x gets an 1</w:t>
      </w:r>
    </w:p>
    <w:p w14:paraId="5A3B193B"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counter == x:</w:t>
      </w:r>
    </w:p>
    <w:p w14:paraId="2843C2E7"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out[x] = </w:t>
      </w:r>
      <w:r w:rsidRPr="0020749A">
        <w:rPr>
          <w:rFonts w:ascii="Menlo Regular" w:hAnsi="Menlo Regular" w:cs="Menlo Regular"/>
          <w:color w:val="1C00CF"/>
          <w:sz w:val="22"/>
          <w:szCs w:val="22"/>
          <w:lang w:val="en-GB"/>
        </w:rPr>
        <w:t>1</w:t>
      </w:r>
    </w:p>
    <w:p w14:paraId="4A98E2EC"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007400"/>
          <w:sz w:val="22"/>
          <w:szCs w:val="22"/>
          <w:lang w:val="en-GB"/>
        </w:rPr>
        <w:t>#Otherwise it keeps a 0</w:t>
      </w:r>
    </w:p>
    <w:p w14:paraId="66464AC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31AEB1D8"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pass</w:t>
      </w:r>
    </w:p>
    <w:p w14:paraId="15E97C3F"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#Change the last column (=catagory) from a zero with an enter to a zero without an enter</w:t>
      </w:r>
    </w:p>
    <w:p w14:paraId="39502905"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1C00CF"/>
          <w:sz w:val="22"/>
          <w:szCs w:val="22"/>
          <w:lang w:val="en-GB"/>
        </w:rPr>
        <w:t>0</w:t>
      </w:r>
    </w:p>
    <w:p w14:paraId="53427E2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#Add the list of 0's (and 1's for column x == counter) to the output list</w:t>
      </w:r>
    </w:p>
    <w:p w14:paraId="38EDA59C"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f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range(number):</w:t>
      </w:r>
    </w:p>
    <w:p w14:paraId="0FF7218C"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i.append(out[f])</w:t>
      </w:r>
    </w:p>
    <w:p w14:paraId="16CEC377"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#Write the contentn of the output list to the output file</w:t>
      </w:r>
    </w:p>
    <w:p w14:paraId="152D6A46"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g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i:</w:t>
      </w:r>
    </w:p>
    <w:p w14:paraId="0A52C232"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"%s\t"</w:t>
      </w:r>
      <w:r w:rsidRPr="0020749A">
        <w:rPr>
          <w:rFonts w:ascii="Menlo Regular" w:hAnsi="Menlo Regular" w:cs="Menlo Regular"/>
          <w:color w:val="000000"/>
          <w:sz w:val="22"/>
          <w:szCs w:val="22"/>
          <w:lang w:val="en-GB"/>
        </w:rPr>
        <w:t xml:space="preserve"> %(g))</w:t>
      </w:r>
    </w:p>
    <w:p w14:paraId="23F0A593"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#After looping through the output list write an entr to the output file.</w:t>
      </w:r>
    </w:p>
    <w:p w14:paraId="620CAEB9"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1B97E380"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#print "lengte: ", len(i)</w:t>
      </w:r>
    </w:p>
    <w:p w14:paraId="2CFF556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#Search to the hights number of columns</w:t>
      </w:r>
    </w:p>
    <w:p w14:paraId="5A7B46B3"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maxi &lt; len(i):</w:t>
      </w:r>
    </w:p>
    <w:p w14:paraId="46542069"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maxi = len(i)</w:t>
      </w:r>
    </w:p>
    <w:p w14:paraId="246C3EC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#Set the column with 1 back to 0 for the next file</w:t>
      </w:r>
    </w:p>
    <w:p w14:paraId="67B02716"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out[x] = </w:t>
      </w:r>
      <w:r w:rsidRPr="0020749A">
        <w:rPr>
          <w:rFonts w:ascii="Menlo Regular" w:hAnsi="Menlo Regular" w:cs="Menlo Regular"/>
          <w:color w:val="1C00CF"/>
          <w:sz w:val="22"/>
          <w:szCs w:val="22"/>
          <w:lang w:val="en-GB"/>
        </w:rPr>
        <w:t>0</w:t>
      </w:r>
    </w:p>
    <w:p w14:paraId="6BD860F0"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#Add 1 to the counter.</w:t>
      </w:r>
    </w:p>
    <w:p w14:paraId="670BD13E"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counter += </w:t>
      </w:r>
      <w:r w:rsidRPr="0020749A">
        <w:rPr>
          <w:rFonts w:ascii="Menlo Regular" w:hAnsi="Menlo Regular" w:cs="Menlo Regular"/>
          <w:color w:val="1C00CF"/>
          <w:sz w:val="22"/>
          <w:szCs w:val="22"/>
          <w:lang w:val="en-GB"/>
        </w:rPr>
        <w:t>1</w:t>
      </w:r>
    </w:p>
    <w:p w14:paraId="4B6733AE"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#os.system("rm %s"%(y))</w:t>
      </w:r>
    </w:p>
    <w:p w14:paraId="5136733A"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30EF49D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#Close the output file</w:t>
      </w:r>
    </w:p>
    <w:p w14:paraId="66EFB748"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output.close()</w:t>
      </w:r>
    </w:p>
    <w:p w14:paraId="155735A0"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#Remove the temporary file</w:t>
      </w:r>
    </w:p>
    <w:p w14:paraId="4DB10740"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os.system(</w:t>
      </w:r>
      <w:r w:rsidRPr="0020749A">
        <w:rPr>
          <w:rFonts w:ascii="Menlo Regular" w:hAnsi="Menlo Regular" w:cs="Menlo Regular"/>
          <w:color w:val="C41A16"/>
          <w:sz w:val="22"/>
          <w:szCs w:val="22"/>
          <w:lang w:val="en-GB"/>
        </w:rPr>
        <w:t>"rm files.txt"</w:t>
      </w:r>
      <w:r w:rsidRPr="0020749A">
        <w:rPr>
          <w:rFonts w:ascii="Menlo Regular" w:hAnsi="Menlo Regular" w:cs="Menlo Regular"/>
          <w:color w:val="000000"/>
          <w:sz w:val="22"/>
          <w:szCs w:val="22"/>
          <w:lang w:val="en-GB"/>
        </w:rPr>
        <w:t>)</w:t>
      </w:r>
    </w:p>
    <w:p w14:paraId="1B701112"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"Maxi:", maxi</w:t>
      </w:r>
    </w:p>
    <w:p w14:paraId="354BABD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#Writhe the highest number of columns to the lenght output file</w:t>
      </w:r>
    </w:p>
    <w:p w14:paraId="330B4752"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lenght.write(</w:t>
      </w:r>
      <w:r w:rsidRPr="0020749A">
        <w:rPr>
          <w:rFonts w:ascii="Menlo Regular" w:hAnsi="Menlo Regular" w:cs="Menlo Regular"/>
          <w:color w:val="C41A16"/>
          <w:sz w:val="22"/>
          <w:szCs w:val="22"/>
          <w:lang w:val="en-GB"/>
        </w:rPr>
        <w:t>"%s"</w:t>
      </w:r>
      <w:r w:rsidRPr="0020749A">
        <w:rPr>
          <w:rFonts w:ascii="Menlo Regular" w:hAnsi="Menlo Regular" w:cs="Menlo Regular"/>
          <w:color w:val="000000"/>
          <w:sz w:val="22"/>
          <w:szCs w:val="22"/>
          <w:lang w:val="en-GB"/>
        </w:rPr>
        <w:t>% (maxi))</w:t>
      </w:r>
    </w:p>
    <w:p w14:paraId="52BBD8D3"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#Close the lenght output file</w:t>
      </w:r>
    </w:p>
    <w:p w14:paraId="0B79EDCC"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lenght.close()</w:t>
      </w:r>
    </w:p>
    <w:p w14:paraId="5FA46819"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#Move the output file out the Flower directory</w:t>
      </w:r>
    </w:p>
    <w:p w14:paraId="52557AEF" w14:textId="3668C06C" w:rsidR="00715FE2" w:rsidRPr="0020749A" w:rsidRDefault="008B7B49" w:rsidP="00715FE2">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os.system(</w:t>
      </w:r>
      <w:r w:rsidRPr="0020749A">
        <w:rPr>
          <w:rFonts w:ascii="Menlo Regular" w:hAnsi="Menlo Regular" w:cs="Menlo Regular"/>
          <w:color w:val="C41A16"/>
          <w:sz w:val="22"/>
          <w:szCs w:val="22"/>
          <w:lang w:val="en-GB"/>
        </w:rPr>
        <w:t>"mv %s ../"</w:t>
      </w:r>
      <w:r w:rsidRPr="0020749A">
        <w:rPr>
          <w:rFonts w:ascii="Menlo Regular" w:hAnsi="Menlo Regular" w:cs="Menlo Regular"/>
          <w:color w:val="000000"/>
          <w:sz w:val="22"/>
          <w:szCs w:val="22"/>
          <w:lang w:val="en-GB"/>
        </w:rPr>
        <w:t>%(file))</w:t>
      </w:r>
      <w:r w:rsidR="00715FE2" w:rsidRPr="0020749A">
        <w:rPr>
          <w:rFonts w:ascii="Menlo Regular" w:hAnsi="Menlo Regular" w:cs="Menlo Regular"/>
          <w:color w:val="000000"/>
          <w:sz w:val="22"/>
          <w:szCs w:val="22"/>
          <w:lang w:val="en-GB"/>
        </w:rPr>
        <w:br w:type="page"/>
      </w:r>
    </w:p>
    <w:p w14:paraId="156C4D95" w14:textId="24F71286" w:rsidR="00715FE2" w:rsidRPr="0020749A" w:rsidRDefault="00715FE2" w:rsidP="00715FE2">
      <w:pPr>
        <w:pStyle w:val="Kop4"/>
        <w:numPr>
          <w:ilvl w:val="2"/>
          <w:numId w:val="1"/>
        </w:numPr>
        <w:rPr>
          <w:lang w:val="en-GB"/>
        </w:rPr>
      </w:pPr>
      <w:bookmarkStart w:id="162" w:name="_Toc260580296"/>
      <w:r w:rsidRPr="0020749A">
        <w:rPr>
          <w:lang w:val="en-GB"/>
        </w:rPr>
        <w:lastRenderedPageBreak/>
        <w:t>combine_files.py</w:t>
      </w:r>
      <w:bookmarkEnd w:id="162"/>
    </w:p>
    <w:p w14:paraId="30F6DCA6"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os</w:t>
      </w:r>
    </w:p>
    <w:p w14:paraId="097B8CD2"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p>
    <w:p w14:paraId="63D616D3"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#Save all tsv files created with add_columns.py in files.txt</w:t>
      </w:r>
    </w:p>
    <w:p w14:paraId="273681E2"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os.system(</w:t>
      </w:r>
      <w:r w:rsidRPr="0020749A">
        <w:rPr>
          <w:rFonts w:ascii="Menlo Regular" w:hAnsi="Menlo Regular" w:cs="Menlo Regular"/>
          <w:color w:val="C41A16"/>
          <w:sz w:val="22"/>
          <w:szCs w:val="22"/>
          <w:lang w:val="en-GB"/>
        </w:rPr>
        <w:t>"ls | egrep 'new' &gt; files.txt"</w:t>
      </w:r>
      <w:r w:rsidRPr="0020749A">
        <w:rPr>
          <w:rFonts w:ascii="Menlo Regular" w:hAnsi="Menlo Regular" w:cs="Menlo Regular"/>
          <w:color w:val="000000"/>
          <w:sz w:val="22"/>
          <w:szCs w:val="22"/>
          <w:lang w:val="en-GB"/>
        </w:rPr>
        <w:t>)</w:t>
      </w:r>
    </w:p>
    <w:p w14:paraId="71217DC9"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p>
    <w:p w14:paraId="2CE37B30"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#Read the content of files.txt and save it as a list</w:t>
      </w:r>
    </w:p>
    <w:p w14:paraId="2DF99AF5"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files = open(</w:t>
      </w:r>
      <w:r w:rsidRPr="0020749A">
        <w:rPr>
          <w:rFonts w:ascii="Menlo Regular" w:hAnsi="Menlo Regular" w:cs="Menlo Regular"/>
          <w:color w:val="1C00CF"/>
          <w:sz w:val="22"/>
          <w:szCs w:val="22"/>
          <w:lang w:val="en-GB"/>
        </w:rPr>
        <w:t>'files.txt'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).readlines()</w:t>
      </w:r>
    </w:p>
    <w:p w14:paraId="5BBA7D86"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p>
    <w:p w14:paraId="1C6E5353"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#Create variables</w:t>
      </w:r>
    </w:p>
    <w:p w14:paraId="4F7F623B"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number = len(files)</w:t>
      </w:r>
    </w:p>
    <w:p w14:paraId="64E84B6C"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counter = </w:t>
      </w:r>
      <w:r w:rsidRPr="0020749A">
        <w:rPr>
          <w:rFonts w:ascii="Menlo Regular" w:hAnsi="Menlo Regular" w:cs="Menlo Regular"/>
          <w:color w:val="1C00CF"/>
          <w:sz w:val="22"/>
          <w:szCs w:val="22"/>
          <w:lang w:val="en-GB"/>
        </w:rPr>
        <w:t>0</w:t>
      </w:r>
    </w:p>
    <w:p w14:paraId="3EA24DD8"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#Get the path working directory</w:t>
      </w:r>
    </w:p>
    <w:p w14:paraId="7391289D"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paht = os.path.dirname(os.path.realpath(</w:t>
      </w:r>
      <w:r w:rsidRPr="0020749A">
        <w:rPr>
          <w:rFonts w:ascii="Menlo Regular" w:hAnsi="Menlo Regular" w:cs="Menlo Regular"/>
          <w:color w:val="C41A16"/>
          <w:sz w:val="22"/>
          <w:szCs w:val="22"/>
          <w:lang w:val="en-GB"/>
        </w:rPr>
        <w:t>"combine_files.py"</w:t>
      </w:r>
      <w:r w:rsidRPr="0020749A">
        <w:rPr>
          <w:rFonts w:ascii="Menlo Regular" w:hAnsi="Menlo Regular" w:cs="Menlo Regular"/>
          <w:color w:val="000000"/>
          <w:sz w:val="22"/>
          <w:szCs w:val="22"/>
          <w:lang w:val="en-GB"/>
        </w:rPr>
        <w:t>))</w:t>
      </w:r>
    </w:p>
    <w:p w14:paraId="22D00460"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#The output file will named as the directory</w:t>
      </w:r>
    </w:p>
    <w:p w14:paraId="21449BBC"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name = paht.split(</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C41A16"/>
          <w:sz w:val="22"/>
          <w:szCs w:val="22"/>
          <w:lang w:val="en-GB"/>
        </w:rPr>
        <w:t>".tsv"</w:t>
      </w:r>
    </w:p>
    <w:p w14:paraId="6017525D"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name</w:t>
      </w:r>
    </w:p>
    <w:p w14:paraId="79BF962B"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output = open(name, </w:t>
      </w:r>
      <w:r w:rsidRPr="0020749A">
        <w:rPr>
          <w:rFonts w:ascii="Menlo Regular" w:hAnsi="Menlo Regular" w:cs="Menlo Regular"/>
          <w:color w:val="1C00CF"/>
          <w:sz w:val="22"/>
          <w:szCs w:val="22"/>
          <w:lang w:val="en-GB"/>
        </w:rPr>
        <w:t>'a'</w:t>
      </w:r>
      <w:r w:rsidRPr="0020749A">
        <w:rPr>
          <w:rFonts w:ascii="Menlo Regular" w:hAnsi="Menlo Regular" w:cs="Menlo Regular"/>
          <w:color w:val="000000"/>
          <w:sz w:val="22"/>
          <w:szCs w:val="22"/>
          <w:lang w:val="en-GB"/>
        </w:rPr>
        <w:t>)</w:t>
      </w:r>
    </w:p>
    <w:p w14:paraId="45F0EE66"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p>
    <w:p w14:paraId="46F6A5C8"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#Loop through the files list</w:t>
      </w:r>
    </w:p>
    <w:p w14:paraId="7F42C49E"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x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range(number):</w:t>
      </w:r>
    </w:p>
    <w:p w14:paraId="3F7DCEDE"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y = files[x].strip()</w:t>
      </w:r>
    </w:p>
    <w:p w14:paraId="58760306"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#print "file:", y</w:t>
      </w:r>
    </w:p>
    <w:p w14:paraId="425ED7FE"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#Read the content of the file, save it as a list.</w:t>
      </w:r>
    </w:p>
    <w:p w14:paraId="4B910ACE"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z = open(y,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).readlines()</w:t>
      </w:r>
    </w:p>
    <w:p w14:paraId="16587162"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#Loop through the lines</w:t>
      </w:r>
    </w:p>
    <w:p w14:paraId="5A026955"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a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range(len(z)):</w:t>
      </w:r>
    </w:p>
    <w:p w14:paraId="298FCC94"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#create a list, every columns is an entry of the list</w:t>
      </w:r>
    </w:p>
    <w:p w14:paraId="0CA8166C"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b = z[a].split(</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w:t>
      </w:r>
    </w:p>
    <w:p w14:paraId="2770D9BE"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counter is 0, this is the first file.</w:t>
      </w:r>
    </w:p>
    <w:p w14:paraId="2F5E23D1"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counter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4990E1F1"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#The whole content of the file is written to the output file</w:t>
      </w:r>
    </w:p>
    <w:p w14:paraId="5638AC4C"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d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b:</w:t>
      </w:r>
    </w:p>
    <w:p w14:paraId="5736BFF7"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output.write(d.strip() + </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w:t>
      </w:r>
    </w:p>
    <w:p w14:paraId="6A6F5732"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#After looping through the content, write an enter</w:t>
      </w:r>
    </w:p>
    <w:p w14:paraId="4C710BA7"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27D8F47D"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counter isn't 0, it is not the first file</w:t>
      </w:r>
    </w:p>
    <w:p w14:paraId="49282BB0"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2520D555"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a is 0 it is the header</w:t>
      </w:r>
    </w:p>
    <w:p w14:paraId="77A4E1E9"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a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0B7BA527"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#The header will not be written to the output file, because it is already there</w:t>
      </w:r>
    </w:p>
    <w:p w14:paraId="217B863D"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pass</w:t>
      </w:r>
    </w:p>
    <w:p w14:paraId="1AD98710"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a isn't 0 it is not the header</w:t>
      </w:r>
    </w:p>
    <w:p w14:paraId="261F2D6E"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151EACC8"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#The content will be written to the output file</w:t>
      </w:r>
    </w:p>
    <w:p w14:paraId="54D723A3"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d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b:</w:t>
      </w:r>
    </w:p>
    <w:p w14:paraId="5C7EF9C8"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output.write(d.strip() + </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w:t>
      </w:r>
    </w:p>
    <w:p w14:paraId="0E415822"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#After looping through the content, write an enter to the output file.</w:t>
      </w:r>
    </w:p>
    <w:p w14:paraId="7BDEC818"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2CAF4651"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#Add 1 to the counter</w:t>
      </w:r>
    </w:p>
    <w:p w14:paraId="5B29662B"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counter += </w:t>
      </w:r>
      <w:r w:rsidRPr="0020749A">
        <w:rPr>
          <w:rFonts w:ascii="Menlo Regular" w:hAnsi="Menlo Regular" w:cs="Menlo Regular"/>
          <w:color w:val="1C00CF"/>
          <w:sz w:val="22"/>
          <w:szCs w:val="22"/>
          <w:lang w:val="en-GB"/>
        </w:rPr>
        <w:t>1</w:t>
      </w:r>
    </w:p>
    <w:p w14:paraId="5E416A2B"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#os.system("rm %s"%(y))</w:t>
      </w:r>
    </w:p>
    <w:p w14:paraId="0E92D8B4"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#Close the output file</w:t>
      </w:r>
    </w:p>
    <w:p w14:paraId="32902624"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output.close()</w:t>
      </w:r>
    </w:p>
    <w:p w14:paraId="5F14081F"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#Remove the temporary files.txt file</w:t>
      </w:r>
    </w:p>
    <w:p w14:paraId="1E886D52"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os.system(</w:t>
      </w:r>
      <w:r w:rsidRPr="0020749A">
        <w:rPr>
          <w:rFonts w:ascii="Menlo Regular" w:hAnsi="Menlo Regular" w:cs="Menlo Regular"/>
          <w:color w:val="C41A16"/>
          <w:sz w:val="22"/>
          <w:szCs w:val="22"/>
          <w:lang w:val="en-GB"/>
        </w:rPr>
        <w:t>"rm files.txt"</w:t>
      </w:r>
      <w:r w:rsidRPr="0020749A">
        <w:rPr>
          <w:rFonts w:ascii="Menlo Regular" w:hAnsi="Menlo Regular" w:cs="Menlo Regular"/>
          <w:color w:val="000000"/>
          <w:sz w:val="22"/>
          <w:szCs w:val="22"/>
          <w:lang w:val="en-GB"/>
        </w:rPr>
        <w:t>)</w:t>
      </w:r>
    </w:p>
    <w:p w14:paraId="72D6B761"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#Move the output file out of the Flower directory</w:t>
      </w:r>
    </w:p>
    <w:p w14:paraId="358E60C4" w14:textId="3FA7754E" w:rsidR="00715FE2" w:rsidRPr="0020749A" w:rsidRDefault="00EA7D10" w:rsidP="00715FE2">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os.system(</w:t>
      </w:r>
      <w:r w:rsidRPr="0020749A">
        <w:rPr>
          <w:rFonts w:ascii="Menlo Regular" w:hAnsi="Menlo Regular" w:cs="Menlo Regular"/>
          <w:color w:val="C41A16"/>
          <w:sz w:val="22"/>
          <w:szCs w:val="22"/>
          <w:lang w:val="en-GB"/>
        </w:rPr>
        <w:t>"mv %s ../"</w:t>
      </w:r>
      <w:r w:rsidRPr="0020749A">
        <w:rPr>
          <w:rFonts w:ascii="Menlo Regular" w:hAnsi="Menlo Regular" w:cs="Menlo Regular"/>
          <w:color w:val="000000"/>
          <w:sz w:val="22"/>
          <w:szCs w:val="22"/>
          <w:lang w:val="en-GB"/>
        </w:rPr>
        <w:t>%(name))</w:t>
      </w:r>
      <w:r w:rsidR="00715FE2" w:rsidRPr="0020749A">
        <w:rPr>
          <w:rFonts w:ascii="Menlo Regular" w:hAnsi="Menlo Regular" w:cs="Menlo Regular"/>
          <w:color w:val="000000"/>
          <w:sz w:val="22"/>
          <w:szCs w:val="22"/>
          <w:lang w:val="en-GB"/>
        </w:rPr>
        <w:br w:type="page"/>
      </w:r>
    </w:p>
    <w:p w14:paraId="2F527A86" w14:textId="0F5258B6" w:rsidR="00715FE2" w:rsidRPr="0020749A" w:rsidRDefault="00715FE2" w:rsidP="00715FE2">
      <w:pPr>
        <w:pStyle w:val="Kop4"/>
        <w:numPr>
          <w:ilvl w:val="2"/>
          <w:numId w:val="1"/>
        </w:numPr>
        <w:rPr>
          <w:lang w:val="en-GB"/>
        </w:rPr>
      </w:pPr>
      <w:bookmarkStart w:id="163" w:name="_Toc260580297"/>
      <w:r w:rsidRPr="0020749A">
        <w:rPr>
          <w:lang w:val="en-GB"/>
        </w:rPr>
        <w:lastRenderedPageBreak/>
        <w:t>complete_columns.py</w:t>
      </w:r>
      <w:bookmarkEnd w:id="163"/>
    </w:p>
    <w:p w14:paraId="69255380"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os</w:t>
      </w:r>
    </w:p>
    <w:p w14:paraId="5801564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4658AB07"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#Save a list of the length files in len_files</w:t>
      </w:r>
    </w:p>
    <w:p w14:paraId="52A60A54"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os.system(</w:t>
      </w:r>
      <w:r w:rsidRPr="0020749A">
        <w:rPr>
          <w:rFonts w:ascii="Menlo Regular" w:hAnsi="Menlo Regular" w:cs="Menlo Regular"/>
          <w:color w:val="C41A16"/>
          <w:sz w:val="22"/>
          <w:szCs w:val="22"/>
          <w:lang w:val="en-GB"/>
        </w:rPr>
        <w:t>"ls | egrep '.txt' &gt; len_files"</w:t>
      </w:r>
      <w:r w:rsidRPr="0020749A">
        <w:rPr>
          <w:rFonts w:ascii="Menlo Regular" w:hAnsi="Menlo Regular" w:cs="Menlo Regular"/>
          <w:color w:val="000000"/>
          <w:sz w:val="22"/>
          <w:szCs w:val="22"/>
          <w:lang w:val="en-GB"/>
        </w:rPr>
        <w:t>)</w:t>
      </w:r>
    </w:p>
    <w:p w14:paraId="46E709B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286D6D9B"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#Read the content of len_files and save it as a list</w:t>
      </w:r>
    </w:p>
    <w:p w14:paraId="091293E7"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len_files = open(</w:t>
      </w:r>
      <w:r w:rsidRPr="0020749A">
        <w:rPr>
          <w:rFonts w:ascii="Menlo Regular" w:hAnsi="Menlo Regular" w:cs="Menlo Regular"/>
          <w:color w:val="1C00CF"/>
          <w:sz w:val="22"/>
          <w:szCs w:val="22"/>
          <w:lang w:val="en-GB"/>
        </w:rPr>
        <w:t>'len_files'</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).readlines()</w:t>
      </w:r>
    </w:p>
    <w:p w14:paraId="28C0A810"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01FC288F"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#Create variables</w:t>
      </w:r>
    </w:p>
    <w:p w14:paraId="41ACB903"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name_list = []</w:t>
      </w:r>
    </w:p>
    <w:p w14:paraId="1A427160"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names = []</w:t>
      </w:r>
    </w:p>
    <w:p w14:paraId="02042CB9"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max = </w:t>
      </w:r>
      <w:r w:rsidRPr="0020749A">
        <w:rPr>
          <w:rFonts w:ascii="Menlo Regular" w:hAnsi="Menlo Regular" w:cs="Menlo Regular"/>
          <w:color w:val="1C00CF"/>
          <w:sz w:val="22"/>
          <w:szCs w:val="22"/>
          <w:lang w:val="en-GB"/>
        </w:rPr>
        <w:t>0</w:t>
      </w:r>
    </w:p>
    <w:p w14:paraId="75345533"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infile = </w:t>
      </w:r>
      <w:r w:rsidRPr="0020749A">
        <w:rPr>
          <w:rFonts w:ascii="Menlo Regular" w:hAnsi="Menlo Regular" w:cs="Menlo Regular"/>
          <w:color w:val="1C00CF"/>
          <w:sz w:val="22"/>
          <w:szCs w:val="22"/>
          <w:lang w:val="en-GB"/>
        </w:rPr>
        <w:t>''</w:t>
      </w:r>
    </w:p>
    <w:p w14:paraId="73B574DF"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13517CC9"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len_files</w:t>
      </w:r>
    </w:p>
    <w:p w14:paraId="382CE28B"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2CFBB8D4"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#Loop through the len_files and add the content to the list.</w:t>
      </w:r>
    </w:p>
    <w:p w14:paraId="4FEE57AF"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x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len_files:</w:t>
      </w:r>
    </w:p>
    <w:p w14:paraId="05A6B709"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name_list.append(x.strip())</w:t>
      </w:r>
    </w:p>
    <w:p w14:paraId="67C87B4E"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112F518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name_list</w:t>
      </w:r>
    </w:p>
    <w:p w14:paraId="5F577AF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3A1618AC"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#Loop through the name_list</w:t>
      </w:r>
    </w:p>
    <w:p w14:paraId="7CBD5360"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y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name_list:</w:t>
      </w:r>
    </w:p>
    <w:p w14:paraId="0634825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#Read the lenth of from the file</w:t>
      </w:r>
    </w:p>
    <w:p w14:paraId="2779E043"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 = int(open(y,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).readline())</w:t>
      </w:r>
    </w:p>
    <w:p w14:paraId="099D1FD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print file</w:t>
      </w:r>
    </w:p>
    <w:p w14:paraId="6BDB491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#Find the maximum lenth</w:t>
      </w:r>
    </w:p>
    <w:p w14:paraId="56906E0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max &lt; file:</w:t>
      </w:r>
    </w:p>
    <w:p w14:paraId="7DD98E27"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max = file</w:t>
      </w:r>
    </w:p>
    <w:p w14:paraId="1E2F744B"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name of the file with the maximum lenth</w:t>
      </w:r>
    </w:p>
    <w:p w14:paraId="1D8D1A1E"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infile = y</w:t>
      </w:r>
    </w:p>
    <w:p w14:paraId="492FC591"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48BB2F41"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"Max:", max</w:t>
      </w:r>
    </w:p>
    <w:p w14:paraId="5010B9D0"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"infile:", infile</w:t>
      </w:r>
    </w:p>
    <w:p w14:paraId="2CB53B4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"1:", name_list</w:t>
      </w:r>
    </w:p>
    <w:p w14:paraId="3FB0D18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#Remove the file wiht the maximum lenght from the name_list</w:t>
      </w:r>
    </w:p>
    <w:p w14:paraId="7D63696E"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name_list.remove(infile)</w:t>
      </w:r>
    </w:p>
    <w:p w14:paraId="69D09A0B"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name_list contains only the files that needs to be extended</w:t>
      </w:r>
    </w:p>
    <w:p w14:paraId="02B2863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"2:", name_list</w:t>
      </w:r>
    </w:p>
    <w:p w14:paraId="15D3CD3E"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79756E2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#Loop through the name list</w:t>
      </w:r>
    </w:p>
    <w:p w14:paraId="290FF2F0"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z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name_list:</w:t>
      </w:r>
    </w:p>
    <w:p w14:paraId="63E7A52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#Add the names of the tsv files to the names list.</w:t>
      </w:r>
    </w:p>
    <w:p w14:paraId="48B772F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name = z.split(</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C41A16"/>
          <w:sz w:val="22"/>
          <w:szCs w:val="22"/>
          <w:lang w:val="en-GB"/>
        </w:rPr>
        <w:t>".tsv"</w:t>
      </w:r>
    </w:p>
    <w:p w14:paraId="40C2C84C"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names.append(name)</w:t>
      </w:r>
    </w:p>
    <w:p w14:paraId="0B8ADF8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Dit zijn de echte files die aangevuld moeten worden.</w:t>
      </w:r>
    </w:p>
    <w:p w14:paraId="69AE28A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names</w:t>
      </w:r>
    </w:p>
    <w:p w14:paraId="595AEDCE"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1061CED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#Loop through the names list</w:t>
      </w:r>
    </w:p>
    <w:p w14:paraId="13487070"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a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names:</w:t>
      </w:r>
    </w:p>
    <w:p w14:paraId="5D0E2EDC"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print "----------------------------------------------"</w:t>
      </w:r>
    </w:p>
    <w:p w14:paraId="04289447"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#Read the content of the file and save it as a list</w:t>
      </w:r>
    </w:p>
    <w:p w14:paraId="23CD1FEB"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content = open(a,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).readlines()</w:t>
      </w:r>
    </w:p>
    <w:p w14:paraId="0F4E2FB9"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007400"/>
          <w:sz w:val="22"/>
          <w:szCs w:val="22"/>
          <w:lang w:val="en-GB"/>
        </w:rPr>
        <w:t>#Loop through the content</w:t>
      </w:r>
    </w:p>
    <w:p w14:paraId="45898C4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c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range(len(content)):</w:t>
      </w:r>
    </w:p>
    <w:p w14:paraId="48D7188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c is zero it is the header line</w:t>
      </w:r>
    </w:p>
    <w:p w14:paraId="7ED47DE7"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c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38EF141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header as list</w:t>
      </w:r>
    </w:p>
    <w:p w14:paraId="46E24B8F"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header = content[c].split(</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w:t>
      </w:r>
    </w:p>
    <w:p w14:paraId="7279964C"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#Remove the empty field and the enter from the header</w:t>
      </w:r>
    </w:p>
    <w:p w14:paraId="3D87CA49"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header.pop(</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1D6822EC"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header.pop(</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3F106764"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lenth of the header line (= number of columns)</w:t>
      </w:r>
    </w:p>
    <w:p w14:paraId="735B2EE2"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file_length = int(len(header))</w:t>
      </w:r>
    </w:p>
    <w:p w14:paraId="0C227FD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print file_length</w:t>
      </w:r>
    </w:p>
    <w:p w14:paraId="228F8977"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#Calculate the difference between the max lenght and the lenth of the current file</w:t>
      </w:r>
    </w:p>
    <w:p w14:paraId="779967B4"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difference = max-file_length</w:t>
      </w:r>
    </w:p>
    <w:p w14:paraId="532C5D8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print difference</w:t>
      </w:r>
    </w:p>
    <w:p w14:paraId="680DB91F"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print header[-1]</w:t>
      </w:r>
    </w:p>
    <w:p w14:paraId="7183BE5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C-number of the last column</w:t>
      </w:r>
    </w:p>
    <w:p w14:paraId="662AE966"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number = int(header[</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].split(</w:t>
      </w:r>
      <w:r w:rsidRPr="0020749A">
        <w:rPr>
          <w:rFonts w:ascii="Menlo Regular" w:hAnsi="Menlo Regular" w:cs="Menlo Regular"/>
          <w:color w:val="C41A16"/>
          <w:sz w:val="22"/>
          <w:szCs w:val="22"/>
          <w:lang w:val="en-GB"/>
        </w:rPr>
        <w:t>"C"</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1748D263"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#Create an output file</w:t>
      </w:r>
    </w:p>
    <w:p w14:paraId="5FBBDBC2"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outname = </w:t>
      </w:r>
      <w:r w:rsidRPr="0020749A">
        <w:rPr>
          <w:rFonts w:ascii="Menlo Regular" w:hAnsi="Menlo Regular" w:cs="Menlo Regular"/>
          <w:color w:val="C41A16"/>
          <w:sz w:val="22"/>
          <w:szCs w:val="22"/>
          <w:lang w:val="en-GB"/>
        </w:rPr>
        <w:t>"%s_new.tsv"</w:t>
      </w:r>
      <w:r w:rsidRPr="0020749A">
        <w:rPr>
          <w:rFonts w:ascii="Menlo Regular" w:hAnsi="Menlo Regular" w:cs="Menlo Regular"/>
          <w:color w:val="000000"/>
          <w:sz w:val="22"/>
          <w:szCs w:val="22"/>
          <w:lang w:val="en-GB"/>
        </w:rPr>
        <w:t xml:space="preserve"> %(a.split(</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44EA795E"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#print outname</w:t>
      </w:r>
    </w:p>
    <w:p w14:paraId="723EE77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 = open(outname, </w:t>
      </w:r>
      <w:r w:rsidRPr="0020749A">
        <w:rPr>
          <w:rFonts w:ascii="Menlo Regular" w:hAnsi="Menlo Regular" w:cs="Menlo Regular"/>
          <w:color w:val="1C00CF"/>
          <w:sz w:val="22"/>
          <w:szCs w:val="22"/>
          <w:lang w:val="en-GB"/>
        </w:rPr>
        <w:t>'w'</w:t>
      </w:r>
      <w:r w:rsidRPr="0020749A">
        <w:rPr>
          <w:rFonts w:ascii="Menlo Regular" w:hAnsi="Menlo Regular" w:cs="Menlo Regular"/>
          <w:color w:val="000000"/>
          <w:sz w:val="22"/>
          <w:szCs w:val="22"/>
          <w:lang w:val="en-GB"/>
        </w:rPr>
        <w:t>)</w:t>
      </w:r>
    </w:p>
    <w:p w14:paraId="72426B50"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#Use the difference to add information to the header list</w:t>
      </w:r>
    </w:p>
    <w:p w14:paraId="791BC6FB"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q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range(difference):</w:t>
      </w:r>
    </w:p>
    <w:p w14:paraId="39AD932E"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adding = </w:t>
      </w:r>
      <w:r w:rsidRPr="0020749A">
        <w:rPr>
          <w:rFonts w:ascii="Menlo Regular" w:hAnsi="Menlo Regular" w:cs="Menlo Regular"/>
          <w:color w:val="C41A16"/>
          <w:sz w:val="22"/>
          <w:szCs w:val="22"/>
          <w:lang w:val="en-GB"/>
        </w:rPr>
        <w:t>"C"</w:t>
      </w:r>
      <w:r w:rsidRPr="0020749A">
        <w:rPr>
          <w:rFonts w:ascii="Menlo Regular" w:hAnsi="Menlo Regular" w:cs="Menlo Regular"/>
          <w:color w:val="000000"/>
          <w:sz w:val="22"/>
          <w:szCs w:val="22"/>
          <w:lang w:val="en-GB"/>
        </w:rPr>
        <w:t xml:space="preserve"> + str(number + q +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52F41943"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header.append(adding)</w:t>
      </w:r>
    </w:p>
    <w:p w14:paraId="7979F91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#Write the content of the header list to the output file</w:t>
      </w:r>
    </w:p>
    <w:p w14:paraId="57564B83"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i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header:</w:t>
      </w:r>
    </w:p>
    <w:p w14:paraId="249BBE2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"%s\t"</w:t>
      </w:r>
      <w:r w:rsidRPr="0020749A">
        <w:rPr>
          <w:rFonts w:ascii="Menlo Regular" w:hAnsi="Menlo Regular" w:cs="Menlo Regular"/>
          <w:color w:val="000000"/>
          <w:sz w:val="22"/>
          <w:szCs w:val="22"/>
          <w:lang w:val="en-GB"/>
        </w:rPr>
        <w:t>%(i))</w:t>
      </w:r>
    </w:p>
    <w:p w14:paraId="05DB992C"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#After looping through the header list, write an enter to the output file</w:t>
      </w:r>
    </w:p>
    <w:p w14:paraId="548FD1C6"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2C6F79E3"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#Close the output file</w:t>
      </w:r>
    </w:p>
    <w:p w14:paraId="4BA3D4F4"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output.close()</w:t>
      </w:r>
    </w:p>
    <w:p w14:paraId="672D6629"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c is not zero, it is not the header line</w:t>
      </w:r>
    </w:p>
    <w:p w14:paraId="53B524B6"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674E309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content of the line as a list.</w:t>
      </w:r>
    </w:p>
    <w:p w14:paraId="3DAAB57F"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line = content[c].split(</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w:t>
      </w:r>
    </w:p>
    <w:p w14:paraId="59019C2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#Remove the empty field and the enter from the header</w:t>
      </w:r>
    </w:p>
    <w:p w14:paraId="2DD08E43"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line.pop(</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34EE711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line.pop(</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3A76380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lenth of the line (= number of columns)</w:t>
      </w:r>
    </w:p>
    <w:p w14:paraId="6450643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file_length = int(len(line))</w:t>
      </w:r>
    </w:p>
    <w:p w14:paraId="7B21A5F6"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#Calculate the difference between the max lenght and the lenth of the current file</w:t>
      </w:r>
    </w:p>
    <w:p w14:paraId="54E8C49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difference = max-file_length</w:t>
      </w:r>
    </w:p>
    <w:p w14:paraId="00CB3A11"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#Open the output file again, using the append mode</w:t>
      </w:r>
    </w:p>
    <w:p w14:paraId="0F7F43CB"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outname = </w:t>
      </w:r>
      <w:r w:rsidRPr="0020749A">
        <w:rPr>
          <w:rFonts w:ascii="Menlo Regular" w:hAnsi="Menlo Regular" w:cs="Menlo Regular"/>
          <w:color w:val="C41A16"/>
          <w:sz w:val="22"/>
          <w:szCs w:val="22"/>
          <w:lang w:val="en-GB"/>
        </w:rPr>
        <w:t>"%s_new.tsv"</w:t>
      </w:r>
      <w:r w:rsidRPr="0020749A">
        <w:rPr>
          <w:rFonts w:ascii="Menlo Regular" w:hAnsi="Menlo Regular" w:cs="Menlo Regular"/>
          <w:color w:val="000000"/>
          <w:sz w:val="22"/>
          <w:szCs w:val="22"/>
          <w:lang w:val="en-GB"/>
        </w:rPr>
        <w:t xml:space="preserve"> %(a.split(</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20587D4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print outname</w:t>
      </w:r>
    </w:p>
    <w:p w14:paraId="7DCA79B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 = open(outname, </w:t>
      </w:r>
      <w:r w:rsidRPr="0020749A">
        <w:rPr>
          <w:rFonts w:ascii="Menlo Regular" w:hAnsi="Menlo Regular" w:cs="Menlo Regular"/>
          <w:color w:val="1C00CF"/>
          <w:sz w:val="22"/>
          <w:szCs w:val="22"/>
          <w:lang w:val="en-GB"/>
        </w:rPr>
        <w:t>'a'</w:t>
      </w:r>
      <w:r w:rsidRPr="0020749A">
        <w:rPr>
          <w:rFonts w:ascii="Menlo Regular" w:hAnsi="Menlo Regular" w:cs="Menlo Regular"/>
          <w:color w:val="000000"/>
          <w:sz w:val="22"/>
          <w:szCs w:val="22"/>
          <w:lang w:val="en-GB"/>
        </w:rPr>
        <w:t>)</w:t>
      </w:r>
    </w:p>
    <w:p w14:paraId="5BAC927F"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#Use a the difference to add enough 0's</w:t>
      </w:r>
    </w:p>
    <w:p w14:paraId="067D041B"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v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range(difference):</w:t>
      </w:r>
    </w:p>
    <w:p w14:paraId="05133DD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line.append(</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4E3896F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#Write the content of the line list to the output file</w:t>
      </w:r>
    </w:p>
    <w:p w14:paraId="6C0408C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line:</w:t>
      </w:r>
    </w:p>
    <w:p w14:paraId="71D1709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"%s\t"</w:t>
      </w:r>
      <w:r w:rsidRPr="0020749A">
        <w:rPr>
          <w:rFonts w:ascii="Menlo Regular" w:hAnsi="Menlo Regular" w:cs="Menlo Regular"/>
          <w:color w:val="000000"/>
          <w:sz w:val="22"/>
          <w:szCs w:val="22"/>
          <w:lang w:val="en-GB"/>
        </w:rPr>
        <w:t>%(w))</w:t>
      </w:r>
    </w:p>
    <w:p w14:paraId="0ADA2B67"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#After looping through the line list, write an enter to the output file</w:t>
      </w:r>
    </w:p>
    <w:p w14:paraId="6EBFC556"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output.write(</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4E0279E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#Close the output file</w:t>
      </w:r>
    </w:p>
    <w:p w14:paraId="500BE1A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output.close()</w:t>
      </w:r>
    </w:p>
    <w:p w14:paraId="72DC5666"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#print "mv %s %s"%(outname, a)</w:t>
      </w:r>
    </w:p>
    <w:p w14:paraId="09EB70A2"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#Rename the output file</w:t>
      </w:r>
    </w:p>
    <w:p w14:paraId="284CA7C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"mv %s %s"</w:t>
      </w:r>
      <w:r w:rsidRPr="0020749A">
        <w:rPr>
          <w:rFonts w:ascii="Menlo Regular" w:hAnsi="Menlo Regular" w:cs="Menlo Regular"/>
          <w:color w:val="000000"/>
          <w:sz w:val="22"/>
          <w:szCs w:val="22"/>
          <w:lang w:val="en-GB"/>
        </w:rPr>
        <w:t>%(outname, a))</w:t>
      </w:r>
    </w:p>
    <w:p w14:paraId="1FCD6E96"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#Remove the temporary len_files file</w:t>
      </w:r>
    </w:p>
    <w:p w14:paraId="27684C96" w14:textId="4D943A44" w:rsidR="00715FE2" w:rsidRPr="0020749A" w:rsidRDefault="00AC38B7" w:rsidP="00715FE2">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os.system(</w:t>
      </w:r>
      <w:r w:rsidRPr="0020749A">
        <w:rPr>
          <w:rFonts w:ascii="Menlo Regular" w:hAnsi="Menlo Regular" w:cs="Menlo Regular"/>
          <w:color w:val="C41A16"/>
          <w:sz w:val="22"/>
          <w:szCs w:val="22"/>
          <w:lang w:val="en-GB"/>
        </w:rPr>
        <w:t>"rm len_files"</w:t>
      </w:r>
      <w:r w:rsidRPr="0020749A">
        <w:rPr>
          <w:rFonts w:ascii="Menlo Regular" w:hAnsi="Menlo Regular" w:cs="Menlo Regular"/>
          <w:color w:val="000000"/>
          <w:sz w:val="22"/>
          <w:szCs w:val="22"/>
          <w:lang w:val="en-GB"/>
        </w:rPr>
        <w:t>)</w:t>
      </w:r>
      <w:r w:rsidR="00715FE2" w:rsidRPr="0020749A">
        <w:rPr>
          <w:rFonts w:ascii="Menlo Regular" w:hAnsi="Menlo Regular" w:cs="Menlo Regular"/>
          <w:color w:val="000000"/>
          <w:sz w:val="22"/>
          <w:szCs w:val="22"/>
          <w:lang w:val="en-GB"/>
        </w:rPr>
        <w:br w:type="page"/>
      </w:r>
    </w:p>
    <w:p w14:paraId="440725EB" w14:textId="77777777" w:rsidR="00E232EB" w:rsidRPr="0020749A" w:rsidRDefault="00E232EB" w:rsidP="00E232EB">
      <w:pPr>
        <w:pStyle w:val="Kop3"/>
        <w:numPr>
          <w:ilvl w:val="1"/>
          <w:numId w:val="1"/>
        </w:numPr>
        <w:rPr>
          <w:lang w:val="en-GB"/>
        </w:rPr>
      </w:pPr>
      <w:bookmarkStart w:id="164" w:name="_Toc260580298"/>
      <w:r w:rsidRPr="0020749A">
        <w:rPr>
          <w:lang w:val="en-GB"/>
        </w:rPr>
        <w:lastRenderedPageBreak/>
        <w:t>Python for website</w:t>
      </w:r>
      <w:bookmarkEnd w:id="164"/>
    </w:p>
    <w:p w14:paraId="61468BCD" w14:textId="77777777" w:rsidR="00D909C6" w:rsidRPr="0020749A" w:rsidRDefault="00D909C6" w:rsidP="00D909C6">
      <w:pPr>
        <w:pStyle w:val="Kop4"/>
        <w:numPr>
          <w:ilvl w:val="2"/>
          <w:numId w:val="1"/>
        </w:numPr>
        <w:rPr>
          <w:lang w:val="en-GB"/>
        </w:rPr>
      </w:pPr>
      <w:bookmarkStart w:id="165" w:name="_Toc260580299"/>
      <w:r w:rsidRPr="0020749A">
        <w:rPr>
          <w:lang w:val="en-GB"/>
        </w:rPr>
        <w:t>forms.py</w:t>
      </w:r>
      <w:bookmarkEnd w:id="165"/>
    </w:p>
    <w:p w14:paraId="6A6E12BC" w14:textId="77777777" w:rsidR="00D909C6" w:rsidRPr="0020749A" w:rsidRDefault="00D909C6" w:rsidP="00D909C6">
      <w:pPr>
        <w:rPr>
          <w:lang w:val="en-GB"/>
        </w:rPr>
      </w:pPr>
    </w:p>
    <w:p w14:paraId="1BD1994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Import the required modules</w:t>
      </w:r>
    </w:p>
    <w:p w14:paraId="52F2109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django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forms</w:t>
      </w:r>
    </w:p>
    <w:p w14:paraId="2B74060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models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Orchid</w:t>
      </w:r>
    </w:p>
    <w:p w14:paraId="1D179D0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2DEFB34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Class for uploading pictures</w:t>
      </w:r>
    </w:p>
    <w:p w14:paraId="5FBDFBF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class</w:t>
      </w:r>
      <w:r w:rsidRPr="0020749A">
        <w:rPr>
          <w:rFonts w:ascii="Menlo Regular" w:hAnsi="Menlo Regular" w:cs="Menlo Regular"/>
          <w:color w:val="000000"/>
          <w:sz w:val="22"/>
          <w:szCs w:val="22"/>
          <w:lang w:val="en-GB"/>
        </w:rPr>
        <w:t xml:space="preserve"> UploadPictureForm(forms.ModelForm):</w:t>
      </w:r>
    </w:p>
    <w:p w14:paraId="16791E8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F9435E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The meta data</w:t>
      </w:r>
    </w:p>
    <w:p w14:paraId="33E475C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class</w:t>
      </w:r>
      <w:r w:rsidRPr="0020749A">
        <w:rPr>
          <w:rFonts w:ascii="Menlo Regular" w:hAnsi="Menlo Regular" w:cs="Menlo Regular"/>
          <w:color w:val="000000"/>
          <w:sz w:val="22"/>
          <w:szCs w:val="22"/>
          <w:lang w:val="en-GB"/>
        </w:rPr>
        <w:t xml:space="preserve"> Meta:</w:t>
      </w:r>
    </w:p>
    <w:p w14:paraId="5E86EFC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The used model, Orchids in this case</w:t>
      </w:r>
    </w:p>
    <w:p w14:paraId="79A90CF0" w14:textId="77777777" w:rsidR="00D909C6" w:rsidRPr="0020749A" w:rsidRDefault="00D909C6" w:rsidP="00D909C6">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model = Orchid</w:t>
      </w:r>
      <w:r w:rsidRPr="0020749A">
        <w:rPr>
          <w:rFonts w:ascii="Menlo Regular" w:hAnsi="Menlo Regular" w:cs="Menlo Regular"/>
          <w:color w:val="000000"/>
          <w:sz w:val="22"/>
          <w:szCs w:val="22"/>
          <w:lang w:val="en-GB"/>
        </w:rPr>
        <w:br w:type="page"/>
      </w:r>
    </w:p>
    <w:p w14:paraId="6562521D" w14:textId="77777777" w:rsidR="00D909C6" w:rsidRPr="0020749A" w:rsidRDefault="00D909C6" w:rsidP="00D909C6">
      <w:pPr>
        <w:pStyle w:val="Kop4"/>
        <w:numPr>
          <w:ilvl w:val="2"/>
          <w:numId w:val="1"/>
        </w:numPr>
        <w:rPr>
          <w:lang w:val="en-GB"/>
        </w:rPr>
      </w:pPr>
      <w:bookmarkStart w:id="166" w:name="_Toc260580300"/>
      <w:r w:rsidRPr="0020749A">
        <w:rPr>
          <w:lang w:val="en-GB"/>
        </w:rPr>
        <w:lastRenderedPageBreak/>
        <w:t>views.py</w:t>
      </w:r>
      <w:bookmarkEnd w:id="166"/>
    </w:p>
    <w:p w14:paraId="07F5175A" w14:textId="77777777" w:rsidR="00D909C6" w:rsidRPr="0020749A" w:rsidRDefault="00D909C6" w:rsidP="00D909C6">
      <w:pPr>
        <w:rPr>
          <w:lang w:val="en-GB"/>
        </w:rPr>
      </w:pPr>
    </w:p>
    <w:p w14:paraId="608D91F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import the required modules</w:t>
      </w:r>
    </w:p>
    <w:p w14:paraId="32267CE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django.http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HttpResponseRedirect</w:t>
      </w:r>
    </w:p>
    <w:p w14:paraId="0991F27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django.shortcuts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render_to_response</w:t>
      </w:r>
    </w:p>
    <w:p w14:paraId="3F0FD5E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forms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UploadPictureForm</w:t>
      </w:r>
    </w:p>
    <w:p w14:paraId="5D8E303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django.core.context_processors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csrf</w:t>
      </w:r>
    </w:p>
    <w:p w14:paraId="32DBE53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django.contrib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auth</w:t>
      </w:r>
    </w:p>
    <w:p w14:paraId="38F5AD9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time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time</w:t>
      </w:r>
    </w:p>
    <w:p w14:paraId="4411A40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django.contrib.auth.decorators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login_required</w:t>
      </w:r>
    </w:p>
    <w:p w14:paraId="73CE1AB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os</w:t>
      </w:r>
    </w:p>
    <w:p w14:paraId="44E3186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572CC78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Function to get the used devise.</w:t>
      </w:r>
    </w:p>
    <w:p w14:paraId="6BEEFC7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get_device( request ):</w:t>
      </w:r>
    </w:p>
    <w:p w14:paraId="4A57BE6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 Redirect to the servers list. """</w:t>
      </w:r>
    </w:p>
    <w:p w14:paraId="232FCA7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#Initiate the device variable</w:t>
      </w:r>
    </w:p>
    <w:p w14:paraId="7B77CDC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w:t>
      </w:r>
      <w:r w:rsidRPr="0020749A">
        <w:rPr>
          <w:rFonts w:ascii="Menlo Regular" w:hAnsi="Menlo Regular" w:cs="Menlo Regular"/>
          <w:color w:val="C41A16"/>
          <w:sz w:val="22"/>
          <w:szCs w:val="22"/>
          <w:lang w:val="en-GB"/>
        </w:rPr>
        <w:t>""</w:t>
      </w:r>
    </w:p>
    <w:p w14:paraId="3E1F8B7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#If the used device is in the list, the device is a mobile phone</w:t>
      </w:r>
    </w:p>
    <w:p w14:paraId="5B3530A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 have test both html-styles on the iPad. The results shows that the iPad can</w:t>
      </w:r>
    </w:p>
    <w:p w14:paraId="2298AF9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better show the computer style'''</w:t>
      </w:r>
    </w:p>
    <w:p w14:paraId="569518C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 </w:t>
      </w:r>
      <w:r w:rsidRPr="0020749A">
        <w:rPr>
          <w:rFonts w:ascii="Menlo Regular" w:hAnsi="Menlo Regular" w:cs="Menlo Regular"/>
          <w:color w:val="AA0D91"/>
          <w:sz w:val="22"/>
          <w:szCs w:val="22"/>
          <w:lang w:val="en-GB"/>
        </w:rPr>
        <w:t>and</w:t>
      </w:r>
      <w:r w:rsidRPr="0020749A">
        <w:rPr>
          <w:rFonts w:ascii="Menlo Regular" w:hAnsi="Menlo Regular" w:cs="Menlo Regular"/>
          <w:color w:val="000000"/>
          <w:sz w:val="22"/>
          <w:szCs w:val="22"/>
          <w:lang w:val="en-GB"/>
        </w:rPr>
        <w:t xml:space="preserve"> (</w:t>
      </w:r>
    </w:p>
    <w:p w14:paraId="30E4A43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request.META[</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].startswith( </w:t>
      </w:r>
      <w:r w:rsidRPr="0020749A">
        <w:rPr>
          <w:rFonts w:ascii="Menlo Regular" w:hAnsi="Menlo Regular" w:cs="Menlo Regular"/>
          <w:color w:val="1C00CF"/>
          <w:sz w:val="22"/>
          <w:szCs w:val="22"/>
          <w:lang w:val="en-GB"/>
        </w:rPr>
        <w:t>'BlackBerry'</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4E7BEF7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"Opera Mobi"</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039DEE1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"Opera Mini"</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5CC39DA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"Windows CE"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578308F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"MIDP"</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58FB157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"Palm"</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337433A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"NetFront"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0BED6B7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"Nokia"</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2E3FEAF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"Symbian"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652553C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"UP.Browser"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640AE70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"UP.Link"</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114E088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"WinWAP"</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79AA0F1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"Android"</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0C11BC5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"DoCoMo"</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1F7377D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"KDDI-"</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2BC8BD2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"Softbank"</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4F0D89C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"J-Phone"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556ADCB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"IEMobile"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7FA1973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"iPod"</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7533112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"iPhone"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w:t>
      </w:r>
    </w:p>
    <w:p w14:paraId="43265F9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w:t>
      </w:r>
      <w:r w:rsidRPr="0020749A">
        <w:rPr>
          <w:rFonts w:ascii="Menlo Regular" w:hAnsi="Menlo Regular" w:cs="Menlo Regular"/>
          <w:color w:val="C41A16"/>
          <w:sz w:val="22"/>
          <w:szCs w:val="22"/>
          <w:lang w:val="en-GB"/>
        </w:rPr>
        <w:t>"mobile"</w:t>
      </w:r>
    </w:p>
    <w:p w14:paraId="322DC38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#Otherwise it is a computer.</w:t>
      </w:r>
    </w:p>
    <w:p w14:paraId="20B3CBB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2C9A2C7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w:t>
      </w:r>
      <w:r w:rsidRPr="0020749A">
        <w:rPr>
          <w:rFonts w:ascii="Menlo Regular" w:hAnsi="Menlo Regular" w:cs="Menlo Regular"/>
          <w:color w:val="C41A16"/>
          <w:sz w:val="22"/>
          <w:szCs w:val="22"/>
          <w:lang w:val="en-GB"/>
        </w:rPr>
        <w:t>"computer"</w:t>
      </w:r>
    </w:p>
    <w:p w14:paraId="31A922B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#Return the device</w:t>
      </w:r>
    </w:p>
    <w:p w14:paraId="40A634A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device</w:t>
      </w:r>
    </w:p>
    <w:p w14:paraId="433FBB6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7F04F6C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check_upload(upload):</w:t>
      </w:r>
    </w:p>
    <w:p w14:paraId="7C7BBEA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picture = [</w:t>
      </w:r>
      <w:r w:rsidRPr="0020749A">
        <w:rPr>
          <w:rFonts w:ascii="Menlo Regular" w:hAnsi="Menlo Regular" w:cs="Menlo Regular"/>
          <w:color w:val="C41A16"/>
          <w:sz w:val="22"/>
          <w:szCs w:val="22"/>
          <w:lang w:val="en-GB"/>
        </w:rPr>
        <w:t>"jpg"</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"tif"</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"bmp"</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"gif"</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"png"</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"jpeg"</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"psd"</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"pspimage"</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"thm"</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"yuv"</w:t>
      </w:r>
      <w:r w:rsidRPr="0020749A">
        <w:rPr>
          <w:rFonts w:ascii="Menlo Regular" w:hAnsi="Menlo Regular" w:cs="Menlo Regular"/>
          <w:color w:val="000000"/>
          <w:sz w:val="22"/>
          <w:szCs w:val="22"/>
          <w:lang w:val="en-GB"/>
        </w:rPr>
        <w:t>]</w:t>
      </w:r>
    </w:p>
    <w:p w14:paraId="324EEE4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91713C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name = str(upload)</w:t>
      </w:r>
    </w:p>
    <w:p w14:paraId="255D61F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extension = name.lower().split(</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0A837FC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1C96FE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extension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picture:</w:t>
      </w:r>
    </w:p>
    <w:p w14:paraId="57D6A16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True</w:t>
      </w:r>
    </w:p>
    <w:p w14:paraId="5FFA8D9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2A17856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name = name.replace(</w:t>
      </w:r>
      <w:r w:rsidRPr="0020749A">
        <w:rPr>
          <w:rFonts w:ascii="Menlo Regular" w:hAnsi="Menlo Regular" w:cs="Menlo Regular"/>
          <w:color w:val="C41A16"/>
          <w:sz w:val="22"/>
          <w:szCs w:val="22"/>
          <w:lang w:val="en-GB"/>
        </w:rPr>
        <w:t>" "</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 "</w:t>
      </w:r>
      <w:r w:rsidRPr="0020749A">
        <w:rPr>
          <w:rFonts w:ascii="Menlo Regular" w:hAnsi="Menlo Regular" w:cs="Menlo Regular"/>
          <w:color w:val="000000"/>
          <w:sz w:val="22"/>
          <w:szCs w:val="22"/>
          <w:lang w:val="en-GB"/>
        </w:rPr>
        <w:t>)</w:t>
      </w:r>
    </w:p>
    <w:p w14:paraId="63663B5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"rm static/uploaded_files/%s"</w:t>
      </w:r>
      <w:r w:rsidRPr="0020749A">
        <w:rPr>
          <w:rFonts w:ascii="Menlo Regular" w:hAnsi="Menlo Regular" w:cs="Menlo Regular"/>
          <w:color w:val="000000"/>
          <w:sz w:val="22"/>
          <w:szCs w:val="22"/>
          <w:lang w:val="en-GB"/>
        </w:rPr>
        <w:t xml:space="preserve">%(name))        </w:t>
      </w:r>
    </w:p>
    <w:p w14:paraId="63FFD19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False</w:t>
      </w:r>
    </w:p>
    <w:p w14:paraId="6818B59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16FC62D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6B688FE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Welcome view (homepage)</w:t>
      </w:r>
    </w:p>
    <w:p w14:paraId="256624F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welcome(request):</w:t>
      </w:r>
    </w:p>
    <w:p w14:paraId="5AA484C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used device, using the get_device function</w:t>
      </w:r>
    </w:p>
    <w:p w14:paraId="74867B7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get_device(request)</w:t>
      </w:r>
    </w:p>
    <w:p w14:paraId="663C694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69F1D1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Create the args dictionary and save the csrf in this dictonary</w:t>
      </w:r>
    </w:p>
    <w:p w14:paraId="112C98F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 = {}</w:t>
      </w:r>
    </w:p>
    <w:p w14:paraId="76F5BEE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args.update(csrf(request))</w:t>
      </w:r>
    </w:p>
    <w:p w14:paraId="4CA9AF6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ONLY FOR TESTING! Save the device in the args dictionary</w:t>
      </w:r>
    </w:p>
    <w:p w14:paraId="24BC178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'device'</w:t>
      </w:r>
      <w:r w:rsidRPr="0020749A">
        <w:rPr>
          <w:rFonts w:ascii="Menlo Regular" w:hAnsi="Menlo Regular" w:cs="Menlo Regular"/>
          <w:color w:val="000000"/>
          <w:sz w:val="22"/>
          <w:szCs w:val="22"/>
          <w:lang w:val="en-GB"/>
        </w:rPr>
        <w:t>]=device</w:t>
      </w:r>
    </w:p>
    <w:p w14:paraId="5EE0817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html name, with the used device</w:t>
      </w:r>
    </w:p>
    <w:p w14:paraId="65D2CA9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html = device+</w:t>
      </w:r>
      <w:r w:rsidRPr="0020749A">
        <w:rPr>
          <w:rFonts w:ascii="Menlo Regular" w:hAnsi="Menlo Regular" w:cs="Menlo Regular"/>
          <w:color w:val="C41A16"/>
          <w:sz w:val="22"/>
          <w:szCs w:val="22"/>
          <w:lang w:val="en-GB"/>
        </w:rPr>
        <w:t>"_welcome.html"</w:t>
      </w:r>
    </w:p>
    <w:p w14:paraId="62B36E2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894CF5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Call the html, for the correct device, for de welcome page.</w:t>
      </w:r>
    </w:p>
    <w:p w14:paraId="1FE21C6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 args)</w:t>
      </w:r>
    </w:p>
    <w:p w14:paraId="4068B4A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0BE7093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395A473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#Function to give the uploaded file a variable part in front of the filename</w:t>
      </w:r>
    </w:p>
    <w:p w14:paraId="576A216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processUpload(request, filename):</w:t>
      </w:r>
    </w:p>
    <w:p w14:paraId="1D9151C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AFA15F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filename2 = str(filename).replace(</w:t>
      </w:r>
      <w:r w:rsidRPr="0020749A">
        <w:rPr>
          <w:rFonts w:ascii="Menlo Regular" w:hAnsi="Menlo Regular" w:cs="Menlo Regular"/>
          <w:color w:val="C41A16"/>
          <w:sz w:val="22"/>
          <w:szCs w:val="22"/>
          <w:lang w:val="en-GB"/>
        </w:rPr>
        <w:t>" "</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"_"</w:t>
      </w:r>
      <w:r w:rsidRPr="0020749A">
        <w:rPr>
          <w:rFonts w:ascii="Menlo Regular" w:hAnsi="Menlo Regular" w:cs="Menlo Regular"/>
          <w:color w:val="000000"/>
          <w:sz w:val="22"/>
          <w:szCs w:val="22"/>
          <w:lang w:val="en-GB"/>
        </w:rPr>
        <w:t>)</w:t>
      </w:r>
    </w:p>
    <w:p w14:paraId="17291E5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filename = str(filename).replace(</w:t>
      </w:r>
      <w:r w:rsidRPr="0020749A">
        <w:rPr>
          <w:rFonts w:ascii="Menlo Regular" w:hAnsi="Menlo Regular" w:cs="Menlo Regular"/>
          <w:color w:val="C41A16"/>
          <w:sz w:val="22"/>
          <w:szCs w:val="22"/>
          <w:lang w:val="en-GB"/>
        </w:rPr>
        <w:t>" "</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 "</w:t>
      </w:r>
      <w:r w:rsidRPr="0020749A">
        <w:rPr>
          <w:rFonts w:ascii="Menlo Regular" w:hAnsi="Menlo Regular" w:cs="Menlo Regular"/>
          <w:color w:val="000000"/>
          <w:sz w:val="22"/>
          <w:szCs w:val="22"/>
          <w:lang w:val="en-GB"/>
        </w:rPr>
        <w:t>)</w:t>
      </w:r>
    </w:p>
    <w:p w14:paraId="1F7E9ED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7A07BC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2B8E9F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Get the IP-adres of the computer</w:t>
      </w:r>
    </w:p>
    <w:p w14:paraId="4AF57C4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x_forwarded_for = request.META.get(</w:t>
      </w:r>
      <w:r w:rsidRPr="0020749A">
        <w:rPr>
          <w:rFonts w:ascii="Menlo Regular" w:hAnsi="Menlo Regular" w:cs="Menlo Regular"/>
          <w:color w:val="1C00CF"/>
          <w:sz w:val="22"/>
          <w:szCs w:val="22"/>
          <w:lang w:val="en-GB"/>
        </w:rPr>
        <w:t>'HTTP_X_FORWARDED_FOR'</w:t>
      </w:r>
      <w:r w:rsidRPr="0020749A">
        <w:rPr>
          <w:rFonts w:ascii="Menlo Regular" w:hAnsi="Menlo Regular" w:cs="Menlo Regular"/>
          <w:color w:val="000000"/>
          <w:sz w:val="22"/>
          <w:szCs w:val="22"/>
          <w:lang w:val="en-GB"/>
        </w:rPr>
        <w:t>)</w:t>
      </w:r>
    </w:p>
    <w:p w14:paraId="46AE9DA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x_forwarded_for:</w:t>
      </w:r>
    </w:p>
    <w:p w14:paraId="33E3811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x_forwarded_for.split(</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39DC0C4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49CFA6C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request.META.get(</w:t>
      </w:r>
      <w:r w:rsidRPr="0020749A">
        <w:rPr>
          <w:rFonts w:ascii="Menlo Regular" w:hAnsi="Menlo Regular" w:cs="Menlo Regular"/>
          <w:color w:val="1C00CF"/>
          <w:sz w:val="22"/>
          <w:szCs w:val="22"/>
          <w:lang w:val="en-GB"/>
        </w:rPr>
        <w:t>'REMOTE_ADDR'</w:t>
      </w:r>
      <w:r w:rsidRPr="0020749A">
        <w:rPr>
          <w:rFonts w:ascii="Menlo Regular" w:hAnsi="Menlo Regular" w:cs="Menlo Regular"/>
          <w:color w:val="000000"/>
          <w:sz w:val="22"/>
          <w:szCs w:val="22"/>
          <w:lang w:val="en-GB"/>
        </w:rPr>
        <w:t>)</w:t>
      </w:r>
    </w:p>
    <w:p w14:paraId="3E3D255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ACE2B4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Replace the '.' in the ip-adres to '_'</w:t>
      </w:r>
    </w:p>
    <w:p w14:paraId="6260521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ip.replace(</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'_'</w:t>
      </w:r>
      <w:r w:rsidRPr="0020749A">
        <w:rPr>
          <w:rFonts w:ascii="Menlo Regular" w:hAnsi="Menlo Regular" w:cs="Menlo Regular"/>
          <w:color w:val="000000"/>
          <w:sz w:val="22"/>
          <w:szCs w:val="22"/>
          <w:lang w:val="en-GB"/>
        </w:rPr>
        <w:t xml:space="preserve">)    </w:t>
      </w:r>
    </w:p>
    <w:p w14:paraId="2439EE6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D7BF28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Create an output file named &lt;ip&gt;_filename.txt</w:t>
      </w:r>
    </w:p>
    <w:p w14:paraId="7713403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outfile = open(</w:t>
      </w:r>
      <w:r w:rsidRPr="0020749A">
        <w:rPr>
          <w:rFonts w:ascii="Menlo Regular" w:hAnsi="Menlo Regular" w:cs="Menlo Regular"/>
          <w:color w:val="1C00CF"/>
          <w:sz w:val="22"/>
          <w:szCs w:val="22"/>
          <w:lang w:val="en-GB"/>
        </w:rPr>
        <w:t>'%s_filename.txt'</w:t>
      </w:r>
      <w:r w:rsidRPr="0020749A">
        <w:rPr>
          <w:rFonts w:ascii="Menlo Regular" w:hAnsi="Menlo Regular" w:cs="Menlo Regular"/>
          <w:color w:val="000000"/>
          <w:sz w:val="22"/>
          <w:szCs w:val="22"/>
          <w:lang w:val="en-GB"/>
        </w:rPr>
        <w:t xml:space="preserve"> %(ip), </w:t>
      </w:r>
      <w:r w:rsidRPr="0020749A">
        <w:rPr>
          <w:rFonts w:ascii="Menlo Regular" w:hAnsi="Menlo Regular" w:cs="Menlo Regular"/>
          <w:color w:val="1C00CF"/>
          <w:sz w:val="22"/>
          <w:szCs w:val="22"/>
          <w:lang w:val="en-GB"/>
        </w:rPr>
        <w:t>'w'</w:t>
      </w:r>
      <w:r w:rsidRPr="0020749A">
        <w:rPr>
          <w:rFonts w:ascii="Menlo Regular" w:hAnsi="Menlo Regular" w:cs="Menlo Regular"/>
          <w:color w:val="000000"/>
          <w:sz w:val="22"/>
          <w:szCs w:val="22"/>
          <w:lang w:val="en-GB"/>
        </w:rPr>
        <w:t>)</w:t>
      </w:r>
    </w:p>
    <w:p w14:paraId="38925EE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24FD2A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Place the variable part (the ip) in front of the filename of the uploaded file</w:t>
      </w:r>
    </w:p>
    <w:p w14:paraId="2B5151D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"mv static/uploaded_files/%s static/uploaded_files/%s_%s"</w:t>
      </w:r>
      <w:r w:rsidRPr="0020749A">
        <w:rPr>
          <w:rFonts w:ascii="Menlo Regular" w:hAnsi="Menlo Regular" w:cs="Menlo Regular"/>
          <w:color w:val="000000"/>
          <w:sz w:val="22"/>
          <w:szCs w:val="22"/>
          <w:lang w:val="en-GB"/>
        </w:rPr>
        <w:t>%(filename, ip, filename2))</w:t>
      </w:r>
    </w:p>
    <w:p w14:paraId="69BDAB0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C560F8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Write the new filename to the outputfile</w:t>
      </w:r>
    </w:p>
    <w:p w14:paraId="7C9F1A9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outfile.write(</w:t>
      </w:r>
      <w:r w:rsidRPr="0020749A">
        <w:rPr>
          <w:rFonts w:ascii="Menlo Regular" w:hAnsi="Menlo Regular" w:cs="Menlo Regular"/>
          <w:color w:val="C41A16"/>
          <w:sz w:val="22"/>
          <w:szCs w:val="22"/>
          <w:lang w:val="en-GB"/>
        </w:rPr>
        <w:t>"%s_%s"</w:t>
      </w:r>
      <w:r w:rsidRPr="0020749A">
        <w:rPr>
          <w:rFonts w:ascii="Menlo Regular" w:hAnsi="Menlo Regular" w:cs="Menlo Regular"/>
          <w:color w:val="000000"/>
          <w:sz w:val="22"/>
          <w:szCs w:val="22"/>
          <w:lang w:val="en-GB"/>
        </w:rPr>
        <w:t xml:space="preserve"> %(ip, filename2))</w:t>
      </w:r>
    </w:p>
    <w:p w14:paraId="7ECBFD8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2CAFD3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Close the outputfile</w:t>
      </w:r>
    </w:p>
    <w:p w14:paraId="7061E01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outfile.close()</w:t>
      </w:r>
    </w:p>
    <w:p w14:paraId="75DF48A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1F2BDE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286B35C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lastRenderedPageBreak/>
        <w:t># The upload view (choice file and upload it)</w:t>
      </w:r>
    </w:p>
    <w:p w14:paraId="33FB19B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upload(request):</w:t>
      </w:r>
    </w:p>
    <w:p w14:paraId="4316561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used device, using the get_device function</w:t>
      </w:r>
    </w:p>
    <w:p w14:paraId="4AF0F38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get_device(request)  </w:t>
      </w:r>
    </w:p>
    <w:p w14:paraId="18BAD5E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2AD260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Get the IP-adres of the computer</w:t>
      </w:r>
    </w:p>
    <w:p w14:paraId="5797F6D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x_forwarded_for = request.META.get(</w:t>
      </w:r>
      <w:r w:rsidRPr="0020749A">
        <w:rPr>
          <w:rFonts w:ascii="Menlo Regular" w:hAnsi="Menlo Regular" w:cs="Menlo Regular"/>
          <w:color w:val="1C00CF"/>
          <w:sz w:val="22"/>
          <w:szCs w:val="22"/>
          <w:lang w:val="en-GB"/>
        </w:rPr>
        <w:t>'HTTP_X_FORWARDED_FOR'</w:t>
      </w:r>
      <w:r w:rsidRPr="0020749A">
        <w:rPr>
          <w:rFonts w:ascii="Menlo Regular" w:hAnsi="Menlo Regular" w:cs="Menlo Regular"/>
          <w:color w:val="000000"/>
          <w:sz w:val="22"/>
          <w:szCs w:val="22"/>
          <w:lang w:val="en-GB"/>
        </w:rPr>
        <w:t>)</w:t>
      </w:r>
    </w:p>
    <w:p w14:paraId="7BE46C7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x_forwarded_for:</w:t>
      </w:r>
    </w:p>
    <w:p w14:paraId="0522087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x_forwarded_for.split(</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05AAB09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00456D0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request.META.get(</w:t>
      </w:r>
      <w:r w:rsidRPr="0020749A">
        <w:rPr>
          <w:rFonts w:ascii="Menlo Regular" w:hAnsi="Menlo Regular" w:cs="Menlo Regular"/>
          <w:color w:val="1C00CF"/>
          <w:sz w:val="22"/>
          <w:szCs w:val="22"/>
          <w:lang w:val="en-GB"/>
        </w:rPr>
        <w:t>'REMOTE_ADDR'</w:t>
      </w:r>
      <w:r w:rsidRPr="0020749A">
        <w:rPr>
          <w:rFonts w:ascii="Menlo Regular" w:hAnsi="Menlo Regular" w:cs="Menlo Regular"/>
          <w:color w:val="000000"/>
          <w:sz w:val="22"/>
          <w:szCs w:val="22"/>
          <w:lang w:val="en-GB"/>
        </w:rPr>
        <w:t>)</w:t>
      </w:r>
    </w:p>
    <w:p w14:paraId="02741C5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3B6F8F3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Replace the '.' in the ip-adres to '_'</w:t>
      </w:r>
    </w:p>
    <w:p w14:paraId="41D725B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ip.replace(</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'_'</w:t>
      </w:r>
      <w:r w:rsidRPr="0020749A">
        <w:rPr>
          <w:rFonts w:ascii="Menlo Regular" w:hAnsi="Menlo Regular" w:cs="Menlo Regular"/>
          <w:color w:val="000000"/>
          <w:sz w:val="22"/>
          <w:szCs w:val="22"/>
          <w:lang w:val="en-GB"/>
        </w:rPr>
        <w:t>)</w:t>
      </w:r>
    </w:p>
    <w:p w14:paraId="75CF909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6EB9F6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message = </w:t>
      </w:r>
      <w:r w:rsidRPr="0020749A">
        <w:rPr>
          <w:rFonts w:ascii="Menlo Regular" w:hAnsi="Menlo Regular" w:cs="Menlo Regular"/>
          <w:color w:val="C41A16"/>
          <w:sz w:val="22"/>
          <w:szCs w:val="22"/>
          <w:lang w:val="en-GB"/>
        </w:rPr>
        <w:t>""</w:t>
      </w:r>
    </w:p>
    <w:p w14:paraId="084F915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style = </w:t>
      </w:r>
      <w:r w:rsidRPr="0020749A">
        <w:rPr>
          <w:rFonts w:ascii="Menlo Regular" w:hAnsi="Menlo Regular" w:cs="Menlo Regular"/>
          <w:color w:val="C41A16"/>
          <w:sz w:val="22"/>
          <w:szCs w:val="22"/>
          <w:lang w:val="en-GB"/>
        </w:rPr>
        <w:t>""</w:t>
      </w:r>
    </w:p>
    <w:p w14:paraId="6F872BF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Check if the method is POST</w:t>
      </w:r>
    </w:p>
    <w:p w14:paraId="2FAE848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request.method == </w:t>
      </w:r>
      <w:r w:rsidRPr="0020749A">
        <w:rPr>
          <w:rFonts w:ascii="Menlo Regular" w:hAnsi="Menlo Regular" w:cs="Menlo Regular"/>
          <w:color w:val="1C00CF"/>
          <w:sz w:val="22"/>
          <w:szCs w:val="22"/>
          <w:lang w:val="en-GB"/>
        </w:rPr>
        <w:t>'POST'</w:t>
      </w:r>
      <w:r w:rsidRPr="0020749A">
        <w:rPr>
          <w:rFonts w:ascii="Menlo Regular" w:hAnsi="Menlo Regular" w:cs="Menlo Regular"/>
          <w:color w:val="000000"/>
          <w:sz w:val="22"/>
          <w:szCs w:val="22"/>
          <w:lang w:val="en-GB"/>
        </w:rPr>
        <w:t>:</w:t>
      </w:r>
    </w:p>
    <w:p w14:paraId="551E711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BE4DDC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message = </w:t>
      </w:r>
      <w:r w:rsidRPr="0020749A">
        <w:rPr>
          <w:rFonts w:ascii="Menlo Regular" w:hAnsi="Menlo Regular" w:cs="Menlo Regular"/>
          <w:color w:val="C41A16"/>
          <w:sz w:val="22"/>
          <w:szCs w:val="22"/>
          <w:lang w:val="en-GB"/>
        </w:rPr>
        <w:t>"You didn't select a picture"</w:t>
      </w:r>
    </w:p>
    <w:p w14:paraId="661D59D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style = </w:t>
      </w:r>
      <w:r w:rsidRPr="0020749A">
        <w:rPr>
          <w:rFonts w:ascii="Menlo Regular" w:hAnsi="Menlo Regular" w:cs="Menlo Regular"/>
          <w:color w:val="C41A16"/>
          <w:sz w:val="22"/>
          <w:szCs w:val="22"/>
          <w:lang w:val="en-GB"/>
        </w:rPr>
        <w:t>"color:red"</w:t>
      </w:r>
    </w:p>
    <w:p w14:paraId="0F0C3D3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3950B9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user input from the form</w:t>
      </w:r>
    </w:p>
    <w:p w14:paraId="67EBA5C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 = UploadPictureForm(request.POST, request.FILES)</w:t>
      </w:r>
    </w:p>
    <w:p w14:paraId="5643CD6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22B1FB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Check if the form is valid</w:t>
      </w:r>
    </w:p>
    <w:p w14:paraId="4B6D682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form.is_valid():</w:t>
      </w:r>
    </w:p>
    <w:p w14:paraId="3F419FD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39E261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form</w:t>
      </w:r>
    </w:p>
    <w:p w14:paraId="75282D8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form.save()</w:t>
      </w:r>
    </w:p>
    <w:p w14:paraId="2167607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5ECBFE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is_picture = check_upload(request.FILES[</w:t>
      </w:r>
      <w:r w:rsidRPr="0020749A">
        <w:rPr>
          <w:rFonts w:ascii="Menlo Regular" w:hAnsi="Menlo Regular" w:cs="Menlo Regular"/>
          <w:color w:val="C41A16"/>
          <w:sz w:val="22"/>
          <w:szCs w:val="22"/>
          <w:lang w:val="en-GB"/>
        </w:rPr>
        <w:t>"picture"</w:t>
      </w:r>
      <w:r w:rsidRPr="0020749A">
        <w:rPr>
          <w:rFonts w:ascii="Menlo Regular" w:hAnsi="Menlo Regular" w:cs="Menlo Regular"/>
          <w:color w:val="000000"/>
          <w:sz w:val="22"/>
          <w:szCs w:val="22"/>
          <w:lang w:val="en-GB"/>
        </w:rPr>
        <w:t>])</w:t>
      </w:r>
    </w:p>
    <w:p w14:paraId="368BA2E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5F4DCB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is_picture:</w:t>
      </w:r>
    </w:p>
    <w:p w14:paraId="3DC45B2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0E9DEF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run the processUpload function to place the ip in front of the name of the uploaded file</w:t>
      </w:r>
    </w:p>
    <w:p w14:paraId="171C07A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processUpload(request, request.FILES[</w:t>
      </w:r>
      <w:r w:rsidRPr="0020749A">
        <w:rPr>
          <w:rFonts w:ascii="Menlo Regular" w:hAnsi="Menlo Regular" w:cs="Menlo Regular"/>
          <w:color w:val="C41A16"/>
          <w:sz w:val="22"/>
          <w:szCs w:val="22"/>
          <w:lang w:val="en-GB"/>
        </w:rPr>
        <w:t>"picture"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zie hier nog een extra regel</w:t>
      </w:r>
    </w:p>
    <w:p w14:paraId="295F05B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D6AE1B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 save the filename and path in python variables</w:t>
      </w:r>
    </w:p>
    <w:p w14:paraId="486332E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use the variable part (the ip) to create the path'''</w:t>
      </w:r>
    </w:p>
    <w:p w14:paraId="20A5A66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filename = str(request.FILES[</w:t>
      </w:r>
      <w:r w:rsidRPr="0020749A">
        <w:rPr>
          <w:rFonts w:ascii="Menlo Regular" w:hAnsi="Menlo Regular" w:cs="Menlo Regular"/>
          <w:color w:val="C41A16"/>
          <w:sz w:val="22"/>
          <w:szCs w:val="22"/>
          <w:lang w:val="en-GB"/>
        </w:rPr>
        <w:t>"picture"</w:t>
      </w:r>
      <w:r w:rsidRPr="0020749A">
        <w:rPr>
          <w:rFonts w:ascii="Menlo Regular" w:hAnsi="Menlo Regular" w:cs="Menlo Regular"/>
          <w:color w:val="000000"/>
          <w:sz w:val="22"/>
          <w:szCs w:val="22"/>
          <w:lang w:val="en-GB"/>
        </w:rPr>
        <w:t>]).replace(</w:t>
      </w:r>
      <w:r w:rsidRPr="0020749A">
        <w:rPr>
          <w:rFonts w:ascii="Menlo Regular" w:hAnsi="Menlo Regular" w:cs="Menlo Regular"/>
          <w:color w:val="C41A16"/>
          <w:sz w:val="22"/>
          <w:szCs w:val="22"/>
          <w:lang w:val="en-GB"/>
        </w:rPr>
        <w:t>" "</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"_"</w:t>
      </w:r>
      <w:r w:rsidRPr="0020749A">
        <w:rPr>
          <w:rFonts w:ascii="Menlo Regular" w:hAnsi="Menlo Regular" w:cs="Menlo Regular"/>
          <w:color w:val="000000"/>
          <w:sz w:val="22"/>
          <w:szCs w:val="22"/>
          <w:lang w:val="en-GB"/>
        </w:rPr>
        <w:t>)</w:t>
      </w:r>
    </w:p>
    <w:p w14:paraId="0DEEBF3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path = (</w:t>
      </w:r>
      <w:r w:rsidRPr="0020749A">
        <w:rPr>
          <w:rFonts w:ascii="Menlo Regular" w:hAnsi="Menlo Regular" w:cs="Menlo Regular"/>
          <w:color w:val="C41A16"/>
          <w:sz w:val="22"/>
          <w:szCs w:val="22"/>
          <w:lang w:val="en-GB"/>
        </w:rPr>
        <w:t>"static/assets/uploaded_files/%s_%s"</w:t>
      </w:r>
      <w:r w:rsidRPr="0020749A">
        <w:rPr>
          <w:rFonts w:ascii="Menlo Regular" w:hAnsi="Menlo Regular" w:cs="Menlo Regular"/>
          <w:color w:val="000000"/>
          <w:sz w:val="22"/>
          <w:szCs w:val="22"/>
          <w:lang w:val="en-GB"/>
        </w:rPr>
        <w:t xml:space="preserve"> % (ip, filename))</w:t>
      </w:r>
    </w:p>
    <w:p w14:paraId="1B2AD1D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4BFE5D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Create the args dictionary and save the csrf in this dictonary</w:t>
      </w:r>
    </w:p>
    <w:p w14:paraId="60E040D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 = {}</w:t>
      </w:r>
    </w:p>
    <w:p w14:paraId="16236D1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args.update(csrf(request))</w:t>
      </w:r>
    </w:p>
    <w:p w14:paraId="681DCD8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A634FC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filename and path in the dictionary</w:t>
      </w:r>
    </w:p>
    <w:p w14:paraId="2EF91A1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'filename'</w:t>
      </w:r>
      <w:r w:rsidRPr="0020749A">
        <w:rPr>
          <w:rFonts w:ascii="Menlo Regular" w:hAnsi="Menlo Regular" w:cs="Menlo Regular"/>
          <w:color w:val="000000"/>
          <w:sz w:val="22"/>
          <w:szCs w:val="22"/>
          <w:lang w:val="en-GB"/>
        </w:rPr>
        <w:t>] = filename</w:t>
      </w:r>
    </w:p>
    <w:p w14:paraId="256A4A5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'path'</w:t>
      </w:r>
      <w:r w:rsidRPr="0020749A">
        <w:rPr>
          <w:rFonts w:ascii="Menlo Regular" w:hAnsi="Menlo Regular" w:cs="Menlo Regular"/>
          <w:color w:val="000000"/>
          <w:sz w:val="22"/>
          <w:szCs w:val="22"/>
          <w:lang w:val="en-GB"/>
        </w:rPr>
        <w:t>] = path</w:t>
      </w:r>
    </w:p>
    <w:p w14:paraId="79B35DC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121512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html name, whit the used device</w:t>
      </w:r>
    </w:p>
    <w:p w14:paraId="2633A92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html = device+</w:t>
      </w:r>
      <w:r w:rsidRPr="0020749A">
        <w:rPr>
          <w:rFonts w:ascii="Menlo Regular" w:hAnsi="Menlo Regular" w:cs="Menlo Regular"/>
          <w:color w:val="C41A16"/>
          <w:sz w:val="22"/>
          <w:szCs w:val="22"/>
          <w:lang w:val="en-GB"/>
        </w:rPr>
        <w:t>"_upload_succes.html"</w:t>
      </w:r>
      <w:r w:rsidRPr="0020749A">
        <w:rPr>
          <w:rFonts w:ascii="Menlo Regular" w:hAnsi="Menlo Regular" w:cs="Menlo Regular"/>
          <w:color w:val="000000"/>
          <w:sz w:val="22"/>
          <w:szCs w:val="22"/>
          <w:lang w:val="en-GB"/>
        </w:rPr>
        <w:t xml:space="preserve">              </w:t>
      </w:r>
    </w:p>
    <w:p w14:paraId="26EDF30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p>
    <w:p w14:paraId="118FFDB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Call the upload_succes html, for the correct device and give it the args dictonary</w:t>
      </w:r>
    </w:p>
    <w:p w14:paraId="5C04866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 args)</w:t>
      </w:r>
    </w:p>
    <w:p w14:paraId="34A611F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20BE8B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7DEB0F2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xml:space="preserve"># Create the args dictionary and save the csrf in this dictonary    </w:t>
      </w:r>
    </w:p>
    <w:p w14:paraId="3DB1ACE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 = {}</w:t>
      </w:r>
    </w:p>
    <w:p w14:paraId="6443E4E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args.update(csrf(request))</w:t>
      </w:r>
    </w:p>
    <w:p w14:paraId="1BB04AF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5393E5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empty form in the dictionary</w:t>
      </w:r>
    </w:p>
    <w:p w14:paraId="1019BAE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'form'</w:t>
      </w:r>
      <w:r w:rsidRPr="0020749A">
        <w:rPr>
          <w:rFonts w:ascii="Menlo Regular" w:hAnsi="Menlo Regular" w:cs="Menlo Regular"/>
          <w:color w:val="000000"/>
          <w:sz w:val="22"/>
          <w:szCs w:val="22"/>
          <w:lang w:val="en-GB"/>
        </w:rPr>
        <w:t>] = UploadPictureForm()</w:t>
      </w:r>
    </w:p>
    <w:p w14:paraId="46239F8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'message'</w:t>
      </w:r>
      <w:r w:rsidRPr="0020749A">
        <w:rPr>
          <w:rFonts w:ascii="Menlo Regular" w:hAnsi="Menlo Regular" w:cs="Menlo Regular"/>
          <w:color w:val="000000"/>
          <w:sz w:val="22"/>
          <w:szCs w:val="22"/>
          <w:lang w:val="en-GB"/>
        </w:rPr>
        <w:t>] = message</w:t>
      </w:r>
    </w:p>
    <w:p w14:paraId="5FAB208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'style'</w:t>
      </w:r>
      <w:r w:rsidRPr="0020749A">
        <w:rPr>
          <w:rFonts w:ascii="Menlo Regular" w:hAnsi="Menlo Regular" w:cs="Menlo Regular"/>
          <w:color w:val="000000"/>
          <w:sz w:val="22"/>
          <w:szCs w:val="22"/>
          <w:lang w:val="en-GB"/>
        </w:rPr>
        <w:t>] = style</w:t>
      </w:r>
    </w:p>
    <w:p w14:paraId="430BE73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AB2BCD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html name, with the used device</w:t>
      </w:r>
    </w:p>
    <w:p w14:paraId="760462D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html = device+</w:t>
      </w:r>
      <w:r w:rsidRPr="0020749A">
        <w:rPr>
          <w:rFonts w:ascii="Menlo Regular" w:hAnsi="Menlo Regular" w:cs="Menlo Regular"/>
          <w:color w:val="C41A16"/>
          <w:sz w:val="22"/>
          <w:szCs w:val="22"/>
          <w:lang w:val="en-GB"/>
        </w:rPr>
        <w:t>"_upload.html"</w:t>
      </w:r>
    </w:p>
    <w:p w14:paraId="2150DC4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Call the upload html, for the correct device and give it the args dictionary</w:t>
      </w:r>
    </w:p>
    <w:p w14:paraId="361F412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 args)                </w:t>
      </w:r>
    </w:p>
    <w:p w14:paraId="6814035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2D1BA1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2DDAE4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xml:space="preserve"># When the method is not POST    </w:t>
      </w:r>
    </w:p>
    <w:p w14:paraId="2D736EB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406A968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Create a form to upload a picture</w:t>
      </w:r>
    </w:p>
    <w:p w14:paraId="541CA5A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 = UploadPictureForm()</w:t>
      </w:r>
    </w:p>
    <w:p w14:paraId="6A0C133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C4A287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xml:space="preserve"># Create the args dictionary and save the csrf in this dictonary    </w:t>
      </w:r>
    </w:p>
    <w:p w14:paraId="73FFC80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 = {}</w:t>
      </w:r>
    </w:p>
    <w:p w14:paraId="36AAA51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args.update(csrf(request))</w:t>
      </w:r>
    </w:p>
    <w:p w14:paraId="4B8D364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3674AF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empty form in the dictionary</w:t>
      </w:r>
    </w:p>
    <w:p w14:paraId="2CB36FB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'form'</w:t>
      </w:r>
      <w:r w:rsidRPr="0020749A">
        <w:rPr>
          <w:rFonts w:ascii="Menlo Regular" w:hAnsi="Menlo Regular" w:cs="Menlo Regular"/>
          <w:color w:val="000000"/>
          <w:sz w:val="22"/>
          <w:szCs w:val="22"/>
          <w:lang w:val="en-GB"/>
        </w:rPr>
        <w:t>] = UploadPictureForm()</w:t>
      </w:r>
    </w:p>
    <w:p w14:paraId="7AD0DF9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'message'</w:t>
      </w:r>
      <w:r w:rsidRPr="0020749A">
        <w:rPr>
          <w:rFonts w:ascii="Menlo Regular" w:hAnsi="Menlo Regular" w:cs="Menlo Regular"/>
          <w:color w:val="000000"/>
          <w:sz w:val="22"/>
          <w:szCs w:val="22"/>
          <w:lang w:val="en-GB"/>
        </w:rPr>
        <w:t>] = message</w:t>
      </w:r>
    </w:p>
    <w:p w14:paraId="3A1DD10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'style'</w:t>
      </w:r>
      <w:r w:rsidRPr="0020749A">
        <w:rPr>
          <w:rFonts w:ascii="Menlo Regular" w:hAnsi="Menlo Regular" w:cs="Menlo Regular"/>
          <w:color w:val="000000"/>
          <w:sz w:val="22"/>
          <w:szCs w:val="22"/>
          <w:lang w:val="en-GB"/>
        </w:rPr>
        <w:t>] = style</w:t>
      </w:r>
    </w:p>
    <w:p w14:paraId="24EA116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2A9836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html name, with the used device</w:t>
      </w:r>
    </w:p>
    <w:p w14:paraId="7C2356C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html = device+</w:t>
      </w:r>
      <w:r w:rsidRPr="0020749A">
        <w:rPr>
          <w:rFonts w:ascii="Menlo Regular" w:hAnsi="Menlo Regular" w:cs="Menlo Regular"/>
          <w:color w:val="C41A16"/>
          <w:sz w:val="22"/>
          <w:szCs w:val="22"/>
          <w:lang w:val="en-GB"/>
        </w:rPr>
        <w:t>"_upload.html"</w:t>
      </w:r>
    </w:p>
    <w:p w14:paraId="72C5890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Call the upload html, for the correct device and give it the args dictionary</w:t>
      </w:r>
    </w:p>
    <w:p w14:paraId="1F27B9B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 args)</w:t>
      </w:r>
    </w:p>
    <w:p w14:paraId="520CCDB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503DBC3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The result view (to display the result of the analysis)</w:t>
      </w:r>
    </w:p>
    <w:p w14:paraId="6B69E9F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result(request):</w:t>
      </w:r>
    </w:p>
    <w:p w14:paraId="5942533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used device, using the get_device function</w:t>
      </w:r>
    </w:p>
    <w:p w14:paraId="6080648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get_device(request)</w:t>
      </w:r>
    </w:p>
    <w:p w14:paraId="389DD50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try</w:t>
      </w:r>
      <w:r w:rsidRPr="0020749A">
        <w:rPr>
          <w:rFonts w:ascii="Menlo Regular" w:hAnsi="Menlo Regular" w:cs="Menlo Regular"/>
          <w:color w:val="000000"/>
          <w:sz w:val="22"/>
          <w:szCs w:val="22"/>
          <w:lang w:val="en-GB"/>
        </w:rPr>
        <w:t>:</w:t>
      </w:r>
    </w:p>
    <w:p w14:paraId="1A015D2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Get the IP-adres of the computer</w:t>
      </w:r>
    </w:p>
    <w:p w14:paraId="415FA08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x_forwarded_for = request.META.get(</w:t>
      </w:r>
      <w:r w:rsidRPr="0020749A">
        <w:rPr>
          <w:rFonts w:ascii="Menlo Regular" w:hAnsi="Menlo Regular" w:cs="Menlo Regular"/>
          <w:color w:val="1C00CF"/>
          <w:sz w:val="22"/>
          <w:szCs w:val="22"/>
          <w:lang w:val="en-GB"/>
        </w:rPr>
        <w:t>'HTTP_X_FORWARDED_FOR'</w:t>
      </w:r>
      <w:r w:rsidRPr="0020749A">
        <w:rPr>
          <w:rFonts w:ascii="Menlo Regular" w:hAnsi="Menlo Regular" w:cs="Menlo Regular"/>
          <w:color w:val="000000"/>
          <w:sz w:val="22"/>
          <w:szCs w:val="22"/>
          <w:lang w:val="en-GB"/>
        </w:rPr>
        <w:t>)</w:t>
      </w:r>
    </w:p>
    <w:p w14:paraId="0C9EEC9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x_forwarded_for:</w:t>
      </w:r>
    </w:p>
    <w:p w14:paraId="47E7D6A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x_forwarded_for.split(</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2423283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73CB053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request.META.get(</w:t>
      </w:r>
      <w:r w:rsidRPr="0020749A">
        <w:rPr>
          <w:rFonts w:ascii="Menlo Regular" w:hAnsi="Menlo Regular" w:cs="Menlo Regular"/>
          <w:color w:val="1C00CF"/>
          <w:sz w:val="22"/>
          <w:szCs w:val="22"/>
          <w:lang w:val="en-GB"/>
        </w:rPr>
        <w:t>'REMOTE_ADDR'</w:t>
      </w:r>
      <w:r w:rsidRPr="0020749A">
        <w:rPr>
          <w:rFonts w:ascii="Menlo Regular" w:hAnsi="Menlo Regular" w:cs="Menlo Regular"/>
          <w:color w:val="000000"/>
          <w:sz w:val="22"/>
          <w:szCs w:val="22"/>
          <w:lang w:val="en-GB"/>
        </w:rPr>
        <w:t>)</w:t>
      </w:r>
    </w:p>
    <w:p w14:paraId="4E933DF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1BDB8E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Replace the '.' in the ip-adres to '_'</w:t>
      </w:r>
    </w:p>
    <w:p w14:paraId="666B2CE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ip.replace(</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'_'</w:t>
      </w:r>
      <w:r w:rsidRPr="0020749A">
        <w:rPr>
          <w:rFonts w:ascii="Menlo Regular" w:hAnsi="Menlo Regular" w:cs="Menlo Regular"/>
          <w:color w:val="000000"/>
          <w:sz w:val="22"/>
          <w:szCs w:val="22"/>
          <w:lang w:val="en-GB"/>
        </w:rPr>
        <w:t xml:space="preserve">) </w:t>
      </w:r>
    </w:p>
    <w:p w14:paraId="38A6F34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7D0260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Read in the filename from &lt;ip&gt;_filename.txt</w:t>
      </w:r>
    </w:p>
    <w:p w14:paraId="0750246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infile = open(</w:t>
      </w:r>
      <w:r w:rsidRPr="0020749A">
        <w:rPr>
          <w:rFonts w:ascii="Menlo Regular" w:hAnsi="Menlo Regular" w:cs="Menlo Regular"/>
          <w:color w:val="1C00CF"/>
          <w:sz w:val="22"/>
          <w:szCs w:val="22"/>
          <w:lang w:val="en-GB"/>
        </w:rPr>
        <w:t>'%s_filename.txt'</w:t>
      </w:r>
      <w:r w:rsidRPr="0020749A">
        <w:rPr>
          <w:rFonts w:ascii="Menlo Regular" w:hAnsi="Menlo Regular" w:cs="Menlo Regular"/>
          <w:color w:val="000000"/>
          <w:sz w:val="22"/>
          <w:szCs w:val="22"/>
          <w:lang w:val="en-GB"/>
        </w:rPr>
        <w:t xml:space="preserve"> %(ip),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w:t>
      </w:r>
    </w:p>
    <w:p w14:paraId="2891441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filename = infile.read().strip()</w:t>
      </w:r>
    </w:p>
    <w:p w14:paraId="67EDAA1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3A3846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Close the infile</w:t>
      </w:r>
    </w:p>
    <w:p w14:paraId="531C59C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infile.close()</w:t>
      </w:r>
    </w:p>
    <w:p w14:paraId="01AC539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B0FF28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Run the program to identify the orchid</w:t>
      </w:r>
    </w:p>
    <w:p w14:paraId="3DD88FC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Warning: The program now used is only a test program!</w:t>
      </w:r>
    </w:p>
    <w:p w14:paraId="381152A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"python resultaat.py %s %s"</w:t>
      </w:r>
      <w:r w:rsidRPr="0020749A">
        <w:rPr>
          <w:rFonts w:ascii="Menlo Regular" w:hAnsi="Menlo Regular" w:cs="Menlo Regular"/>
          <w:color w:val="000000"/>
          <w:sz w:val="22"/>
          <w:szCs w:val="22"/>
          <w:lang w:val="en-GB"/>
        </w:rPr>
        <w:t xml:space="preserve"> % (filename, ip))</w:t>
      </w:r>
    </w:p>
    <w:p w14:paraId="0B9CF72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FC2AA9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Open the file with the results from the identify program</w:t>
      </w:r>
    </w:p>
    <w:p w14:paraId="0A178D1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result = open(</w:t>
      </w:r>
      <w:r w:rsidRPr="0020749A">
        <w:rPr>
          <w:rFonts w:ascii="Menlo Regular" w:hAnsi="Menlo Regular" w:cs="Menlo Regular"/>
          <w:color w:val="1C00CF"/>
          <w:sz w:val="22"/>
          <w:szCs w:val="22"/>
          <w:lang w:val="en-GB"/>
        </w:rPr>
        <w:t>'%s_test.txt'</w:t>
      </w:r>
      <w:r w:rsidRPr="0020749A">
        <w:rPr>
          <w:rFonts w:ascii="Menlo Regular" w:hAnsi="Menlo Regular" w:cs="Menlo Regular"/>
          <w:color w:val="000000"/>
          <w:sz w:val="22"/>
          <w:szCs w:val="22"/>
          <w:lang w:val="en-GB"/>
        </w:rPr>
        <w:t xml:space="preserve"> %(ip),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w:t>
      </w:r>
    </w:p>
    <w:p w14:paraId="448C9F9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1D2735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Read in the results</w:t>
      </w:r>
    </w:p>
    <w:p w14:paraId="619EA4A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read_result = result.read()</w:t>
      </w:r>
    </w:p>
    <w:p w14:paraId="1E1F2CF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D0C4C6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Close the file</w:t>
      </w:r>
    </w:p>
    <w:p w14:paraId="4BDBFB5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result.close()</w:t>
      </w:r>
    </w:p>
    <w:p w14:paraId="5146E07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71F4D7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xml:space="preserve"># Create the args dictionary and save the csrf in this dictonary   </w:t>
      </w:r>
    </w:p>
    <w:p w14:paraId="76EAB1B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 = {}</w:t>
      </w:r>
    </w:p>
    <w:p w14:paraId="24B0357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args.update(csrf(request))</w:t>
      </w:r>
    </w:p>
    <w:p w14:paraId="16FEC4A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6CB38F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filename and the result in the args dictionary</w:t>
      </w:r>
    </w:p>
    <w:p w14:paraId="7D5671E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'filename'</w:t>
      </w:r>
      <w:r w:rsidRPr="0020749A">
        <w:rPr>
          <w:rFonts w:ascii="Menlo Regular" w:hAnsi="Menlo Regular" w:cs="Menlo Regular"/>
          <w:color w:val="000000"/>
          <w:sz w:val="22"/>
          <w:szCs w:val="22"/>
          <w:lang w:val="en-GB"/>
        </w:rPr>
        <w:t>] = filename</w:t>
      </w:r>
    </w:p>
    <w:p w14:paraId="785D11B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'result'</w:t>
      </w:r>
      <w:r w:rsidRPr="0020749A">
        <w:rPr>
          <w:rFonts w:ascii="Menlo Regular" w:hAnsi="Menlo Regular" w:cs="Menlo Regular"/>
          <w:color w:val="000000"/>
          <w:sz w:val="22"/>
          <w:szCs w:val="22"/>
          <w:lang w:val="en-GB"/>
        </w:rPr>
        <w:t>] = read_result</w:t>
      </w:r>
    </w:p>
    <w:p w14:paraId="257CC4E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E9A0F9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html name with the used device</w:t>
      </w:r>
    </w:p>
    <w:p w14:paraId="375590A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html = device+</w:t>
      </w:r>
      <w:r w:rsidRPr="0020749A">
        <w:rPr>
          <w:rFonts w:ascii="Menlo Regular" w:hAnsi="Menlo Regular" w:cs="Menlo Regular"/>
          <w:color w:val="C41A16"/>
          <w:sz w:val="22"/>
          <w:szCs w:val="22"/>
          <w:lang w:val="en-GB"/>
        </w:rPr>
        <w:t>"_result.html"</w:t>
      </w:r>
    </w:p>
    <w:p w14:paraId="689B9E0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Call the result html, for the correct device, with the args dictionary</w:t>
      </w:r>
    </w:p>
    <w:p w14:paraId="350B3FD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 args)</w:t>
      </w:r>
    </w:p>
    <w:p w14:paraId="0B9C591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except</w:t>
      </w:r>
      <w:r w:rsidRPr="0020749A">
        <w:rPr>
          <w:rFonts w:ascii="Menlo Regular" w:hAnsi="Menlo Regular" w:cs="Menlo Regular"/>
          <w:color w:val="000000"/>
          <w:sz w:val="22"/>
          <w:szCs w:val="22"/>
          <w:lang w:val="en-GB"/>
        </w:rPr>
        <w:t xml:space="preserve"> IOError:</w:t>
      </w:r>
    </w:p>
    <w:p w14:paraId="0812C69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'''If an IOError occure, the picture is uploaded just when the administrator removed all</w:t>
      </w:r>
    </w:p>
    <w:p w14:paraId="53592C4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C41A16"/>
          <w:sz w:val="22"/>
          <w:szCs w:val="22"/>
          <w:lang w:val="en-GB"/>
        </w:rPr>
        <w:t xml:space="preserve">        unused files. So the uploaded picture is also removed. Send the user to the sorry page,</w:t>
      </w:r>
    </w:p>
    <w:p w14:paraId="1F056E9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which tells the user to try uploading again.'''</w:t>
      </w:r>
    </w:p>
    <w:p w14:paraId="2E6FC6C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html name with the used device</w:t>
      </w:r>
    </w:p>
    <w:p w14:paraId="1128D3A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html = device+</w:t>
      </w:r>
      <w:r w:rsidRPr="0020749A">
        <w:rPr>
          <w:rFonts w:ascii="Menlo Regular" w:hAnsi="Menlo Regular" w:cs="Menlo Regular"/>
          <w:color w:val="C41A16"/>
          <w:sz w:val="22"/>
          <w:szCs w:val="22"/>
          <w:lang w:val="en-GB"/>
        </w:rPr>
        <w:t>"_sorry.html"</w:t>
      </w:r>
    </w:p>
    <w:p w14:paraId="664C529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Go to the sorry html, for the correct device</w:t>
      </w:r>
    </w:p>
    <w:p w14:paraId="1909F33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w:t>
      </w:r>
    </w:p>
    <w:p w14:paraId="2DC3E52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4F3A41F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09024B5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The exit view (to "close" the app and remove all created temporary files)</w:t>
      </w:r>
    </w:p>
    <w:p w14:paraId="38105C6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exit(request):</w:t>
      </w:r>
    </w:p>
    <w:p w14:paraId="66B5F6E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Get the IP-adres of the computer</w:t>
      </w:r>
    </w:p>
    <w:p w14:paraId="6DCD855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x_forwarded_for = request.META.get(</w:t>
      </w:r>
      <w:r w:rsidRPr="0020749A">
        <w:rPr>
          <w:rFonts w:ascii="Menlo Regular" w:hAnsi="Menlo Regular" w:cs="Menlo Regular"/>
          <w:color w:val="1C00CF"/>
          <w:sz w:val="22"/>
          <w:szCs w:val="22"/>
          <w:lang w:val="en-GB"/>
        </w:rPr>
        <w:t>'HTTP_X_FORWARDED_FOR'</w:t>
      </w:r>
      <w:r w:rsidRPr="0020749A">
        <w:rPr>
          <w:rFonts w:ascii="Menlo Regular" w:hAnsi="Menlo Regular" w:cs="Menlo Regular"/>
          <w:color w:val="000000"/>
          <w:sz w:val="22"/>
          <w:szCs w:val="22"/>
          <w:lang w:val="en-GB"/>
        </w:rPr>
        <w:t>)</w:t>
      </w:r>
    </w:p>
    <w:p w14:paraId="0081EFE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x_forwarded_for:</w:t>
      </w:r>
    </w:p>
    <w:p w14:paraId="13DDC79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x_forwarded_for.split(</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3E3EAEB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05C0A28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request.META.get(</w:t>
      </w:r>
      <w:r w:rsidRPr="0020749A">
        <w:rPr>
          <w:rFonts w:ascii="Menlo Regular" w:hAnsi="Menlo Regular" w:cs="Menlo Regular"/>
          <w:color w:val="1C00CF"/>
          <w:sz w:val="22"/>
          <w:szCs w:val="22"/>
          <w:lang w:val="en-GB"/>
        </w:rPr>
        <w:t>'REMOTE_ADDR'</w:t>
      </w:r>
      <w:r w:rsidRPr="0020749A">
        <w:rPr>
          <w:rFonts w:ascii="Menlo Regular" w:hAnsi="Menlo Regular" w:cs="Menlo Regular"/>
          <w:color w:val="000000"/>
          <w:sz w:val="22"/>
          <w:szCs w:val="22"/>
          <w:lang w:val="en-GB"/>
        </w:rPr>
        <w:t>)</w:t>
      </w:r>
    </w:p>
    <w:p w14:paraId="4A286F6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C45E7F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Replace the '.' in the ip-adres to '_'</w:t>
      </w:r>
    </w:p>
    <w:p w14:paraId="70E158C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ip.replace(</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'_'</w:t>
      </w:r>
      <w:r w:rsidRPr="0020749A">
        <w:rPr>
          <w:rFonts w:ascii="Menlo Regular" w:hAnsi="Menlo Regular" w:cs="Menlo Regular"/>
          <w:color w:val="000000"/>
          <w:sz w:val="22"/>
          <w:szCs w:val="22"/>
          <w:lang w:val="en-GB"/>
        </w:rPr>
        <w:t>)</w:t>
      </w:r>
    </w:p>
    <w:p w14:paraId="1018C1C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0CE111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 Create the variable part for the filename using a timestamp.</w:t>
      </w:r>
    </w:p>
    <w:p w14:paraId="1C732CA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replace all . in _ to prevent errors for the extension '''</w:t>
      </w:r>
    </w:p>
    <w:p w14:paraId="0984AF1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var_part = str(time()).replace(</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'_'</w:t>
      </w:r>
      <w:r w:rsidRPr="0020749A">
        <w:rPr>
          <w:rFonts w:ascii="Menlo Regular" w:hAnsi="Menlo Regular" w:cs="Menlo Regular"/>
          <w:color w:val="000000"/>
          <w:sz w:val="22"/>
          <w:szCs w:val="22"/>
          <w:lang w:val="en-GB"/>
        </w:rPr>
        <w:t xml:space="preserve">)    </w:t>
      </w:r>
    </w:p>
    <w:p w14:paraId="423E474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A40FF3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Read in the filename from &lt;ip&gt;_filename.txt, save it and close the file</w:t>
      </w:r>
    </w:p>
    <w:p w14:paraId="5A8B3F4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infile = open(</w:t>
      </w:r>
      <w:r w:rsidRPr="0020749A">
        <w:rPr>
          <w:rFonts w:ascii="Menlo Regular" w:hAnsi="Menlo Regular" w:cs="Menlo Regular"/>
          <w:color w:val="1C00CF"/>
          <w:sz w:val="22"/>
          <w:szCs w:val="22"/>
          <w:lang w:val="en-GB"/>
        </w:rPr>
        <w:t>'%s_filename.txt'</w:t>
      </w:r>
      <w:r w:rsidRPr="0020749A">
        <w:rPr>
          <w:rFonts w:ascii="Menlo Regular" w:hAnsi="Menlo Regular" w:cs="Menlo Regular"/>
          <w:color w:val="000000"/>
          <w:sz w:val="22"/>
          <w:szCs w:val="22"/>
          <w:lang w:val="en-GB"/>
        </w:rPr>
        <w:t xml:space="preserve"> %(ip),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w:t>
      </w:r>
    </w:p>
    <w:p w14:paraId="2B06D13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filename = infile.read().strip()</w:t>
      </w:r>
    </w:p>
    <w:p w14:paraId="3F95300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infile.close()</w:t>
      </w:r>
    </w:p>
    <w:p w14:paraId="5961535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5C70AA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Remove the temporary file &lt;ip&gt;_filename.txt</w:t>
      </w:r>
    </w:p>
    <w:p w14:paraId="3FF128B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Move the uploaded picture and its result to the result directory,</w:t>
      </w:r>
    </w:p>
    <w:p w14:paraId="21B3280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it as timestamp_ip.jpg and timestamp_ip_result.txt</w:t>
      </w:r>
    </w:p>
    <w:p w14:paraId="7114706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"rm %s_filename.txt"</w:t>
      </w:r>
      <w:r w:rsidRPr="0020749A">
        <w:rPr>
          <w:rFonts w:ascii="Menlo Regular" w:hAnsi="Menlo Regular" w:cs="Menlo Regular"/>
          <w:color w:val="000000"/>
          <w:sz w:val="22"/>
          <w:szCs w:val="22"/>
          <w:lang w:val="en-GB"/>
        </w:rPr>
        <w:t xml:space="preserve"> %(ip))</w:t>
      </w:r>
    </w:p>
    <w:p w14:paraId="382A39E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"mv static/uploaded_files/%s results/%s_%s.jpg"</w:t>
      </w:r>
      <w:r w:rsidRPr="0020749A">
        <w:rPr>
          <w:rFonts w:ascii="Menlo Regular" w:hAnsi="Menlo Regular" w:cs="Menlo Regular"/>
          <w:color w:val="000000"/>
          <w:sz w:val="22"/>
          <w:szCs w:val="22"/>
          <w:lang w:val="en-GB"/>
        </w:rPr>
        <w:t xml:space="preserve"> %(filename, var_part, filename))</w:t>
      </w:r>
    </w:p>
    <w:p w14:paraId="46FB216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"mv %s_test.txt results/%s_%s_result.txt"</w:t>
      </w:r>
      <w:r w:rsidRPr="0020749A">
        <w:rPr>
          <w:rFonts w:ascii="Menlo Regular" w:hAnsi="Menlo Regular" w:cs="Menlo Regular"/>
          <w:color w:val="000000"/>
          <w:sz w:val="22"/>
          <w:szCs w:val="22"/>
          <w:lang w:val="en-GB"/>
        </w:rPr>
        <w:t xml:space="preserve"> %(ip, var_part, ip))</w:t>
      </w:r>
    </w:p>
    <w:p w14:paraId="2B3DAD9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839114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Go back to the welcome page</w:t>
      </w:r>
    </w:p>
    <w:p w14:paraId="4059D7E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HttpResponseRedirect(</w:t>
      </w:r>
      <w:r w:rsidRPr="0020749A">
        <w:rPr>
          <w:rFonts w:ascii="Menlo Regular" w:hAnsi="Menlo Regular" w:cs="Menlo Regular"/>
          <w:color w:val="1C00CF"/>
          <w:sz w:val="22"/>
          <w:szCs w:val="22"/>
          <w:lang w:val="en-GB"/>
        </w:rPr>
        <w:t>'/welcome'</w:t>
      </w:r>
      <w:r w:rsidRPr="0020749A">
        <w:rPr>
          <w:rFonts w:ascii="Menlo Regular" w:hAnsi="Menlo Regular" w:cs="Menlo Regular"/>
          <w:color w:val="000000"/>
          <w:sz w:val="22"/>
          <w:szCs w:val="22"/>
          <w:lang w:val="en-GB"/>
        </w:rPr>
        <w:t>)</w:t>
      </w:r>
    </w:p>
    <w:p w14:paraId="51BD328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62475A6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6664E01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To remove all leftover files, login is required</w:t>
      </w:r>
    </w:p>
    <w:p w14:paraId="46F599B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login(request):</w:t>
      </w:r>
    </w:p>
    <w:p w14:paraId="5715CBC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used device, using the get_device function</w:t>
      </w:r>
    </w:p>
    <w:p w14:paraId="7A377F2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get_device(request)</w:t>
      </w:r>
    </w:p>
    <w:p w14:paraId="3E15467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Create a dictionary and put the csrf in it</w:t>
      </w:r>
    </w:p>
    <w:p w14:paraId="513E357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 = {}</w:t>
      </w:r>
    </w:p>
    <w:p w14:paraId="5A95694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args.update(csrf(request))</w:t>
      </w:r>
    </w:p>
    <w:p w14:paraId="30F47CD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E6733B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html name with the used device</w:t>
      </w:r>
    </w:p>
    <w:p w14:paraId="48375F2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html=device+</w:t>
      </w:r>
      <w:r w:rsidRPr="0020749A">
        <w:rPr>
          <w:rFonts w:ascii="Menlo Regular" w:hAnsi="Menlo Regular" w:cs="Menlo Regular"/>
          <w:color w:val="C41A16"/>
          <w:sz w:val="22"/>
          <w:szCs w:val="22"/>
          <w:lang w:val="en-GB"/>
        </w:rPr>
        <w:t>"_login.html"</w:t>
      </w:r>
    </w:p>
    <w:p w14:paraId="0F4B129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#Go to the login html, for the correct device, give it the dictionary</w:t>
      </w:r>
    </w:p>
    <w:p w14:paraId="4E1440F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 args)</w:t>
      </w:r>
    </w:p>
    <w:p w14:paraId="7A0DC42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7D2A3C3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Function to check the username and password</w:t>
      </w:r>
    </w:p>
    <w:p w14:paraId="5855118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auth_view(request):</w:t>
      </w:r>
    </w:p>
    <w:p w14:paraId="528E322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Get the username and password</w:t>
      </w:r>
    </w:p>
    <w:p w14:paraId="3426A7E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username = request.POST.get(</w:t>
      </w:r>
      <w:r w:rsidRPr="0020749A">
        <w:rPr>
          <w:rFonts w:ascii="Menlo Regular" w:hAnsi="Menlo Regular" w:cs="Menlo Regular"/>
          <w:color w:val="1C00CF"/>
          <w:sz w:val="22"/>
          <w:szCs w:val="22"/>
          <w:lang w:val="en-GB"/>
        </w:rPr>
        <w:t>'username'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p>
    <w:p w14:paraId="4A05444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password = request.POST.get(</w:t>
      </w:r>
      <w:r w:rsidRPr="0020749A">
        <w:rPr>
          <w:rFonts w:ascii="Menlo Regular" w:hAnsi="Menlo Regular" w:cs="Menlo Regular"/>
          <w:color w:val="1C00CF"/>
          <w:sz w:val="22"/>
          <w:szCs w:val="22"/>
          <w:lang w:val="en-GB"/>
        </w:rPr>
        <w:t>'password'</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p>
    <w:p w14:paraId="47194A6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 If the username and password are incorrect user will be None</w:t>
      </w:r>
    </w:p>
    <w:p w14:paraId="30495AB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Otherwise it will be the user '''</w:t>
      </w:r>
    </w:p>
    <w:p w14:paraId="092A08E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user = auth.authenticate(username=username, password=password)</w:t>
      </w:r>
    </w:p>
    <w:p w14:paraId="2CA376E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614791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 Go to the correct page (admin/remove for correct login, invalid for</w:t>
      </w:r>
    </w:p>
    <w:p w14:paraId="2A76620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invalid login)'''</w:t>
      </w:r>
    </w:p>
    <w:p w14:paraId="1A9AF43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user </w:t>
      </w:r>
      <w:r w:rsidRPr="0020749A">
        <w:rPr>
          <w:rFonts w:ascii="Menlo Regular" w:hAnsi="Menlo Regular" w:cs="Menlo Regular"/>
          <w:color w:val="AA0D91"/>
          <w:sz w:val="22"/>
          <w:szCs w:val="22"/>
          <w:lang w:val="en-GB"/>
        </w:rPr>
        <w:t>is</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4596D33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#Login the user</w:t>
      </w:r>
    </w:p>
    <w:p w14:paraId="4632CA6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auth.login(request, user)</w:t>
      </w:r>
    </w:p>
    <w:p w14:paraId="258B222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HttpResponseRedirect(</w:t>
      </w:r>
      <w:r w:rsidRPr="0020749A">
        <w:rPr>
          <w:rFonts w:ascii="Menlo Regular" w:hAnsi="Menlo Regular" w:cs="Menlo Regular"/>
          <w:color w:val="1C00CF"/>
          <w:sz w:val="22"/>
          <w:szCs w:val="22"/>
          <w:lang w:val="en-GB"/>
        </w:rPr>
        <w:t>'/admin/remove'</w:t>
      </w:r>
      <w:r w:rsidRPr="0020749A">
        <w:rPr>
          <w:rFonts w:ascii="Menlo Regular" w:hAnsi="Menlo Regular" w:cs="Menlo Regular"/>
          <w:color w:val="000000"/>
          <w:sz w:val="22"/>
          <w:szCs w:val="22"/>
          <w:lang w:val="en-GB"/>
        </w:rPr>
        <w:t>)</w:t>
      </w:r>
    </w:p>
    <w:p w14:paraId="65A9815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32D2C9C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HttpResponseRedirect(</w:t>
      </w:r>
      <w:r w:rsidRPr="0020749A">
        <w:rPr>
          <w:rFonts w:ascii="Menlo Regular" w:hAnsi="Menlo Regular" w:cs="Menlo Regular"/>
          <w:color w:val="1C00CF"/>
          <w:sz w:val="22"/>
          <w:szCs w:val="22"/>
          <w:lang w:val="en-GB"/>
        </w:rPr>
        <w:t>'/accounts/invalid'</w:t>
      </w:r>
      <w:r w:rsidRPr="0020749A">
        <w:rPr>
          <w:rFonts w:ascii="Menlo Regular" w:hAnsi="Menlo Regular" w:cs="Menlo Regular"/>
          <w:color w:val="000000"/>
          <w:sz w:val="22"/>
          <w:szCs w:val="22"/>
          <w:lang w:val="en-GB"/>
        </w:rPr>
        <w:t>)</w:t>
      </w:r>
    </w:p>
    <w:p w14:paraId="5B93D0D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50BF205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function for logout</w:t>
      </w:r>
    </w:p>
    <w:p w14:paraId="4F47B25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logout(request):</w:t>
      </w:r>
    </w:p>
    <w:p w14:paraId="0C90C70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#Log the user out</w:t>
      </w:r>
    </w:p>
    <w:p w14:paraId="2930768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auth.logout(request)</w:t>
      </w:r>
    </w:p>
    <w:p w14:paraId="434076E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#Go back to the welcome page</w:t>
      </w:r>
    </w:p>
    <w:p w14:paraId="1B1E75E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HttpResponseRedirect(</w:t>
      </w:r>
      <w:r w:rsidRPr="0020749A">
        <w:rPr>
          <w:rFonts w:ascii="Menlo Regular" w:hAnsi="Menlo Regular" w:cs="Menlo Regular"/>
          <w:color w:val="1C00CF"/>
          <w:sz w:val="22"/>
          <w:szCs w:val="22"/>
          <w:lang w:val="en-GB"/>
        </w:rPr>
        <w:t>'/welcome/'</w:t>
      </w:r>
      <w:r w:rsidRPr="0020749A">
        <w:rPr>
          <w:rFonts w:ascii="Menlo Regular" w:hAnsi="Menlo Regular" w:cs="Menlo Regular"/>
          <w:color w:val="000000"/>
          <w:sz w:val="22"/>
          <w:szCs w:val="22"/>
          <w:lang w:val="en-GB"/>
        </w:rPr>
        <w:t>)</w:t>
      </w:r>
    </w:p>
    <w:p w14:paraId="7A9DEDA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17B38F4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Function for invalid login</w:t>
      </w:r>
    </w:p>
    <w:p w14:paraId="5E8CDF8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invalid_login(request):</w:t>
      </w:r>
    </w:p>
    <w:p w14:paraId="5D68091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used device, using the get_device function</w:t>
      </w:r>
    </w:p>
    <w:p w14:paraId="7B32C43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get_device(request)</w:t>
      </w:r>
    </w:p>
    <w:p w14:paraId="659FAAD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Go to the invalid login html, for the correct device</w:t>
      </w:r>
    </w:p>
    <w:p w14:paraId="396A8B1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html = device+</w:t>
      </w:r>
      <w:r w:rsidRPr="0020749A">
        <w:rPr>
          <w:rFonts w:ascii="Menlo Regular" w:hAnsi="Menlo Regular" w:cs="Menlo Regular"/>
          <w:color w:val="C41A16"/>
          <w:sz w:val="22"/>
          <w:szCs w:val="22"/>
          <w:lang w:val="en-GB"/>
        </w:rPr>
        <w:t>"_invalid_login.html"</w:t>
      </w:r>
    </w:p>
    <w:p w14:paraId="4766008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w:t>
      </w:r>
    </w:p>
    <w:p w14:paraId="2F2E8CA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27D71EE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@login_required</w:t>
      </w:r>
    </w:p>
    <w:p w14:paraId="02C8CF1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#User need to be registreded. Even when the user is not active this user can login and remove the files.</w:t>
      </w:r>
    </w:p>
    <w:p w14:paraId="6CBDA36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remove(request):</w:t>
      </w:r>
    </w:p>
    <w:p w14:paraId="4231D46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used device, using the get_device function</w:t>
      </w:r>
    </w:p>
    <w:p w14:paraId="0CAD355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get_device(request)</w:t>
      </w:r>
    </w:p>
    <w:p w14:paraId="6BE391C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List all the files that will be removed using a command line command (ls)</w:t>
      </w:r>
    </w:p>
    <w:p w14:paraId="145D982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'''Save the name(s) of the picture(s) that will be removed in uploads.txt and the</w:t>
      </w:r>
    </w:p>
    <w:p w14:paraId="65A3D86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name(s) of the temporary file(s) in temps.txt'''</w:t>
      </w:r>
    </w:p>
    <w:p w14:paraId="59B2C4E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"ls static/uploaded_files &gt; uploads.txt"</w:t>
      </w:r>
      <w:r w:rsidRPr="0020749A">
        <w:rPr>
          <w:rFonts w:ascii="Menlo Regular" w:hAnsi="Menlo Regular" w:cs="Menlo Regular"/>
          <w:color w:val="000000"/>
          <w:sz w:val="22"/>
          <w:szCs w:val="22"/>
          <w:lang w:val="en-GB"/>
        </w:rPr>
        <w:t>)</w:t>
      </w:r>
    </w:p>
    <w:p w14:paraId="3A37F28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"ls | egrep *_filename.txt &gt; temps.txt"</w:t>
      </w:r>
      <w:r w:rsidRPr="0020749A">
        <w:rPr>
          <w:rFonts w:ascii="Menlo Regular" w:hAnsi="Menlo Regular" w:cs="Menlo Regular"/>
          <w:color w:val="000000"/>
          <w:sz w:val="22"/>
          <w:szCs w:val="22"/>
          <w:lang w:val="en-GB"/>
        </w:rPr>
        <w:t>)</w:t>
      </w:r>
    </w:p>
    <w:p w14:paraId="0F6042D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AF1207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#Remove all the unused pictures and their temporary files</w:t>
      </w:r>
    </w:p>
    <w:p w14:paraId="0F77B12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"rm static/uploaded_files/*"</w:t>
      </w:r>
      <w:r w:rsidRPr="0020749A">
        <w:rPr>
          <w:rFonts w:ascii="Menlo Regular" w:hAnsi="Menlo Regular" w:cs="Menlo Regular"/>
          <w:color w:val="000000"/>
          <w:sz w:val="22"/>
          <w:szCs w:val="22"/>
          <w:lang w:val="en-GB"/>
        </w:rPr>
        <w:t>)</w:t>
      </w:r>
    </w:p>
    <w:p w14:paraId="7DD3EDE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"rm *filename.txt"</w:t>
      </w:r>
      <w:r w:rsidRPr="0020749A">
        <w:rPr>
          <w:rFonts w:ascii="Menlo Regular" w:hAnsi="Menlo Regular" w:cs="Menlo Regular"/>
          <w:color w:val="000000"/>
          <w:sz w:val="22"/>
          <w:szCs w:val="22"/>
          <w:lang w:val="en-GB"/>
        </w:rPr>
        <w:t>)</w:t>
      </w:r>
    </w:p>
    <w:p w14:paraId="465B5EE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A53F08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#Read the content of the uploads.txt file and the temps.txt file and save the content in</w:t>
      </w:r>
    </w:p>
    <w:p w14:paraId="413F182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Python variables</w:t>
      </w:r>
    </w:p>
    <w:p w14:paraId="2C8E50F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uploads_in = open(</w:t>
      </w:r>
      <w:r w:rsidRPr="0020749A">
        <w:rPr>
          <w:rFonts w:ascii="Menlo Regular" w:hAnsi="Menlo Regular" w:cs="Menlo Regular"/>
          <w:color w:val="C41A16"/>
          <w:sz w:val="22"/>
          <w:szCs w:val="22"/>
          <w:lang w:val="en-GB"/>
        </w:rPr>
        <w:t>"uploads.txt"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w:t>
      </w:r>
    </w:p>
    <w:p w14:paraId="6AC58B9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temps_in = open(</w:t>
      </w:r>
      <w:r w:rsidRPr="0020749A">
        <w:rPr>
          <w:rFonts w:ascii="Menlo Regular" w:hAnsi="Menlo Regular" w:cs="Menlo Regular"/>
          <w:color w:val="C41A16"/>
          <w:sz w:val="22"/>
          <w:szCs w:val="22"/>
          <w:lang w:val="en-GB"/>
        </w:rPr>
        <w:t>"temps.txt"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w:t>
      </w:r>
    </w:p>
    <w:p w14:paraId="37891AF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uploads = uploads_in.read()</w:t>
      </w:r>
    </w:p>
    <w:p w14:paraId="21DC39F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temps = temps_in.read()</w:t>
      </w:r>
    </w:p>
    <w:p w14:paraId="18A98AF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B44AFF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xml:space="preserve"># Create the args dictionary and save the csrf in this dictonary   </w:t>
      </w:r>
    </w:p>
    <w:p w14:paraId="55209F0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 = {}</w:t>
      </w:r>
    </w:p>
    <w:p w14:paraId="5F82B89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args.update(csrf(request))  </w:t>
      </w:r>
    </w:p>
    <w:p w14:paraId="34F1921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27F410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list of the pictures that will be removed in the dictionary</w:t>
      </w:r>
    </w:p>
    <w:p w14:paraId="56EE388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'uploads'</w:t>
      </w:r>
      <w:r w:rsidRPr="0020749A">
        <w:rPr>
          <w:rFonts w:ascii="Menlo Regular" w:hAnsi="Menlo Regular" w:cs="Menlo Regular"/>
          <w:color w:val="000000"/>
          <w:sz w:val="22"/>
          <w:szCs w:val="22"/>
          <w:lang w:val="en-GB"/>
        </w:rPr>
        <w:t>] = uploads</w:t>
      </w:r>
    </w:p>
    <w:p w14:paraId="0BFB797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list of the temporary files that will be removed in the dictionary</w:t>
      </w:r>
    </w:p>
    <w:p w14:paraId="496FD60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'temps'</w:t>
      </w:r>
      <w:r w:rsidRPr="0020749A">
        <w:rPr>
          <w:rFonts w:ascii="Menlo Regular" w:hAnsi="Menlo Regular" w:cs="Menlo Regular"/>
          <w:color w:val="000000"/>
          <w:sz w:val="22"/>
          <w:szCs w:val="22"/>
          <w:lang w:val="en-GB"/>
        </w:rPr>
        <w:t>] = temps</w:t>
      </w:r>
    </w:p>
    <w:p w14:paraId="627361F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F818E1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Remove the text files wich contain the lists</w:t>
      </w:r>
    </w:p>
    <w:p w14:paraId="2834773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"rm uploads.txt temps.txt"</w:t>
      </w:r>
      <w:r w:rsidRPr="0020749A">
        <w:rPr>
          <w:rFonts w:ascii="Menlo Regular" w:hAnsi="Menlo Regular" w:cs="Menlo Regular"/>
          <w:color w:val="000000"/>
          <w:sz w:val="22"/>
          <w:szCs w:val="22"/>
          <w:lang w:val="en-GB"/>
        </w:rPr>
        <w:t>)</w:t>
      </w:r>
    </w:p>
    <w:p w14:paraId="7FCDA29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EE3442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html name with the used device</w:t>
      </w:r>
    </w:p>
    <w:p w14:paraId="3FB9BF1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html = device+</w:t>
      </w:r>
      <w:r w:rsidRPr="0020749A">
        <w:rPr>
          <w:rFonts w:ascii="Menlo Regular" w:hAnsi="Menlo Regular" w:cs="Menlo Regular"/>
          <w:color w:val="C41A16"/>
          <w:sz w:val="22"/>
          <w:szCs w:val="22"/>
          <w:lang w:val="en-GB"/>
        </w:rPr>
        <w:t>"_remove.html"</w:t>
      </w:r>
    </w:p>
    <w:p w14:paraId="53E3CC8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Call the html, for the correct device, and give it the args directory</w:t>
      </w:r>
    </w:p>
    <w:p w14:paraId="652A8A0B" w14:textId="77777777" w:rsidR="00D909C6" w:rsidRPr="0020749A" w:rsidRDefault="00D909C6" w:rsidP="00D909C6">
      <w:pPr>
        <w:rPr>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 args)</w:t>
      </w:r>
    </w:p>
    <w:sectPr w:rsidR="00D909C6" w:rsidRPr="0020749A" w:rsidSect="00913AD0">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Patrick Gordon Wijntjes" w:date="2014-04-29T11:05:00Z" w:initials="PW">
    <w:p w14:paraId="390D36F0" w14:textId="0F556501" w:rsidR="00FC5F7E" w:rsidRDefault="00FC5F7E">
      <w:pPr>
        <w:pStyle w:val="Tekstopmerking"/>
      </w:pPr>
      <w:r>
        <w:rPr>
          <w:rStyle w:val="Verwijzingopmerking"/>
        </w:rPr>
        <w:annotationRef/>
      </w:r>
      <w:r>
        <w:t>Uiteindelijk heb ik me alleen op de flowers gericht, moet de rest er nog bij?</w:t>
      </w:r>
    </w:p>
  </w:comment>
  <w:comment w:id="7" w:author="Patrick Gordon Wijntjes" w:date="2014-04-29T11:11:00Z" w:initials="PW">
    <w:p w14:paraId="4A1AEFB7" w14:textId="53DCE5CC" w:rsidR="00FC5F7E" w:rsidRDefault="00FC5F7E">
      <w:pPr>
        <w:pStyle w:val="Tekstopmerking"/>
      </w:pPr>
      <w:r>
        <w:rPr>
          <w:rStyle w:val="Verwijzingopmerking"/>
        </w:rPr>
        <w:annotationRef/>
      </w:r>
      <w:r>
        <w:t>Zelfde als opmerking 1</w:t>
      </w:r>
    </w:p>
  </w:comment>
  <w:comment w:id="17" w:author="Mirna" w:date="2014-05-02T10:53:00Z" w:initials="M">
    <w:p w14:paraId="2418F90F" w14:textId="26BC73D4" w:rsidR="001E1F53" w:rsidRDefault="001E1F53">
      <w:pPr>
        <w:pStyle w:val="Tekstopmerking"/>
      </w:pPr>
      <w:r>
        <w:rPr>
          <w:rStyle w:val="Verwijzingopmerking"/>
        </w:rPr>
        <w:annotationRef/>
      </w:r>
      <w:r>
        <w:t>7 omdat er 7 sections zijn?</w:t>
      </w:r>
    </w:p>
  </w:comment>
  <w:comment w:id="18" w:author="Mirna" w:date="2014-05-02T10:54:00Z" w:initials="M">
    <w:p w14:paraId="26B44D94" w14:textId="2E6AF998" w:rsidR="001E1F53" w:rsidRDefault="001E1F53">
      <w:pPr>
        <w:pStyle w:val="Tekstopmerking"/>
      </w:pPr>
      <w:r>
        <w:rPr>
          <w:rStyle w:val="Verwijzingopmerking"/>
        </w:rPr>
        <w:annotationRef/>
      </w:r>
      <w:r>
        <w:t>wat bedoel je hier mee</w:t>
      </w:r>
    </w:p>
    <w:p w14:paraId="513D0EBB" w14:textId="77777777" w:rsidR="001E1F53" w:rsidRDefault="001E1F53">
      <w:pPr>
        <w:pStyle w:val="Tekstopmerking"/>
      </w:pPr>
    </w:p>
  </w:comment>
  <w:comment w:id="19" w:author="Mirna" w:date="2014-05-02T10:55:00Z" w:initials="M">
    <w:p w14:paraId="58F61801" w14:textId="50ACB2CF" w:rsidR="001E1F53" w:rsidRDefault="001E1F53">
      <w:pPr>
        <w:pStyle w:val="Tekstopmerking"/>
      </w:pPr>
      <w:r>
        <w:rPr>
          <w:rStyle w:val="Verwijzingopmerking"/>
        </w:rPr>
        <w:annotationRef/>
      </w:r>
      <w:r>
        <w:t>wat is dit?</w:t>
      </w:r>
    </w:p>
  </w:comment>
  <w:comment w:id="20" w:author="Mirna" w:date="2014-05-02T10:57:00Z" w:initials="M">
    <w:p w14:paraId="0C54873E" w14:textId="15EE50B5" w:rsidR="001E1F53" w:rsidRDefault="001E1F53">
      <w:pPr>
        <w:pStyle w:val="Tekstopmerking"/>
      </w:pPr>
      <w:r>
        <w:rPr>
          <w:rStyle w:val="Verwijzingopmerking"/>
        </w:rPr>
        <w:annotationRef/>
      </w:r>
      <w:r>
        <w:t>Wat bedoel je hiermee?</w:t>
      </w:r>
    </w:p>
  </w:comment>
  <w:comment w:id="26" w:author="Mirna" w:date="2014-05-02T10:58:00Z" w:initials="M">
    <w:p w14:paraId="2B9441C2" w14:textId="5459AA40" w:rsidR="001E1F53" w:rsidRDefault="001E1F53">
      <w:pPr>
        <w:pStyle w:val="Tekstopmerking"/>
      </w:pPr>
      <w:r>
        <w:rPr>
          <w:rStyle w:val="Verwijzingopmerking"/>
        </w:rPr>
        <w:annotationRef/>
      </w:r>
      <w:r>
        <w:t>Waar vind ik die?</w:t>
      </w:r>
    </w:p>
  </w:comment>
  <w:comment w:id="27" w:author="Patrick Gordon Wijntjes" w:date="2014-05-01T11:48:00Z" w:initials="PW">
    <w:p w14:paraId="0C6024B7" w14:textId="21FD33F3" w:rsidR="00FC5F7E" w:rsidRDefault="00FC5F7E">
      <w:pPr>
        <w:pStyle w:val="Tekstopmerking"/>
      </w:pPr>
      <w:r>
        <w:rPr>
          <w:rStyle w:val="Verwijzingopmerking"/>
        </w:rPr>
        <w:annotationRef/>
      </w:r>
      <w:r>
        <w:t>Moeten de stappen voor tubers er ook in of niet? Zo niet moet ik de stappen dan ook verwijderen uit de scripts? (LET OP: Omdat ALLE foto’s gedownload worden zullen ze wel gewoon gedownload worden. Ik kan ze evnt. Verwijderen na het downloaden).</w:t>
      </w:r>
    </w:p>
  </w:comment>
  <w:comment w:id="21" w:author="Patrick Gordon Wijntjes" w:date="2014-05-02T10:57:00Z" w:initials="PW">
    <w:p w14:paraId="6E0A35C2" w14:textId="77777777" w:rsidR="00FC5F7E" w:rsidRDefault="00FC5F7E" w:rsidP="00F502F2">
      <w:pPr>
        <w:pStyle w:val="Tekstopmerking"/>
      </w:pPr>
      <w:r>
        <w:rPr>
          <w:rStyle w:val="Verwijzingopmerking"/>
        </w:rPr>
        <w:annotationRef/>
      </w:r>
      <w:r>
        <w:rPr>
          <w:rStyle w:val="Verwijzingopmerking"/>
        </w:rPr>
        <w:annotationRef/>
      </w:r>
      <w:r>
        <w:t>Dit is waar, maar omdat de tubers nog niet op DNA zijn geclassificeerd is de focus naar de flowers verlegd. Moet dit er nog in?</w:t>
      </w:r>
    </w:p>
    <w:p w14:paraId="662A7D0A" w14:textId="070BE2D8" w:rsidR="00FC5F7E" w:rsidRDefault="00FC5F7E">
      <w:pPr>
        <w:pStyle w:val="Tekstopmerking"/>
      </w:pPr>
    </w:p>
    <w:p w14:paraId="729AEEB1" w14:textId="4208A276" w:rsidR="001E1F53" w:rsidRDefault="001E1F53">
      <w:pPr>
        <w:pStyle w:val="Tekstopmerking"/>
      </w:pPr>
      <w:r>
        <w:t>Mirna: ik zou zeggen hou het erin maar zeg dat dit een volgende test case is.</w:t>
      </w:r>
    </w:p>
  </w:comment>
  <w:comment w:id="32" w:author="Patrick Gordon Wijntjes" w:date="2014-05-01T15:06:00Z" w:initials="PW">
    <w:p w14:paraId="1C346A42" w14:textId="6A958EB3" w:rsidR="00FC5F7E" w:rsidRDefault="00FC5F7E">
      <w:pPr>
        <w:pStyle w:val="Tekstopmerking"/>
      </w:pPr>
      <w:r>
        <w:rPr>
          <w:rStyle w:val="Verwijzingopmerking"/>
        </w:rPr>
        <w:annotationRef/>
      </w:r>
      <w:r>
        <w:t>Ook andere merken telefoon? Vanavond (1-05) thuis uittesten met een HTC.</w:t>
      </w:r>
    </w:p>
  </w:comment>
  <w:comment w:id="36" w:author="Patrick Gordon Wijntjes" w:date="2014-05-01T15:12:00Z" w:initials="PW">
    <w:p w14:paraId="03CB0563" w14:textId="24EDD74F" w:rsidR="00FC5F7E" w:rsidRDefault="00FC5F7E">
      <w:pPr>
        <w:pStyle w:val="Tekstopmerking"/>
      </w:pPr>
      <w:r>
        <w:rPr>
          <w:rStyle w:val="Verwijzingopmerking"/>
        </w:rPr>
        <w:annotationRef/>
      </w:r>
      <w:r>
        <w:t>Ook die van de tubers. Moeten die nog?</w:t>
      </w:r>
    </w:p>
  </w:comment>
  <w:comment w:id="37" w:author="Patrick Gordon Wijntjes" w:date="2014-05-01T15:13:00Z" w:initials="PW">
    <w:p w14:paraId="528DF62E" w14:textId="0845CE08" w:rsidR="00FC5F7E" w:rsidRDefault="00FC5F7E">
      <w:pPr>
        <w:pStyle w:val="Tekstopmerking"/>
      </w:pPr>
      <w:r>
        <w:rPr>
          <w:rStyle w:val="Verwijzingopmerking"/>
        </w:rPr>
        <w:annotationRef/>
      </w:r>
      <w:r>
        <w:t>Dit staat er wel in, maar Tubers worden verder niet gebrukt. Dit laten staan?</w:t>
      </w:r>
    </w:p>
  </w:comment>
  <w:comment w:id="38" w:author="Patrick Gordon Wijntjes" w:date="2014-05-01T15:18:00Z" w:initials="PW">
    <w:p w14:paraId="342AA778" w14:textId="1335C554" w:rsidR="00FC5F7E" w:rsidRDefault="00FC5F7E">
      <w:pPr>
        <w:pStyle w:val="Tekstopmerking"/>
      </w:pPr>
      <w:r>
        <w:rPr>
          <w:rStyle w:val="Verwijzingopmerking"/>
        </w:rPr>
        <w:annotationRef/>
      </w:r>
      <w:r>
        <w:t>Zelfde vraag: Dit gebeurd inderdaad, maar moet dat nog? En moet het dus wel of niet in het verslag?</w:t>
      </w:r>
    </w:p>
  </w:comment>
  <w:comment w:id="43" w:author="Mirna" w:date="2014-05-02T11:18:00Z" w:initials="M">
    <w:p w14:paraId="656E3925" w14:textId="0B5B9C50" w:rsidR="00C7359C" w:rsidRDefault="00C7359C">
      <w:pPr>
        <w:pStyle w:val="Tekstopmerking"/>
      </w:pPr>
      <w:r>
        <w:rPr>
          <w:rStyle w:val="Verwijzingopmerking"/>
        </w:rPr>
        <w:annotationRef/>
      </w:r>
      <w:r>
        <w:t>Waar is hij op gebaseerd. Op de kleuren toch? Staat dat ergens?</w:t>
      </w:r>
    </w:p>
  </w:comment>
  <w:comment w:id="58" w:author="Mirna" w:date="2014-05-02T11:07:00Z" w:initials="M">
    <w:p w14:paraId="0B997290" w14:textId="26DA1B4C" w:rsidR="00471668" w:rsidRDefault="00471668">
      <w:pPr>
        <w:pStyle w:val="Tekstopmerking"/>
      </w:pPr>
      <w:r>
        <w:rPr>
          <w:rStyle w:val="Verwijzingopmerking"/>
        </w:rPr>
        <w:annotationRef/>
      </w:r>
      <w:r>
        <w:t>Heb je dus wel neural networks getraind met je tubers? Maar niet getest?</w:t>
      </w:r>
    </w:p>
  </w:comment>
  <w:comment w:id="63" w:author="Mirna" w:date="2014-05-02T11:07:00Z" w:initials="M">
    <w:p w14:paraId="136EEA9B" w14:textId="657BEE68" w:rsidR="00471668" w:rsidRDefault="00471668">
      <w:pPr>
        <w:pStyle w:val="Tekstopmerking"/>
      </w:pPr>
      <w:r>
        <w:rPr>
          <w:rStyle w:val="Verwijzingopmerking"/>
        </w:rPr>
        <w:annotationRef/>
      </w:r>
      <w:r>
        <w:t>Waarom zet je dit?</w:t>
      </w:r>
    </w:p>
  </w:comment>
  <w:comment w:id="60" w:author="Mirna" w:date="2014-05-02T11:10:00Z" w:initials="M">
    <w:p w14:paraId="50F41C72" w14:textId="612C6CBA" w:rsidR="00471668" w:rsidRDefault="00471668">
      <w:pPr>
        <w:pStyle w:val="Tekstopmerking"/>
      </w:pPr>
      <w:r>
        <w:rPr>
          <w:rStyle w:val="Verwijzingopmerking"/>
        </w:rPr>
        <w:annotationRef/>
      </w:r>
      <w:r>
        <w:t>Wat is het doel van deze alinea?</w:t>
      </w:r>
    </w:p>
  </w:comment>
  <w:comment w:id="134" w:author="Patrick Gordon Wijntjes" w:date="2014-05-01T17:03:00Z" w:initials="PW">
    <w:p w14:paraId="538857B5" w14:textId="1147C17A" w:rsidR="00FC5F7E" w:rsidRDefault="00FC5F7E">
      <w:pPr>
        <w:pStyle w:val="Tekstopmerking"/>
      </w:pPr>
      <w:r>
        <w:rPr>
          <w:rStyle w:val="Verwijzingopmerking"/>
        </w:rPr>
        <w:annotationRef/>
      </w:r>
      <w:r>
        <w:t>Vanaf hier nog controleren!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A6E1E4" w14:textId="77777777" w:rsidR="00180AE0" w:rsidRDefault="00180AE0" w:rsidP="00B056D7">
      <w:r>
        <w:separator/>
      </w:r>
    </w:p>
  </w:endnote>
  <w:endnote w:type="continuationSeparator" w:id="0">
    <w:p w14:paraId="344688CB" w14:textId="77777777" w:rsidR="00180AE0" w:rsidRDefault="00180AE0" w:rsidP="00B05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Zapf Dingbats">
    <w:altName w:val="Wingdings 2"/>
    <w:charset w:val="02"/>
    <w:family w:val="auto"/>
    <w:pitch w:val="variable"/>
    <w:sig w:usb0="00000000" w:usb1="10000000" w:usb2="00000000" w:usb3="00000000" w:csb0="80000000" w:csb1="00000000"/>
  </w:font>
  <w:font w:name="Menlo Regular">
    <w:altName w:val="Arial"/>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4FE82C" w14:textId="77777777" w:rsidR="00FC5F7E" w:rsidRDefault="00FC5F7E" w:rsidP="00B056D7">
    <w:pPr>
      <w:pStyle w:val="Voettekst"/>
      <w:rPr>
        <w:rStyle w:val="Paginanummer"/>
      </w:rPr>
    </w:pPr>
    <w:r>
      <w:rPr>
        <w:rStyle w:val="Paginanummer"/>
      </w:rPr>
      <w:fldChar w:fldCharType="begin"/>
    </w:r>
    <w:r>
      <w:rPr>
        <w:rStyle w:val="Paginanummer"/>
      </w:rPr>
      <w:instrText xml:space="preserve">PAGE  </w:instrText>
    </w:r>
    <w:r>
      <w:rPr>
        <w:rStyle w:val="Paginanummer"/>
      </w:rPr>
      <w:fldChar w:fldCharType="end"/>
    </w:r>
  </w:p>
  <w:p w14:paraId="568AB926" w14:textId="77777777" w:rsidR="00FC5F7E" w:rsidRDefault="00FC5F7E" w:rsidP="00B056D7">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E48187" w14:textId="77777777" w:rsidR="00FC5F7E" w:rsidRDefault="00FC5F7E" w:rsidP="002D0FB8">
    <w:pPr>
      <w:pStyle w:val="Voettekst"/>
      <w:jc w:val="right"/>
      <w:rPr>
        <w:rStyle w:val="Paginanummer"/>
      </w:rPr>
    </w:pPr>
    <w:r>
      <w:rPr>
        <w:rStyle w:val="Paginanummer"/>
      </w:rPr>
      <w:fldChar w:fldCharType="begin"/>
    </w:r>
    <w:r>
      <w:rPr>
        <w:rStyle w:val="Paginanummer"/>
      </w:rPr>
      <w:instrText xml:space="preserve">PAGE  </w:instrText>
    </w:r>
    <w:r>
      <w:rPr>
        <w:rStyle w:val="Paginanummer"/>
      </w:rPr>
      <w:fldChar w:fldCharType="separate"/>
    </w:r>
    <w:r w:rsidR="00C7359C">
      <w:rPr>
        <w:rStyle w:val="Paginanummer"/>
        <w:noProof/>
      </w:rPr>
      <w:t>11</w:t>
    </w:r>
    <w:r>
      <w:rPr>
        <w:rStyle w:val="Paginanummer"/>
      </w:rPr>
      <w:fldChar w:fldCharType="end"/>
    </w:r>
  </w:p>
  <w:p w14:paraId="5749E2E5" w14:textId="77777777" w:rsidR="00FC5F7E" w:rsidRDefault="00FC5F7E" w:rsidP="00B056D7">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E6C97E" w14:textId="77777777" w:rsidR="00180AE0" w:rsidRDefault="00180AE0" w:rsidP="00B056D7">
      <w:r>
        <w:separator/>
      </w:r>
    </w:p>
  </w:footnote>
  <w:footnote w:type="continuationSeparator" w:id="0">
    <w:p w14:paraId="563088BA" w14:textId="77777777" w:rsidR="00180AE0" w:rsidRDefault="00180AE0" w:rsidP="00B056D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15E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1621306"/>
    <w:multiLevelType w:val="hybridMultilevel"/>
    <w:tmpl w:val="BDECB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2956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FAF40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06D2561"/>
    <w:multiLevelType w:val="hybridMultilevel"/>
    <w:tmpl w:val="7CA42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B13B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67B4139"/>
    <w:multiLevelType w:val="multilevel"/>
    <w:tmpl w:val="980CB34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374505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3F84F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E1C10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8AF59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36F35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C191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2"/>
  </w:num>
  <w:num w:numId="3">
    <w:abstractNumId w:val="5"/>
  </w:num>
  <w:num w:numId="4">
    <w:abstractNumId w:val="3"/>
  </w:num>
  <w:num w:numId="5">
    <w:abstractNumId w:val="9"/>
  </w:num>
  <w:num w:numId="6">
    <w:abstractNumId w:val="11"/>
  </w:num>
  <w:num w:numId="7">
    <w:abstractNumId w:val="12"/>
  </w:num>
  <w:num w:numId="8">
    <w:abstractNumId w:val="0"/>
  </w:num>
  <w:num w:numId="9">
    <w:abstractNumId w:val="4"/>
  </w:num>
  <w:num w:numId="10">
    <w:abstractNumId w:val="1"/>
  </w:num>
  <w:num w:numId="11">
    <w:abstractNumId w:val="8"/>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708"/>
  <w:hyphenationZone w:val="425"/>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4F4"/>
    <w:rsid w:val="000043FA"/>
    <w:rsid w:val="00020A25"/>
    <w:rsid w:val="000243B5"/>
    <w:rsid w:val="0002508A"/>
    <w:rsid w:val="0004332E"/>
    <w:rsid w:val="0004599C"/>
    <w:rsid w:val="00046B8F"/>
    <w:rsid w:val="00050811"/>
    <w:rsid w:val="00052C11"/>
    <w:rsid w:val="000771A9"/>
    <w:rsid w:val="000779B1"/>
    <w:rsid w:val="000808EB"/>
    <w:rsid w:val="000A058A"/>
    <w:rsid w:val="000A4C9D"/>
    <w:rsid w:val="000A64B8"/>
    <w:rsid w:val="000C2E5B"/>
    <w:rsid w:val="000C4125"/>
    <w:rsid w:val="000C70AF"/>
    <w:rsid w:val="000D346B"/>
    <w:rsid w:val="000E07EC"/>
    <w:rsid w:val="000F5B2C"/>
    <w:rsid w:val="0010140C"/>
    <w:rsid w:val="00124A61"/>
    <w:rsid w:val="00134196"/>
    <w:rsid w:val="00143DA0"/>
    <w:rsid w:val="0014447F"/>
    <w:rsid w:val="001464F4"/>
    <w:rsid w:val="00165492"/>
    <w:rsid w:val="00180AE0"/>
    <w:rsid w:val="001861FF"/>
    <w:rsid w:val="00195C8B"/>
    <w:rsid w:val="00197246"/>
    <w:rsid w:val="001A3A90"/>
    <w:rsid w:val="001B3E4F"/>
    <w:rsid w:val="001C638A"/>
    <w:rsid w:val="001D4240"/>
    <w:rsid w:val="001E1D55"/>
    <w:rsid w:val="001E1F53"/>
    <w:rsid w:val="0020749A"/>
    <w:rsid w:val="00213EC9"/>
    <w:rsid w:val="00225D90"/>
    <w:rsid w:val="00231C33"/>
    <w:rsid w:val="00235869"/>
    <w:rsid w:val="00244D9B"/>
    <w:rsid w:val="00247354"/>
    <w:rsid w:val="00251528"/>
    <w:rsid w:val="002533FF"/>
    <w:rsid w:val="00255721"/>
    <w:rsid w:val="00257611"/>
    <w:rsid w:val="00257D2C"/>
    <w:rsid w:val="00262B30"/>
    <w:rsid w:val="0026420C"/>
    <w:rsid w:val="002A2451"/>
    <w:rsid w:val="002C02EE"/>
    <w:rsid w:val="002C1241"/>
    <w:rsid w:val="002D0FB8"/>
    <w:rsid w:val="002D2E8B"/>
    <w:rsid w:val="002D5A7A"/>
    <w:rsid w:val="002E7A08"/>
    <w:rsid w:val="002F5450"/>
    <w:rsid w:val="002F7191"/>
    <w:rsid w:val="00311964"/>
    <w:rsid w:val="00342807"/>
    <w:rsid w:val="0034424A"/>
    <w:rsid w:val="00357BB7"/>
    <w:rsid w:val="00372313"/>
    <w:rsid w:val="0038083C"/>
    <w:rsid w:val="0038236C"/>
    <w:rsid w:val="00392632"/>
    <w:rsid w:val="00395FFB"/>
    <w:rsid w:val="003976BC"/>
    <w:rsid w:val="003A209C"/>
    <w:rsid w:val="003B205F"/>
    <w:rsid w:val="003D258E"/>
    <w:rsid w:val="003D4993"/>
    <w:rsid w:val="003E2255"/>
    <w:rsid w:val="003F2FC4"/>
    <w:rsid w:val="003F4221"/>
    <w:rsid w:val="0041300A"/>
    <w:rsid w:val="00415CA5"/>
    <w:rsid w:val="004275BD"/>
    <w:rsid w:val="00464E6C"/>
    <w:rsid w:val="00471668"/>
    <w:rsid w:val="0048109B"/>
    <w:rsid w:val="00496A95"/>
    <w:rsid w:val="004B1368"/>
    <w:rsid w:val="004B3CF7"/>
    <w:rsid w:val="004B6D6D"/>
    <w:rsid w:val="004D0BD7"/>
    <w:rsid w:val="004D21D9"/>
    <w:rsid w:val="004D3E06"/>
    <w:rsid w:val="00501B8F"/>
    <w:rsid w:val="00512D6F"/>
    <w:rsid w:val="005228F3"/>
    <w:rsid w:val="005232A3"/>
    <w:rsid w:val="005317E1"/>
    <w:rsid w:val="0054453A"/>
    <w:rsid w:val="00546E20"/>
    <w:rsid w:val="005578B8"/>
    <w:rsid w:val="00561329"/>
    <w:rsid w:val="005647FB"/>
    <w:rsid w:val="0056715C"/>
    <w:rsid w:val="00571B0F"/>
    <w:rsid w:val="005846CF"/>
    <w:rsid w:val="00587937"/>
    <w:rsid w:val="005A2F7A"/>
    <w:rsid w:val="005C0CFF"/>
    <w:rsid w:val="005C28F9"/>
    <w:rsid w:val="005C68A0"/>
    <w:rsid w:val="005E48BE"/>
    <w:rsid w:val="00613C6A"/>
    <w:rsid w:val="006338D7"/>
    <w:rsid w:val="006341BD"/>
    <w:rsid w:val="00634F14"/>
    <w:rsid w:val="00635D7C"/>
    <w:rsid w:val="006378C6"/>
    <w:rsid w:val="00637E9B"/>
    <w:rsid w:val="0065614E"/>
    <w:rsid w:val="0066523F"/>
    <w:rsid w:val="00674CB8"/>
    <w:rsid w:val="0069039C"/>
    <w:rsid w:val="0069136D"/>
    <w:rsid w:val="0069167B"/>
    <w:rsid w:val="006C0A11"/>
    <w:rsid w:val="006D58BE"/>
    <w:rsid w:val="006D61D3"/>
    <w:rsid w:val="006D7C6E"/>
    <w:rsid w:val="006E0F41"/>
    <w:rsid w:val="006F39D0"/>
    <w:rsid w:val="007001B9"/>
    <w:rsid w:val="00703CDF"/>
    <w:rsid w:val="00715FE2"/>
    <w:rsid w:val="00725E2E"/>
    <w:rsid w:val="00750FA3"/>
    <w:rsid w:val="00753F74"/>
    <w:rsid w:val="00764747"/>
    <w:rsid w:val="00780BEC"/>
    <w:rsid w:val="00781EDD"/>
    <w:rsid w:val="00782FA5"/>
    <w:rsid w:val="00786E39"/>
    <w:rsid w:val="00794D45"/>
    <w:rsid w:val="00796656"/>
    <w:rsid w:val="007A6E37"/>
    <w:rsid w:val="007A7F96"/>
    <w:rsid w:val="007D5C5B"/>
    <w:rsid w:val="008021AA"/>
    <w:rsid w:val="00826E86"/>
    <w:rsid w:val="00844F1E"/>
    <w:rsid w:val="0085490F"/>
    <w:rsid w:val="0087428D"/>
    <w:rsid w:val="008745A9"/>
    <w:rsid w:val="00874919"/>
    <w:rsid w:val="00875FCA"/>
    <w:rsid w:val="00876A45"/>
    <w:rsid w:val="00890FF6"/>
    <w:rsid w:val="00895FCC"/>
    <w:rsid w:val="00897CE7"/>
    <w:rsid w:val="008A36FD"/>
    <w:rsid w:val="008A373F"/>
    <w:rsid w:val="008A70C4"/>
    <w:rsid w:val="008B7B49"/>
    <w:rsid w:val="008F59FD"/>
    <w:rsid w:val="00900859"/>
    <w:rsid w:val="009060F3"/>
    <w:rsid w:val="00913AD0"/>
    <w:rsid w:val="00953D42"/>
    <w:rsid w:val="009764AD"/>
    <w:rsid w:val="0098386A"/>
    <w:rsid w:val="00984118"/>
    <w:rsid w:val="00992641"/>
    <w:rsid w:val="00995095"/>
    <w:rsid w:val="009970DA"/>
    <w:rsid w:val="009A3459"/>
    <w:rsid w:val="009C3223"/>
    <w:rsid w:val="009D4077"/>
    <w:rsid w:val="009D4894"/>
    <w:rsid w:val="009F6D98"/>
    <w:rsid w:val="00A02D8F"/>
    <w:rsid w:val="00A21552"/>
    <w:rsid w:val="00A235BD"/>
    <w:rsid w:val="00A2590A"/>
    <w:rsid w:val="00A27A00"/>
    <w:rsid w:val="00A4087A"/>
    <w:rsid w:val="00A52C21"/>
    <w:rsid w:val="00A63B63"/>
    <w:rsid w:val="00A65893"/>
    <w:rsid w:val="00A8239B"/>
    <w:rsid w:val="00A92923"/>
    <w:rsid w:val="00AA21D5"/>
    <w:rsid w:val="00AA592A"/>
    <w:rsid w:val="00AA6E46"/>
    <w:rsid w:val="00AB4868"/>
    <w:rsid w:val="00AC38B7"/>
    <w:rsid w:val="00AC4014"/>
    <w:rsid w:val="00AF6E6C"/>
    <w:rsid w:val="00B02759"/>
    <w:rsid w:val="00B056D7"/>
    <w:rsid w:val="00B2228F"/>
    <w:rsid w:val="00B30734"/>
    <w:rsid w:val="00B45691"/>
    <w:rsid w:val="00B55530"/>
    <w:rsid w:val="00B626A2"/>
    <w:rsid w:val="00BA1427"/>
    <w:rsid w:val="00BB73AC"/>
    <w:rsid w:val="00BD3420"/>
    <w:rsid w:val="00BE2F80"/>
    <w:rsid w:val="00BE6D62"/>
    <w:rsid w:val="00BF51AC"/>
    <w:rsid w:val="00C03E07"/>
    <w:rsid w:val="00C3311B"/>
    <w:rsid w:val="00C525AF"/>
    <w:rsid w:val="00C52EE6"/>
    <w:rsid w:val="00C54370"/>
    <w:rsid w:val="00C609CF"/>
    <w:rsid w:val="00C7359C"/>
    <w:rsid w:val="00C81C2F"/>
    <w:rsid w:val="00C95759"/>
    <w:rsid w:val="00CA623F"/>
    <w:rsid w:val="00CC11BB"/>
    <w:rsid w:val="00CC23CD"/>
    <w:rsid w:val="00CE7836"/>
    <w:rsid w:val="00CF1611"/>
    <w:rsid w:val="00CF7AEB"/>
    <w:rsid w:val="00D01C7D"/>
    <w:rsid w:val="00D07BA7"/>
    <w:rsid w:val="00D16416"/>
    <w:rsid w:val="00D25567"/>
    <w:rsid w:val="00D42B4A"/>
    <w:rsid w:val="00D47893"/>
    <w:rsid w:val="00D66199"/>
    <w:rsid w:val="00D82FBB"/>
    <w:rsid w:val="00D909C6"/>
    <w:rsid w:val="00DB3CF8"/>
    <w:rsid w:val="00DD32F7"/>
    <w:rsid w:val="00DF2853"/>
    <w:rsid w:val="00E02368"/>
    <w:rsid w:val="00E07197"/>
    <w:rsid w:val="00E232EB"/>
    <w:rsid w:val="00E3296B"/>
    <w:rsid w:val="00E35734"/>
    <w:rsid w:val="00E36B0D"/>
    <w:rsid w:val="00E423CD"/>
    <w:rsid w:val="00E437BE"/>
    <w:rsid w:val="00E51D36"/>
    <w:rsid w:val="00E5650A"/>
    <w:rsid w:val="00E624AE"/>
    <w:rsid w:val="00E6263C"/>
    <w:rsid w:val="00E67269"/>
    <w:rsid w:val="00E73313"/>
    <w:rsid w:val="00E75427"/>
    <w:rsid w:val="00E93D4F"/>
    <w:rsid w:val="00EA7D10"/>
    <w:rsid w:val="00EC6B57"/>
    <w:rsid w:val="00EE06F7"/>
    <w:rsid w:val="00F15985"/>
    <w:rsid w:val="00F37390"/>
    <w:rsid w:val="00F502F2"/>
    <w:rsid w:val="00F53BA4"/>
    <w:rsid w:val="00F54933"/>
    <w:rsid w:val="00F54D76"/>
    <w:rsid w:val="00F65B9C"/>
    <w:rsid w:val="00F7449E"/>
    <w:rsid w:val="00F831C3"/>
    <w:rsid w:val="00F845E7"/>
    <w:rsid w:val="00F918E0"/>
    <w:rsid w:val="00FA7B59"/>
    <w:rsid w:val="00FC36A3"/>
    <w:rsid w:val="00FC5F7E"/>
    <w:rsid w:val="00FD48D5"/>
    <w:rsid w:val="00FD6B4C"/>
  </w:rsids>
  <m:mathPr>
    <m:mathFont m:val="Cambria Math"/>
    <m:brkBin m:val="before"/>
    <m:brkBinSub m:val="--"/>
    <m:smallFrac/>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39C7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056D7"/>
    <w:rPr>
      <w:rFonts w:asciiTheme="majorHAnsi" w:hAnsiTheme="majorHAnsi"/>
    </w:rPr>
  </w:style>
  <w:style w:type="paragraph" w:styleId="Kop1">
    <w:name w:val="heading 1"/>
    <w:basedOn w:val="Standaard"/>
    <w:next w:val="Standaard"/>
    <w:link w:val="Kop1Char"/>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Standaard"/>
    <w:next w:val="Standaard"/>
    <w:link w:val="Kop2Char"/>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Standaard"/>
    <w:next w:val="Standaard"/>
    <w:link w:val="Kop3Char"/>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Standaard"/>
    <w:next w:val="Standaard"/>
    <w:link w:val="Kop4Char"/>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Char">
    <w:name w:val="Kop 2 Char"/>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1464F4"/>
    <w:pPr>
      <w:numPr>
        <w:ilvl w:val="1"/>
      </w:numPr>
    </w:pPr>
    <w:rPr>
      <w:rFonts w:eastAsiaTheme="majorEastAsia" w:cstheme="majorBidi"/>
      <w:i/>
      <w:iCs/>
      <w:color w:val="4F81BD" w:themeColor="accent1"/>
      <w:spacing w:val="15"/>
    </w:rPr>
  </w:style>
  <w:style w:type="character" w:customStyle="1" w:styleId="OndertitelChar">
    <w:name w:val="Ondertitel Char"/>
    <w:basedOn w:val="Standaardalinea-lettertype"/>
    <w:link w:val="Onder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Standaard"/>
    <w:next w:val="Standaard"/>
    <w:uiPriority w:val="35"/>
    <w:unhideWhenUsed/>
    <w:qFormat/>
    <w:rsid w:val="001464F4"/>
    <w:pPr>
      <w:spacing w:after="200"/>
    </w:pPr>
    <w:rPr>
      <w:b/>
      <w:bCs/>
      <w:color w:val="4F81BD" w:themeColor="accent1"/>
      <w:sz w:val="18"/>
      <w:szCs w:val="18"/>
    </w:rPr>
  </w:style>
  <w:style w:type="paragraph" w:styleId="Kopvaninhoudsopgave">
    <w:name w:val="TOC Heading"/>
    <w:basedOn w:val="Kop1"/>
    <w:next w:val="Standaard"/>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Standaard"/>
    <w:next w:val="Standaard"/>
    <w:autoRedefine/>
    <w:uiPriority w:val="39"/>
    <w:unhideWhenUsed/>
    <w:rsid w:val="001464F4"/>
    <w:pPr>
      <w:spacing w:before="120"/>
    </w:pPr>
    <w:rPr>
      <w:b/>
      <w:caps/>
      <w:sz w:val="22"/>
      <w:szCs w:val="22"/>
    </w:rPr>
  </w:style>
  <w:style w:type="paragraph" w:styleId="Inhopg2">
    <w:name w:val="toc 2"/>
    <w:basedOn w:val="Standaard"/>
    <w:next w:val="Standaard"/>
    <w:autoRedefine/>
    <w:uiPriority w:val="39"/>
    <w:unhideWhenUsed/>
    <w:rsid w:val="001464F4"/>
    <w:pPr>
      <w:ind w:left="240"/>
    </w:pPr>
    <w:rPr>
      <w:smallCaps/>
      <w:sz w:val="22"/>
      <w:szCs w:val="22"/>
    </w:rPr>
  </w:style>
  <w:style w:type="paragraph" w:styleId="Ballontekst">
    <w:name w:val="Balloon Text"/>
    <w:basedOn w:val="Standaard"/>
    <w:link w:val="BallontekstChar"/>
    <w:uiPriority w:val="99"/>
    <w:semiHidden/>
    <w:unhideWhenUsed/>
    <w:rsid w:val="001464F4"/>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Standaard"/>
    <w:link w:val="TekstopmerkingChar"/>
    <w:uiPriority w:val="99"/>
    <w:semiHidden/>
    <w:unhideWhenUsed/>
    <w:rsid w:val="003976BC"/>
  </w:style>
  <w:style w:type="character" w:customStyle="1" w:styleId="TekstopmerkingChar">
    <w:name w:val="Tekst opmerking Char"/>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Char"/>
    <w:uiPriority w:val="99"/>
    <w:semiHidden/>
    <w:unhideWhenUsed/>
    <w:rsid w:val="003976BC"/>
    <w:rPr>
      <w:b/>
      <w:bCs/>
      <w:sz w:val="20"/>
      <w:szCs w:val="20"/>
    </w:rPr>
  </w:style>
  <w:style w:type="character" w:customStyle="1" w:styleId="OnderwerpvanopmerkingChar">
    <w:name w:val="Onderwerp van opmerking Char"/>
    <w:basedOn w:val="TekstopmerkingChar"/>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Standaard"/>
    <w:link w:val="VoettekstChar"/>
    <w:uiPriority w:val="99"/>
    <w:unhideWhenUsed/>
    <w:rsid w:val="0069136D"/>
    <w:pPr>
      <w:tabs>
        <w:tab w:val="center" w:pos="4536"/>
        <w:tab w:val="right" w:pos="9072"/>
      </w:tabs>
    </w:pPr>
  </w:style>
  <w:style w:type="character" w:customStyle="1" w:styleId="VoettekstChar">
    <w:name w:val="Voettekst Char"/>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Standaard"/>
    <w:link w:val="KoptekstChar"/>
    <w:uiPriority w:val="99"/>
    <w:unhideWhenUsed/>
    <w:rsid w:val="00A2590A"/>
    <w:pPr>
      <w:tabs>
        <w:tab w:val="center" w:pos="4536"/>
        <w:tab w:val="right" w:pos="9072"/>
      </w:tabs>
    </w:pPr>
  </w:style>
  <w:style w:type="character" w:customStyle="1" w:styleId="KoptekstChar">
    <w:name w:val="Koptekst Char"/>
    <w:basedOn w:val="Standaardalinea-lettertype"/>
    <w:link w:val="Koptekst"/>
    <w:uiPriority w:val="99"/>
    <w:rsid w:val="00A2590A"/>
  </w:style>
  <w:style w:type="character" w:customStyle="1" w:styleId="Kop3Char">
    <w:name w:val="Kop 3 Char"/>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Standaard"/>
    <w:next w:val="Standaard"/>
    <w:autoRedefine/>
    <w:uiPriority w:val="39"/>
    <w:unhideWhenUsed/>
    <w:rsid w:val="00E232EB"/>
    <w:pPr>
      <w:spacing w:after="100"/>
      <w:ind w:left="480"/>
    </w:pPr>
  </w:style>
  <w:style w:type="character" w:customStyle="1" w:styleId="Kop4Char">
    <w:name w:val="Kop 4 Char"/>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Standaard"/>
    <w:next w:val="Standaard"/>
    <w:autoRedefine/>
    <w:uiPriority w:val="39"/>
    <w:unhideWhenUsed/>
    <w:rsid w:val="006338D7"/>
    <w:pPr>
      <w:ind w:left="720"/>
    </w:pPr>
  </w:style>
  <w:style w:type="paragraph" w:styleId="Inhopg5">
    <w:name w:val="toc 5"/>
    <w:basedOn w:val="Standaard"/>
    <w:next w:val="Standaard"/>
    <w:autoRedefine/>
    <w:uiPriority w:val="39"/>
    <w:unhideWhenUsed/>
    <w:rsid w:val="006338D7"/>
    <w:pPr>
      <w:ind w:left="960"/>
    </w:pPr>
  </w:style>
  <w:style w:type="paragraph" w:styleId="Inhopg6">
    <w:name w:val="toc 6"/>
    <w:basedOn w:val="Standaard"/>
    <w:next w:val="Standaard"/>
    <w:autoRedefine/>
    <w:uiPriority w:val="39"/>
    <w:unhideWhenUsed/>
    <w:rsid w:val="006338D7"/>
    <w:pPr>
      <w:ind w:left="1200"/>
    </w:pPr>
  </w:style>
  <w:style w:type="paragraph" w:styleId="Inhopg7">
    <w:name w:val="toc 7"/>
    <w:basedOn w:val="Standaard"/>
    <w:next w:val="Standaard"/>
    <w:autoRedefine/>
    <w:uiPriority w:val="39"/>
    <w:unhideWhenUsed/>
    <w:rsid w:val="006338D7"/>
    <w:pPr>
      <w:ind w:left="1440"/>
    </w:pPr>
  </w:style>
  <w:style w:type="paragraph" w:styleId="Inhopg8">
    <w:name w:val="toc 8"/>
    <w:basedOn w:val="Standaard"/>
    <w:next w:val="Standaard"/>
    <w:autoRedefine/>
    <w:uiPriority w:val="39"/>
    <w:unhideWhenUsed/>
    <w:rsid w:val="006338D7"/>
    <w:pPr>
      <w:ind w:left="1680"/>
    </w:pPr>
  </w:style>
  <w:style w:type="paragraph" w:styleId="Inhopg9">
    <w:name w:val="toc 9"/>
    <w:basedOn w:val="Standaard"/>
    <w:next w:val="Standaard"/>
    <w:autoRedefine/>
    <w:uiPriority w:val="39"/>
    <w:unhideWhenUsed/>
    <w:rsid w:val="006338D7"/>
    <w:pPr>
      <w:ind w:left="1920"/>
    </w:pPr>
  </w:style>
  <w:style w:type="paragraph" w:styleId="Documentstructuur">
    <w:name w:val="Document Map"/>
    <w:basedOn w:val="Standaard"/>
    <w:link w:val="DocumentstructuurChar"/>
    <w:uiPriority w:val="99"/>
    <w:semiHidden/>
    <w:unhideWhenUsed/>
    <w:rsid w:val="00FD6B4C"/>
    <w:rPr>
      <w:rFonts w:ascii="Lucida Grande" w:hAnsi="Lucida Grande" w:cs="Lucida Grande"/>
    </w:rPr>
  </w:style>
  <w:style w:type="character" w:customStyle="1" w:styleId="DocumentstructuurChar">
    <w:name w:val="Documentstructuur Char"/>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Standaard"/>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056D7"/>
    <w:rPr>
      <w:rFonts w:asciiTheme="majorHAnsi" w:hAnsiTheme="majorHAnsi"/>
    </w:rPr>
  </w:style>
  <w:style w:type="paragraph" w:styleId="Kop1">
    <w:name w:val="heading 1"/>
    <w:basedOn w:val="Standaard"/>
    <w:next w:val="Standaard"/>
    <w:link w:val="Kop1Char"/>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Standaard"/>
    <w:next w:val="Standaard"/>
    <w:link w:val="Kop2Char"/>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Standaard"/>
    <w:next w:val="Standaard"/>
    <w:link w:val="Kop3Char"/>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Standaard"/>
    <w:next w:val="Standaard"/>
    <w:link w:val="Kop4Char"/>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Char">
    <w:name w:val="Kop 2 Char"/>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1464F4"/>
    <w:pPr>
      <w:numPr>
        <w:ilvl w:val="1"/>
      </w:numPr>
    </w:pPr>
    <w:rPr>
      <w:rFonts w:eastAsiaTheme="majorEastAsia" w:cstheme="majorBidi"/>
      <w:i/>
      <w:iCs/>
      <w:color w:val="4F81BD" w:themeColor="accent1"/>
      <w:spacing w:val="15"/>
    </w:rPr>
  </w:style>
  <w:style w:type="character" w:customStyle="1" w:styleId="OndertitelChar">
    <w:name w:val="Ondertitel Char"/>
    <w:basedOn w:val="Standaardalinea-lettertype"/>
    <w:link w:val="Onder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Standaard"/>
    <w:next w:val="Standaard"/>
    <w:uiPriority w:val="35"/>
    <w:unhideWhenUsed/>
    <w:qFormat/>
    <w:rsid w:val="001464F4"/>
    <w:pPr>
      <w:spacing w:after="200"/>
    </w:pPr>
    <w:rPr>
      <w:b/>
      <w:bCs/>
      <w:color w:val="4F81BD" w:themeColor="accent1"/>
      <w:sz w:val="18"/>
      <w:szCs w:val="18"/>
    </w:rPr>
  </w:style>
  <w:style w:type="paragraph" w:styleId="Kopvaninhoudsopgave">
    <w:name w:val="TOC Heading"/>
    <w:basedOn w:val="Kop1"/>
    <w:next w:val="Standaard"/>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Standaard"/>
    <w:next w:val="Standaard"/>
    <w:autoRedefine/>
    <w:uiPriority w:val="39"/>
    <w:unhideWhenUsed/>
    <w:rsid w:val="001464F4"/>
    <w:pPr>
      <w:spacing w:before="120"/>
    </w:pPr>
    <w:rPr>
      <w:b/>
      <w:caps/>
      <w:sz w:val="22"/>
      <w:szCs w:val="22"/>
    </w:rPr>
  </w:style>
  <w:style w:type="paragraph" w:styleId="Inhopg2">
    <w:name w:val="toc 2"/>
    <w:basedOn w:val="Standaard"/>
    <w:next w:val="Standaard"/>
    <w:autoRedefine/>
    <w:uiPriority w:val="39"/>
    <w:unhideWhenUsed/>
    <w:rsid w:val="001464F4"/>
    <w:pPr>
      <w:ind w:left="240"/>
    </w:pPr>
    <w:rPr>
      <w:smallCaps/>
      <w:sz w:val="22"/>
      <w:szCs w:val="22"/>
    </w:rPr>
  </w:style>
  <w:style w:type="paragraph" w:styleId="Ballontekst">
    <w:name w:val="Balloon Text"/>
    <w:basedOn w:val="Standaard"/>
    <w:link w:val="BallontekstChar"/>
    <w:uiPriority w:val="99"/>
    <w:semiHidden/>
    <w:unhideWhenUsed/>
    <w:rsid w:val="001464F4"/>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Standaard"/>
    <w:link w:val="TekstopmerkingChar"/>
    <w:uiPriority w:val="99"/>
    <w:semiHidden/>
    <w:unhideWhenUsed/>
    <w:rsid w:val="003976BC"/>
  </w:style>
  <w:style w:type="character" w:customStyle="1" w:styleId="TekstopmerkingChar">
    <w:name w:val="Tekst opmerking Char"/>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Char"/>
    <w:uiPriority w:val="99"/>
    <w:semiHidden/>
    <w:unhideWhenUsed/>
    <w:rsid w:val="003976BC"/>
    <w:rPr>
      <w:b/>
      <w:bCs/>
      <w:sz w:val="20"/>
      <w:szCs w:val="20"/>
    </w:rPr>
  </w:style>
  <w:style w:type="character" w:customStyle="1" w:styleId="OnderwerpvanopmerkingChar">
    <w:name w:val="Onderwerp van opmerking Char"/>
    <w:basedOn w:val="TekstopmerkingChar"/>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Standaard"/>
    <w:link w:val="VoettekstChar"/>
    <w:uiPriority w:val="99"/>
    <w:unhideWhenUsed/>
    <w:rsid w:val="0069136D"/>
    <w:pPr>
      <w:tabs>
        <w:tab w:val="center" w:pos="4536"/>
        <w:tab w:val="right" w:pos="9072"/>
      </w:tabs>
    </w:pPr>
  </w:style>
  <w:style w:type="character" w:customStyle="1" w:styleId="VoettekstChar">
    <w:name w:val="Voettekst Char"/>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Standaard"/>
    <w:link w:val="KoptekstChar"/>
    <w:uiPriority w:val="99"/>
    <w:unhideWhenUsed/>
    <w:rsid w:val="00A2590A"/>
    <w:pPr>
      <w:tabs>
        <w:tab w:val="center" w:pos="4536"/>
        <w:tab w:val="right" w:pos="9072"/>
      </w:tabs>
    </w:pPr>
  </w:style>
  <w:style w:type="character" w:customStyle="1" w:styleId="KoptekstChar">
    <w:name w:val="Koptekst Char"/>
    <w:basedOn w:val="Standaardalinea-lettertype"/>
    <w:link w:val="Koptekst"/>
    <w:uiPriority w:val="99"/>
    <w:rsid w:val="00A2590A"/>
  </w:style>
  <w:style w:type="character" w:customStyle="1" w:styleId="Kop3Char">
    <w:name w:val="Kop 3 Char"/>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Standaard"/>
    <w:next w:val="Standaard"/>
    <w:autoRedefine/>
    <w:uiPriority w:val="39"/>
    <w:unhideWhenUsed/>
    <w:rsid w:val="00E232EB"/>
    <w:pPr>
      <w:spacing w:after="100"/>
      <w:ind w:left="480"/>
    </w:pPr>
  </w:style>
  <w:style w:type="character" w:customStyle="1" w:styleId="Kop4Char">
    <w:name w:val="Kop 4 Char"/>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Standaard"/>
    <w:next w:val="Standaard"/>
    <w:autoRedefine/>
    <w:uiPriority w:val="39"/>
    <w:unhideWhenUsed/>
    <w:rsid w:val="006338D7"/>
    <w:pPr>
      <w:ind w:left="720"/>
    </w:pPr>
  </w:style>
  <w:style w:type="paragraph" w:styleId="Inhopg5">
    <w:name w:val="toc 5"/>
    <w:basedOn w:val="Standaard"/>
    <w:next w:val="Standaard"/>
    <w:autoRedefine/>
    <w:uiPriority w:val="39"/>
    <w:unhideWhenUsed/>
    <w:rsid w:val="006338D7"/>
    <w:pPr>
      <w:ind w:left="960"/>
    </w:pPr>
  </w:style>
  <w:style w:type="paragraph" w:styleId="Inhopg6">
    <w:name w:val="toc 6"/>
    <w:basedOn w:val="Standaard"/>
    <w:next w:val="Standaard"/>
    <w:autoRedefine/>
    <w:uiPriority w:val="39"/>
    <w:unhideWhenUsed/>
    <w:rsid w:val="006338D7"/>
    <w:pPr>
      <w:ind w:left="1200"/>
    </w:pPr>
  </w:style>
  <w:style w:type="paragraph" w:styleId="Inhopg7">
    <w:name w:val="toc 7"/>
    <w:basedOn w:val="Standaard"/>
    <w:next w:val="Standaard"/>
    <w:autoRedefine/>
    <w:uiPriority w:val="39"/>
    <w:unhideWhenUsed/>
    <w:rsid w:val="006338D7"/>
    <w:pPr>
      <w:ind w:left="1440"/>
    </w:pPr>
  </w:style>
  <w:style w:type="paragraph" w:styleId="Inhopg8">
    <w:name w:val="toc 8"/>
    <w:basedOn w:val="Standaard"/>
    <w:next w:val="Standaard"/>
    <w:autoRedefine/>
    <w:uiPriority w:val="39"/>
    <w:unhideWhenUsed/>
    <w:rsid w:val="006338D7"/>
    <w:pPr>
      <w:ind w:left="1680"/>
    </w:pPr>
  </w:style>
  <w:style w:type="paragraph" w:styleId="Inhopg9">
    <w:name w:val="toc 9"/>
    <w:basedOn w:val="Standaard"/>
    <w:next w:val="Standaard"/>
    <w:autoRedefine/>
    <w:uiPriority w:val="39"/>
    <w:unhideWhenUsed/>
    <w:rsid w:val="006338D7"/>
    <w:pPr>
      <w:ind w:left="1920"/>
    </w:pPr>
  </w:style>
  <w:style w:type="paragraph" w:styleId="Documentstructuur">
    <w:name w:val="Document Map"/>
    <w:basedOn w:val="Standaard"/>
    <w:link w:val="DocumentstructuurChar"/>
    <w:uiPriority w:val="99"/>
    <w:semiHidden/>
    <w:unhideWhenUsed/>
    <w:rsid w:val="00FD6B4C"/>
    <w:rPr>
      <w:rFonts w:ascii="Lucida Grande" w:hAnsi="Lucida Grande" w:cs="Lucida Grande"/>
    </w:rPr>
  </w:style>
  <w:style w:type="character" w:customStyle="1" w:styleId="DocumentstructuurChar">
    <w:name w:val="Documentstructuur Char"/>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Standaard"/>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657411">
      <w:bodyDiv w:val="1"/>
      <w:marLeft w:val="0"/>
      <w:marRight w:val="0"/>
      <w:marTop w:val="0"/>
      <w:marBottom w:val="0"/>
      <w:divBdr>
        <w:top w:val="none" w:sz="0" w:space="0" w:color="auto"/>
        <w:left w:val="none" w:sz="0" w:space="0" w:color="auto"/>
        <w:bottom w:val="none" w:sz="0" w:space="0" w:color="auto"/>
        <w:right w:val="none" w:sz="0" w:space="0" w:color="auto"/>
      </w:divBdr>
    </w:div>
    <w:div w:id="163084518">
      <w:bodyDiv w:val="1"/>
      <w:marLeft w:val="0"/>
      <w:marRight w:val="0"/>
      <w:marTop w:val="0"/>
      <w:marBottom w:val="0"/>
      <w:divBdr>
        <w:top w:val="none" w:sz="0" w:space="0" w:color="auto"/>
        <w:left w:val="none" w:sz="0" w:space="0" w:color="auto"/>
        <w:bottom w:val="none" w:sz="0" w:space="0" w:color="auto"/>
        <w:right w:val="none" w:sz="0" w:space="0" w:color="auto"/>
      </w:divBdr>
    </w:div>
    <w:div w:id="296381359">
      <w:bodyDiv w:val="1"/>
      <w:marLeft w:val="0"/>
      <w:marRight w:val="0"/>
      <w:marTop w:val="0"/>
      <w:marBottom w:val="0"/>
      <w:divBdr>
        <w:top w:val="none" w:sz="0" w:space="0" w:color="auto"/>
        <w:left w:val="none" w:sz="0" w:space="0" w:color="auto"/>
        <w:bottom w:val="none" w:sz="0" w:space="0" w:color="auto"/>
        <w:right w:val="none" w:sz="0" w:space="0" w:color="auto"/>
      </w:divBdr>
    </w:div>
    <w:div w:id="330522691">
      <w:bodyDiv w:val="1"/>
      <w:marLeft w:val="0"/>
      <w:marRight w:val="0"/>
      <w:marTop w:val="0"/>
      <w:marBottom w:val="0"/>
      <w:divBdr>
        <w:top w:val="none" w:sz="0" w:space="0" w:color="auto"/>
        <w:left w:val="none" w:sz="0" w:space="0" w:color="auto"/>
        <w:bottom w:val="none" w:sz="0" w:space="0" w:color="auto"/>
        <w:right w:val="none" w:sz="0" w:space="0" w:color="auto"/>
      </w:divBdr>
    </w:div>
    <w:div w:id="356543655">
      <w:bodyDiv w:val="1"/>
      <w:marLeft w:val="0"/>
      <w:marRight w:val="0"/>
      <w:marTop w:val="0"/>
      <w:marBottom w:val="0"/>
      <w:divBdr>
        <w:top w:val="none" w:sz="0" w:space="0" w:color="auto"/>
        <w:left w:val="none" w:sz="0" w:space="0" w:color="auto"/>
        <w:bottom w:val="none" w:sz="0" w:space="0" w:color="auto"/>
        <w:right w:val="none" w:sz="0" w:space="0" w:color="auto"/>
      </w:divBdr>
    </w:div>
    <w:div w:id="368915858">
      <w:bodyDiv w:val="1"/>
      <w:marLeft w:val="0"/>
      <w:marRight w:val="0"/>
      <w:marTop w:val="0"/>
      <w:marBottom w:val="0"/>
      <w:divBdr>
        <w:top w:val="none" w:sz="0" w:space="0" w:color="auto"/>
        <w:left w:val="none" w:sz="0" w:space="0" w:color="auto"/>
        <w:bottom w:val="none" w:sz="0" w:space="0" w:color="auto"/>
        <w:right w:val="none" w:sz="0" w:space="0" w:color="auto"/>
      </w:divBdr>
    </w:div>
    <w:div w:id="402947783">
      <w:bodyDiv w:val="1"/>
      <w:marLeft w:val="0"/>
      <w:marRight w:val="0"/>
      <w:marTop w:val="0"/>
      <w:marBottom w:val="0"/>
      <w:divBdr>
        <w:top w:val="none" w:sz="0" w:space="0" w:color="auto"/>
        <w:left w:val="none" w:sz="0" w:space="0" w:color="auto"/>
        <w:bottom w:val="none" w:sz="0" w:space="0" w:color="auto"/>
        <w:right w:val="none" w:sz="0" w:space="0" w:color="auto"/>
      </w:divBdr>
    </w:div>
    <w:div w:id="456529777">
      <w:bodyDiv w:val="1"/>
      <w:marLeft w:val="0"/>
      <w:marRight w:val="0"/>
      <w:marTop w:val="0"/>
      <w:marBottom w:val="0"/>
      <w:divBdr>
        <w:top w:val="none" w:sz="0" w:space="0" w:color="auto"/>
        <w:left w:val="none" w:sz="0" w:space="0" w:color="auto"/>
        <w:bottom w:val="none" w:sz="0" w:space="0" w:color="auto"/>
        <w:right w:val="none" w:sz="0" w:space="0" w:color="auto"/>
      </w:divBdr>
    </w:div>
    <w:div w:id="625311451">
      <w:bodyDiv w:val="1"/>
      <w:marLeft w:val="0"/>
      <w:marRight w:val="0"/>
      <w:marTop w:val="0"/>
      <w:marBottom w:val="0"/>
      <w:divBdr>
        <w:top w:val="none" w:sz="0" w:space="0" w:color="auto"/>
        <w:left w:val="none" w:sz="0" w:space="0" w:color="auto"/>
        <w:bottom w:val="none" w:sz="0" w:space="0" w:color="auto"/>
        <w:right w:val="none" w:sz="0" w:space="0" w:color="auto"/>
      </w:divBdr>
    </w:div>
    <w:div w:id="631906971">
      <w:bodyDiv w:val="1"/>
      <w:marLeft w:val="0"/>
      <w:marRight w:val="0"/>
      <w:marTop w:val="0"/>
      <w:marBottom w:val="0"/>
      <w:divBdr>
        <w:top w:val="none" w:sz="0" w:space="0" w:color="auto"/>
        <w:left w:val="none" w:sz="0" w:space="0" w:color="auto"/>
        <w:bottom w:val="none" w:sz="0" w:space="0" w:color="auto"/>
        <w:right w:val="none" w:sz="0" w:space="0" w:color="auto"/>
      </w:divBdr>
    </w:div>
    <w:div w:id="778569274">
      <w:bodyDiv w:val="1"/>
      <w:marLeft w:val="0"/>
      <w:marRight w:val="0"/>
      <w:marTop w:val="0"/>
      <w:marBottom w:val="0"/>
      <w:divBdr>
        <w:top w:val="none" w:sz="0" w:space="0" w:color="auto"/>
        <w:left w:val="none" w:sz="0" w:space="0" w:color="auto"/>
        <w:bottom w:val="none" w:sz="0" w:space="0" w:color="auto"/>
        <w:right w:val="none" w:sz="0" w:space="0" w:color="auto"/>
      </w:divBdr>
    </w:div>
    <w:div w:id="1107233713">
      <w:bodyDiv w:val="1"/>
      <w:marLeft w:val="0"/>
      <w:marRight w:val="0"/>
      <w:marTop w:val="0"/>
      <w:marBottom w:val="0"/>
      <w:divBdr>
        <w:top w:val="none" w:sz="0" w:space="0" w:color="auto"/>
        <w:left w:val="none" w:sz="0" w:space="0" w:color="auto"/>
        <w:bottom w:val="none" w:sz="0" w:space="0" w:color="auto"/>
        <w:right w:val="none" w:sz="0" w:space="0" w:color="auto"/>
      </w:divBdr>
    </w:div>
    <w:div w:id="1122117769">
      <w:bodyDiv w:val="1"/>
      <w:marLeft w:val="0"/>
      <w:marRight w:val="0"/>
      <w:marTop w:val="0"/>
      <w:marBottom w:val="0"/>
      <w:divBdr>
        <w:top w:val="none" w:sz="0" w:space="0" w:color="auto"/>
        <w:left w:val="none" w:sz="0" w:space="0" w:color="auto"/>
        <w:bottom w:val="none" w:sz="0" w:space="0" w:color="auto"/>
        <w:right w:val="none" w:sz="0" w:space="0" w:color="auto"/>
      </w:divBdr>
    </w:div>
    <w:div w:id="1130199011">
      <w:bodyDiv w:val="1"/>
      <w:marLeft w:val="0"/>
      <w:marRight w:val="0"/>
      <w:marTop w:val="0"/>
      <w:marBottom w:val="0"/>
      <w:divBdr>
        <w:top w:val="none" w:sz="0" w:space="0" w:color="auto"/>
        <w:left w:val="none" w:sz="0" w:space="0" w:color="auto"/>
        <w:bottom w:val="none" w:sz="0" w:space="0" w:color="auto"/>
        <w:right w:val="none" w:sz="0" w:space="0" w:color="auto"/>
      </w:divBdr>
    </w:div>
    <w:div w:id="1226837524">
      <w:bodyDiv w:val="1"/>
      <w:marLeft w:val="0"/>
      <w:marRight w:val="0"/>
      <w:marTop w:val="0"/>
      <w:marBottom w:val="0"/>
      <w:divBdr>
        <w:top w:val="none" w:sz="0" w:space="0" w:color="auto"/>
        <w:left w:val="none" w:sz="0" w:space="0" w:color="auto"/>
        <w:bottom w:val="none" w:sz="0" w:space="0" w:color="auto"/>
        <w:right w:val="none" w:sz="0" w:space="0" w:color="auto"/>
      </w:divBdr>
    </w:div>
    <w:div w:id="1695379320">
      <w:bodyDiv w:val="1"/>
      <w:marLeft w:val="0"/>
      <w:marRight w:val="0"/>
      <w:marTop w:val="0"/>
      <w:marBottom w:val="0"/>
      <w:divBdr>
        <w:top w:val="none" w:sz="0" w:space="0" w:color="auto"/>
        <w:left w:val="none" w:sz="0" w:space="0" w:color="auto"/>
        <w:bottom w:val="none" w:sz="0" w:space="0" w:color="auto"/>
        <w:right w:val="none" w:sz="0" w:space="0" w:color="auto"/>
      </w:divBdr>
    </w:div>
    <w:div w:id="1742751961">
      <w:bodyDiv w:val="1"/>
      <w:marLeft w:val="0"/>
      <w:marRight w:val="0"/>
      <w:marTop w:val="0"/>
      <w:marBottom w:val="0"/>
      <w:divBdr>
        <w:top w:val="none" w:sz="0" w:space="0" w:color="auto"/>
        <w:left w:val="none" w:sz="0" w:space="0" w:color="auto"/>
        <w:bottom w:val="none" w:sz="0" w:space="0" w:color="auto"/>
        <w:right w:val="none" w:sz="0" w:space="0" w:color="auto"/>
      </w:divBdr>
    </w:div>
    <w:div w:id="1748767406">
      <w:bodyDiv w:val="1"/>
      <w:marLeft w:val="0"/>
      <w:marRight w:val="0"/>
      <w:marTop w:val="0"/>
      <w:marBottom w:val="0"/>
      <w:divBdr>
        <w:top w:val="none" w:sz="0" w:space="0" w:color="auto"/>
        <w:left w:val="none" w:sz="0" w:space="0" w:color="auto"/>
        <w:bottom w:val="none" w:sz="0" w:space="0" w:color="auto"/>
        <w:right w:val="none" w:sz="0" w:space="0" w:color="auto"/>
      </w:divBdr>
    </w:div>
    <w:div w:id="2065105542">
      <w:bodyDiv w:val="1"/>
      <w:marLeft w:val="0"/>
      <w:marRight w:val="0"/>
      <w:marTop w:val="0"/>
      <w:marBottom w:val="0"/>
      <w:divBdr>
        <w:top w:val="none" w:sz="0" w:space="0" w:color="auto"/>
        <w:left w:val="none" w:sz="0" w:space="0" w:color="auto"/>
        <w:bottom w:val="none" w:sz="0" w:space="0" w:color="auto"/>
        <w:right w:val="none" w:sz="0" w:space="0" w:color="auto"/>
      </w:divBdr>
    </w:div>
    <w:div w:id="2068724160">
      <w:bodyDiv w:val="1"/>
      <w:marLeft w:val="0"/>
      <w:marRight w:val="0"/>
      <w:marTop w:val="0"/>
      <w:marBottom w:val="0"/>
      <w:divBdr>
        <w:top w:val="none" w:sz="0" w:space="0" w:color="auto"/>
        <w:left w:val="none" w:sz="0" w:space="0" w:color="auto"/>
        <w:bottom w:val="none" w:sz="0" w:space="0" w:color="auto"/>
        <w:right w:val="none" w:sz="0" w:space="0" w:color="auto"/>
      </w:divBdr>
    </w:div>
    <w:div w:id="207562024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hyperlink" Target="http://www.empowernetwork.com/justiniskandar/blog/royal-treatment-for-the-ladys-slipper/" TargetMode="External"/><Relationship Id="rId26" Type="http://schemas.openxmlformats.org/officeDocument/2006/relationships/hyperlink" Target="http://www.ergotherapieopeigenkracht.nl/vergoeding-ergotherapie/" TargetMode="External"/><Relationship Id="rId39" Type="http://schemas.openxmlformats.org/officeDocument/2006/relationships/image" Target="media/image7.png"/><Relationship Id="rId21" Type="http://schemas.openxmlformats.org/officeDocument/2006/relationships/hyperlink" Target="http://www.kew.org/plants-fungi/Cypripedium-calceolus.htm" TargetMode="External"/><Relationship Id="rId34" Type="http://schemas.openxmlformats.org/officeDocument/2006/relationships/footer" Target="footer2.xml"/><Relationship Id="rId42" Type="http://schemas.openxmlformats.org/officeDocument/2006/relationships/image" Target="media/image10.tiff"/><Relationship Id="rId47" Type="http://schemas.openxmlformats.org/officeDocument/2006/relationships/hyperlink" Target="http://www.naturalis.nl" TargetMode="External"/><Relationship Id="rId50" Type="http://schemas.openxmlformats.org/officeDocument/2006/relationships/hyperlink" Target="http://larve.net/people/hugo/"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hyperlink" Target="https://github.com/naturalis/img-classify/tree/master/webapp/ann" TargetMode="External"/><Relationship Id="rId25" Type="http://schemas.openxmlformats.org/officeDocument/2006/relationships/hyperlink" Target="http://prabathsql.blogspot.nl/2013/01/introdiuction-to-query-optimizer.html" TargetMode="External"/><Relationship Id="rId33" Type="http://schemas.openxmlformats.org/officeDocument/2006/relationships/footer" Target="footer1.xml"/><Relationship Id="rId38" Type="http://schemas.openxmlformats.org/officeDocument/2006/relationships/image" Target="media/image6.png"/><Relationship Id="rId46" Type="http://schemas.openxmlformats.org/officeDocument/2006/relationships/image" Target="media/image14.jpe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www1.american.edu/ted/orchid.htm" TargetMode="External"/><Relationship Id="rId29" Type="http://schemas.openxmlformats.org/officeDocument/2006/relationships/hyperlink" Target="http://commons.wikimedia.org/wiki/File:Slipper_orchid_wyn1.jpg" TargetMode="External"/><Relationship Id="rId41" Type="http://schemas.openxmlformats.org/officeDocument/2006/relationships/image" Target="media/image9.tif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www.unityfm.nl/nieuws.php?id=26906" TargetMode="External"/><Relationship Id="rId32" Type="http://schemas.openxmlformats.org/officeDocument/2006/relationships/hyperlink" Target="http://code.google.com/p/offlickr" TargetMode="External"/><Relationship Id="rId37" Type="http://schemas.openxmlformats.org/officeDocument/2006/relationships/image" Target="media/image5.png"/><Relationship Id="rId40" Type="http://schemas.openxmlformats.org/officeDocument/2006/relationships/image" Target="media/image8.tiff"/><Relationship Id="rId45" Type="http://schemas.openxmlformats.org/officeDocument/2006/relationships/image" Target="media/image13.jpeg"/><Relationship Id="rId53" Type="http://schemas.openxmlformats.org/officeDocument/2006/relationships/hyperlink" Target="http://beej.us/flickr/flickrapi/" TargetMode="Externa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hyperlink" Target="http://www.tuxx.nl/post/adressering/" TargetMode="External"/><Relationship Id="rId28" Type="http://schemas.openxmlformats.org/officeDocument/2006/relationships/hyperlink" Target="http://shop.t-mobile.nl/eca/RAPRD/Apple-iPhone-4-8GB-wit/map48gbpwi.html?ab_agid=1021" TargetMode="External"/><Relationship Id="rId36" Type="http://schemas.openxmlformats.org/officeDocument/2006/relationships/image" Target="media/image4.png"/><Relationship Id="rId49" Type="http://schemas.openxmlformats.org/officeDocument/2006/relationships/hyperlink" Target="mailto:hugo@larve.net" TargetMode="External"/><Relationship Id="rId10" Type="http://schemas.openxmlformats.org/officeDocument/2006/relationships/comments" Target="comments.xml"/><Relationship Id="rId19" Type="http://schemas.openxmlformats.org/officeDocument/2006/relationships/hyperlink" Target="http://www.theplantlist.org/browse/A/Orchidaceae/" TargetMode="External"/><Relationship Id="rId31" Type="http://schemas.openxmlformats.org/officeDocument/2006/relationships/hyperlink" Target="https://www.keylemon.com/product/" TargetMode="External"/><Relationship Id="rId44" Type="http://schemas.openxmlformats.org/officeDocument/2006/relationships/image" Target="media/image12.tiff"/><Relationship Id="rId52" Type="http://schemas.openxmlformats.org/officeDocument/2006/relationships/hyperlink" Target="mailto:dmd@3e.org"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QuickStyle" Target="diagrams/quickStyle1.xml"/><Relationship Id="rId22" Type="http://schemas.openxmlformats.org/officeDocument/2006/relationships/hyperlink" Target="http://www.gsmnation.com/blog/2013/02/19/snap-away-5-best-smartphone-cameras-available/" TargetMode="External"/><Relationship Id="rId27" Type="http://schemas.openxmlformats.org/officeDocument/2006/relationships/hyperlink" Target="http://www.ledkweeklampen.nl/" TargetMode="External"/><Relationship Id="rId30" Type="http://schemas.openxmlformats.org/officeDocument/2006/relationships/hyperlink" Target="http://www.microscopy-uk.org.uk/mag/artjan12/bj-slipper3.html" TargetMode="External"/><Relationship Id="rId35" Type="http://schemas.openxmlformats.org/officeDocument/2006/relationships/image" Target="media/image3.png"/><Relationship Id="rId43" Type="http://schemas.openxmlformats.org/officeDocument/2006/relationships/image" Target="media/image11.tiff"/><Relationship Id="rId48" Type="http://schemas.openxmlformats.org/officeDocument/2006/relationships/hyperlink" Target="http://www.naturalis.nl" TargetMode="External"/><Relationship Id="rId8" Type="http://schemas.openxmlformats.org/officeDocument/2006/relationships/endnotes" Target="endnotes.xml"/><Relationship Id="rId51" Type="http://schemas.openxmlformats.org/officeDocument/2006/relationships/hyperlink" Target="http://larve.net/people/hugo/2005/12/offlickr/" TargetMode="Externa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663B259-80D6-7D4C-83E5-72A0A54BDDAD}"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nl-NL"/>
        </a:p>
      </dgm:t>
    </dgm:pt>
    <dgm:pt modelId="{EAE8B83B-6FBD-3D4C-8A0E-C21609F51D8E}">
      <dgm:prSet phldrT="[Tekst]" custT="1"/>
      <dgm:spPr>
        <a:gradFill flip="none" rotWithShape="0">
          <a:gsLst>
            <a:gs pos="0">
              <a:schemeClr val="accent1">
                <a:hueOff val="0"/>
                <a:satOff val="0"/>
                <a:lumOff val="0"/>
                <a:tint val="100000"/>
                <a:shade val="100000"/>
                <a:satMod val="130000"/>
              </a:schemeClr>
            </a:gs>
            <a:gs pos="100000">
              <a:schemeClr val="accent1">
                <a:hueOff val="0"/>
                <a:satOff val="0"/>
                <a:lumOff val="0"/>
                <a:tint val="50000"/>
                <a:shade val="100000"/>
                <a:satMod val="350000"/>
              </a:schemeClr>
            </a:gs>
          </a:gsLst>
          <a:lin ang="16200000" scaled="0"/>
          <a:tileRect/>
        </a:gradFill>
      </dgm:spPr>
      <dgm:t>
        <a:bodyPr/>
        <a:lstStyle/>
        <a:p>
          <a:r>
            <a:rPr lang="nl-NL" sz="1200" dirty="0" err="1"/>
            <a:t>training.sh</a:t>
          </a:r>
          <a:endParaRPr lang="nl-NL" sz="1200" dirty="0"/>
        </a:p>
      </dgm:t>
    </dgm:pt>
    <dgm:pt modelId="{3605FC46-77A1-4B47-A9F5-C74A024DBD87}" type="parTrans" cxnId="{374088DD-F1AC-F141-A94E-6845D8064668}">
      <dgm:prSet/>
      <dgm:spPr/>
      <dgm:t>
        <a:bodyPr/>
        <a:lstStyle/>
        <a:p>
          <a:endParaRPr lang="nl-NL"/>
        </a:p>
      </dgm:t>
    </dgm:pt>
    <dgm:pt modelId="{65C705DA-31E1-A847-BC05-474F3538B26D}" type="sibTrans" cxnId="{374088DD-F1AC-F141-A94E-6845D8064668}">
      <dgm:prSet/>
      <dgm:spPr/>
      <dgm:t>
        <a:bodyPr/>
        <a:lstStyle/>
        <a:p>
          <a:endParaRPr lang="nl-NL"/>
        </a:p>
      </dgm:t>
    </dgm:pt>
    <dgm:pt modelId="{33559E9F-10DB-7042-BB2A-D239C8117B5A}">
      <dgm:prSet phldrT="[Tekst]" custT="1"/>
      <dgm:spPr/>
      <dgm:t>
        <a:bodyPr/>
        <a:lstStyle/>
        <a:p>
          <a:r>
            <a:rPr lang="en-GB" sz="1050" noProof="0" dirty="0" smtClean="0"/>
            <a:t>offlickr.py: Download photographs and metadata</a:t>
          </a:r>
          <a:endParaRPr lang="en-GB" sz="1050" noProof="0" dirty="0"/>
        </a:p>
      </dgm:t>
    </dgm:pt>
    <dgm:pt modelId="{B7656F4D-0E94-C04A-9119-E229620D65E7}" type="parTrans" cxnId="{E41FEDB4-7F78-754C-9258-8DE4D5143DC9}">
      <dgm:prSet/>
      <dgm:spPr/>
      <dgm:t>
        <a:bodyPr/>
        <a:lstStyle/>
        <a:p>
          <a:endParaRPr lang="nl-NL"/>
        </a:p>
      </dgm:t>
    </dgm:pt>
    <dgm:pt modelId="{5450DB1C-03C2-6741-AE1A-10C36D583945}" type="sibTrans" cxnId="{E41FEDB4-7F78-754C-9258-8DE4D5143DC9}">
      <dgm:prSet/>
      <dgm:spPr/>
      <dgm:t>
        <a:bodyPr/>
        <a:lstStyle/>
        <a:p>
          <a:endParaRPr lang="nl-NL"/>
        </a:p>
      </dgm:t>
    </dgm:pt>
    <dgm:pt modelId="{F74D8FB1-9008-914E-834F-32ECD5ED7512}">
      <dgm:prSet phldrT="[Tekst]" custT="1"/>
      <dgm:spPr>
        <a:gradFill rotWithShape="0">
          <a:gsLst>
            <a:gs pos="0">
              <a:srgbClr val="2A5C99"/>
            </a:gs>
            <a:gs pos="100000">
              <a:srgbClr val="469DFF"/>
            </a:gs>
          </a:gsLst>
          <a:lin ang="16200000" scaled="0"/>
        </a:gradFill>
      </dgm:spPr>
      <dgm:t>
        <a:bodyPr/>
        <a:lstStyle/>
        <a:p>
          <a:r>
            <a:rPr lang="nl-NL" sz="1200" dirty="0" err="1"/>
            <a:t>create_traindata.sh</a:t>
          </a:r>
          <a:endParaRPr lang="nl-NL" sz="1200" dirty="0"/>
        </a:p>
      </dgm:t>
    </dgm:pt>
    <dgm:pt modelId="{7A74FE09-6133-AC4B-8EB4-BB0241D1EC90}" type="parTrans" cxnId="{096D09B6-1455-A84F-8106-DCB4DF55EF4A}">
      <dgm:prSet/>
      <dgm:spPr/>
      <dgm:t>
        <a:bodyPr/>
        <a:lstStyle/>
        <a:p>
          <a:endParaRPr lang="nl-NL"/>
        </a:p>
      </dgm:t>
    </dgm:pt>
    <dgm:pt modelId="{AA8CF3EE-3092-8A41-8862-E64A53B5F8FC}" type="sibTrans" cxnId="{096D09B6-1455-A84F-8106-DCB4DF55EF4A}">
      <dgm:prSet/>
      <dgm:spPr/>
      <dgm:t>
        <a:bodyPr/>
        <a:lstStyle/>
        <a:p>
          <a:endParaRPr lang="nl-NL"/>
        </a:p>
      </dgm:t>
    </dgm:pt>
    <dgm:pt modelId="{6535E88F-007D-D749-9134-536959B55E2E}">
      <dgm:prSet phldrT="[Tekst]" custT="1"/>
      <dgm:spPr/>
      <dgm:t>
        <a:bodyPr/>
        <a:lstStyle/>
        <a:p>
          <a:r>
            <a:rPr lang="en-GB" sz="1000" noProof="0" dirty="0" smtClean="0"/>
            <a:t>traindata2.pl: Create data useful for training the Artificial Neural Network </a:t>
          </a:r>
          <a:endParaRPr lang="en-GB" sz="1000" noProof="0" dirty="0"/>
        </a:p>
      </dgm:t>
    </dgm:pt>
    <dgm:pt modelId="{11C8824D-37D3-4D42-AE57-591282CD84F0}" type="parTrans" cxnId="{E306AE0D-D337-D84E-BFDF-9077F48D32B6}">
      <dgm:prSet/>
      <dgm:spPr/>
      <dgm:t>
        <a:bodyPr/>
        <a:lstStyle/>
        <a:p>
          <a:endParaRPr lang="nl-NL"/>
        </a:p>
      </dgm:t>
    </dgm:pt>
    <dgm:pt modelId="{0FD0C8E7-F6BD-484E-8EFE-3C8A6843D308}" type="sibTrans" cxnId="{E306AE0D-D337-D84E-BFDF-9077F48D32B6}">
      <dgm:prSet/>
      <dgm:spPr/>
      <dgm:t>
        <a:bodyPr/>
        <a:lstStyle/>
        <a:p>
          <a:endParaRPr lang="nl-NL"/>
        </a:p>
      </dgm:t>
    </dgm:pt>
    <dgm:pt modelId="{3253DF24-7575-FA47-8D0D-7C4A0FA4EFC5}">
      <dgm:prSet phldrT="[Tekst]" custT="1"/>
      <dgm:spPr>
        <a:gradFill flip="none" rotWithShape="1">
          <a:gsLst>
            <a:gs pos="0">
              <a:srgbClr val="009912"/>
            </a:gs>
            <a:gs pos="100000">
              <a:srgbClr val="00FF1E"/>
            </a:gs>
          </a:gsLst>
          <a:lin ang="10800000" scaled="0"/>
          <a:tileRect/>
        </a:gradFill>
        <a:ln>
          <a:solidFill>
            <a:srgbClr val="00E41A"/>
          </a:solidFill>
        </a:ln>
      </dgm:spPr>
      <dgm:t>
        <a:bodyPr/>
        <a:lstStyle/>
        <a:p>
          <a:r>
            <a:rPr lang="nl-NL" sz="1000" dirty="0" err="1"/>
            <a:t>modify_flower</a:t>
          </a:r>
          <a:r>
            <a:rPr lang="nl-NL" sz="1000" dirty="0" smtClean="0"/>
            <a:t>_ data.sh</a:t>
          </a:r>
          <a:endParaRPr lang="nl-NL" sz="1000" dirty="0"/>
        </a:p>
      </dgm:t>
    </dgm:pt>
    <dgm:pt modelId="{19FEFF96-2C6F-AD4E-B3FA-E338CBEF203B}" type="parTrans" cxnId="{5826B21D-4E07-924D-867A-F585C5EFD35F}">
      <dgm:prSet/>
      <dgm:spPr/>
      <dgm:t>
        <a:bodyPr/>
        <a:lstStyle/>
        <a:p>
          <a:endParaRPr lang="nl-NL"/>
        </a:p>
      </dgm:t>
    </dgm:pt>
    <dgm:pt modelId="{E9966B0F-87B3-1A49-9D20-5CFBA2AF779F}" type="sibTrans" cxnId="{5826B21D-4E07-924D-867A-F585C5EFD35F}">
      <dgm:prSet/>
      <dgm:spPr/>
      <dgm:t>
        <a:bodyPr/>
        <a:lstStyle/>
        <a:p>
          <a:endParaRPr lang="nl-NL"/>
        </a:p>
      </dgm:t>
    </dgm:pt>
    <dgm:pt modelId="{84CFB310-A114-6344-B9F7-05C45B1B2CC3}">
      <dgm:prSet phldrT="[Tekst]" custT="1"/>
      <dgm:spPr>
        <a:ln>
          <a:gradFill flip="none" rotWithShape="1">
            <a:gsLst>
              <a:gs pos="0">
                <a:srgbClr val="009912"/>
              </a:gs>
              <a:gs pos="100000">
                <a:srgbClr val="00FF1E"/>
              </a:gs>
            </a:gsLst>
            <a:lin ang="10800000" scaled="0"/>
            <a:tileRect/>
          </a:gradFill>
        </a:ln>
      </dgm:spPr>
      <dgm:t>
        <a:bodyPr/>
        <a:lstStyle/>
        <a:p>
          <a:r>
            <a:rPr lang="en-GB" sz="1000" noProof="0" dirty="0" smtClean="0"/>
            <a:t>add_columns.py: Add columns to the </a:t>
          </a:r>
          <a:r>
            <a:rPr lang="en-GB" sz="1000" noProof="0" dirty="0" err="1" smtClean="0"/>
            <a:t>tsv</a:t>
          </a:r>
          <a:r>
            <a:rPr lang="en-GB" sz="1000" noProof="0" dirty="0" smtClean="0"/>
            <a:t> files</a:t>
          </a:r>
          <a:endParaRPr lang="en-GB" sz="1000" noProof="0" dirty="0">
            <a:solidFill>
              <a:schemeClr val="tx1"/>
            </a:solidFill>
          </a:endParaRPr>
        </a:p>
      </dgm:t>
    </dgm:pt>
    <dgm:pt modelId="{EB461DB4-6E51-634B-BE5A-B730BB9C3177}" type="parTrans" cxnId="{962F1558-226C-1A47-8EC7-022748C79FB7}">
      <dgm:prSet/>
      <dgm:spPr/>
      <dgm:t>
        <a:bodyPr/>
        <a:lstStyle/>
        <a:p>
          <a:endParaRPr lang="nl-NL"/>
        </a:p>
      </dgm:t>
    </dgm:pt>
    <dgm:pt modelId="{A76BCAA1-5962-794B-9FE0-6BC629A0F923}" type="sibTrans" cxnId="{962F1558-226C-1A47-8EC7-022748C79FB7}">
      <dgm:prSet/>
      <dgm:spPr/>
      <dgm:t>
        <a:bodyPr/>
        <a:lstStyle/>
        <a:p>
          <a:endParaRPr lang="nl-NL"/>
        </a:p>
      </dgm:t>
    </dgm:pt>
    <dgm:pt modelId="{2628D5C1-A864-2240-B4A2-BF29B4069BDE}">
      <dgm:prSet phldrT="[Tekst]" custT="1"/>
      <dgm:spPr/>
      <dgm:t>
        <a:bodyPr/>
        <a:lstStyle/>
        <a:p>
          <a:r>
            <a:rPr lang="en-GB" sz="1050" noProof="0" dirty="0" smtClean="0"/>
            <a:t>get_tags.py: Extract tags from the metadata</a:t>
          </a:r>
          <a:endParaRPr lang="en-GB" sz="1050" noProof="0" dirty="0"/>
        </a:p>
      </dgm:t>
    </dgm:pt>
    <dgm:pt modelId="{4D1183D9-392E-B542-AC73-A542CAEF948E}" type="parTrans" cxnId="{C253D3EC-45C3-4D49-85A2-2BB45A83526B}">
      <dgm:prSet/>
      <dgm:spPr/>
      <dgm:t>
        <a:bodyPr/>
        <a:lstStyle/>
        <a:p>
          <a:endParaRPr lang="nl-NL"/>
        </a:p>
      </dgm:t>
    </dgm:pt>
    <dgm:pt modelId="{2D03BD61-7F9B-F647-B890-19D2400CDFC3}" type="sibTrans" cxnId="{C253D3EC-45C3-4D49-85A2-2BB45A83526B}">
      <dgm:prSet/>
      <dgm:spPr/>
      <dgm:t>
        <a:bodyPr/>
        <a:lstStyle/>
        <a:p>
          <a:endParaRPr lang="nl-NL"/>
        </a:p>
      </dgm:t>
    </dgm:pt>
    <dgm:pt modelId="{916EE9CF-CC5F-7043-AD5D-EFD2BAD9909B}">
      <dgm:prSet phldrT="[Tekst]" custT="1"/>
      <dgm:spPr>
        <a:ln>
          <a:gradFill flip="none" rotWithShape="1">
            <a:gsLst>
              <a:gs pos="0">
                <a:srgbClr val="009912"/>
              </a:gs>
              <a:gs pos="100000">
                <a:srgbClr val="00FF1E"/>
              </a:gs>
            </a:gsLst>
            <a:lin ang="10800000" scaled="0"/>
            <a:tileRect/>
          </a:gradFill>
        </a:ln>
      </dgm:spPr>
      <dgm:t>
        <a:bodyPr/>
        <a:lstStyle/>
        <a:p>
          <a:r>
            <a:rPr lang="en-GB" sz="1000" noProof="0" dirty="0" smtClean="0"/>
            <a:t>combine_files.py: Create tab separated value (</a:t>
          </a:r>
          <a:r>
            <a:rPr lang="en-GB" sz="1000" noProof="0" dirty="0" err="1" smtClean="0"/>
            <a:t>tsv</a:t>
          </a:r>
          <a:r>
            <a:rPr lang="en-GB" sz="1000" noProof="0" dirty="0" smtClean="0"/>
            <a:t>) files per </a:t>
          </a:r>
          <a:r>
            <a:rPr lang="en-GB" sz="1000" noProof="0" dirty="0" smtClean="0">
              <a:solidFill>
                <a:schemeClr val="tx1"/>
              </a:solidFill>
            </a:rPr>
            <a:t>section</a:t>
          </a:r>
          <a:r>
            <a:rPr lang="en-GB" sz="1000" noProof="0" dirty="0" smtClean="0"/>
            <a:t>  </a:t>
          </a:r>
          <a:endParaRPr lang="en-GB" sz="1000" noProof="0" dirty="0"/>
        </a:p>
      </dgm:t>
    </dgm:pt>
    <dgm:pt modelId="{45659F26-7B91-5A42-8E6B-55053BF0D406}" type="parTrans" cxnId="{CAAA41B5-1854-434C-A7AD-9EE28DF39289}">
      <dgm:prSet/>
      <dgm:spPr/>
      <dgm:t>
        <a:bodyPr/>
        <a:lstStyle/>
        <a:p>
          <a:endParaRPr lang="nl-NL"/>
        </a:p>
      </dgm:t>
    </dgm:pt>
    <dgm:pt modelId="{EFAF0C17-E4F6-8C40-84FD-0ADA6AE3A0D9}" type="sibTrans" cxnId="{CAAA41B5-1854-434C-A7AD-9EE28DF39289}">
      <dgm:prSet/>
      <dgm:spPr/>
      <dgm:t>
        <a:bodyPr/>
        <a:lstStyle/>
        <a:p>
          <a:endParaRPr lang="nl-NL"/>
        </a:p>
      </dgm:t>
    </dgm:pt>
    <dgm:pt modelId="{485ACC02-DFC3-A649-8725-A0E51E35AB9E}">
      <dgm:prSet phldrT="[Tekst]" custT="1"/>
      <dgm:spPr>
        <a:gradFill flip="none" rotWithShape="1">
          <a:gsLst>
            <a:gs pos="0">
              <a:srgbClr val="91009B"/>
            </a:gs>
            <a:gs pos="100000">
              <a:srgbClr val="F000FF"/>
            </a:gs>
          </a:gsLst>
          <a:lin ang="10800000" scaled="0"/>
          <a:tileRect/>
        </a:gradFill>
        <a:ln>
          <a:solidFill>
            <a:srgbClr val="9700A0"/>
          </a:solidFill>
        </a:ln>
      </dgm:spPr>
      <dgm:t>
        <a:bodyPr/>
        <a:lstStyle/>
        <a:p>
          <a:r>
            <a:rPr lang="nl-NL" sz="1200" dirty="0"/>
            <a:t>trainai.pl</a:t>
          </a:r>
        </a:p>
      </dgm:t>
    </dgm:pt>
    <dgm:pt modelId="{0E1377B5-6463-6746-81B6-B88D250EAF6F}" type="parTrans" cxnId="{3804B66A-70A7-8B45-AFE9-630D90B0604F}">
      <dgm:prSet/>
      <dgm:spPr/>
      <dgm:t>
        <a:bodyPr/>
        <a:lstStyle/>
        <a:p>
          <a:endParaRPr lang="nl-NL"/>
        </a:p>
      </dgm:t>
    </dgm:pt>
    <dgm:pt modelId="{D3FE33CF-BAFD-9541-AB07-80D1BD31A2DF}" type="sibTrans" cxnId="{3804B66A-70A7-8B45-AFE9-630D90B0604F}">
      <dgm:prSet/>
      <dgm:spPr/>
      <dgm:t>
        <a:bodyPr/>
        <a:lstStyle/>
        <a:p>
          <a:endParaRPr lang="nl-NL"/>
        </a:p>
      </dgm:t>
    </dgm:pt>
    <dgm:pt modelId="{DA14F850-6B53-C044-A6DC-CB56D9472E43}">
      <dgm:prSet phldrT="[Tekst]" custT="1"/>
      <dgm:spPr>
        <a:ln>
          <a:gradFill flip="none" rotWithShape="1">
            <a:gsLst>
              <a:gs pos="0">
                <a:srgbClr val="91009B"/>
              </a:gs>
              <a:gs pos="100000">
                <a:srgbClr val="F000FF"/>
              </a:gs>
            </a:gsLst>
            <a:lin ang="10800000" scaled="0"/>
            <a:tileRect/>
          </a:gradFill>
        </a:ln>
      </dgm:spPr>
      <dgm:t>
        <a:bodyPr/>
        <a:lstStyle/>
        <a:p>
          <a:r>
            <a:rPr lang="en-GB" sz="1000" noProof="0" dirty="0" smtClean="0">
              <a:solidFill>
                <a:srgbClr val="000000"/>
              </a:solidFill>
            </a:rPr>
            <a:t>Create a trained Artificial Neural Network for slipper orchid flower photographs</a:t>
          </a:r>
          <a:endParaRPr lang="en-GB" sz="1000" noProof="0" dirty="0">
            <a:solidFill>
              <a:srgbClr val="000000"/>
            </a:solidFill>
          </a:endParaRPr>
        </a:p>
      </dgm:t>
    </dgm:pt>
    <dgm:pt modelId="{9B32894D-802E-804A-8D52-2AFCD7C02E7A}" type="parTrans" cxnId="{2BB06FC2-AC5B-AF45-B1A8-DA96ED854F71}">
      <dgm:prSet/>
      <dgm:spPr/>
      <dgm:t>
        <a:bodyPr/>
        <a:lstStyle/>
        <a:p>
          <a:endParaRPr lang="nl-NL"/>
        </a:p>
      </dgm:t>
    </dgm:pt>
    <dgm:pt modelId="{E7057F43-A29D-894C-B77A-92B4EDFADDDE}" type="sibTrans" cxnId="{2BB06FC2-AC5B-AF45-B1A8-DA96ED854F71}">
      <dgm:prSet/>
      <dgm:spPr/>
      <dgm:t>
        <a:bodyPr/>
        <a:lstStyle/>
        <a:p>
          <a:endParaRPr lang="nl-NL"/>
        </a:p>
      </dgm:t>
    </dgm:pt>
    <dgm:pt modelId="{8A9DA821-BE40-F94A-B6C0-C8653EACDEA9}">
      <dgm:prSet phldrT="[Tekst]" custT="1"/>
      <dgm:spPr/>
      <dgm:t>
        <a:bodyPr/>
        <a:lstStyle/>
        <a:p>
          <a:r>
            <a:rPr lang="en-GB" sz="1050" noProof="0" dirty="0" smtClean="0"/>
            <a:t>Convert to </a:t>
          </a:r>
          <a:r>
            <a:rPr lang="en-GB" sz="1050" noProof="0" dirty="0" err="1" smtClean="0"/>
            <a:t>png</a:t>
          </a:r>
          <a:r>
            <a:rPr lang="en-GB" sz="1050" noProof="0" dirty="0" smtClean="0"/>
            <a:t> and move to correct directory</a:t>
          </a:r>
          <a:endParaRPr lang="en-GB" sz="1050" noProof="0" dirty="0"/>
        </a:p>
      </dgm:t>
    </dgm:pt>
    <dgm:pt modelId="{A029EE8F-A3FA-574B-A640-D69BCA1E7824}" type="sibTrans" cxnId="{DB402E20-0E0F-F14A-8A53-D837791B53D7}">
      <dgm:prSet/>
      <dgm:spPr/>
      <dgm:t>
        <a:bodyPr/>
        <a:lstStyle/>
        <a:p>
          <a:endParaRPr lang="nl-NL"/>
        </a:p>
      </dgm:t>
    </dgm:pt>
    <dgm:pt modelId="{DCF6B07D-7E29-5B47-A9EA-B20E757D023E}" type="parTrans" cxnId="{DB402E20-0E0F-F14A-8A53-D837791B53D7}">
      <dgm:prSet/>
      <dgm:spPr/>
      <dgm:t>
        <a:bodyPr/>
        <a:lstStyle/>
        <a:p>
          <a:endParaRPr lang="nl-NL"/>
        </a:p>
      </dgm:t>
    </dgm:pt>
    <dgm:pt modelId="{8D28DAE6-4826-A146-976E-088236B5D208}">
      <dgm:prSet phldrT="[Tekst]" custT="1"/>
      <dgm:spPr/>
      <dgm:t>
        <a:bodyPr/>
        <a:lstStyle/>
        <a:p>
          <a:r>
            <a:rPr lang="en-GB" sz="1050" noProof="0" dirty="0"/>
            <a:t>Manual check: check if all pictures are downloaded correct. If not, download the broken pictures by hand.</a:t>
          </a:r>
        </a:p>
      </dgm:t>
    </dgm:pt>
    <dgm:pt modelId="{FB8817B8-33C5-5B49-844A-AF4A9E89DA57}" type="parTrans" cxnId="{6EB79C30-95E9-8D4A-84EE-24D5F09E118D}">
      <dgm:prSet/>
      <dgm:spPr/>
      <dgm:t>
        <a:bodyPr/>
        <a:lstStyle/>
        <a:p>
          <a:endParaRPr lang="nl-NL"/>
        </a:p>
      </dgm:t>
    </dgm:pt>
    <dgm:pt modelId="{1D988993-3C65-F34A-A27E-D794621022FB}" type="sibTrans" cxnId="{6EB79C30-95E9-8D4A-84EE-24D5F09E118D}">
      <dgm:prSet/>
      <dgm:spPr/>
      <dgm:t>
        <a:bodyPr/>
        <a:lstStyle/>
        <a:p>
          <a:endParaRPr lang="nl-NL"/>
        </a:p>
      </dgm:t>
    </dgm:pt>
    <dgm:pt modelId="{42C878C4-2437-2C4F-B1B9-D36F94BD193C}" type="pres">
      <dgm:prSet presAssocID="{0663B259-80D6-7D4C-83E5-72A0A54BDDAD}" presName="linearFlow" presStyleCnt="0">
        <dgm:presLayoutVars>
          <dgm:dir/>
          <dgm:animLvl val="lvl"/>
          <dgm:resizeHandles val="exact"/>
        </dgm:presLayoutVars>
      </dgm:prSet>
      <dgm:spPr/>
      <dgm:t>
        <a:bodyPr/>
        <a:lstStyle/>
        <a:p>
          <a:endParaRPr lang="nl-NL"/>
        </a:p>
      </dgm:t>
    </dgm:pt>
    <dgm:pt modelId="{3507560D-3B5B-534C-B29A-AC1C8E0EA553}" type="pres">
      <dgm:prSet presAssocID="{EAE8B83B-6FBD-3D4C-8A0E-C21609F51D8E}" presName="composite" presStyleCnt="0"/>
      <dgm:spPr/>
    </dgm:pt>
    <dgm:pt modelId="{0B38807E-6485-AF47-A8A9-7D1ECE78FC92}" type="pres">
      <dgm:prSet presAssocID="{EAE8B83B-6FBD-3D4C-8A0E-C21609F51D8E}" presName="parentText" presStyleLbl="alignNode1" presStyleIdx="0" presStyleCnt="4" custLinFactNeighborX="0" custLinFactNeighborY="5903">
        <dgm:presLayoutVars>
          <dgm:chMax val="1"/>
          <dgm:bulletEnabled val="1"/>
        </dgm:presLayoutVars>
      </dgm:prSet>
      <dgm:spPr/>
      <dgm:t>
        <a:bodyPr/>
        <a:lstStyle/>
        <a:p>
          <a:endParaRPr lang="nl-NL"/>
        </a:p>
      </dgm:t>
    </dgm:pt>
    <dgm:pt modelId="{8AB2C90F-F998-C84E-9087-4A7588A0EC7F}" type="pres">
      <dgm:prSet presAssocID="{EAE8B83B-6FBD-3D4C-8A0E-C21609F51D8E}" presName="descendantText" presStyleLbl="alignAcc1" presStyleIdx="0" presStyleCnt="4" custLinFactNeighborX="343" custLinFactNeighborY="9081">
        <dgm:presLayoutVars>
          <dgm:bulletEnabled val="1"/>
        </dgm:presLayoutVars>
      </dgm:prSet>
      <dgm:spPr/>
      <dgm:t>
        <a:bodyPr/>
        <a:lstStyle/>
        <a:p>
          <a:endParaRPr lang="nl-NL"/>
        </a:p>
      </dgm:t>
    </dgm:pt>
    <dgm:pt modelId="{98725B59-C2F1-9C47-9FB1-61478B9E0039}" type="pres">
      <dgm:prSet presAssocID="{65C705DA-31E1-A847-BC05-474F3538B26D}" presName="sp" presStyleCnt="0"/>
      <dgm:spPr/>
    </dgm:pt>
    <dgm:pt modelId="{1BF0DDE8-16E3-4145-B45E-C82644118F5C}" type="pres">
      <dgm:prSet presAssocID="{F74D8FB1-9008-914E-834F-32ECD5ED7512}" presName="composite" presStyleCnt="0"/>
      <dgm:spPr/>
    </dgm:pt>
    <dgm:pt modelId="{B09766D8-F122-5A43-8EED-522D5BEF2FAE}" type="pres">
      <dgm:prSet presAssocID="{F74D8FB1-9008-914E-834F-32ECD5ED7512}" presName="parentText" presStyleLbl="alignNode1" presStyleIdx="1" presStyleCnt="4">
        <dgm:presLayoutVars>
          <dgm:chMax val="1"/>
          <dgm:bulletEnabled val="1"/>
        </dgm:presLayoutVars>
      </dgm:prSet>
      <dgm:spPr/>
      <dgm:t>
        <a:bodyPr/>
        <a:lstStyle/>
        <a:p>
          <a:endParaRPr lang="nl-NL"/>
        </a:p>
      </dgm:t>
    </dgm:pt>
    <dgm:pt modelId="{DF5D5123-6807-CC4F-90A4-3EBB94166B36}" type="pres">
      <dgm:prSet presAssocID="{F74D8FB1-9008-914E-834F-32ECD5ED7512}" presName="descendantText" presStyleLbl="alignAcc1" presStyleIdx="1" presStyleCnt="4">
        <dgm:presLayoutVars>
          <dgm:bulletEnabled val="1"/>
        </dgm:presLayoutVars>
      </dgm:prSet>
      <dgm:spPr/>
      <dgm:t>
        <a:bodyPr/>
        <a:lstStyle/>
        <a:p>
          <a:endParaRPr lang="nl-NL"/>
        </a:p>
      </dgm:t>
    </dgm:pt>
    <dgm:pt modelId="{9AB35032-2B9B-EC43-A033-31076B254BF7}" type="pres">
      <dgm:prSet presAssocID="{AA8CF3EE-3092-8A41-8862-E64A53B5F8FC}" presName="sp" presStyleCnt="0"/>
      <dgm:spPr/>
    </dgm:pt>
    <dgm:pt modelId="{6E37F5CC-3F6B-DE4B-B967-31334F858534}" type="pres">
      <dgm:prSet presAssocID="{3253DF24-7575-FA47-8D0D-7C4A0FA4EFC5}" presName="composite" presStyleCnt="0"/>
      <dgm:spPr/>
    </dgm:pt>
    <dgm:pt modelId="{BD2E2706-757B-1848-9C05-429AD4D8299C}" type="pres">
      <dgm:prSet presAssocID="{3253DF24-7575-FA47-8D0D-7C4A0FA4EFC5}" presName="parentText" presStyleLbl="alignNode1" presStyleIdx="2" presStyleCnt="4" custLinFactNeighborX="-47902" custLinFactNeighborY="-108">
        <dgm:presLayoutVars>
          <dgm:chMax val="1"/>
          <dgm:bulletEnabled val="1"/>
        </dgm:presLayoutVars>
      </dgm:prSet>
      <dgm:spPr/>
      <dgm:t>
        <a:bodyPr/>
        <a:lstStyle/>
        <a:p>
          <a:endParaRPr lang="nl-NL"/>
        </a:p>
      </dgm:t>
    </dgm:pt>
    <dgm:pt modelId="{D814C99E-1115-2C47-BCCE-4305765C98FB}" type="pres">
      <dgm:prSet presAssocID="{3253DF24-7575-FA47-8D0D-7C4A0FA4EFC5}" presName="descendantText" presStyleLbl="alignAcc1" presStyleIdx="2" presStyleCnt="4">
        <dgm:presLayoutVars>
          <dgm:bulletEnabled val="1"/>
        </dgm:presLayoutVars>
      </dgm:prSet>
      <dgm:spPr/>
      <dgm:t>
        <a:bodyPr/>
        <a:lstStyle/>
        <a:p>
          <a:endParaRPr lang="nl-NL"/>
        </a:p>
      </dgm:t>
    </dgm:pt>
    <dgm:pt modelId="{8040E240-7E35-8C40-B2C6-40E6DB184725}" type="pres">
      <dgm:prSet presAssocID="{E9966B0F-87B3-1A49-9D20-5CFBA2AF779F}" presName="sp" presStyleCnt="0"/>
      <dgm:spPr/>
    </dgm:pt>
    <dgm:pt modelId="{6F332F61-DFF8-4649-A305-26ADE849F4E1}" type="pres">
      <dgm:prSet presAssocID="{485ACC02-DFC3-A649-8725-A0E51E35AB9E}" presName="composite" presStyleCnt="0"/>
      <dgm:spPr/>
    </dgm:pt>
    <dgm:pt modelId="{884592F4-2D18-BA48-AA25-313BDAFE1A2F}" type="pres">
      <dgm:prSet presAssocID="{485ACC02-DFC3-A649-8725-A0E51E35AB9E}" presName="parentText" presStyleLbl="alignNode1" presStyleIdx="3" presStyleCnt="4">
        <dgm:presLayoutVars>
          <dgm:chMax val="1"/>
          <dgm:bulletEnabled val="1"/>
        </dgm:presLayoutVars>
      </dgm:prSet>
      <dgm:spPr/>
      <dgm:t>
        <a:bodyPr/>
        <a:lstStyle/>
        <a:p>
          <a:endParaRPr lang="nl-NL"/>
        </a:p>
      </dgm:t>
    </dgm:pt>
    <dgm:pt modelId="{625186AA-0538-3042-9298-1D5606E7F526}" type="pres">
      <dgm:prSet presAssocID="{485ACC02-DFC3-A649-8725-A0E51E35AB9E}" presName="descendantText" presStyleLbl="alignAcc1" presStyleIdx="3" presStyleCnt="4">
        <dgm:presLayoutVars>
          <dgm:bulletEnabled val="1"/>
        </dgm:presLayoutVars>
      </dgm:prSet>
      <dgm:spPr/>
      <dgm:t>
        <a:bodyPr/>
        <a:lstStyle/>
        <a:p>
          <a:endParaRPr lang="nl-NL"/>
        </a:p>
      </dgm:t>
    </dgm:pt>
  </dgm:ptLst>
  <dgm:cxnLst>
    <dgm:cxn modelId="{141D7B76-531B-4179-84C7-1E60EA8AE127}" type="presOf" srcId="{F74D8FB1-9008-914E-834F-32ECD5ED7512}" destId="{B09766D8-F122-5A43-8EED-522D5BEF2FAE}" srcOrd="0" destOrd="0" presId="urn:microsoft.com/office/officeart/2005/8/layout/chevron2"/>
    <dgm:cxn modelId="{6AD98142-1394-4CB1-98A2-B0E5E787841D}" type="presOf" srcId="{485ACC02-DFC3-A649-8725-A0E51E35AB9E}" destId="{884592F4-2D18-BA48-AA25-313BDAFE1A2F}" srcOrd="0" destOrd="0" presId="urn:microsoft.com/office/officeart/2005/8/layout/chevron2"/>
    <dgm:cxn modelId="{F554D2EF-229B-4263-965D-5B2CC73645C4}" type="presOf" srcId="{84CFB310-A114-6344-B9F7-05C45B1B2CC3}" destId="{D814C99E-1115-2C47-BCCE-4305765C98FB}" srcOrd="0" destOrd="1" presId="urn:microsoft.com/office/officeart/2005/8/layout/chevron2"/>
    <dgm:cxn modelId="{3FB01B4E-4A12-4A05-A9A1-C4643116D1FB}" type="presOf" srcId="{0663B259-80D6-7D4C-83E5-72A0A54BDDAD}" destId="{42C878C4-2437-2C4F-B1B9-D36F94BD193C}" srcOrd="0" destOrd="0" presId="urn:microsoft.com/office/officeart/2005/8/layout/chevron2"/>
    <dgm:cxn modelId="{B89DE23C-7EAE-4CDB-883C-02AA568183E2}" type="presOf" srcId="{3253DF24-7575-FA47-8D0D-7C4A0FA4EFC5}" destId="{BD2E2706-757B-1848-9C05-429AD4D8299C}" srcOrd="0" destOrd="0" presId="urn:microsoft.com/office/officeart/2005/8/layout/chevron2"/>
    <dgm:cxn modelId="{14BF4B9F-ADBA-4763-9A37-3E29480D9E87}" type="presOf" srcId="{DA14F850-6B53-C044-A6DC-CB56D9472E43}" destId="{625186AA-0538-3042-9298-1D5606E7F526}" srcOrd="0" destOrd="0" presId="urn:microsoft.com/office/officeart/2005/8/layout/chevron2"/>
    <dgm:cxn modelId="{096D09B6-1455-A84F-8106-DCB4DF55EF4A}" srcId="{0663B259-80D6-7D4C-83E5-72A0A54BDDAD}" destId="{F74D8FB1-9008-914E-834F-32ECD5ED7512}" srcOrd="1" destOrd="0" parTransId="{7A74FE09-6133-AC4B-8EB4-BB0241D1EC90}" sibTransId="{AA8CF3EE-3092-8A41-8862-E64A53B5F8FC}"/>
    <dgm:cxn modelId="{C253D3EC-45C3-4D49-85A2-2BB45A83526B}" srcId="{EAE8B83B-6FBD-3D4C-8A0E-C21609F51D8E}" destId="{2628D5C1-A864-2240-B4A2-BF29B4069BDE}" srcOrd="1" destOrd="0" parTransId="{4D1183D9-392E-B542-AC73-A542CAEF948E}" sibTransId="{2D03BD61-7F9B-F647-B890-19D2400CDFC3}"/>
    <dgm:cxn modelId="{01000B81-A51C-469F-983A-97CA68B519F0}" type="presOf" srcId="{6535E88F-007D-D749-9134-536959B55E2E}" destId="{DF5D5123-6807-CC4F-90A4-3EBB94166B36}" srcOrd="0" destOrd="0" presId="urn:microsoft.com/office/officeart/2005/8/layout/chevron2"/>
    <dgm:cxn modelId="{77A73CA3-FC37-4C43-B5E5-3AC768B8C9A8}" type="presOf" srcId="{EAE8B83B-6FBD-3D4C-8A0E-C21609F51D8E}" destId="{0B38807E-6485-AF47-A8A9-7D1ECE78FC92}" srcOrd="0" destOrd="0" presId="urn:microsoft.com/office/officeart/2005/8/layout/chevron2"/>
    <dgm:cxn modelId="{E7D6E632-F214-4032-9FDA-320E07782E0C}" type="presOf" srcId="{33559E9F-10DB-7042-BB2A-D239C8117B5A}" destId="{8AB2C90F-F998-C84E-9087-4A7588A0EC7F}" srcOrd="0" destOrd="0" presId="urn:microsoft.com/office/officeart/2005/8/layout/chevron2"/>
    <dgm:cxn modelId="{6EB79C30-95E9-8D4A-84EE-24D5F09E118D}" srcId="{EAE8B83B-6FBD-3D4C-8A0E-C21609F51D8E}" destId="{8D28DAE6-4826-A146-976E-088236B5D208}" srcOrd="2" destOrd="0" parTransId="{FB8817B8-33C5-5B49-844A-AF4A9E89DA57}" sibTransId="{1D988993-3C65-F34A-A27E-D794621022FB}"/>
    <dgm:cxn modelId="{7A85B532-9E62-4243-A3B4-A948ADF2208D}" type="presOf" srcId="{8D28DAE6-4826-A146-976E-088236B5D208}" destId="{8AB2C90F-F998-C84E-9087-4A7588A0EC7F}" srcOrd="0" destOrd="2" presId="urn:microsoft.com/office/officeart/2005/8/layout/chevron2"/>
    <dgm:cxn modelId="{CAAA41B5-1854-434C-A7AD-9EE28DF39289}" srcId="{3253DF24-7575-FA47-8D0D-7C4A0FA4EFC5}" destId="{916EE9CF-CC5F-7043-AD5D-EFD2BAD9909B}" srcOrd="0" destOrd="0" parTransId="{45659F26-7B91-5A42-8E6B-55053BF0D406}" sibTransId="{EFAF0C17-E4F6-8C40-84FD-0ADA6AE3A0D9}"/>
    <dgm:cxn modelId="{E306AE0D-D337-D84E-BFDF-9077F48D32B6}" srcId="{F74D8FB1-9008-914E-834F-32ECD5ED7512}" destId="{6535E88F-007D-D749-9134-536959B55E2E}" srcOrd="0" destOrd="0" parTransId="{11C8824D-37D3-4D42-AE57-591282CD84F0}" sibTransId="{0FD0C8E7-F6BD-484E-8EFE-3C8A6843D308}"/>
    <dgm:cxn modelId="{962F1558-226C-1A47-8EC7-022748C79FB7}" srcId="{3253DF24-7575-FA47-8D0D-7C4A0FA4EFC5}" destId="{84CFB310-A114-6344-B9F7-05C45B1B2CC3}" srcOrd="1" destOrd="0" parTransId="{EB461DB4-6E51-634B-BE5A-B730BB9C3177}" sibTransId="{A76BCAA1-5962-794B-9FE0-6BC629A0F923}"/>
    <dgm:cxn modelId="{374088DD-F1AC-F141-A94E-6845D8064668}" srcId="{0663B259-80D6-7D4C-83E5-72A0A54BDDAD}" destId="{EAE8B83B-6FBD-3D4C-8A0E-C21609F51D8E}" srcOrd="0" destOrd="0" parTransId="{3605FC46-77A1-4B47-A9F5-C74A024DBD87}" sibTransId="{65C705DA-31E1-A847-BC05-474F3538B26D}"/>
    <dgm:cxn modelId="{5826B21D-4E07-924D-867A-F585C5EFD35F}" srcId="{0663B259-80D6-7D4C-83E5-72A0A54BDDAD}" destId="{3253DF24-7575-FA47-8D0D-7C4A0FA4EFC5}" srcOrd="2" destOrd="0" parTransId="{19FEFF96-2C6F-AD4E-B3FA-E338CBEF203B}" sibTransId="{E9966B0F-87B3-1A49-9D20-5CFBA2AF779F}"/>
    <dgm:cxn modelId="{E41FEDB4-7F78-754C-9258-8DE4D5143DC9}" srcId="{EAE8B83B-6FBD-3D4C-8A0E-C21609F51D8E}" destId="{33559E9F-10DB-7042-BB2A-D239C8117B5A}" srcOrd="0" destOrd="0" parTransId="{B7656F4D-0E94-C04A-9119-E229620D65E7}" sibTransId="{5450DB1C-03C2-6741-AE1A-10C36D583945}"/>
    <dgm:cxn modelId="{2BB06FC2-AC5B-AF45-B1A8-DA96ED854F71}" srcId="{485ACC02-DFC3-A649-8725-A0E51E35AB9E}" destId="{DA14F850-6B53-C044-A6DC-CB56D9472E43}" srcOrd="0" destOrd="0" parTransId="{9B32894D-802E-804A-8D52-2AFCD7C02E7A}" sibTransId="{E7057F43-A29D-894C-B77A-92B4EDFADDDE}"/>
    <dgm:cxn modelId="{DB402E20-0E0F-F14A-8A53-D837791B53D7}" srcId="{EAE8B83B-6FBD-3D4C-8A0E-C21609F51D8E}" destId="{8A9DA821-BE40-F94A-B6C0-C8653EACDEA9}" srcOrd="3" destOrd="0" parTransId="{DCF6B07D-7E29-5B47-A9EA-B20E757D023E}" sibTransId="{A029EE8F-A3FA-574B-A640-D69BCA1E7824}"/>
    <dgm:cxn modelId="{A01F2E51-E085-44C1-A406-5D45A721DF64}" type="presOf" srcId="{8A9DA821-BE40-F94A-B6C0-C8653EACDEA9}" destId="{8AB2C90F-F998-C84E-9087-4A7588A0EC7F}" srcOrd="0" destOrd="3" presId="urn:microsoft.com/office/officeart/2005/8/layout/chevron2"/>
    <dgm:cxn modelId="{3804B66A-70A7-8B45-AFE9-630D90B0604F}" srcId="{0663B259-80D6-7D4C-83E5-72A0A54BDDAD}" destId="{485ACC02-DFC3-A649-8725-A0E51E35AB9E}" srcOrd="3" destOrd="0" parTransId="{0E1377B5-6463-6746-81B6-B88D250EAF6F}" sibTransId="{D3FE33CF-BAFD-9541-AB07-80D1BD31A2DF}"/>
    <dgm:cxn modelId="{CE547379-94D7-41CE-BE73-9E48D5CC001E}" type="presOf" srcId="{916EE9CF-CC5F-7043-AD5D-EFD2BAD9909B}" destId="{D814C99E-1115-2C47-BCCE-4305765C98FB}" srcOrd="0" destOrd="0" presId="urn:microsoft.com/office/officeart/2005/8/layout/chevron2"/>
    <dgm:cxn modelId="{7E9CA875-AC67-4B41-AA04-C2276286B561}" type="presOf" srcId="{2628D5C1-A864-2240-B4A2-BF29B4069BDE}" destId="{8AB2C90F-F998-C84E-9087-4A7588A0EC7F}" srcOrd="0" destOrd="1" presId="urn:microsoft.com/office/officeart/2005/8/layout/chevron2"/>
    <dgm:cxn modelId="{4A5F0102-91E9-4CF0-B66A-E42FCE896EB3}" type="presParOf" srcId="{42C878C4-2437-2C4F-B1B9-D36F94BD193C}" destId="{3507560D-3B5B-534C-B29A-AC1C8E0EA553}" srcOrd="0" destOrd="0" presId="urn:microsoft.com/office/officeart/2005/8/layout/chevron2"/>
    <dgm:cxn modelId="{8968B120-585D-4E56-B0ED-A3B6FE113B19}" type="presParOf" srcId="{3507560D-3B5B-534C-B29A-AC1C8E0EA553}" destId="{0B38807E-6485-AF47-A8A9-7D1ECE78FC92}" srcOrd="0" destOrd="0" presId="urn:microsoft.com/office/officeart/2005/8/layout/chevron2"/>
    <dgm:cxn modelId="{78FD713C-AFBA-4BC3-B141-87D04C41E4DB}" type="presParOf" srcId="{3507560D-3B5B-534C-B29A-AC1C8E0EA553}" destId="{8AB2C90F-F998-C84E-9087-4A7588A0EC7F}" srcOrd="1" destOrd="0" presId="urn:microsoft.com/office/officeart/2005/8/layout/chevron2"/>
    <dgm:cxn modelId="{00665946-690E-4390-82EB-7F7E5DB22D34}" type="presParOf" srcId="{42C878C4-2437-2C4F-B1B9-D36F94BD193C}" destId="{98725B59-C2F1-9C47-9FB1-61478B9E0039}" srcOrd="1" destOrd="0" presId="urn:microsoft.com/office/officeart/2005/8/layout/chevron2"/>
    <dgm:cxn modelId="{960439AD-EDA6-4EAF-B2C7-46F324984684}" type="presParOf" srcId="{42C878C4-2437-2C4F-B1B9-D36F94BD193C}" destId="{1BF0DDE8-16E3-4145-B45E-C82644118F5C}" srcOrd="2" destOrd="0" presId="urn:microsoft.com/office/officeart/2005/8/layout/chevron2"/>
    <dgm:cxn modelId="{3C79BF47-481A-42D7-B6C1-62A05A2982EF}" type="presParOf" srcId="{1BF0DDE8-16E3-4145-B45E-C82644118F5C}" destId="{B09766D8-F122-5A43-8EED-522D5BEF2FAE}" srcOrd="0" destOrd="0" presId="urn:microsoft.com/office/officeart/2005/8/layout/chevron2"/>
    <dgm:cxn modelId="{377D66C8-6F89-46D0-B33F-8091AF62EBB3}" type="presParOf" srcId="{1BF0DDE8-16E3-4145-B45E-C82644118F5C}" destId="{DF5D5123-6807-CC4F-90A4-3EBB94166B36}" srcOrd="1" destOrd="0" presId="urn:microsoft.com/office/officeart/2005/8/layout/chevron2"/>
    <dgm:cxn modelId="{D9E66CB6-261D-4846-B559-D5EB041707FA}" type="presParOf" srcId="{42C878C4-2437-2C4F-B1B9-D36F94BD193C}" destId="{9AB35032-2B9B-EC43-A033-31076B254BF7}" srcOrd="3" destOrd="0" presId="urn:microsoft.com/office/officeart/2005/8/layout/chevron2"/>
    <dgm:cxn modelId="{D54F410A-EF02-4A60-B134-ED84E68DCC7A}" type="presParOf" srcId="{42C878C4-2437-2C4F-B1B9-D36F94BD193C}" destId="{6E37F5CC-3F6B-DE4B-B967-31334F858534}" srcOrd="4" destOrd="0" presId="urn:microsoft.com/office/officeart/2005/8/layout/chevron2"/>
    <dgm:cxn modelId="{E78E47BF-C205-48AC-9D3B-38834ECACED3}" type="presParOf" srcId="{6E37F5CC-3F6B-DE4B-B967-31334F858534}" destId="{BD2E2706-757B-1848-9C05-429AD4D8299C}" srcOrd="0" destOrd="0" presId="urn:microsoft.com/office/officeart/2005/8/layout/chevron2"/>
    <dgm:cxn modelId="{B83307CD-F3DE-4F5C-BA11-84BB0BD1CC02}" type="presParOf" srcId="{6E37F5CC-3F6B-DE4B-B967-31334F858534}" destId="{D814C99E-1115-2C47-BCCE-4305765C98FB}" srcOrd="1" destOrd="0" presId="urn:microsoft.com/office/officeart/2005/8/layout/chevron2"/>
    <dgm:cxn modelId="{72F79801-95DB-4D39-986C-693CA3589E19}" type="presParOf" srcId="{42C878C4-2437-2C4F-B1B9-D36F94BD193C}" destId="{8040E240-7E35-8C40-B2C6-40E6DB184725}" srcOrd="5" destOrd="0" presId="urn:microsoft.com/office/officeart/2005/8/layout/chevron2"/>
    <dgm:cxn modelId="{73369C2E-FCE4-47AF-8849-CA17FEE5F627}" type="presParOf" srcId="{42C878C4-2437-2C4F-B1B9-D36F94BD193C}" destId="{6F332F61-DFF8-4649-A305-26ADE849F4E1}" srcOrd="6" destOrd="0" presId="urn:microsoft.com/office/officeart/2005/8/layout/chevron2"/>
    <dgm:cxn modelId="{9BC2C55D-71B9-4034-8C8C-571AEA316AA2}" type="presParOf" srcId="{6F332F61-DFF8-4649-A305-26ADE849F4E1}" destId="{884592F4-2D18-BA48-AA25-313BDAFE1A2F}" srcOrd="0" destOrd="0" presId="urn:microsoft.com/office/officeart/2005/8/layout/chevron2"/>
    <dgm:cxn modelId="{AFCBD744-C0FF-4570-85F2-4F49A1ECA9BF}" type="presParOf" srcId="{6F332F61-DFF8-4649-A305-26ADE849F4E1}" destId="{625186AA-0538-3042-9298-1D5606E7F526}" srcOrd="1" destOrd="0" presId="urn:microsoft.com/office/officeart/2005/8/layout/chevron2"/>
  </dgm:cxnLst>
  <dgm:bg>
    <a:noFill/>
  </dgm:bg>
  <dgm:whole>
    <a:ln>
      <a:noFill/>
    </a:ln>
  </dgm:whole>
  <dgm:extLst>
    <a:ext uri="http://schemas.microsoft.com/office/drawing/2008/diagram">
      <dsp:dataModelExt xmlns:dsp="http://schemas.microsoft.com/office/drawing/2008/diagram" relId="rId1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38807E-6485-AF47-A8A9-7D1ECE78FC92}">
      <dsp:nvSpPr>
        <dsp:cNvPr id="0" name=""/>
        <dsp:cNvSpPr/>
      </dsp:nvSpPr>
      <dsp:spPr>
        <a:xfrm rot="5400000">
          <a:off x="-183048" y="260400"/>
          <a:ext cx="1220320" cy="854224"/>
        </a:xfrm>
        <a:prstGeom prst="chevron">
          <a:avLst/>
        </a:prstGeom>
        <a:gradFill flip="none" rotWithShape="0">
          <a:gsLst>
            <a:gs pos="0">
              <a:schemeClr val="accent1">
                <a:hueOff val="0"/>
                <a:satOff val="0"/>
                <a:lumOff val="0"/>
                <a:tint val="100000"/>
                <a:shade val="100000"/>
                <a:satMod val="130000"/>
              </a:schemeClr>
            </a:gs>
            <a:gs pos="100000">
              <a:schemeClr val="accent1">
                <a:hueOff val="0"/>
                <a:satOff val="0"/>
                <a:lumOff val="0"/>
                <a:tint val="50000"/>
                <a:shade val="100000"/>
                <a:satMod val="350000"/>
              </a:schemeClr>
            </a:gs>
          </a:gsLst>
          <a:lin ang="16200000" scaled="0"/>
          <a:tileRect/>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err="1"/>
            <a:t>training.sh</a:t>
          </a:r>
          <a:endParaRPr lang="nl-NL" sz="1200" kern="1200" dirty="0"/>
        </a:p>
      </dsp:txBody>
      <dsp:txXfrm rot="-5400000">
        <a:off x="0" y="504464"/>
        <a:ext cx="854224" cy="366096"/>
      </dsp:txXfrm>
    </dsp:sp>
    <dsp:sp modelId="{8AB2C90F-F998-C84E-9087-4A7588A0EC7F}">
      <dsp:nvSpPr>
        <dsp:cNvPr id="0" name=""/>
        <dsp:cNvSpPr/>
      </dsp:nvSpPr>
      <dsp:spPr>
        <a:xfrm rot="5400000">
          <a:off x="2937855" y="-2006283"/>
          <a:ext cx="793208" cy="4960470"/>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66725">
            <a:lnSpc>
              <a:spcPct val="90000"/>
            </a:lnSpc>
            <a:spcBef>
              <a:spcPct val="0"/>
            </a:spcBef>
            <a:spcAft>
              <a:spcPct val="15000"/>
            </a:spcAft>
            <a:buChar char="••"/>
          </a:pPr>
          <a:r>
            <a:rPr lang="en-GB" sz="1050" kern="1200" noProof="0" dirty="0" smtClean="0"/>
            <a:t>offlickr.py: Download photographs and metadata</a:t>
          </a:r>
          <a:endParaRPr lang="en-GB" sz="1050" kern="1200" noProof="0" dirty="0"/>
        </a:p>
        <a:p>
          <a:pPr marL="57150" lvl="1" indent="-57150" algn="l" defTabSz="466725">
            <a:lnSpc>
              <a:spcPct val="90000"/>
            </a:lnSpc>
            <a:spcBef>
              <a:spcPct val="0"/>
            </a:spcBef>
            <a:spcAft>
              <a:spcPct val="15000"/>
            </a:spcAft>
            <a:buChar char="••"/>
          </a:pPr>
          <a:r>
            <a:rPr lang="en-GB" sz="1050" kern="1200" noProof="0" dirty="0" smtClean="0"/>
            <a:t>get_tags.py: Extract tags from the metadata</a:t>
          </a:r>
          <a:endParaRPr lang="en-GB" sz="1050" kern="1200" noProof="0" dirty="0"/>
        </a:p>
        <a:p>
          <a:pPr marL="57150" lvl="1" indent="-57150" algn="l" defTabSz="466725">
            <a:lnSpc>
              <a:spcPct val="90000"/>
            </a:lnSpc>
            <a:spcBef>
              <a:spcPct val="0"/>
            </a:spcBef>
            <a:spcAft>
              <a:spcPct val="15000"/>
            </a:spcAft>
            <a:buChar char="••"/>
          </a:pPr>
          <a:r>
            <a:rPr lang="en-GB" sz="1050" kern="1200" noProof="0" dirty="0"/>
            <a:t>Manual check: check if all pictures are downloaded correct. If not, download the broken pictures by hand.</a:t>
          </a:r>
        </a:p>
        <a:p>
          <a:pPr marL="57150" lvl="1" indent="-57150" algn="l" defTabSz="466725">
            <a:lnSpc>
              <a:spcPct val="90000"/>
            </a:lnSpc>
            <a:spcBef>
              <a:spcPct val="0"/>
            </a:spcBef>
            <a:spcAft>
              <a:spcPct val="15000"/>
            </a:spcAft>
            <a:buChar char="••"/>
          </a:pPr>
          <a:r>
            <a:rPr lang="en-GB" sz="1050" kern="1200" noProof="0" dirty="0" smtClean="0"/>
            <a:t>Convert to </a:t>
          </a:r>
          <a:r>
            <a:rPr lang="en-GB" sz="1050" kern="1200" noProof="0" dirty="0" err="1" smtClean="0"/>
            <a:t>png</a:t>
          </a:r>
          <a:r>
            <a:rPr lang="en-GB" sz="1050" kern="1200" noProof="0" dirty="0" smtClean="0"/>
            <a:t> and move to correct directory</a:t>
          </a:r>
          <a:endParaRPr lang="en-GB" sz="1050" kern="1200" noProof="0" dirty="0"/>
        </a:p>
      </dsp:txBody>
      <dsp:txXfrm rot="-5400000">
        <a:off x="854225" y="116068"/>
        <a:ext cx="4921749" cy="715766"/>
      </dsp:txXfrm>
    </dsp:sp>
    <dsp:sp modelId="{B09766D8-F122-5A43-8EED-522D5BEF2FAE}">
      <dsp:nvSpPr>
        <dsp:cNvPr id="0" name=""/>
        <dsp:cNvSpPr/>
      </dsp:nvSpPr>
      <dsp:spPr>
        <a:xfrm rot="5400000">
          <a:off x="-183048" y="1261830"/>
          <a:ext cx="1220320" cy="854224"/>
        </a:xfrm>
        <a:prstGeom prst="chevron">
          <a:avLst/>
        </a:prstGeom>
        <a:gradFill rotWithShape="0">
          <a:gsLst>
            <a:gs pos="0">
              <a:srgbClr val="2A5C99"/>
            </a:gs>
            <a:gs pos="100000">
              <a:srgbClr val="469DFF"/>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err="1"/>
            <a:t>create_traindata.sh</a:t>
          </a:r>
          <a:endParaRPr lang="nl-NL" sz="1200" kern="1200" dirty="0"/>
        </a:p>
      </dsp:txBody>
      <dsp:txXfrm rot="-5400000">
        <a:off x="0" y="1505894"/>
        <a:ext cx="854224" cy="366096"/>
      </dsp:txXfrm>
    </dsp:sp>
    <dsp:sp modelId="{DF5D5123-6807-CC4F-90A4-3EBB94166B36}">
      <dsp:nvSpPr>
        <dsp:cNvPr id="0" name=""/>
        <dsp:cNvSpPr/>
      </dsp:nvSpPr>
      <dsp:spPr>
        <a:xfrm rot="5400000">
          <a:off x="2937855" y="-1004849"/>
          <a:ext cx="793208" cy="4960470"/>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noProof="0" dirty="0" smtClean="0"/>
            <a:t>traindata2.pl: Create data useful for training the Artificial Neural Network </a:t>
          </a:r>
          <a:endParaRPr lang="en-GB" sz="1000" kern="1200" noProof="0" dirty="0"/>
        </a:p>
      </dsp:txBody>
      <dsp:txXfrm rot="-5400000">
        <a:off x="854225" y="1117502"/>
        <a:ext cx="4921749" cy="715766"/>
      </dsp:txXfrm>
    </dsp:sp>
    <dsp:sp modelId="{BD2E2706-757B-1848-9C05-429AD4D8299C}">
      <dsp:nvSpPr>
        <dsp:cNvPr id="0" name=""/>
        <dsp:cNvSpPr/>
      </dsp:nvSpPr>
      <dsp:spPr>
        <a:xfrm rot="5400000">
          <a:off x="-183048" y="2333977"/>
          <a:ext cx="1220320" cy="854224"/>
        </a:xfrm>
        <a:prstGeom prst="chevron">
          <a:avLst/>
        </a:prstGeom>
        <a:gradFill flip="none" rotWithShape="1">
          <a:gsLst>
            <a:gs pos="0">
              <a:srgbClr val="009912"/>
            </a:gs>
            <a:gs pos="100000">
              <a:srgbClr val="00FF1E"/>
            </a:gs>
          </a:gsLst>
          <a:lin ang="10800000" scaled="0"/>
          <a:tileRect/>
        </a:gradFill>
        <a:ln w="9525" cap="flat" cmpd="sng" algn="ctr">
          <a:solidFill>
            <a:srgbClr val="00E41A"/>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nl-NL" sz="1000" kern="1200" dirty="0" err="1"/>
            <a:t>modify_flower</a:t>
          </a:r>
          <a:r>
            <a:rPr lang="nl-NL" sz="1000" kern="1200" dirty="0" smtClean="0"/>
            <a:t>_ data.sh</a:t>
          </a:r>
          <a:endParaRPr lang="nl-NL" sz="1000" kern="1200" dirty="0"/>
        </a:p>
      </dsp:txBody>
      <dsp:txXfrm rot="-5400000">
        <a:off x="0" y="2578041"/>
        <a:ext cx="854224" cy="366096"/>
      </dsp:txXfrm>
    </dsp:sp>
    <dsp:sp modelId="{D814C99E-1115-2C47-BCCE-4305765C98FB}">
      <dsp:nvSpPr>
        <dsp:cNvPr id="0" name=""/>
        <dsp:cNvSpPr/>
      </dsp:nvSpPr>
      <dsp:spPr>
        <a:xfrm rot="5400000">
          <a:off x="2937855" y="68616"/>
          <a:ext cx="793208" cy="4960470"/>
        </a:xfrm>
        <a:prstGeom prst="round2SameRect">
          <a:avLst/>
        </a:prstGeom>
        <a:solidFill>
          <a:schemeClr val="lt1">
            <a:alpha val="90000"/>
            <a:hueOff val="0"/>
            <a:satOff val="0"/>
            <a:lumOff val="0"/>
            <a:alphaOff val="0"/>
          </a:schemeClr>
        </a:solidFill>
        <a:ln w="9525" cap="flat" cmpd="sng" algn="ctr">
          <a:gradFill flip="none" rotWithShape="1">
            <a:gsLst>
              <a:gs pos="0">
                <a:srgbClr val="009912"/>
              </a:gs>
              <a:gs pos="100000">
                <a:srgbClr val="00FF1E"/>
              </a:gs>
            </a:gsLst>
            <a:lin ang="10800000" scaled="0"/>
            <a:tileRect/>
          </a:gra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noProof="0" dirty="0" smtClean="0"/>
            <a:t>combine_files.py: Create tab separated value (</a:t>
          </a:r>
          <a:r>
            <a:rPr lang="en-GB" sz="1000" kern="1200" noProof="0" dirty="0" err="1" smtClean="0"/>
            <a:t>tsv</a:t>
          </a:r>
          <a:r>
            <a:rPr lang="en-GB" sz="1000" kern="1200" noProof="0" dirty="0" smtClean="0"/>
            <a:t>) files per </a:t>
          </a:r>
          <a:r>
            <a:rPr lang="en-GB" sz="1000" kern="1200" noProof="0" dirty="0" smtClean="0">
              <a:solidFill>
                <a:schemeClr val="tx1"/>
              </a:solidFill>
            </a:rPr>
            <a:t>section</a:t>
          </a:r>
          <a:r>
            <a:rPr lang="en-GB" sz="1000" kern="1200" noProof="0" dirty="0" smtClean="0"/>
            <a:t>  </a:t>
          </a:r>
          <a:endParaRPr lang="en-GB" sz="1000" kern="1200" noProof="0" dirty="0"/>
        </a:p>
        <a:p>
          <a:pPr marL="57150" lvl="1" indent="-57150" algn="l" defTabSz="444500">
            <a:lnSpc>
              <a:spcPct val="90000"/>
            </a:lnSpc>
            <a:spcBef>
              <a:spcPct val="0"/>
            </a:spcBef>
            <a:spcAft>
              <a:spcPct val="15000"/>
            </a:spcAft>
            <a:buChar char="••"/>
          </a:pPr>
          <a:r>
            <a:rPr lang="en-GB" sz="1000" kern="1200" noProof="0" dirty="0" smtClean="0"/>
            <a:t>add_columns.py: Add columns to the </a:t>
          </a:r>
          <a:r>
            <a:rPr lang="en-GB" sz="1000" kern="1200" noProof="0" dirty="0" err="1" smtClean="0"/>
            <a:t>tsv</a:t>
          </a:r>
          <a:r>
            <a:rPr lang="en-GB" sz="1000" kern="1200" noProof="0" dirty="0" smtClean="0"/>
            <a:t> files</a:t>
          </a:r>
          <a:endParaRPr lang="en-GB" sz="1000" kern="1200" noProof="0" dirty="0">
            <a:solidFill>
              <a:schemeClr val="tx1"/>
            </a:solidFill>
          </a:endParaRPr>
        </a:p>
      </dsp:txBody>
      <dsp:txXfrm rot="-5400000">
        <a:off x="854225" y="2190968"/>
        <a:ext cx="4921749" cy="715766"/>
      </dsp:txXfrm>
    </dsp:sp>
    <dsp:sp modelId="{884592F4-2D18-BA48-AA25-313BDAFE1A2F}">
      <dsp:nvSpPr>
        <dsp:cNvPr id="0" name=""/>
        <dsp:cNvSpPr/>
      </dsp:nvSpPr>
      <dsp:spPr>
        <a:xfrm rot="5400000">
          <a:off x="-183048" y="3408761"/>
          <a:ext cx="1220320" cy="854224"/>
        </a:xfrm>
        <a:prstGeom prst="chevron">
          <a:avLst/>
        </a:prstGeom>
        <a:gradFill flip="none" rotWithShape="1">
          <a:gsLst>
            <a:gs pos="0">
              <a:srgbClr val="91009B"/>
            </a:gs>
            <a:gs pos="100000">
              <a:srgbClr val="F000FF"/>
            </a:gs>
          </a:gsLst>
          <a:lin ang="10800000" scaled="0"/>
          <a:tileRect/>
        </a:gradFill>
        <a:ln w="9525" cap="flat" cmpd="sng" algn="ctr">
          <a:solidFill>
            <a:srgbClr val="9700A0"/>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a:t>trainai.pl</a:t>
          </a:r>
        </a:p>
      </dsp:txBody>
      <dsp:txXfrm rot="-5400000">
        <a:off x="0" y="3652825"/>
        <a:ext cx="854224" cy="366096"/>
      </dsp:txXfrm>
    </dsp:sp>
    <dsp:sp modelId="{625186AA-0538-3042-9298-1D5606E7F526}">
      <dsp:nvSpPr>
        <dsp:cNvPr id="0" name=""/>
        <dsp:cNvSpPr/>
      </dsp:nvSpPr>
      <dsp:spPr>
        <a:xfrm rot="5400000">
          <a:off x="2937855" y="1142081"/>
          <a:ext cx="793208" cy="4960470"/>
        </a:xfrm>
        <a:prstGeom prst="round2SameRect">
          <a:avLst/>
        </a:prstGeom>
        <a:solidFill>
          <a:schemeClr val="lt1">
            <a:alpha val="90000"/>
            <a:hueOff val="0"/>
            <a:satOff val="0"/>
            <a:lumOff val="0"/>
            <a:alphaOff val="0"/>
          </a:schemeClr>
        </a:solidFill>
        <a:ln w="9525" cap="flat" cmpd="sng" algn="ctr">
          <a:gradFill flip="none" rotWithShape="1">
            <a:gsLst>
              <a:gs pos="0">
                <a:srgbClr val="91009B"/>
              </a:gs>
              <a:gs pos="100000">
                <a:srgbClr val="F000FF"/>
              </a:gs>
            </a:gsLst>
            <a:lin ang="10800000" scaled="0"/>
            <a:tileRect/>
          </a:gra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noProof="0" dirty="0" smtClean="0">
              <a:solidFill>
                <a:srgbClr val="000000"/>
              </a:solidFill>
            </a:rPr>
            <a:t>Create a trained Artificial Neural Network for slipper orchid flower photographs</a:t>
          </a:r>
          <a:endParaRPr lang="en-GB" sz="1000" kern="1200" noProof="0" dirty="0">
            <a:solidFill>
              <a:srgbClr val="000000"/>
            </a:solidFill>
          </a:endParaRPr>
        </a:p>
      </dsp:txBody>
      <dsp:txXfrm rot="-5400000">
        <a:off x="854225" y="3264433"/>
        <a:ext cx="4921749" cy="71576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339A08-79E5-4495-85B4-D5C4A777E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115</Pages>
  <Words>23717</Words>
  <Characters>130446</Characters>
  <Application>Microsoft Office Word</Application>
  <DocSecurity>0</DocSecurity>
  <Lines>1087</Lines>
  <Paragraphs>307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NCB Naturalis</Company>
  <LinksUpToDate>false</LinksUpToDate>
  <CharactersWithSpaces>153856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Gordon Wijntjes</dc:creator>
  <cp:lastModifiedBy>Mirna</cp:lastModifiedBy>
  <cp:revision>2</cp:revision>
  <cp:lastPrinted>2014-05-01T09:24:00Z</cp:lastPrinted>
  <dcterms:created xsi:type="dcterms:W3CDTF">2014-05-02T09:20:00Z</dcterms:created>
  <dcterms:modified xsi:type="dcterms:W3CDTF">2014-05-02T09:20:00Z</dcterms:modified>
</cp:coreProperties>
</file>