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77777777" w:rsidR="001464F4" w:rsidRPr="00E232EB" w:rsidRDefault="00546E20" w:rsidP="00B056D7">
      <w:pPr>
        <w:pStyle w:val="Titel"/>
        <w:rPr>
          <w:lang w:val="en-GB"/>
        </w:rPr>
      </w:pPr>
      <w:r w:rsidRPr="00E232EB">
        <w:rPr>
          <w:lang w:val="en-GB"/>
        </w:rPr>
        <w:t>Intermediate report</w:t>
      </w:r>
      <w:r w:rsidR="001464F4" w:rsidRPr="00E232EB">
        <w:rPr>
          <w:lang w:val="en-GB"/>
        </w:rPr>
        <w:t xml:space="preserve"> </w:t>
      </w:r>
    </w:p>
    <w:p w14:paraId="65A93271" w14:textId="77777777" w:rsidR="001464F4" w:rsidRPr="00E232EB" w:rsidRDefault="001464F4" w:rsidP="00B056D7">
      <w:pPr>
        <w:pStyle w:val="Titel"/>
        <w:rPr>
          <w:lang w:val="en-GB"/>
        </w:rPr>
      </w:pPr>
    </w:p>
    <w:p w14:paraId="2701180E" w14:textId="77777777" w:rsidR="001464F4" w:rsidRPr="00E232EB" w:rsidRDefault="001464F4" w:rsidP="00B056D7">
      <w:pPr>
        <w:pStyle w:val="Titel"/>
        <w:rPr>
          <w:lang w:val="en-GB"/>
        </w:rPr>
      </w:pPr>
      <w:r w:rsidRPr="00E232EB">
        <w:rPr>
          <w:lang w:val="en-GB"/>
        </w:rPr>
        <w:t>Self learning software to identify illegally traded orchid material</w:t>
      </w:r>
    </w:p>
    <w:p w14:paraId="7004A65A" w14:textId="77777777" w:rsidR="00F15985" w:rsidRPr="00E232EB" w:rsidRDefault="001464F4" w:rsidP="00B056D7">
      <w:pPr>
        <w:pStyle w:val="Subtitel"/>
        <w:rPr>
          <w:lang w:val="en-GB"/>
        </w:rPr>
      </w:pPr>
      <w:r w:rsidRPr="00E232EB">
        <w:rPr>
          <w:noProof/>
          <w:lang w:val="en-US"/>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7D6EBFA8" w14:textId="77777777"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1</w:t>
      </w:r>
      <w:r w:rsidR="00311964" w:rsidRPr="00E232EB">
        <w:rPr>
          <w:lang w:val="en-GB"/>
        </w:rPr>
        <w:fldChar w:fldCharType="end"/>
      </w:r>
      <w:r w:rsidRPr="00E232EB">
        <w:rPr>
          <w:lang w:val="en-GB"/>
        </w:rPr>
        <w:t xml:space="preserve"> </w:t>
      </w:r>
      <w:r w:rsidRPr="00E232EB">
        <w:rPr>
          <w:i/>
          <w:lang w:val="en-GB"/>
        </w:rPr>
        <w:t>Cypripedium calceolus</w:t>
      </w:r>
      <w:r w:rsidRPr="00E232EB">
        <w:rPr>
          <w:lang w:val="en-GB"/>
        </w:rPr>
        <w:t xml:space="preserve"> [1]</w:t>
      </w:r>
    </w:p>
    <w:p w14:paraId="1CBB7EB4" w14:textId="77777777" w:rsidR="001464F4" w:rsidRPr="00E232EB" w:rsidRDefault="001464F4" w:rsidP="00B056D7">
      <w:pPr>
        <w:pStyle w:val="Subtitel"/>
        <w:rPr>
          <w:lang w:val="en-GB"/>
        </w:rPr>
      </w:pPr>
    </w:p>
    <w:p w14:paraId="5FF87DCE" w14:textId="77777777" w:rsidR="001464F4" w:rsidRPr="00E232EB" w:rsidRDefault="001464F4" w:rsidP="00B056D7">
      <w:pPr>
        <w:pStyle w:val="Subtitel"/>
        <w:rPr>
          <w:lang w:val="en-GB"/>
        </w:rPr>
      </w:pPr>
      <w:r w:rsidRPr="00E232EB">
        <w:rPr>
          <w:lang w:val="en-GB"/>
        </w:rPr>
        <w:t>Patrick Wijntjes, s1057924</w:t>
      </w:r>
    </w:p>
    <w:p w14:paraId="5AFF2D70" w14:textId="77777777" w:rsidR="001464F4" w:rsidRPr="00E232EB" w:rsidRDefault="001464F4" w:rsidP="00B056D7">
      <w:pPr>
        <w:rPr>
          <w:lang w:val="en-GB"/>
        </w:rPr>
      </w:pPr>
    </w:p>
    <w:p w14:paraId="0A7F0738" w14:textId="77777777" w:rsidR="001464F4" w:rsidRPr="00E232EB" w:rsidRDefault="001464F4" w:rsidP="00B056D7">
      <w:pPr>
        <w:pStyle w:val="Subtitel"/>
        <w:rPr>
          <w:lang w:val="en-GB"/>
        </w:rPr>
      </w:pPr>
      <w:r w:rsidRPr="00E232EB">
        <w:rPr>
          <w:lang w:val="en-GB"/>
        </w:rPr>
        <w:t>University of Applied Sciences Leiden, Bio-informatics, Technology cluster</w:t>
      </w:r>
      <w:r w:rsidRPr="00E232EB">
        <w:rPr>
          <w:lang w:val="en-GB"/>
        </w:rPr>
        <w:br/>
        <w:t>Zernikedreef 11</w:t>
      </w:r>
      <w:r w:rsidRPr="00E232EB">
        <w:rPr>
          <w:lang w:val="en-GB"/>
        </w:rPr>
        <w:br/>
        <w:t>2333 CK Leiden</w:t>
      </w:r>
    </w:p>
    <w:p w14:paraId="4644A78A" w14:textId="77777777" w:rsidR="001464F4" w:rsidRPr="00E232EB" w:rsidRDefault="001464F4" w:rsidP="00B056D7">
      <w:pPr>
        <w:rPr>
          <w:lang w:val="en-GB"/>
        </w:rPr>
      </w:pPr>
    </w:p>
    <w:p w14:paraId="52DC3BD0" w14:textId="01CD0500" w:rsidR="001464F4" w:rsidRPr="00E232EB" w:rsidRDefault="001464F4" w:rsidP="00B056D7">
      <w:pPr>
        <w:pStyle w:val="Subtitel"/>
        <w:rPr>
          <w:lang w:val="en-GB"/>
        </w:rPr>
      </w:pPr>
      <w:r w:rsidRPr="00E232EB">
        <w:rPr>
          <w:lang w:val="en-GB"/>
        </w:rPr>
        <w:t xml:space="preserve">Period 02-09-2013 </w:t>
      </w:r>
      <w:r w:rsidR="00235869">
        <w:rPr>
          <w:lang w:val="en-GB"/>
        </w:rPr>
        <w:t>until</w:t>
      </w:r>
      <w:r w:rsidRPr="00E232EB">
        <w:rPr>
          <w:lang w:val="en-GB"/>
        </w:rPr>
        <w:t xml:space="preserve"> 27-06-2014</w:t>
      </w:r>
    </w:p>
    <w:p w14:paraId="65EF7CDE" w14:textId="77777777" w:rsidR="001464F4" w:rsidRPr="00E232EB" w:rsidRDefault="001464F4" w:rsidP="00B056D7">
      <w:pPr>
        <w:rPr>
          <w:lang w:val="en-GB"/>
        </w:rPr>
      </w:pPr>
    </w:p>
    <w:p w14:paraId="2F96367A" w14:textId="50770468" w:rsidR="001464F4" w:rsidRPr="00E232EB" w:rsidRDefault="001464F4" w:rsidP="00B056D7">
      <w:pPr>
        <w:pStyle w:val="Subtitel"/>
        <w:rPr>
          <w:lang w:val="en-GB"/>
        </w:rPr>
      </w:pPr>
      <w:r w:rsidRPr="00E232EB">
        <w:rPr>
          <w:lang w:val="en-GB"/>
        </w:rPr>
        <w:t>Naturalis Biodiversity Center</w:t>
      </w:r>
      <w:r w:rsidRPr="00E232EB">
        <w:rPr>
          <w:lang w:val="en-GB"/>
        </w:rPr>
        <w:br/>
        <w:t>Sylviusweg 72</w:t>
      </w:r>
      <w:r w:rsidRPr="00E232EB">
        <w:rPr>
          <w:lang w:val="en-GB"/>
        </w:rPr>
        <w:br/>
        <w:t>2333 BE Leiden</w:t>
      </w:r>
    </w:p>
    <w:p w14:paraId="30B4BA64" w14:textId="77777777" w:rsidR="001464F4" w:rsidRPr="00E232EB" w:rsidRDefault="001464F4" w:rsidP="00B056D7">
      <w:pPr>
        <w:rPr>
          <w:lang w:val="en-GB"/>
        </w:rPr>
      </w:pPr>
    </w:p>
    <w:p w14:paraId="205F6087" w14:textId="77777777" w:rsidR="001464F4" w:rsidRPr="00E232EB" w:rsidRDefault="001464F4" w:rsidP="00B056D7">
      <w:pPr>
        <w:pStyle w:val="Subtitel"/>
        <w:rPr>
          <w:lang w:val="en-GB"/>
        </w:rPr>
      </w:pPr>
      <w:r w:rsidRPr="00E232EB">
        <w:rPr>
          <w:lang w:val="en-GB"/>
        </w:rPr>
        <w:t>Supervisors:</w:t>
      </w:r>
      <w:r w:rsidRPr="00E232EB">
        <w:rPr>
          <w:lang w:val="en-GB"/>
        </w:rPr>
        <w:br/>
        <w:t>Dr. Barbara Gravendeel and</w:t>
      </w:r>
      <w:r w:rsidRPr="00E232EB">
        <w:rPr>
          <w:lang w:val="en-GB"/>
        </w:rPr>
        <w:br/>
        <w:t>Dr. Rutger Vos</w:t>
      </w:r>
    </w:p>
    <w:p w14:paraId="0606D87D" w14:textId="77777777" w:rsidR="001464F4" w:rsidRPr="00E232EB" w:rsidRDefault="001464F4" w:rsidP="00B056D7">
      <w:pPr>
        <w:rPr>
          <w:lang w:val="en-GB"/>
        </w:rPr>
      </w:pPr>
    </w:p>
    <w:p w14:paraId="4FABE4CA" w14:textId="77777777" w:rsidR="001464F4" w:rsidRPr="00E232EB" w:rsidRDefault="001464F4" w:rsidP="00B056D7">
      <w:pPr>
        <w:pStyle w:val="Subtitel"/>
        <w:rPr>
          <w:lang w:val="en-GB"/>
        </w:rPr>
      </w:pPr>
      <w:r w:rsidRPr="00E232EB">
        <w:rPr>
          <w:lang w:val="en-GB"/>
        </w:rPr>
        <w:t>Lecturer from school:</w:t>
      </w:r>
      <w:r w:rsidRPr="00E232EB">
        <w:rPr>
          <w:lang w:val="en-GB"/>
        </w:rPr>
        <w:br/>
        <w:t>Drs. Jan Oliehoek</w:t>
      </w:r>
      <w:r w:rsidRPr="00E232EB">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E232EB" w:rsidRDefault="001464F4" w:rsidP="00B056D7">
          <w:pPr>
            <w:pStyle w:val="Kopvaninhoudsopgave"/>
            <w:rPr>
              <w:lang w:val="en-GB"/>
            </w:rPr>
          </w:pPr>
          <w:r w:rsidRPr="00E232EB">
            <w:rPr>
              <w:lang w:val="en-GB"/>
            </w:rPr>
            <w:t>Table of Contents</w:t>
          </w:r>
        </w:p>
        <w:p w14:paraId="5D512960" w14:textId="77777777" w:rsidR="00F54D76" w:rsidRDefault="00311964">
          <w:pPr>
            <w:pStyle w:val="Inhopg1"/>
            <w:tabs>
              <w:tab w:val="right" w:leader="dot" w:pos="9056"/>
            </w:tabs>
            <w:rPr>
              <w:rFonts w:asciiTheme="minorHAnsi" w:hAnsiTheme="minorHAnsi"/>
              <w:b w:val="0"/>
              <w:caps w:val="0"/>
              <w:noProof/>
              <w:sz w:val="24"/>
              <w:szCs w:val="24"/>
              <w:lang w:eastAsia="ja-JP"/>
            </w:rPr>
          </w:pPr>
          <w:r>
            <w:rPr>
              <w:b w:val="0"/>
              <w:caps w:val="0"/>
              <w:lang w:val="en-GB"/>
            </w:rPr>
            <w:fldChar w:fldCharType="begin"/>
          </w:r>
          <w:r w:rsidR="006338D7">
            <w:rPr>
              <w:b w:val="0"/>
              <w:caps w:val="0"/>
              <w:lang w:val="en-GB"/>
            </w:rPr>
            <w:instrText xml:space="preserve"> TOC \o "1-5" </w:instrText>
          </w:r>
          <w:r>
            <w:rPr>
              <w:b w:val="0"/>
              <w:caps w:val="0"/>
              <w:lang w:val="en-GB"/>
            </w:rPr>
            <w:fldChar w:fldCharType="separate"/>
          </w:r>
          <w:r w:rsidR="00F54D76" w:rsidRPr="009C70E4">
            <w:rPr>
              <w:noProof/>
              <w:lang w:val="en-GB"/>
            </w:rPr>
            <w:t>Introduction</w:t>
          </w:r>
          <w:r w:rsidR="00F54D76">
            <w:rPr>
              <w:noProof/>
            </w:rPr>
            <w:tab/>
          </w:r>
          <w:r w:rsidR="00F54D76">
            <w:rPr>
              <w:noProof/>
            </w:rPr>
            <w:fldChar w:fldCharType="begin"/>
          </w:r>
          <w:r w:rsidR="00F54D76">
            <w:rPr>
              <w:noProof/>
            </w:rPr>
            <w:instrText xml:space="preserve"> PAGEREF _Toc254509714 \h </w:instrText>
          </w:r>
          <w:r w:rsidR="00F54D76">
            <w:rPr>
              <w:noProof/>
            </w:rPr>
          </w:r>
          <w:r w:rsidR="00F54D76">
            <w:rPr>
              <w:noProof/>
            </w:rPr>
            <w:fldChar w:fldCharType="separate"/>
          </w:r>
          <w:r w:rsidR="00F54D76">
            <w:rPr>
              <w:noProof/>
            </w:rPr>
            <w:t>4</w:t>
          </w:r>
          <w:r w:rsidR="00F54D76">
            <w:rPr>
              <w:noProof/>
            </w:rPr>
            <w:fldChar w:fldCharType="end"/>
          </w:r>
        </w:p>
        <w:p w14:paraId="0DAD21A4"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Illegal trade in endangered orchids</w:t>
          </w:r>
          <w:r>
            <w:rPr>
              <w:noProof/>
            </w:rPr>
            <w:tab/>
          </w:r>
          <w:r>
            <w:rPr>
              <w:noProof/>
            </w:rPr>
            <w:fldChar w:fldCharType="begin"/>
          </w:r>
          <w:r>
            <w:rPr>
              <w:noProof/>
            </w:rPr>
            <w:instrText xml:space="preserve"> PAGEREF _Toc254509715 \h </w:instrText>
          </w:r>
          <w:r>
            <w:rPr>
              <w:noProof/>
            </w:rPr>
          </w:r>
          <w:r>
            <w:rPr>
              <w:noProof/>
            </w:rPr>
            <w:fldChar w:fldCharType="separate"/>
          </w:r>
          <w:r>
            <w:rPr>
              <w:noProof/>
            </w:rPr>
            <w:t>4</w:t>
          </w:r>
          <w:r>
            <w:rPr>
              <w:noProof/>
            </w:rPr>
            <w:fldChar w:fldCharType="end"/>
          </w:r>
        </w:p>
        <w:p w14:paraId="45F05B48"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Slipper orchids</w:t>
          </w:r>
          <w:r>
            <w:rPr>
              <w:noProof/>
            </w:rPr>
            <w:tab/>
          </w:r>
          <w:r>
            <w:rPr>
              <w:noProof/>
            </w:rPr>
            <w:fldChar w:fldCharType="begin"/>
          </w:r>
          <w:r>
            <w:rPr>
              <w:noProof/>
            </w:rPr>
            <w:instrText xml:space="preserve"> PAGEREF _Toc254509716 \h </w:instrText>
          </w:r>
          <w:r>
            <w:rPr>
              <w:noProof/>
            </w:rPr>
          </w:r>
          <w:r>
            <w:rPr>
              <w:noProof/>
            </w:rPr>
            <w:fldChar w:fldCharType="separate"/>
          </w:r>
          <w:r>
            <w:rPr>
              <w:noProof/>
            </w:rPr>
            <w:t>4</w:t>
          </w:r>
          <w:r>
            <w:rPr>
              <w:noProof/>
            </w:rPr>
            <w:fldChar w:fldCharType="end"/>
          </w:r>
        </w:p>
        <w:p w14:paraId="30EAB6AB"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How a web application can improve control in illegal orchid trade</w:t>
          </w:r>
          <w:r>
            <w:rPr>
              <w:noProof/>
            </w:rPr>
            <w:tab/>
          </w:r>
          <w:r>
            <w:rPr>
              <w:noProof/>
            </w:rPr>
            <w:fldChar w:fldCharType="begin"/>
          </w:r>
          <w:r>
            <w:rPr>
              <w:noProof/>
            </w:rPr>
            <w:instrText xml:space="preserve"> PAGEREF _Toc254509717 \h </w:instrText>
          </w:r>
          <w:r>
            <w:rPr>
              <w:noProof/>
            </w:rPr>
          </w:r>
          <w:r>
            <w:rPr>
              <w:noProof/>
            </w:rPr>
            <w:fldChar w:fldCharType="separate"/>
          </w:r>
          <w:r>
            <w:rPr>
              <w:noProof/>
            </w:rPr>
            <w:t>4</w:t>
          </w:r>
          <w:r>
            <w:rPr>
              <w:noProof/>
            </w:rPr>
            <w:fldChar w:fldCharType="end"/>
          </w:r>
        </w:p>
        <w:p w14:paraId="376E8BF9"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Comparable software</w:t>
          </w:r>
          <w:r>
            <w:rPr>
              <w:noProof/>
            </w:rPr>
            <w:tab/>
          </w:r>
          <w:r>
            <w:rPr>
              <w:noProof/>
            </w:rPr>
            <w:fldChar w:fldCharType="begin"/>
          </w:r>
          <w:r>
            <w:rPr>
              <w:noProof/>
            </w:rPr>
            <w:instrText xml:space="preserve"> PAGEREF _Toc254509718 \h </w:instrText>
          </w:r>
          <w:r>
            <w:rPr>
              <w:noProof/>
            </w:rPr>
          </w:r>
          <w:r>
            <w:rPr>
              <w:noProof/>
            </w:rPr>
            <w:fldChar w:fldCharType="separate"/>
          </w:r>
          <w:r>
            <w:rPr>
              <w:noProof/>
            </w:rPr>
            <w:t>5</w:t>
          </w:r>
          <w:r>
            <w:rPr>
              <w:noProof/>
            </w:rPr>
            <w:fldChar w:fldCharType="end"/>
          </w:r>
        </w:p>
        <w:p w14:paraId="26FC9EBC"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Materials and Methods</w:t>
          </w:r>
          <w:r>
            <w:rPr>
              <w:noProof/>
            </w:rPr>
            <w:tab/>
          </w:r>
          <w:r>
            <w:rPr>
              <w:noProof/>
            </w:rPr>
            <w:fldChar w:fldCharType="begin"/>
          </w:r>
          <w:r>
            <w:rPr>
              <w:noProof/>
            </w:rPr>
            <w:instrText xml:space="preserve"> PAGEREF _Toc254509719 \h </w:instrText>
          </w:r>
          <w:r>
            <w:rPr>
              <w:noProof/>
            </w:rPr>
          </w:r>
          <w:r>
            <w:rPr>
              <w:noProof/>
            </w:rPr>
            <w:fldChar w:fldCharType="separate"/>
          </w:r>
          <w:r>
            <w:rPr>
              <w:noProof/>
            </w:rPr>
            <w:t>6</w:t>
          </w:r>
          <w:r>
            <w:rPr>
              <w:noProof/>
            </w:rPr>
            <w:fldChar w:fldCharType="end"/>
          </w:r>
        </w:p>
        <w:p w14:paraId="44624C84"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Website</w:t>
          </w:r>
          <w:r>
            <w:rPr>
              <w:noProof/>
            </w:rPr>
            <w:tab/>
          </w:r>
          <w:r>
            <w:rPr>
              <w:noProof/>
            </w:rPr>
            <w:fldChar w:fldCharType="begin"/>
          </w:r>
          <w:r>
            <w:rPr>
              <w:noProof/>
            </w:rPr>
            <w:instrText xml:space="preserve"> PAGEREF _Toc254509720 \h </w:instrText>
          </w:r>
          <w:r>
            <w:rPr>
              <w:noProof/>
            </w:rPr>
          </w:r>
          <w:r>
            <w:rPr>
              <w:noProof/>
            </w:rPr>
            <w:fldChar w:fldCharType="separate"/>
          </w:r>
          <w:r>
            <w:rPr>
              <w:noProof/>
            </w:rPr>
            <w:t>6</w:t>
          </w:r>
          <w:r>
            <w:rPr>
              <w:noProof/>
            </w:rPr>
            <w:fldChar w:fldCharType="end"/>
          </w:r>
        </w:p>
        <w:p w14:paraId="0A1E42F7"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Training</w:t>
          </w:r>
          <w:r>
            <w:rPr>
              <w:noProof/>
            </w:rPr>
            <w:tab/>
          </w:r>
          <w:r>
            <w:rPr>
              <w:noProof/>
            </w:rPr>
            <w:fldChar w:fldCharType="begin"/>
          </w:r>
          <w:r>
            <w:rPr>
              <w:noProof/>
            </w:rPr>
            <w:instrText xml:space="preserve"> PAGEREF _Toc254509721 \h </w:instrText>
          </w:r>
          <w:r>
            <w:rPr>
              <w:noProof/>
            </w:rPr>
          </w:r>
          <w:r>
            <w:rPr>
              <w:noProof/>
            </w:rPr>
            <w:fldChar w:fldCharType="separate"/>
          </w:r>
          <w:r>
            <w:rPr>
              <w:noProof/>
            </w:rPr>
            <w:t>6</w:t>
          </w:r>
          <w:r>
            <w:rPr>
              <w:noProof/>
            </w:rPr>
            <w:fldChar w:fldCharType="end"/>
          </w:r>
        </w:p>
        <w:p w14:paraId="45FBBD7F" w14:textId="77777777" w:rsidR="00F54D76" w:rsidRDefault="00F54D76">
          <w:pPr>
            <w:pStyle w:val="Inhopg3"/>
            <w:tabs>
              <w:tab w:val="right" w:leader="dot" w:pos="9056"/>
            </w:tabs>
            <w:rPr>
              <w:rFonts w:asciiTheme="minorHAnsi" w:hAnsiTheme="minorHAnsi"/>
              <w:noProof/>
              <w:lang w:eastAsia="ja-JP"/>
            </w:rPr>
          </w:pPr>
          <w:r w:rsidRPr="009C70E4">
            <w:rPr>
              <w:noProof/>
              <w:lang w:val="en-GB"/>
            </w:rPr>
            <w:t>Flickr</w:t>
          </w:r>
          <w:r>
            <w:rPr>
              <w:noProof/>
            </w:rPr>
            <w:tab/>
          </w:r>
          <w:r>
            <w:rPr>
              <w:noProof/>
            </w:rPr>
            <w:fldChar w:fldCharType="begin"/>
          </w:r>
          <w:r>
            <w:rPr>
              <w:noProof/>
            </w:rPr>
            <w:instrText xml:space="preserve"> PAGEREF _Toc254509722 \h </w:instrText>
          </w:r>
          <w:r>
            <w:rPr>
              <w:noProof/>
            </w:rPr>
          </w:r>
          <w:r>
            <w:rPr>
              <w:noProof/>
            </w:rPr>
            <w:fldChar w:fldCharType="separate"/>
          </w:r>
          <w:r>
            <w:rPr>
              <w:noProof/>
            </w:rPr>
            <w:t>6</w:t>
          </w:r>
          <w:r>
            <w:rPr>
              <w:noProof/>
            </w:rPr>
            <w:fldChar w:fldCharType="end"/>
          </w:r>
        </w:p>
        <w:p w14:paraId="65A17AB7"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Results</w:t>
          </w:r>
          <w:r>
            <w:rPr>
              <w:noProof/>
            </w:rPr>
            <w:tab/>
          </w:r>
          <w:r>
            <w:rPr>
              <w:noProof/>
            </w:rPr>
            <w:fldChar w:fldCharType="begin"/>
          </w:r>
          <w:r>
            <w:rPr>
              <w:noProof/>
            </w:rPr>
            <w:instrText xml:space="preserve"> PAGEREF _Toc254509723 \h </w:instrText>
          </w:r>
          <w:r>
            <w:rPr>
              <w:noProof/>
            </w:rPr>
          </w:r>
          <w:r>
            <w:rPr>
              <w:noProof/>
            </w:rPr>
            <w:fldChar w:fldCharType="separate"/>
          </w:r>
          <w:r>
            <w:rPr>
              <w:noProof/>
            </w:rPr>
            <w:t>7</w:t>
          </w:r>
          <w:r>
            <w:rPr>
              <w:noProof/>
            </w:rPr>
            <w:fldChar w:fldCharType="end"/>
          </w:r>
        </w:p>
        <w:p w14:paraId="7EEDA68D"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Website</w:t>
          </w:r>
          <w:r>
            <w:rPr>
              <w:noProof/>
            </w:rPr>
            <w:tab/>
          </w:r>
          <w:r>
            <w:rPr>
              <w:noProof/>
            </w:rPr>
            <w:fldChar w:fldCharType="begin"/>
          </w:r>
          <w:r>
            <w:rPr>
              <w:noProof/>
            </w:rPr>
            <w:instrText xml:space="preserve"> PAGEREF _Toc254509724 \h </w:instrText>
          </w:r>
          <w:r>
            <w:rPr>
              <w:noProof/>
            </w:rPr>
          </w:r>
          <w:r>
            <w:rPr>
              <w:noProof/>
            </w:rPr>
            <w:fldChar w:fldCharType="separate"/>
          </w:r>
          <w:r>
            <w:rPr>
              <w:noProof/>
            </w:rPr>
            <w:t>7</w:t>
          </w:r>
          <w:r>
            <w:rPr>
              <w:noProof/>
            </w:rPr>
            <w:fldChar w:fldCharType="end"/>
          </w:r>
        </w:p>
        <w:p w14:paraId="7E1B7AE3"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Preparation script</w:t>
          </w:r>
          <w:r>
            <w:rPr>
              <w:noProof/>
            </w:rPr>
            <w:tab/>
          </w:r>
          <w:r>
            <w:rPr>
              <w:noProof/>
            </w:rPr>
            <w:fldChar w:fldCharType="begin"/>
          </w:r>
          <w:r>
            <w:rPr>
              <w:noProof/>
            </w:rPr>
            <w:instrText xml:space="preserve"> PAGEREF _Toc254509725 \h </w:instrText>
          </w:r>
          <w:r>
            <w:rPr>
              <w:noProof/>
            </w:rPr>
          </w:r>
          <w:r>
            <w:rPr>
              <w:noProof/>
            </w:rPr>
            <w:fldChar w:fldCharType="separate"/>
          </w:r>
          <w:r>
            <w:rPr>
              <w:noProof/>
            </w:rPr>
            <w:t>7</w:t>
          </w:r>
          <w:r>
            <w:rPr>
              <w:noProof/>
            </w:rPr>
            <w:fldChar w:fldCharType="end"/>
          </w:r>
        </w:p>
        <w:p w14:paraId="7F46467B"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Create training data</w:t>
          </w:r>
          <w:r>
            <w:rPr>
              <w:noProof/>
            </w:rPr>
            <w:tab/>
          </w:r>
          <w:r>
            <w:rPr>
              <w:noProof/>
            </w:rPr>
            <w:fldChar w:fldCharType="begin"/>
          </w:r>
          <w:r>
            <w:rPr>
              <w:noProof/>
            </w:rPr>
            <w:instrText xml:space="preserve"> PAGEREF _Toc254509726 \h </w:instrText>
          </w:r>
          <w:r>
            <w:rPr>
              <w:noProof/>
            </w:rPr>
          </w:r>
          <w:r>
            <w:rPr>
              <w:noProof/>
            </w:rPr>
            <w:fldChar w:fldCharType="separate"/>
          </w:r>
          <w:r>
            <w:rPr>
              <w:noProof/>
            </w:rPr>
            <w:t>8</w:t>
          </w:r>
          <w:r>
            <w:rPr>
              <w:noProof/>
            </w:rPr>
            <w:fldChar w:fldCharType="end"/>
          </w:r>
        </w:p>
        <w:p w14:paraId="460ACBCD"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Discussion</w:t>
          </w:r>
          <w:r>
            <w:rPr>
              <w:noProof/>
            </w:rPr>
            <w:tab/>
          </w:r>
          <w:r>
            <w:rPr>
              <w:noProof/>
            </w:rPr>
            <w:fldChar w:fldCharType="begin"/>
          </w:r>
          <w:r>
            <w:rPr>
              <w:noProof/>
            </w:rPr>
            <w:instrText xml:space="preserve"> PAGEREF _Toc254509727 \h </w:instrText>
          </w:r>
          <w:r>
            <w:rPr>
              <w:noProof/>
            </w:rPr>
          </w:r>
          <w:r>
            <w:rPr>
              <w:noProof/>
            </w:rPr>
            <w:fldChar w:fldCharType="separate"/>
          </w:r>
          <w:r>
            <w:rPr>
              <w:noProof/>
            </w:rPr>
            <w:t>9</w:t>
          </w:r>
          <w:r>
            <w:rPr>
              <w:noProof/>
            </w:rPr>
            <w:fldChar w:fldCharType="end"/>
          </w:r>
        </w:p>
        <w:p w14:paraId="27395FB3"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References</w:t>
          </w:r>
          <w:r>
            <w:rPr>
              <w:noProof/>
            </w:rPr>
            <w:tab/>
          </w:r>
          <w:r>
            <w:rPr>
              <w:noProof/>
            </w:rPr>
            <w:fldChar w:fldCharType="begin"/>
          </w:r>
          <w:r>
            <w:rPr>
              <w:noProof/>
            </w:rPr>
            <w:instrText xml:space="preserve"> PAGEREF _Toc254509728 \h </w:instrText>
          </w:r>
          <w:r>
            <w:rPr>
              <w:noProof/>
            </w:rPr>
          </w:r>
          <w:r>
            <w:rPr>
              <w:noProof/>
            </w:rPr>
            <w:fldChar w:fldCharType="separate"/>
          </w:r>
          <w:r>
            <w:rPr>
              <w:noProof/>
            </w:rPr>
            <w:t>10</w:t>
          </w:r>
          <w:r>
            <w:rPr>
              <w:noProof/>
            </w:rPr>
            <w:fldChar w:fldCharType="end"/>
          </w:r>
        </w:p>
        <w:p w14:paraId="5F1922E7"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Appendices</w:t>
          </w:r>
          <w:r>
            <w:rPr>
              <w:noProof/>
            </w:rPr>
            <w:tab/>
          </w:r>
          <w:r>
            <w:rPr>
              <w:noProof/>
            </w:rPr>
            <w:fldChar w:fldCharType="begin"/>
          </w:r>
          <w:r>
            <w:rPr>
              <w:noProof/>
            </w:rPr>
            <w:instrText xml:space="preserve"> PAGEREF _Toc254509729 \h </w:instrText>
          </w:r>
          <w:r>
            <w:rPr>
              <w:noProof/>
            </w:rPr>
          </w:r>
          <w:r>
            <w:rPr>
              <w:noProof/>
            </w:rPr>
            <w:fldChar w:fldCharType="separate"/>
          </w:r>
          <w:r>
            <w:rPr>
              <w:noProof/>
            </w:rPr>
            <w:t>12</w:t>
          </w:r>
          <w:r>
            <w:rPr>
              <w:noProof/>
            </w:rPr>
            <w:fldChar w:fldCharType="end"/>
          </w:r>
        </w:p>
        <w:p w14:paraId="625CDFB1"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1.</w:t>
          </w:r>
          <w:r>
            <w:rPr>
              <w:rFonts w:asciiTheme="minorHAnsi" w:hAnsiTheme="minorHAnsi"/>
              <w:smallCaps w:val="0"/>
              <w:noProof/>
              <w:sz w:val="24"/>
              <w:szCs w:val="24"/>
              <w:lang w:eastAsia="ja-JP"/>
            </w:rPr>
            <w:tab/>
          </w:r>
          <w:r w:rsidRPr="009C70E4">
            <w:rPr>
              <w:noProof/>
              <w:lang w:val="en-GB"/>
            </w:rPr>
            <w:t>Figures</w:t>
          </w:r>
          <w:r>
            <w:rPr>
              <w:noProof/>
            </w:rPr>
            <w:tab/>
          </w:r>
          <w:r>
            <w:rPr>
              <w:noProof/>
            </w:rPr>
            <w:fldChar w:fldCharType="begin"/>
          </w:r>
          <w:r>
            <w:rPr>
              <w:noProof/>
            </w:rPr>
            <w:instrText xml:space="preserve"> PAGEREF _Toc254509730 \h </w:instrText>
          </w:r>
          <w:r>
            <w:rPr>
              <w:noProof/>
            </w:rPr>
          </w:r>
          <w:r>
            <w:rPr>
              <w:noProof/>
            </w:rPr>
            <w:fldChar w:fldCharType="separate"/>
          </w:r>
          <w:r>
            <w:rPr>
              <w:noProof/>
            </w:rPr>
            <w:t>12</w:t>
          </w:r>
          <w:r>
            <w:rPr>
              <w:noProof/>
            </w:rPr>
            <w:fldChar w:fldCharType="end"/>
          </w:r>
        </w:p>
        <w:p w14:paraId="1FFE7919"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2.</w:t>
          </w:r>
          <w:r>
            <w:rPr>
              <w:rFonts w:asciiTheme="minorHAnsi" w:hAnsiTheme="minorHAnsi"/>
              <w:smallCaps w:val="0"/>
              <w:noProof/>
              <w:sz w:val="24"/>
              <w:szCs w:val="24"/>
              <w:lang w:eastAsia="ja-JP"/>
            </w:rPr>
            <w:tab/>
          </w:r>
          <w:r w:rsidRPr="009C70E4">
            <w:rPr>
              <w:noProof/>
              <w:lang w:val="en-GB"/>
            </w:rPr>
            <w:t>Input and output files</w:t>
          </w:r>
          <w:r>
            <w:rPr>
              <w:noProof/>
            </w:rPr>
            <w:tab/>
          </w:r>
          <w:r>
            <w:rPr>
              <w:noProof/>
            </w:rPr>
            <w:fldChar w:fldCharType="begin"/>
          </w:r>
          <w:r>
            <w:rPr>
              <w:noProof/>
            </w:rPr>
            <w:instrText xml:space="preserve"> PAGEREF _Toc254509731 \h </w:instrText>
          </w:r>
          <w:r>
            <w:rPr>
              <w:noProof/>
            </w:rPr>
          </w:r>
          <w:r>
            <w:rPr>
              <w:noProof/>
            </w:rPr>
            <w:fldChar w:fldCharType="separate"/>
          </w:r>
          <w:r>
            <w:rPr>
              <w:noProof/>
            </w:rPr>
            <w:t>14</w:t>
          </w:r>
          <w:r>
            <w:rPr>
              <w:noProof/>
            </w:rPr>
            <w:fldChar w:fldCharType="end"/>
          </w:r>
        </w:p>
        <w:p w14:paraId="007867DD"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2.1.</w:t>
          </w:r>
          <w:r>
            <w:rPr>
              <w:rFonts w:asciiTheme="minorHAnsi" w:hAnsiTheme="minorHAnsi"/>
              <w:noProof/>
              <w:lang w:eastAsia="ja-JP"/>
            </w:rPr>
            <w:tab/>
          </w:r>
          <w:r w:rsidRPr="009C70E4">
            <w:rPr>
              <w:noProof/>
              <w:lang w:val="en-GB"/>
            </w:rPr>
            <w:t>Example of an xml file</w:t>
          </w:r>
          <w:r>
            <w:rPr>
              <w:noProof/>
            </w:rPr>
            <w:tab/>
          </w:r>
          <w:r>
            <w:rPr>
              <w:noProof/>
            </w:rPr>
            <w:fldChar w:fldCharType="begin"/>
          </w:r>
          <w:r>
            <w:rPr>
              <w:noProof/>
            </w:rPr>
            <w:instrText xml:space="preserve"> PAGEREF _Toc254509732 \h </w:instrText>
          </w:r>
          <w:r>
            <w:rPr>
              <w:noProof/>
            </w:rPr>
          </w:r>
          <w:r>
            <w:rPr>
              <w:noProof/>
            </w:rPr>
            <w:fldChar w:fldCharType="separate"/>
          </w:r>
          <w:r>
            <w:rPr>
              <w:noProof/>
            </w:rPr>
            <w:t>14</w:t>
          </w:r>
          <w:r>
            <w:rPr>
              <w:noProof/>
            </w:rPr>
            <w:fldChar w:fldCharType="end"/>
          </w:r>
        </w:p>
        <w:p w14:paraId="26352A1B"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2.2.</w:t>
          </w:r>
          <w:r>
            <w:rPr>
              <w:rFonts w:asciiTheme="minorHAnsi" w:hAnsiTheme="minorHAnsi"/>
              <w:noProof/>
              <w:lang w:eastAsia="ja-JP"/>
            </w:rPr>
            <w:tab/>
          </w:r>
          <w:r w:rsidRPr="009C70E4">
            <w:rPr>
              <w:noProof/>
              <w:lang w:val="en-GB"/>
            </w:rPr>
            <w:t>Tag file of a flower</w:t>
          </w:r>
          <w:r>
            <w:rPr>
              <w:noProof/>
            </w:rPr>
            <w:tab/>
          </w:r>
          <w:r>
            <w:rPr>
              <w:noProof/>
            </w:rPr>
            <w:fldChar w:fldCharType="begin"/>
          </w:r>
          <w:r>
            <w:rPr>
              <w:noProof/>
            </w:rPr>
            <w:instrText xml:space="preserve"> PAGEREF _Toc254509733 \h </w:instrText>
          </w:r>
          <w:r>
            <w:rPr>
              <w:noProof/>
            </w:rPr>
          </w:r>
          <w:r>
            <w:rPr>
              <w:noProof/>
            </w:rPr>
            <w:fldChar w:fldCharType="separate"/>
          </w:r>
          <w:r>
            <w:rPr>
              <w:noProof/>
            </w:rPr>
            <w:t>14</w:t>
          </w:r>
          <w:r>
            <w:rPr>
              <w:noProof/>
            </w:rPr>
            <w:fldChar w:fldCharType="end"/>
          </w:r>
        </w:p>
        <w:p w14:paraId="609D16B7"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2.3.</w:t>
          </w:r>
          <w:r>
            <w:rPr>
              <w:rFonts w:asciiTheme="minorHAnsi" w:hAnsiTheme="minorHAnsi"/>
              <w:noProof/>
              <w:lang w:eastAsia="ja-JP"/>
            </w:rPr>
            <w:tab/>
          </w:r>
          <w:r w:rsidRPr="009C70E4">
            <w:rPr>
              <w:noProof/>
              <w:lang w:val="en-GB"/>
            </w:rPr>
            <w:t xml:space="preserve">Tag file of an </w:t>
          </w:r>
          <w:r w:rsidRPr="009C70E4">
            <w:rPr>
              <w:i/>
              <w:noProof/>
              <w:lang w:val="en-GB"/>
            </w:rPr>
            <w:t>salep</w:t>
          </w:r>
          <w:r w:rsidRPr="009C70E4">
            <w:rPr>
              <w:noProof/>
              <w:lang w:val="en-GB"/>
            </w:rPr>
            <w:t xml:space="preserve"> tuber</w:t>
          </w:r>
          <w:r>
            <w:rPr>
              <w:noProof/>
            </w:rPr>
            <w:tab/>
          </w:r>
          <w:r>
            <w:rPr>
              <w:noProof/>
            </w:rPr>
            <w:fldChar w:fldCharType="begin"/>
          </w:r>
          <w:r>
            <w:rPr>
              <w:noProof/>
            </w:rPr>
            <w:instrText xml:space="preserve"> PAGEREF _Toc254509734 \h </w:instrText>
          </w:r>
          <w:r>
            <w:rPr>
              <w:noProof/>
            </w:rPr>
          </w:r>
          <w:r>
            <w:rPr>
              <w:noProof/>
            </w:rPr>
            <w:fldChar w:fldCharType="separate"/>
          </w:r>
          <w:r>
            <w:rPr>
              <w:noProof/>
            </w:rPr>
            <w:t>15</w:t>
          </w:r>
          <w:r>
            <w:rPr>
              <w:noProof/>
            </w:rPr>
            <w:fldChar w:fldCharType="end"/>
          </w:r>
        </w:p>
        <w:p w14:paraId="057D45B6"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2.4.</w:t>
          </w:r>
          <w:r>
            <w:rPr>
              <w:rFonts w:asciiTheme="minorHAnsi" w:hAnsiTheme="minorHAnsi"/>
              <w:noProof/>
              <w:lang w:eastAsia="ja-JP"/>
            </w:rPr>
            <w:tab/>
          </w:r>
          <w:r w:rsidRPr="009C70E4">
            <w:rPr>
              <w:noProof/>
              <w:lang w:val="en-GB"/>
            </w:rPr>
            <w:t>Tag file of a Look-a-Like tuber</w:t>
          </w:r>
          <w:r>
            <w:rPr>
              <w:noProof/>
            </w:rPr>
            <w:tab/>
          </w:r>
          <w:r>
            <w:rPr>
              <w:noProof/>
            </w:rPr>
            <w:fldChar w:fldCharType="begin"/>
          </w:r>
          <w:r>
            <w:rPr>
              <w:noProof/>
            </w:rPr>
            <w:instrText xml:space="preserve"> PAGEREF _Toc254509735 \h </w:instrText>
          </w:r>
          <w:r>
            <w:rPr>
              <w:noProof/>
            </w:rPr>
          </w:r>
          <w:r>
            <w:rPr>
              <w:noProof/>
            </w:rPr>
            <w:fldChar w:fldCharType="separate"/>
          </w:r>
          <w:r>
            <w:rPr>
              <w:noProof/>
            </w:rPr>
            <w:t>15</w:t>
          </w:r>
          <w:r>
            <w:rPr>
              <w:noProof/>
            </w:rPr>
            <w:fldChar w:fldCharType="end"/>
          </w:r>
        </w:p>
        <w:p w14:paraId="31E7FD08"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3.</w:t>
          </w:r>
          <w:r>
            <w:rPr>
              <w:rFonts w:asciiTheme="minorHAnsi" w:hAnsiTheme="minorHAnsi"/>
              <w:smallCaps w:val="0"/>
              <w:noProof/>
              <w:sz w:val="24"/>
              <w:szCs w:val="24"/>
              <w:lang w:eastAsia="ja-JP"/>
            </w:rPr>
            <w:tab/>
          </w:r>
          <w:r w:rsidRPr="009C70E4">
            <w:rPr>
              <w:noProof/>
              <w:lang w:val="en-GB"/>
            </w:rPr>
            <w:t>Codes</w:t>
          </w:r>
          <w:r>
            <w:rPr>
              <w:noProof/>
            </w:rPr>
            <w:tab/>
          </w:r>
          <w:r>
            <w:rPr>
              <w:noProof/>
            </w:rPr>
            <w:fldChar w:fldCharType="begin"/>
          </w:r>
          <w:r>
            <w:rPr>
              <w:noProof/>
            </w:rPr>
            <w:instrText xml:space="preserve"> PAGEREF _Toc254509736 \h </w:instrText>
          </w:r>
          <w:r>
            <w:rPr>
              <w:noProof/>
            </w:rPr>
          </w:r>
          <w:r>
            <w:rPr>
              <w:noProof/>
            </w:rPr>
            <w:fldChar w:fldCharType="separate"/>
          </w:r>
          <w:r>
            <w:rPr>
              <w:noProof/>
            </w:rPr>
            <w:t>16</w:t>
          </w:r>
          <w:r>
            <w:rPr>
              <w:noProof/>
            </w:rPr>
            <w:fldChar w:fldCharType="end"/>
          </w:r>
        </w:p>
        <w:p w14:paraId="2BE2F24D"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3.1.</w:t>
          </w:r>
          <w:r>
            <w:rPr>
              <w:rFonts w:asciiTheme="minorHAnsi" w:hAnsiTheme="minorHAnsi"/>
              <w:noProof/>
              <w:lang w:eastAsia="ja-JP"/>
            </w:rPr>
            <w:tab/>
          </w:r>
          <w:r w:rsidRPr="009C70E4">
            <w:rPr>
              <w:noProof/>
              <w:lang w:val="en-GB"/>
            </w:rPr>
            <w:t>Bash</w:t>
          </w:r>
          <w:r>
            <w:rPr>
              <w:noProof/>
            </w:rPr>
            <w:tab/>
          </w:r>
          <w:r>
            <w:rPr>
              <w:noProof/>
            </w:rPr>
            <w:fldChar w:fldCharType="begin"/>
          </w:r>
          <w:r>
            <w:rPr>
              <w:noProof/>
            </w:rPr>
            <w:instrText xml:space="preserve"> PAGEREF _Toc254509737 \h </w:instrText>
          </w:r>
          <w:r>
            <w:rPr>
              <w:noProof/>
            </w:rPr>
          </w:r>
          <w:r>
            <w:rPr>
              <w:noProof/>
            </w:rPr>
            <w:fldChar w:fldCharType="separate"/>
          </w:r>
          <w:r>
            <w:rPr>
              <w:noProof/>
            </w:rPr>
            <w:t>16</w:t>
          </w:r>
          <w:r>
            <w:rPr>
              <w:noProof/>
            </w:rPr>
            <w:fldChar w:fldCharType="end"/>
          </w:r>
        </w:p>
        <w:p w14:paraId="3C763802" w14:textId="77777777" w:rsidR="00F54D76" w:rsidRDefault="00F54D76">
          <w:pPr>
            <w:pStyle w:val="Inhopg4"/>
            <w:tabs>
              <w:tab w:val="left" w:pos="1507"/>
              <w:tab w:val="right" w:leader="dot" w:pos="9056"/>
            </w:tabs>
            <w:rPr>
              <w:rFonts w:asciiTheme="minorHAnsi" w:hAnsiTheme="minorHAnsi"/>
              <w:noProof/>
              <w:lang w:eastAsia="ja-JP"/>
            </w:rPr>
          </w:pPr>
          <w:r>
            <w:rPr>
              <w:noProof/>
            </w:rPr>
            <w:t>3.1.1.</w:t>
          </w:r>
          <w:r>
            <w:rPr>
              <w:rFonts w:asciiTheme="minorHAnsi" w:hAnsiTheme="minorHAnsi"/>
              <w:noProof/>
              <w:lang w:eastAsia="ja-JP"/>
            </w:rPr>
            <w:tab/>
          </w:r>
          <w:r>
            <w:rPr>
              <w:noProof/>
            </w:rPr>
            <w:t>training.sh</w:t>
          </w:r>
          <w:r>
            <w:rPr>
              <w:noProof/>
            </w:rPr>
            <w:tab/>
          </w:r>
          <w:r>
            <w:rPr>
              <w:noProof/>
            </w:rPr>
            <w:fldChar w:fldCharType="begin"/>
          </w:r>
          <w:r>
            <w:rPr>
              <w:noProof/>
            </w:rPr>
            <w:instrText xml:space="preserve"> PAGEREF _Toc254509738 \h </w:instrText>
          </w:r>
          <w:r>
            <w:rPr>
              <w:noProof/>
            </w:rPr>
          </w:r>
          <w:r>
            <w:rPr>
              <w:noProof/>
            </w:rPr>
            <w:fldChar w:fldCharType="separate"/>
          </w:r>
          <w:r>
            <w:rPr>
              <w:noProof/>
            </w:rPr>
            <w:t>16</w:t>
          </w:r>
          <w:r>
            <w:rPr>
              <w:noProof/>
            </w:rPr>
            <w:fldChar w:fldCharType="end"/>
          </w:r>
        </w:p>
        <w:p w14:paraId="1E4F7BDF"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3.1.2.</w:t>
          </w:r>
          <w:r>
            <w:rPr>
              <w:rFonts w:asciiTheme="minorHAnsi" w:hAnsiTheme="minorHAnsi"/>
              <w:noProof/>
              <w:lang w:eastAsia="ja-JP"/>
            </w:rPr>
            <w:tab/>
          </w:r>
          <w:r w:rsidRPr="009C70E4">
            <w:rPr>
              <w:noProof/>
              <w:lang w:val="en-US"/>
            </w:rPr>
            <w:t>modify_flower_data.sh</w:t>
          </w:r>
          <w:r>
            <w:rPr>
              <w:noProof/>
            </w:rPr>
            <w:tab/>
          </w:r>
          <w:r>
            <w:rPr>
              <w:noProof/>
            </w:rPr>
            <w:fldChar w:fldCharType="begin"/>
          </w:r>
          <w:r>
            <w:rPr>
              <w:noProof/>
            </w:rPr>
            <w:instrText xml:space="preserve"> PAGEREF _Toc254509739 \h </w:instrText>
          </w:r>
          <w:r>
            <w:rPr>
              <w:noProof/>
            </w:rPr>
          </w:r>
          <w:r>
            <w:rPr>
              <w:noProof/>
            </w:rPr>
            <w:fldChar w:fldCharType="separate"/>
          </w:r>
          <w:r>
            <w:rPr>
              <w:noProof/>
            </w:rPr>
            <w:t>22</w:t>
          </w:r>
          <w:r>
            <w:rPr>
              <w:noProof/>
            </w:rPr>
            <w:fldChar w:fldCharType="end"/>
          </w:r>
        </w:p>
        <w:p w14:paraId="6A4FD700"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3.1.3.</w:t>
          </w:r>
          <w:r>
            <w:rPr>
              <w:rFonts w:asciiTheme="minorHAnsi" w:hAnsiTheme="minorHAnsi"/>
              <w:noProof/>
              <w:lang w:eastAsia="ja-JP"/>
            </w:rPr>
            <w:tab/>
          </w:r>
          <w:r w:rsidRPr="009C70E4">
            <w:rPr>
              <w:noProof/>
              <w:lang w:val="en-US"/>
            </w:rPr>
            <w:t>create_traindata.sh</w:t>
          </w:r>
          <w:r>
            <w:rPr>
              <w:noProof/>
            </w:rPr>
            <w:tab/>
          </w:r>
          <w:r>
            <w:rPr>
              <w:noProof/>
            </w:rPr>
            <w:fldChar w:fldCharType="begin"/>
          </w:r>
          <w:r>
            <w:rPr>
              <w:noProof/>
            </w:rPr>
            <w:instrText xml:space="preserve"> PAGEREF _Toc254509740 \h </w:instrText>
          </w:r>
          <w:r>
            <w:rPr>
              <w:noProof/>
            </w:rPr>
          </w:r>
          <w:r>
            <w:rPr>
              <w:noProof/>
            </w:rPr>
            <w:fldChar w:fldCharType="separate"/>
          </w:r>
          <w:r>
            <w:rPr>
              <w:noProof/>
            </w:rPr>
            <w:t>23</w:t>
          </w:r>
          <w:r>
            <w:rPr>
              <w:noProof/>
            </w:rPr>
            <w:fldChar w:fldCharType="end"/>
          </w:r>
        </w:p>
        <w:p w14:paraId="13F815A9"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3.2.</w:t>
          </w:r>
          <w:r>
            <w:rPr>
              <w:rFonts w:asciiTheme="minorHAnsi" w:hAnsiTheme="minorHAnsi"/>
              <w:noProof/>
              <w:lang w:eastAsia="ja-JP"/>
            </w:rPr>
            <w:tab/>
          </w:r>
          <w:r w:rsidRPr="009C70E4">
            <w:rPr>
              <w:noProof/>
              <w:lang w:val="en-GB"/>
            </w:rPr>
            <w:t>Css</w:t>
          </w:r>
          <w:r>
            <w:rPr>
              <w:noProof/>
            </w:rPr>
            <w:tab/>
          </w:r>
          <w:r>
            <w:rPr>
              <w:noProof/>
            </w:rPr>
            <w:fldChar w:fldCharType="begin"/>
          </w:r>
          <w:r>
            <w:rPr>
              <w:noProof/>
            </w:rPr>
            <w:instrText xml:space="preserve"> PAGEREF _Toc254509741 \h </w:instrText>
          </w:r>
          <w:r>
            <w:rPr>
              <w:noProof/>
            </w:rPr>
          </w:r>
          <w:r>
            <w:rPr>
              <w:noProof/>
            </w:rPr>
            <w:fldChar w:fldCharType="separate"/>
          </w:r>
          <w:r>
            <w:rPr>
              <w:noProof/>
            </w:rPr>
            <w:t>24</w:t>
          </w:r>
          <w:r>
            <w:rPr>
              <w:noProof/>
            </w:rPr>
            <w:fldChar w:fldCharType="end"/>
          </w:r>
        </w:p>
        <w:p w14:paraId="2F63B522" w14:textId="77777777" w:rsidR="00F54D76" w:rsidRDefault="00F54D76">
          <w:pPr>
            <w:pStyle w:val="Inhopg4"/>
            <w:tabs>
              <w:tab w:val="left" w:pos="1507"/>
              <w:tab w:val="right" w:leader="dot" w:pos="9056"/>
            </w:tabs>
            <w:rPr>
              <w:rFonts w:asciiTheme="minorHAnsi" w:hAnsiTheme="minorHAnsi"/>
              <w:noProof/>
              <w:lang w:eastAsia="ja-JP"/>
            </w:rPr>
          </w:pPr>
          <w:r>
            <w:rPr>
              <w:noProof/>
            </w:rPr>
            <w:t>3.2.1.</w:t>
          </w:r>
          <w:r>
            <w:rPr>
              <w:rFonts w:asciiTheme="minorHAnsi" w:hAnsiTheme="minorHAnsi"/>
              <w:noProof/>
              <w:lang w:eastAsia="ja-JP"/>
            </w:rPr>
            <w:tab/>
          </w:r>
          <w:r>
            <w:rPr>
              <w:noProof/>
            </w:rPr>
            <w:t>computer.css</w:t>
          </w:r>
          <w:r>
            <w:rPr>
              <w:noProof/>
            </w:rPr>
            <w:tab/>
          </w:r>
          <w:r>
            <w:rPr>
              <w:noProof/>
            </w:rPr>
            <w:fldChar w:fldCharType="begin"/>
          </w:r>
          <w:r>
            <w:rPr>
              <w:noProof/>
            </w:rPr>
            <w:instrText xml:space="preserve"> PAGEREF _Toc254509742 \h </w:instrText>
          </w:r>
          <w:r>
            <w:rPr>
              <w:noProof/>
            </w:rPr>
          </w:r>
          <w:r>
            <w:rPr>
              <w:noProof/>
            </w:rPr>
            <w:fldChar w:fldCharType="separate"/>
          </w:r>
          <w:r>
            <w:rPr>
              <w:noProof/>
            </w:rPr>
            <w:t>24</w:t>
          </w:r>
          <w:r>
            <w:rPr>
              <w:noProof/>
            </w:rPr>
            <w:fldChar w:fldCharType="end"/>
          </w:r>
        </w:p>
        <w:p w14:paraId="1F28B0CC" w14:textId="77777777" w:rsidR="00F54D76" w:rsidRDefault="00F54D76">
          <w:pPr>
            <w:pStyle w:val="Inhopg4"/>
            <w:tabs>
              <w:tab w:val="left" w:pos="1507"/>
              <w:tab w:val="right" w:leader="dot" w:pos="9056"/>
            </w:tabs>
            <w:rPr>
              <w:rFonts w:asciiTheme="minorHAnsi" w:hAnsiTheme="minorHAnsi"/>
              <w:noProof/>
              <w:lang w:eastAsia="ja-JP"/>
            </w:rPr>
          </w:pPr>
          <w:r>
            <w:rPr>
              <w:noProof/>
            </w:rPr>
            <w:t>3.2.2.</w:t>
          </w:r>
          <w:r>
            <w:rPr>
              <w:rFonts w:asciiTheme="minorHAnsi" w:hAnsiTheme="minorHAnsi"/>
              <w:noProof/>
              <w:lang w:eastAsia="ja-JP"/>
            </w:rPr>
            <w:tab/>
          </w:r>
          <w:r>
            <w:rPr>
              <w:noProof/>
            </w:rPr>
            <w:t>mobile.css</w:t>
          </w:r>
          <w:r>
            <w:rPr>
              <w:noProof/>
            </w:rPr>
            <w:tab/>
          </w:r>
          <w:r>
            <w:rPr>
              <w:noProof/>
            </w:rPr>
            <w:fldChar w:fldCharType="begin"/>
          </w:r>
          <w:r>
            <w:rPr>
              <w:noProof/>
            </w:rPr>
            <w:instrText xml:space="preserve"> PAGEREF _Toc254509743 \h </w:instrText>
          </w:r>
          <w:r>
            <w:rPr>
              <w:noProof/>
            </w:rPr>
          </w:r>
          <w:r>
            <w:rPr>
              <w:noProof/>
            </w:rPr>
            <w:fldChar w:fldCharType="separate"/>
          </w:r>
          <w:r>
            <w:rPr>
              <w:noProof/>
            </w:rPr>
            <w:t>27</w:t>
          </w:r>
          <w:r>
            <w:rPr>
              <w:noProof/>
            </w:rPr>
            <w:fldChar w:fldCharType="end"/>
          </w:r>
        </w:p>
        <w:p w14:paraId="7713349C"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3.3.</w:t>
          </w:r>
          <w:r>
            <w:rPr>
              <w:rFonts w:asciiTheme="minorHAnsi" w:hAnsiTheme="minorHAnsi"/>
              <w:noProof/>
              <w:lang w:eastAsia="ja-JP"/>
            </w:rPr>
            <w:tab/>
          </w:r>
          <w:r w:rsidRPr="009C70E4">
            <w:rPr>
              <w:noProof/>
              <w:lang w:val="en-GB"/>
            </w:rPr>
            <w:t>Html</w:t>
          </w:r>
          <w:r>
            <w:rPr>
              <w:noProof/>
            </w:rPr>
            <w:tab/>
          </w:r>
          <w:r>
            <w:rPr>
              <w:noProof/>
            </w:rPr>
            <w:fldChar w:fldCharType="begin"/>
          </w:r>
          <w:r>
            <w:rPr>
              <w:noProof/>
            </w:rPr>
            <w:instrText xml:space="preserve"> PAGEREF _Toc254509744 \h </w:instrText>
          </w:r>
          <w:r>
            <w:rPr>
              <w:noProof/>
            </w:rPr>
          </w:r>
          <w:r>
            <w:rPr>
              <w:noProof/>
            </w:rPr>
            <w:fldChar w:fldCharType="separate"/>
          </w:r>
          <w:r>
            <w:rPr>
              <w:noProof/>
            </w:rPr>
            <w:t>29</w:t>
          </w:r>
          <w:r>
            <w:rPr>
              <w:noProof/>
            </w:rPr>
            <w:fldChar w:fldCharType="end"/>
          </w:r>
        </w:p>
        <w:p w14:paraId="36D62ED9" w14:textId="77777777" w:rsidR="00F54D76" w:rsidRDefault="00F54D76">
          <w:pPr>
            <w:pStyle w:val="Inhopg4"/>
            <w:tabs>
              <w:tab w:val="left" w:pos="1507"/>
              <w:tab w:val="right" w:leader="dot" w:pos="9056"/>
            </w:tabs>
            <w:rPr>
              <w:rFonts w:asciiTheme="minorHAnsi" w:hAnsiTheme="minorHAnsi"/>
              <w:noProof/>
              <w:lang w:eastAsia="ja-JP"/>
            </w:rPr>
          </w:pPr>
          <w:r>
            <w:rPr>
              <w:noProof/>
            </w:rPr>
            <w:t>3.3.1.</w:t>
          </w:r>
          <w:r>
            <w:rPr>
              <w:rFonts w:asciiTheme="minorHAnsi" w:hAnsiTheme="minorHAnsi"/>
              <w:noProof/>
              <w:lang w:eastAsia="ja-JP"/>
            </w:rPr>
            <w:tab/>
          </w:r>
          <w:r>
            <w:rPr>
              <w:noProof/>
            </w:rPr>
            <w:t>computer_invalid_login.html</w:t>
          </w:r>
          <w:r>
            <w:rPr>
              <w:noProof/>
            </w:rPr>
            <w:tab/>
          </w:r>
          <w:r>
            <w:rPr>
              <w:noProof/>
            </w:rPr>
            <w:fldChar w:fldCharType="begin"/>
          </w:r>
          <w:r>
            <w:rPr>
              <w:noProof/>
            </w:rPr>
            <w:instrText xml:space="preserve"> PAGEREF _Toc254509745 \h </w:instrText>
          </w:r>
          <w:r>
            <w:rPr>
              <w:noProof/>
            </w:rPr>
          </w:r>
          <w:r>
            <w:rPr>
              <w:noProof/>
            </w:rPr>
            <w:fldChar w:fldCharType="separate"/>
          </w:r>
          <w:r>
            <w:rPr>
              <w:noProof/>
            </w:rPr>
            <w:t>29</w:t>
          </w:r>
          <w:r>
            <w:rPr>
              <w:noProof/>
            </w:rPr>
            <w:fldChar w:fldCharType="end"/>
          </w:r>
        </w:p>
        <w:p w14:paraId="51CFFD25" w14:textId="77777777" w:rsidR="00F54D76" w:rsidRDefault="00F54D76">
          <w:pPr>
            <w:pStyle w:val="Inhopg4"/>
            <w:tabs>
              <w:tab w:val="left" w:pos="1507"/>
              <w:tab w:val="right" w:leader="dot" w:pos="9056"/>
            </w:tabs>
            <w:rPr>
              <w:rFonts w:asciiTheme="minorHAnsi" w:hAnsiTheme="minorHAnsi"/>
              <w:noProof/>
              <w:lang w:eastAsia="ja-JP"/>
            </w:rPr>
          </w:pPr>
          <w:r>
            <w:rPr>
              <w:noProof/>
            </w:rPr>
            <w:t>3.3.2.</w:t>
          </w:r>
          <w:r>
            <w:rPr>
              <w:rFonts w:asciiTheme="minorHAnsi" w:hAnsiTheme="minorHAnsi"/>
              <w:noProof/>
              <w:lang w:eastAsia="ja-JP"/>
            </w:rPr>
            <w:tab/>
          </w:r>
          <w:r>
            <w:rPr>
              <w:noProof/>
            </w:rPr>
            <w:t>computer_login.html</w:t>
          </w:r>
          <w:r>
            <w:rPr>
              <w:noProof/>
            </w:rPr>
            <w:tab/>
          </w:r>
          <w:r>
            <w:rPr>
              <w:noProof/>
            </w:rPr>
            <w:fldChar w:fldCharType="begin"/>
          </w:r>
          <w:r>
            <w:rPr>
              <w:noProof/>
            </w:rPr>
            <w:instrText xml:space="preserve"> PAGEREF _Toc254509746 \h </w:instrText>
          </w:r>
          <w:r>
            <w:rPr>
              <w:noProof/>
            </w:rPr>
          </w:r>
          <w:r>
            <w:rPr>
              <w:noProof/>
            </w:rPr>
            <w:fldChar w:fldCharType="separate"/>
          </w:r>
          <w:r>
            <w:rPr>
              <w:noProof/>
            </w:rPr>
            <w:t>30</w:t>
          </w:r>
          <w:r>
            <w:rPr>
              <w:noProof/>
            </w:rPr>
            <w:fldChar w:fldCharType="end"/>
          </w:r>
        </w:p>
        <w:p w14:paraId="332F44C4" w14:textId="77777777" w:rsidR="00F54D76" w:rsidRDefault="00F54D76">
          <w:pPr>
            <w:pStyle w:val="Inhopg4"/>
            <w:tabs>
              <w:tab w:val="left" w:pos="1507"/>
              <w:tab w:val="right" w:leader="dot" w:pos="9056"/>
            </w:tabs>
            <w:rPr>
              <w:rFonts w:asciiTheme="minorHAnsi" w:hAnsiTheme="minorHAnsi"/>
              <w:noProof/>
              <w:lang w:eastAsia="ja-JP"/>
            </w:rPr>
          </w:pPr>
          <w:r>
            <w:rPr>
              <w:noProof/>
            </w:rPr>
            <w:t>3.3.3.</w:t>
          </w:r>
          <w:r>
            <w:rPr>
              <w:rFonts w:asciiTheme="minorHAnsi" w:hAnsiTheme="minorHAnsi"/>
              <w:noProof/>
              <w:lang w:eastAsia="ja-JP"/>
            </w:rPr>
            <w:tab/>
          </w:r>
          <w:r>
            <w:rPr>
              <w:noProof/>
            </w:rPr>
            <w:t>computer_remove.html</w:t>
          </w:r>
          <w:r>
            <w:rPr>
              <w:noProof/>
            </w:rPr>
            <w:tab/>
          </w:r>
          <w:r>
            <w:rPr>
              <w:noProof/>
            </w:rPr>
            <w:fldChar w:fldCharType="begin"/>
          </w:r>
          <w:r>
            <w:rPr>
              <w:noProof/>
            </w:rPr>
            <w:instrText xml:space="preserve"> PAGEREF _Toc254509747 \h </w:instrText>
          </w:r>
          <w:r>
            <w:rPr>
              <w:noProof/>
            </w:rPr>
          </w:r>
          <w:r>
            <w:rPr>
              <w:noProof/>
            </w:rPr>
            <w:fldChar w:fldCharType="separate"/>
          </w:r>
          <w:r>
            <w:rPr>
              <w:noProof/>
            </w:rPr>
            <w:t>31</w:t>
          </w:r>
          <w:r>
            <w:rPr>
              <w:noProof/>
            </w:rPr>
            <w:fldChar w:fldCharType="end"/>
          </w:r>
        </w:p>
        <w:p w14:paraId="376DE241" w14:textId="77777777" w:rsidR="00F54D76" w:rsidRDefault="00F54D76">
          <w:pPr>
            <w:pStyle w:val="Inhopg4"/>
            <w:tabs>
              <w:tab w:val="left" w:pos="1507"/>
              <w:tab w:val="right" w:leader="dot" w:pos="9056"/>
            </w:tabs>
            <w:rPr>
              <w:rFonts w:asciiTheme="minorHAnsi" w:hAnsiTheme="minorHAnsi"/>
              <w:noProof/>
              <w:lang w:eastAsia="ja-JP"/>
            </w:rPr>
          </w:pPr>
          <w:r>
            <w:rPr>
              <w:noProof/>
            </w:rPr>
            <w:t>3.3.4.</w:t>
          </w:r>
          <w:r>
            <w:rPr>
              <w:rFonts w:asciiTheme="minorHAnsi" w:hAnsiTheme="minorHAnsi"/>
              <w:noProof/>
              <w:lang w:eastAsia="ja-JP"/>
            </w:rPr>
            <w:tab/>
          </w:r>
          <w:r>
            <w:rPr>
              <w:noProof/>
            </w:rPr>
            <w:t>computer_result.html</w:t>
          </w:r>
          <w:r>
            <w:rPr>
              <w:noProof/>
            </w:rPr>
            <w:tab/>
          </w:r>
          <w:r>
            <w:rPr>
              <w:noProof/>
            </w:rPr>
            <w:fldChar w:fldCharType="begin"/>
          </w:r>
          <w:r>
            <w:rPr>
              <w:noProof/>
            </w:rPr>
            <w:instrText xml:space="preserve"> PAGEREF _Toc254509748 \h </w:instrText>
          </w:r>
          <w:r>
            <w:rPr>
              <w:noProof/>
            </w:rPr>
          </w:r>
          <w:r>
            <w:rPr>
              <w:noProof/>
            </w:rPr>
            <w:fldChar w:fldCharType="separate"/>
          </w:r>
          <w:r>
            <w:rPr>
              <w:noProof/>
            </w:rPr>
            <w:t>32</w:t>
          </w:r>
          <w:r>
            <w:rPr>
              <w:noProof/>
            </w:rPr>
            <w:fldChar w:fldCharType="end"/>
          </w:r>
        </w:p>
        <w:p w14:paraId="0D8DA34B" w14:textId="77777777" w:rsidR="00F54D76" w:rsidRDefault="00F54D76">
          <w:pPr>
            <w:pStyle w:val="Inhopg4"/>
            <w:tabs>
              <w:tab w:val="left" w:pos="1507"/>
              <w:tab w:val="right" w:leader="dot" w:pos="9056"/>
            </w:tabs>
            <w:rPr>
              <w:rFonts w:asciiTheme="minorHAnsi" w:hAnsiTheme="minorHAnsi"/>
              <w:noProof/>
              <w:lang w:eastAsia="ja-JP"/>
            </w:rPr>
          </w:pPr>
          <w:r>
            <w:rPr>
              <w:noProof/>
            </w:rPr>
            <w:t>3.3.5.</w:t>
          </w:r>
          <w:r>
            <w:rPr>
              <w:rFonts w:asciiTheme="minorHAnsi" w:hAnsiTheme="minorHAnsi"/>
              <w:noProof/>
              <w:lang w:eastAsia="ja-JP"/>
            </w:rPr>
            <w:tab/>
          </w:r>
          <w:r>
            <w:rPr>
              <w:noProof/>
            </w:rPr>
            <w:t>computer_sorry.html</w:t>
          </w:r>
          <w:r>
            <w:rPr>
              <w:noProof/>
            </w:rPr>
            <w:tab/>
          </w:r>
          <w:r>
            <w:rPr>
              <w:noProof/>
            </w:rPr>
            <w:fldChar w:fldCharType="begin"/>
          </w:r>
          <w:r>
            <w:rPr>
              <w:noProof/>
            </w:rPr>
            <w:instrText xml:space="preserve"> PAGEREF _Toc254509749 \h </w:instrText>
          </w:r>
          <w:r>
            <w:rPr>
              <w:noProof/>
            </w:rPr>
          </w:r>
          <w:r>
            <w:rPr>
              <w:noProof/>
            </w:rPr>
            <w:fldChar w:fldCharType="separate"/>
          </w:r>
          <w:r>
            <w:rPr>
              <w:noProof/>
            </w:rPr>
            <w:t>33</w:t>
          </w:r>
          <w:r>
            <w:rPr>
              <w:noProof/>
            </w:rPr>
            <w:fldChar w:fldCharType="end"/>
          </w:r>
        </w:p>
        <w:p w14:paraId="0DBE3942" w14:textId="77777777" w:rsidR="00F54D76" w:rsidRDefault="00F54D76">
          <w:pPr>
            <w:pStyle w:val="Inhopg4"/>
            <w:tabs>
              <w:tab w:val="left" w:pos="1507"/>
              <w:tab w:val="right" w:leader="dot" w:pos="9056"/>
            </w:tabs>
            <w:rPr>
              <w:rFonts w:asciiTheme="minorHAnsi" w:hAnsiTheme="minorHAnsi"/>
              <w:noProof/>
              <w:lang w:eastAsia="ja-JP"/>
            </w:rPr>
          </w:pPr>
          <w:r>
            <w:rPr>
              <w:noProof/>
            </w:rPr>
            <w:t>3.3.6.</w:t>
          </w:r>
          <w:r>
            <w:rPr>
              <w:rFonts w:asciiTheme="minorHAnsi" w:hAnsiTheme="minorHAnsi"/>
              <w:noProof/>
              <w:lang w:eastAsia="ja-JP"/>
            </w:rPr>
            <w:tab/>
          </w:r>
          <w:r>
            <w:rPr>
              <w:noProof/>
            </w:rPr>
            <w:t>computer_upload_succes.html</w:t>
          </w:r>
          <w:r>
            <w:rPr>
              <w:noProof/>
            </w:rPr>
            <w:tab/>
          </w:r>
          <w:r>
            <w:rPr>
              <w:noProof/>
            </w:rPr>
            <w:fldChar w:fldCharType="begin"/>
          </w:r>
          <w:r>
            <w:rPr>
              <w:noProof/>
            </w:rPr>
            <w:instrText xml:space="preserve"> PAGEREF _Toc254509750 \h </w:instrText>
          </w:r>
          <w:r>
            <w:rPr>
              <w:noProof/>
            </w:rPr>
          </w:r>
          <w:r>
            <w:rPr>
              <w:noProof/>
            </w:rPr>
            <w:fldChar w:fldCharType="separate"/>
          </w:r>
          <w:r>
            <w:rPr>
              <w:noProof/>
            </w:rPr>
            <w:t>34</w:t>
          </w:r>
          <w:r>
            <w:rPr>
              <w:noProof/>
            </w:rPr>
            <w:fldChar w:fldCharType="end"/>
          </w:r>
        </w:p>
        <w:p w14:paraId="55A7579E" w14:textId="77777777" w:rsidR="00F54D76" w:rsidRDefault="00F54D76">
          <w:pPr>
            <w:pStyle w:val="Inhopg4"/>
            <w:tabs>
              <w:tab w:val="left" w:pos="1507"/>
              <w:tab w:val="right" w:leader="dot" w:pos="9056"/>
            </w:tabs>
            <w:rPr>
              <w:rFonts w:asciiTheme="minorHAnsi" w:hAnsiTheme="minorHAnsi"/>
              <w:noProof/>
              <w:lang w:eastAsia="ja-JP"/>
            </w:rPr>
          </w:pPr>
          <w:r>
            <w:rPr>
              <w:noProof/>
            </w:rPr>
            <w:t>3.3.7.</w:t>
          </w:r>
          <w:r>
            <w:rPr>
              <w:rFonts w:asciiTheme="minorHAnsi" w:hAnsiTheme="minorHAnsi"/>
              <w:noProof/>
              <w:lang w:eastAsia="ja-JP"/>
            </w:rPr>
            <w:tab/>
          </w:r>
          <w:r>
            <w:rPr>
              <w:noProof/>
            </w:rPr>
            <w:t>computer_upload.html</w:t>
          </w:r>
          <w:r>
            <w:rPr>
              <w:noProof/>
            </w:rPr>
            <w:tab/>
          </w:r>
          <w:r>
            <w:rPr>
              <w:noProof/>
            </w:rPr>
            <w:fldChar w:fldCharType="begin"/>
          </w:r>
          <w:r>
            <w:rPr>
              <w:noProof/>
            </w:rPr>
            <w:instrText xml:space="preserve"> PAGEREF _Toc254509751 \h </w:instrText>
          </w:r>
          <w:r>
            <w:rPr>
              <w:noProof/>
            </w:rPr>
          </w:r>
          <w:r>
            <w:rPr>
              <w:noProof/>
            </w:rPr>
            <w:fldChar w:fldCharType="separate"/>
          </w:r>
          <w:r>
            <w:rPr>
              <w:noProof/>
            </w:rPr>
            <w:t>35</w:t>
          </w:r>
          <w:r>
            <w:rPr>
              <w:noProof/>
            </w:rPr>
            <w:fldChar w:fldCharType="end"/>
          </w:r>
        </w:p>
        <w:p w14:paraId="0FD91C8C" w14:textId="77777777" w:rsidR="00F54D76" w:rsidRDefault="00F54D76">
          <w:pPr>
            <w:pStyle w:val="Inhopg4"/>
            <w:tabs>
              <w:tab w:val="left" w:pos="1507"/>
              <w:tab w:val="right" w:leader="dot" w:pos="9056"/>
            </w:tabs>
            <w:rPr>
              <w:rFonts w:asciiTheme="minorHAnsi" w:hAnsiTheme="minorHAnsi"/>
              <w:noProof/>
              <w:lang w:eastAsia="ja-JP"/>
            </w:rPr>
          </w:pPr>
          <w:r>
            <w:rPr>
              <w:noProof/>
            </w:rPr>
            <w:t>3.3.8.</w:t>
          </w:r>
          <w:r>
            <w:rPr>
              <w:rFonts w:asciiTheme="minorHAnsi" w:hAnsiTheme="minorHAnsi"/>
              <w:noProof/>
              <w:lang w:eastAsia="ja-JP"/>
            </w:rPr>
            <w:tab/>
          </w:r>
          <w:r>
            <w:rPr>
              <w:noProof/>
            </w:rPr>
            <w:t>computer_welcome.html</w:t>
          </w:r>
          <w:r>
            <w:rPr>
              <w:noProof/>
            </w:rPr>
            <w:tab/>
          </w:r>
          <w:r>
            <w:rPr>
              <w:noProof/>
            </w:rPr>
            <w:fldChar w:fldCharType="begin"/>
          </w:r>
          <w:r>
            <w:rPr>
              <w:noProof/>
            </w:rPr>
            <w:instrText xml:space="preserve"> PAGEREF _Toc254509752 \h </w:instrText>
          </w:r>
          <w:r>
            <w:rPr>
              <w:noProof/>
            </w:rPr>
          </w:r>
          <w:r>
            <w:rPr>
              <w:noProof/>
            </w:rPr>
            <w:fldChar w:fldCharType="separate"/>
          </w:r>
          <w:r>
            <w:rPr>
              <w:noProof/>
            </w:rPr>
            <w:t>36</w:t>
          </w:r>
          <w:r>
            <w:rPr>
              <w:noProof/>
            </w:rPr>
            <w:fldChar w:fldCharType="end"/>
          </w:r>
        </w:p>
        <w:p w14:paraId="1728D9AA" w14:textId="77777777" w:rsidR="00F54D76" w:rsidRDefault="00F54D76">
          <w:pPr>
            <w:pStyle w:val="Inhopg4"/>
            <w:tabs>
              <w:tab w:val="left" w:pos="1507"/>
              <w:tab w:val="right" w:leader="dot" w:pos="9056"/>
            </w:tabs>
            <w:rPr>
              <w:rFonts w:asciiTheme="minorHAnsi" w:hAnsiTheme="minorHAnsi"/>
              <w:noProof/>
              <w:lang w:eastAsia="ja-JP"/>
            </w:rPr>
          </w:pPr>
          <w:r>
            <w:rPr>
              <w:noProof/>
            </w:rPr>
            <w:t>3.3.9.</w:t>
          </w:r>
          <w:r>
            <w:rPr>
              <w:rFonts w:asciiTheme="minorHAnsi" w:hAnsiTheme="minorHAnsi"/>
              <w:noProof/>
              <w:lang w:eastAsia="ja-JP"/>
            </w:rPr>
            <w:tab/>
          </w:r>
          <w:r>
            <w:rPr>
              <w:noProof/>
            </w:rPr>
            <w:t>computer.html</w:t>
          </w:r>
          <w:r>
            <w:rPr>
              <w:noProof/>
            </w:rPr>
            <w:tab/>
          </w:r>
          <w:r>
            <w:rPr>
              <w:noProof/>
            </w:rPr>
            <w:fldChar w:fldCharType="begin"/>
          </w:r>
          <w:r>
            <w:rPr>
              <w:noProof/>
            </w:rPr>
            <w:instrText xml:space="preserve"> PAGEREF _Toc254509753 \h </w:instrText>
          </w:r>
          <w:r>
            <w:rPr>
              <w:noProof/>
            </w:rPr>
          </w:r>
          <w:r>
            <w:rPr>
              <w:noProof/>
            </w:rPr>
            <w:fldChar w:fldCharType="separate"/>
          </w:r>
          <w:r>
            <w:rPr>
              <w:noProof/>
            </w:rPr>
            <w:t>37</w:t>
          </w:r>
          <w:r>
            <w:rPr>
              <w:noProof/>
            </w:rPr>
            <w:fldChar w:fldCharType="end"/>
          </w:r>
        </w:p>
        <w:p w14:paraId="15330815" w14:textId="77777777" w:rsidR="00F54D76" w:rsidRDefault="00F54D76">
          <w:pPr>
            <w:pStyle w:val="Inhopg4"/>
            <w:tabs>
              <w:tab w:val="left" w:pos="1628"/>
              <w:tab w:val="right" w:leader="dot" w:pos="9056"/>
            </w:tabs>
            <w:rPr>
              <w:rFonts w:asciiTheme="minorHAnsi" w:hAnsiTheme="minorHAnsi"/>
              <w:noProof/>
              <w:lang w:eastAsia="ja-JP"/>
            </w:rPr>
          </w:pPr>
          <w:r>
            <w:rPr>
              <w:noProof/>
            </w:rPr>
            <w:t>3.3.10.</w:t>
          </w:r>
          <w:r>
            <w:rPr>
              <w:rFonts w:asciiTheme="minorHAnsi" w:hAnsiTheme="minorHAnsi"/>
              <w:noProof/>
              <w:lang w:eastAsia="ja-JP"/>
            </w:rPr>
            <w:tab/>
          </w:r>
          <w:r>
            <w:rPr>
              <w:noProof/>
            </w:rPr>
            <w:t>mobile_invalid_login.html</w:t>
          </w:r>
          <w:r>
            <w:rPr>
              <w:noProof/>
            </w:rPr>
            <w:tab/>
          </w:r>
          <w:r>
            <w:rPr>
              <w:noProof/>
            </w:rPr>
            <w:fldChar w:fldCharType="begin"/>
          </w:r>
          <w:r>
            <w:rPr>
              <w:noProof/>
            </w:rPr>
            <w:instrText xml:space="preserve"> PAGEREF _Toc254509754 \h </w:instrText>
          </w:r>
          <w:r>
            <w:rPr>
              <w:noProof/>
            </w:rPr>
          </w:r>
          <w:r>
            <w:rPr>
              <w:noProof/>
            </w:rPr>
            <w:fldChar w:fldCharType="separate"/>
          </w:r>
          <w:r>
            <w:rPr>
              <w:noProof/>
            </w:rPr>
            <w:t>39</w:t>
          </w:r>
          <w:r>
            <w:rPr>
              <w:noProof/>
            </w:rPr>
            <w:fldChar w:fldCharType="end"/>
          </w:r>
        </w:p>
        <w:p w14:paraId="61C9BF61" w14:textId="77777777" w:rsidR="00F54D76" w:rsidRDefault="00F54D76">
          <w:pPr>
            <w:pStyle w:val="Inhopg4"/>
            <w:tabs>
              <w:tab w:val="left" w:pos="1628"/>
              <w:tab w:val="right" w:leader="dot" w:pos="9056"/>
            </w:tabs>
            <w:rPr>
              <w:rFonts w:asciiTheme="minorHAnsi" w:hAnsiTheme="minorHAnsi"/>
              <w:noProof/>
              <w:lang w:eastAsia="ja-JP"/>
            </w:rPr>
          </w:pPr>
          <w:r>
            <w:rPr>
              <w:noProof/>
            </w:rPr>
            <w:t>3.3.11.</w:t>
          </w:r>
          <w:r>
            <w:rPr>
              <w:rFonts w:asciiTheme="minorHAnsi" w:hAnsiTheme="minorHAnsi"/>
              <w:noProof/>
              <w:lang w:eastAsia="ja-JP"/>
            </w:rPr>
            <w:tab/>
          </w:r>
          <w:r>
            <w:rPr>
              <w:noProof/>
            </w:rPr>
            <w:t>mobile_login.html</w:t>
          </w:r>
          <w:r>
            <w:rPr>
              <w:noProof/>
            </w:rPr>
            <w:tab/>
          </w:r>
          <w:r>
            <w:rPr>
              <w:noProof/>
            </w:rPr>
            <w:fldChar w:fldCharType="begin"/>
          </w:r>
          <w:r>
            <w:rPr>
              <w:noProof/>
            </w:rPr>
            <w:instrText xml:space="preserve"> PAGEREF _Toc254509755 \h </w:instrText>
          </w:r>
          <w:r>
            <w:rPr>
              <w:noProof/>
            </w:rPr>
          </w:r>
          <w:r>
            <w:rPr>
              <w:noProof/>
            </w:rPr>
            <w:fldChar w:fldCharType="separate"/>
          </w:r>
          <w:r>
            <w:rPr>
              <w:noProof/>
            </w:rPr>
            <w:t>40</w:t>
          </w:r>
          <w:r>
            <w:rPr>
              <w:noProof/>
            </w:rPr>
            <w:fldChar w:fldCharType="end"/>
          </w:r>
        </w:p>
        <w:p w14:paraId="13BFDD75" w14:textId="77777777" w:rsidR="00F54D76" w:rsidRDefault="00F54D76">
          <w:pPr>
            <w:pStyle w:val="Inhopg4"/>
            <w:tabs>
              <w:tab w:val="left" w:pos="1628"/>
              <w:tab w:val="right" w:leader="dot" w:pos="9056"/>
            </w:tabs>
            <w:rPr>
              <w:rFonts w:asciiTheme="minorHAnsi" w:hAnsiTheme="minorHAnsi"/>
              <w:noProof/>
              <w:lang w:eastAsia="ja-JP"/>
            </w:rPr>
          </w:pPr>
          <w:r>
            <w:rPr>
              <w:noProof/>
            </w:rPr>
            <w:t>3.3.12.</w:t>
          </w:r>
          <w:r>
            <w:rPr>
              <w:rFonts w:asciiTheme="minorHAnsi" w:hAnsiTheme="minorHAnsi"/>
              <w:noProof/>
              <w:lang w:eastAsia="ja-JP"/>
            </w:rPr>
            <w:tab/>
          </w:r>
          <w:r>
            <w:rPr>
              <w:noProof/>
            </w:rPr>
            <w:t>mobile_remove.html</w:t>
          </w:r>
          <w:r>
            <w:rPr>
              <w:noProof/>
            </w:rPr>
            <w:tab/>
          </w:r>
          <w:r>
            <w:rPr>
              <w:noProof/>
            </w:rPr>
            <w:fldChar w:fldCharType="begin"/>
          </w:r>
          <w:r>
            <w:rPr>
              <w:noProof/>
            </w:rPr>
            <w:instrText xml:space="preserve"> PAGEREF _Toc254509756 \h </w:instrText>
          </w:r>
          <w:r>
            <w:rPr>
              <w:noProof/>
            </w:rPr>
          </w:r>
          <w:r>
            <w:rPr>
              <w:noProof/>
            </w:rPr>
            <w:fldChar w:fldCharType="separate"/>
          </w:r>
          <w:r>
            <w:rPr>
              <w:noProof/>
            </w:rPr>
            <w:t>41</w:t>
          </w:r>
          <w:r>
            <w:rPr>
              <w:noProof/>
            </w:rPr>
            <w:fldChar w:fldCharType="end"/>
          </w:r>
        </w:p>
        <w:p w14:paraId="429F9697" w14:textId="77777777" w:rsidR="00F54D76" w:rsidRDefault="00F54D76">
          <w:pPr>
            <w:pStyle w:val="Inhopg4"/>
            <w:tabs>
              <w:tab w:val="left" w:pos="1628"/>
              <w:tab w:val="right" w:leader="dot" w:pos="9056"/>
            </w:tabs>
            <w:rPr>
              <w:rFonts w:asciiTheme="minorHAnsi" w:hAnsiTheme="minorHAnsi"/>
              <w:noProof/>
              <w:lang w:eastAsia="ja-JP"/>
            </w:rPr>
          </w:pPr>
          <w:r>
            <w:rPr>
              <w:noProof/>
            </w:rPr>
            <w:lastRenderedPageBreak/>
            <w:t>3.3.13.</w:t>
          </w:r>
          <w:r>
            <w:rPr>
              <w:rFonts w:asciiTheme="minorHAnsi" w:hAnsiTheme="minorHAnsi"/>
              <w:noProof/>
              <w:lang w:eastAsia="ja-JP"/>
            </w:rPr>
            <w:tab/>
          </w:r>
          <w:r>
            <w:rPr>
              <w:noProof/>
            </w:rPr>
            <w:t>mobile_result.html</w:t>
          </w:r>
          <w:r>
            <w:rPr>
              <w:noProof/>
            </w:rPr>
            <w:tab/>
          </w:r>
          <w:r>
            <w:rPr>
              <w:noProof/>
            </w:rPr>
            <w:fldChar w:fldCharType="begin"/>
          </w:r>
          <w:r>
            <w:rPr>
              <w:noProof/>
            </w:rPr>
            <w:instrText xml:space="preserve"> PAGEREF _Toc254509757 \h </w:instrText>
          </w:r>
          <w:r>
            <w:rPr>
              <w:noProof/>
            </w:rPr>
          </w:r>
          <w:r>
            <w:rPr>
              <w:noProof/>
            </w:rPr>
            <w:fldChar w:fldCharType="separate"/>
          </w:r>
          <w:r>
            <w:rPr>
              <w:noProof/>
            </w:rPr>
            <w:t>42</w:t>
          </w:r>
          <w:r>
            <w:rPr>
              <w:noProof/>
            </w:rPr>
            <w:fldChar w:fldCharType="end"/>
          </w:r>
        </w:p>
        <w:p w14:paraId="7F60E476" w14:textId="77777777" w:rsidR="00F54D76" w:rsidRDefault="00F54D76">
          <w:pPr>
            <w:pStyle w:val="Inhopg4"/>
            <w:tabs>
              <w:tab w:val="left" w:pos="1628"/>
              <w:tab w:val="right" w:leader="dot" w:pos="9056"/>
            </w:tabs>
            <w:rPr>
              <w:rFonts w:asciiTheme="minorHAnsi" w:hAnsiTheme="minorHAnsi"/>
              <w:noProof/>
              <w:lang w:eastAsia="ja-JP"/>
            </w:rPr>
          </w:pPr>
          <w:r>
            <w:rPr>
              <w:noProof/>
            </w:rPr>
            <w:t>3.3.14.</w:t>
          </w:r>
          <w:r>
            <w:rPr>
              <w:rFonts w:asciiTheme="minorHAnsi" w:hAnsiTheme="minorHAnsi"/>
              <w:noProof/>
              <w:lang w:eastAsia="ja-JP"/>
            </w:rPr>
            <w:tab/>
          </w:r>
          <w:r>
            <w:rPr>
              <w:noProof/>
            </w:rPr>
            <w:t>mobile_sorry.html</w:t>
          </w:r>
          <w:r>
            <w:rPr>
              <w:noProof/>
            </w:rPr>
            <w:tab/>
          </w:r>
          <w:r>
            <w:rPr>
              <w:noProof/>
            </w:rPr>
            <w:fldChar w:fldCharType="begin"/>
          </w:r>
          <w:r>
            <w:rPr>
              <w:noProof/>
            </w:rPr>
            <w:instrText xml:space="preserve"> PAGEREF _Toc254509758 \h </w:instrText>
          </w:r>
          <w:r>
            <w:rPr>
              <w:noProof/>
            </w:rPr>
          </w:r>
          <w:r>
            <w:rPr>
              <w:noProof/>
            </w:rPr>
            <w:fldChar w:fldCharType="separate"/>
          </w:r>
          <w:r>
            <w:rPr>
              <w:noProof/>
            </w:rPr>
            <w:t>43</w:t>
          </w:r>
          <w:r>
            <w:rPr>
              <w:noProof/>
            </w:rPr>
            <w:fldChar w:fldCharType="end"/>
          </w:r>
        </w:p>
        <w:p w14:paraId="43297941" w14:textId="77777777" w:rsidR="00F54D76" w:rsidRDefault="00F54D76">
          <w:pPr>
            <w:pStyle w:val="Inhopg4"/>
            <w:tabs>
              <w:tab w:val="left" w:pos="1628"/>
              <w:tab w:val="right" w:leader="dot" w:pos="9056"/>
            </w:tabs>
            <w:rPr>
              <w:rFonts w:asciiTheme="minorHAnsi" w:hAnsiTheme="minorHAnsi"/>
              <w:noProof/>
              <w:lang w:eastAsia="ja-JP"/>
            </w:rPr>
          </w:pPr>
          <w:r>
            <w:rPr>
              <w:noProof/>
            </w:rPr>
            <w:t>3.3.15.</w:t>
          </w:r>
          <w:r>
            <w:rPr>
              <w:rFonts w:asciiTheme="minorHAnsi" w:hAnsiTheme="minorHAnsi"/>
              <w:noProof/>
              <w:lang w:eastAsia="ja-JP"/>
            </w:rPr>
            <w:tab/>
          </w:r>
          <w:r>
            <w:rPr>
              <w:noProof/>
            </w:rPr>
            <w:t>mobile_upload_succes.html</w:t>
          </w:r>
          <w:r>
            <w:rPr>
              <w:noProof/>
            </w:rPr>
            <w:tab/>
          </w:r>
          <w:r>
            <w:rPr>
              <w:noProof/>
            </w:rPr>
            <w:fldChar w:fldCharType="begin"/>
          </w:r>
          <w:r>
            <w:rPr>
              <w:noProof/>
            </w:rPr>
            <w:instrText xml:space="preserve"> PAGEREF _Toc254509759 \h </w:instrText>
          </w:r>
          <w:r>
            <w:rPr>
              <w:noProof/>
            </w:rPr>
          </w:r>
          <w:r>
            <w:rPr>
              <w:noProof/>
            </w:rPr>
            <w:fldChar w:fldCharType="separate"/>
          </w:r>
          <w:r>
            <w:rPr>
              <w:noProof/>
            </w:rPr>
            <w:t>44</w:t>
          </w:r>
          <w:r>
            <w:rPr>
              <w:noProof/>
            </w:rPr>
            <w:fldChar w:fldCharType="end"/>
          </w:r>
        </w:p>
        <w:p w14:paraId="291D8C28" w14:textId="77777777" w:rsidR="00F54D76" w:rsidRDefault="00F54D76">
          <w:pPr>
            <w:pStyle w:val="Inhopg4"/>
            <w:tabs>
              <w:tab w:val="left" w:pos="1628"/>
              <w:tab w:val="right" w:leader="dot" w:pos="9056"/>
            </w:tabs>
            <w:rPr>
              <w:rFonts w:asciiTheme="minorHAnsi" w:hAnsiTheme="minorHAnsi"/>
              <w:noProof/>
              <w:lang w:eastAsia="ja-JP"/>
            </w:rPr>
          </w:pPr>
          <w:r>
            <w:rPr>
              <w:noProof/>
            </w:rPr>
            <w:t>3.3.16.</w:t>
          </w:r>
          <w:r>
            <w:rPr>
              <w:rFonts w:asciiTheme="minorHAnsi" w:hAnsiTheme="minorHAnsi"/>
              <w:noProof/>
              <w:lang w:eastAsia="ja-JP"/>
            </w:rPr>
            <w:tab/>
          </w:r>
          <w:r>
            <w:rPr>
              <w:noProof/>
            </w:rPr>
            <w:t>mobile_upload.html</w:t>
          </w:r>
          <w:r>
            <w:rPr>
              <w:noProof/>
            </w:rPr>
            <w:tab/>
          </w:r>
          <w:r>
            <w:rPr>
              <w:noProof/>
            </w:rPr>
            <w:fldChar w:fldCharType="begin"/>
          </w:r>
          <w:r>
            <w:rPr>
              <w:noProof/>
            </w:rPr>
            <w:instrText xml:space="preserve"> PAGEREF _Toc254509760 \h </w:instrText>
          </w:r>
          <w:r>
            <w:rPr>
              <w:noProof/>
            </w:rPr>
          </w:r>
          <w:r>
            <w:rPr>
              <w:noProof/>
            </w:rPr>
            <w:fldChar w:fldCharType="separate"/>
          </w:r>
          <w:r>
            <w:rPr>
              <w:noProof/>
            </w:rPr>
            <w:t>45</w:t>
          </w:r>
          <w:r>
            <w:rPr>
              <w:noProof/>
            </w:rPr>
            <w:fldChar w:fldCharType="end"/>
          </w:r>
        </w:p>
        <w:p w14:paraId="6D969054" w14:textId="77777777" w:rsidR="00F54D76" w:rsidRDefault="00F54D76">
          <w:pPr>
            <w:pStyle w:val="Inhopg4"/>
            <w:tabs>
              <w:tab w:val="left" w:pos="1628"/>
              <w:tab w:val="right" w:leader="dot" w:pos="9056"/>
            </w:tabs>
            <w:rPr>
              <w:rFonts w:asciiTheme="minorHAnsi" w:hAnsiTheme="minorHAnsi"/>
              <w:noProof/>
              <w:lang w:eastAsia="ja-JP"/>
            </w:rPr>
          </w:pPr>
          <w:r>
            <w:rPr>
              <w:noProof/>
            </w:rPr>
            <w:t>3.3.17.</w:t>
          </w:r>
          <w:r>
            <w:rPr>
              <w:rFonts w:asciiTheme="minorHAnsi" w:hAnsiTheme="minorHAnsi"/>
              <w:noProof/>
              <w:lang w:eastAsia="ja-JP"/>
            </w:rPr>
            <w:tab/>
          </w:r>
          <w:r>
            <w:rPr>
              <w:noProof/>
            </w:rPr>
            <w:t>mobile_welcome.html</w:t>
          </w:r>
          <w:r>
            <w:rPr>
              <w:noProof/>
            </w:rPr>
            <w:tab/>
          </w:r>
          <w:r>
            <w:rPr>
              <w:noProof/>
            </w:rPr>
            <w:fldChar w:fldCharType="begin"/>
          </w:r>
          <w:r>
            <w:rPr>
              <w:noProof/>
            </w:rPr>
            <w:instrText xml:space="preserve"> PAGEREF _Toc254509761 \h </w:instrText>
          </w:r>
          <w:r>
            <w:rPr>
              <w:noProof/>
            </w:rPr>
          </w:r>
          <w:r>
            <w:rPr>
              <w:noProof/>
            </w:rPr>
            <w:fldChar w:fldCharType="separate"/>
          </w:r>
          <w:r>
            <w:rPr>
              <w:noProof/>
            </w:rPr>
            <w:t>46</w:t>
          </w:r>
          <w:r>
            <w:rPr>
              <w:noProof/>
            </w:rPr>
            <w:fldChar w:fldCharType="end"/>
          </w:r>
        </w:p>
        <w:p w14:paraId="442BD064" w14:textId="77777777" w:rsidR="00F54D76" w:rsidRDefault="00F54D76">
          <w:pPr>
            <w:pStyle w:val="Inhopg4"/>
            <w:tabs>
              <w:tab w:val="left" w:pos="1628"/>
              <w:tab w:val="right" w:leader="dot" w:pos="9056"/>
            </w:tabs>
            <w:rPr>
              <w:rFonts w:asciiTheme="minorHAnsi" w:hAnsiTheme="minorHAnsi"/>
              <w:noProof/>
              <w:lang w:eastAsia="ja-JP"/>
            </w:rPr>
          </w:pPr>
          <w:r>
            <w:rPr>
              <w:noProof/>
            </w:rPr>
            <w:t>3.3.18.</w:t>
          </w:r>
          <w:r>
            <w:rPr>
              <w:rFonts w:asciiTheme="minorHAnsi" w:hAnsiTheme="minorHAnsi"/>
              <w:noProof/>
              <w:lang w:eastAsia="ja-JP"/>
            </w:rPr>
            <w:tab/>
          </w:r>
          <w:r>
            <w:rPr>
              <w:noProof/>
            </w:rPr>
            <w:t>mobile.html</w:t>
          </w:r>
          <w:r>
            <w:rPr>
              <w:noProof/>
            </w:rPr>
            <w:tab/>
          </w:r>
          <w:r>
            <w:rPr>
              <w:noProof/>
            </w:rPr>
            <w:fldChar w:fldCharType="begin"/>
          </w:r>
          <w:r>
            <w:rPr>
              <w:noProof/>
            </w:rPr>
            <w:instrText xml:space="preserve"> PAGEREF _Toc254509762 \h </w:instrText>
          </w:r>
          <w:r>
            <w:rPr>
              <w:noProof/>
            </w:rPr>
          </w:r>
          <w:r>
            <w:rPr>
              <w:noProof/>
            </w:rPr>
            <w:fldChar w:fldCharType="separate"/>
          </w:r>
          <w:r>
            <w:rPr>
              <w:noProof/>
            </w:rPr>
            <w:t>47</w:t>
          </w:r>
          <w:r>
            <w:rPr>
              <w:noProof/>
            </w:rPr>
            <w:fldChar w:fldCharType="end"/>
          </w:r>
        </w:p>
        <w:p w14:paraId="5FE65921"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3.4.</w:t>
          </w:r>
          <w:r>
            <w:rPr>
              <w:rFonts w:asciiTheme="minorHAnsi" w:hAnsiTheme="minorHAnsi"/>
              <w:noProof/>
              <w:lang w:eastAsia="ja-JP"/>
            </w:rPr>
            <w:tab/>
          </w:r>
          <w:r w:rsidRPr="009C70E4">
            <w:rPr>
              <w:noProof/>
              <w:lang w:val="en-GB"/>
            </w:rPr>
            <w:t>Perl</w:t>
          </w:r>
          <w:r>
            <w:rPr>
              <w:noProof/>
            </w:rPr>
            <w:tab/>
          </w:r>
          <w:r>
            <w:rPr>
              <w:noProof/>
            </w:rPr>
            <w:fldChar w:fldCharType="begin"/>
          </w:r>
          <w:r>
            <w:rPr>
              <w:noProof/>
            </w:rPr>
            <w:instrText xml:space="preserve"> PAGEREF _Toc254509763 \h </w:instrText>
          </w:r>
          <w:r>
            <w:rPr>
              <w:noProof/>
            </w:rPr>
          </w:r>
          <w:r>
            <w:rPr>
              <w:noProof/>
            </w:rPr>
            <w:fldChar w:fldCharType="separate"/>
          </w:r>
          <w:r>
            <w:rPr>
              <w:noProof/>
            </w:rPr>
            <w:t>49</w:t>
          </w:r>
          <w:r>
            <w:rPr>
              <w:noProof/>
            </w:rPr>
            <w:fldChar w:fldCharType="end"/>
          </w:r>
        </w:p>
        <w:p w14:paraId="22F627CC" w14:textId="77777777" w:rsidR="00F54D76" w:rsidRDefault="00F54D76">
          <w:pPr>
            <w:pStyle w:val="Inhopg4"/>
            <w:tabs>
              <w:tab w:val="left" w:pos="1507"/>
              <w:tab w:val="right" w:leader="dot" w:pos="9056"/>
            </w:tabs>
            <w:rPr>
              <w:rFonts w:asciiTheme="minorHAnsi" w:hAnsiTheme="minorHAnsi"/>
              <w:noProof/>
              <w:lang w:eastAsia="ja-JP"/>
            </w:rPr>
          </w:pPr>
          <w:r>
            <w:rPr>
              <w:noProof/>
            </w:rPr>
            <w:t>3.4.1.</w:t>
          </w:r>
          <w:r>
            <w:rPr>
              <w:rFonts w:asciiTheme="minorHAnsi" w:hAnsiTheme="minorHAnsi"/>
              <w:noProof/>
              <w:lang w:eastAsia="ja-JP"/>
            </w:rPr>
            <w:tab/>
          </w:r>
          <w:r>
            <w:rPr>
              <w:noProof/>
            </w:rPr>
            <w:t>splitter.pl [&amp;]</w:t>
          </w:r>
          <w:r>
            <w:rPr>
              <w:noProof/>
            </w:rPr>
            <w:tab/>
          </w:r>
          <w:r>
            <w:rPr>
              <w:noProof/>
            </w:rPr>
            <w:fldChar w:fldCharType="begin"/>
          </w:r>
          <w:r>
            <w:rPr>
              <w:noProof/>
            </w:rPr>
            <w:instrText xml:space="preserve"> PAGEREF _Toc254509764 \h </w:instrText>
          </w:r>
          <w:r>
            <w:rPr>
              <w:noProof/>
            </w:rPr>
          </w:r>
          <w:r>
            <w:rPr>
              <w:noProof/>
            </w:rPr>
            <w:fldChar w:fldCharType="separate"/>
          </w:r>
          <w:r>
            <w:rPr>
              <w:noProof/>
            </w:rPr>
            <w:t>49</w:t>
          </w:r>
          <w:r>
            <w:rPr>
              <w:noProof/>
            </w:rPr>
            <w:fldChar w:fldCharType="end"/>
          </w:r>
        </w:p>
        <w:p w14:paraId="58618AA9" w14:textId="77777777" w:rsidR="00F54D76" w:rsidRDefault="00F54D76">
          <w:pPr>
            <w:pStyle w:val="Inhopg4"/>
            <w:tabs>
              <w:tab w:val="left" w:pos="1507"/>
              <w:tab w:val="right" w:leader="dot" w:pos="9056"/>
            </w:tabs>
            <w:rPr>
              <w:rFonts w:asciiTheme="minorHAnsi" w:hAnsiTheme="minorHAnsi"/>
              <w:noProof/>
              <w:lang w:eastAsia="ja-JP"/>
            </w:rPr>
          </w:pPr>
          <w:r>
            <w:rPr>
              <w:noProof/>
            </w:rPr>
            <w:t>3.4.2.</w:t>
          </w:r>
          <w:r>
            <w:rPr>
              <w:rFonts w:asciiTheme="minorHAnsi" w:hAnsiTheme="minorHAnsi"/>
              <w:noProof/>
              <w:lang w:eastAsia="ja-JP"/>
            </w:rPr>
            <w:tab/>
          </w:r>
          <w:r>
            <w:rPr>
              <w:noProof/>
            </w:rPr>
            <w:t>traindata.pl [&amp;]</w:t>
          </w:r>
          <w:r>
            <w:rPr>
              <w:noProof/>
            </w:rPr>
            <w:tab/>
          </w:r>
          <w:r>
            <w:rPr>
              <w:noProof/>
            </w:rPr>
            <w:fldChar w:fldCharType="begin"/>
          </w:r>
          <w:r>
            <w:rPr>
              <w:noProof/>
            </w:rPr>
            <w:instrText xml:space="preserve"> PAGEREF _Toc254509765 \h </w:instrText>
          </w:r>
          <w:r>
            <w:rPr>
              <w:noProof/>
            </w:rPr>
          </w:r>
          <w:r>
            <w:rPr>
              <w:noProof/>
            </w:rPr>
            <w:fldChar w:fldCharType="separate"/>
          </w:r>
          <w:r>
            <w:rPr>
              <w:noProof/>
            </w:rPr>
            <w:t>52</w:t>
          </w:r>
          <w:r>
            <w:rPr>
              <w:noProof/>
            </w:rPr>
            <w:fldChar w:fldCharType="end"/>
          </w:r>
        </w:p>
        <w:p w14:paraId="31114F29"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3.4.3.</w:t>
          </w:r>
          <w:r>
            <w:rPr>
              <w:rFonts w:asciiTheme="minorHAnsi" w:hAnsiTheme="minorHAnsi"/>
              <w:noProof/>
              <w:lang w:eastAsia="ja-JP"/>
            </w:rPr>
            <w:tab/>
          </w:r>
          <w:r w:rsidRPr="009C70E4">
            <w:rPr>
              <w:noProof/>
              <w:lang w:val="en-US"/>
            </w:rPr>
            <w:t>traindata2.pl [&amp;]</w:t>
          </w:r>
          <w:r>
            <w:rPr>
              <w:noProof/>
            </w:rPr>
            <w:tab/>
          </w:r>
          <w:r>
            <w:rPr>
              <w:noProof/>
            </w:rPr>
            <w:fldChar w:fldCharType="begin"/>
          </w:r>
          <w:r>
            <w:rPr>
              <w:noProof/>
            </w:rPr>
            <w:instrText xml:space="preserve"> PAGEREF _Toc254509766 \h </w:instrText>
          </w:r>
          <w:r>
            <w:rPr>
              <w:noProof/>
            </w:rPr>
          </w:r>
          <w:r>
            <w:rPr>
              <w:noProof/>
            </w:rPr>
            <w:fldChar w:fldCharType="separate"/>
          </w:r>
          <w:r>
            <w:rPr>
              <w:noProof/>
            </w:rPr>
            <w:t>54</w:t>
          </w:r>
          <w:r>
            <w:rPr>
              <w:noProof/>
            </w:rPr>
            <w:fldChar w:fldCharType="end"/>
          </w:r>
        </w:p>
        <w:p w14:paraId="0016A29A"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3.5.</w:t>
          </w:r>
          <w:r>
            <w:rPr>
              <w:rFonts w:asciiTheme="minorHAnsi" w:hAnsiTheme="minorHAnsi"/>
              <w:noProof/>
              <w:lang w:eastAsia="ja-JP"/>
            </w:rPr>
            <w:tab/>
          </w:r>
          <w:r w:rsidRPr="009C70E4">
            <w:rPr>
              <w:noProof/>
              <w:lang w:val="en-GB"/>
            </w:rPr>
            <w:t>Python for training</w:t>
          </w:r>
          <w:r>
            <w:rPr>
              <w:noProof/>
            </w:rPr>
            <w:tab/>
          </w:r>
          <w:r>
            <w:rPr>
              <w:noProof/>
            </w:rPr>
            <w:fldChar w:fldCharType="begin"/>
          </w:r>
          <w:r>
            <w:rPr>
              <w:noProof/>
            </w:rPr>
            <w:instrText xml:space="preserve"> PAGEREF _Toc254509767 \h </w:instrText>
          </w:r>
          <w:r>
            <w:rPr>
              <w:noProof/>
            </w:rPr>
          </w:r>
          <w:r>
            <w:rPr>
              <w:noProof/>
            </w:rPr>
            <w:fldChar w:fldCharType="separate"/>
          </w:r>
          <w:r>
            <w:rPr>
              <w:noProof/>
            </w:rPr>
            <w:t>56</w:t>
          </w:r>
          <w:r>
            <w:rPr>
              <w:noProof/>
            </w:rPr>
            <w:fldChar w:fldCharType="end"/>
          </w:r>
        </w:p>
        <w:p w14:paraId="7F68A517" w14:textId="77777777" w:rsidR="00F54D76" w:rsidRDefault="00F54D76">
          <w:pPr>
            <w:pStyle w:val="Inhopg4"/>
            <w:tabs>
              <w:tab w:val="left" w:pos="1507"/>
              <w:tab w:val="right" w:leader="dot" w:pos="9056"/>
            </w:tabs>
            <w:rPr>
              <w:rFonts w:asciiTheme="minorHAnsi" w:hAnsiTheme="minorHAnsi"/>
              <w:noProof/>
              <w:lang w:eastAsia="ja-JP"/>
            </w:rPr>
          </w:pPr>
          <w:r>
            <w:rPr>
              <w:noProof/>
            </w:rPr>
            <w:t>3.5.1.</w:t>
          </w:r>
          <w:r>
            <w:rPr>
              <w:rFonts w:asciiTheme="minorHAnsi" w:hAnsiTheme="minorHAnsi"/>
              <w:noProof/>
              <w:lang w:eastAsia="ja-JP"/>
            </w:rPr>
            <w:tab/>
          </w:r>
          <w:r>
            <w:rPr>
              <w:noProof/>
            </w:rPr>
            <w:t>Offlickr.py [*]</w:t>
          </w:r>
          <w:r>
            <w:rPr>
              <w:noProof/>
            </w:rPr>
            <w:tab/>
          </w:r>
          <w:r>
            <w:rPr>
              <w:noProof/>
            </w:rPr>
            <w:fldChar w:fldCharType="begin"/>
          </w:r>
          <w:r>
            <w:rPr>
              <w:noProof/>
            </w:rPr>
            <w:instrText xml:space="preserve"> PAGEREF _Toc254509768 \h </w:instrText>
          </w:r>
          <w:r>
            <w:rPr>
              <w:noProof/>
            </w:rPr>
          </w:r>
          <w:r>
            <w:rPr>
              <w:noProof/>
            </w:rPr>
            <w:fldChar w:fldCharType="separate"/>
          </w:r>
          <w:r>
            <w:rPr>
              <w:noProof/>
            </w:rPr>
            <w:t>56</w:t>
          </w:r>
          <w:r>
            <w:rPr>
              <w:noProof/>
            </w:rPr>
            <w:fldChar w:fldCharType="end"/>
          </w:r>
        </w:p>
        <w:p w14:paraId="6C925791" w14:textId="77777777" w:rsidR="00F54D76" w:rsidRDefault="00F54D76">
          <w:pPr>
            <w:pStyle w:val="Inhopg4"/>
            <w:tabs>
              <w:tab w:val="left" w:pos="1507"/>
              <w:tab w:val="right" w:leader="dot" w:pos="9056"/>
            </w:tabs>
            <w:rPr>
              <w:rFonts w:asciiTheme="minorHAnsi" w:hAnsiTheme="minorHAnsi"/>
              <w:noProof/>
              <w:lang w:eastAsia="ja-JP"/>
            </w:rPr>
          </w:pPr>
          <w:r>
            <w:rPr>
              <w:noProof/>
            </w:rPr>
            <w:t>3.5.2.</w:t>
          </w:r>
          <w:r>
            <w:rPr>
              <w:rFonts w:asciiTheme="minorHAnsi" w:hAnsiTheme="minorHAnsi"/>
              <w:noProof/>
              <w:lang w:eastAsia="ja-JP"/>
            </w:rPr>
            <w:tab/>
          </w:r>
          <w:r>
            <w:rPr>
              <w:noProof/>
            </w:rPr>
            <w:t>get_tags.py</w:t>
          </w:r>
          <w:r>
            <w:rPr>
              <w:noProof/>
            </w:rPr>
            <w:tab/>
          </w:r>
          <w:r>
            <w:rPr>
              <w:noProof/>
            </w:rPr>
            <w:fldChar w:fldCharType="begin"/>
          </w:r>
          <w:r>
            <w:rPr>
              <w:noProof/>
            </w:rPr>
            <w:instrText xml:space="preserve"> PAGEREF _Toc254509769 \h </w:instrText>
          </w:r>
          <w:r>
            <w:rPr>
              <w:noProof/>
            </w:rPr>
          </w:r>
          <w:r>
            <w:rPr>
              <w:noProof/>
            </w:rPr>
            <w:fldChar w:fldCharType="separate"/>
          </w:r>
          <w:r>
            <w:rPr>
              <w:noProof/>
            </w:rPr>
            <w:t>71</w:t>
          </w:r>
          <w:r>
            <w:rPr>
              <w:noProof/>
            </w:rPr>
            <w:fldChar w:fldCharType="end"/>
          </w:r>
        </w:p>
        <w:p w14:paraId="45365906"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3.5.3.</w:t>
          </w:r>
          <w:r>
            <w:rPr>
              <w:rFonts w:asciiTheme="minorHAnsi" w:hAnsiTheme="minorHAnsi"/>
              <w:noProof/>
              <w:lang w:eastAsia="ja-JP"/>
            </w:rPr>
            <w:tab/>
          </w:r>
          <w:r w:rsidRPr="009C70E4">
            <w:rPr>
              <w:noProof/>
              <w:lang w:val="en-US"/>
            </w:rPr>
            <w:t>add_columns.py</w:t>
          </w:r>
          <w:r>
            <w:rPr>
              <w:noProof/>
            </w:rPr>
            <w:tab/>
          </w:r>
          <w:r>
            <w:rPr>
              <w:noProof/>
            </w:rPr>
            <w:fldChar w:fldCharType="begin"/>
          </w:r>
          <w:r>
            <w:rPr>
              <w:noProof/>
            </w:rPr>
            <w:instrText xml:space="preserve"> PAGEREF _Toc254509770 \h </w:instrText>
          </w:r>
          <w:r>
            <w:rPr>
              <w:noProof/>
            </w:rPr>
          </w:r>
          <w:r>
            <w:rPr>
              <w:noProof/>
            </w:rPr>
            <w:fldChar w:fldCharType="separate"/>
          </w:r>
          <w:r>
            <w:rPr>
              <w:noProof/>
            </w:rPr>
            <w:t>73</w:t>
          </w:r>
          <w:r>
            <w:rPr>
              <w:noProof/>
            </w:rPr>
            <w:fldChar w:fldCharType="end"/>
          </w:r>
        </w:p>
        <w:p w14:paraId="5102250D" w14:textId="77777777" w:rsidR="00F54D76" w:rsidRDefault="00F54D76">
          <w:pPr>
            <w:pStyle w:val="Inhopg4"/>
            <w:tabs>
              <w:tab w:val="left" w:pos="1507"/>
              <w:tab w:val="right" w:leader="dot" w:pos="9056"/>
            </w:tabs>
            <w:rPr>
              <w:rFonts w:asciiTheme="minorHAnsi" w:hAnsiTheme="minorHAnsi"/>
              <w:noProof/>
              <w:lang w:eastAsia="ja-JP"/>
            </w:rPr>
          </w:pPr>
          <w:r>
            <w:rPr>
              <w:noProof/>
            </w:rPr>
            <w:t>3.5.4.</w:t>
          </w:r>
          <w:r>
            <w:rPr>
              <w:rFonts w:asciiTheme="minorHAnsi" w:hAnsiTheme="minorHAnsi"/>
              <w:noProof/>
              <w:lang w:eastAsia="ja-JP"/>
            </w:rPr>
            <w:tab/>
          </w:r>
          <w:r>
            <w:rPr>
              <w:noProof/>
            </w:rPr>
            <w:t>combine_files.py</w:t>
          </w:r>
          <w:r>
            <w:rPr>
              <w:noProof/>
            </w:rPr>
            <w:tab/>
          </w:r>
          <w:r>
            <w:rPr>
              <w:noProof/>
            </w:rPr>
            <w:fldChar w:fldCharType="begin"/>
          </w:r>
          <w:r>
            <w:rPr>
              <w:noProof/>
            </w:rPr>
            <w:instrText xml:space="preserve"> PAGEREF _Toc254509771 \h </w:instrText>
          </w:r>
          <w:r>
            <w:rPr>
              <w:noProof/>
            </w:rPr>
          </w:r>
          <w:r>
            <w:rPr>
              <w:noProof/>
            </w:rPr>
            <w:fldChar w:fldCharType="separate"/>
          </w:r>
          <w:r>
            <w:rPr>
              <w:noProof/>
            </w:rPr>
            <w:t>75</w:t>
          </w:r>
          <w:r>
            <w:rPr>
              <w:noProof/>
            </w:rPr>
            <w:fldChar w:fldCharType="end"/>
          </w:r>
        </w:p>
        <w:p w14:paraId="5A5456D0"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3.5.5.</w:t>
          </w:r>
          <w:r>
            <w:rPr>
              <w:rFonts w:asciiTheme="minorHAnsi" w:hAnsiTheme="minorHAnsi"/>
              <w:noProof/>
              <w:lang w:eastAsia="ja-JP"/>
            </w:rPr>
            <w:tab/>
          </w:r>
          <w:r w:rsidRPr="009C70E4">
            <w:rPr>
              <w:noProof/>
              <w:lang w:val="en-US"/>
            </w:rPr>
            <w:t>complete_columns.py</w:t>
          </w:r>
          <w:r>
            <w:rPr>
              <w:noProof/>
            </w:rPr>
            <w:tab/>
          </w:r>
          <w:r>
            <w:rPr>
              <w:noProof/>
            </w:rPr>
            <w:fldChar w:fldCharType="begin"/>
          </w:r>
          <w:r>
            <w:rPr>
              <w:noProof/>
            </w:rPr>
            <w:instrText xml:space="preserve"> PAGEREF _Toc254509772 \h </w:instrText>
          </w:r>
          <w:r>
            <w:rPr>
              <w:noProof/>
            </w:rPr>
          </w:r>
          <w:r>
            <w:rPr>
              <w:noProof/>
            </w:rPr>
            <w:fldChar w:fldCharType="separate"/>
          </w:r>
          <w:r>
            <w:rPr>
              <w:noProof/>
            </w:rPr>
            <w:t>76</w:t>
          </w:r>
          <w:r>
            <w:rPr>
              <w:noProof/>
            </w:rPr>
            <w:fldChar w:fldCharType="end"/>
          </w:r>
        </w:p>
        <w:p w14:paraId="70934366"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3.6.</w:t>
          </w:r>
          <w:r>
            <w:rPr>
              <w:rFonts w:asciiTheme="minorHAnsi" w:hAnsiTheme="minorHAnsi"/>
              <w:noProof/>
              <w:lang w:eastAsia="ja-JP"/>
            </w:rPr>
            <w:tab/>
          </w:r>
          <w:r w:rsidRPr="009C70E4">
            <w:rPr>
              <w:noProof/>
              <w:lang w:val="en-GB"/>
            </w:rPr>
            <w:t>Python for website</w:t>
          </w:r>
          <w:r>
            <w:rPr>
              <w:noProof/>
            </w:rPr>
            <w:tab/>
          </w:r>
          <w:r>
            <w:rPr>
              <w:noProof/>
            </w:rPr>
            <w:fldChar w:fldCharType="begin"/>
          </w:r>
          <w:r>
            <w:rPr>
              <w:noProof/>
            </w:rPr>
            <w:instrText xml:space="preserve"> PAGEREF _Toc254509773 \h </w:instrText>
          </w:r>
          <w:r>
            <w:rPr>
              <w:noProof/>
            </w:rPr>
          </w:r>
          <w:r>
            <w:rPr>
              <w:noProof/>
            </w:rPr>
            <w:fldChar w:fldCharType="separate"/>
          </w:r>
          <w:r>
            <w:rPr>
              <w:noProof/>
            </w:rPr>
            <w:t>78</w:t>
          </w:r>
          <w:r>
            <w:rPr>
              <w:noProof/>
            </w:rPr>
            <w:fldChar w:fldCharType="end"/>
          </w:r>
        </w:p>
        <w:p w14:paraId="5C8D9817" w14:textId="77777777" w:rsidR="00F54D76" w:rsidRDefault="00F54D76">
          <w:pPr>
            <w:pStyle w:val="Inhopg4"/>
            <w:tabs>
              <w:tab w:val="left" w:pos="1507"/>
              <w:tab w:val="right" w:leader="dot" w:pos="9056"/>
            </w:tabs>
            <w:rPr>
              <w:rFonts w:asciiTheme="minorHAnsi" w:hAnsiTheme="minorHAnsi"/>
              <w:noProof/>
              <w:lang w:eastAsia="ja-JP"/>
            </w:rPr>
          </w:pPr>
          <w:r>
            <w:rPr>
              <w:noProof/>
            </w:rPr>
            <w:t>3.6.1.</w:t>
          </w:r>
          <w:r>
            <w:rPr>
              <w:rFonts w:asciiTheme="minorHAnsi" w:hAnsiTheme="minorHAnsi"/>
              <w:noProof/>
              <w:lang w:eastAsia="ja-JP"/>
            </w:rPr>
            <w:tab/>
          </w:r>
          <w:r>
            <w:rPr>
              <w:noProof/>
            </w:rPr>
            <w:t>forms.py</w:t>
          </w:r>
          <w:r>
            <w:rPr>
              <w:noProof/>
            </w:rPr>
            <w:tab/>
          </w:r>
          <w:r>
            <w:rPr>
              <w:noProof/>
            </w:rPr>
            <w:fldChar w:fldCharType="begin"/>
          </w:r>
          <w:r>
            <w:rPr>
              <w:noProof/>
            </w:rPr>
            <w:instrText xml:space="preserve"> PAGEREF _Toc254509774 \h </w:instrText>
          </w:r>
          <w:r>
            <w:rPr>
              <w:noProof/>
            </w:rPr>
          </w:r>
          <w:r>
            <w:rPr>
              <w:noProof/>
            </w:rPr>
            <w:fldChar w:fldCharType="separate"/>
          </w:r>
          <w:r>
            <w:rPr>
              <w:noProof/>
            </w:rPr>
            <w:t>78</w:t>
          </w:r>
          <w:r>
            <w:rPr>
              <w:noProof/>
            </w:rPr>
            <w:fldChar w:fldCharType="end"/>
          </w:r>
        </w:p>
        <w:p w14:paraId="3F1083E5" w14:textId="77777777" w:rsidR="00F54D76" w:rsidRDefault="00F54D76">
          <w:pPr>
            <w:pStyle w:val="Inhopg4"/>
            <w:tabs>
              <w:tab w:val="left" w:pos="1507"/>
              <w:tab w:val="right" w:leader="dot" w:pos="9056"/>
            </w:tabs>
            <w:rPr>
              <w:rFonts w:asciiTheme="minorHAnsi" w:hAnsiTheme="minorHAnsi"/>
              <w:noProof/>
              <w:lang w:eastAsia="ja-JP"/>
            </w:rPr>
          </w:pPr>
          <w:r>
            <w:rPr>
              <w:noProof/>
            </w:rPr>
            <w:t>3.6.2.</w:t>
          </w:r>
          <w:r>
            <w:rPr>
              <w:rFonts w:asciiTheme="minorHAnsi" w:hAnsiTheme="minorHAnsi"/>
              <w:noProof/>
              <w:lang w:eastAsia="ja-JP"/>
            </w:rPr>
            <w:tab/>
          </w:r>
          <w:r>
            <w:rPr>
              <w:noProof/>
            </w:rPr>
            <w:t>views.py</w:t>
          </w:r>
          <w:r>
            <w:rPr>
              <w:noProof/>
            </w:rPr>
            <w:tab/>
          </w:r>
          <w:r>
            <w:rPr>
              <w:noProof/>
            </w:rPr>
            <w:fldChar w:fldCharType="begin"/>
          </w:r>
          <w:r>
            <w:rPr>
              <w:noProof/>
            </w:rPr>
            <w:instrText xml:space="preserve"> PAGEREF _Toc254509775 \h </w:instrText>
          </w:r>
          <w:r>
            <w:rPr>
              <w:noProof/>
            </w:rPr>
          </w:r>
          <w:r>
            <w:rPr>
              <w:noProof/>
            </w:rPr>
            <w:fldChar w:fldCharType="separate"/>
          </w:r>
          <w:r>
            <w:rPr>
              <w:noProof/>
            </w:rPr>
            <w:t>79</w:t>
          </w:r>
          <w:r>
            <w:rPr>
              <w:noProof/>
            </w:rPr>
            <w:fldChar w:fldCharType="end"/>
          </w:r>
        </w:p>
        <w:p w14:paraId="44B307E1" w14:textId="77777777" w:rsidR="001464F4" w:rsidRPr="00E232EB" w:rsidRDefault="00311964" w:rsidP="00B056D7">
          <w:pPr>
            <w:rPr>
              <w:lang w:val="en-GB"/>
            </w:rPr>
          </w:pPr>
          <w:r>
            <w:rPr>
              <w:b/>
              <w:caps/>
              <w:sz w:val="22"/>
              <w:szCs w:val="22"/>
              <w:lang w:val="en-GB"/>
            </w:rPr>
            <w:fldChar w:fldCharType="end"/>
          </w:r>
        </w:p>
      </w:sdtContent>
    </w:sdt>
    <w:p w14:paraId="23421D7B" w14:textId="77777777" w:rsidR="001464F4" w:rsidRPr="00E232EB" w:rsidRDefault="001464F4" w:rsidP="00B056D7">
      <w:pPr>
        <w:pStyle w:val="Kop1"/>
        <w:rPr>
          <w:lang w:val="en-GB"/>
        </w:rPr>
      </w:pPr>
      <w:r w:rsidRPr="00E232EB">
        <w:rPr>
          <w:lang w:val="en-GB"/>
        </w:rPr>
        <w:br w:type="page"/>
      </w:r>
    </w:p>
    <w:p w14:paraId="3A71A9E3" w14:textId="77777777" w:rsidR="001464F4" w:rsidRPr="00E232EB" w:rsidRDefault="001464F4" w:rsidP="00B056D7">
      <w:pPr>
        <w:pStyle w:val="Kop1"/>
        <w:rPr>
          <w:lang w:val="en-GB"/>
        </w:rPr>
      </w:pPr>
      <w:bookmarkStart w:id="0" w:name="_Toc254509714"/>
      <w:r w:rsidRPr="00E232EB">
        <w:rPr>
          <w:lang w:val="en-GB"/>
        </w:rPr>
        <w:lastRenderedPageBreak/>
        <w:t>Introduction</w:t>
      </w:r>
      <w:bookmarkEnd w:id="0"/>
    </w:p>
    <w:p w14:paraId="358F37C4" w14:textId="31457531" w:rsidR="001464F4" w:rsidRPr="00E232EB" w:rsidRDefault="00A4087A" w:rsidP="00B056D7">
      <w:pPr>
        <w:pStyle w:val="Kop2"/>
        <w:rPr>
          <w:lang w:val="en-GB"/>
        </w:rPr>
      </w:pPr>
      <w:bookmarkStart w:id="1" w:name="_Toc254509715"/>
      <w:r>
        <w:rPr>
          <w:lang w:val="en-GB"/>
        </w:rPr>
        <w:t>Illegal trade in endangered orchids</w:t>
      </w:r>
      <w:bookmarkEnd w:id="1"/>
    </w:p>
    <w:p w14:paraId="73F03CE5" w14:textId="2EFED54F" w:rsidR="001464F4" w:rsidRPr="00E232EB" w:rsidRDefault="001464F4" w:rsidP="00B056D7">
      <w:pPr>
        <w:rPr>
          <w:lang w:val="en-GB"/>
        </w:rPr>
      </w:pPr>
      <w:r w:rsidRPr="00E232EB">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w:t>
      </w:r>
    </w:p>
    <w:p w14:paraId="625D148D" w14:textId="75C41078" w:rsidR="001464F4" w:rsidRPr="00E232EB" w:rsidRDefault="00E3296B" w:rsidP="00E07197">
      <w:pPr>
        <w:ind w:firstLine="708"/>
        <w:rPr>
          <w:lang w:val="en-GB"/>
        </w:rPr>
      </w:pPr>
      <w:r w:rsidRPr="00E232EB">
        <w:rPr>
          <w:lang w:val="en-GB"/>
        </w:rPr>
        <w:t>It is difficult to monitor the illegal trade of orchids b</w:t>
      </w:r>
      <w:r w:rsidR="001464F4" w:rsidRPr="00E232EB">
        <w:rPr>
          <w:lang w:val="en-GB"/>
        </w:rPr>
        <w:t xml:space="preserve">ecause some orchids look very </w:t>
      </w:r>
      <w:r w:rsidRPr="00E232EB">
        <w:rPr>
          <w:lang w:val="en-GB"/>
        </w:rPr>
        <w:t>similar to non-protected plants</w:t>
      </w:r>
      <w:r w:rsidR="0038083C">
        <w:rPr>
          <w:lang w:val="en-GB"/>
        </w:rPr>
        <w:t xml:space="preserve"> and so accurate identification can be very difficult</w:t>
      </w:r>
      <w:r w:rsidR="00953D42">
        <w:rPr>
          <w:lang w:val="en-GB"/>
        </w:rPr>
        <w:t>.</w:t>
      </w:r>
      <w:r w:rsidRPr="00E232EB">
        <w:rPr>
          <w:lang w:val="en-GB"/>
        </w:rPr>
        <w:t xml:space="preserve"> </w:t>
      </w:r>
      <w:r w:rsidR="00635D7C" w:rsidRPr="00E232EB">
        <w:rPr>
          <w:lang w:val="en-GB"/>
        </w:rPr>
        <w:t>To improve identification, software that can identify orchid</w:t>
      </w:r>
      <w:r w:rsidR="00E423CD" w:rsidRPr="00E232EB">
        <w:rPr>
          <w:lang w:val="en-GB"/>
        </w:rPr>
        <w:t>s from pictures of tubers, leaves</w:t>
      </w:r>
      <w:r w:rsidR="005317E1" w:rsidRPr="00E232EB">
        <w:rPr>
          <w:lang w:val="en-GB"/>
        </w:rPr>
        <w:t xml:space="preserve"> or flowers </w:t>
      </w:r>
      <w:r w:rsidR="0038083C">
        <w:rPr>
          <w:lang w:val="en-GB"/>
        </w:rPr>
        <w:t xml:space="preserve">could be </w:t>
      </w:r>
      <w:r w:rsidR="00953D42">
        <w:rPr>
          <w:lang w:val="en-GB"/>
        </w:rPr>
        <w:t xml:space="preserve">vital. </w:t>
      </w:r>
      <w:r w:rsidR="00235869">
        <w:rPr>
          <w:lang w:val="en-GB"/>
        </w:rPr>
        <w:t xml:space="preserve">This software </w:t>
      </w:r>
      <w:r w:rsidR="0038083C">
        <w:rPr>
          <w:lang w:val="en-GB"/>
        </w:rPr>
        <w:t>would in particular aid</w:t>
      </w:r>
      <w:r w:rsidR="00235869">
        <w:rPr>
          <w:lang w:val="en-GB"/>
        </w:rPr>
        <w:t xml:space="preserve"> custom officers and employees of nature conservation organizations involved in confiscating illegally traded material.</w:t>
      </w:r>
    </w:p>
    <w:p w14:paraId="27EA4CB3" w14:textId="27EED037" w:rsidR="001464F4" w:rsidRPr="00E232EB" w:rsidRDefault="00A4087A" w:rsidP="00B056D7">
      <w:pPr>
        <w:pStyle w:val="Kop2"/>
        <w:rPr>
          <w:lang w:val="en-GB"/>
        </w:rPr>
      </w:pPr>
      <w:bookmarkStart w:id="2" w:name="_Toc254509716"/>
      <w:r>
        <w:rPr>
          <w:lang w:val="en-GB"/>
        </w:rPr>
        <w:t>Slipper orchids</w:t>
      </w:r>
      <w:bookmarkEnd w:id="2"/>
    </w:p>
    <w:p w14:paraId="628D42F2" w14:textId="77777777" w:rsidR="001464F4" w:rsidRPr="00E232EB" w:rsidRDefault="00635D7C" w:rsidP="00B056D7">
      <w:pPr>
        <w:rPr>
          <w:lang w:val="en-GB"/>
        </w:rPr>
      </w:pPr>
      <w:r w:rsidRPr="00E232EB">
        <w:rPr>
          <w:lang w:val="en-GB"/>
        </w:rPr>
        <w:t>During this project the</w:t>
      </w:r>
      <w:r w:rsidR="001464F4" w:rsidRPr="00E232EB">
        <w:rPr>
          <w:lang w:val="en-GB"/>
        </w:rPr>
        <w:t xml:space="preserve"> focus </w:t>
      </w:r>
      <w:r w:rsidRPr="00E232EB">
        <w:rPr>
          <w:lang w:val="en-GB"/>
        </w:rPr>
        <w:t>is on</w:t>
      </w:r>
      <w:r w:rsidR="001464F4" w:rsidRPr="00E232EB">
        <w:rPr>
          <w:lang w:val="en-GB"/>
        </w:rPr>
        <w:t xml:space="preserve"> slipper orchids and orchids from which </w:t>
      </w:r>
      <w:r w:rsidR="001464F4" w:rsidRPr="00E232EB">
        <w:rPr>
          <w:i/>
          <w:lang w:val="en-GB"/>
        </w:rPr>
        <w:t xml:space="preserve">salep </w:t>
      </w:r>
      <w:r w:rsidR="001464F4" w:rsidRPr="00E232EB">
        <w:rPr>
          <w:lang w:val="en-GB"/>
        </w:rPr>
        <w:t>i</w:t>
      </w:r>
      <w:r w:rsidRPr="00E232EB">
        <w:rPr>
          <w:lang w:val="en-GB"/>
        </w:rPr>
        <w:t>s produced.</w:t>
      </w:r>
    </w:p>
    <w:p w14:paraId="3175FBD1" w14:textId="0F7ED8CE" w:rsidR="00A4087A" w:rsidRPr="00E232EB" w:rsidRDefault="001464F4" w:rsidP="00B056D7">
      <w:pPr>
        <w:rPr>
          <w:lang w:val="en-GB"/>
        </w:rPr>
      </w:pPr>
      <w:r w:rsidRPr="00E232EB">
        <w:rPr>
          <w:lang w:val="en-GB"/>
        </w:rPr>
        <w:t>In Europe and Asia the slipper orchids (</w:t>
      </w:r>
      <w:r w:rsidRPr="00E07197">
        <w:rPr>
          <w:lang w:val="en-GB"/>
        </w:rPr>
        <w:t>Cypripedioideae</w:t>
      </w:r>
      <w:r w:rsidRPr="00E232EB">
        <w:rPr>
          <w:lang w:val="en-GB"/>
        </w:rPr>
        <w:t xml:space="preserve">) are widely distributed between sea level up to 2000 m altitude. </w:t>
      </w:r>
      <w:r w:rsidR="0038083C">
        <w:rPr>
          <w:lang w:val="en-GB"/>
        </w:rPr>
        <w:t xml:space="preserve">They </w:t>
      </w:r>
      <w:r w:rsidRPr="00E232EB">
        <w:rPr>
          <w:lang w:val="en-GB"/>
        </w:rPr>
        <w:t>prefer to live in calcareous environments and are found in deciduous or mixed deciduous and coniferous woods. They grow best in light to deep shade. The slipper orchid is an herbaceous perennial plant species that</w:t>
      </w:r>
      <w:r w:rsidR="0038083C">
        <w:rPr>
          <w:lang w:val="en-GB"/>
        </w:rPr>
        <w:t xml:space="preserve"> has a long lifespan</w:t>
      </w:r>
      <w:r w:rsidRPr="00E232EB">
        <w:rPr>
          <w:lang w:val="en-GB"/>
        </w:rPr>
        <w:t>. It can grow up to 60 cm and each season the slipper orchid will produce new growths. Each stem of the orchid can contain 3 to 4 leaves that often have up</w:t>
      </w:r>
      <w:r w:rsidR="0038083C">
        <w:rPr>
          <w:lang w:val="en-GB"/>
        </w:rPr>
        <w:t xml:space="preserve">wardly </w:t>
      </w:r>
      <w:r w:rsidRPr="00E232EB">
        <w:rPr>
          <w:lang w:val="en-GB"/>
        </w:rPr>
        <w:t>curved sides. The flower stalk can be one-flowered or two-flowered with leaf-like bracts. The sepals and petals are rarely green but commonly brightly coloured. The</w:t>
      </w:r>
      <w:r w:rsidR="00875FCA" w:rsidRPr="00E232EB">
        <w:rPr>
          <w:lang w:val="en-GB"/>
        </w:rPr>
        <w:t>se sepals and petals</w:t>
      </w:r>
      <w:r w:rsidRPr="00E232EB">
        <w:rPr>
          <w:lang w:val="en-GB"/>
        </w:rPr>
        <w:t xml:space="preserve"> are also often twisted [4]. Slipper orchids are highly desired ornamentals.</w:t>
      </w:r>
    </w:p>
    <w:p w14:paraId="3D1BA7CA" w14:textId="591333D5" w:rsidR="001464F4" w:rsidRPr="00E232EB" w:rsidRDefault="001464F4" w:rsidP="00E07197">
      <w:pPr>
        <w:ind w:firstLine="708"/>
        <w:rPr>
          <w:lang w:val="en-GB"/>
        </w:rPr>
      </w:pPr>
      <w:r w:rsidRPr="00E232EB">
        <w:rPr>
          <w:lang w:val="en-GB"/>
        </w:rPr>
        <w:t xml:space="preserve">Ground orchid bulbs of the </w:t>
      </w:r>
      <w:r w:rsidRPr="00E07197">
        <w:rPr>
          <w:lang w:val="en-GB"/>
        </w:rPr>
        <w:t>Orchidoideae</w:t>
      </w:r>
      <w:r w:rsidRPr="00E232EB">
        <w:rPr>
          <w:lang w:val="en-GB"/>
        </w:rPr>
        <w:t xml:space="preserve">, also known as </w:t>
      </w:r>
      <w:r w:rsidRPr="00E232EB">
        <w:rPr>
          <w:i/>
          <w:lang w:val="en-GB"/>
        </w:rPr>
        <w:t>salep,</w:t>
      </w:r>
      <w:r w:rsidRPr="00E232EB">
        <w:rPr>
          <w:lang w:val="en-GB"/>
        </w:rPr>
        <w:t xml:space="preserve"> are very popular in Turkey. They are used to produce ice cream in summer and </w:t>
      </w:r>
      <w:r w:rsidR="0010140C">
        <w:rPr>
          <w:lang w:val="en-GB"/>
        </w:rPr>
        <w:t xml:space="preserve">hot </w:t>
      </w:r>
      <w:r w:rsidRPr="00E232EB">
        <w:rPr>
          <w:lang w:val="en-GB"/>
        </w:rPr>
        <w:t xml:space="preserve">drinks during winter. </w:t>
      </w:r>
      <w:r w:rsidRPr="00E232EB">
        <w:rPr>
          <w:i/>
          <w:lang w:val="en-GB"/>
        </w:rPr>
        <w:t xml:space="preserve">Salep </w:t>
      </w:r>
      <w:r w:rsidRPr="00E232EB">
        <w:rPr>
          <w:lang w:val="en-GB"/>
        </w:rPr>
        <w:t xml:space="preserve">is also used as medicine. In the early 1990s the trade of </w:t>
      </w:r>
      <w:r w:rsidRPr="00E232EB">
        <w:rPr>
          <w:i/>
          <w:lang w:val="en-GB"/>
        </w:rPr>
        <w:t>salep</w:t>
      </w:r>
      <w:r w:rsidRPr="00E232EB">
        <w:rPr>
          <w:lang w:val="en-GB"/>
        </w:rPr>
        <w:t xml:space="preserve"> increased strongly. </w:t>
      </w:r>
      <w:r w:rsidR="00A4087A">
        <w:rPr>
          <w:lang w:val="en-GB"/>
        </w:rPr>
        <w:t>O</w:t>
      </w:r>
      <w:r w:rsidRPr="00E232EB">
        <w:rPr>
          <w:lang w:val="en-GB"/>
        </w:rPr>
        <w:t>fficial statistics from the Turkish State Institute of Statistics show that the export between 1995 and 1999 was 282</w:t>
      </w:r>
      <w:r w:rsidR="00E423CD" w:rsidRPr="00E232EB">
        <w:rPr>
          <w:lang w:val="en-GB"/>
        </w:rPr>
        <w:t>.</w:t>
      </w:r>
      <w:r w:rsidRPr="00E232EB">
        <w:rPr>
          <w:lang w:val="en-GB"/>
        </w:rPr>
        <w:t xml:space="preserve">000 kg annually. </w:t>
      </w:r>
      <w:r w:rsidR="0038083C" w:rsidRPr="00E232EB">
        <w:rPr>
          <w:lang w:val="en-GB"/>
        </w:rPr>
        <w:t xml:space="preserve">To achieve this amount of </w:t>
      </w:r>
      <w:r w:rsidR="0038083C" w:rsidRPr="00E232EB">
        <w:rPr>
          <w:i/>
          <w:lang w:val="en-GB"/>
        </w:rPr>
        <w:t>salep</w:t>
      </w:r>
      <w:r w:rsidR="0038083C" w:rsidRPr="00E232EB">
        <w:rPr>
          <w:lang w:val="en-GB"/>
        </w:rPr>
        <w:t xml:space="preserve"> 9.825.000 – 19.650.000 bulbs are required.</w:t>
      </w:r>
      <w:r w:rsidR="0054453A">
        <w:rPr>
          <w:lang w:val="en-GB"/>
        </w:rPr>
        <w:t xml:space="preserve"> </w:t>
      </w:r>
      <w:r w:rsidRPr="00E232EB">
        <w:rPr>
          <w:lang w:val="en-GB"/>
        </w:rPr>
        <w:t xml:space="preserve">It is unknown if this information is related to pure </w:t>
      </w:r>
      <w:r w:rsidRPr="00E232EB">
        <w:rPr>
          <w:i/>
          <w:lang w:val="en-GB"/>
        </w:rPr>
        <w:t>salep</w:t>
      </w:r>
      <w:r w:rsidRPr="00E232EB">
        <w:rPr>
          <w:lang w:val="en-GB"/>
        </w:rPr>
        <w:t xml:space="preserve">, substitutes or mixtures. </w:t>
      </w:r>
      <w:r w:rsidR="0038083C">
        <w:rPr>
          <w:lang w:val="en-GB"/>
        </w:rPr>
        <w:t>However, a</w:t>
      </w:r>
      <w:r w:rsidR="00A4087A">
        <w:rPr>
          <w:lang w:val="en-GB"/>
        </w:rPr>
        <w:t>s t</w:t>
      </w:r>
      <w:r w:rsidRPr="00E232EB">
        <w:rPr>
          <w:lang w:val="en-GB"/>
        </w:rPr>
        <w:t xml:space="preserve">his is </w:t>
      </w:r>
      <w:r w:rsidR="00A4087A">
        <w:rPr>
          <w:lang w:val="en-GB"/>
        </w:rPr>
        <w:t>unsustainable,</w:t>
      </w:r>
      <w:r w:rsidRPr="00E232EB">
        <w:rPr>
          <w:lang w:val="en-GB"/>
        </w:rPr>
        <w:t xml:space="preserve"> laws </w:t>
      </w:r>
      <w:r w:rsidR="00A4087A">
        <w:rPr>
          <w:lang w:val="en-GB"/>
        </w:rPr>
        <w:t xml:space="preserve">have been </w:t>
      </w:r>
      <w:r w:rsidRPr="00E232EB">
        <w:rPr>
          <w:lang w:val="en-GB"/>
        </w:rPr>
        <w:t>established to protect these orchids. In Turkey there are three laws that would</w:t>
      </w:r>
      <w:r w:rsidR="00E3296B" w:rsidRPr="00E232EB">
        <w:rPr>
          <w:lang w:val="en-GB"/>
        </w:rPr>
        <w:t xml:space="preserve"> protect them</w:t>
      </w:r>
      <w:r w:rsidR="0038083C">
        <w:rPr>
          <w:lang w:val="en-GB"/>
        </w:rPr>
        <w:t>:</w:t>
      </w:r>
      <w:r w:rsidR="00E3296B" w:rsidRPr="00E232EB">
        <w:rPr>
          <w:lang w:val="en-GB"/>
        </w:rPr>
        <w:t xml:space="preserve"> The first law</w:t>
      </w:r>
      <w:r w:rsidRPr="00E232EB">
        <w:rPr>
          <w:lang w:val="en-GB"/>
        </w:rPr>
        <w:t xml:space="preserve"> is the Turkish Forest </w:t>
      </w:r>
      <w:r w:rsidR="0054453A" w:rsidRPr="00E232EB">
        <w:rPr>
          <w:lang w:val="en-GB"/>
        </w:rPr>
        <w:t>Law</w:t>
      </w:r>
      <w:r w:rsidR="0054453A">
        <w:rPr>
          <w:lang w:val="en-GB"/>
        </w:rPr>
        <w:t>, which</w:t>
      </w:r>
      <w:r w:rsidR="004B3CF7">
        <w:rPr>
          <w:lang w:val="en-GB"/>
        </w:rPr>
        <w:t xml:space="preserve"> </w:t>
      </w:r>
      <w:r w:rsidRPr="00E232EB">
        <w:rPr>
          <w:lang w:val="en-GB"/>
        </w:rPr>
        <w:t>regulates the use of non-wood forest products. In short this law states that it is forbidden to collect and remove</w:t>
      </w:r>
      <w:r w:rsidR="00E3296B" w:rsidRPr="00E232EB">
        <w:rPr>
          <w:lang w:val="en-GB"/>
        </w:rPr>
        <w:t xml:space="preserve"> any form of forest vegetation. The second </w:t>
      </w:r>
      <w:r w:rsidRPr="00E232EB">
        <w:rPr>
          <w:lang w:val="en-GB"/>
        </w:rPr>
        <w:t>law, the Turkish Law of Natural Parks</w:t>
      </w:r>
      <w:r w:rsidR="00020A25">
        <w:rPr>
          <w:lang w:val="en-GB"/>
        </w:rPr>
        <w:t>,</w:t>
      </w:r>
      <w:r w:rsidRPr="00E232EB">
        <w:rPr>
          <w:lang w:val="en-GB"/>
        </w:rPr>
        <w:t xml:space="preserve"> </w:t>
      </w:r>
      <w:r w:rsidR="0054453A" w:rsidRPr="00E232EB">
        <w:rPr>
          <w:lang w:val="en-GB"/>
        </w:rPr>
        <w:t>states</w:t>
      </w:r>
      <w:r w:rsidRPr="00E232EB">
        <w:rPr>
          <w:lang w:val="en-GB"/>
        </w:rPr>
        <w:t xml:space="preserve"> “The production of forest products, hunting and disturbing the natural balance is prohibited.” Since collecting </w:t>
      </w:r>
      <w:r w:rsidRPr="00E232EB">
        <w:rPr>
          <w:i/>
          <w:lang w:val="en-GB"/>
        </w:rPr>
        <w:t>salep</w:t>
      </w:r>
      <w:r w:rsidRPr="00E232EB">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E232EB">
        <w:rPr>
          <w:lang w:val="en-GB"/>
        </w:rPr>
        <w:t xml:space="preserve">this </w:t>
      </w:r>
      <w:r w:rsidRPr="00E232EB">
        <w:rPr>
          <w:lang w:val="en-GB"/>
        </w:rPr>
        <w:t xml:space="preserve">law </w:t>
      </w:r>
      <w:r w:rsidR="00A4087A">
        <w:rPr>
          <w:lang w:val="en-GB"/>
        </w:rPr>
        <w:t>suggests</w:t>
      </w:r>
      <w:r w:rsidRPr="00E232EB">
        <w:rPr>
          <w:lang w:val="en-GB"/>
        </w:rPr>
        <w:t>, this law regulates the production and the export of bulbs, roots and tubers of flowers. It also holds a list with species that may not be taken away from the wild for export [5].</w:t>
      </w:r>
      <w:r w:rsidR="00235869">
        <w:rPr>
          <w:lang w:val="en-GB"/>
        </w:rPr>
        <w:t xml:space="preserve"> </w:t>
      </w:r>
      <w:r w:rsidR="00B02759">
        <w:rPr>
          <w:lang w:val="en-GB"/>
        </w:rPr>
        <w:t xml:space="preserve">As mentioned earlier, the exact ingredients in </w:t>
      </w:r>
      <w:r w:rsidR="00B02759" w:rsidRPr="0054453A">
        <w:rPr>
          <w:i/>
          <w:lang w:val="en-GB"/>
        </w:rPr>
        <w:t>salep</w:t>
      </w:r>
      <w:r w:rsidR="00B02759">
        <w:rPr>
          <w:lang w:val="en-GB"/>
        </w:rPr>
        <w:t xml:space="preserve"> cannot be identified without molecular identification tools, therefore making it difficult to enforce these laws. </w:t>
      </w:r>
    </w:p>
    <w:p w14:paraId="6900CCEB" w14:textId="77777777" w:rsidR="001464F4" w:rsidRPr="00E232EB" w:rsidRDefault="002D5A7A" w:rsidP="00B056D7">
      <w:pPr>
        <w:pStyle w:val="Kop2"/>
        <w:rPr>
          <w:lang w:val="en-GB"/>
        </w:rPr>
      </w:pPr>
      <w:bookmarkStart w:id="3" w:name="_Toc254509717"/>
      <w:r w:rsidRPr="00E232EB">
        <w:rPr>
          <w:lang w:val="en-GB"/>
        </w:rPr>
        <w:t>How a</w:t>
      </w:r>
      <w:r w:rsidR="001464F4" w:rsidRPr="00E232EB">
        <w:rPr>
          <w:lang w:val="en-GB"/>
        </w:rPr>
        <w:t xml:space="preserve"> </w:t>
      </w:r>
      <w:r w:rsidRPr="00E232EB">
        <w:rPr>
          <w:lang w:val="en-GB"/>
        </w:rPr>
        <w:t xml:space="preserve">web </w:t>
      </w:r>
      <w:r w:rsidR="001464F4" w:rsidRPr="00E232EB">
        <w:rPr>
          <w:lang w:val="en-GB"/>
        </w:rPr>
        <w:t>app</w:t>
      </w:r>
      <w:r w:rsidRPr="00E232EB">
        <w:rPr>
          <w:lang w:val="en-GB"/>
        </w:rPr>
        <w:t>lication</w:t>
      </w:r>
      <w:r w:rsidR="001464F4" w:rsidRPr="00E232EB">
        <w:rPr>
          <w:lang w:val="en-GB"/>
        </w:rPr>
        <w:t xml:space="preserve"> c</w:t>
      </w:r>
      <w:r w:rsidR="00AA6E46" w:rsidRPr="00E232EB">
        <w:rPr>
          <w:lang w:val="en-GB"/>
        </w:rPr>
        <w:t>an</w:t>
      </w:r>
      <w:r w:rsidR="001464F4" w:rsidRPr="00E232EB">
        <w:rPr>
          <w:lang w:val="en-GB"/>
        </w:rPr>
        <w:t xml:space="preserve"> improve control in illegal orchid trade</w:t>
      </w:r>
      <w:bookmarkEnd w:id="3"/>
    </w:p>
    <w:p w14:paraId="5EC239B9" w14:textId="3E801996" w:rsidR="001464F4" w:rsidRPr="00E232EB" w:rsidRDefault="001464F4" w:rsidP="00B056D7">
      <w:pPr>
        <w:rPr>
          <w:lang w:val="en-GB"/>
        </w:rPr>
      </w:pPr>
      <w:r w:rsidRPr="00E232EB">
        <w:rPr>
          <w:lang w:val="en-GB"/>
        </w:rPr>
        <w:t>To make it easier to follow the trad</w:t>
      </w:r>
      <w:r w:rsidR="002D5A7A" w:rsidRPr="00E232EB">
        <w:rPr>
          <w:lang w:val="en-GB"/>
        </w:rPr>
        <w:t>e routes of orchid smuggling, a web</w:t>
      </w:r>
      <w:r w:rsidRPr="00E232EB">
        <w:rPr>
          <w:lang w:val="en-GB"/>
        </w:rPr>
        <w:t xml:space="preserve"> app</w:t>
      </w:r>
      <w:r w:rsidR="002D5A7A" w:rsidRPr="00E232EB">
        <w:rPr>
          <w:lang w:val="en-GB"/>
        </w:rPr>
        <w:t>lication</w:t>
      </w:r>
      <w:r w:rsidRPr="00E232EB">
        <w:rPr>
          <w:lang w:val="en-GB"/>
        </w:rPr>
        <w:t xml:space="preserve"> that can identify different orchid species would be handy. This app</w:t>
      </w:r>
      <w:r w:rsidR="002D5A7A" w:rsidRPr="00E232EB">
        <w:rPr>
          <w:lang w:val="en-GB"/>
        </w:rPr>
        <w:t>lication</w:t>
      </w:r>
      <w:r w:rsidRPr="00E232EB">
        <w:rPr>
          <w:lang w:val="en-GB"/>
        </w:rPr>
        <w:t xml:space="preserve"> </w:t>
      </w:r>
      <w:r w:rsidR="00B02759">
        <w:rPr>
          <w:lang w:val="en-GB"/>
        </w:rPr>
        <w:t>could</w:t>
      </w:r>
      <w:r w:rsidR="00B02759" w:rsidRPr="00E232EB">
        <w:rPr>
          <w:lang w:val="en-GB"/>
        </w:rPr>
        <w:t xml:space="preserve"> </w:t>
      </w:r>
      <w:r w:rsidRPr="00E232EB">
        <w:rPr>
          <w:lang w:val="en-GB"/>
        </w:rPr>
        <w:t xml:space="preserve">be used on </w:t>
      </w:r>
      <w:r w:rsidR="005317E1" w:rsidRPr="00E232EB">
        <w:rPr>
          <w:lang w:val="en-GB"/>
        </w:rPr>
        <w:lastRenderedPageBreak/>
        <w:t xml:space="preserve">laptops/desktops </w:t>
      </w:r>
      <w:r w:rsidR="002D5A7A" w:rsidRPr="00E232EB">
        <w:rPr>
          <w:lang w:val="en-GB"/>
        </w:rPr>
        <w:t xml:space="preserve">and </w:t>
      </w:r>
      <w:r w:rsidR="005317E1" w:rsidRPr="00E232EB">
        <w:rPr>
          <w:lang w:val="en-GB"/>
        </w:rPr>
        <w:t xml:space="preserve">smartphones/tablets </w:t>
      </w:r>
      <w:r w:rsidRPr="00E232EB">
        <w:rPr>
          <w:lang w:val="en-GB"/>
        </w:rPr>
        <w:t xml:space="preserve">by taking pictures of flowers, leaves </w:t>
      </w:r>
      <w:r w:rsidR="00A4087A">
        <w:rPr>
          <w:lang w:val="en-GB"/>
        </w:rPr>
        <w:t>or</w:t>
      </w:r>
      <w:r w:rsidR="00A4087A" w:rsidRPr="00E232EB">
        <w:rPr>
          <w:lang w:val="en-GB"/>
        </w:rPr>
        <w:t xml:space="preserve"> </w:t>
      </w:r>
      <w:r w:rsidRPr="00E232EB">
        <w:rPr>
          <w:lang w:val="en-GB"/>
        </w:rPr>
        <w:t>underground tubers</w:t>
      </w:r>
      <w:r w:rsidR="00E3296B" w:rsidRPr="00E232EB">
        <w:rPr>
          <w:lang w:val="en-GB"/>
        </w:rPr>
        <w:t xml:space="preserve"> and upload</w:t>
      </w:r>
      <w:r w:rsidR="00B02759">
        <w:rPr>
          <w:lang w:val="en-GB"/>
        </w:rPr>
        <w:t>ing</w:t>
      </w:r>
      <w:r w:rsidR="00E3296B" w:rsidRPr="00E232EB">
        <w:rPr>
          <w:lang w:val="en-GB"/>
        </w:rPr>
        <w:t xml:space="preserve"> the pictures to </w:t>
      </w:r>
      <w:r w:rsidR="00235869">
        <w:rPr>
          <w:lang w:val="en-GB"/>
        </w:rPr>
        <w:t>a</w:t>
      </w:r>
      <w:r w:rsidR="00E3296B" w:rsidRPr="00E232EB">
        <w:rPr>
          <w:lang w:val="en-GB"/>
        </w:rPr>
        <w:t xml:space="preserve"> website</w:t>
      </w:r>
      <w:r w:rsidRPr="00E232EB">
        <w:rPr>
          <w:lang w:val="en-GB"/>
        </w:rPr>
        <w:t>.</w:t>
      </w:r>
      <w:r w:rsidR="002D5A7A" w:rsidRPr="00E232EB">
        <w:rPr>
          <w:lang w:val="en-GB"/>
        </w:rPr>
        <w:t xml:space="preserve"> </w:t>
      </w:r>
      <w:r w:rsidRPr="00E232EB">
        <w:rPr>
          <w:lang w:val="en-GB"/>
        </w:rPr>
        <w:t>A simple workflow of the app</w:t>
      </w:r>
      <w:r w:rsidR="002D5A7A" w:rsidRPr="00E232EB">
        <w:rPr>
          <w:lang w:val="en-GB"/>
        </w:rPr>
        <w:t>lication</w:t>
      </w:r>
      <w:r w:rsidRPr="00E232EB">
        <w:rPr>
          <w:lang w:val="en-GB"/>
        </w:rPr>
        <w:t xml:space="preserve"> can be found in figure 2.</w:t>
      </w:r>
      <w:r w:rsidR="002D5A7A" w:rsidRPr="00E232EB">
        <w:rPr>
          <w:lang w:val="en-GB"/>
        </w:rPr>
        <w:t xml:space="preserve"> In this project the focus </w:t>
      </w:r>
      <w:r w:rsidR="00635D7C" w:rsidRPr="00E232EB">
        <w:rPr>
          <w:lang w:val="en-GB"/>
        </w:rPr>
        <w:t xml:space="preserve">is </w:t>
      </w:r>
      <w:r w:rsidR="002D5A7A" w:rsidRPr="00E232EB">
        <w:rPr>
          <w:lang w:val="en-GB"/>
        </w:rPr>
        <w:t xml:space="preserve">on </w:t>
      </w:r>
      <w:r w:rsidR="00E3296B" w:rsidRPr="00E232EB">
        <w:rPr>
          <w:lang w:val="en-GB"/>
        </w:rPr>
        <w:t>creating</w:t>
      </w:r>
      <w:r w:rsidR="002D5A7A" w:rsidRPr="00E232EB">
        <w:rPr>
          <w:lang w:val="en-GB"/>
        </w:rPr>
        <w:t xml:space="preserve"> the webs</w:t>
      </w:r>
      <w:r w:rsidR="00D82FBB" w:rsidRPr="00E232EB">
        <w:rPr>
          <w:lang w:val="en-GB"/>
        </w:rPr>
        <w:t>ite and integrat</w:t>
      </w:r>
      <w:r w:rsidR="00B02759">
        <w:rPr>
          <w:lang w:val="en-GB"/>
        </w:rPr>
        <w:t>ing</w:t>
      </w:r>
      <w:r w:rsidR="00D82FBB" w:rsidRPr="00E232EB">
        <w:rPr>
          <w:lang w:val="en-GB"/>
        </w:rPr>
        <w:t xml:space="preserve"> the identification application</w:t>
      </w:r>
      <w:r w:rsidR="002D5A7A" w:rsidRPr="00E232EB">
        <w:rPr>
          <w:lang w:val="en-GB"/>
        </w:rPr>
        <w:t>.</w:t>
      </w:r>
      <w:r w:rsidR="00D82FBB" w:rsidRPr="00E232EB">
        <w:rPr>
          <w:lang w:val="en-GB"/>
        </w:rPr>
        <w:t xml:space="preserve"> This application is </w:t>
      </w:r>
      <w:r w:rsidR="00A4087A">
        <w:rPr>
          <w:lang w:val="en-GB"/>
        </w:rPr>
        <w:t>currently under development</w:t>
      </w:r>
      <w:r w:rsidR="00D82FBB" w:rsidRPr="00E232EB">
        <w:rPr>
          <w:lang w:val="en-GB"/>
        </w:rPr>
        <w:t xml:space="preserve"> at Naturalis.</w:t>
      </w:r>
    </w:p>
    <w:p w14:paraId="5C2D4CB1" w14:textId="77777777" w:rsidR="001464F4" w:rsidRPr="00E232EB" w:rsidRDefault="001464F4" w:rsidP="00B056D7">
      <w:pPr>
        <w:rPr>
          <w:lang w:val="en-GB"/>
        </w:rPr>
      </w:pPr>
    </w:p>
    <w:p w14:paraId="50E3FE03" w14:textId="77777777" w:rsidR="00F15985" w:rsidRPr="00E232EB" w:rsidRDefault="001464F4" w:rsidP="00B056D7">
      <w:pPr>
        <w:rPr>
          <w:lang w:val="en-GB"/>
        </w:rPr>
      </w:pPr>
      <w:r w:rsidRPr="00E232EB">
        <w:rPr>
          <w:noProof/>
          <w:lang w:val="en-US"/>
        </w:rPr>
        <w:drawing>
          <wp:inline distT="0" distB="0" distL="0" distR="0" wp14:anchorId="7D33914E" wp14:editId="3E5A4650">
            <wp:extent cx="5415252" cy="424206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0">
                      <a:extLst>
                        <a:ext uri="{28A0092B-C50C-407E-A947-70E740481C1C}">
                          <a14:useLocalDpi xmlns:a14="http://schemas.microsoft.com/office/drawing/2010/main" val="0"/>
                        </a:ext>
                      </a:extLst>
                    </a:blip>
                    <a:stretch>
                      <a:fillRect/>
                    </a:stretch>
                  </pic:blipFill>
                  <pic:spPr>
                    <a:xfrm>
                      <a:off x="0" y="0"/>
                      <a:ext cx="5415252" cy="4242067"/>
                    </a:xfrm>
                    <a:prstGeom prst="rect">
                      <a:avLst/>
                    </a:prstGeom>
                  </pic:spPr>
                </pic:pic>
              </a:graphicData>
            </a:graphic>
          </wp:inline>
        </w:drawing>
      </w:r>
    </w:p>
    <w:p w14:paraId="55949F84" w14:textId="4BCEF54E"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2</w:t>
      </w:r>
      <w:r w:rsidR="00311964" w:rsidRPr="00E232EB">
        <w:rPr>
          <w:lang w:val="en-GB"/>
        </w:rPr>
        <w:fldChar w:fldCharType="end"/>
      </w:r>
      <w:r w:rsidRPr="00E232EB">
        <w:rPr>
          <w:lang w:val="en-GB"/>
        </w:rPr>
        <w:t xml:space="preserve"> A simple workflow of the application made during this project. Resources of the pictures: [</w:t>
      </w:r>
      <w:ins w:id="4" w:author="Patrick Gordon Wijntjes" w:date="2014-02-20T10:10:00Z">
        <w:r w:rsidR="009F6D98">
          <w:rPr>
            <w:lang w:val="en-GB"/>
          </w:rPr>
          <w:t>6</w:t>
        </w:r>
      </w:ins>
      <w:del w:id="5" w:author="Patrick Gordon Wijntjes" w:date="2014-02-20T10:10:00Z">
        <w:r w:rsidRPr="00E232EB" w:rsidDel="009F6D98">
          <w:rPr>
            <w:lang w:val="en-GB"/>
          </w:rPr>
          <w:delText>7</w:delText>
        </w:r>
      </w:del>
      <w:r w:rsidRPr="00E232EB">
        <w:rPr>
          <w:lang w:val="en-GB"/>
        </w:rPr>
        <w:t>-1</w:t>
      </w:r>
      <w:ins w:id="6" w:author="Patrick Gordon Wijntjes" w:date="2014-02-20T10:10:00Z">
        <w:r w:rsidR="009F6D98">
          <w:rPr>
            <w:lang w:val="en-GB"/>
          </w:rPr>
          <w:t>5</w:t>
        </w:r>
      </w:ins>
      <w:del w:id="7" w:author="Patrick Gordon Wijntjes" w:date="2014-02-20T10:10:00Z">
        <w:r w:rsidRPr="00E232EB" w:rsidDel="009F6D98">
          <w:rPr>
            <w:lang w:val="en-GB"/>
          </w:rPr>
          <w:delText>6</w:delText>
        </w:r>
      </w:del>
      <w:r w:rsidRPr="00E232EB">
        <w:rPr>
          <w:lang w:val="en-GB"/>
        </w:rPr>
        <w:t>]</w:t>
      </w:r>
    </w:p>
    <w:p w14:paraId="41B87068" w14:textId="77777777" w:rsidR="001464F4" w:rsidRPr="00E232EB" w:rsidRDefault="00561329" w:rsidP="00B056D7">
      <w:pPr>
        <w:pStyle w:val="Kop2"/>
        <w:rPr>
          <w:lang w:val="en-GB"/>
        </w:rPr>
      </w:pPr>
      <w:bookmarkStart w:id="8" w:name="_Toc254509718"/>
      <w:r w:rsidRPr="00E232EB">
        <w:rPr>
          <w:lang w:val="en-GB"/>
        </w:rPr>
        <w:t>Comparable</w:t>
      </w:r>
      <w:r w:rsidR="001464F4" w:rsidRPr="00E232EB">
        <w:rPr>
          <w:lang w:val="en-GB"/>
        </w:rPr>
        <w:t xml:space="preserve"> </w:t>
      </w:r>
      <w:r w:rsidR="00CC11BB" w:rsidRPr="00E232EB">
        <w:rPr>
          <w:lang w:val="en-GB"/>
        </w:rPr>
        <w:t>software</w:t>
      </w:r>
      <w:bookmarkEnd w:id="8"/>
    </w:p>
    <w:p w14:paraId="5BBD1D5F" w14:textId="3CCE1FBC" w:rsidR="001464F4" w:rsidRPr="00E232EB" w:rsidRDefault="00CC11BB" w:rsidP="00B056D7">
      <w:pPr>
        <w:rPr>
          <w:lang w:val="en-GB"/>
        </w:rPr>
      </w:pPr>
      <w:r w:rsidRPr="00E232EB">
        <w:rPr>
          <w:lang w:val="en-GB"/>
        </w:rPr>
        <w:t>There is software available that can identify a person using face recognition</w:t>
      </w:r>
      <w:r w:rsidR="00B02759">
        <w:rPr>
          <w:lang w:val="en-GB"/>
        </w:rPr>
        <w:t xml:space="preserve">, for example the </w:t>
      </w:r>
      <w:r w:rsidR="001464F4" w:rsidRPr="00E232EB">
        <w:rPr>
          <w:lang w:val="en-GB"/>
        </w:rPr>
        <w:t>software KeyLemon [</w:t>
      </w:r>
      <w:ins w:id="9" w:author="Patrick Gordon Wijntjes" w:date="2014-02-20T10:12:00Z">
        <w:r w:rsidR="009F6D98">
          <w:rPr>
            <w:lang w:val="en-GB"/>
          </w:rPr>
          <w:t>16</w:t>
        </w:r>
      </w:ins>
      <w:del w:id="10" w:author="Patrick Gordon Wijntjes" w:date="2014-02-20T10:12:00Z">
        <w:r w:rsidR="001464F4" w:rsidRPr="00E232EB" w:rsidDel="009F6D98">
          <w:rPr>
            <w:lang w:val="en-GB"/>
          </w:rPr>
          <w:delText>20</w:delText>
        </w:r>
      </w:del>
      <w:r w:rsidR="001464F4" w:rsidRPr="00E232EB">
        <w:rPr>
          <w:lang w:val="en-GB"/>
        </w:rPr>
        <w:t>]. This software could be used to unlock a computer.</w:t>
      </w:r>
    </w:p>
    <w:p w14:paraId="011CAC51" w14:textId="07CBE062" w:rsidR="00E35734" w:rsidRPr="00E232EB" w:rsidRDefault="00B02759" w:rsidP="00B056D7">
      <w:pPr>
        <w:rPr>
          <w:lang w:val="en-GB"/>
        </w:rPr>
      </w:pPr>
      <w:r>
        <w:rPr>
          <w:lang w:val="en-GB"/>
        </w:rPr>
        <w:t xml:space="preserve">Essentially the software takes </w:t>
      </w:r>
      <w:del w:id="11" w:author="Patrick Gordon Wijntjes" w:date="2014-02-20T10:57:00Z">
        <w:r w:rsidR="001464F4" w:rsidRPr="00E232EB" w:rsidDel="00BE2F80">
          <w:rPr>
            <w:lang w:val="en-GB"/>
          </w:rPr>
          <w:delText xml:space="preserve"> </w:delText>
        </w:r>
      </w:del>
      <w:r w:rsidR="001464F4" w:rsidRPr="00E232EB">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E232EB">
        <w:rPr>
          <w:lang w:val="en-GB"/>
        </w:rPr>
        <w:t>a match you will be logged-in to</w:t>
      </w:r>
      <w:r w:rsidR="001464F4" w:rsidRPr="00E232EB">
        <w:rPr>
          <w:lang w:val="en-GB"/>
        </w:rPr>
        <w:t xml:space="preserve"> your own account</w:t>
      </w:r>
      <w:r w:rsidR="00561329" w:rsidRPr="00E232EB">
        <w:rPr>
          <w:lang w:val="en-GB"/>
        </w:rPr>
        <w:t>.</w:t>
      </w:r>
      <w:r w:rsidR="00E35734" w:rsidRPr="00E232EB">
        <w:rPr>
          <w:lang w:val="en-GB"/>
        </w:rPr>
        <w:br w:type="page"/>
      </w:r>
    </w:p>
    <w:p w14:paraId="440B5AFE" w14:textId="77777777" w:rsidR="00E35734" w:rsidRPr="00E232EB" w:rsidRDefault="00E35734" w:rsidP="00B056D7">
      <w:pPr>
        <w:pStyle w:val="Kop1"/>
        <w:rPr>
          <w:lang w:val="en-GB"/>
        </w:rPr>
      </w:pPr>
      <w:bookmarkStart w:id="12" w:name="_Toc254509719"/>
      <w:r w:rsidRPr="00E232EB">
        <w:rPr>
          <w:lang w:val="en-GB"/>
        </w:rPr>
        <w:lastRenderedPageBreak/>
        <w:t>Materials and Methods</w:t>
      </w:r>
      <w:bookmarkEnd w:id="12"/>
    </w:p>
    <w:p w14:paraId="02AEABA1" w14:textId="77777777" w:rsidR="00B55530" w:rsidRPr="00E232EB" w:rsidRDefault="00B55530" w:rsidP="00B55530">
      <w:pPr>
        <w:pStyle w:val="Kop2"/>
        <w:rPr>
          <w:lang w:val="en-GB"/>
        </w:rPr>
      </w:pPr>
      <w:bookmarkStart w:id="13" w:name="_Toc254509720"/>
      <w:r w:rsidRPr="00E232EB">
        <w:rPr>
          <w:lang w:val="en-GB"/>
        </w:rPr>
        <w:t>Website</w:t>
      </w:r>
      <w:bookmarkEnd w:id="13"/>
    </w:p>
    <w:p w14:paraId="01FAE6E8" w14:textId="77777777" w:rsidR="00875FCA" w:rsidRPr="00E232EB" w:rsidRDefault="00B55530" w:rsidP="00B55530">
      <w:pPr>
        <w:rPr>
          <w:lang w:val="en-GB"/>
        </w:rPr>
      </w:pPr>
      <w:r w:rsidRPr="00E232EB">
        <w:rPr>
          <w:lang w:val="en-GB"/>
        </w:rPr>
        <w:t xml:space="preserve">During this internship a website </w:t>
      </w:r>
      <w:r w:rsidR="00875FCA" w:rsidRPr="00E232EB">
        <w:rPr>
          <w:lang w:val="en-GB"/>
        </w:rPr>
        <w:t>is developed. Users of this website can upload a picture to the server. On the server the software will check if the picture is an orchid or a look-a-like and, when possible, what the genus of the orchid is.</w:t>
      </w:r>
    </w:p>
    <w:p w14:paraId="1178F43B" w14:textId="674E5970" w:rsidR="00B55530" w:rsidRPr="00E232EB" w:rsidRDefault="00B55530" w:rsidP="00E07197">
      <w:pPr>
        <w:ind w:firstLine="708"/>
        <w:rPr>
          <w:lang w:val="en-GB"/>
        </w:rPr>
      </w:pPr>
      <w:r w:rsidRPr="00E232EB">
        <w:rPr>
          <w:lang w:val="en-GB"/>
        </w:rPr>
        <w:t>The processes behind this website are written in Python</w:t>
      </w:r>
      <w:r w:rsidR="00235869">
        <w:rPr>
          <w:lang w:val="en-GB"/>
        </w:rPr>
        <w:t xml:space="preserve"> </w:t>
      </w:r>
      <w:r w:rsidRPr="00E232EB">
        <w:rPr>
          <w:lang w:val="en-GB"/>
        </w:rPr>
        <w:t xml:space="preserve">2.7 using the Django package. The layouts of the webpages are written in html, using css style sheets. There are two versions of every html file, one for computers and one for mobile devices. The different </w:t>
      </w:r>
      <w:ins w:id="14" w:author="Patrick Gordon Wijntjes" w:date="2014-02-20T10:21:00Z">
        <w:r w:rsidR="000E07EC">
          <w:rPr>
            <w:lang w:val="en-GB"/>
          </w:rPr>
          <w:t>css style sheets</w:t>
        </w:r>
      </w:ins>
      <w:del w:id="15" w:author="Patrick Gordon Wijntjes" w:date="2014-02-20T10:21:00Z">
        <w:r w:rsidRPr="00E232EB" w:rsidDel="000E07EC">
          <w:rPr>
            <w:lang w:val="en-GB"/>
          </w:rPr>
          <w:delText>python scripts</w:delText>
        </w:r>
      </w:del>
      <w:r w:rsidRPr="00E232EB">
        <w:rPr>
          <w:lang w:val="en-GB"/>
        </w:rPr>
        <w:t>, html files and</w:t>
      </w:r>
      <w:ins w:id="16" w:author="Patrick Gordon Wijntjes" w:date="2014-02-20T10:21:00Z">
        <w:r w:rsidR="000E07EC">
          <w:rPr>
            <w:lang w:val="en-GB"/>
          </w:rPr>
          <w:t xml:space="preserve"> python scripts</w:t>
        </w:r>
      </w:ins>
      <w:r w:rsidRPr="00E232EB">
        <w:rPr>
          <w:lang w:val="en-GB"/>
        </w:rPr>
        <w:t xml:space="preserve"> </w:t>
      </w:r>
      <w:del w:id="17" w:author="Patrick Gordon Wijntjes" w:date="2014-02-20T10:21:00Z">
        <w:r w:rsidRPr="00E232EB" w:rsidDel="000E07EC">
          <w:rPr>
            <w:lang w:val="en-GB"/>
          </w:rPr>
          <w:delText xml:space="preserve">css style sheets </w:delText>
        </w:r>
      </w:del>
      <w:r w:rsidRPr="00E232EB">
        <w:rPr>
          <w:lang w:val="en-GB"/>
        </w:rPr>
        <w:t xml:space="preserve">can be found in appendices </w:t>
      </w:r>
      <w:ins w:id="18" w:author="Patrick Gordon Wijntjes" w:date="2014-02-20T10:20:00Z">
        <w:r w:rsidR="000E07EC">
          <w:rPr>
            <w:lang w:val="en-GB"/>
          </w:rPr>
          <w:t>3.2, 3.3 and 3.6</w:t>
        </w:r>
      </w:ins>
      <w:del w:id="19" w:author="Patrick Gordon Wijntjes" w:date="2014-02-20T10:20:00Z">
        <w:r w:rsidRPr="00E232EB" w:rsidDel="000E07EC">
          <w:rPr>
            <w:lang w:val="en-GB"/>
          </w:rPr>
          <w:delText>x-y</w:delText>
        </w:r>
      </w:del>
      <w:r w:rsidRPr="00E232EB">
        <w:rPr>
          <w:lang w:val="en-GB"/>
        </w:rPr>
        <w:t xml:space="preserve">. </w:t>
      </w:r>
    </w:p>
    <w:p w14:paraId="683E2A68" w14:textId="77777777" w:rsidR="00C03E07" w:rsidRPr="00E232EB" w:rsidRDefault="00C03E07" w:rsidP="00C03E07">
      <w:pPr>
        <w:pStyle w:val="Kop2"/>
        <w:rPr>
          <w:lang w:val="en-GB"/>
        </w:rPr>
      </w:pPr>
      <w:bookmarkStart w:id="20" w:name="_Toc254509721"/>
      <w:r w:rsidRPr="00E232EB">
        <w:rPr>
          <w:lang w:val="en-GB"/>
        </w:rPr>
        <w:t>Training</w:t>
      </w:r>
      <w:bookmarkEnd w:id="20"/>
    </w:p>
    <w:p w14:paraId="44BB5CBB" w14:textId="43CA03BD" w:rsidR="00B55530" w:rsidRPr="00E232EB" w:rsidRDefault="00B55530" w:rsidP="00C03E07">
      <w:pPr>
        <w:rPr>
          <w:lang w:val="en-GB"/>
        </w:rPr>
      </w:pPr>
      <w:r w:rsidRPr="00E232EB">
        <w:rPr>
          <w:lang w:val="en-GB"/>
        </w:rPr>
        <w:t xml:space="preserve">During this </w:t>
      </w:r>
      <w:r w:rsidR="00875FCA" w:rsidRPr="00E232EB">
        <w:rPr>
          <w:lang w:val="en-GB"/>
        </w:rPr>
        <w:t>research</w:t>
      </w:r>
      <w:r w:rsidRPr="00E232EB">
        <w:rPr>
          <w:lang w:val="en-GB"/>
        </w:rPr>
        <w:t xml:space="preserve"> the neural network</w:t>
      </w:r>
      <w:r w:rsidR="00C03E07" w:rsidRPr="00E232EB">
        <w:rPr>
          <w:lang w:val="en-GB"/>
        </w:rPr>
        <w:t xml:space="preserve"> is trained to see the differences between </w:t>
      </w:r>
      <w:r w:rsidR="00124A61" w:rsidRPr="00E07197">
        <w:rPr>
          <w:i/>
          <w:lang w:val="en-GB"/>
        </w:rPr>
        <w:t xml:space="preserve">salep </w:t>
      </w:r>
      <w:r w:rsidR="00C03E07" w:rsidRPr="00E232EB">
        <w:rPr>
          <w:lang w:val="en-GB"/>
        </w:rPr>
        <w:t>orchid tubers and tuber</w:t>
      </w:r>
      <w:r w:rsidR="00B02759">
        <w:rPr>
          <w:lang w:val="en-GB"/>
        </w:rPr>
        <w:t>s</w:t>
      </w:r>
      <w:r w:rsidR="00C03E07" w:rsidRPr="00E232EB">
        <w:rPr>
          <w:lang w:val="en-GB"/>
        </w:rPr>
        <w:t xml:space="preserve"> of orchid look-a-likes. The </w:t>
      </w:r>
      <w:r w:rsidR="00235869">
        <w:rPr>
          <w:lang w:val="en-GB"/>
        </w:rPr>
        <w:t xml:space="preserve">tubers of </w:t>
      </w:r>
      <w:r w:rsidR="00C03E07" w:rsidRPr="00E232EB">
        <w:rPr>
          <w:lang w:val="en-GB"/>
        </w:rPr>
        <w:t xml:space="preserve">look-a-likes that are used are </w:t>
      </w:r>
      <w:r w:rsidR="00235869">
        <w:rPr>
          <w:lang w:val="en-GB"/>
        </w:rPr>
        <w:t xml:space="preserve">from </w:t>
      </w:r>
      <w:r w:rsidR="00C03E07" w:rsidRPr="00E232EB">
        <w:rPr>
          <w:rFonts w:eastAsia="Times New Roman" w:cs="Times New Roman"/>
          <w:i/>
          <w:iCs/>
          <w:color w:val="000000"/>
          <w:lang w:val="en-GB"/>
        </w:rPr>
        <w:t>Arum maculatum</w:t>
      </w:r>
      <w:r w:rsidR="00C03E07" w:rsidRPr="00E232EB">
        <w:rPr>
          <w:lang w:val="en-GB"/>
        </w:rPr>
        <w:t xml:space="preserve">, </w:t>
      </w:r>
      <w:r w:rsidR="00C03E07" w:rsidRPr="00E232EB">
        <w:rPr>
          <w:i/>
          <w:color w:val="000000"/>
          <w:lang w:val="en-GB"/>
        </w:rPr>
        <w:t xml:space="preserve">Asparagus officinalis, Polygonatum verticillatum, Tulipa greigii, </w:t>
      </w:r>
      <w:r w:rsidR="00C03E07" w:rsidRPr="00E232EB">
        <w:rPr>
          <w:color w:val="000000"/>
          <w:lang w:val="en-GB"/>
        </w:rPr>
        <w:t>and</w:t>
      </w:r>
      <w:r w:rsidR="00C03E07" w:rsidRPr="00E232EB">
        <w:rPr>
          <w:i/>
          <w:color w:val="000000"/>
          <w:lang w:val="en-GB"/>
        </w:rPr>
        <w:t xml:space="preserve"> T</w:t>
      </w:r>
      <w:r w:rsidR="00235869">
        <w:rPr>
          <w:i/>
          <w:color w:val="000000"/>
          <w:lang w:val="en-GB"/>
        </w:rPr>
        <w:t>.</w:t>
      </w:r>
      <w:r w:rsidR="00C03E07" w:rsidRPr="00E232EB">
        <w:rPr>
          <w:i/>
          <w:color w:val="000000"/>
          <w:lang w:val="en-GB"/>
        </w:rPr>
        <w:t xml:space="preserve"> sp. </w:t>
      </w:r>
      <w:r w:rsidR="00C03E07" w:rsidRPr="00E232EB">
        <w:rPr>
          <w:lang w:val="en-GB"/>
        </w:rPr>
        <w:t>[1</w:t>
      </w:r>
      <w:ins w:id="21" w:author="Patrick Gordon Wijntjes" w:date="2014-02-20T10:12:00Z">
        <w:r w:rsidR="009F6D98">
          <w:rPr>
            <w:lang w:val="en-GB"/>
          </w:rPr>
          <w:t>7</w:t>
        </w:r>
      </w:ins>
      <w:del w:id="22" w:author="Patrick Gordon Wijntjes" w:date="2014-02-20T10:12:00Z">
        <w:r w:rsidR="00C03E07" w:rsidRPr="00E232EB" w:rsidDel="009F6D98">
          <w:rPr>
            <w:lang w:val="en-GB"/>
          </w:rPr>
          <w:delText>8</w:delText>
        </w:r>
      </w:del>
      <w:r w:rsidR="00C03E07" w:rsidRPr="00E232EB">
        <w:rPr>
          <w:lang w:val="en-GB"/>
        </w:rPr>
        <w:t xml:space="preserve">]. Appendix </w:t>
      </w:r>
      <w:ins w:id="23" w:author="Patrick Gordon Wijntjes" w:date="2014-02-20T10:22:00Z">
        <w:r w:rsidR="000E07EC">
          <w:rPr>
            <w:lang w:val="en-GB"/>
          </w:rPr>
          <w:t>1</w:t>
        </w:r>
      </w:ins>
      <w:del w:id="24" w:author="Patrick Gordon Wijntjes" w:date="2014-02-20T10:22:00Z">
        <w:r w:rsidR="00C03E07" w:rsidRPr="00E232EB" w:rsidDel="000E07EC">
          <w:rPr>
            <w:lang w:val="en-GB"/>
          </w:rPr>
          <w:delText>x</w:delText>
        </w:r>
      </w:del>
      <w:r w:rsidR="00C03E07" w:rsidRPr="00E232EB">
        <w:rPr>
          <w:lang w:val="en-GB"/>
        </w:rPr>
        <w:t xml:space="preserve"> contains pictures of these tubers.</w:t>
      </w:r>
      <w:r w:rsidR="00235869">
        <w:rPr>
          <w:lang w:val="en-GB"/>
        </w:rPr>
        <w:t xml:space="preserve"> </w:t>
      </w:r>
      <w:r w:rsidRPr="00E232EB">
        <w:rPr>
          <w:lang w:val="en-GB"/>
        </w:rPr>
        <w:t xml:space="preserve">The neural network </w:t>
      </w:r>
      <w:r w:rsidR="00235869">
        <w:rPr>
          <w:lang w:val="en-GB"/>
        </w:rPr>
        <w:t>will</w:t>
      </w:r>
      <w:r w:rsidRPr="00E232EB">
        <w:rPr>
          <w:lang w:val="en-GB"/>
        </w:rPr>
        <w:t xml:space="preserve"> also </w:t>
      </w:r>
      <w:r w:rsidR="00235869">
        <w:rPr>
          <w:lang w:val="en-GB"/>
        </w:rPr>
        <w:t xml:space="preserve">be </w:t>
      </w:r>
      <w:r w:rsidRPr="00E232EB">
        <w:rPr>
          <w:lang w:val="en-GB"/>
        </w:rPr>
        <w:t xml:space="preserve">trained on pictures of </w:t>
      </w:r>
      <w:r w:rsidR="00235869">
        <w:rPr>
          <w:lang w:val="en-GB"/>
        </w:rPr>
        <w:t xml:space="preserve">slipper </w:t>
      </w:r>
      <w:r w:rsidRPr="00E232EB">
        <w:rPr>
          <w:lang w:val="en-GB"/>
        </w:rPr>
        <w:t>orchid</w:t>
      </w:r>
      <w:r w:rsidR="00235869">
        <w:rPr>
          <w:lang w:val="en-GB"/>
        </w:rPr>
        <w:t xml:space="preserve"> flower</w:t>
      </w:r>
      <w:r w:rsidRPr="00E232EB">
        <w:rPr>
          <w:lang w:val="en-GB"/>
        </w:rPr>
        <w:t>s</w:t>
      </w:r>
      <w:r w:rsidR="00257611" w:rsidRPr="00E232EB">
        <w:rPr>
          <w:lang w:val="en-GB"/>
        </w:rPr>
        <w:t>.</w:t>
      </w:r>
    </w:p>
    <w:p w14:paraId="7D5FC622" w14:textId="41B7582A" w:rsidR="00C03E07" w:rsidRPr="00E232EB" w:rsidRDefault="00C03E07" w:rsidP="00E07197">
      <w:pPr>
        <w:ind w:firstLine="708"/>
        <w:rPr>
          <w:lang w:val="en-GB"/>
        </w:rPr>
      </w:pPr>
      <w:r w:rsidRPr="00E232EB">
        <w:rPr>
          <w:lang w:val="en-GB"/>
        </w:rPr>
        <w:t>Before training of the software is possible there are many steps to prepare the training.</w:t>
      </w:r>
      <w:r w:rsidR="00124A61">
        <w:rPr>
          <w:lang w:val="en-GB"/>
        </w:rPr>
        <w:t xml:space="preserve"> </w:t>
      </w:r>
      <w:r w:rsidRPr="00E232EB">
        <w:rPr>
          <w:lang w:val="en-GB"/>
        </w:rPr>
        <w:t>First of all</w:t>
      </w:r>
      <w:r w:rsidR="00EE06F7" w:rsidRPr="00E232EB">
        <w:rPr>
          <w:lang w:val="en-GB"/>
        </w:rPr>
        <w:t>,</w:t>
      </w:r>
      <w:r w:rsidRPr="00E232EB">
        <w:rPr>
          <w:lang w:val="en-GB"/>
        </w:rPr>
        <w:t xml:space="preserve"> pictures of the </w:t>
      </w:r>
      <w:r w:rsidR="00124A61" w:rsidRPr="00E07197">
        <w:rPr>
          <w:i/>
          <w:lang w:val="en-GB"/>
        </w:rPr>
        <w:t xml:space="preserve">salep </w:t>
      </w:r>
      <w:r w:rsidRPr="00E232EB">
        <w:rPr>
          <w:lang w:val="en-GB"/>
        </w:rPr>
        <w:t>orchid tubers and the tubers of the look-a-likes are required. So in the first few weeks of t</w:t>
      </w:r>
      <w:r w:rsidR="00875FCA" w:rsidRPr="00E232EB">
        <w:rPr>
          <w:lang w:val="en-GB"/>
        </w:rPr>
        <w:t>his research</w:t>
      </w:r>
      <w:r w:rsidR="00B02759">
        <w:rPr>
          <w:lang w:val="en-GB"/>
        </w:rPr>
        <w:t xml:space="preserve"> project</w:t>
      </w:r>
      <w:r w:rsidRPr="00E232EB">
        <w:rPr>
          <w:lang w:val="en-GB"/>
        </w:rPr>
        <w:t xml:space="preserve"> pictures </w:t>
      </w:r>
      <w:r w:rsidR="00124A61">
        <w:rPr>
          <w:lang w:val="en-GB"/>
        </w:rPr>
        <w:t xml:space="preserve">of </w:t>
      </w:r>
      <w:r w:rsidR="00124A61" w:rsidRPr="00E07197">
        <w:rPr>
          <w:i/>
          <w:lang w:val="en-GB"/>
        </w:rPr>
        <w:t xml:space="preserve">salep </w:t>
      </w:r>
      <w:r w:rsidR="00124A61">
        <w:rPr>
          <w:lang w:val="en-GB"/>
        </w:rPr>
        <w:t xml:space="preserve">orchid tubers and tubers of look-a-likes </w:t>
      </w:r>
      <w:r w:rsidR="00A4087A">
        <w:rPr>
          <w:lang w:val="en-GB"/>
        </w:rPr>
        <w:t>were</w:t>
      </w:r>
      <w:r w:rsidR="00A4087A" w:rsidRPr="00E232EB">
        <w:rPr>
          <w:lang w:val="en-GB"/>
        </w:rPr>
        <w:t xml:space="preserve"> </w:t>
      </w:r>
      <w:r w:rsidRPr="00E232EB">
        <w:rPr>
          <w:lang w:val="en-GB"/>
        </w:rPr>
        <w:t>taken at the Sylvius lab.</w:t>
      </w:r>
      <w:r w:rsidR="00124A61">
        <w:rPr>
          <w:lang w:val="en-GB"/>
        </w:rPr>
        <w:t xml:space="preserve"> </w:t>
      </w:r>
      <w:r w:rsidRPr="00E232EB">
        <w:rPr>
          <w:lang w:val="en-GB"/>
        </w:rPr>
        <w:t>Although the orientation of these tubers is unregulated, it is required that it is the same for all pictures. For instance, if the first picture of a tuber with spurs has the spurs on the right, all other tubers with spurs must have the spurs on the right</w:t>
      </w:r>
      <w:r w:rsidR="00124A61">
        <w:rPr>
          <w:lang w:val="en-GB"/>
        </w:rPr>
        <w:t xml:space="preserve"> as well</w:t>
      </w:r>
      <w:r w:rsidRPr="00E232EB">
        <w:rPr>
          <w:lang w:val="en-GB"/>
        </w:rPr>
        <w:t>. The user has to use the same orientation as the trainer, so this can be found in the user guide. The background has to be one colour, like white or black, and this colour must be the same for every picture. The last requirement is that there is only one tuber on the picture.</w:t>
      </w:r>
    </w:p>
    <w:p w14:paraId="5E41067A" w14:textId="77777777" w:rsidR="00875FCA" w:rsidRPr="00E232EB" w:rsidRDefault="00875FCA" w:rsidP="00875FCA">
      <w:pPr>
        <w:pStyle w:val="Kop3"/>
        <w:rPr>
          <w:lang w:val="en-GB"/>
        </w:rPr>
      </w:pPr>
      <w:bookmarkStart w:id="25" w:name="_Toc254509722"/>
      <w:r w:rsidRPr="00E232EB">
        <w:rPr>
          <w:lang w:val="en-GB"/>
        </w:rPr>
        <w:t>Flickr</w:t>
      </w:r>
      <w:bookmarkEnd w:id="25"/>
    </w:p>
    <w:p w14:paraId="7FA26789" w14:textId="4889638A" w:rsidR="00875FCA" w:rsidRPr="00E232EB" w:rsidRDefault="00875FCA" w:rsidP="00875FCA">
      <w:pPr>
        <w:rPr>
          <w:lang w:val="en-GB"/>
        </w:rPr>
      </w:pPr>
      <w:r w:rsidRPr="00E232EB">
        <w:rPr>
          <w:lang w:val="en-GB"/>
        </w:rPr>
        <w:t xml:space="preserve">To store the pictures </w:t>
      </w:r>
      <w:r w:rsidR="00A4087A">
        <w:rPr>
          <w:lang w:val="en-GB"/>
        </w:rPr>
        <w:t>i</w:t>
      </w:r>
      <w:r w:rsidRPr="00E232EB">
        <w:rPr>
          <w:lang w:val="en-GB"/>
        </w:rPr>
        <w:t xml:space="preserve">n a </w:t>
      </w:r>
      <w:r w:rsidR="00A4087A" w:rsidRPr="00E232EB">
        <w:rPr>
          <w:lang w:val="en-GB"/>
        </w:rPr>
        <w:t>sa</w:t>
      </w:r>
      <w:r w:rsidR="00A4087A">
        <w:rPr>
          <w:lang w:val="en-GB"/>
        </w:rPr>
        <w:t>f</w:t>
      </w:r>
      <w:r w:rsidR="00A4087A" w:rsidRPr="00E232EB">
        <w:rPr>
          <w:lang w:val="en-GB"/>
        </w:rPr>
        <w:t xml:space="preserve">e </w:t>
      </w:r>
      <w:r w:rsidRPr="00E232EB">
        <w:rPr>
          <w:lang w:val="en-GB"/>
        </w:rPr>
        <w:t>place</w:t>
      </w:r>
      <w:r w:rsidR="00B02759">
        <w:rPr>
          <w:lang w:val="en-GB"/>
        </w:rPr>
        <w:t xml:space="preserve"> where they are accessible to whoever needs them,</w:t>
      </w:r>
      <w:r w:rsidRPr="00E232EB">
        <w:rPr>
          <w:lang w:val="en-GB"/>
        </w:rPr>
        <w:t xml:space="preserve"> a shared Flickr account </w:t>
      </w:r>
      <w:r w:rsidR="00A4087A">
        <w:rPr>
          <w:lang w:val="en-GB"/>
        </w:rPr>
        <w:t>was</w:t>
      </w:r>
      <w:r w:rsidR="00A4087A" w:rsidRPr="00E232EB">
        <w:rPr>
          <w:lang w:val="en-GB"/>
        </w:rPr>
        <w:t xml:space="preserve"> </w:t>
      </w:r>
      <w:r w:rsidRPr="00E232EB">
        <w:rPr>
          <w:lang w:val="en-GB"/>
        </w:rPr>
        <w:t>created.</w:t>
      </w:r>
      <w:r w:rsidR="007001B9" w:rsidRPr="00E232EB">
        <w:rPr>
          <w:lang w:val="en-GB"/>
        </w:rPr>
        <w:t xml:space="preserve"> Flickr is a website for saving and sharing pictures. It is not allowed to share the pictures of the flowers, so the settings of the Flickr account </w:t>
      </w:r>
      <w:r w:rsidR="00124A61">
        <w:rPr>
          <w:lang w:val="en-GB"/>
        </w:rPr>
        <w:t>were</w:t>
      </w:r>
      <w:r w:rsidR="007001B9" w:rsidRPr="00E232EB">
        <w:rPr>
          <w:lang w:val="en-GB"/>
        </w:rPr>
        <w:t xml:space="preserve"> set on private. This means that only persons with the account name and password can access the pictures.</w:t>
      </w:r>
    </w:p>
    <w:p w14:paraId="62DBD01A" w14:textId="37FE52A3" w:rsidR="00C03E07" w:rsidRPr="00E232EB" w:rsidRDefault="00C03E07" w:rsidP="00E07197">
      <w:pPr>
        <w:ind w:firstLine="708"/>
        <w:rPr>
          <w:lang w:val="en-GB"/>
        </w:rPr>
      </w:pPr>
      <w:r w:rsidRPr="00E232EB">
        <w:rPr>
          <w:lang w:val="en-GB"/>
        </w:rPr>
        <w:t xml:space="preserve">On Flickr it is possible to add tags to the pictures. These tags are used later in the preparation process to save the pictures in the correct directory. To download the pictures and the metadata via the command line, a python script written by Hugo Haas, Offlickr, </w:t>
      </w:r>
      <w:r w:rsidR="00A4087A">
        <w:rPr>
          <w:lang w:val="en-GB"/>
        </w:rPr>
        <w:t>was</w:t>
      </w:r>
      <w:r w:rsidR="00A4087A" w:rsidRPr="00E232EB">
        <w:rPr>
          <w:lang w:val="en-GB"/>
        </w:rPr>
        <w:t xml:space="preserve"> </w:t>
      </w:r>
      <w:r w:rsidRPr="00E232EB">
        <w:rPr>
          <w:lang w:val="en-GB"/>
        </w:rPr>
        <w:t xml:space="preserve">modified and used (see appendix </w:t>
      </w:r>
      <w:ins w:id="26" w:author="Patrick Gordon Wijntjes" w:date="2014-02-20T10:23:00Z">
        <w:r w:rsidR="000E07EC">
          <w:rPr>
            <w:lang w:val="en-GB"/>
          </w:rPr>
          <w:t>3.5.1</w:t>
        </w:r>
      </w:ins>
      <w:del w:id="27" w:author="Patrick Gordon Wijntjes" w:date="2014-02-20T10:23:00Z">
        <w:r w:rsidRPr="00E232EB" w:rsidDel="000E07EC">
          <w:rPr>
            <w:lang w:val="en-GB"/>
          </w:rPr>
          <w:delText>x</w:delText>
        </w:r>
      </w:del>
      <w:r w:rsidRPr="00E232EB">
        <w:rPr>
          <w:lang w:val="en-GB"/>
        </w:rPr>
        <w:t>) [</w:t>
      </w:r>
      <w:ins w:id="28" w:author="Patrick Gordon Wijntjes" w:date="2014-02-20T10:13:00Z">
        <w:r w:rsidR="009F6D98">
          <w:rPr>
            <w:lang w:val="en-GB"/>
          </w:rPr>
          <w:t>18</w:t>
        </w:r>
      </w:ins>
      <w:del w:id="29" w:author="Patrick Gordon Wijntjes" w:date="2014-02-20T10:13:00Z">
        <w:r w:rsidRPr="00E232EB" w:rsidDel="009F6D98">
          <w:rPr>
            <w:lang w:val="en-GB"/>
          </w:rPr>
          <w:delText>*</w:delText>
        </w:r>
      </w:del>
      <w:r w:rsidRPr="00E232EB">
        <w:rPr>
          <w:lang w:val="en-GB"/>
        </w:rPr>
        <w:t>].</w:t>
      </w:r>
    </w:p>
    <w:p w14:paraId="25CB5368" w14:textId="50B3A3F3" w:rsidR="00C03E07" w:rsidRPr="00E232EB" w:rsidRDefault="00257611" w:rsidP="00E07197">
      <w:pPr>
        <w:ind w:firstLine="708"/>
        <w:rPr>
          <w:lang w:val="en-GB"/>
        </w:rPr>
      </w:pPr>
      <w:r w:rsidRPr="00E232EB">
        <w:rPr>
          <w:lang w:val="en-GB"/>
        </w:rPr>
        <w:t xml:space="preserve">Before training of the neural network is possible, a preparation process is needed. </w:t>
      </w:r>
      <w:r w:rsidR="00C03E07" w:rsidRPr="00E232EB">
        <w:rPr>
          <w:lang w:val="en-GB"/>
        </w:rPr>
        <w:t xml:space="preserve">The first step in this process is to download </w:t>
      </w:r>
      <w:r w:rsidR="001D4240">
        <w:rPr>
          <w:lang w:val="en-GB"/>
        </w:rPr>
        <w:t xml:space="preserve">the </w:t>
      </w:r>
      <w:r w:rsidR="00C03E07" w:rsidRPr="00E232EB">
        <w:rPr>
          <w:lang w:val="en-GB"/>
        </w:rPr>
        <w:t>pictures and metadata and search for the tags in the metadata</w:t>
      </w:r>
      <w:ins w:id="30" w:author="Patrick Gordon Wijntjes" w:date="2014-02-20T10:35:00Z">
        <w:r w:rsidR="0004332E">
          <w:rPr>
            <w:lang w:val="en-GB"/>
          </w:rPr>
          <w:t>. An example of the metadata can be found in appendix 2.1. the blue square indicates the location of the tags</w:t>
        </w:r>
      </w:ins>
      <w:r w:rsidR="00C03E07" w:rsidRPr="00E232EB">
        <w:rPr>
          <w:lang w:val="en-GB"/>
        </w:rPr>
        <w:t>. The next step is to convert the pictures from jpg- to png-format</w:t>
      </w:r>
      <w:r w:rsidR="007001B9" w:rsidRPr="00E232EB">
        <w:rPr>
          <w:lang w:val="en-GB"/>
        </w:rPr>
        <w:t>. Finally the pictures will be split</w:t>
      </w:r>
      <w:r w:rsidR="00C03E07" w:rsidRPr="00E232EB">
        <w:rPr>
          <w:lang w:val="en-GB"/>
        </w:rPr>
        <w:t xml:space="preserve"> and place</w:t>
      </w:r>
      <w:r w:rsidR="007001B9" w:rsidRPr="00E232EB">
        <w:rPr>
          <w:lang w:val="en-GB"/>
        </w:rPr>
        <w:t>d</w:t>
      </w:r>
      <w:r w:rsidR="00C03E07" w:rsidRPr="00E232EB">
        <w:rPr>
          <w:lang w:val="en-GB"/>
        </w:rPr>
        <w:t xml:space="preserve"> </w:t>
      </w:r>
      <w:r w:rsidR="007001B9" w:rsidRPr="00E232EB">
        <w:rPr>
          <w:lang w:val="en-GB"/>
        </w:rPr>
        <w:t>in</w:t>
      </w:r>
      <w:r w:rsidR="00C03E07" w:rsidRPr="00E232EB">
        <w:rPr>
          <w:lang w:val="en-GB"/>
        </w:rPr>
        <w:t>to the correct directory</w:t>
      </w:r>
      <w:r w:rsidR="00B30734" w:rsidRPr="00E232EB">
        <w:rPr>
          <w:lang w:val="en-GB"/>
        </w:rPr>
        <w:t xml:space="preserve"> (Round, Spur and Oblong for the different </w:t>
      </w:r>
      <w:r w:rsidR="00124A61" w:rsidRPr="00E07197">
        <w:rPr>
          <w:i/>
          <w:lang w:val="en-GB"/>
        </w:rPr>
        <w:t xml:space="preserve">salep </w:t>
      </w:r>
      <w:r w:rsidR="00B30734" w:rsidRPr="00E232EB">
        <w:rPr>
          <w:lang w:val="en-GB"/>
        </w:rPr>
        <w:t>orchid tubers</w:t>
      </w:r>
      <w:r w:rsidRPr="00E232EB">
        <w:rPr>
          <w:lang w:val="en-GB"/>
        </w:rPr>
        <w:t>,</w:t>
      </w:r>
      <w:r w:rsidR="00B30734" w:rsidRPr="00E232EB">
        <w:rPr>
          <w:lang w:val="en-GB"/>
        </w:rPr>
        <w:t xml:space="preserve"> LRound, LSpur and LOblong for the different look-a-like tubers</w:t>
      </w:r>
      <w:r w:rsidRPr="00E232EB">
        <w:rPr>
          <w:lang w:val="en-GB"/>
        </w:rPr>
        <w:t xml:space="preserve"> and the correct genus and species for the </w:t>
      </w:r>
      <w:r w:rsidR="00124A61">
        <w:rPr>
          <w:lang w:val="en-GB"/>
        </w:rPr>
        <w:t xml:space="preserve">slipper orchid </w:t>
      </w:r>
      <w:r w:rsidRPr="00E232EB">
        <w:rPr>
          <w:lang w:val="en-GB"/>
        </w:rPr>
        <w:t>flowers</w:t>
      </w:r>
      <w:r w:rsidR="00B30734" w:rsidRPr="00E232EB">
        <w:rPr>
          <w:lang w:val="en-GB"/>
        </w:rPr>
        <w:t>)</w:t>
      </w:r>
      <w:r w:rsidR="007001B9" w:rsidRPr="00E232EB">
        <w:rPr>
          <w:lang w:val="en-GB"/>
        </w:rPr>
        <w:t xml:space="preserve"> using the tags.</w:t>
      </w:r>
    </w:p>
    <w:p w14:paraId="044B8E15" w14:textId="77777777" w:rsidR="003E2255" w:rsidRPr="00E232EB" w:rsidRDefault="003E2255" w:rsidP="006D61D3">
      <w:pPr>
        <w:rPr>
          <w:lang w:val="en-GB"/>
        </w:rPr>
      </w:pPr>
      <w:r w:rsidRPr="00E232EB">
        <w:rPr>
          <w:lang w:val="en-GB"/>
        </w:rPr>
        <w:br w:type="page"/>
      </w:r>
    </w:p>
    <w:p w14:paraId="6196722D" w14:textId="77777777" w:rsidR="006D61D3" w:rsidRPr="00E232EB" w:rsidRDefault="00257D2C" w:rsidP="00257D2C">
      <w:pPr>
        <w:pStyle w:val="Kop1"/>
        <w:rPr>
          <w:lang w:val="en-GB"/>
        </w:rPr>
      </w:pPr>
      <w:bookmarkStart w:id="31" w:name="_Toc254509723"/>
      <w:r w:rsidRPr="00E232EB">
        <w:rPr>
          <w:lang w:val="en-GB"/>
        </w:rPr>
        <w:lastRenderedPageBreak/>
        <w:t>Results</w:t>
      </w:r>
      <w:bookmarkEnd w:id="31"/>
    </w:p>
    <w:p w14:paraId="63A70B2D" w14:textId="77777777" w:rsidR="00257D2C" w:rsidRPr="00E232EB" w:rsidRDefault="00B55530" w:rsidP="00B55530">
      <w:pPr>
        <w:pStyle w:val="Kop2"/>
        <w:rPr>
          <w:lang w:val="en-GB"/>
        </w:rPr>
      </w:pPr>
      <w:bookmarkStart w:id="32" w:name="_Toc254509724"/>
      <w:r w:rsidRPr="00E232EB">
        <w:rPr>
          <w:lang w:val="en-GB"/>
        </w:rPr>
        <w:t>Website</w:t>
      </w:r>
      <w:bookmarkEnd w:id="32"/>
    </w:p>
    <w:p w14:paraId="5B7B5EDE" w14:textId="314E51E3" w:rsidR="00B55530" w:rsidRPr="00E232EB" w:rsidRDefault="007001B9" w:rsidP="00B55530">
      <w:pPr>
        <w:rPr>
          <w:lang w:val="en-GB"/>
        </w:rPr>
      </w:pPr>
      <w:r w:rsidRPr="00E232EB">
        <w:rPr>
          <w:lang w:val="en-GB"/>
        </w:rPr>
        <w:t xml:space="preserve">To make the software available for </w:t>
      </w:r>
      <w:r w:rsidR="00984118">
        <w:rPr>
          <w:lang w:val="en-GB"/>
        </w:rPr>
        <w:t>end-</w:t>
      </w:r>
      <w:r w:rsidRPr="00E232EB">
        <w:rPr>
          <w:lang w:val="en-GB"/>
        </w:rPr>
        <w:t xml:space="preserve">users a website </w:t>
      </w:r>
      <w:r w:rsidR="00A4087A">
        <w:rPr>
          <w:lang w:val="en-GB"/>
        </w:rPr>
        <w:t>was</w:t>
      </w:r>
      <w:r w:rsidRPr="00E232EB">
        <w:rPr>
          <w:lang w:val="en-GB"/>
        </w:rPr>
        <w:t xml:space="preserve"> developed.</w:t>
      </w:r>
      <w:r w:rsidR="005647FB">
        <w:rPr>
          <w:lang w:val="en-GB"/>
        </w:rPr>
        <w:t xml:space="preserve"> </w:t>
      </w:r>
      <w:r w:rsidR="00B55530" w:rsidRPr="00E232EB">
        <w:rPr>
          <w:lang w:val="en-GB"/>
        </w:rPr>
        <w:t>T</w:t>
      </w:r>
      <w:r w:rsidRPr="00E232EB">
        <w:rPr>
          <w:lang w:val="en-GB"/>
        </w:rPr>
        <w:t>he first design of this</w:t>
      </w:r>
      <w:r w:rsidR="00B55530" w:rsidRPr="00E232EB">
        <w:rPr>
          <w:lang w:val="en-GB"/>
        </w:rPr>
        <w:t xml:space="preserve"> website is finished. </w:t>
      </w:r>
      <w:r w:rsidR="001D4240">
        <w:rPr>
          <w:lang w:val="en-GB"/>
        </w:rPr>
        <w:t>It</w:t>
      </w:r>
      <w:r w:rsidR="00B55530" w:rsidRPr="00E232EB">
        <w:rPr>
          <w:lang w:val="en-GB"/>
        </w:rPr>
        <w:t xml:space="preserve"> contains a homepage, a page for uploading a picture, a page to show the picture is uploaded correctly</w:t>
      </w:r>
      <w:r w:rsidR="001D4240">
        <w:rPr>
          <w:lang w:val="en-GB"/>
        </w:rPr>
        <w:t>,</w:t>
      </w:r>
      <w:r w:rsidR="00B55530" w:rsidRPr="00E232EB">
        <w:rPr>
          <w:lang w:val="en-GB"/>
        </w:rPr>
        <w:t xml:space="preserve"> and a result page.</w:t>
      </w:r>
      <w:r w:rsidR="005647FB">
        <w:rPr>
          <w:lang w:val="en-GB"/>
        </w:rPr>
        <w:t xml:space="preserve"> </w:t>
      </w:r>
      <w:r w:rsidR="00B55530" w:rsidRPr="00E232EB">
        <w:rPr>
          <w:lang w:val="en-GB"/>
        </w:rPr>
        <w:t xml:space="preserve">On the homepage it is possible to choose to upload a picture or remove the unused files from the server. For the last option it is required to log in with a valid account. After selecting the upload option the user </w:t>
      </w:r>
      <w:r w:rsidR="00984118">
        <w:rPr>
          <w:lang w:val="en-GB"/>
        </w:rPr>
        <w:t>is</w:t>
      </w:r>
      <w:r w:rsidR="00B55530" w:rsidRPr="00E232EB">
        <w:rPr>
          <w:lang w:val="en-GB"/>
        </w:rPr>
        <w:t xml:space="preserve"> </w:t>
      </w:r>
      <w:r w:rsidR="00794D45">
        <w:rPr>
          <w:lang w:val="en-GB"/>
        </w:rPr>
        <w:t>forwarded</w:t>
      </w:r>
      <w:r w:rsidR="00B55530" w:rsidRPr="00E232EB">
        <w:rPr>
          <w:lang w:val="en-GB"/>
        </w:rPr>
        <w:t xml:space="preserve"> to the upload page. On this page the user can select a picture to upload. On iPhones it is also possible to take a picture after tapping the “select file” button. The website will check </w:t>
      </w:r>
      <w:r w:rsidR="00984118">
        <w:rPr>
          <w:lang w:val="en-GB"/>
        </w:rPr>
        <w:t>whether</w:t>
      </w:r>
      <w:r w:rsidR="00984118" w:rsidRPr="00E232EB">
        <w:rPr>
          <w:lang w:val="en-GB"/>
        </w:rPr>
        <w:t xml:space="preserve"> </w:t>
      </w:r>
      <w:r w:rsidR="00B55530" w:rsidRPr="00E232EB">
        <w:rPr>
          <w:lang w:val="en-GB"/>
        </w:rPr>
        <w:t>the selected file is a picture. If it is not, the user stay</w:t>
      </w:r>
      <w:r w:rsidR="00A4087A">
        <w:rPr>
          <w:lang w:val="en-GB"/>
        </w:rPr>
        <w:t>s</w:t>
      </w:r>
      <w:r w:rsidR="00B55530" w:rsidRPr="00E232EB">
        <w:rPr>
          <w:lang w:val="en-GB"/>
        </w:rPr>
        <w:t xml:space="preserve"> </w:t>
      </w:r>
      <w:r w:rsidR="00984118">
        <w:rPr>
          <w:lang w:val="en-GB"/>
        </w:rPr>
        <w:t>on</w:t>
      </w:r>
      <w:r w:rsidR="00984118" w:rsidRPr="00E232EB">
        <w:rPr>
          <w:lang w:val="en-GB"/>
        </w:rPr>
        <w:t xml:space="preserve"> </w:t>
      </w:r>
      <w:r w:rsidR="00B55530" w:rsidRPr="00E232EB">
        <w:rPr>
          <w:lang w:val="en-GB"/>
        </w:rPr>
        <w:t xml:space="preserve">the upload page and a warning is </w:t>
      </w:r>
      <w:r w:rsidR="00984118">
        <w:rPr>
          <w:lang w:val="en-GB"/>
        </w:rPr>
        <w:t>issued</w:t>
      </w:r>
      <w:r w:rsidR="00B55530" w:rsidRPr="00E232EB">
        <w:rPr>
          <w:lang w:val="en-GB"/>
        </w:rPr>
        <w:t xml:space="preserve">. After uploading the file some modifications of the name of the picture are made behind the scenes. </w:t>
      </w:r>
      <w:r w:rsidR="00C95759" w:rsidRPr="00E232EB">
        <w:rPr>
          <w:lang w:val="en-GB"/>
        </w:rPr>
        <w:t>When these modifications are done t</w:t>
      </w:r>
      <w:r w:rsidR="00B55530" w:rsidRPr="00E232EB">
        <w:rPr>
          <w:lang w:val="en-GB"/>
        </w:rPr>
        <w:t xml:space="preserve">he user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to the upload</w:t>
      </w:r>
      <w:r w:rsidR="00794D45">
        <w:rPr>
          <w:lang w:val="en-GB"/>
        </w:rPr>
        <w:t xml:space="preserve"> </w:t>
      </w:r>
      <w:r w:rsidR="00E07197" w:rsidRPr="00E232EB">
        <w:rPr>
          <w:lang w:val="en-GB"/>
        </w:rPr>
        <w:t>success</w:t>
      </w:r>
      <w:r w:rsidR="00B55530" w:rsidRPr="00E232EB">
        <w:rPr>
          <w:lang w:val="en-GB"/>
        </w:rPr>
        <w:t xml:space="preserve"> page. Here the user can see the uploaded picture. The user can choose to see the results or cancel. </w:t>
      </w:r>
      <w:r w:rsidR="00984118">
        <w:rPr>
          <w:lang w:val="en-GB"/>
        </w:rPr>
        <w:t>If</w:t>
      </w:r>
      <w:r w:rsidR="00984118" w:rsidRPr="00E232EB">
        <w:rPr>
          <w:lang w:val="en-GB"/>
        </w:rPr>
        <w:t xml:space="preserve"> </w:t>
      </w:r>
      <w:r w:rsidR="00B55530" w:rsidRPr="00E232EB">
        <w:rPr>
          <w:lang w:val="en-GB"/>
        </w:rPr>
        <w:t>the user select</w:t>
      </w:r>
      <w:r w:rsidR="00984118">
        <w:rPr>
          <w:lang w:val="en-GB"/>
        </w:rPr>
        <w:t>s</w:t>
      </w:r>
      <w:r w:rsidR="00B55530" w:rsidRPr="00E232EB">
        <w:rPr>
          <w:lang w:val="en-GB"/>
        </w:rPr>
        <w:t xml:space="preserve"> the result option</w:t>
      </w:r>
      <w:r w:rsidR="001D4240">
        <w:rPr>
          <w:lang w:val="en-GB"/>
        </w:rPr>
        <w:t>,</w:t>
      </w:r>
      <w:r w:rsidR="00B55530" w:rsidRPr="00E232EB">
        <w:rPr>
          <w:lang w:val="en-GB"/>
        </w:rPr>
        <w:t xml:space="preserve"> a program will run to generate a result. The output of this program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back to the result page, where the user can </w:t>
      </w:r>
      <w:r w:rsidR="00984118">
        <w:rPr>
          <w:lang w:val="en-GB"/>
        </w:rPr>
        <w:t>view it</w:t>
      </w:r>
      <w:r w:rsidR="00B55530" w:rsidRPr="00E232EB">
        <w:rPr>
          <w:lang w:val="en-GB"/>
        </w:rPr>
        <w:t>.</w:t>
      </w:r>
    </w:p>
    <w:p w14:paraId="26F35C2B" w14:textId="77777777" w:rsidR="00E93D4F" w:rsidRPr="00E232EB" w:rsidRDefault="00E93D4F" w:rsidP="00E93D4F">
      <w:pPr>
        <w:pStyle w:val="Kop2"/>
        <w:rPr>
          <w:lang w:val="en-GB"/>
        </w:rPr>
      </w:pPr>
      <w:bookmarkStart w:id="33" w:name="_Toc254509725"/>
      <w:r w:rsidRPr="00E232EB">
        <w:rPr>
          <w:lang w:val="en-GB"/>
        </w:rPr>
        <w:t>Preparation script</w:t>
      </w:r>
      <w:bookmarkEnd w:id="33"/>
    </w:p>
    <w:p w14:paraId="61239837" w14:textId="434BFB71" w:rsidR="00E93D4F" w:rsidRPr="00E232EB" w:rsidRDefault="00E93D4F" w:rsidP="00E93D4F">
      <w:pPr>
        <w:rPr>
          <w:lang w:val="en-GB"/>
        </w:rPr>
      </w:pPr>
      <w:r w:rsidRPr="00E232EB">
        <w:rPr>
          <w:lang w:val="en-GB"/>
        </w:rPr>
        <w:t xml:space="preserve">To automate the preparation process a bash script </w:t>
      </w:r>
      <w:r w:rsidR="00984118">
        <w:rPr>
          <w:lang w:val="en-GB"/>
        </w:rPr>
        <w:t>was</w:t>
      </w:r>
      <w:r w:rsidR="00984118" w:rsidRPr="00E232EB">
        <w:rPr>
          <w:lang w:val="en-GB"/>
        </w:rPr>
        <w:t xml:space="preserve"> </w:t>
      </w:r>
      <w:r w:rsidRPr="00E232EB">
        <w:rPr>
          <w:lang w:val="en-GB"/>
        </w:rPr>
        <w:t>developed</w:t>
      </w:r>
      <w:r w:rsidR="0048109B" w:rsidRPr="00E232EB">
        <w:rPr>
          <w:lang w:val="en-GB"/>
        </w:rPr>
        <w:t xml:space="preserve"> (see appendix </w:t>
      </w:r>
      <w:ins w:id="34" w:author="Patrick Gordon Wijntjes" w:date="2014-02-20T10:24:00Z">
        <w:r w:rsidR="000E07EC">
          <w:rPr>
            <w:lang w:val="en-GB"/>
          </w:rPr>
          <w:t>3.1.1</w:t>
        </w:r>
      </w:ins>
      <w:del w:id="35" w:author="Patrick Gordon Wijntjes" w:date="2014-02-20T10:24:00Z">
        <w:r w:rsidR="0048109B" w:rsidRPr="00E232EB" w:rsidDel="000E07EC">
          <w:rPr>
            <w:lang w:val="en-GB"/>
          </w:rPr>
          <w:delText>x</w:delText>
        </w:r>
      </w:del>
      <w:r w:rsidR="0048109B" w:rsidRPr="00E232EB">
        <w:rPr>
          <w:lang w:val="en-GB"/>
        </w:rPr>
        <w:t>)</w:t>
      </w:r>
      <w:r w:rsidRPr="00E232EB">
        <w:rPr>
          <w:lang w:val="en-GB"/>
        </w:rPr>
        <w:t>. The first step in this script is running Offlickr.py to download the pictures as .jpg and the metadata files as .xml. After downloading these files, the script will</w:t>
      </w:r>
      <w:r w:rsidR="00143DA0" w:rsidRPr="00E232EB">
        <w:rPr>
          <w:lang w:val="en-GB"/>
        </w:rPr>
        <w:t xml:space="preserve"> run another python script, get_tags.py (see appendix </w:t>
      </w:r>
      <w:ins w:id="36" w:author="Patrick Gordon Wijntjes" w:date="2014-02-20T10:24:00Z">
        <w:r w:rsidR="000E07EC">
          <w:rPr>
            <w:lang w:val="en-GB"/>
          </w:rPr>
          <w:t>3.5.2</w:t>
        </w:r>
      </w:ins>
      <w:del w:id="37" w:author="Patrick Gordon Wijntjes" w:date="2014-02-20T10:24:00Z">
        <w:r w:rsidR="00143DA0" w:rsidRPr="00E232EB" w:rsidDel="000E07EC">
          <w:rPr>
            <w:lang w:val="en-GB"/>
          </w:rPr>
          <w:delText>x</w:delText>
        </w:r>
      </w:del>
      <w:r w:rsidR="00143DA0" w:rsidRPr="00E232EB">
        <w:rPr>
          <w:lang w:val="en-GB"/>
        </w:rPr>
        <w:t>), to</w:t>
      </w:r>
      <w:r w:rsidRPr="00E232EB">
        <w:rPr>
          <w:lang w:val="en-GB"/>
        </w:rPr>
        <w:t xml:space="preserve"> get the original names and tags from the meta data</w:t>
      </w:r>
      <w:r w:rsidR="00C95759" w:rsidRPr="00E232EB">
        <w:rPr>
          <w:lang w:val="en-GB"/>
        </w:rPr>
        <w:t>. This info will be</w:t>
      </w:r>
      <w:r w:rsidRPr="00E232EB">
        <w:rPr>
          <w:lang w:val="en-GB"/>
        </w:rPr>
        <w:t xml:space="preserve"> save</w:t>
      </w:r>
      <w:r w:rsidR="00C95759" w:rsidRPr="00E232EB">
        <w:rPr>
          <w:lang w:val="en-GB"/>
        </w:rPr>
        <w:t>d</w:t>
      </w:r>
      <w:r w:rsidRPr="00E232EB">
        <w:rPr>
          <w:lang w:val="en-GB"/>
        </w:rPr>
        <w:t xml:space="preserve"> in .txt files, using the id of the picture as name. </w:t>
      </w:r>
      <w:r w:rsidR="00984118">
        <w:rPr>
          <w:lang w:val="en-GB"/>
        </w:rPr>
        <w:t>For example,</w:t>
      </w:r>
      <w:r w:rsidR="00984118" w:rsidRPr="00E232EB">
        <w:rPr>
          <w:lang w:val="en-GB"/>
        </w:rPr>
        <w:t xml:space="preserve"> </w:t>
      </w:r>
      <w:r w:rsidR="00984118">
        <w:rPr>
          <w:lang w:val="en-GB"/>
        </w:rPr>
        <w:t>if</w:t>
      </w:r>
      <w:r w:rsidR="00984118" w:rsidRPr="00E232EB">
        <w:rPr>
          <w:lang w:val="en-GB"/>
        </w:rPr>
        <w:t xml:space="preserve"> </w:t>
      </w:r>
      <w:r w:rsidRPr="00E232EB">
        <w:rPr>
          <w:lang w:val="en-GB"/>
        </w:rPr>
        <w:t xml:space="preserve">the picture name is 123456789.jpg the tag file of this picture </w:t>
      </w:r>
      <w:r w:rsidR="00984118">
        <w:rPr>
          <w:lang w:val="en-GB"/>
        </w:rPr>
        <w:t>is</w:t>
      </w:r>
      <w:r w:rsidRPr="00E232EB">
        <w:rPr>
          <w:lang w:val="en-GB"/>
        </w:rPr>
        <w:t xml:space="preserve"> 123456789_tags.txt. At the end of this step the .xml files </w:t>
      </w:r>
      <w:r w:rsidR="00984118">
        <w:rPr>
          <w:lang w:val="en-GB"/>
        </w:rPr>
        <w:t>are</w:t>
      </w:r>
      <w:r w:rsidRPr="00E232EB">
        <w:rPr>
          <w:lang w:val="en-GB"/>
        </w:rPr>
        <w:t xml:space="preserve"> removed.</w:t>
      </w:r>
      <w:r w:rsidR="00231C33" w:rsidRPr="00E232EB">
        <w:rPr>
          <w:lang w:val="en-GB"/>
        </w:rPr>
        <w:t xml:space="preserve"> </w:t>
      </w:r>
      <w:ins w:id="38" w:author="Patrick Gordon Wijntjes" w:date="2014-02-20T10:24:00Z">
        <w:r w:rsidR="000E07EC">
          <w:rPr>
            <w:lang w:val="en-GB"/>
          </w:rPr>
          <w:t>E</w:t>
        </w:r>
      </w:ins>
      <w:del w:id="39" w:author="Patrick Gordon Wijntjes" w:date="2014-02-20T10:24:00Z">
        <w:r w:rsidR="00231C33" w:rsidRPr="00E232EB" w:rsidDel="000E07EC">
          <w:rPr>
            <w:lang w:val="en-GB"/>
          </w:rPr>
          <w:delText>An e</w:delText>
        </w:r>
      </w:del>
      <w:r w:rsidR="00231C33" w:rsidRPr="00E232EB">
        <w:rPr>
          <w:lang w:val="en-GB"/>
        </w:rPr>
        <w:t xml:space="preserve">xample of </w:t>
      </w:r>
      <w:ins w:id="40" w:author="Patrick Gordon Wijntjes" w:date="2014-02-20T10:24:00Z">
        <w:r w:rsidR="000E07EC">
          <w:rPr>
            <w:lang w:val="en-GB"/>
          </w:rPr>
          <w:t>the different</w:t>
        </w:r>
      </w:ins>
      <w:del w:id="41" w:author="Patrick Gordon Wijntjes" w:date="2014-02-20T10:24:00Z">
        <w:r w:rsidR="00231C33" w:rsidRPr="00E232EB" w:rsidDel="000E07EC">
          <w:rPr>
            <w:lang w:val="en-GB"/>
          </w:rPr>
          <w:delText>a</w:delText>
        </w:r>
      </w:del>
      <w:r w:rsidR="00231C33" w:rsidRPr="00E232EB">
        <w:rPr>
          <w:lang w:val="en-GB"/>
        </w:rPr>
        <w:t xml:space="preserve"> tag file</w:t>
      </w:r>
      <w:ins w:id="42" w:author="Patrick Gordon Wijntjes" w:date="2014-02-20T10:25:00Z">
        <w:r w:rsidR="000E07EC">
          <w:rPr>
            <w:lang w:val="en-GB"/>
          </w:rPr>
          <w:t>s</w:t>
        </w:r>
      </w:ins>
      <w:r w:rsidR="00231C33" w:rsidRPr="00E232EB">
        <w:rPr>
          <w:lang w:val="en-GB"/>
        </w:rPr>
        <w:t xml:space="preserve"> </w:t>
      </w:r>
      <w:del w:id="43" w:author="Patrick Gordon Wijntjes" w:date="2014-02-20T10:25:00Z">
        <w:r w:rsidR="00231C33" w:rsidRPr="00E232EB" w:rsidDel="000E07EC">
          <w:rPr>
            <w:lang w:val="en-GB"/>
          </w:rPr>
          <w:delText xml:space="preserve">of a </w:delText>
        </w:r>
        <w:r w:rsidR="00794D45" w:rsidDel="000E07EC">
          <w:rPr>
            <w:lang w:val="en-GB"/>
          </w:rPr>
          <w:delText xml:space="preserve">slipper orchid </w:delText>
        </w:r>
        <w:r w:rsidR="00231C33" w:rsidRPr="00E232EB" w:rsidDel="000E07EC">
          <w:rPr>
            <w:lang w:val="en-GB"/>
          </w:rPr>
          <w:delText xml:space="preserve">flower </w:delText>
        </w:r>
      </w:del>
      <w:r w:rsidR="00231C33" w:rsidRPr="00E232EB">
        <w:rPr>
          <w:lang w:val="en-GB"/>
        </w:rPr>
        <w:t>can be found in appendi</w:t>
      </w:r>
      <w:ins w:id="44" w:author="Patrick Gordon Wijntjes" w:date="2014-02-20T10:25:00Z">
        <w:r w:rsidR="000E07EC">
          <w:rPr>
            <w:lang w:val="en-GB"/>
          </w:rPr>
          <w:t>ces</w:t>
        </w:r>
      </w:ins>
      <w:del w:id="45" w:author="Patrick Gordon Wijntjes" w:date="2014-02-20T10:25:00Z">
        <w:r w:rsidR="00231C33" w:rsidRPr="00E232EB" w:rsidDel="000E07EC">
          <w:rPr>
            <w:lang w:val="en-GB"/>
          </w:rPr>
          <w:delText>x</w:delText>
        </w:r>
      </w:del>
      <w:r w:rsidR="00231C33" w:rsidRPr="00E232EB">
        <w:rPr>
          <w:lang w:val="en-GB"/>
        </w:rPr>
        <w:t xml:space="preserve"> </w:t>
      </w:r>
      <w:ins w:id="46" w:author="Patrick Gordon Wijntjes" w:date="2014-02-20T10:25:00Z">
        <w:r w:rsidR="000E07EC">
          <w:rPr>
            <w:lang w:val="en-GB"/>
          </w:rPr>
          <w:t>2.2-2.4</w:t>
        </w:r>
      </w:ins>
      <w:del w:id="47" w:author="Patrick Gordon Wijntjes" w:date="2014-02-20T10:25:00Z">
        <w:r w:rsidR="00231C33" w:rsidRPr="00E232EB" w:rsidDel="000E07EC">
          <w:rPr>
            <w:lang w:val="en-GB"/>
          </w:rPr>
          <w:delText>x</w:delText>
        </w:r>
      </w:del>
      <w:r w:rsidR="00231C33" w:rsidRPr="00E232EB">
        <w:rPr>
          <w:lang w:val="en-GB"/>
        </w:rPr>
        <w:t>. The structure of these files is</w:t>
      </w:r>
      <w:r w:rsidR="002533FF" w:rsidRPr="00E232EB">
        <w:rPr>
          <w:lang w:val="en-GB"/>
        </w:rPr>
        <w:t xml:space="preserve"> </w:t>
      </w:r>
      <w:r w:rsidR="00231C33" w:rsidRPr="00E232EB">
        <w:rPr>
          <w:lang w:val="en-GB"/>
        </w:rPr>
        <w:t>always the same</w:t>
      </w:r>
      <w:r w:rsidR="00984118">
        <w:rPr>
          <w:lang w:val="en-GB"/>
        </w:rPr>
        <w:t>:</w:t>
      </w:r>
      <w:r w:rsidR="002533FF" w:rsidRPr="00E232EB">
        <w:rPr>
          <w:lang w:val="en-GB"/>
        </w:rPr>
        <w:t xml:space="preserve"> the f</w:t>
      </w:r>
      <w:r w:rsidR="00231C33" w:rsidRPr="00E232EB">
        <w:rPr>
          <w:lang w:val="en-GB"/>
        </w:rPr>
        <w:t>irst</w:t>
      </w:r>
      <w:r w:rsidR="002533FF" w:rsidRPr="00E232EB">
        <w:rPr>
          <w:lang w:val="en-GB"/>
        </w:rPr>
        <w:t xml:space="preserve"> line is</w:t>
      </w:r>
      <w:r w:rsidR="00231C33" w:rsidRPr="00E232EB">
        <w:rPr>
          <w:lang w:val="en-GB"/>
        </w:rPr>
        <w:t xml:space="preserve"> the original name of the picture, then an empty line, after that the genus, the species and last</w:t>
      </w:r>
      <w:r w:rsidR="00984118">
        <w:rPr>
          <w:lang w:val="en-GB"/>
        </w:rPr>
        <w:t>ly</w:t>
      </w:r>
      <w:r w:rsidR="00231C33" w:rsidRPr="00E232EB">
        <w:rPr>
          <w:lang w:val="en-GB"/>
        </w:rPr>
        <w:t xml:space="preserve"> a tag that </w:t>
      </w:r>
      <w:r w:rsidR="00984118">
        <w:rPr>
          <w:lang w:val="en-GB"/>
        </w:rPr>
        <w:t>indicates</w:t>
      </w:r>
      <w:r w:rsidR="00984118" w:rsidRPr="00E232EB">
        <w:rPr>
          <w:lang w:val="en-GB"/>
        </w:rPr>
        <w:t xml:space="preserve"> </w:t>
      </w:r>
      <w:r w:rsidR="00984118">
        <w:rPr>
          <w:lang w:val="en-GB"/>
        </w:rPr>
        <w:t>whether the object</w:t>
      </w:r>
      <w:r w:rsidR="00984118" w:rsidRPr="00E232EB">
        <w:rPr>
          <w:lang w:val="en-GB"/>
        </w:rPr>
        <w:t xml:space="preserve"> </w:t>
      </w:r>
      <w:r w:rsidR="00231C33" w:rsidRPr="00E232EB">
        <w:rPr>
          <w:lang w:val="en-GB"/>
        </w:rPr>
        <w:t xml:space="preserve">is a </w:t>
      </w:r>
      <w:r w:rsidR="00794D45">
        <w:rPr>
          <w:lang w:val="en-GB"/>
        </w:rPr>
        <w:t xml:space="preserve">slipper orchid </w:t>
      </w:r>
      <w:r w:rsidR="00231C33" w:rsidRPr="00E232EB">
        <w:rPr>
          <w:lang w:val="en-GB"/>
        </w:rPr>
        <w:t>flower</w:t>
      </w:r>
      <w:r w:rsidR="00984118">
        <w:rPr>
          <w:lang w:val="en-GB"/>
        </w:rPr>
        <w:t xml:space="preserve"> or a</w:t>
      </w:r>
      <w:r w:rsidR="00794D45">
        <w:rPr>
          <w:lang w:val="en-GB"/>
        </w:rPr>
        <w:t xml:space="preserve"> </w:t>
      </w:r>
      <w:r w:rsidR="00794D45" w:rsidRPr="00050811">
        <w:rPr>
          <w:i/>
          <w:lang w:val="en-GB"/>
        </w:rPr>
        <w:t>salep</w:t>
      </w:r>
      <w:r w:rsidR="00984118">
        <w:rPr>
          <w:lang w:val="en-GB"/>
        </w:rPr>
        <w:t xml:space="preserve"> </w:t>
      </w:r>
      <w:r w:rsidR="00794D45">
        <w:rPr>
          <w:lang w:val="en-GB"/>
        </w:rPr>
        <w:t xml:space="preserve">orchid </w:t>
      </w:r>
      <w:r w:rsidR="00984118">
        <w:rPr>
          <w:lang w:val="en-GB"/>
        </w:rPr>
        <w:t>tuber</w:t>
      </w:r>
      <w:r w:rsidR="00231C33" w:rsidRPr="00E232EB">
        <w:rPr>
          <w:lang w:val="en-GB"/>
        </w:rPr>
        <w:t>.</w:t>
      </w:r>
      <w:r w:rsidR="002533FF" w:rsidRPr="00E232EB">
        <w:rPr>
          <w:lang w:val="en-GB"/>
        </w:rPr>
        <w:t xml:space="preserve"> </w:t>
      </w:r>
      <w:r w:rsidR="00231C33" w:rsidRPr="00E232EB">
        <w:rPr>
          <w:lang w:val="en-GB"/>
        </w:rPr>
        <w:t xml:space="preserve">The knowledge of this structure can be used </w:t>
      </w:r>
      <w:r w:rsidR="00C95759" w:rsidRPr="00E232EB">
        <w:rPr>
          <w:lang w:val="en-GB"/>
        </w:rPr>
        <w:t>in the next step</w:t>
      </w:r>
      <w:r w:rsidR="00231C33" w:rsidRPr="00E232EB">
        <w:rPr>
          <w:lang w:val="en-GB"/>
        </w:rPr>
        <w:t>.</w:t>
      </w:r>
    </w:p>
    <w:p w14:paraId="2D935178" w14:textId="2C109CB3" w:rsidR="00231C33" w:rsidRPr="00E232EB" w:rsidRDefault="00231C33" w:rsidP="00050811">
      <w:pPr>
        <w:ind w:firstLine="708"/>
        <w:rPr>
          <w:lang w:val="en-GB"/>
        </w:rPr>
      </w:pPr>
      <w:r w:rsidRPr="00E232EB">
        <w:rPr>
          <w:lang w:val="en-GB"/>
        </w:rPr>
        <w:t>In this</w:t>
      </w:r>
      <w:r w:rsidR="002533FF" w:rsidRPr="00E232EB">
        <w:rPr>
          <w:lang w:val="en-GB"/>
        </w:rPr>
        <w:t xml:space="preserve"> step the pictures </w:t>
      </w:r>
      <w:r w:rsidR="00984118">
        <w:rPr>
          <w:lang w:val="en-GB"/>
        </w:rPr>
        <w:t>ar</w:t>
      </w:r>
      <w:r w:rsidR="002533FF" w:rsidRPr="00E232EB">
        <w:rPr>
          <w:lang w:val="en-GB"/>
        </w:rPr>
        <w:t>e divided between two directories, Flower and Tuber. Before the pictures and tags are moved to the correct directory, the pictures are converted f</w:t>
      </w:r>
      <w:r w:rsidR="00197246" w:rsidRPr="00E232EB">
        <w:rPr>
          <w:lang w:val="en-GB"/>
        </w:rPr>
        <w:t>ro</w:t>
      </w:r>
      <w:r w:rsidR="002533FF" w:rsidRPr="00E232EB">
        <w:rPr>
          <w:lang w:val="en-GB"/>
        </w:rPr>
        <w:t>m .jpg to .png.</w:t>
      </w:r>
      <w:r w:rsidR="0048109B" w:rsidRPr="00E232EB">
        <w:rPr>
          <w:lang w:val="en-GB"/>
        </w:rPr>
        <w:t xml:space="preserve"> After converting the pictures, the .jpg files remain in the training directory.</w:t>
      </w:r>
      <w:r w:rsidR="00C95759" w:rsidRPr="00E232EB">
        <w:rPr>
          <w:lang w:val="en-GB"/>
        </w:rPr>
        <w:t xml:space="preserve"> These files </w:t>
      </w:r>
      <w:r w:rsidR="00984118">
        <w:rPr>
          <w:lang w:val="en-GB"/>
        </w:rPr>
        <w:t>are not</w:t>
      </w:r>
      <w:r w:rsidR="0048109B" w:rsidRPr="00E232EB">
        <w:rPr>
          <w:lang w:val="en-GB"/>
        </w:rPr>
        <w:t xml:space="preserve"> </w:t>
      </w:r>
      <w:r w:rsidR="00C95759" w:rsidRPr="00E232EB">
        <w:rPr>
          <w:lang w:val="en-GB"/>
        </w:rPr>
        <w:t>used anymore, s</w:t>
      </w:r>
      <w:r w:rsidR="0048109B" w:rsidRPr="00E232EB">
        <w:rPr>
          <w:lang w:val="en-GB"/>
        </w:rPr>
        <w:t>o after this step all .jpgs are removed.</w:t>
      </w:r>
    </w:p>
    <w:p w14:paraId="07A93A1F" w14:textId="4AC375D8" w:rsidR="0048109B" w:rsidRPr="00E232EB" w:rsidRDefault="0048109B" w:rsidP="0002508A">
      <w:pPr>
        <w:ind w:firstLine="709"/>
        <w:rPr>
          <w:lang w:val="en-GB"/>
        </w:rPr>
      </w:pPr>
      <w:r w:rsidRPr="00E232EB">
        <w:rPr>
          <w:lang w:val="en-GB"/>
        </w:rPr>
        <w:t>After dividing the pictures between Flower and Tuber, the separation goes further. First the Flower pi</w:t>
      </w:r>
      <w:r w:rsidR="00C95759" w:rsidRPr="00E232EB">
        <w:rPr>
          <w:lang w:val="en-GB"/>
        </w:rPr>
        <w:t xml:space="preserve">ctures are divided between the different </w:t>
      </w:r>
      <w:r w:rsidR="00794D45">
        <w:rPr>
          <w:lang w:val="en-GB"/>
        </w:rPr>
        <w:t xml:space="preserve">slipper orchid </w:t>
      </w:r>
      <w:r w:rsidR="00C95759" w:rsidRPr="00E232EB">
        <w:rPr>
          <w:lang w:val="en-GB"/>
        </w:rPr>
        <w:t>genera</w:t>
      </w:r>
      <w:r w:rsidR="00794D45">
        <w:rPr>
          <w:lang w:val="en-GB"/>
        </w:rPr>
        <w:t xml:space="preserve"> </w:t>
      </w:r>
      <w:r w:rsidRPr="00E232EB">
        <w:rPr>
          <w:lang w:val="en-GB"/>
        </w:rPr>
        <w:t xml:space="preserve">species. After this </w:t>
      </w:r>
      <w:r w:rsidR="009D4894" w:rsidRPr="00E232EB">
        <w:rPr>
          <w:lang w:val="en-GB"/>
        </w:rPr>
        <w:t>division</w:t>
      </w:r>
      <w:r w:rsidRPr="00E232EB">
        <w:rPr>
          <w:lang w:val="en-GB"/>
        </w:rPr>
        <w:t xml:space="preserve"> there are some directories with gen</w:t>
      </w:r>
      <w:r w:rsidR="00794D45">
        <w:rPr>
          <w:lang w:val="en-GB"/>
        </w:rPr>
        <w:t>eric</w:t>
      </w:r>
      <w:r w:rsidRPr="00E232EB">
        <w:rPr>
          <w:lang w:val="en-GB"/>
        </w:rPr>
        <w:t xml:space="preserve"> names in Flower, and every genus directory contains </w:t>
      </w:r>
      <w:r w:rsidR="00794D45">
        <w:rPr>
          <w:lang w:val="en-GB"/>
        </w:rPr>
        <w:t xml:space="preserve">further </w:t>
      </w:r>
      <w:r w:rsidRPr="00E232EB">
        <w:rPr>
          <w:lang w:val="en-GB"/>
        </w:rPr>
        <w:t>species directories. After dividing the Flower pictures</w:t>
      </w:r>
      <w:r w:rsidR="00794D45">
        <w:rPr>
          <w:lang w:val="en-GB"/>
        </w:rPr>
        <w:t>,</w:t>
      </w:r>
      <w:r w:rsidRPr="00E232EB">
        <w:rPr>
          <w:lang w:val="en-GB"/>
        </w:rPr>
        <w:t xml:space="preserve"> the Tuber pictures are divide</w:t>
      </w:r>
      <w:r w:rsidR="00794D45">
        <w:rPr>
          <w:lang w:val="en-GB"/>
        </w:rPr>
        <w:t>d</w:t>
      </w:r>
      <w:r w:rsidRPr="00E232EB">
        <w:rPr>
          <w:lang w:val="en-GB"/>
        </w:rPr>
        <w:t xml:space="preserve"> between shape and Look-a-Like or orchid. This step will produce six directories: LOblong, LSpur, LRound, Oblong, Spur and Round. All directories starting with </w:t>
      </w:r>
      <w:r w:rsidR="009D4894" w:rsidRPr="00E232EB">
        <w:rPr>
          <w:lang w:val="en-GB"/>
        </w:rPr>
        <w:t>an</w:t>
      </w:r>
      <w:r w:rsidRPr="00E232EB">
        <w:rPr>
          <w:lang w:val="en-GB"/>
        </w:rPr>
        <w:t xml:space="preserve"> “L” are for the Look-a-Like tubers.</w:t>
      </w:r>
    </w:p>
    <w:p w14:paraId="076959F4" w14:textId="6B3BF587" w:rsidR="00753F74" w:rsidRDefault="0048109B" w:rsidP="00050811">
      <w:pPr>
        <w:ind w:firstLine="708"/>
        <w:rPr>
          <w:ins w:id="48" w:author="Patrick Gordon Wijntjes" w:date="2014-02-20T09:08:00Z"/>
          <w:lang w:val="en-GB"/>
        </w:rPr>
      </w:pPr>
      <w:commentRangeStart w:id="49"/>
      <w:r w:rsidRPr="00E232EB">
        <w:rPr>
          <w:lang w:val="en-GB"/>
        </w:rPr>
        <w:t>The last step in the preparation process is splitting the pictures</w:t>
      </w:r>
      <w:ins w:id="50" w:author="Patrick Gordon Wijntjes" w:date="2014-02-20T08:59:00Z">
        <w:r w:rsidR="00753F74">
          <w:rPr>
            <w:lang w:val="en-GB"/>
          </w:rPr>
          <w:t xml:space="preserve"> of the tubers</w:t>
        </w:r>
      </w:ins>
      <w:r w:rsidR="003A209C" w:rsidRPr="00E232EB">
        <w:rPr>
          <w:lang w:val="en-GB"/>
        </w:rPr>
        <w:t>, using a Perl script developed by Rut</w:t>
      </w:r>
      <w:r w:rsidR="00984118">
        <w:rPr>
          <w:lang w:val="en-GB"/>
        </w:rPr>
        <w:t>g</w:t>
      </w:r>
      <w:r w:rsidR="003A209C" w:rsidRPr="00E232EB">
        <w:rPr>
          <w:lang w:val="en-GB"/>
        </w:rPr>
        <w:t>er Vos</w:t>
      </w:r>
      <w:ins w:id="51" w:author="Patrick Gordon Wijntjes" w:date="2014-02-20T13:20:00Z">
        <w:r w:rsidR="004B1368">
          <w:rPr>
            <w:lang w:val="en-GB"/>
          </w:rPr>
          <w:t>: splitter.pl</w:t>
        </w:r>
      </w:ins>
      <w:r w:rsidR="003A209C" w:rsidRPr="00E232EB">
        <w:rPr>
          <w:lang w:val="en-GB"/>
        </w:rPr>
        <w:t xml:space="preserve"> (see appendix </w:t>
      </w:r>
      <w:ins w:id="52" w:author="Patrick Gordon Wijntjes" w:date="2014-02-20T10:26:00Z">
        <w:r w:rsidR="000E07EC">
          <w:rPr>
            <w:highlight w:val="yellow"/>
            <w:lang w:val="en-GB"/>
          </w:rPr>
          <w:t>3.4.1</w:t>
        </w:r>
      </w:ins>
      <w:del w:id="53" w:author="Patrick Gordon Wijntjes" w:date="2014-02-20T10:26:00Z">
        <w:r w:rsidR="003A209C" w:rsidRPr="00E232EB" w:rsidDel="000E07EC">
          <w:rPr>
            <w:highlight w:val="yellow"/>
            <w:lang w:val="en-GB"/>
          </w:rPr>
          <w:delText>x</w:delText>
        </w:r>
      </w:del>
      <w:r w:rsidR="003A209C" w:rsidRPr="00E232EB">
        <w:rPr>
          <w:lang w:val="en-GB"/>
        </w:rPr>
        <w:t>)</w:t>
      </w:r>
      <w:r w:rsidRPr="00E232EB">
        <w:rPr>
          <w:lang w:val="en-GB"/>
        </w:rPr>
        <w:t xml:space="preserve">. This </w:t>
      </w:r>
      <w:r w:rsidR="003A209C" w:rsidRPr="00E232EB">
        <w:rPr>
          <w:lang w:val="en-GB"/>
        </w:rPr>
        <w:t>script</w:t>
      </w:r>
      <w:r w:rsidR="00E75427" w:rsidRPr="00E232EB">
        <w:rPr>
          <w:lang w:val="en-GB"/>
        </w:rPr>
        <w:t xml:space="preserve"> used a Perl package, named Image::Magick, to modify</w:t>
      </w:r>
      <w:r w:rsidR="003A209C" w:rsidRPr="00E232EB">
        <w:rPr>
          <w:lang w:val="en-GB"/>
        </w:rPr>
        <w:t xml:space="preserve"> the picture so</w:t>
      </w:r>
      <w:r w:rsidRPr="00E232EB">
        <w:rPr>
          <w:lang w:val="en-GB"/>
        </w:rPr>
        <w:t xml:space="preserve"> </w:t>
      </w:r>
      <w:r w:rsidR="0014447F" w:rsidRPr="00E232EB">
        <w:rPr>
          <w:lang w:val="en-GB"/>
        </w:rPr>
        <w:t xml:space="preserve">that only the tuber </w:t>
      </w:r>
      <w:del w:id="54" w:author="Patrick Gordon Wijntjes" w:date="2014-02-20T13:21:00Z">
        <w:r w:rsidR="0014447F" w:rsidRPr="00E232EB" w:rsidDel="004B1368">
          <w:rPr>
            <w:lang w:val="en-GB"/>
          </w:rPr>
          <w:delText xml:space="preserve">or flower </w:delText>
        </w:r>
      </w:del>
      <w:r w:rsidR="0014447F" w:rsidRPr="00E232EB">
        <w:rPr>
          <w:lang w:val="en-GB"/>
        </w:rPr>
        <w:t xml:space="preserve">is on the picture, with </w:t>
      </w:r>
      <w:r w:rsidR="00794D45">
        <w:rPr>
          <w:lang w:val="en-GB"/>
        </w:rPr>
        <w:t>a minimum</w:t>
      </w:r>
      <w:r w:rsidR="0014447F" w:rsidRPr="00E232EB">
        <w:rPr>
          <w:lang w:val="en-GB"/>
        </w:rPr>
        <w:t xml:space="preserve"> background. </w:t>
      </w:r>
      <w:r w:rsidR="009D4894" w:rsidRPr="00E232EB">
        <w:rPr>
          <w:lang w:val="en-GB"/>
        </w:rPr>
        <w:t>With an option of Image::Magick</w:t>
      </w:r>
      <w:r w:rsidR="00E75427" w:rsidRPr="00E232EB">
        <w:rPr>
          <w:lang w:val="en-GB"/>
        </w:rPr>
        <w:t xml:space="preserve"> </w:t>
      </w:r>
      <w:r w:rsidR="009D4894" w:rsidRPr="00E232EB">
        <w:rPr>
          <w:lang w:val="en-GB"/>
        </w:rPr>
        <w:t>the background is</w:t>
      </w:r>
      <w:r w:rsidR="0014447F" w:rsidRPr="00E232EB">
        <w:rPr>
          <w:lang w:val="en-GB"/>
        </w:rPr>
        <w:t xml:space="preserve"> normalized to be completely white</w:t>
      </w:r>
      <w:r w:rsidR="002C02EE">
        <w:rPr>
          <w:lang w:val="en-GB"/>
        </w:rPr>
        <w:t xml:space="preserve"> </w:t>
      </w:r>
      <w:r w:rsidR="009D4894" w:rsidRPr="00E232EB">
        <w:rPr>
          <w:lang w:val="en-GB"/>
        </w:rPr>
        <w:t xml:space="preserve">(see the square in appendix </w:t>
      </w:r>
      <w:ins w:id="55" w:author="Patrick Gordon Wijntjes" w:date="2014-02-20T10:26:00Z">
        <w:r w:rsidR="000E07EC">
          <w:rPr>
            <w:highlight w:val="yellow"/>
            <w:lang w:val="en-GB"/>
          </w:rPr>
          <w:t>3.4.1</w:t>
        </w:r>
      </w:ins>
      <w:del w:id="56" w:author="Patrick Gordon Wijntjes" w:date="2014-02-20T10:26:00Z">
        <w:r w:rsidR="009D4894" w:rsidRPr="00E232EB" w:rsidDel="000E07EC">
          <w:rPr>
            <w:highlight w:val="yellow"/>
            <w:lang w:val="en-GB"/>
          </w:rPr>
          <w:delText>x</w:delText>
        </w:r>
      </w:del>
      <w:r w:rsidR="009D4894" w:rsidRPr="00E232EB">
        <w:rPr>
          <w:lang w:val="en-GB"/>
        </w:rPr>
        <w:t>)</w:t>
      </w:r>
      <w:r w:rsidR="0014447F" w:rsidRPr="00E232EB">
        <w:rPr>
          <w:lang w:val="en-GB"/>
        </w:rPr>
        <w:t>.</w:t>
      </w:r>
      <w:r w:rsidR="003A209C" w:rsidRPr="00E232EB">
        <w:rPr>
          <w:lang w:val="en-GB"/>
        </w:rPr>
        <w:t xml:space="preserve"> Figure </w:t>
      </w:r>
      <w:ins w:id="57" w:author="Patrick Gordon Wijntjes" w:date="2014-02-20T10:30:00Z">
        <w:r w:rsidR="0004332E">
          <w:rPr>
            <w:lang w:val="en-GB"/>
          </w:rPr>
          <w:t>8</w:t>
        </w:r>
      </w:ins>
      <w:del w:id="58" w:author="Patrick Gordon Wijntjes" w:date="2014-02-20T10:30:00Z">
        <w:r w:rsidR="003A209C" w:rsidRPr="00E232EB" w:rsidDel="0004332E">
          <w:rPr>
            <w:lang w:val="en-GB"/>
          </w:rPr>
          <w:delText>x</w:delText>
        </w:r>
      </w:del>
      <w:r w:rsidR="003A209C" w:rsidRPr="00E232EB">
        <w:rPr>
          <w:lang w:val="en-GB"/>
        </w:rPr>
        <w:t xml:space="preserve"> shows a </w:t>
      </w:r>
      <w:r w:rsidR="003A209C" w:rsidRPr="00E232EB">
        <w:rPr>
          <w:lang w:val="en-GB"/>
        </w:rPr>
        <w:lastRenderedPageBreak/>
        <w:t>picture before and after splitting</w:t>
      </w:r>
      <w:r w:rsidR="00197246" w:rsidRPr="00E232EB">
        <w:rPr>
          <w:lang w:val="en-GB"/>
        </w:rPr>
        <w:t>.</w:t>
      </w:r>
      <w:commentRangeEnd w:id="49"/>
      <w:r w:rsidR="00984118">
        <w:rPr>
          <w:rStyle w:val="Verwijzingopmerking"/>
          <w:vanish/>
        </w:rPr>
        <w:commentReference w:id="49"/>
      </w:r>
      <w:ins w:id="59" w:author="Patrick Gordon Wijntjes" w:date="2014-02-20T09:01:00Z">
        <w:r w:rsidR="00753F74">
          <w:rPr>
            <w:lang w:val="en-GB"/>
          </w:rPr>
          <w:t xml:space="preserve"> </w:t>
        </w:r>
      </w:ins>
      <w:ins w:id="60" w:author="Patrick Gordon Wijntjes" w:date="2014-02-20T09:02:00Z">
        <w:r w:rsidR="00753F74">
          <w:rPr>
            <w:lang w:val="en-GB"/>
          </w:rPr>
          <w:t>The pictures of the flowers are already split, so this step is not</w:t>
        </w:r>
      </w:ins>
      <w:ins w:id="61" w:author="Patrick Gordon Wijntjes" w:date="2014-02-20T09:06:00Z">
        <w:r w:rsidR="00753F74">
          <w:rPr>
            <w:lang w:val="en-GB"/>
          </w:rPr>
          <w:t xml:space="preserve"> </w:t>
        </w:r>
      </w:ins>
      <w:ins w:id="62" w:author="Patrick Gordon Wijntjes" w:date="2014-02-20T09:08:00Z">
        <w:r w:rsidR="00753F74">
          <w:rPr>
            <w:lang w:val="en-GB"/>
          </w:rPr>
          <w:t>required for these pictures.</w:t>
        </w:r>
      </w:ins>
    </w:p>
    <w:p w14:paraId="5C342DCE" w14:textId="21ED9FD6" w:rsidR="00753F74" w:rsidRDefault="0002508A">
      <w:pPr>
        <w:pStyle w:val="Kop2"/>
        <w:rPr>
          <w:ins w:id="63" w:author="Patrick Gordon Wijntjes" w:date="2014-02-20T09:08:00Z"/>
          <w:lang w:val="en-GB"/>
        </w:rPr>
        <w:pPrChange w:id="64" w:author="Patrick Gordon Wijntjes" w:date="2014-02-20T09:08:00Z">
          <w:pPr>
            <w:ind w:firstLine="708"/>
          </w:pPr>
        </w:pPrChange>
      </w:pPr>
      <w:bookmarkStart w:id="65" w:name="_Toc254509726"/>
      <w:ins w:id="66" w:author="Patrick Gordon Wijntjes" w:date="2014-02-20T09:08:00Z">
        <w:r>
          <w:rPr>
            <w:lang w:val="en-GB"/>
          </w:rPr>
          <w:t>Create</w:t>
        </w:r>
        <w:r w:rsidR="00753F74">
          <w:rPr>
            <w:lang w:val="en-GB"/>
          </w:rPr>
          <w:t xml:space="preserve"> training data</w:t>
        </w:r>
        <w:bookmarkEnd w:id="65"/>
      </w:ins>
    </w:p>
    <w:p w14:paraId="16223329" w14:textId="0F1ACA57" w:rsidR="0002508A" w:rsidRDefault="00753F74">
      <w:pPr>
        <w:rPr>
          <w:ins w:id="67" w:author="Patrick Gordon Wijntjes" w:date="2014-02-20T09:18:00Z"/>
          <w:lang w:val="en-GB"/>
        </w:rPr>
        <w:pPrChange w:id="68" w:author="Patrick Gordon Wijntjes" w:date="2014-02-20T09:09:00Z">
          <w:pPr>
            <w:ind w:firstLine="708"/>
          </w:pPr>
        </w:pPrChange>
      </w:pPr>
      <w:ins w:id="69" w:author="Patrick Gordon Wijntjes" w:date="2014-02-20T09:09:00Z">
        <w:r>
          <w:rPr>
            <w:lang w:val="en-GB"/>
          </w:rPr>
          <w:t xml:space="preserve">When the preparation script finishes </w:t>
        </w:r>
      </w:ins>
      <w:ins w:id="70" w:author="Patrick Gordon Wijntjes" w:date="2014-02-20T09:10:00Z">
        <w:r>
          <w:rPr>
            <w:lang w:val="en-GB"/>
          </w:rPr>
          <w:t xml:space="preserve">the training data can be generated. </w:t>
        </w:r>
      </w:ins>
      <w:ins w:id="71" w:author="Patrick Gordon Wijntjes" w:date="2014-02-20T09:11:00Z">
        <w:r>
          <w:rPr>
            <w:lang w:val="en-GB"/>
          </w:rPr>
          <w:t>To do this a bash script, create_traindata.</w:t>
        </w:r>
        <w:r w:rsidR="0004332E">
          <w:rPr>
            <w:lang w:val="en-GB"/>
          </w:rPr>
          <w:t>sh, is developed (see appendix 3.1.3</w:t>
        </w:r>
        <w:r>
          <w:rPr>
            <w:lang w:val="en-GB"/>
          </w:rPr>
          <w:t>).</w:t>
        </w:r>
      </w:ins>
      <w:ins w:id="72" w:author="Patrick Gordon Wijntjes" w:date="2014-02-20T09:12:00Z">
        <w:r>
          <w:rPr>
            <w:lang w:val="en-GB"/>
          </w:rPr>
          <w:t xml:space="preserve"> </w:t>
        </w:r>
      </w:ins>
      <w:ins w:id="73" w:author="Patrick Gordon Wijntjes" w:date="2014-02-20T09:13:00Z">
        <w:r>
          <w:rPr>
            <w:lang w:val="en-GB"/>
          </w:rPr>
          <w:t>On this moment, this script runs two different Perl scripts</w:t>
        </w:r>
      </w:ins>
      <w:ins w:id="74" w:author="Patrick Gordon Wijntjes" w:date="2014-02-20T09:14:00Z">
        <w:r>
          <w:rPr>
            <w:lang w:val="en-GB"/>
          </w:rPr>
          <w:t xml:space="preserve"> developed by Rutger Vos</w:t>
        </w:r>
      </w:ins>
      <w:ins w:id="75" w:author="Patrick Gordon Wijntjes" w:date="2014-02-20T09:13:00Z">
        <w:r>
          <w:rPr>
            <w:lang w:val="en-GB"/>
          </w:rPr>
          <w:t xml:space="preserve">. One </w:t>
        </w:r>
      </w:ins>
      <w:ins w:id="76" w:author="Patrick Gordon Wijntjes" w:date="2014-02-20T11:21:00Z">
        <w:r w:rsidR="00415CA5">
          <w:rPr>
            <w:lang w:val="en-GB"/>
          </w:rPr>
          <w:t xml:space="preserve">of these </w:t>
        </w:r>
      </w:ins>
      <w:ins w:id="77" w:author="Patrick Gordon Wijntjes" w:date="2014-02-20T09:15:00Z">
        <w:r w:rsidR="0002508A">
          <w:rPr>
            <w:lang w:val="en-GB"/>
          </w:rPr>
          <w:t>script</w:t>
        </w:r>
      </w:ins>
      <w:ins w:id="78" w:author="Patrick Gordon Wijntjes" w:date="2014-02-20T11:21:00Z">
        <w:r w:rsidR="00415CA5">
          <w:rPr>
            <w:lang w:val="en-GB"/>
          </w:rPr>
          <w:t>s is</w:t>
        </w:r>
      </w:ins>
      <w:ins w:id="79" w:author="Patrick Gordon Wijntjes" w:date="2014-02-20T09:15:00Z">
        <w:r w:rsidR="0002508A">
          <w:rPr>
            <w:lang w:val="en-GB"/>
          </w:rPr>
          <w:t xml:space="preserve"> </w:t>
        </w:r>
      </w:ins>
      <w:ins w:id="80" w:author="Patrick Gordon Wijntjes" w:date="2014-02-20T09:13:00Z">
        <w:r>
          <w:rPr>
            <w:lang w:val="en-GB"/>
          </w:rPr>
          <w:t xml:space="preserve">for the tubers and </w:t>
        </w:r>
      </w:ins>
      <w:ins w:id="81" w:author="Patrick Gordon Wijntjes" w:date="2014-02-20T11:28:00Z">
        <w:r w:rsidR="00AA592A">
          <w:rPr>
            <w:lang w:val="en-GB"/>
          </w:rPr>
          <w:t>the other</w:t>
        </w:r>
      </w:ins>
      <w:ins w:id="82" w:author="Patrick Gordon Wijntjes" w:date="2014-02-20T09:13:00Z">
        <w:r w:rsidR="0004332E">
          <w:rPr>
            <w:lang w:val="en-GB"/>
          </w:rPr>
          <w:t xml:space="preserve"> for the flowers (see appendices 3.</w:t>
        </w:r>
      </w:ins>
      <w:ins w:id="83" w:author="Patrick Gordon Wijntjes" w:date="2014-02-20T10:31:00Z">
        <w:r w:rsidR="0004332E">
          <w:rPr>
            <w:lang w:val="en-GB"/>
          </w:rPr>
          <w:t>4.2</w:t>
        </w:r>
      </w:ins>
      <w:ins w:id="84" w:author="Patrick Gordon Wijntjes" w:date="2014-02-20T09:13:00Z">
        <w:r w:rsidR="0004332E">
          <w:rPr>
            <w:lang w:val="en-GB"/>
          </w:rPr>
          <w:t xml:space="preserve"> and 3.4.3</w:t>
        </w:r>
        <w:r>
          <w:rPr>
            <w:lang w:val="en-GB"/>
          </w:rPr>
          <w:t xml:space="preserve">). </w:t>
        </w:r>
      </w:ins>
      <w:ins w:id="85" w:author="Patrick Gordon Wijntjes" w:date="2014-02-20T09:14:00Z">
        <w:r>
          <w:rPr>
            <w:lang w:val="en-GB"/>
          </w:rPr>
          <w:t>The only difference</w:t>
        </w:r>
        <w:r w:rsidR="0002508A">
          <w:rPr>
            <w:lang w:val="en-GB"/>
          </w:rPr>
          <w:t xml:space="preserve"> between these two scripts</w:t>
        </w:r>
        <w:r>
          <w:rPr>
            <w:lang w:val="en-GB"/>
          </w:rPr>
          <w:t xml:space="preserve"> is the accepted input file</w:t>
        </w:r>
        <w:r w:rsidR="0002508A">
          <w:rPr>
            <w:lang w:val="en-GB"/>
          </w:rPr>
          <w:t>s.</w:t>
        </w:r>
      </w:ins>
      <w:ins w:id="86" w:author="Patrick Gordon Wijntjes" w:date="2014-02-20T09:15:00Z">
        <w:r w:rsidR="0002508A">
          <w:rPr>
            <w:lang w:val="en-GB"/>
          </w:rPr>
          <w:t xml:space="preserve"> These scripts create tsv (tab separated value) files for every directory. So </w:t>
        </w:r>
      </w:ins>
      <w:ins w:id="87" w:author="Patrick Gordon Wijntjes" w:date="2014-02-20T09:16:00Z">
        <w:r w:rsidR="0002508A">
          <w:rPr>
            <w:lang w:val="en-GB"/>
          </w:rPr>
          <w:t>after running create_traindata.sh there is a tsv file for every species of the flower pictures and a tsv file for every shape of the tuber.</w:t>
        </w:r>
      </w:ins>
    </w:p>
    <w:p w14:paraId="343D1D9D" w14:textId="172B4417" w:rsidR="00E36B0D" w:rsidRDefault="0002508A">
      <w:pPr>
        <w:ind w:firstLine="709"/>
        <w:rPr>
          <w:ins w:id="88" w:author="Patrick Gordon Wijntjes" w:date="2014-02-20T09:27:00Z"/>
          <w:lang w:val="en-GB"/>
        </w:rPr>
        <w:pPrChange w:id="89" w:author="Patrick Gordon Wijntjes" w:date="2014-02-20T09:09:00Z">
          <w:pPr>
            <w:ind w:firstLine="708"/>
          </w:pPr>
        </w:pPrChange>
      </w:pPr>
      <w:ins w:id="90" w:author="Patrick Gordon Wijntjes" w:date="2014-02-20T09:19:00Z">
        <w:r>
          <w:rPr>
            <w:lang w:val="en-GB"/>
          </w:rPr>
          <w:t>The tsv files of the tuber can be used for training the neural network. The tsv files of the flowers need to be modified before using them for training the neural network.</w:t>
        </w:r>
      </w:ins>
      <w:ins w:id="91" w:author="Patrick Gordon Wijntjes" w:date="2014-02-20T09:20:00Z">
        <w:r>
          <w:rPr>
            <w:lang w:val="en-GB"/>
          </w:rPr>
          <w:t xml:space="preserve"> To automate this modification process a bash </w:t>
        </w:r>
      </w:ins>
      <w:ins w:id="92" w:author="Patrick Gordon Wijntjes" w:date="2014-02-20T09:21:00Z">
        <w:r>
          <w:rPr>
            <w:lang w:val="en-GB"/>
          </w:rPr>
          <w:t>script is developed that will run thre</w:t>
        </w:r>
        <w:r w:rsidR="0004332E">
          <w:rPr>
            <w:lang w:val="en-GB"/>
          </w:rPr>
          <w:t>e python scripts (see appendix 3.1.2 and appendices 3.5.3-3.5.5</w:t>
        </w:r>
        <w:r>
          <w:rPr>
            <w:lang w:val="en-GB"/>
          </w:rPr>
          <w:t xml:space="preserve">). </w:t>
        </w:r>
      </w:ins>
      <w:ins w:id="93" w:author="Patrick Gordon Wijntjes" w:date="2014-02-20T09:22:00Z">
        <w:r>
          <w:rPr>
            <w:lang w:val="en-GB"/>
          </w:rPr>
          <w:t>The first python script add</w:t>
        </w:r>
      </w:ins>
      <w:ins w:id="94" w:author="Patrick Gordon Wijntjes" w:date="2014-02-20T09:23:00Z">
        <w:r>
          <w:rPr>
            <w:lang w:val="en-GB"/>
          </w:rPr>
          <w:t>s</w:t>
        </w:r>
      </w:ins>
      <w:ins w:id="95" w:author="Patrick Gordon Wijntjes" w:date="2014-02-20T09:22:00Z">
        <w:r>
          <w:rPr>
            <w:lang w:val="en-GB"/>
          </w:rPr>
          <w:t xml:space="preserve"> some columns to the tsv files.</w:t>
        </w:r>
      </w:ins>
      <w:ins w:id="96" w:author="Patrick Gordon Wijntjes" w:date="2014-02-20T09:23:00Z">
        <w:r>
          <w:rPr>
            <w:lang w:val="en-GB"/>
          </w:rPr>
          <w:t xml:space="preserve"> To determine the number of columns the number of species per genus is used. After </w:t>
        </w:r>
      </w:ins>
      <w:ins w:id="97" w:author="Patrick Gordon Wijntjes" w:date="2014-02-20T09:24:00Z">
        <w:r>
          <w:rPr>
            <w:lang w:val="en-GB"/>
          </w:rPr>
          <w:t xml:space="preserve">creating the columns they </w:t>
        </w:r>
        <w:r w:rsidR="00E36B0D">
          <w:rPr>
            <w:lang w:val="en-GB"/>
          </w:rPr>
          <w:t xml:space="preserve">will be filled in. </w:t>
        </w:r>
      </w:ins>
      <w:ins w:id="98" w:author="Patrick Gordon Wijntjes" w:date="2014-02-20T09:25:00Z">
        <w:r w:rsidR="00E36B0D">
          <w:rPr>
            <w:lang w:val="en-GB"/>
          </w:rPr>
          <w:t>The guideline for this step is: the first species per genus get</w:t>
        </w:r>
      </w:ins>
      <w:ins w:id="99" w:author="Patrick Gordon Wijntjes" w:date="2014-02-20T09:26:00Z">
        <w:r w:rsidR="00E36B0D">
          <w:rPr>
            <w:lang w:val="en-GB"/>
          </w:rPr>
          <w:t>s</w:t>
        </w:r>
      </w:ins>
      <w:ins w:id="100" w:author="Patrick Gordon Wijntjes" w:date="2014-02-20T09:25:00Z">
        <w:r w:rsidR="00E36B0D">
          <w:rPr>
            <w:lang w:val="en-GB"/>
          </w:rPr>
          <w:t xml:space="preserve"> 1</w:t>
        </w:r>
      </w:ins>
      <w:ins w:id="101" w:author="Patrick Gordon Wijntjes" w:date="2014-02-20T09:26:00Z">
        <w:r w:rsidR="00E36B0D">
          <w:rPr>
            <w:lang w:val="en-GB"/>
          </w:rPr>
          <w:t>’</w:t>
        </w:r>
      </w:ins>
      <w:ins w:id="102" w:author="Patrick Gordon Wijntjes" w:date="2014-02-20T09:25:00Z">
        <w:r w:rsidR="00E36B0D">
          <w:rPr>
            <w:lang w:val="en-GB"/>
          </w:rPr>
          <w:t>s in the first column and 0</w:t>
        </w:r>
      </w:ins>
      <w:ins w:id="103" w:author="Patrick Gordon Wijntjes" w:date="2014-02-20T09:26:00Z">
        <w:r w:rsidR="00E36B0D">
          <w:rPr>
            <w:lang w:val="en-GB"/>
          </w:rPr>
          <w:t>’</w:t>
        </w:r>
      </w:ins>
      <w:ins w:id="104" w:author="Patrick Gordon Wijntjes" w:date="2014-02-20T09:25:00Z">
        <w:r w:rsidR="00E36B0D">
          <w:rPr>
            <w:lang w:val="en-GB"/>
          </w:rPr>
          <w:t xml:space="preserve">s in </w:t>
        </w:r>
      </w:ins>
      <w:ins w:id="105" w:author="Patrick Gordon Wijntjes" w:date="2014-02-20T09:26:00Z">
        <w:r w:rsidR="00E36B0D">
          <w:rPr>
            <w:lang w:val="en-GB"/>
          </w:rPr>
          <w:t>all other columns. The second species gets 1’ in the second column and 0’ in all other columns</w:t>
        </w:r>
      </w:ins>
      <w:ins w:id="106" w:author="Patrick Gordon Wijntjes" w:date="2014-02-20T09:27:00Z">
        <w:r w:rsidR="00E36B0D">
          <w:rPr>
            <w:lang w:val="en-GB"/>
          </w:rPr>
          <w:t xml:space="preserve"> etc.</w:t>
        </w:r>
      </w:ins>
    </w:p>
    <w:p w14:paraId="59F54057" w14:textId="77777777" w:rsidR="00E36B0D" w:rsidRDefault="00E36B0D">
      <w:pPr>
        <w:ind w:firstLine="709"/>
        <w:rPr>
          <w:ins w:id="107" w:author="Patrick Gordon Wijntjes" w:date="2014-02-20T09:30:00Z"/>
          <w:lang w:val="en-GB"/>
        </w:rPr>
        <w:pPrChange w:id="108" w:author="Patrick Gordon Wijntjes" w:date="2014-02-20T09:09:00Z">
          <w:pPr>
            <w:ind w:firstLine="708"/>
          </w:pPr>
        </w:pPrChange>
      </w:pPr>
      <w:ins w:id="109" w:author="Patrick Gordon Wijntjes" w:date="2014-02-20T09:27:00Z">
        <w:r>
          <w:rPr>
            <w:lang w:val="en-GB"/>
          </w:rPr>
          <w:t>The second python sc</w:t>
        </w:r>
      </w:ins>
      <w:ins w:id="110" w:author="Patrick Gordon Wijntjes" w:date="2014-02-20T09:28:00Z">
        <w:r>
          <w:rPr>
            <w:lang w:val="en-GB"/>
          </w:rPr>
          <w:t>ript combines the modified tsv files to one tsv file per genus.</w:t>
        </w:r>
      </w:ins>
    </w:p>
    <w:p w14:paraId="730B80E7" w14:textId="77777777" w:rsidR="004D0BD7" w:rsidRDefault="00E36B0D">
      <w:pPr>
        <w:rPr>
          <w:ins w:id="111" w:author="Patrick Gordon Wijntjes" w:date="2014-02-20T11:17:00Z"/>
          <w:lang w:val="en-GB"/>
        </w:rPr>
        <w:pPrChange w:id="112" w:author="Patrick Gordon Wijntjes" w:date="2014-02-20T09:09:00Z">
          <w:pPr>
            <w:ind w:firstLine="708"/>
          </w:pPr>
        </w:pPrChange>
      </w:pPr>
      <w:ins w:id="113" w:author="Patrick Gordon Wijntjes" w:date="2014-02-20T09:31:00Z">
        <w:r>
          <w:rPr>
            <w:lang w:val="en-GB"/>
          </w:rPr>
          <w:t xml:space="preserve">For training the neural network it is required that all used tsv files have the same number of columns. So </w:t>
        </w:r>
      </w:ins>
      <w:ins w:id="114" w:author="Patrick Gordon Wijntjes" w:date="2014-02-20T09:32:00Z">
        <w:r>
          <w:rPr>
            <w:lang w:val="en-GB"/>
          </w:rPr>
          <w:t>a third python script is written to c</w:t>
        </w:r>
      </w:ins>
      <w:ins w:id="115" w:author="Patrick Gordon Wijntjes" w:date="2014-02-20T09:33:00Z">
        <w:r>
          <w:rPr>
            <w:lang w:val="en-GB"/>
          </w:rPr>
          <w:t xml:space="preserve">omplete the missing columns. </w:t>
        </w:r>
      </w:ins>
      <w:ins w:id="116" w:author="Patrick Gordon Wijntjes" w:date="2014-02-20T09:34:00Z">
        <w:r>
          <w:rPr>
            <w:lang w:val="en-GB"/>
          </w:rPr>
          <w:t xml:space="preserve">The </w:t>
        </w:r>
        <w:r w:rsidR="00BE6D62">
          <w:rPr>
            <w:lang w:val="en-GB"/>
          </w:rPr>
          <w:t xml:space="preserve">first step is to find the file with the </w:t>
        </w:r>
      </w:ins>
      <w:ins w:id="117" w:author="Patrick Gordon Wijntjes" w:date="2014-02-20T09:35:00Z">
        <w:r w:rsidR="00BE6D62">
          <w:rPr>
            <w:lang w:val="en-GB"/>
          </w:rPr>
          <w:t xml:space="preserve">maximum number of columns. This number of columns </w:t>
        </w:r>
      </w:ins>
      <w:ins w:id="118" w:author="Patrick Gordon Wijntjes" w:date="2014-02-20T09:36:00Z">
        <w:r w:rsidR="00BE6D62">
          <w:rPr>
            <w:lang w:val="en-GB"/>
          </w:rPr>
          <w:t xml:space="preserve">is used to complete the other files to the same amount of columns. The new columns </w:t>
        </w:r>
      </w:ins>
      <w:ins w:id="119" w:author="Patrick Gordon Wijntjes" w:date="2014-02-20T09:37:00Z">
        <w:r w:rsidR="00BE6D62">
          <w:rPr>
            <w:lang w:val="en-GB"/>
          </w:rPr>
          <w:t>are filled in with 0’s for every picture.</w:t>
        </w:r>
      </w:ins>
    </w:p>
    <w:p w14:paraId="640AAA03" w14:textId="77777777" w:rsidR="00415CA5" w:rsidRDefault="00415CA5">
      <w:pPr>
        <w:pStyle w:val="Kop2"/>
        <w:rPr>
          <w:ins w:id="120" w:author="Patrick Gordon Wijntjes" w:date="2014-02-20T11:17:00Z"/>
          <w:lang w:val="en-GB"/>
        </w:rPr>
        <w:pPrChange w:id="121" w:author="Patrick Gordon Wijntjes" w:date="2014-02-20T11:17:00Z">
          <w:pPr>
            <w:ind w:firstLine="708"/>
          </w:pPr>
        </w:pPrChange>
      </w:pPr>
      <w:ins w:id="122" w:author="Patrick Gordon Wijntjes" w:date="2014-02-20T11:17:00Z">
        <w:r>
          <w:rPr>
            <w:lang w:val="en-GB"/>
          </w:rPr>
          <w:t>Neural networks</w:t>
        </w:r>
      </w:ins>
    </w:p>
    <w:p w14:paraId="02275C5B" w14:textId="01A8DBC8" w:rsidR="0069039C" w:rsidRPr="00E232EB" w:rsidRDefault="00415CA5">
      <w:pPr>
        <w:rPr>
          <w:lang w:val="en-GB"/>
        </w:rPr>
        <w:pPrChange w:id="123" w:author="Patrick Gordon Wijntjes" w:date="2014-02-20T11:17:00Z">
          <w:pPr>
            <w:ind w:firstLine="708"/>
          </w:pPr>
        </w:pPrChange>
      </w:pPr>
      <w:ins w:id="124" w:author="Patrick Gordon Wijntjes" w:date="2014-02-20T11:18:00Z">
        <w:r>
          <w:rPr>
            <w:lang w:val="en-GB"/>
          </w:rPr>
          <w:t xml:space="preserve">After completing all these preparation steps a neural network is trained. To </w:t>
        </w:r>
      </w:ins>
      <w:ins w:id="125" w:author="Patrick Gordon Wijntjes" w:date="2014-02-20T11:19:00Z">
        <w:r>
          <w:rPr>
            <w:lang w:val="en-GB"/>
          </w:rPr>
          <w:t>train the network a Perl script, trainai.pl, is used (see appendix 3.4.4).</w:t>
        </w:r>
      </w:ins>
      <w:ins w:id="126" w:author="Patrick Gordon Wijntjes" w:date="2014-02-20T11:20:00Z">
        <w:r>
          <w:rPr>
            <w:lang w:val="en-GB"/>
          </w:rPr>
          <w:t xml:space="preserve"> There are two neural networks created using this script, one network for the tubers and another for the flowers.</w:t>
        </w:r>
      </w:ins>
      <w:ins w:id="127" w:author="Patrick Gordon Wijntjes" w:date="2014-02-20T11:31:00Z">
        <w:r w:rsidR="0004599C">
          <w:rPr>
            <w:lang w:val="en-GB"/>
          </w:rPr>
          <w:t xml:space="preserve"> These networks will be used for identifying species from new pictures.</w:t>
        </w:r>
      </w:ins>
      <w:r w:rsidR="0069039C" w:rsidRPr="00E232EB">
        <w:rPr>
          <w:lang w:val="en-GB"/>
        </w:rPr>
        <w:br w:type="page"/>
      </w:r>
    </w:p>
    <w:p w14:paraId="3B0EBF2A" w14:textId="77777777" w:rsidR="0069039C" w:rsidRPr="00E232EB" w:rsidRDefault="0069039C" w:rsidP="0069039C">
      <w:pPr>
        <w:pStyle w:val="Kop1"/>
        <w:rPr>
          <w:lang w:val="en-GB"/>
        </w:rPr>
      </w:pPr>
      <w:bookmarkStart w:id="128" w:name="_Toc254509727"/>
      <w:r w:rsidRPr="00E232EB">
        <w:rPr>
          <w:lang w:val="en-GB"/>
        </w:rPr>
        <w:lastRenderedPageBreak/>
        <w:t>Discussion</w:t>
      </w:r>
      <w:bookmarkEnd w:id="128"/>
      <w:r w:rsidRPr="00E232EB">
        <w:rPr>
          <w:lang w:val="en-GB"/>
        </w:rPr>
        <w:t xml:space="preserve"> </w:t>
      </w:r>
    </w:p>
    <w:p w14:paraId="3FC87944" w14:textId="690783D8" w:rsidR="0069039C" w:rsidRDefault="009D4894" w:rsidP="0069039C">
      <w:pPr>
        <w:rPr>
          <w:ins w:id="129" w:author="Patrick Gordon Wijntjes" w:date="2014-02-20T11:35:00Z"/>
          <w:lang w:val="en-GB"/>
        </w:rPr>
      </w:pPr>
      <w:r w:rsidRPr="00E232EB">
        <w:rPr>
          <w:lang w:val="en-GB"/>
        </w:rPr>
        <w:t xml:space="preserve">Because it is hard to extract DNA from </w:t>
      </w:r>
      <w:r w:rsidR="005647FB">
        <w:rPr>
          <w:lang w:val="en-GB"/>
        </w:rPr>
        <w:t xml:space="preserve">a </w:t>
      </w:r>
      <w:r w:rsidRPr="00E232EB">
        <w:rPr>
          <w:lang w:val="en-GB"/>
        </w:rPr>
        <w:t>dried tuber, m</w:t>
      </w:r>
      <w:r w:rsidR="0069039C" w:rsidRPr="00E232EB">
        <w:rPr>
          <w:lang w:val="en-GB"/>
        </w:rPr>
        <w:t>ost of the tubers of</w:t>
      </w:r>
      <w:r w:rsidR="005647FB">
        <w:rPr>
          <w:lang w:val="en-GB"/>
        </w:rPr>
        <w:t xml:space="preserve"> confiscated</w:t>
      </w:r>
      <w:r w:rsidR="0069039C" w:rsidRPr="00E232EB">
        <w:rPr>
          <w:lang w:val="en-GB"/>
        </w:rPr>
        <w:t xml:space="preserve"> orchids </w:t>
      </w:r>
      <w:r w:rsidR="005647FB">
        <w:rPr>
          <w:lang w:val="en-GB"/>
        </w:rPr>
        <w:t>could not yet be</w:t>
      </w:r>
      <w:r w:rsidR="0069039C" w:rsidRPr="00E232EB">
        <w:rPr>
          <w:lang w:val="en-GB"/>
        </w:rPr>
        <w:t xml:space="preserve"> identified</w:t>
      </w:r>
      <w:r w:rsidR="002C02EE">
        <w:rPr>
          <w:lang w:val="en-GB"/>
        </w:rPr>
        <w:t xml:space="preserve"> to </w:t>
      </w:r>
      <w:r w:rsidR="005647FB">
        <w:rPr>
          <w:lang w:val="en-GB"/>
        </w:rPr>
        <w:t>species level</w:t>
      </w:r>
      <w:r w:rsidR="0069039C" w:rsidRPr="00E232EB">
        <w:rPr>
          <w:lang w:val="en-GB"/>
        </w:rPr>
        <w:t xml:space="preserve">. </w:t>
      </w:r>
      <w:r w:rsidR="00197246" w:rsidRPr="00E232EB">
        <w:rPr>
          <w:lang w:val="en-GB"/>
        </w:rPr>
        <w:t>D</w:t>
      </w:r>
      <w:r w:rsidR="0069039C" w:rsidRPr="00E232EB">
        <w:rPr>
          <w:lang w:val="en-GB"/>
        </w:rPr>
        <w:t>uring this project they c</w:t>
      </w:r>
      <w:r w:rsidR="002C02EE">
        <w:rPr>
          <w:lang w:val="en-GB"/>
        </w:rPr>
        <w:t>ould therefore only</w:t>
      </w:r>
      <w:r w:rsidR="0069039C" w:rsidRPr="00E232EB">
        <w:rPr>
          <w:lang w:val="en-GB"/>
        </w:rPr>
        <w:t xml:space="preserve"> be used to train the neural network to see differences between orchid tubers and Look-a-Like tubers</w:t>
      </w:r>
      <w:r w:rsidR="002C02EE">
        <w:rPr>
          <w:lang w:val="en-GB"/>
        </w:rPr>
        <w:t xml:space="preserve"> up to the generic level</w:t>
      </w:r>
      <w:r w:rsidR="0069039C" w:rsidRPr="00E232EB">
        <w:rPr>
          <w:lang w:val="en-GB"/>
        </w:rPr>
        <w:t>. When more of the tubers are identified correctly</w:t>
      </w:r>
      <w:r w:rsidR="00197246" w:rsidRPr="00E232EB">
        <w:rPr>
          <w:lang w:val="en-GB"/>
        </w:rPr>
        <w:t>,</w:t>
      </w:r>
      <w:r w:rsidR="0069039C" w:rsidRPr="00E232EB">
        <w:rPr>
          <w:lang w:val="en-GB"/>
        </w:rPr>
        <w:t xml:space="preserve"> it </w:t>
      </w:r>
      <w:r w:rsidR="002C02EE">
        <w:rPr>
          <w:lang w:val="en-GB"/>
        </w:rPr>
        <w:t xml:space="preserve">will be </w:t>
      </w:r>
      <w:r w:rsidR="0069039C" w:rsidRPr="00E232EB">
        <w:rPr>
          <w:lang w:val="en-GB"/>
        </w:rPr>
        <w:t xml:space="preserve">possible to use the pictures to </w:t>
      </w:r>
      <w:r w:rsidR="002C02EE">
        <w:rPr>
          <w:lang w:val="en-GB"/>
        </w:rPr>
        <w:t xml:space="preserve">further </w:t>
      </w:r>
      <w:r w:rsidR="0069039C" w:rsidRPr="00E232EB">
        <w:rPr>
          <w:lang w:val="en-GB"/>
        </w:rPr>
        <w:t xml:space="preserve">train the neural network to </w:t>
      </w:r>
      <w:r w:rsidR="002C02EE">
        <w:rPr>
          <w:lang w:val="en-GB"/>
        </w:rPr>
        <w:t>identify them to species level</w:t>
      </w:r>
      <w:r w:rsidR="0069039C" w:rsidRPr="00E232EB">
        <w:rPr>
          <w:lang w:val="en-GB"/>
        </w:rPr>
        <w:t>.</w:t>
      </w:r>
    </w:p>
    <w:p w14:paraId="0085A1D7" w14:textId="4285FC0F" w:rsidR="00900859" w:rsidRPr="00E232EB" w:rsidRDefault="00900859" w:rsidP="00900859">
      <w:pPr>
        <w:ind w:firstLine="709"/>
        <w:rPr>
          <w:lang w:val="en-GB"/>
        </w:rPr>
      </w:pPr>
      <w:ins w:id="130" w:author="Patrick Gordon Wijntjes" w:date="2014-02-20T11:36:00Z">
        <w:r>
          <w:rPr>
            <w:lang w:val="en-GB"/>
          </w:rPr>
          <w:t xml:space="preserve">On this moment scripts of Rutger Vos are used to create the training data and to train the neural networks. </w:t>
        </w:r>
      </w:ins>
      <w:ins w:id="131" w:author="Patrick Gordon Wijntjes" w:date="2014-02-20T11:37:00Z">
        <w:r>
          <w:rPr>
            <w:lang w:val="en-GB"/>
          </w:rPr>
          <w:t xml:space="preserve">On 6 February 2014 Serrano </w:t>
        </w:r>
      </w:ins>
      <w:ins w:id="132" w:author="Patrick Gordon Wijntjes" w:date="2014-02-20T11:38:00Z">
        <w:r w:rsidR="005A2F7A">
          <w:rPr>
            <w:lang w:val="en-GB"/>
          </w:rPr>
          <w:t>Pereira start</w:t>
        </w:r>
      </w:ins>
      <w:ins w:id="133" w:author="Patrick Gordon Wijntjes" w:date="2014-02-20T11:39:00Z">
        <w:r w:rsidR="005A2F7A">
          <w:rPr>
            <w:lang w:val="en-GB"/>
          </w:rPr>
          <w:t xml:space="preserve">ed as bioinformatics at Naturalis </w:t>
        </w:r>
      </w:ins>
      <w:ins w:id="134" w:author="Patrick Gordon Wijntjes" w:date="2014-02-20T11:40:00Z">
        <w:r w:rsidR="005A2F7A">
          <w:rPr>
            <w:lang w:val="en-GB"/>
          </w:rPr>
          <w:t>Biodiversity</w:t>
        </w:r>
      </w:ins>
      <w:ins w:id="135" w:author="Patrick Gordon Wijntjes" w:date="2014-02-20T11:39:00Z">
        <w:r w:rsidR="005A2F7A">
          <w:rPr>
            <w:lang w:val="en-GB"/>
          </w:rPr>
          <w:t xml:space="preserve"> Center</w:t>
        </w:r>
      </w:ins>
      <w:ins w:id="136" w:author="Patrick Gordon Wijntjes" w:date="2014-02-20T11:40:00Z">
        <w:r w:rsidR="005A2F7A">
          <w:rPr>
            <w:lang w:val="en-GB"/>
          </w:rPr>
          <w:t xml:space="preserve">. He works on the same project and will develop new scripts to create the trainings data and train the neural networks. When </w:t>
        </w:r>
      </w:ins>
      <w:ins w:id="137" w:author="Patrick Gordon Wijntjes" w:date="2014-02-20T11:41:00Z">
        <w:r w:rsidR="005A2F7A">
          <w:rPr>
            <w:lang w:val="en-GB"/>
          </w:rPr>
          <w:t>these scripts are finished they</w:t>
        </w:r>
      </w:ins>
      <w:ins w:id="138" w:author="Patrick Gordon Wijntjes" w:date="2014-02-20T11:42:00Z">
        <w:r w:rsidR="005A2F7A">
          <w:rPr>
            <w:lang w:val="en-GB"/>
          </w:rPr>
          <w:t xml:space="preserve"> will be used.</w:t>
        </w:r>
      </w:ins>
    </w:p>
    <w:p w14:paraId="08E0E95E" w14:textId="77777777" w:rsidR="00257D2C" w:rsidRPr="00E232EB" w:rsidRDefault="00257D2C" w:rsidP="00257D2C">
      <w:pPr>
        <w:rPr>
          <w:lang w:val="en-GB"/>
        </w:rPr>
      </w:pPr>
      <w:r w:rsidRPr="00E232EB">
        <w:rPr>
          <w:lang w:val="en-GB"/>
        </w:rPr>
        <w:br w:type="page"/>
      </w:r>
    </w:p>
    <w:p w14:paraId="37656F73" w14:textId="77777777" w:rsidR="004B6D6D" w:rsidRPr="00E232EB" w:rsidRDefault="004B6D6D" w:rsidP="00B056D7">
      <w:pPr>
        <w:pStyle w:val="Kop1"/>
        <w:rPr>
          <w:lang w:val="en-GB"/>
        </w:rPr>
      </w:pPr>
      <w:bookmarkStart w:id="139" w:name="_Toc243966302"/>
      <w:bookmarkStart w:id="140" w:name="_Toc254509728"/>
      <w:bookmarkStart w:id="141" w:name="_Toc243966303"/>
      <w:commentRangeStart w:id="142"/>
      <w:r w:rsidRPr="00E232EB">
        <w:rPr>
          <w:lang w:val="en-GB"/>
        </w:rPr>
        <w:lastRenderedPageBreak/>
        <w:t>References</w:t>
      </w:r>
      <w:bookmarkEnd w:id="139"/>
      <w:commentRangeEnd w:id="142"/>
      <w:r w:rsidR="00D07BA7" w:rsidRPr="00E232EB">
        <w:rPr>
          <w:rStyle w:val="Verwijzingopmerking"/>
          <w:rFonts w:eastAsiaTheme="minorEastAsia" w:cstheme="minorBidi"/>
          <w:b w:val="0"/>
          <w:bCs w:val="0"/>
          <w:color w:val="auto"/>
          <w:lang w:val="en-GB"/>
        </w:rPr>
        <w:commentReference w:id="142"/>
      </w:r>
      <w:bookmarkEnd w:id="140"/>
    </w:p>
    <w:p w14:paraId="49716060" w14:textId="77777777" w:rsidR="004B6D6D" w:rsidRPr="00E232EB" w:rsidRDefault="004B6D6D" w:rsidP="00B056D7">
      <w:pPr>
        <w:rPr>
          <w:lang w:val="en-GB"/>
        </w:rPr>
      </w:pPr>
    </w:p>
    <w:p w14:paraId="24A83893" w14:textId="024BB3E8" w:rsidR="0054453A" w:rsidRDefault="004B6D6D" w:rsidP="00B056D7">
      <w:pPr>
        <w:rPr>
          <w:ins w:id="143" w:author="Patrick Gordon Wijntjes" w:date="2014-02-18T15:36:00Z"/>
          <w:color w:val="0000FF" w:themeColor="hyperlink"/>
          <w:u w:val="single"/>
          <w:lang w:val="en-GB"/>
        </w:rPr>
      </w:pPr>
      <w:r w:rsidRPr="00E232EB">
        <w:rPr>
          <w:lang w:val="en-GB"/>
        </w:rPr>
        <w:t xml:space="preserve">[1] Royal Treatment for the Lady’s slipper, 2013, </w:t>
      </w:r>
      <w:r w:rsidR="0054453A">
        <w:rPr>
          <w:lang w:val="en-GB"/>
        </w:rPr>
        <w:fldChar w:fldCharType="begin"/>
      </w:r>
      <w:r w:rsidR="0054453A">
        <w:rPr>
          <w:lang w:val="en-GB"/>
        </w:rPr>
        <w:instrText xml:space="preserve"> HYPERLINK "</w:instrText>
      </w:r>
      <w:r w:rsidR="0054453A" w:rsidRPr="0054453A">
        <w:rPr>
          <w:lang w:val="en-GB"/>
        </w:rPr>
        <w:instrText>http://www.empowernetwork.com/justiniskandar/blog/royal-treatment-for-the-ladys-slipper/</w:instrText>
      </w:r>
      <w:r w:rsidR="0054453A">
        <w:rPr>
          <w:lang w:val="en-GB"/>
        </w:rPr>
        <w:instrText xml:space="preserve">" </w:instrText>
      </w:r>
      <w:r w:rsidR="0054453A">
        <w:rPr>
          <w:lang w:val="en-GB"/>
        </w:rPr>
        <w:fldChar w:fldCharType="separate"/>
      </w:r>
      <w:r w:rsidR="0054453A" w:rsidRPr="0054453A">
        <w:rPr>
          <w:rStyle w:val="Hyperlink"/>
          <w:lang w:val="en-GB"/>
        </w:rPr>
        <w:t>http://www.empowernetwork.com/justiniskandar/blog/royal-treatment-for-the-ladys-slipper/</w:t>
      </w:r>
      <w:ins w:id="144" w:author="Patrick Gordon Wijntjes" w:date="2014-02-18T15:36:00Z">
        <w:r w:rsidR="0054453A">
          <w:rPr>
            <w:lang w:val="en-GB"/>
          </w:rPr>
          <w:fldChar w:fldCharType="end"/>
        </w:r>
      </w:ins>
    </w:p>
    <w:p w14:paraId="2BB3D921" w14:textId="2D418E91" w:rsidR="0054453A" w:rsidRPr="0054453A" w:rsidDel="006341BD" w:rsidRDefault="0054453A" w:rsidP="00B056D7">
      <w:pPr>
        <w:rPr>
          <w:del w:id="145" w:author="Patrick Gordon Wijntjes" w:date="2014-02-20T10:19:00Z"/>
          <w:lang w:val="en-GB"/>
        </w:rPr>
      </w:pPr>
    </w:p>
    <w:p w14:paraId="7BBCD6F4" w14:textId="77777777" w:rsidR="004B6D6D" w:rsidRPr="00E232EB" w:rsidRDefault="004B6D6D" w:rsidP="00B056D7">
      <w:pPr>
        <w:rPr>
          <w:lang w:val="en-GB"/>
        </w:rPr>
      </w:pPr>
    </w:p>
    <w:p w14:paraId="168F4062" w14:textId="77777777" w:rsidR="004B6D6D" w:rsidRPr="00E232EB" w:rsidRDefault="004B6D6D" w:rsidP="00B056D7">
      <w:pPr>
        <w:rPr>
          <w:lang w:val="en-GB"/>
        </w:rPr>
      </w:pPr>
      <w:r w:rsidRPr="00E232EB">
        <w:rPr>
          <w:lang w:val="en-GB"/>
        </w:rPr>
        <w:t xml:space="preserve">[2] The Plant List, 2010, </w:t>
      </w:r>
      <w:hyperlink r:id="rId12" w:history="1">
        <w:r w:rsidRPr="00E232EB">
          <w:rPr>
            <w:rStyle w:val="Hyperlink"/>
            <w:lang w:val="en-GB"/>
          </w:rPr>
          <w:t>http://www.theplantlist.org/browse/A/Orchidaceae/</w:t>
        </w:r>
      </w:hyperlink>
    </w:p>
    <w:p w14:paraId="10A5BF41" w14:textId="77777777" w:rsidR="004B6D6D" w:rsidRPr="00E232EB" w:rsidRDefault="004B6D6D" w:rsidP="00B056D7">
      <w:pPr>
        <w:rPr>
          <w:lang w:val="en-GB"/>
        </w:rPr>
      </w:pPr>
    </w:p>
    <w:p w14:paraId="41A6D750" w14:textId="77777777" w:rsidR="004B6D6D" w:rsidRPr="00E232EB" w:rsidRDefault="004B6D6D" w:rsidP="00B056D7">
      <w:pPr>
        <w:rPr>
          <w:lang w:val="en-GB"/>
        </w:rPr>
      </w:pPr>
      <w:r w:rsidRPr="00E232EB">
        <w:rPr>
          <w:lang w:val="en-GB"/>
        </w:rPr>
        <w:t xml:space="preserve">[3] Orchid Smuggling and Conservation (ORCHID), </w:t>
      </w:r>
      <w:hyperlink r:id="rId13" w:history="1">
        <w:r w:rsidRPr="00E232EB">
          <w:rPr>
            <w:rStyle w:val="Hyperlink"/>
            <w:lang w:val="en-GB"/>
          </w:rPr>
          <w:t>http://www1.american.edu/ted/orchid.htm</w:t>
        </w:r>
      </w:hyperlink>
    </w:p>
    <w:p w14:paraId="389EE278" w14:textId="77777777" w:rsidR="004B6D6D" w:rsidRPr="00E232EB" w:rsidRDefault="004B6D6D" w:rsidP="00B056D7">
      <w:pPr>
        <w:rPr>
          <w:lang w:val="en-GB"/>
        </w:rPr>
      </w:pPr>
    </w:p>
    <w:p w14:paraId="4262D73B" w14:textId="77777777" w:rsidR="004B6D6D" w:rsidRPr="00E232EB" w:rsidRDefault="004B6D6D" w:rsidP="00B056D7">
      <w:pPr>
        <w:rPr>
          <w:lang w:val="en-GB"/>
        </w:rPr>
      </w:pPr>
      <w:r w:rsidRPr="00E232EB">
        <w:rPr>
          <w:lang w:val="en-GB"/>
        </w:rPr>
        <w:t xml:space="preserve">[4] Royal Botanic Gardens Kew, 2001, </w:t>
      </w:r>
      <w:hyperlink r:id="rId14" w:history="1">
        <w:r w:rsidRPr="00E232EB">
          <w:rPr>
            <w:rStyle w:val="Hyperlink"/>
            <w:lang w:val="en-GB"/>
          </w:rPr>
          <w:t>http://www.kew.org/plants-fungi/Cypripedium-calceolus.htm</w:t>
        </w:r>
      </w:hyperlink>
    </w:p>
    <w:p w14:paraId="64E7D0C4" w14:textId="77777777" w:rsidR="004B6D6D" w:rsidRPr="00E232EB" w:rsidRDefault="004B6D6D" w:rsidP="00B056D7">
      <w:pPr>
        <w:rPr>
          <w:lang w:val="en-GB"/>
        </w:rPr>
      </w:pPr>
    </w:p>
    <w:p w14:paraId="2C40E358" w14:textId="77777777" w:rsidR="004B6D6D" w:rsidRPr="00E232EB" w:rsidRDefault="004B6D6D" w:rsidP="00B056D7">
      <w:pPr>
        <w:rPr>
          <w:lang w:val="en-GB"/>
        </w:rPr>
      </w:pPr>
      <w:r w:rsidRPr="00E232EB">
        <w:rPr>
          <w:lang w:val="en-GB"/>
        </w:rPr>
        <w:t>[5] Kasparek M and Grimm U, 1999, European trade in Turkish Salep with Special Reference to Germany. Economic Botany 53(4): 396-406</w:t>
      </w:r>
    </w:p>
    <w:p w14:paraId="0E34B7FD" w14:textId="77777777" w:rsidR="004B6D6D" w:rsidRPr="00E232EB" w:rsidRDefault="004B6D6D" w:rsidP="00B056D7">
      <w:pPr>
        <w:rPr>
          <w:lang w:val="en-GB"/>
        </w:rPr>
      </w:pPr>
    </w:p>
    <w:p w14:paraId="17832833" w14:textId="5DA59091" w:rsidR="004B6D6D" w:rsidRPr="00E232EB" w:rsidRDefault="004B6D6D" w:rsidP="00B056D7">
      <w:pPr>
        <w:rPr>
          <w:lang w:val="en-GB"/>
        </w:rPr>
      </w:pPr>
      <w:r w:rsidRPr="00E232EB">
        <w:rPr>
          <w:lang w:val="en-GB"/>
        </w:rPr>
        <w:t>[</w:t>
      </w:r>
      <w:ins w:id="146" w:author="Patrick Gordon Wijntjes" w:date="2014-02-20T10:10:00Z">
        <w:r w:rsidR="009F6D98">
          <w:rPr>
            <w:lang w:val="en-GB"/>
          </w:rPr>
          <w:t>6</w:t>
        </w:r>
      </w:ins>
      <w:del w:id="147" w:author="Patrick Gordon Wijntjes" w:date="2014-02-20T10:10:00Z">
        <w:r w:rsidRPr="00E232EB" w:rsidDel="009F6D98">
          <w:rPr>
            <w:lang w:val="en-GB"/>
          </w:rPr>
          <w:delText>7</w:delText>
        </w:r>
      </w:del>
      <w:r w:rsidRPr="00E232EB">
        <w:rPr>
          <w:lang w:val="en-GB"/>
        </w:rPr>
        <w:t>] Camera: gsmnationblog, 2013, </w:t>
      </w:r>
      <w:hyperlink r:id="rId15" w:history="1">
        <w:r w:rsidRPr="00E232EB">
          <w:rPr>
            <w:color w:val="0000E9"/>
            <w:u w:val="single" w:color="0000E9"/>
            <w:lang w:val="en-GB"/>
          </w:rPr>
          <w:t>http://www.gsmnation.com/blog/2013/02/19/snap-away-5-best-smartphone-cameras-available/</w:t>
        </w:r>
      </w:hyperlink>
    </w:p>
    <w:p w14:paraId="1DA9E45A" w14:textId="77777777" w:rsidR="004B6D6D" w:rsidRPr="00E232EB" w:rsidRDefault="004B6D6D" w:rsidP="00B056D7">
      <w:pPr>
        <w:rPr>
          <w:lang w:val="en-GB"/>
        </w:rPr>
      </w:pPr>
    </w:p>
    <w:p w14:paraId="19AA1089" w14:textId="33A805B6" w:rsidR="004B6D6D" w:rsidRPr="00E232EB" w:rsidRDefault="004B6D6D" w:rsidP="00B056D7">
      <w:pPr>
        <w:rPr>
          <w:lang w:val="en-GB"/>
        </w:rPr>
      </w:pPr>
      <w:r w:rsidRPr="00E232EB">
        <w:rPr>
          <w:lang w:val="en-GB"/>
        </w:rPr>
        <w:t>[</w:t>
      </w:r>
      <w:ins w:id="148" w:author="Patrick Gordon Wijntjes" w:date="2014-02-20T10:10:00Z">
        <w:r w:rsidR="009F6D98">
          <w:rPr>
            <w:lang w:val="en-GB"/>
          </w:rPr>
          <w:t>7</w:t>
        </w:r>
      </w:ins>
      <w:del w:id="149" w:author="Patrick Gordon Wijntjes" w:date="2014-02-20T10:10:00Z">
        <w:r w:rsidRPr="00E232EB" w:rsidDel="009F6D98">
          <w:rPr>
            <w:lang w:val="en-GB"/>
          </w:rPr>
          <w:delText>8</w:delText>
        </w:r>
      </w:del>
      <w:r w:rsidRPr="00E232EB">
        <w:rPr>
          <w:lang w:val="en-GB"/>
        </w:rPr>
        <w:t>] Envelop: Tuxx, 2004 - 2013, </w:t>
      </w:r>
      <w:hyperlink r:id="rId16" w:history="1">
        <w:r w:rsidRPr="00E232EB">
          <w:rPr>
            <w:color w:val="0000E9"/>
            <w:u w:val="single" w:color="0000E9"/>
            <w:lang w:val="en-GB"/>
          </w:rPr>
          <w:t>http://www.tuxx.nl/post/adressering/</w:t>
        </w:r>
      </w:hyperlink>
    </w:p>
    <w:p w14:paraId="2C492852" w14:textId="77777777" w:rsidR="004B6D6D" w:rsidRPr="00E232EB" w:rsidRDefault="004B6D6D" w:rsidP="00B056D7">
      <w:pPr>
        <w:rPr>
          <w:lang w:val="en-GB"/>
        </w:rPr>
      </w:pPr>
    </w:p>
    <w:p w14:paraId="0D9C8F62" w14:textId="4FEFD455" w:rsidR="004B6D6D" w:rsidRPr="00E232EB" w:rsidRDefault="004B6D6D" w:rsidP="00B056D7">
      <w:pPr>
        <w:rPr>
          <w:lang w:val="en-GB"/>
        </w:rPr>
      </w:pPr>
      <w:r w:rsidRPr="00E232EB">
        <w:rPr>
          <w:lang w:val="en-GB"/>
        </w:rPr>
        <w:t>[</w:t>
      </w:r>
      <w:ins w:id="150" w:author="Patrick Gordon Wijntjes" w:date="2014-02-20T10:10:00Z">
        <w:r w:rsidR="009F6D98">
          <w:rPr>
            <w:lang w:val="en-GB"/>
          </w:rPr>
          <w:t>8</w:t>
        </w:r>
      </w:ins>
      <w:del w:id="151" w:author="Patrick Gordon Wijntjes" w:date="2014-02-20T10:10:00Z">
        <w:r w:rsidRPr="00E232EB" w:rsidDel="009F6D98">
          <w:rPr>
            <w:lang w:val="en-GB"/>
          </w:rPr>
          <w:delText>9</w:delText>
        </w:r>
      </w:del>
      <w:r w:rsidRPr="00E232EB">
        <w:rPr>
          <w:lang w:val="en-GB"/>
        </w:rPr>
        <w:t>] Naturalis tower: unityfm, 2013, </w:t>
      </w:r>
      <w:hyperlink r:id="rId17" w:history="1">
        <w:r w:rsidRPr="00E232EB">
          <w:rPr>
            <w:color w:val="0000E9"/>
            <w:u w:val="single" w:color="0000E9"/>
            <w:lang w:val="en-GB"/>
          </w:rPr>
          <w:t>http://www.unityfm.nl/nieuws.php?id=26906</w:t>
        </w:r>
      </w:hyperlink>
    </w:p>
    <w:p w14:paraId="4A3561EA" w14:textId="77777777" w:rsidR="004B6D6D" w:rsidRPr="00E232EB" w:rsidRDefault="004B6D6D" w:rsidP="00B056D7">
      <w:pPr>
        <w:rPr>
          <w:lang w:val="en-GB"/>
        </w:rPr>
      </w:pPr>
    </w:p>
    <w:p w14:paraId="7CFA3A80" w14:textId="3EB1AA14" w:rsidR="004B6D6D" w:rsidRPr="00E232EB" w:rsidRDefault="004B6D6D" w:rsidP="00B056D7">
      <w:pPr>
        <w:rPr>
          <w:lang w:val="en-GB"/>
        </w:rPr>
      </w:pPr>
      <w:r w:rsidRPr="00E232EB">
        <w:rPr>
          <w:lang w:val="en-GB"/>
        </w:rPr>
        <w:t>[</w:t>
      </w:r>
      <w:ins w:id="152" w:author="Patrick Gordon Wijntjes" w:date="2014-02-20T10:10:00Z">
        <w:r w:rsidR="009F6D98">
          <w:rPr>
            <w:lang w:val="en-GB"/>
          </w:rPr>
          <w:t>9</w:t>
        </w:r>
      </w:ins>
      <w:del w:id="153" w:author="Patrick Gordon Wijntjes" w:date="2014-02-20T10:10:00Z">
        <w:r w:rsidRPr="00E232EB" w:rsidDel="009F6D98">
          <w:rPr>
            <w:lang w:val="en-GB"/>
          </w:rPr>
          <w:delText>10</w:delText>
        </w:r>
      </w:del>
      <w:r w:rsidRPr="00E232EB">
        <w:rPr>
          <w:lang w:val="en-GB"/>
        </w:rPr>
        <w:t>] Database: introduction to query optimizer, 2013, </w:t>
      </w:r>
      <w:hyperlink r:id="rId18" w:history="1">
        <w:r w:rsidRPr="00E232EB">
          <w:rPr>
            <w:color w:val="0000E9"/>
            <w:u w:val="single" w:color="0000E9"/>
            <w:lang w:val="en-GB"/>
          </w:rPr>
          <w:t>http://prabathsql.blogspot.nl/2013/01/introdiuction-to-query-optimizer.html</w:t>
        </w:r>
      </w:hyperlink>
    </w:p>
    <w:p w14:paraId="26A3414E" w14:textId="77777777" w:rsidR="004B6D6D" w:rsidRPr="00E232EB" w:rsidRDefault="004B6D6D" w:rsidP="00B056D7">
      <w:pPr>
        <w:rPr>
          <w:lang w:val="en-GB"/>
        </w:rPr>
      </w:pPr>
    </w:p>
    <w:p w14:paraId="600D0A1A" w14:textId="40D69C01" w:rsidR="004B6D6D" w:rsidRPr="0054453A" w:rsidRDefault="004B6D6D" w:rsidP="00B056D7">
      <w:pPr>
        <w:rPr>
          <w:lang w:val="en-GB"/>
        </w:rPr>
      </w:pPr>
      <w:r w:rsidRPr="0054453A">
        <w:rPr>
          <w:lang w:val="en-GB"/>
        </w:rPr>
        <w:t>[</w:t>
      </w:r>
      <w:ins w:id="154" w:author="Patrick Gordon Wijntjes" w:date="2014-02-20T10:10:00Z">
        <w:r w:rsidR="009F6D98">
          <w:rPr>
            <w:lang w:val="en-GB"/>
          </w:rPr>
          <w:t>10</w:t>
        </w:r>
      </w:ins>
      <w:del w:id="155" w:author="Patrick Gordon Wijntjes" w:date="2014-02-20T10:10:00Z">
        <w:r w:rsidRPr="0054453A" w:rsidDel="009F6D98">
          <w:rPr>
            <w:lang w:val="en-GB"/>
          </w:rPr>
          <w:delText>11</w:delText>
        </w:r>
      </w:del>
      <w:r w:rsidRPr="0054453A">
        <w:rPr>
          <w:lang w:val="en-GB"/>
        </w:rPr>
        <w:t>] Wheelwork: op eigen kracht praktijk voor ergotherapie, 2013, </w:t>
      </w:r>
      <w:hyperlink r:id="rId19" w:history="1">
        <w:r w:rsidRPr="0054453A">
          <w:rPr>
            <w:color w:val="0000E9"/>
            <w:u w:val="single" w:color="0000E9"/>
            <w:lang w:val="en-GB"/>
          </w:rPr>
          <w:t>http://www.ergotherapieopeigenkracht.nl/vergoeding-ergotherapie/</w:t>
        </w:r>
      </w:hyperlink>
    </w:p>
    <w:p w14:paraId="6F496D32" w14:textId="77777777" w:rsidR="004B6D6D" w:rsidRPr="0054453A" w:rsidRDefault="004B6D6D" w:rsidP="00B056D7">
      <w:pPr>
        <w:rPr>
          <w:lang w:val="en-GB"/>
        </w:rPr>
      </w:pPr>
    </w:p>
    <w:p w14:paraId="6EEF0AA0" w14:textId="042BAAEF" w:rsidR="004B6D6D" w:rsidRPr="00E232EB" w:rsidRDefault="004B6D6D" w:rsidP="00B056D7">
      <w:pPr>
        <w:rPr>
          <w:lang w:val="en-GB"/>
        </w:rPr>
      </w:pPr>
      <w:r w:rsidRPr="00E232EB">
        <w:rPr>
          <w:lang w:val="en-GB"/>
        </w:rPr>
        <w:t>[1</w:t>
      </w:r>
      <w:ins w:id="156" w:author="Patrick Gordon Wijntjes" w:date="2014-02-20T10:10:00Z">
        <w:r w:rsidR="009F6D98">
          <w:rPr>
            <w:lang w:val="en-GB"/>
          </w:rPr>
          <w:t>1</w:t>
        </w:r>
      </w:ins>
      <w:del w:id="157" w:author="Patrick Gordon Wijntjes" w:date="2014-02-20T10:10:00Z">
        <w:r w:rsidRPr="00E232EB" w:rsidDel="009F6D98">
          <w:rPr>
            <w:lang w:val="en-GB"/>
          </w:rPr>
          <w:delText>2</w:delText>
        </w:r>
      </w:del>
      <w:r w:rsidRPr="00E232EB">
        <w:rPr>
          <w:lang w:val="en-GB"/>
        </w:rPr>
        <w:t>] Lamp: ledweeklampen, </w:t>
      </w:r>
      <w:hyperlink r:id="rId20" w:history="1">
        <w:r w:rsidRPr="00E232EB">
          <w:rPr>
            <w:color w:val="0000E9"/>
            <w:u w:val="single" w:color="0000E9"/>
            <w:lang w:val="en-GB"/>
          </w:rPr>
          <w:t>http://www.ledkweeklampen.nl</w:t>
        </w:r>
      </w:hyperlink>
    </w:p>
    <w:p w14:paraId="637798E1" w14:textId="77777777" w:rsidR="004B6D6D" w:rsidRPr="00E232EB" w:rsidRDefault="004B6D6D" w:rsidP="00B056D7">
      <w:pPr>
        <w:rPr>
          <w:lang w:val="en-GB"/>
        </w:rPr>
      </w:pPr>
    </w:p>
    <w:p w14:paraId="7E30DA35" w14:textId="1A493AC3" w:rsidR="004B6D6D" w:rsidRPr="00E232EB" w:rsidRDefault="004B6D6D" w:rsidP="00B056D7">
      <w:pPr>
        <w:rPr>
          <w:lang w:val="en-GB"/>
        </w:rPr>
      </w:pPr>
      <w:r w:rsidRPr="00E232EB">
        <w:rPr>
          <w:lang w:val="en-GB"/>
        </w:rPr>
        <w:t>[1</w:t>
      </w:r>
      <w:ins w:id="158" w:author="Patrick Gordon Wijntjes" w:date="2014-02-20T10:10:00Z">
        <w:r w:rsidR="009F6D98">
          <w:rPr>
            <w:lang w:val="en-GB"/>
          </w:rPr>
          <w:t>2</w:t>
        </w:r>
      </w:ins>
      <w:del w:id="159" w:author="Patrick Gordon Wijntjes" w:date="2014-02-20T10:10:00Z">
        <w:r w:rsidRPr="00E232EB" w:rsidDel="009F6D98">
          <w:rPr>
            <w:lang w:val="en-GB"/>
          </w:rPr>
          <w:delText>3</w:delText>
        </w:r>
      </w:del>
      <w:r w:rsidRPr="00E232EB">
        <w:rPr>
          <w:lang w:val="en-GB"/>
        </w:rPr>
        <w:t>] iPhone: T-Mobile, </w:t>
      </w:r>
      <w:hyperlink r:id="rId21" w:history="1">
        <w:r w:rsidRPr="00E232EB">
          <w:rPr>
            <w:color w:val="0000E9"/>
            <w:u w:val="single" w:color="0000E9"/>
            <w:lang w:val="en-GB"/>
          </w:rPr>
          <w:t>http://shop.t-mobile.nl/eca/RAPRD/Apple-iPhone-4-8GB-wit/map48gbpwi.html?ab_agid=1021</w:t>
        </w:r>
      </w:hyperlink>
    </w:p>
    <w:p w14:paraId="333027BA" w14:textId="77777777" w:rsidR="004B6D6D" w:rsidRPr="00E232EB" w:rsidRDefault="004B6D6D" w:rsidP="00B056D7">
      <w:pPr>
        <w:rPr>
          <w:lang w:val="en-GB"/>
        </w:rPr>
      </w:pPr>
    </w:p>
    <w:p w14:paraId="5970E9CE" w14:textId="06601D91" w:rsidR="004B6D6D" w:rsidRPr="00E232EB" w:rsidRDefault="004B6D6D" w:rsidP="00B056D7">
      <w:pPr>
        <w:rPr>
          <w:color w:val="0000E9"/>
          <w:u w:val="single" w:color="0000E9"/>
          <w:lang w:val="en-GB"/>
        </w:rPr>
      </w:pPr>
      <w:r w:rsidRPr="00E232EB">
        <w:rPr>
          <w:lang w:val="en-GB"/>
        </w:rPr>
        <w:t>[1</w:t>
      </w:r>
      <w:ins w:id="160" w:author="Patrick Gordon Wijntjes" w:date="2014-02-20T10:10:00Z">
        <w:r w:rsidR="009F6D98">
          <w:rPr>
            <w:lang w:val="en-GB"/>
          </w:rPr>
          <w:t>3</w:t>
        </w:r>
      </w:ins>
      <w:del w:id="161" w:author="Patrick Gordon Wijntjes" w:date="2014-02-20T10:10:00Z">
        <w:r w:rsidRPr="00E232EB" w:rsidDel="009F6D98">
          <w:rPr>
            <w:lang w:val="en-GB"/>
          </w:rPr>
          <w:delText>4</w:delText>
        </w:r>
      </w:del>
      <w:r w:rsidRPr="00E232EB">
        <w:rPr>
          <w:lang w:val="en-GB"/>
        </w:rPr>
        <w:t>] Slipper orchid: Wikimedia commons, 2009, </w:t>
      </w:r>
      <w:hyperlink r:id="rId22" w:history="1">
        <w:r w:rsidRPr="00E232EB">
          <w:rPr>
            <w:color w:val="0000E9"/>
            <w:u w:val="single" w:color="0000E9"/>
            <w:lang w:val="en-GB"/>
          </w:rPr>
          <w:t>http://commons.wikimedia.org/wiki/File:Slipper_orchid_wyn1.jpg</w:t>
        </w:r>
      </w:hyperlink>
    </w:p>
    <w:p w14:paraId="5BC65881" w14:textId="77777777" w:rsidR="004B6D6D" w:rsidRPr="00E232EB" w:rsidRDefault="004B6D6D" w:rsidP="00B056D7">
      <w:pPr>
        <w:rPr>
          <w:lang w:val="en-GB"/>
        </w:rPr>
      </w:pPr>
    </w:p>
    <w:p w14:paraId="633E3071" w14:textId="305AE52C" w:rsidR="004B6D6D" w:rsidRPr="00E232EB" w:rsidRDefault="004B6D6D" w:rsidP="00B056D7">
      <w:pPr>
        <w:rPr>
          <w:color w:val="0000E9"/>
          <w:u w:val="single" w:color="0000E9"/>
          <w:lang w:val="en-GB"/>
        </w:rPr>
      </w:pPr>
      <w:r w:rsidRPr="00E232EB">
        <w:rPr>
          <w:lang w:val="en-GB"/>
        </w:rPr>
        <w:t>[1</w:t>
      </w:r>
      <w:ins w:id="162" w:author="Patrick Gordon Wijntjes" w:date="2014-02-20T10:10:00Z">
        <w:r w:rsidR="009F6D98">
          <w:rPr>
            <w:lang w:val="en-GB"/>
          </w:rPr>
          <w:t>4</w:t>
        </w:r>
      </w:ins>
      <w:del w:id="163" w:author="Patrick Gordon Wijntjes" w:date="2014-02-20T10:10:00Z">
        <w:r w:rsidRPr="00E232EB" w:rsidDel="009F6D98">
          <w:rPr>
            <w:lang w:val="en-GB"/>
          </w:rPr>
          <w:delText>5</w:delText>
        </w:r>
      </w:del>
      <w:r w:rsidRPr="00E232EB">
        <w:rPr>
          <w:lang w:val="en-GB"/>
        </w:rPr>
        <w:t>] Orchid leaf: A Close-up View of a Lady's Slipper Orchid, Brian Johnston, 2012, </w:t>
      </w:r>
      <w:hyperlink r:id="rId23" w:history="1">
        <w:r w:rsidRPr="00E232EB">
          <w:rPr>
            <w:color w:val="0000E9"/>
            <w:u w:val="single" w:color="0000E9"/>
            <w:lang w:val="en-GB"/>
          </w:rPr>
          <w:t>http://www.microscopy-uk.org.uk/mag/artjan12/bj-slipper3.html</w:t>
        </w:r>
      </w:hyperlink>
    </w:p>
    <w:p w14:paraId="63D54840" w14:textId="77777777" w:rsidR="004B6D6D" w:rsidRPr="00E232EB" w:rsidRDefault="004B6D6D" w:rsidP="00B056D7">
      <w:pPr>
        <w:rPr>
          <w:lang w:val="en-GB"/>
        </w:rPr>
      </w:pPr>
    </w:p>
    <w:p w14:paraId="084199FE" w14:textId="2A1683E1" w:rsidR="004B6D6D" w:rsidRPr="00E232EB" w:rsidRDefault="004B6D6D" w:rsidP="00B056D7">
      <w:pPr>
        <w:rPr>
          <w:lang w:val="en-GB"/>
        </w:rPr>
      </w:pPr>
      <w:r w:rsidRPr="00E232EB">
        <w:rPr>
          <w:lang w:val="en-GB"/>
        </w:rPr>
        <w:t>[1</w:t>
      </w:r>
      <w:ins w:id="164" w:author="Patrick Gordon Wijntjes" w:date="2014-02-20T10:10:00Z">
        <w:r w:rsidR="009F6D98">
          <w:rPr>
            <w:lang w:val="en-GB"/>
          </w:rPr>
          <w:t>5</w:t>
        </w:r>
      </w:ins>
      <w:del w:id="165" w:author="Patrick Gordon Wijntjes" w:date="2014-02-20T10:10:00Z">
        <w:r w:rsidRPr="00E232EB" w:rsidDel="009F6D98">
          <w:rPr>
            <w:lang w:val="en-GB"/>
          </w:rPr>
          <w:delText>6</w:delText>
        </w:r>
      </w:del>
      <w:r w:rsidRPr="00E232EB">
        <w:rPr>
          <w:lang w:val="en-GB"/>
        </w:rPr>
        <w:t>] Photographs by Patrick Wijntjes</w:t>
      </w:r>
    </w:p>
    <w:p w14:paraId="57BD5779" w14:textId="338E7081" w:rsidR="004B6D6D" w:rsidRPr="00E232EB" w:rsidDel="006341BD" w:rsidRDefault="004B6D6D" w:rsidP="00B056D7">
      <w:pPr>
        <w:rPr>
          <w:del w:id="166" w:author="Patrick Gordon Wijntjes" w:date="2014-02-20T10:18:00Z"/>
          <w:lang w:val="en-GB"/>
        </w:rPr>
      </w:pPr>
    </w:p>
    <w:p w14:paraId="15D1B1A0" w14:textId="6F551B05" w:rsidR="004B6D6D" w:rsidRPr="00E232EB" w:rsidDel="006341BD" w:rsidRDefault="004B6D6D" w:rsidP="00B056D7">
      <w:pPr>
        <w:rPr>
          <w:del w:id="167" w:author="Patrick Gordon Wijntjes" w:date="2014-02-20T10:18:00Z"/>
          <w:lang w:val="en-GB"/>
        </w:rPr>
      </w:pPr>
      <w:del w:id="168" w:author="Patrick Gordon Wijntjes" w:date="2014-02-20T10:18:00Z">
        <w:r w:rsidRPr="00E232EB" w:rsidDel="006341BD">
          <w:rPr>
            <w:lang w:val="en-GB"/>
          </w:rPr>
          <w:delText>[17] Sanz E, von Cramon-Taubadel, N and Roberts, DL. 2012. Species differentiation of Slipper Orchids using Color Image Analysis. Lankesteriana 12(3): 165-173</w:delText>
        </w:r>
      </w:del>
    </w:p>
    <w:p w14:paraId="2897F37C" w14:textId="77777777" w:rsidR="004B6D6D" w:rsidRPr="00E232EB" w:rsidRDefault="004B6D6D" w:rsidP="00B056D7">
      <w:pPr>
        <w:rPr>
          <w:lang w:val="en-GB"/>
        </w:rPr>
      </w:pPr>
    </w:p>
    <w:p w14:paraId="403F7B25" w14:textId="77777777" w:rsidR="009F6D98" w:rsidRPr="0054453A" w:rsidRDefault="009F6D98" w:rsidP="009F6D98">
      <w:pPr>
        <w:rPr>
          <w:ins w:id="169" w:author="Patrick Gordon Wijntjes" w:date="2014-02-20T10:16:00Z"/>
          <w:rStyle w:val="Hyperlink"/>
        </w:rPr>
      </w:pPr>
      <w:ins w:id="170" w:author="Patrick Gordon Wijntjes" w:date="2014-02-20T10:16:00Z">
        <w:r w:rsidRPr="00E232EB">
          <w:rPr>
            <w:lang w:val="en-GB"/>
          </w:rPr>
          <w:t>[</w:t>
        </w:r>
        <w:r>
          <w:rPr>
            <w:lang w:val="en-GB"/>
          </w:rPr>
          <w:t>16</w:t>
        </w:r>
        <w:r w:rsidRPr="00E232EB">
          <w:rPr>
            <w:lang w:val="en-GB"/>
          </w:rPr>
          <w:t xml:space="preserve">] KeyLemon, 2013, </w:t>
        </w:r>
        <w:r>
          <w:fldChar w:fldCharType="begin"/>
        </w:r>
        <w:r>
          <w:instrText xml:space="preserve"> HYPERLINK "https://www.keylemon.com/product/" </w:instrText>
        </w:r>
        <w:r>
          <w:fldChar w:fldCharType="separate"/>
        </w:r>
        <w:r w:rsidRPr="00E232EB">
          <w:rPr>
            <w:rStyle w:val="Hyperlink"/>
            <w:lang w:val="en-GB"/>
          </w:rPr>
          <w:t>https://www.keylemon.com/product/</w:t>
        </w:r>
        <w:r>
          <w:rPr>
            <w:rStyle w:val="Hyperlink"/>
            <w:lang w:val="en-GB"/>
          </w:rPr>
          <w:fldChar w:fldCharType="end"/>
        </w:r>
      </w:ins>
    </w:p>
    <w:p w14:paraId="254FF66B" w14:textId="77777777" w:rsidR="009F6D98" w:rsidRDefault="009F6D98" w:rsidP="00B056D7">
      <w:pPr>
        <w:rPr>
          <w:ins w:id="171" w:author="Patrick Gordon Wijntjes" w:date="2014-02-20T10:16:00Z"/>
          <w:lang w:val="en-GB"/>
        </w:rPr>
      </w:pPr>
    </w:p>
    <w:p w14:paraId="6864A3E7" w14:textId="72B6AE90" w:rsidR="004B6D6D" w:rsidRPr="00E232EB" w:rsidDel="009F6D98" w:rsidRDefault="004B6D6D" w:rsidP="00B056D7">
      <w:pPr>
        <w:rPr>
          <w:del w:id="172" w:author="Patrick Gordon Wijntjes" w:date="2014-02-20T10:17:00Z"/>
          <w:lang w:val="en-GB"/>
        </w:rPr>
      </w:pPr>
      <w:r w:rsidRPr="00E232EB">
        <w:rPr>
          <w:lang w:val="en-GB"/>
        </w:rPr>
        <w:t>[1</w:t>
      </w:r>
      <w:ins w:id="173" w:author="Patrick Gordon Wijntjes" w:date="2014-02-20T10:12:00Z">
        <w:r w:rsidR="009F6D98">
          <w:rPr>
            <w:lang w:val="en-GB"/>
          </w:rPr>
          <w:t>7</w:t>
        </w:r>
      </w:ins>
      <w:del w:id="174" w:author="Patrick Gordon Wijntjes" w:date="2014-02-20T10:12:00Z">
        <w:r w:rsidRPr="00E232EB" w:rsidDel="009F6D98">
          <w:rPr>
            <w:lang w:val="en-GB"/>
          </w:rPr>
          <w:delText>8</w:delText>
        </w:r>
      </w:del>
      <w:r w:rsidRPr="00E232EB">
        <w:rPr>
          <w:lang w:val="en-GB"/>
        </w:rPr>
        <w:t>] Lawler LJ, 1984, Ethnobotany of the Orchidaceae, In: Arditti J (ed.), Orchid biology: reviews and perspectives: 27-149. Cornell University Press, Ithaca, New York, USA</w:t>
      </w:r>
    </w:p>
    <w:p w14:paraId="77F0B62C" w14:textId="77777777" w:rsidR="004B6D6D" w:rsidRPr="00E232EB" w:rsidDel="009F6D98" w:rsidRDefault="004B6D6D" w:rsidP="00B056D7">
      <w:pPr>
        <w:rPr>
          <w:del w:id="175" w:author="Patrick Gordon Wijntjes" w:date="2014-02-20T10:16:00Z"/>
          <w:lang w:val="en-GB"/>
        </w:rPr>
      </w:pPr>
    </w:p>
    <w:p w14:paraId="6889AD58" w14:textId="53EF7B09" w:rsidR="004B6D6D" w:rsidRPr="00E232EB" w:rsidDel="009F6D98" w:rsidRDefault="004B6D6D" w:rsidP="00B056D7">
      <w:pPr>
        <w:rPr>
          <w:del w:id="176" w:author="Patrick Gordon Wijntjes" w:date="2014-02-20T10:16:00Z"/>
          <w:lang w:val="en-GB"/>
        </w:rPr>
      </w:pPr>
      <w:del w:id="177" w:author="Patrick Gordon Wijntjes" w:date="2014-02-20T10:16:00Z">
        <w:r w:rsidRPr="00E232EB" w:rsidDel="009F6D98">
          <w:rPr>
            <w:lang w:val="en-GB"/>
          </w:rPr>
          <w:delText xml:space="preserve">[19] Leafsnap, 2011, </w:delText>
        </w:r>
        <w:r w:rsidR="00753F74" w:rsidDel="009F6D98">
          <w:fldChar w:fldCharType="begin"/>
        </w:r>
        <w:r w:rsidR="00753F74" w:rsidDel="009F6D98">
          <w:delInstrText xml:space="preserve"> HYPERLINK "http://leafsnap.com/" </w:delInstrText>
        </w:r>
        <w:r w:rsidR="00753F74" w:rsidDel="009F6D98">
          <w:fldChar w:fldCharType="separate"/>
        </w:r>
        <w:r w:rsidRPr="00E232EB" w:rsidDel="009F6D98">
          <w:rPr>
            <w:rStyle w:val="Hyperlink"/>
            <w:lang w:val="en-GB"/>
          </w:rPr>
          <w:delText>http://leafsnap.com/</w:delText>
        </w:r>
        <w:r w:rsidR="00753F74" w:rsidDel="009F6D98">
          <w:rPr>
            <w:rStyle w:val="Hyperlink"/>
            <w:lang w:val="en-GB"/>
          </w:rPr>
          <w:fldChar w:fldCharType="end"/>
        </w:r>
      </w:del>
    </w:p>
    <w:p w14:paraId="04CBF073" w14:textId="77777777" w:rsidR="004B6D6D" w:rsidRPr="00E232EB" w:rsidRDefault="004B6D6D" w:rsidP="00B056D7">
      <w:pPr>
        <w:rPr>
          <w:lang w:val="en-GB"/>
        </w:rPr>
      </w:pPr>
    </w:p>
    <w:p w14:paraId="1ED41956" w14:textId="0C73598F" w:rsidR="004B6D6D" w:rsidRPr="0054453A" w:rsidDel="009F6D98" w:rsidRDefault="004B6D6D" w:rsidP="00B056D7">
      <w:pPr>
        <w:rPr>
          <w:del w:id="178" w:author="Patrick Gordon Wijntjes" w:date="2014-02-20T10:16:00Z"/>
          <w:rStyle w:val="Hyperlink"/>
        </w:rPr>
      </w:pPr>
      <w:del w:id="179" w:author="Patrick Gordon Wijntjes" w:date="2014-02-20T10:16:00Z">
        <w:r w:rsidRPr="00E232EB" w:rsidDel="009F6D98">
          <w:rPr>
            <w:lang w:val="en-GB"/>
          </w:rPr>
          <w:lastRenderedPageBreak/>
          <w:delText>[</w:delText>
        </w:r>
      </w:del>
      <w:del w:id="180" w:author="Patrick Gordon Wijntjes" w:date="2014-02-20T10:12:00Z">
        <w:r w:rsidRPr="00E232EB" w:rsidDel="009F6D98">
          <w:rPr>
            <w:lang w:val="en-GB"/>
          </w:rPr>
          <w:delText>20</w:delText>
        </w:r>
      </w:del>
      <w:del w:id="181" w:author="Patrick Gordon Wijntjes" w:date="2014-02-20T10:16:00Z">
        <w:r w:rsidRPr="00E232EB" w:rsidDel="009F6D98">
          <w:rPr>
            <w:lang w:val="en-GB"/>
          </w:rPr>
          <w:delText xml:space="preserve">] KeyLemon, 2013, </w:delText>
        </w:r>
        <w:r w:rsidR="00753F74" w:rsidDel="009F6D98">
          <w:fldChar w:fldCharType="begin"/>
        </w:r>
        <w:r w:rsidR="00753F74" w:rsidDel="009F6D98">
          <w:delInstrText xml:space="preserve"> HYPERLINK "https://www.keylemon.com/product/" </w:delInstrText>
        </w:r>
        <w:r w:rsidR="00753F74" w:rsidDel="009F6D98">
          <w:fldChar w:fldCharType="separate"/>
        </w:r>
        <w:r w:rsidRPr="00E232EB" w:rsidDel="009F6D98">
          <w:rPr>
            <w:rStyle w:val="Hyperlink"/>
            <w:lang w:val="en-GB"/>
          </w:rPr>
          <w:delText>https://www.keylemon.com/product/</w:delText>
        </w:r>
        <w:r w:rsidR="00753F74" w:rsidDel="009F6D98">
          <w:rPr>
            <w:rStyle w:val="Hyperlink"/>
            <w:lang w:val="en-GB"/>
          </w:rPr>
          <w:fldChar w:fldCharType="end"/>
        </w:r>
      </w:del>
    </w:p>
    <w:p w14:paraId="49DCBC80" w14:textId="77777777" w:rsidR="004B6D6D" w:rsidRPr="00E232EB" w:rsidDel="009F6D98" w:rsidRDefault="004B6D6D" w:rsidP="00B056D7">
      <w:pPr>
        <w:rPr>
          <w:del w:id="182" w:author="Patrick Gordon Wijntjes" w:date="2014-02-20T10:16:00Z"/>
          <w:lang w:val="en-GB"/>
        </w:rPr>
      </w:pPr>
    </w:p>
    <w:p w14:paraId="3438668C" w14:textId="40B8E87D" w:rsidR="004B6D6D" w:rsidRPr="00E232EB" w:rsidDel="009F6D98" w:rsidRDefault="004B6D6D" w:rsidP="00B056D7">
      <w:pPr>
        <w:rPr>
          <w:del w:id="183" w:author="Patrick Gordon Wijntjes" w:date="2014-02-20T10:16:00Z"/>
          <w:lang w:val="en-GB"/>
        </w:rPr>
      </w:pPr>
      <w:del w:id="184" w:author="Patrick Gordon Wijntjes" w:date="2014-02-20T10:16:00Z">
        <w:r w:rsidRPr="00E232EB" w:rsidDel="009F6D98">
          <w:rPr>
            <w:lang w:val="en-GB"/>
          </w:rPr>
          <w:delText>[21] Pridgeon AM, Cribb PJ, Chase MW and Rasmussen FN, 1999, Genera Orchidacearum Volume 1</w:delText>
        </w:r>
      </w:del>
    </w:p>
    <w:p w14:paraId="72C2DFD9" w14:textId="10BBC98C" w:rsidR="004B6D6D" w:rsidRPr="00E232EB" w:rsidDel="009F6D98" w:rsidRDefault="004B6D6D" w:rsidP="00B056D7">
      <w:pPr>
        <w:rPr>
          <w:del w:id="185" w:author="Patrick Gordon Wijntjes" w:date="2014-02-20T10:16:00Z"/>
          <w:lang w:val="en-GB"/>
        </w:rPr>
      </w:pPr>
    </w:p>
    <w:p w14:paraId="3912839D" w14:textId="71DE3ADF" w:rsidR="004B6D6D" w:rsidRPr="00E232EB" w:rsidDel="009F6D98" w:rsidRDefault="004B6D6D" w:rsidP="00B056D7">
      <w:pPr>
        <w:rPr>
          <w:del w:id="186" w:author="Patrick Gordon Wijntjes" w:date="2014-02-20T10:16:00Z"/>
          <w:lang w:val="en-GB"/>
        </w:rPr>
      </w:pPr>
      <w:del w:id="187" w:author="Patrick Gordon Wijntjes" w:date="2014-02-20T10:16:00Z">
        <w:r w:rsidRPr="00E232EB" w:rsidDel="009F6D98">
          <w:rPr>
            <w:lang w:val="en-GB"/>
          </w:rPr>
          <w:delText>[22] Pridgeon AM, Cribb PJ, Chase MW and Rsamussen FN, 2001, Genera Orchidacearum Volume</w:delText>
        </w:r>
        <w:r w:rsidR="002C02EE" w:rsidDel="009F6D98">
          <w:rPr>
            <w:lang w:val="en-GB"/>
          </w:rPr>
          <w:delText xml:space="preserve"> </w:delText>
        </w:r>
        <w:r w:rsidRPr="00E232EB" w:rsidDel="009F6D98">
          <w:rPr>
            <w:lang w:val="en-GB"/>
          </w:rPr>
          <w:delText>2 Orchidoideae (Part one)</w:delText>
        </w:r>
        <w:r w:rsidR="002C02EE" w:rsidDel="009F6D98">
          <w:rPr>
            <w:lang w:val="en-GB"/>
          </w:rPr>
          <w:delText>. Oxford University Press, London, UK.</w:delText>
        </w:r>
      </w:del>
    </w:p>
    <w:p w14:paraId="164FFA93" w14:textId="75856CE0" w:rsidR="004B6D6D" w:rsidRPr="00E232EB" w:rsidDel="009F6D98" w:rsidRDefault="004B6D6D" w:rsidP="00B056D7">
      <w:pPr>
        <w:rPr>
          <w:del w:id="188" w:author="Patrick Gordon Wijntjes" w:date="2014-02-20T10:16:00Z"/>
          <w:lang w:val="en-GB"/>
        </w:rPr>
      </w:pPr>
    </w:p>
    <w:p w14:paraId="154C9965" w14:textId="1AAED4EC" w:rsidR="004B6D6D" w:rsidRPr="00E232EB" w:rsidDel="009F6D98" w:rsidRDefault="004B6D6D" w:rsidP="00B056D7">
      <w:pPr>
        <w:rPr>
          <w:del w:id="189" w:author="Patrick Gordon Wijntjes" w:date="2014-02-20T10:16:00Z"/>
          <w:lang w:val="en-GB"/>
        </w:rPr>
      </w:pPr>
      <w:del w:id="190" w:author="Patrick Gordon Wijntjes" w:date="2014-02-20T10:16:00Z">
        <w:r w:rsidRPr="00E232EB" w:rsidDel="009F6D98">
          <w:rPr>
            <w:lang w:val="en-GB"/>
          </w:rPr>
          <w:delText>[23] Rogier van Vugt, Naturalis Biodiversity Center</w:delText>
        </w:r>
      </w:del>
    </w:p>
    <w:p w14:paraId="36A56FD0" w14:textId="402B2BD7" w:rsidR="004B6D6D" w:rsidRPr="00E232EB" w:rsidDel="009F6D98" w:rsidRDefault="004B6D6D" w:rsidP="00B056D7">
      <w:pPr>
        <w:rPr>
          <w:del w:id="191" w:author="Patrick Gordon Wijntjes" w:date="2014-02-20T10:16:00Z"/>
          <w:lang w:val="en-GB"/>
        </w:rPr>
      </w:pPr>
    </w:p>
    <w:p w14:paraId="03BF5A47" w14:textId="343724B8" w:rsidR="004B6D6D" w:rsidRPr="00E232EB" w:rsidDel="009F6D98" w:rsidRDefault="004B6D6D" w:rsidP="00B056D7">
      <w:pPr>
        <w:rPr>
          <w:del w:id="192" w:author="Patrick Gordon Wijntjes" w:date="2014-02-20T10:16:00Z"/>
          <w:lang w:val="en-GB"/>
        </w:rPr>
      </w:pPr>
      <w:del w:id="193" w:author="Patrick Gordon Wijntjes" w:date="2014-02-20T10:16:00Z">
        <w:r w:rsidRPr="00E232EB" w:rsidDel="009F6D98">
          <w:rPr>
            <w:lang w:val="en-GB"/>
          </w:rPr>
          <w:delText>[24] Horticultural Supplies for Exotic Plants Orchids, Bonsai, African Violets &amp; Tropicals, 2005-2013, </w:delText>
        </w:r>
        <w:r w:rsidR="00753F74" w:rsidDel="009F6D98">
          <w:fldChar w:fldCharType="begin"/>
        </w:r>
        <w:r w:rsidR="00753F74" w:rsidDel="009F6D98">
          <w:delInstrText xml:space="preserve"> HYPERLINK "http://www.repotme.com/orchid-care/Orchid-Identification.html" </w:delInstrText>
        </w:r>
        <w:r w:rsidR="00753F74" w:rsidDel="009F6D98">
          <w:fldChar w:fldCharType="separate"/>
        </w:r>
        <w:r w:rsidRPr="00E232EB" w:rsidDel="009F6D98">
          <w:rPr>
            <w:color w:val="0000E9"/>
            <w:u w:val="single" w:color="0000E9"/>
            <w:lang w:val="en-GB"/>
          </w:rPr>
          <w:delText>http://www.repotme.com/orchid-care/Orchid-Identification.html</w:delText>
        </w:r>
        <w:r w:rsidR="00753F74" w:rsidDel="009F6D98">
          <w:rPr>
            <w:color w:val="0000E9"/>
            <w:u w:val="single" w:color="0000E9"/>
            <w:lang w:val="en-GB"/>
          </w:rPr>
          <w:fldChar w:fldCharType="end"/>
        </w:r>
      </w:del>
    </w:p>
    <w:p w14:paraId="5EF715DB" w14:textId="428887BA" w:rsidR="004B6D6D" w:rsidRPr="00E232EB" w:rsidDel="009F6D98" w:rsidRDefault="004B6D6D" w:rsidP="00B056D7">
      <w:pPr>
        <w:rPr>
          <w:del w:id="194" w:author="Patrick Gordon Wijntjes" w:date="2014-02-20T10:16:00Z"/>
          <w:lang w:val="en-GB"/>
        </w:rPr>
      </w:pPr>
    </w:p>
    <w:p w14:paraId="480E5803" w14:textId="5D1A3B88" w:rsidR="004B6D6D" w:rsidRPr="00E232EB" w:rsidDel="009F6D98" w:rsidRDefault="004B6D6D" w:rsidP="00B056D7">
      <w:pPr>
        <w:rPr>
          <w:del w:id="195" w:author="Patrick Gordon Wijntjes" w:date="2014-02-20T10:16:00Z"/>
          <w:lang w:val="en-GB"/>
        </w:rPr>
      </w:pPr>
      <w:del w:id="196" w:author="Patrick Gordon Wijntjes" w:date="2014-02-20T10:16:00Z">
        <w:r w:rsidRPr="00E232EB" w:rsidDel="009F6D98">
          <w:rPr>
            <w:lang w:val="en-GB"/>
          </w:rPr>
          <w:delText xml:space="preserve">[25] GitHub, 2013, </w:delText>
        </w:r>
        <w:r w:rsidR="00753F74" w:rsidDel="009F6D98">
          <w:fldChar w:fldCharType="begin"/>
        </w:r>
        <w:r w:rsidR="00753F74" w:rsidDel="009F6D98">
          <w:delInstrText xml:space="preserve"> HYPERLINK "https://github.com" </w:delInstrText>
        </w:r>
        <w:r w:rsidR="00753F74" w:rsidDel="009F6D98">
          <w:fldChar w:fldCharType="separate"/>
        </w:r>
        <w:r w:rsidRPr="00E232EB" w:rsidDel="009F6D98">
          <w:rPr>
            <w:rStyle w:val="Hyperlink"/>
            <w:lang w:val="en-GB"/>
          </w:rPr>
          <w:delText>https://github.com</w:delText>
        </w:r>
        <w:r w:rsidR="00753F74" w:rsidDel="009F6D98">
          <w:rPr>
            <w:rStyle w:val="Hyperlink"/>
            <w:lang w:val="en-GB"/>
          </w:rPr>
          <w:fldChar w:fldCharType="end"/>
        </w:r>
      </w:del>
    </w:p>
    <w:p w14:paraId="695342AE" w14:textId="526ABB7A" w:rsidR="004B6D6D" w:rsidRPr="00E232EB" w:rsidDel="009F6D98" w:rsidRDefault="004B6D6D" w:rsidP="00B056D7">
      <w:pPr>
        <w:rPr>
          <w:del w:id="197" w:author="Patrick Gordon Wijntjes" w:date="2014-02-20T10:16:00Z"/>
          <w:lang w:val="en-GB"/>
        </w:rPr>
      </w:pPr>
    </w:p>
    <w:p w14:paraId="3A31F403" w14:textId="7722738B" w:rsidR="004B6D6D" w:rsidRPr="00E232EB" w:rsidDel="009F6D98" w:rsidRDefault="004B6D6D" w:rsidP="00B056D7">
      <w:pPr>
        <w:rPr>
          <w:del w:id="198" w:author="Patrick Gordon Wijntjes" w:date="2014-02-20T10:16:00Z"/>
          <w:lang w:val="en-GB"/>
        </w:rPr>
      </w:pPr>
      <w:del w:id="199" w:author="Patrick Gordon Wijntjes" w:date="2014-02-20T10:16:00Z">
        <w:r w:rsidRPr="00E232EB" w:rsidDel="009F6D98">
          <w:rPr>
            <w:lang w:val="en-GB"/>
          </w:rPr>
          <w:delText xml:space="preserve">[26] Python, 1990-2013, </w:delText>
        </w:r>
        <w:r w:rsidR="00753F74" w:rsidDel="009F6D98">
          <w:fldChar w:fldCharType="begin"/>
        </w:r>
        <w:r w:rsidR="00753F74" w:rsidDel="009F6D98">
          <w:delInstrText xml:space="preserve"> HYPERLINK "http://www.python.org/about/" </w:delInstrText>
        </w:r>
        <w:r w:rsidR="00753F74" w:rsidDel="009F6D98">
          <w:fldChar w:fldCharType="separate"/>
        </w:r>
        <w:r w:rsidRPr="00E232EB" w:rsidDel="009F6D98">
          <w:rPr>
            <w:rStyle w:val="Hyperlink"/>
            <w:lang w:val="en-GB"/>
          </w:rPr>
          <w:delText>http://www.Python.org/about/</w:delText>
        </w:r>
        <w:r w:rsidR="00753F74" w:rsidDel="009F6D98">
          <w:rPr>
            <w:rStyle w:val="Hyperlink"/>
            <w:lang w:val="en-GB"/>
          </w:rPr>
          <w:fldChar w:fldCharType="end"/>
        </w:r>
      </w:del>
    </w:p>
    <w:p w14:paraId="296AF906" w14:textId="77777777" w:rsidR="006D61D3" w:rsidRPr="00E232EB" w:rsidRDefault="006D61D3" w:rsidP="00B056D7">
      <w:pPr>
        <w:rPr>
          <w:lang w:val="en-GB"/>
        </w:rPr>
      </w:pPr>
    </w:p>
    <w:p w14:paraId="07E01E2B" w14:textId="57795F22" w:rsidR="006D61D3" w:rsidRPr="00E232EB" w:rsidRDefault="006D61D3" w:rsidP="00B056D7">
      <w:pPr>
        <w:rPr>
          <w:lang w:val="en-GB"/>
        </w:rPr>
      </w:pPr>
      <w:r w:rsidRPr="00E232EB">
        <w:rPr>
          <w:lang w:val="en-GB"/>
        </w:rPr>
        <w:t>[</w:t>
      </w:r>
      <w:ins w:id="200" w:author="Patrick Gordon Wijntjes" w:date="2014-02-20T10:13:00Z">
        <w:r w:rsidR="009F6D98">
          <w:rPr>
            <w:lang w:val="en-GB"/>
          </w:rPr>
          <w:t>18</w:t>
        </w:r>
      </w:ins>
      <w:del w:id="201" w:author="Patrick Gordon Wijntjes" w:date="2014-02-20T10:13:00Z">
        <w:r w:rsidRPr="00E232EB" w:rsidDel="009F6D98">
          <w:rPr>
            <w:lang w:val="en-GB"/>
          </w:rPr>
          <w:delText>*</w:delText>
        </w:r>
      </w:del>
      <w:r w:rsidRPr="00E232EB">
        <w:rPr>
          <w:lang w:val="en-GB"/>
        </w:rPr>
        <w:t xml:space="preserve">] </w:t>
      </w:r>
      <w:r w:rsidR="003E2255" w:rsidRPr="00E232EB">
        <w:rPr>
          <w:lang w:val="en-GB"/>
        </w:rPr>
        <w:t xml:space="preserve">Offlickr, </w:t>
      </w:r>
      <w:r w:rsidRPr="00E232EB">
        <w:rPr>
          <w:lang w:val="en-GB"/>
        </w:rPr>
        <w:t>Hugo Haas</w:t>
      </w:r>
      <w:r w:rsidR="003E2255" w:rsidRPr="00E232EB">
        <w:rPr>
          <w:lang w:val="en-GB"/>
        </w:rPr>
        <w:t xml:space="preserve">, </w:t>
      </w:r>
      <w:hyperlink r:id="rId24" w:history="1">
        <w:r w:rsidR="000C70AF" w:rsidRPr="00E232EB">
          <w:rPr>
            <w:rStyle w:val="Hyperlink"/>
            <w:lang w:val="en-GB"/>
          </w:rPr>
          <w:t>http://code.google.com/p/offlickr</w:t>
        </w:r>
      </w:hyperlink>
    </w:p>
    <w:p w14:paraId="3BF219EF" w14:textId="77777777" w:rsidR="003E2255" w:rsidDel="009F6D98" w:rsidRDefault="003E2255" w:rsidP="00B056D7">
      <w:pPr>
        <w:rPr>
          <w:del w:id="202" w:author="Patrick Gordon Wijntjes" w:date="2014-02-20T10:16:00Z"/>
          <w:lang w:val="en-GB"/>
        </w:rPr>
      </w:pPr>
    </w:p>
    <w:p w14:paraId="51D9B626" w14:textId="77777777" w:rsidR="00FD6B4C" w:rsidRDefault="00FD6B4C" w:rsidP="00B056D7">
      <w:pPr>
        <w:rPr>
          <w:lang w:val="en-GB"/>
        </w:rPr>
      </w:pPr>
    </w:p>
    <w:p w14:paraId="282D9EDB" w14:textId="20FA631C" w:rsidR="00FD6B4C" w:rsidRPr="00E232EB" w:rsidRDefault="00FD6B4C" w:rsidP="00B056D7">
      <w:pPr>
        <w:rPr>
          <w:lang w:val="en-GB"/>
        </w:rPr>
        <w:sectPr w:rsidR="00FD6B4C" w:rsidRPr="00E232EB">
          <w:footerReference w:type="even" r:id="rId25"/>
          <w:footerReference w:type="default" r:id="rId26"/>
          <w:pgSz w:w="11900" w:h="16840"/>
          <w:pgMar w:top="1417" w:right="1417" w:bottom="1417" w:left="1417" w:header="708" w:footer="708" w:gutter="0"/>
          <w:cols w:space="708"/>
          <w:titlePg/>
          <w:docGrid w:linePitch="360"/>
        </w:sectPr>
      </w:pPr>
      <w:r>
        <w:rPr>
          <w:lang w:val="en-GB"/>
        </w:rPr>
        <w:t>[</w:t>
      </w:r>
      <w:ins w:id="203" w:author="Patrick Gordon Wijntjes" w:date="2014-02-20T10:16:00Z">
        <w:r w:rsidR="009F6D98">
          <w:rPr>
            <w:lang w:val="en-GB"/>
          </w:rPr>
          <w:t>19</w:t>
        </w:r>
      </w:ins>
      <w:del w:id="204" w:author="Patrick Gordon Wijntjes" w:date="2014-02-20T10:16:00Z">
        <w:r w:rsidDel="009F6D98">
          <w:rPr>
            <w:lang w:val="en-GB"/>
          </w:rPr>
          <w:delText>&amp;</w:delText>
        </w:r>
      </w:del>
      <w:r>
        <w:rPr>
          <w:lang w:val="en-GB"/>
        </w:rPr>
        <w:t>] Rutger Vos, Bio-informatican at Naturalis Biodiversity Center</w:t>
      </w:r>
    </w:p>
    <w:p w14:paraId="7934033C" w14:textId="77777777" w:rsidR="00DF2853" w:rsidRPr="00E232EB" w:rsidRDefault="00781EDD" w:rsidP="00B056D7">
      <w:pPr>
        <w:pStyle w:val="Kop1"/>
        <w:rPr>
          <w:lang w:val="en-GB"/>
        </w:rPr>
      </w:pPr>
      <w:bookmarkStart w:id="205" w:name="_Toc254509729"/>
      <w:bookmarkEnd w:id="141"/>
      <w:r w:rsidRPr="00E232EB">
        <w:rPr>
          <w:lang w:val="en-GB"/>
        </w:rPr>
        <w:lastRenderedPageBreak/>
        <w:t>Appendices</w:t>
      </w:r>
      <w:bookmarkEnd w:id="205"/>
    </w:p>
    <w:p w14:paraId="5B6D002B" w14:textId="77777777" w:rsidR="00A235BD" w:rsidRPr="00E232EB" w:rsidRDefault="00781EDD" w:rsidP="00781EDD">
      <w:pPr>
        <w:pStyle w:val="Kop2"/>
        <w:numPr>
          <w:ilvl w:val="0"/>
          <w:numId w:val="1"/>
        </w:numPr>
        <w:rPr>
          <w:lang w:val="en-GB"/>
        </w:rPr>
      </w:pPr>
      <w:bookmarkStart w:id="206" w:name="_Toc254509730"/>
      <w:r w:rsidRPr="00E232EB">
        <w:rPr>
          <w:lang w:val="en-GB"/>
        </w:rPr>
        <w:t>Figures</w:t>
      </w:r>
      <w:bookmarkEnd w:id="206"/>
      <w:r w:rsidR="003A209C" w:rsidRPr="00E232EB">
        <w:rPr>
          <w:lang w:val="en-GB"/>
        </w:rPr>
        <w:br/>
      </w:r>
    </w:p>
    <w:p w14:paraId="7FAC56B2" w14:textId="77777777" w:rsidR="008A70C4" w:rsidRPr="00E232EB" w:rsidRDefault="00A235BD" w:rsidP="00B056D7">
      <w:pPr>
        <w:rPr>
          <w:lang w:val="en-GB"/>
        </w:rPr>
      </w:pPr>
      <w:r w:rsidRPr="00E232EB">
        <w:rPr>
          <w:noProof/>
          <w:lang w:val="en-US"/>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27">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66438C57" w:rsidR="00A235BD"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3</w:t>
      </w:r>
      <w:r w:rsidR="00311964" w:rsidRPr="00E232EB">
        <w:rPr>
          <w:lang w:val="en-GB"/>
        </w:rPr>
        <w:fldChar w:fldCharType="end"/>
      </w:r>
      <w:r w:rsidRPr="00E232EB">
        <w:rPr>
          <w:lang w:val="en-GB"/>
        </w:rPr>
        <w:t xml:space="preserve"> </w:t>
      </w:r>
      <w:r w:rsidRPr="00E232EB">
        <w:rPr>
          <w:i/>
          <w:lang w:val="en-GB"/>
        </w:rPr>
        <w:t>Arum maculatum</w:t>
      </w:r>
      <w:r w:rsidRPr="00E232EB">
        <w:rPr>
          <w:lang w:val="en-GB"/>
        </w:rPr>
        <w:t xml:space="preserve"> [1</w:t>
      </w:r>
      <w:ins w:id="207" w:author="Patrick Gordon Wijntjes" w:date="2014-02-20T10:13:00Z">
        <w:r w:rsidR="009F6D98">
          <w:rPr>
            <w:lang w:val="en-GB"/>
          </w:rPr>
          <w:t>5</w:t>
        </w:r>
      </w:ins>
      <w:del w:id="208" w:author="Patrick Gordon Wijntjes" w:date="2014-02-20T10:13:00Z">
        <w:r w:rsidRPr="00E232EB" w:rsidDel="009F6D98">
          <w:rPr>
            <w:lang w:val="en-GB"/>
          </w:rPr>
          <w:delText>6</w:delText>
        </w:r>
      </w:del>
      <w:r w:rsidRPr="00E232EB">
        <w:rPr>
          <w:lang w:val="en-GB"/>
        </w:rPr>
        <w:t>]</w:t>
      </w:r>
    </w:p>
    <w:p w14:paraId="001DF620" w14:textId="77777777" w:rsidR="00A235BD" w:rsidRPr="00E232EB" w:rsidRDefault="00A235BD" w:rsidP="00B056D7">
      <w:pPr>
        <w:rPr>
          <w:lang w:val="en-GB"/>
        </w:rPr>
      </w:pPr>
    </w:p>
    <w:p w14:paraId="1877E353" w14:textId="77777777" w:rsidR="00A235BD" w:rsidRPr="00E232EB" w:rsidRDefault="00A235BD" w:rsidP="00B056D7">
      <w:pPr>
        <w:rPr>
          <w:lang w:val="en-GB"/>
        </w:rPr>
      </w:pPr>
    </w:p>
    <w:p w14:paraId="4A589562" w14:textId="77777777" w:rsidR="00A235BD" w:rsidRPr="00E232EB" w:rsidRDefault="00A235BD" w:rsidP="00B056D7">
      <w:pPr>
        <w:rPr>
          <w:lang w:val="en-GB"/>
        </w:rPr>
      </w:pPr>
    </w:p>
    <w:p w14:paraId="4367BB95" w14:textId="77777777" w:rsidR="008A70C4" w:rsidRPr="00E232EB" w:rsidRDefault="008A70C4" w:rsidP="00B056D7">
      <w:pPr>
        <w:rPr>
          <w:lang w:val="en-GB"/>
        </w:rPr>
      </w:pPr>
      <w:r w:rsidRPr="00E232EB">
        <w:rPr>
          <w:noProof/>
          <w:lang w:val="en-US"/>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28">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6DDD8D8F"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4</w:t>
      </w:r>
      <w:r w:rsidR="00311964" w:rsidRPr="00E232EB">
        <w:rPr>
          <w:lang w:val="en-GB"/>
        </w:rPr>
        <w:fldChar w:fldCharType="end"/>
      </w:r>
      <w:r w:rsidRPr="00E232EB">
        <w:rPr>
          <w:lang w:val="en-GB"/>
        </w:rPr>
        <w:t xml:space="preserve"> </w:t>
      </w:r>
      <w:r w:rsidRPr="00E232EB">
        <w:rPr>
          <w:i/>
          <w:lang w:val="en-GB"/>
        </w:rPr>
        <w:t>Asparagus officinalis</w:t>
      </w:r>
      <w:r w:rsidRPr="00E232EB">
        <w:rPr>
          <w:lang w:val="en-GB"/>
        </w:rPr>
        <w:t xml:space="preserve"> [1</w:t>
      </w:r>
      <w:ins w:id="209" w:author="Patrick Gordon Wijntjes" w:date="2014-02-20T10:13:00Z">
        <w:r w:rsidR="009F6D98">
          <w:rPr>
            <w:lang w:val="en-GB"/>
          </w:rPr>
          <w:t>5</w:t>
        </w:r>
      </w:ins>
      <w:del w:id="210" w:author="Patrick Gordon Wijntjes" w:date="2014-02-20T10:13:00Z">
        <w:r w:rsidRPr="00E232EB" w:rsidDel="009F6D98">
          <w:rPr>
            <w:lang w:val="en-GB"/>
          </w:rPr>
          <w:delText>6</w:delText>
        </w:r>
      </w:del>
      <w:r w:rsidRPr="00E232EB">
        <w:rPr>
          <w:lang w:val="en-GB"/>
        </w:rPr>
        <w:t>]</w:t>
      </w:r>
    </w:p>
    <w:p w14:paraId="33C9A30E" w14:textId="77777777" w:rsidR="008A70C4" w:rsidRPr="00E232EB" w:rsidRDefault="008A70C4" w:rsidP="00B056D7">
      <w:pPr>
        <w:rPr>
          <w:lang w:val="en-GB"/>
        </w:rPr>
      </w:pPr>
    </w:p>
    <w:p w14:paraId="59811CBD" w14:textId="77777777" w:rsidR="008A70C4" w:rsidRPr="00E232EB" w:rsidRDefault="008A70C4" w:rsidP="00B056D7">
      <w:pPr>
        <w:rPr>
          <w:lang w:val="en-GB"/>
        </w:rPr>
      </w:pPr>
    </w:p>
    <w:p w14:paraId="49385188" w14:textId="77777777" w:rsidR="008A70C4" w:rsidRPr="00E232EB" w:rsidRDefault="008A70C4" w:rsidP="00B056D7">
      <w:pPr>
        <w:rPr>
          <w:lang w:val="en-GB"/>
        </w:rPr>
      </w:pPr>
    </w:p>
    <w:p w14:paraId="109CA434" w14:textId="77777777" w:rsidR="008A70C4" w:rsidRPr="00E232EB" w:rsidRDefault="008A70C4" w:rsidP="00B056D7">
      <w:pPr>
        <w:rPr>
          <w:lang w:val="en-GB"/>
        </w:rPr>
      </w:pPr>
      <w:r w:rsidRPr="00E232EB">
        <w:rPr>
          <w:noProof/>
          <w:lang w:val="en-US"/>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29">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1851A7CD"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5</w:t>
      </w:r>
      <w:r w:rsidR="00311964" w:rsidRPr="00E232EB">
        <w:rPr>
          <w:lang w:val="en-GB"/>
        </w:rPr>
        <w:fldChar w:fldCharType="end"/>
      </w:r>
      <w:r w:rsidRPr="00E232EB">
        <w:rPr>
          <w:lang w:val="en-GB"/>
        </w:rPr>
        <w:t xml:space="preserve"> </w:t>
      </w:r>
      <w:r w:rsidRPr="00E232EB">
        <w:rPr>
          <w:i/>
          <w:lang w:val="en-GB"/>
        </w:rPr>
        <w:t>Polygonatum verticillatum</w:t>
      </w:r>
      <w:r w:rsidRPr="00E232EB">
        <w:rPr>
          <w:lang w:val="en-GB"/>
        </w:rPr>
        <w:t xml:space="preserve"> [1</w:t>
      </w:r>
      <w:ins w:id="211" w:author="Patrick Gordon Wijntjes" w:date="2014-02-20T10:13:00Z">
        <w:r w:rsidR="009F6D98">
          <w:rPr>
            <w:lang w:val="en-GB"/>
          </w:rPr>
          <w:t>5</w:t>
        </w:r>
      </w:ins>
      <w:del w:id="212" w:author="Patrick Gordon Wijntjes" w:date="2014-02-20T10:13:00Z">
        <w:r w:rsidRPr="00E232EB" w:rsidDel="009F6D98">
          <w:rPr>
            <w:lang w:val="en-GB"/>
          </w:rPr>
          <w:delText>6</w:delText>
        </w:r>
      </w:del>
      <w:r w:rsidRPr="00E232EB">
        <w:rPr>
          <w:lang w:val="en-GB"/>
        </w:rPr>
        <w:t>]</w:t>
      </w:r>
    </w:p>
    <w:p w14:paraId="0831D33F" w14:textId="77777777" w:rsidR="008A70C4" w:rsidRPr="00E232EB" w:rsidRDefault="008A70C4" w:rsidP="00B056D7">
      <w:pPr>
        <w:rPr>
          <w:lang w:val="en-GB"/>
        </w:rPr>
      </w:pPr>
    </w:p>
    <w:p w14:paraId="7A81D1E1" w14:textId="77777777" w:rsidR="008A70C4" w:rsidRPr="00E232EB" w:rsidRDefault="008A70C4" w:rsidP="00781EDD">
      <w:pPr>
        <w:pStyle w:val="Kop1"/>
        <w:rPr>
          <w:lang w:val="en-GB"/>
        </w:rPr>
      </w:pPr>
    </w:p>
    <w:p w14:paraId="615D9534" w14:textId="77777777" w:rsidR="003A209C" w:rsidRPr="00E232EB" w:rsidRDefault="003A209C" w:rsidP="00781EDD">
      <w:pPr>
        <w:contextualSpacing/>
        <w:rPr>
          <w:lang w:val="en-GB"/>
        </w:rPr>
      </w:pPr>
    </w:p>
    <w:p w14:paraId="5E31DE74" w14:textId="77777777" w:rsidR="00781EDD" w:rsidRPr="00E232EB" w:rsidRDefault="00781EDD" w:rsidP="00781EDD">
      <w:pPr>
        <w:contextualSpacing/>
        <w:rPr>
          <w:lang w:val="en-GB"/>
        </w:rPr>
      </w:pPr>
    </w:p>
    <w:p w14:paraId="3A2FFDEE" w14:textId="77777777" w:rsidR="008A70C4" w:rsidRPr="00E232EB" w:rsidRDefault="008A70C4" w:rsidP="00B056D7">
      <w:pPr>
        <w:rPr>
          <w:lang w:val="en-GB"/>
        </w:rPr>
      </w:pPr>
      <w:r w:rsidRPr="00E232EB">
        <w:rPr>
          <w:noProof/>
          <w:lang w:val="en-US"/>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0">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486BE283"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6</w:t>
      </w:r>
      <w:r w:rsidR="00311964" w:rsidRPr="00E232EB">
        <w:rPr>
          <w:lang w:val="en-GB"/>
        </w:rPr>
        <w:fldChar w:fldCharType="end"/>
      </w:r>
      <w:r w:rsidRPr="00E232EB">
        <w:rPr>
          <w:lang w:val="en-GB"/>
        </w:rPr>
        <w:t xml:space="preserve"> </w:t>
      </w:r>
      <w:r w:rsidRPr="00E232EB">
        <w:rPr>
          <w:i/>
          <w:lang w:val="en-GB"/>
        </w:rPr>
        <w:t>Tulipa greigii</w:t>
      </w:r>
      <w:r w:rsidRPr="00E232EB">
        <w:rPr>
          <w:lang w:val="en-GB"/>
        </w:rPr>
        <w:t xml:space="preserve"> [1</w:t>
      </w:r>
      <w:ins w:id="213" w:author="Patrick Gordon Wijntjes" w:date="2014-02-20T10:13:00Z">
        <w:r w:rsidR="009F6D98">
          <w:rPr>
            <w:lang w:val="en-GB"/>
          </w:rPr>
          <w:t>5</w:t>
        </w:r>
      </w:ins>
      <w:del w:id="214" w:author="Patrick Gordon Wijntjes" w:date="2014-02-20T10:13:00Z">
        <w:r w:rsidRPr="00E232EB" w:rsidDel="009F6D98">
          <w:rPr>
            <w:lang w:val="en-GB"/>
          </w:rPr>
          <w:delText>6</w:delText>
        </w:r>
      </w:del>
      <w:r w:rsidRPr="00E232EB">
        <w:rPr>
          <w:lang w:val="en-GB"/>
        </w:rPr>
        <w:t>]</w:t>
      </w:r>
    </w:p>
    <w:p w14:paraId="0D20932B" w14:textId="77777777" w:rsidR="008A70C4" w:rsidRPr="00E232EB" w:rsidRDefault="008A70C4" w:rsidP="00B056D7">
      <w:pPr>
        <w:rPr>
          <w:lang w:val="en-GB"/>
        </w:rPr>
      </w:pPr>
    </w:p>
    <w:p w14:paraId="35BA9923" w14:textId="77777777" w:rsidR="008A70C4" w:rsidRPr="00E232EB" w:rsidRDefault="008A70C4" w:rsidP="00B056D7">
      <w:pPr>
        <w:rPr>
          <w:lang w:val="en-GB"/>
        </w:rPr>
      </w:pPr>
    </w:p>
    <w:p w14:paraId="52919640" w14:textId="77777777" w:rsidR="008A70C4" w:rsidRPr="00E232EB" w:rsidRDefault="008A70C4" w:rsidP="00B056D7">
      <w:pPr>
        <w:rPr>
          <w:lang w:val="en-GB"/>
        </w:rPr>
      </w:pPr>
    </w:p>
    <w:p w14:paraId="363DFA7B" w14:textId="77777777" w:rsidR="008A70C4" w:rsidRPr="00E232EB" w:rsidRDefault="008A70C4" w:rsidP="00B056D7">
      <w:pPr>
        <w:rPr>
          <w:lang w:val="en-GB"/>
        </w:rPr>
      </w:pPr>
      <w:r w:rsidRPr="00E232EB">
        <w:rPr>
          <w:noProof/>
          <w:lang w:val="en-US"/>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1">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678C9C36" w:rsidR="00913AD0" w:rsidRPr="00E232EB" w:rsidRDefault="008A70C4" w:rsidP="00781EDD">
      <w:pPr>
        <w:pStyle w:val="Bijschrift"/>
        <w:rPr>
          <w:lang w:val="en-GB"/>
        </w:rPr>
        <w:sectPr w:rsidR="00913AD0" w:rsidRPr="00E232EB">
          <w:pgSz w:w="11900" w:h="16840"/>
          <w:pgMar w:top="1417" w:right="1417" w:bottom="1417" w:left="1417" w:header="708" w:footer="708" w:gutter="0"/>
          <w:cols w:num="2" w:space="708"/>
          <w:docGrid w:linePitch="360"/>
        </w:sect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7</w:t>
      </w:r>
      <w:r w:rsidR="00311964" w:rsidRPr="00E232EB">
        <w:rPr>
          <w:lang w:val="en-GB"/>
        </w:rPr>
        <w:fldChar w:fldCharType="end"/>
      </w:r>
      <w:r w:rsidRPr="00E232EB">
        <w:rPr>
          <w:lang w:val="en-GB"/>
        </w:rPr>
        <w:t xml:space="preserve"> </w:t>
      </w:r>
      <w:r w:rsidRPr="00E232EB">
        <w:rPr>
          <w:i/>
          <w:lang w:val="en-GB"/>
        </w:rPr>
        <w:t>Tulipa sp.</w:t>
      </w:r>
      <w:r w:rsidRPr="00E232EB">
        <w:rPr>
          <w:lang w:val="en-GB"/>
        </w:rPr>
        <w:t xml:space="preserve"> [1</w:t>
      </w:r>
      <w:ins w:id="215" w:author="Patrick Gordon Wijntjes" w:date="2014-02-20T10:13:00Z">
        <w:r w:rsidR="009F6D98">
          <w:rPr>
            <w:lang w:val="en-GB"/>
          </w:rPr>
          <w:t>5</w:t>
        </w:r>
      </w:ins>
      <w:del w:id="216" w:author="Patrick Gordon Wijntjes" w:date="2014-02-20T10:13:00Z">
        <w:r w:rsidRPr="00E232EB" w:rsidDel="009F6D98">
          <w:rPr>
            <w:lang w:val="en-GB"/>
          </w:rPr>
          <w:delText>6</w:delText>
        </w:r>
      </w:del>
      <w:r w:rsidRPr="00E232EB">
        <w:rPr>
          <w:lang w:val="en-GB"/>
        </w:rPr>
        <w:t>]</w:t>
      </w:r>
    </w:p>
    <w:p w14:paraId="74F1204F" w14:textId="77777777" w:rsidR="00781EDD" w:rsidRPr="00E232EB" w:rsidRDefault="00781EDD" w:rsidP="00781EDD">
      <w:pPr>
        <w:pStyle w:val="Bijschrift"/>
        <w:rPr>
          <w:lang w:val="en-GB"/>
        </w:rPr>
      </w:pPr>
    </w:p>
    <w:p w14:paraId="61717DDF" w14:textId="77777777" w:rsidR="00B45691" w:rsidRPr="00E232EB" w:rsidRDefault="00913AD0" w:rsidP="00B45691">
      <w:pPr>
        <w:pStyle w:val="Bijschrift"/>
        <w:keepNext/>
        <w:rPr>
          <w:lang w:val="en-GB"/>
        </w:rPr>
      </w:pPr>
      <w:r w:rsidRPr="00E232EB">
        <w:rPr>
          <w:noProof/>
          <w:lang w:val="en-US"/>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2">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E232EB">
        <w:rPr>
          <w:noProof/>
          <w:lang w:val="en-US"/>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5F5C6380" w:rsidR="00B45691" w:rsidRPr="00E232EB" w:rsidRDefault="00B45691" w:rsidP="00B45691">
      <w:pPr>
        <w:pStyle w:val="Bijschrift"/>
        <w:rPr>
          <w:lang w:val="en-GB"/>
        </w:rPr>
      </w:pPr>
      <w:r w:rsidRPr="00E232EB">
        <w:rPr>
          <w:lang w:val="en-GB"/>
        </w:rPr>
        <w:t xml:space="preserve">Figure </w:t>
      </w:r>
      <w:r w:rsidR="00311964" w:rsidRPr="00E232EB">
        <w:rPr>
          <w:lang w:val="en-GB"/>
        </w:rPr>
        <w:fldChar w:fldCharType="begin"/>
      </w:r>
      <w:r w:rsidR="00D07BA7" w:rsidRPr="00E232EB">
        <w:rPr>
          <w:lang w:val="en-GB"/>
        </w:rPr>
        <w:instrText xml:space="preserve"> SEQ Figure \* ARABIC </w:instrText>
      </w:r>
      <w:r w:rsidR="00311964" w:rsidRPr="00E232EB">
        <w:rPr>
          <w:lang w:val="en-GB"/>
        </w:rPr>
        <w:fldChar w:fldCharType="separate"/>
      </w:r>
      <w:r w:rsidR="00FD6B4C">
        <w:rPr>
          <w:noProof/>
          <w:lang w:val="en-GB"/>
        </w:rPr>
        <w:t>8</w:t>
      </w:r>
      <w:r w:rsidR="00311964" w:rsidRPr="00E232EB">
        <w:rPr>
          <w:noProof/>
          <w:lang w:val="en-GB"/>
        </w:rPr>
        <w:fldChar w:fldCharType="end"/>
      </w:r>
      <w:r w:rsidRPr="00E232EB">
        <w:rPr>
          <w:lang w:val="en-GB"/>
        </w:rPr>
        <w:t xml:space="preserve"> A: A picture of a tuber, </w:t>
      </w:r>
      <w:r w:rsidR="004275BD" w:rsidRPr="00E232EB">
        <w:rPr>
          <w:lang w:val="en-GB"/>
        </w:rPr>
        <w:t>before</w:t>
      </w:r>
      <w:r w:rsidR="004275BD">
        <w:rPr>
          <w:lang w:val="en-GB"/>
        </w:rPr>
        <w:t xml:space="preserve"> splitting</w:t>
      </w:r>
      <w:r w:rsidRPr="00E232EB">
        <w:rPr>
          <w:lang w:val="en-GB"/>
        </w:rPr>
        <w:t>. B: A picture of t</w:t>
      </w:r>
      <w:r w:rsidR="004275BD">
        <w:rPr>
          <w:lang w:val="en-GB"/>
        </w:rPr>
        <w:t>he same tuber after splitting</w:t>
      </w:r>
      <w:ins w:id="217" w:author="Patrick Gordon Wijntjes" w:date="2014-02-20T10:19:00Z">
        <w:r w:rsidR="006341BD">
          <w:rPr>
            <w:lang w:val="en-GB"/>
          </w:rPr>
          <w:t xml:space="preserve"> [15]</w:t>
        </w:r>
      </w:ins>
      <w:r w:rsidRPr="00E232EB">
        <w:rPr>
          <w:lang w:val="en-GB"/>
        </w:rPr>
        <w:t>.</w:t>
      </w:r>
    </w:p>
    <w:p w14:paraId="6916433E" w14:textId="77777777" w:rsidR="00D25567" w:rsidRPr="00E232EB" w:rsidRDefault="00D25567" w:rsidP="00781EDD">
      <w:pPr>
        <w:pStyle w:val="Bijschrift"/>
        <w:rPr>
          <w:lang w:val="en-GB"/>
        </w:rPr>
      </w:pPr>
      <w:r w:rsidRPr="00E232EB">
        <w:rPr>
          <w:lang w:val="en-GB"/>
        </w:rPr>
        <w:br w:type="page"/>
      </w:r>
    </w:p>
    <w:p w14:paraId="161E8F4C" w14:textId="77777777" w:rsidR="00781EDD" w:rsidRPr="00E232EB" w:rsidRDefault="00D25567" w:rsidP="00D25567">
      <w:pPr>
        <w:pStyle w:val="Kop2"/>
        <w:numPr>
          <w:ilvl w:val="0"/>
          <w:numId w:val="1"/>
        </w:numPr>
        <w:rPr>
          <w:lang w:val="en-GB"/>
        </w:rPr>
      </w:pPr>
      <w:bookmarkStart w:id="218" w:name="_Toc254509731"/>
      <w:r w:rsidRPr="00E232EB">
        <w:rPr>
          <w:lang w:val="en-GB"/>
        </w:rPr>
        <w:lastRenderedPageBreak/>
        <w:t>Input and output files</w:t>
      </w:r>
      <w:bookmarkEnd w:id="218"/>
    </w:p>
    <w:p w14:paraId="2D6C0E0F" w14:textId="77777777" w:rsidR="00D25567" w:rsidRPr="00E232EB" w:rsidRDefault="00A27A00" w:rsidP="00046B8F">
      <w:pPr>
        <w:pStyle w:val="Kop3"/>
        <w:numPr>
          <w:ilvl w:val="1"/>
          <w:numId w:val="1"/>
        </w:numPr>
        <w:rPr>
          <w:lang w:val="en-GB"/>
        </w:rPr>
      </w:pPr>
      <w:bookmarkStart w:id="219" w:name="_Toc254509732"/>
      <w:r w:rsidRPr="00E232EB">
        <w:rPr>
          <w:lang w:val="en-GB"/>
        </w:rPr>
        <w:t>Example of an x</w:t>
      </w:r>
      <w:r w:rsidR="00046B8F" w:rsidRPr="00E232EB">
        <w:rPr>
          <w:lang w:val="en-GB"/>
        </w:rPr>
        <w:t>ml file</w:t>
      </w:r>
      <w:bookmarkEnd w:id="219"/>
    </w:p>
    <w:p w14:paraId="256418D0" w14:textId="77777777" w:rsidR="00A27A00" w:rsidRPr="00E232EB" w:rsidRDefault="00A27A00" w:rsidP="00A27A00">
      <w:pPr>
        <w:rPr>
          <w:lang w:val="en-GB"/>
        </w:rPr>
      </w:pPr>
      <w:r w:rsidRPr="00E232EB">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E232EB" w:rsidRDefault="00A27A00" w:rsidP="00A27A00">
      <w:pPr>
        <w:rPr>
          <w:lang w:val="en-GB"/>
        </w:rPr>
      </w:pPr>
      <w:r w:rsidRPr="00E232EB">
        <w:rPr>
          <w:lang w:val="en-GB"/>
        </w:rPr>
        <w:tab/>
        <w:t>&lt;owner nsid="113733456@N06" username="patrick_naturalis" realname="Patrick Wijntjes" location="" iconserver="0" iconfarm="0" path_alias=""/&gt;</w:t>
      </w:r>
    </w:p>
    <w:p w14:paraId="281938C7" w14:textId="77777777" w:rsidR="00A27A00" w:rsidRPr="00E232EB" w:rsidRDefault="00A27A00" w:rsidP="00A27A00">
      <w:pPr>
        <w:rPr>
          <w:lang w:val="en-GB"/>
        </w:rPr>
      </w:pPr>
      <w:r w:rsidRPr="00E232EB">
        <w:rPr>
          <w:lang w:val="en-GB"/>
        </w:rPr>
        <w:tab/>
        <w:t>&lt;title&gt;charlesworthii5&lt;/title&gt;</w:t>
      </w:r>
    </w:p>
    <w:p w14:paraId="6AA3FB37" w14:textId="77777777" w:rsidR="00A27A00" w:rsidRPr="00E232EB" w:rsidRDefault="00A27A00" w:rsidP="00A27A00">
      <w:pPr>
        <w:rPr>
          <w:lang w:val="en-GB"/>
        </w:rPr>
      </w:pPr>
      <w:r w:rsidRPr="00E232EB">
        <w:rPr>
          <w:lang w:val="en-GB"/>
        </w:rPr>
        <w:tab/>
        <w:t>&lt;description/&gt;</w:t>
      </w:r>
    </w:p>
    <w:p w14:paraId="2FE94D6A" w14:textId="77777777" w:rsidR="00A27A00" w:rsidRPr="00E232EB" w:rsidRDefault="00A27A00" w:rsidP="00A27A00">
      <w:pPr>
        <w:rPr>
          <w:lang w:val="en-GB"/>
        </w:rPr>
      </w:pPr>
      <w:r w:rsidRPr="00E232EB">
        <w:rPr>
          <w:lang w:val="en-GB"/>
        </w:rPr>
        <w:tab/>
        <w:t>&lt;visibility ispublic="0" isfriend="0" isfamily="0"/&gt;</w:t>
      </w:r>
    </w:p>
    <w:p w14:paraId="244BAC95" w14:textId="77777777" w:rsidR="00A27A00" w:rsidRPr="00E232EB" w:rsidRDefault="00A27A00" w:rsidP="00A27A00">
      <w:pPr>
        <w:rPr>
          <w:lang w:val="en-GB"/>
        </w:rPr>
      </w:pPr>
      <w:r w:rsidRPr="00E232EB">
        <w:rPr>
          <w:lang w:val="en-GB"/>
        </w:rPr>
        <w:tab/>
        <w:t>&lt;dates posted="1391690138" taken="2012-08-29 17:13:09" takengranularity="0" lastupdate="1391690248"/&gt;</w:t>
      </w:r>
    </w:p>
    <w:p w14:paraId="06289824" w14:textId="77777777" w:rsidR="00A27A00" w:rsidRPr="00E232EB" w:rsidRDefault="00A27A00" w:rsidP="00A27A00">
      <w:pPr>
        <w:rPr>
          <w:lang w:val="en-GB"/>
        </w:rPr>
      </w:pPr>
      <w:r w:rsidRPr="00E232EB">
        <w:rPr>
          <w:lang w:val="en-GB"/>
        </w:rPr>
        <w:tab/>
        <w:t>&lt;permissions permcomment="0" permaddmeta="0"/&gt;</w:t>
      </w:r>
    </w:p>
    <w:p w14:paraId="5E613F8B" w14:textId="77777777" w:rsidR="00A27A00" w:rsidRPr="00E232EB" w:rsidRDefault="00A27A00" w:rsidP="00A27A00">
      <w:pPr>
        <w:rPr>
          <w:lang w:val="en-GB"/>
        </w:rPr>
      </w:pPr>
      <w:r w:rsidRPr="00E232EB">
        <w:rPr>
          <w:lang w:val="en-GB"/>
        </w:rPr>
        <w:tab/>
        <w:t>&lt;editability cancomment="1" canaddmeta="1"/&gt;</w:t>
      </w:r>
    </w:p>
    <w:p w14:paraId="53CFA69D" w14:textId="77777777" w:rsidR="00A27A00" w:rsidRPr="00E232EB" w:rsidRDefault="00A27A00" w:rsidP="00A27A00">
      <w:pPr>
        <w:rPr>
          <w:lang w:val="en-GB"/>
        </w:rPr>
      </w:pPr>
      <w:r w:rsidRPr="00E232EB">
        <w:rPr>
          <w:lang w:val="en-GB"/>
        </w:rPr>
        <w:tab/>
        <w:t>&lt;publiceditability cancomment="0" canaddmeta="0"/&gt;</w:t>
      </w:r>
    </w:p>
    <w:p w14:paraId="6037BD2F" w14:textId="77777777" w:rsidR="00A27A00" w:rsidRPr="00E232EB" w:rsidRDefault="00A27A00" w:rsidP="00A27A00">
      <w:pPr>
        <w:rPr>
          <w:lang w:val="en-GB"/>
        </w:rPr>
      </w:pPr>
      <w:r w:rsidRPr="00E232EB">
        <w:rPr>
          <w:lang w:val="en-GB"/>
        </w:rPr>
        <w:tab/>
        <w:t>&lt;usage candownload="1" canblog="1" canprint="1" canshare="0"/&gt;</w:t>
      </w:r>
    </w:p>
    <w:p w14:paraId="5561A058" w14:textId="77777777" w:rsidR="00A27A00" w:rsidRPr="00E232EB" w:rsidRDefault="00A27A00" w:rsidP="00A27A00">
      <w:pPr>
        <w:rPr>
          <w:lang w:val="en-GB"/>
        </w:rPr>
      </w:pPr>
      <w:r w:rsidRPr="00E232EB">
        <w:rPr>
          <w:lang w:val="en-GB"/>
        </w:rPr>
        <w:tab/>
        <w:t>&lt;comments&gt;0&lt;/comments&gt;</w:t>
      </w:r>
    </w:p>
    <w:p w14:paraId="1D513BDE" w14:textId="77777777" w:rsidR="00A27A00" w:rsidRPr="00E232EB" w:rsidRDefault="00A27A00" w:rsidP="00A27A00">
      <w:pPr>
        <w:rPr>
          <w:lang w:val="en-GB"/>
        </w:rPr>
      </w:pPr>
      <w:r w:rsidRPr="00E232EB">
        <w:rPr>
          <w:lang w:val="en-GB"/>
        </w:rPr>
        <w:tab/>
        <w:t>&lt;notes/&gt;</w:t>
      </w:r>
    </w:p>
    <w:p w14:paraId="50727CB4" w14:textId="77777777" w:rsidR="00A27A00" w:rsidRPr="00E232EB" w:rsidRDefault="00A27A00" w:rsidP="00A27A00">
      <w:pPr>
        <w:rPr>
          <w:lang w:val="en-GB"/>
        </w:rPr>
      </w:pPr>
      <w:r w:rsidRPr="00E232EB">
        <w:rPr>
          <w:lang w:val="en-GB"/>
        </w:rPr>
        <w:tab/>
        <w:t>&lt;people haspeople="0"/&gt;</w:t>
      </w:r>
    </w:p>
    <w:p w14:paraId="5326E30D" w14:textId="77777777" w:rsidR="00A27A00" w:rsidRPr="00E232EB" w:rsidRDefault="0010140C" w:rsidP="00A27A00">
      <w:pPr>
        <w:rPr>
          <w:lang w:val="en-GB"/>
        </w:rPr>
      </w:pPr>
      <w:r>
        <w:rPr>
          <w:noProof/>
          <w:lang w:val="en-US"/>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E232EB">
        <w:rPr>
          <w:lang w:val="en-GB"/>
        </w:rPr>
        <w:tab/>
        <w:t>&lt;tags&gt;</w:t>
      </w:r>
    </w:p>
    <w:p w14:paraId="15E14583" w14:textId="77777777" w:rsidR="00A27A00" w:rsidRPr="00E232EB" w:rsidRDefault="00A27A00" w:rsidP="00A27A00">
      <w:pPr>
        <w:rPr>
          <w:lang w:val="en-GB"/>
        </w:rPr>
      </w:pPr>
      <w:r w:rsidRPr="00E232EB">
        <w:rPr>
          <w:lang w:val="en-GB"/>
        </w:rPr>
        <w:tab/>
      </w:r>
      <w:r w:rsidRPr="00E232EB">
        <w:rPr>
          <w:lang w:val="en-GB"/>
        </w:rPr>
        <w:tab/>
        <w:t>&lt;tag id="113688134-12342126885-10993197" author="113733456@N06" raw="genus:Paphiopedilum" machine_tag="0"&gt;genuspaphiopedilum&lt;/tag&gt;</w:t>
      </w:r>
    </w:p>
    <w:p w14:paraId="7E34799E" w14:textId="77777777" w:rsidR="00A27A00" w:rsidRPr="00E232EB" w:rsidRDefault="00A27A00" w:rsidP="00A27A00">
      <w:pPr>
        <w:rPr>
          <w:lang w:val="en-GB"/>
        </w:rPr>
      </w:pPr>
      <w:r w:rsidRPr="00E232EB">
        <w:rPr>
          <w:lang w:val="en-GB"/>
        </w:rPr>
        <w:tab/>
      </w:r>
      <w:r w:rsidRPr="00E232EB">
        <w:rPr>
          <w:lang w:val="en-GB"/>
        </w:rPr>
        <w:tab/>
        <w:t>&lt;tag id="113688134-12342126885-188931923" author="113733456@N06" raw="species:chariesworthii" machine_tag="0"&gt;specieschariesworthii&lt;/tag&gt;</w:t>
      </w:r>
    </w:p>
    <w:p w14:paraId="3E2AAA18" w14:textId="77777777" w:rsidR="00A27A00" w:rsidRPr="00E232EB" w:rsidRDefault="00A27A00" w:rsidP="00A27A00">
      <w:pPr>
        <w:rPr>
          <w:lang w:val="en-GB"/>
        </w:rPr>
      </w:pPr>
      <w:r w:rsidRPr="00E232EB">
        <w:rPr>
          <w:lang w:val="en-GB"/>
        </w:rPr>
        <w:tab/>
      </w:r>
      <w:r w:rsidRPr="00E232EB">
        <w:rPr>
          <w:lang w:val="en-GB"/>
        </w:rPr>
        <w:tab/>
        <w:t>&lt;tag id="113688134-12342126885-535" author="113733456@N06" raw="Flower" machine_tag="0"&gt;flower&lt;/tag&gt;</w:t>
      </w:r>
    </w:p>
    <w:p w14:paraId="05CC32C3" w14:textId="77777777" w:rsidR="00A27A00" w:rsidRPr="0054453A" w:rsidRDefault="00A27A00" w:rsidP="00A27A00">
      <w:pPr>
        <w:rPr>
          <w:lang w:val="en-GB"/>
        </w:rPr>
      </w:pPr>
      <w:r w:rsidRPr="00E232EB">
        <w:rPr>
          <w:lang w:val="en-GB"/>
        </w:rPr>
        <w:tab/>
      </w:r>
      <w:r w:rsidRPr="0054453A">
        <w:rPr>
          <w:lang w:val="en-GB"/>
        </w:rPr>
        <w:t>&lt;/tags&gt;</w:t>
      </w:r>
    </w:p>
    <w:p w14:paraId="05C426BB" w14:textId="77777777" w:rsidR="00A27A00" w:rsidRPr="0054453A" w:rsidRDefault="00A27A00" w:rsidP="00A27A00">
      <w:pPr>
        <w:rPr>
          <w:lang w:val="en-GB"/>
        </w:rPr>
      </w:pPr>
      <w:r w:rsidRPr="0054453A">
        <w:rPr>
          <w:lang w:val="en-GB"/>
        </w:rPr>
        <w:tab/>
        <w:t>&lt;urls&gt;</w:t>
      </w:r>
    </w:p>
    <w:p w14:paraId="510E76C6" w14:textId="77777777" w:rsidR="00A27A00" w:rsidRPr="0054453A" w:rsidRDefault="00A27A00" w:rsidP="00A27A00">
      <w:pPr>
        <w:rPr>
          <w:lang w:val="en-GB"/>
        </w:rPr>
      </w:pPr>
      <w:r w:rsidRPr="0054453A">
        <w:rPr>
          <w:lang w:val="en-GB"/>
        </w:rPr>
        <w:tab/>
      </w:r>
      <w:r w:rsidRPr="0054453A">
        <w:rPr>
          <w:lang w:val="en-GB"/>
        </w:rPr>
        <w:tab/>
        <w:t>&lt;url type="photopage"&gt;http://www.flickr.com/photos/113733456@N06/12342126885/&lt;/url&gt;</w:t>
      </w:r>
    </w:p>
    <w:p w14:paraId="32EF7587" w14:textId="77777777" w:rsidR="00A27A00" w:rsidRPr="00E232EB" w:rsidRDefault="00A27A00" w:rsidP="00A27A00">
      <w:pPr>
        <w:rPr>
          <w:lang w:val="en-GB"/>
        </w:rPr>
      </w:pPr>
      <w:r w:rsidRPr="0054453A">
        <w:rPr>
          <w:lang w:val="en-GB"/>
        </w:rPr>
        <w:tab/>
      </w:r>
      <w:r w:rsidRPr="00E232EB">
        <w:rPr>
          <w:lang w:val="en-GB"/>
        </w:rPr>
        <w:t>&lt;/urls&gt;</w:t>
      </w:r>
    </w:p>
    <w:p w14:paraId="277C8F97" w14:textId="77777777" w:rsidR="00A27A00" w:rsidRPr="00E232EB" w:rsidRDefault="000C2E5B" w:rsidP="00A27A00">
      <w:pPr>
        <w:rPr>
          <w:lang w:val="en-GB"/>
        </w:rPr>
      </w:pPr>
      <w:r w:rsidRPr="00E232EB">
        <w:rPr>
          <w:lang w:val="en-GB"/>
        </w:rPr>
        <w:t>&lt;/photo&gt;</w:t>
      </w:r>
    </w:p>
    <w:p w14:paraId="709D5BA2" w14:textId="77777777" w:rsidR="000C2E5B" w:rsidRPr="00E232EB" w:rsidRDefault="000C2E5B" w:rsidP="00A27A00">
      <w:pPr>
        <w:rPr>
          <w:lang w:val="en-GB"/>
        </w:rPr>
      </w:pPr>
    </w:p>
    <w:p w14:paraId="5FD15680" w14:textId="77777777" w:rsidR="00046B8F" w:rsidRPr="00E232EB" w:rsidRDefault="00A27A00" w:rsidP="00A27A00">
      <w:pPr>
        <w:pStyle w:val="Kop3"/>
        <w:numPr>
          <w:ilvl w:val="1"/>
          <w:numId w:val="1"/>
        </w:numPr>
        <w:rPr>
          <w:lang w:val="en-GB"/>
        </w:rPr>
      </w:pPr>
      <w:bookmarkStart w:id="220" w:name="_Toc254509733"/>
      <w:r w:rsidRPr="00E232EB">
        <w:rPr>
          <w:lang w:val="en-GB"/>
        </w:rPr>
        <w:t>Tag file of a flower</w:t>
      </w:r>
      <w:bookmarkEnd w:id="220"/>
    </w:p>
    <w:p w14:paraId="7CF0680E" w14:textId="77777777" w:rsidR="000C2E5B" w:rsidRPr="00E232EB" w:rsidRDefault="000C2E5B" w:rsidP="000C2E5B">
      <w:pPr>
        <w:rPr>
          <w:lang w:val="en-GB"/>
        </w:rPr>
      </w:pPr>
    </w:p>
    <w:p w14:paraId="2DD4CF15" w14:textId="77777777" w:rsidR="000C2E5B" w:rsidRPr="00E232EB" w:rsidRDefault="000C2E5B" w:rsidP="000C2E5B">
      <w:pPr>
        <w:rPr>
          <w:lang w:val="en-GB"/>
        </w:rPr>
      </w:pPr>
      <w:r w:rsidRPr="00E232EB">
        <w:rPr>
          <w:lang w:val="en-GB"/>
        </w:rPr>
        <w:t>bellatulum12 phot</w:t>
      </w:r>
    </w:p>
    <w:p w14:paraId="581924FB" w14:textId="77777777" w:rsidR="000C2E5B" w:rsidRPr="00E232EB" w:rsidRDefault="000C2E5B" w:rsidP="000C2E5B">
      <w:pPr>
        <w:rPr>
          <w:lang w:val="en-GB"/>
        </w:rPr>
      </w:pPr>
    </w:p>
    <w:p w14:paraId="57AC8E8B" w14:textId="77777777" w:rsidR="000C2E5B" w:rsidRPr="00E232EB" w:rsidRDefault="000C2E5B" w:rsidP="000C2E5B">
      <w:pPr>
        <w:rPr>
          <w:lang w:val="en-GB"/>
        </w:rPr>
      </w:pPr>
      <w:r w:rsidRPr="00E232EB">
        <w:rPr>
          <w:lang w:val="en-GB"/>
        </w:rPr>
        <w:t>genus:Brachypetalum</w:t>
      </w:r>
    </w:p>
    <w:p w14:paraId="11E550C7" w14:textId="77777777" w:rsidR="000C2E5B" w:rsidRPr="00E232EB" w:rsidRDefault="000C2E5B" w:rsidP="000C2E5B">
      <w:pPr>
        <w:rPr>
          <w:lang w:val="en-GB"/>
        </w:rPr>
      </w:pPr>
      <w:r w:rsidRPr="00E232EB">
        <w:rPr>
          <w:lang w:val="en-GB"/>
        </w:rPr>
        <w:t>species:bellatulum</w:t>
      </w:r>
    </w:p>
    <w:p w14:paraId="25589373" w14:textId="77777777" w:rsidR="000C2E5B" w:rsidRPr="00E232EB" w:rsidRDefault="000C2E5B" w:rsidP="00A27A00">
      <w:pPr>
        <w:rPr>
          <w:lang w:val="en-GB"/>
        </w:rPr>
      </w:pPr>
      <w:r w:rsidRPr="00E232EB">
        <w:rPr>
          <w:lang w:val="en-GB"/>
        </w:rPr>
        <w:t>Flower</w:t>
      </w:r>
      <w:r w:rsidRPr="00E232EB">
        <w:rPr>
          <w:lang w:val="en-GB"/>
        </w:rPr>
        <w:br w:type="page"/>
      </w:r>
    </w:p>
    <w:p w14:paraId="521D5C3F" w14:textId="47AE5B1B" w:rsidR="000C2E5B" w:rsidRPr="00E232EB" w:rsidRDefault="000C2E5B" w:rsidP="000C2E5B">
      <w:pPr>
        <w:pStyle w:val="Kop3"/>
        <w:numPr>
          <w:ilvl w:val="1"/>
          <w:numId w:val="1"/>
        </w:numPr>
        <w:rPr>
          <w:lang w:val="en-GB"/>
        </w:rPr>
      </w:pPr>
      <w:bookmarkStart w:id="221" w:name="_Toc254509734"/>
      <w:r w:rsidRPr="00E232EB">
        <w:rPr>
          <w:lang w:val="en-GB"/>
        </w:rPr>
        <w:lastRenderedPageBreak/>
        <w:t xml:space="preserve">Tag file of an </w:t>
      </w:r>
      <w:del w:id="222" w:author="Patrick Gordon Wijntjes" w:date="2014-02-20T09:41:00Z">
        <w:r w:rsidRPr="008A373F" w:rsidDel="008A373F">
          <w:rPr>
            <w:i/>
            <w:lang w:val="en-GB"/>
            <w:rPrChange w:id="223" w:author="Patrick Gordon Wijntjes" w:date="2014-02-20T09:41:00Z">
              <w:rPr>
                <w:lang w:val="en-GB"/>
              </w:rPr>
            </w:rPrChange>
          </w:rPr>
          <w:delText xml:space="preserve">orchid </w:delText>
        </w:r>
      </w:del>
      <w:ins w:id="224" w:author="Patrick Gordon Wijntjes" w:date="2014-02-20T09:41:00Z">
        <w:r w:rsidR="008A373F" w:rsidRPr="008A373F">
          <w:rPr>
            <w:i/>
            <w:lang w:val="en-GB"/>
            <w:rPrChange w:id="225" w:author="Patrick Gordon Wijntjes" w:date="2014-02-20T09:41:00Z">
              <w:rPr>
                <w:lang w:val="en-GB"/>
              </w:rPr>
            </w:rPrChange>
          </w:rPr>
          <w:t>salep</w:t>
        </w:r>
        <w:r w:rsidR="008A373F" w:rsidRPr="00E232EB">
          <w:rPr>
            <w:lang w:val="en-GB"/>
          </w:rPr>
          <w:t xml:space="preserve"> </w:t>
        </w:r>
      </w:ins>
      <w:r w:rsidRPr="00E232EB">
        <w:rPr>
          <w:lang w:val="en-GB"/>
        </w:rPr>
        <w:t>tuber</w:t>
      </w:r>
      <w:bookmarkEnd w:id="221"/>
    </w:p>
    <w:p w14:paraId="4B68C2F0" w14:textId="77777777" w:rsidR="000C2E5B" w:rsidRPr="00E232EB" w:rsidRDefault="000C2E5B" w:rsidP="000C2E5B">
      <w:pPr>
        <w:rPr>
          <w:lang w:val="en-GB"/>
        </w:rPr>
      </w:pPr>
    </w:p>
    <w:p w14:paraId="0D0B5A2A" w14:textId="77777777" w:rsidR="000C2E5B" w:rsidRPr="00E232EB" w:rsidRDefault="000C2E5B" w:rsidP="000C2E5B">
      <w:pPr>
        <w:rPr>
          <w:lang w:val="en-GB"/>
        </w:rPr>
      </w:pPr>
      <w:r w:rsidRPr="00E232EB">
        <w:rPr>
          <w:lang w:val="en-GB"/>
        </w:rPr>
        <w:t>TEH-1.1_5</w:t>
      </w:r>
    </w:p>
    <w:p w14:paraId="078EC318" w14:textId="77777777" w:rsidR="000C2E5B" w:rsidRPr="00E232EB" w:rsidRDefault="000C2E5B" w:rsidP="000C2E5B">
      <w:pPr>
        <w:rPr>
          <w:lang w:val="en-GB"/>
        </w:rPr>
      </w:pPr>
    </w:p>
    <w:p w14:paraId="0ADF2E4A" w14:textId="77777777" w:rsidR="000C2E5B" w:rsidRPr="00E232EB" w:rsidRDefault="000C2E5B" w:rsidP="000C2E5B">
      <w:pPr>
        <w:rPr>
          <w:lang w:val="en-GB"/>
        </w:rPr>
      </w:pPr>
      <w:r w:rsidRPr="00E232EB">
        <w:rPr>
          <w:lang w:val="en-GB"/>
        </w:rPr>
        <w:t>Orchid_spur</w:t>
      </w:r>
    </w:p>
    <w:p w14:paraId="2EFF73B2" w14:textId="77777777" w:rsidR="000C2E5B" w:rsidRPr="00E232EB" w:rsidRDefault="000C2E5B" w:rsidP="000C2E5B">
      <w:pPr>
        <w:rPr>
          <w:lang w:val="en-GB"/>
        </w:rPr>
      </w:pPr>
      <w:r w:rsidRPr="00E232EB">
        <w:rPr>
          <w:lang w:val="en-GB"/>
        </w:rPr>
        <w:t>Orchid</w:t>
      </w:r>
    </w:p>
    <w:p w14:paraId="190650F4" w14:textId="77777777" w:rsidR="000C2E5B" w:rsidRPr="00E232EB" w:rsidRDefault="000C2E5B" w:rsidP="000C2E5B">
      <w:pPr>
        <w:rPr>
          <w:lang w:val="en-GB"/>
        </w:rPr>
      </w:pPr>
      <w:r w:rsidRPr="00E232EB">
        <w:rPr>
          <w:lang w:val="en-GB"/>
        </w:rPr>
        <w:t>Spur</w:t>
      </w:r>
    </w:p>
    <w:p w14:paraId="225C5997" w14:textId="77777777" w:rsidR="000C2E5B" w:rsidRPr="00E232EB" w:rsidRDefault="000C2E5B" w:rsidP="000C2E5B">
      <w:pPr>
        <w:rPr>
          <w:lang w:val="en-GB"/>
        </w:rPr>
      </w:pPr>
      <w:r w:rsidRPr="00E232EB">
        <w:rPr>
          <w:lang w:val="en-GB"/>
        </w:rPr>
        <w:t>genus:Dactylorhiza</w:t>
      </w:r>
    </w:p>
    <w:p w14:paraId="4BE5AB21" w14:textId="77777777" w:rsidR="000C2E5B" w:rsidRPr="00E232EB" w:rsidRDefault="000C2E5B" w:rsidP="000C2E5B">
      <w:pPr>
        <w:rPr>
          <w:lang w:val="en-GB"/>
        </w:rPr>
      </w:pPr>
      <w:r w:rsidRPr="00E232EB">
        <w:rPr>
          <w:lang w:val="en-GB"/>
        </w:rPr>
        <w:t>species:incarnata</w:t>
      </w:r>
    </w:p>
    <w:p w14:paraId="44E2F072" w14:textId="77777777" w:rsidR="000C2E5B" w:rsidRPr="00E232EB" w:rsidRDefault="000C2E5B" w:rsidP="000C2E5B">
      <w:pPr>
        <w:rPr>
          <w:lang w:val="en-GB"/>
        </w:rPr>
      </w:pPr>
      <w:r w:rsidRPr="00E232EB">
        <w:rPr>
          <w:lang w:val="en-GB"/>
        </w:rPr>
        <w:t>Tuber</w:t>
      </w:r>
    </w:p>
    <w:p w14:paraId="512F2EFD" w14:textId="77777777" w:rsidR="000C2E5B" w:rsidRPr="00E232EB" w:rsidRDefault="000C2E5B" w:rsidP="000C2E5B">
      <w:pPr>
        <w:rPr>
          <w:lang w:val="en-GB"/>
        </w:rPr>
      </w:pPr>
    </w:p>
    <w:p w14:paraId="1A2A7721" w14:textId="77777777" w:rsidR="000C2E5B" w:rsidRPr="00E232EB" w:rsidRDefault="000C2E5B" w:rsidP="000C2E5B">
      <w:pPr>
        <w:pStyle w:val="Kop3"/>
        <w:numPr>
          <w:ilvl w:val="1"/>
          <w:numId w:val="1"/>
        </w:numPr>
        <w:rPr>
          <w:lang w:val="en-GB"/>
        </w:rPr>
      </w:pPr>
      <w:bookmarkStart w:id="226" w:name="_Toc254509735"/>
      <w:r w:rsidRPr="00E232EB">
        <w:rPr>
          <w:lang w:val="en-GB"/>
        </w:rPr>
        <w:t>Tag file of a Look-a-Like tuber</w:t>
      </w:r>
      <w:bookmarkEnd w:id="226"/>
    </w:p>
    <w:p w14:paraId="6A28F0F2" w14:textId="77777777" w:rsidR="000C2E5B" w:rsidRPr="00E232EB" w:rsidRDefault="000C2E5B" w:rsidP="000C2E5B">
      <w:pPr>
        <w:rPr>
          <w:lang w:val="en-GB"/>
        </w:rPr>
      </w:pPr>
    </w:p>
    <w:p w14:paraId="3FB06A73" w14:textId="77777777" w:rsidR="000C2E5B" w:rsidRPr="00E232EB" w:rsidRDefault="000C2E5B" w:rsidP="000C2E5B">
      <w:pPr>
        <w:rPr>
          <w:lang w:val="en-GB"/>
        </w:rPr>
      </w:pPr>
      <w:r w:rsidRPr="00E232EB">
        <w:rPr>
          <w:lang w:val="en-GB"/>
        </w:rPr>
        <w:t>tulipa red riding hood3</w:t>
      </w:r>
    </w:p>
    <w:p w14:paraId="6DF0A540" w14:textId="77777777" w:rsidR="000C2E5B" w:rsidRPr="00E232EB" w:rsidRDefault="000C2E5B" w:rsidP="000C2E5B">
      <w:pPr>
        <w:rPr>
          <w:lang w:val="en-GB"/>
        </w:rPr>
      </w:pPr>
    </w:p>
    <w:p w14:paraId="44008288" w14:textId="77777777" w:rsidR="000C2E5B" w:rsidRPr="00E232EB" w:rsidRDefault="000C2E5B" w:rsidP="000C2E5B">
      <w:pPr>
        <w:rPr>
          <w:lang w:val="en-GB"/>
        </w:rPr>
      </w:pPr>
      <w:r w:rsidRPr="00E232EB">
        <w:rPr>
          <w:lang w:val="en-GB"/>
        </w:rPr>
        <w:t>Look-a-Like_round</w:t>
      </w:r>
    </w:p>
    <w:p w14:paraId="629C8607" w14:textId="77777777" w:rsidR="000C2E5B" w:rsidRPr="00E232EB" w:rsidRDefault="000C2E5B" w:rsidP="000C2E5B">
      <w:pPr>
        <w:rPr>
          <w:lang w:val="en-GB"/>
        </w:rPr>
      </w:pPr>
      <w:r w:rsidRPr="00E232EB">
        <w:rPr>
          <w:lang w:val="en-GB"/>
        </w:rPr>
        <w:t>Look-a-Like</w:t>
      </w:r>
    </w:p>
    <w:p w14:paraId="29CEA697" w14:textId="77777777" w:rsidR="000C2E5B" w:rsidRPr="00E232EB" w:rsidRDefault="000C2E5B" w:rsidP="000C2E5B">
      <w:pPr>
        <w:rPr>
          <w:lang w:val="en-GB"/>
        </w:rPr>
      </w:pPr>
      <w:r w:rsidRPr="00E232EB">
        <w:rPr>
          <w:lang w:val="en-GB"/>
        </w:rPr>
        <w:t>Round</w:t>
      </w:r>
    </w:p>
    <w:p w14:paraId="77D9C5D8" w14:textId="77777777" w:rsidR="000C2E5B" w:rsidRPr="00E232EB" w:rsidRDefault="000C2E5B" w:rsidP="000C2E5B">
      <w:pPr>
        <w:rPr>
          <w:lang w:val="en-GB"/>
        </w:rPr>
      </w:pPr>
      <w:r w:rsidRPr="00E232EB">
        <w:rPr>
          <w:lang w:val="en-GB"/>
        </w:rPr>
        <w:t>genus:Tulipa</w:t>
      </w:r>
    </w:p>
    <w:p w14:paraId="7887EB3F" w14:textId="77777777" w:rsidR="000C2E5B" w:rsidRPr="00E232EB" w:rsidRDefault="000C2E5B" w:rsidP="000C2E5B">
      <w:pPr>
        <w:rPr>
          <w:lang w:val="en-GB"/>
        </w:rPr>
      </w:pPr>
      <w:r w:rsidRPr="00E232EB">
        <w:rPr>
          <w:lang w:val="en-GB"/>
        </w:rPr>
        <w:t>species:greigii</w:t>
      </w:r>
    </w:p>
    <w:p w14:paraId="1158D2CA" w14:textId="77777777" w:rsidR="000C2E5B" w:rsidRPr="00E232EB" w:rsidRDefault="000C2E5B" w:rsidP="000C2E5B">
      <w:pPr>
        <w:rPr>
          <w:lang w:val="en-GB"/>
        </w:rPr>
      </w:pPr>
      <w:r w:rsidRPr="00E232EB">
        <w:rPr>
          <w:lang w:val="en-GB"/>
        </w:rPr>
        <w:t>Tuber</w:t>
      </w:r>
    </w:p>
    <w:p w14:paraId="179B4F73" w14:textId="77777777" w:rsidR="000C2E5B" w:rsidRPr="00E232EB" w:rsidRDefault="000C2E5B" w:rsidP="000C2E5B">
      <w:pPr>
        <w:rPr>
          <w:lang w:val="en-GB"/>
        </w:rPr>
      </w:pPr>
    </w:p>
    <w:p w14:paraId="3C43ADDE" w14:textId="77777777" w:rsidR="00D25567" w:rsidRPr="00E232EB" w:rsidRDefault="00D25567" w:rsidP="00D25567">
      <w:pPr>
        <w:rPr>
          <w:lang w:val="en-GB"/>
        </w:rPr>
      </w:pPr>
      <w:r w:rsidRPr="00E232EB">
        <w:rPr>
          <w:lang w:val="en-GB"/>
        </w:rPr>
        <w:br w:type="page"/>
      </w:r>
    </w:p>
    <w:p w14:paraId="0B71F53E" w14:textId="77777777" w:rsidR="00D25567" w:rsidRPr="00E232EB" w:rsidRDefault="00D25567" w:rsidP="00D25567">
      <w:pPr>
        <w:pStyle w:val="Kop2"/>
        <w:numPr>
          <w:ilvl w:val="0"/>
          <w:numId w:val="1"/>
        </w:numPr>
        <w:rPr>
          <w:lang w:val="en-GB"/>
        </w:rPr>
      </w:pPr>
      <w:bookmarkStart w:id="227" w:name="_Toc254509736"/>
      <w:commentRangeStart w:id="228"/>
      <w:r w:rsidRPr="00E232EB">
        <w:rPr>
          <w:lang w:val="en-GB"/>
        </w:rPr>
        <w:lastRenderedPageBreak/>
        <w:t>Codes</w:t>
      </w:r>
      <w:commentRangeEnd w:id="228"/>
      <w:r w:rsidR="005846CF">
        <w:rPr>
          <w:rStyle w:val="Verwijzingopmerking"/>
          <w:rFonts w:eastAsiaTheme="minorEastAsia" w:cstheme="minorBidi"/>
          <w:b w:val="0"/>
          <w:bCs w:val="0"/>
          <w:color w:val="auto"/>
        </w:rPr>
        <w:commentReference w:id="228"/>
      </w:r>
      <w:bookmarkEnd w:id="227"/>
    </w:p>
    <w:p w14:paraId="2DDA0BF7" w14:textId="77777777" w:rsidR="00E232EB" w:rsidRDefault="00E232EB" w:rsidP="00E232EB">
      <w:pPr>
        <w:pStyle w:val="Kop3"/>
        <w:numPr>
          <w:ilvl w:val="1"/>
          <w:numId w:val="1"/>
        </w:numPr>
        <w:rPr>
          <w:lang w:val="en-GB"/>
        </w:rPr>
      </w:pPr>
      <w:bookmarkStart w:id="229" w:name="_Toc254509737"/>
      <w:r w:rsidRPr="00E232EB">
        <w:rPr>
          <w:lang w:val="en-GB"/>
        </w:rPr>
        <w:t>Bash</w:t>
      </w:r>
      <w:bookmarkEnd w:id="229"/>
    </w:p>
    <w:p w14:paraId="2109BE4D" w14:textId="77777777" w:rsidR="005846CF" w:rsidRDefault="005846CF" w:rsidP="005846CF">
      <w:pPr>
        <w:pStyle w:val="Kop4"/>
        <w:numPr>
          <w:ilvl w:val="2"/>
          <w:numId w:val="1"/>
        </w:numPr>
      </w:pPr>
      <w:bookmarkStart w:id="230" w:name="_Toc254509738"/>
      <w:r>
        <w:t>training.sh</w:t>
      </w:r>
      <w:bookmarkEnd w:id="230"/>
    </w:p>
    <w:p w14:paraId="28CAFD0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E5A312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51D028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34F5FE6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Download pictures from Flickr                                   #</w:t>
      </w:r>
    </w:p>
    <w:p w14:paraId="5C2EAD8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05C51A8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759641E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#Download pictures from Flickr</w:t>
      </w:r>
    </w:p>
    <w:p w14:paraId="206BAE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python Offlickr.py -p -n -i </w:t>
      </w:r>
      <w:r w:rsidRPr="004D21D9">
        <w:rPr>
          <w:rFonts w:ascii="Menlo Regular" w:hAnsi="Menlo Regular" w:cs="Menlo Regular"/>
          <w:color w:val="1C00CF"/>
          <w:sz w:val="22"/>
          <w:szCs w:val="22"/>
          <w:lang w:val="en-US"/>
        </w:rPr>
        <w:t>113733456</w:t>
      </w:r>
      <w:r w:rsidRPr="004D21D9">
        <w:rPr>
          <w:rFonts w:ascii="Menlo Regular" w:hAnsi="Menlo Regular" w:cs="Menlo Regular"/>
          <w:color w:val="000000"/>
          <w:sz w:val="22"/>
          <w:szCs w:val="22"/>
          <w:lang w:val="en-US"/>
        </w:rPr>
        <w:t>@N06 -d .</w:t>
      </w:r>
    </w:p>
    <w:p w14:paraId="5E185E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7F18E7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#List all xml files and save it in a</w:t>
      </w:r>
    </w:p>
    <w:p w14:paraId="38F41DC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ls | egrep xml &gt; a</w:t>
      </w:r>
    </w:p>
    <w:p w14:paraId="08269F3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CB64DC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#Get the tags for every picture</w:t>
      </w:r>
    </w:p>
    <w:p w14:paraId="08D3AF5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python get_tags.py</w:t>
      </w:r>
    </w:p>
    <w:p w14:paraId="3BFAEF8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C3F41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all xml files and the list of xml files saved in a</w:t>
      </w:r>
    </w:p>
    <w:p w14:paraId="0C7825B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*.xml a</w:t>
      </w:r>
    </w:p>
    <w:p w14:paraId="784AE3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C06641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p>
    <w:p w14:paraId="4C39AD6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BBF12E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4C45F04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21EC58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618BC2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Divide pictures between Flower and Tuber                            #</w:t>
      </w:r>
    </w:p>
    <w:p w14:paraId="49A509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5B759B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9DEF0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#Create the required directories</w:t>
      </w:r>
    </w:p>
    <w:p w14:paraId="08C8FFD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mkdir Flower Tuber Tuber/LOblong Tuber/LSpur Tuber/LRound Tuber/Oblong Tuber/Round Tuber/Spur</w:t>
      </w:r>
    </w:p>
    <w:p w14:paraId="220B3E8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6BC5E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every jpg file</w:t>
      </w:r>
    </w:p>
    <w:p w14:paraId="5594BDA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*.jpg</w:t>
      </w:r>
    </w:p>
    <w:p w14:paraId="463BD3F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003F2B4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$i"</w:t>
      </w:r>
    </w:p>
    <w:p w14:paraId="126B40D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var=(${i//./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37A45FD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"Var: $var"</w:t>
      </w:r>
    </w:p>
    <w:p w14:paraId="37FD7F1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1302A7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67D7E83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#Conver from jpg to png</w:t>
      </w:r>
    </w:p>
    <w:p w14:paraId="60F38FB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"Convert $i to $var.png"</w:t>
      </w:r>
    </w:p>
    <w:p w14:paraId="7ADE541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convert $i $var.png</w:t>
      </w:r>
    </w:p>
    <w:p w14:paraId="3E4D286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3113279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"Content: $content"</w:t>
      </w:r>
    </w:p>
    <w:p w14:paraId="46E3C7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echo </w:t>
      </w:r>
      <w:r w:rsidRPr="004D21D9">
        <w:rPr>
          <w:rFonts w:ascii="Menlo Regular" w:hAnsi="Menlo Regular" w:cs="Menlo Regular"/>
          <w:color w:val="C41A16"/>
          <w:sz w:val="22"/>
          <w:szCs w:val="22"/>
          <w:lang w:val="en-US"/>
        </w:rPr>
        <w:t>"---------------------------------------------"</w:t>
      </w:r>
    </w:p>
    <w:p w14:paraId="2B671B3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#Divide the pictiure and tags between Tuber and Flower</w:t>
      </w:r>
    </w:p>
    <w:p w14:paraId="2D8C96D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$content == *Tuber* ]]</w:t>
      </w:r>
    </w:p>
    <w:p w14:paraId="0583082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EDD72E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Tuber</w:t>
      </w:r>
    </w:p>
    <w:p w14:paraId="608EBA0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Tuber</w:t>
      </w:r>
    </w:p>
    <w:p w14:paraId="5E826BE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*Flower* ]]</w:t>
      </w:r>
    </w:p>
    <w:p w14:paraId="4C72C8A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A885D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Flower</w:t>
      </w:r>
    </w:p>
    <w:p w14:paraId="0C7A9F0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Flower</w:t>
      </w:r>
    </w:p>
    <w:p w14:paraId="5732B1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4ED3F1F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"No correct tag found"</w:t>
      </w:r>
    </w:p>
    <w:p w14:paraId="33F6006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w:t>
      </w:r>
    </w:p>
    <w:p w14:paraId="7F7A0BF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0829E4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#rm $tags</w:t>
      </w:r>
    </w:p>
    <w:p w14:paraId="4A2D712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C59F40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1F37FB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the jpg that will not be used anymore</w:t>
      </w:r>
    </w:p>
    <w:p w14:paraId="657875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*.jpg</w:t>
      </w:r>
    </w:p>
    <w:p w14:paraId="5945D15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67D02B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p>
    <w:p w14:paraId="64DE404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D55ED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247295E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AECDA5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4B8204C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Divide the pictures in Flower between the different genera and the different species       #</w:t>
      </w:r>
    </w:p>
    <w:p w14:paraId="55FDAB0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7F96B42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38A5E7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Flower directory</w:t>
      </w:r>
    </w:p>
    <w:p w14:paraId="7E56BF7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Flower</w:t>
      </w:r>
    </w:p>
    <w:p w14:paraId="60FD0A7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68701A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the png files</w:t>
      </w:r>
    </w:p>
    <w:p w14:paraId="6456FA4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77CD09E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001CA0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$f"</w:t>
      </w:r>
    </w:p>
    <w:p w14:paraId="2FAFF94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var=(${f//./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0CFA31D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e</w:t>
      </w:r>
      <w:r w:rsidRPr="004D21D9">
        <w:rPr>
          <w:rFonts w:ascii="Menlo Regular" w:hAnsi="Menlo Regular" w:cs="Menlo Regular"/>
          <w:color w:val="007400"/>
          <w:sz w:val="22"/>
          <w:szCs w:val="22"/>
          <w:lang w:val="en-US"/>
        </w:rPr>
        <w:t>#cho "Var: $var"</w:t>
      </w:r>
    </w:p>
    <w:p w14:paraId="7556EF4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23265F6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12266F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variables that will be used to create directories.</w:t>
      </w:r>
    </w:p>
    <w:p w14:paraId="677EF28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0C2B16B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genusi=$(sed -n </w:t>
      </w:r>
      <w:r w:rsidRPr="004D21D9">
        <w:rPr>
          <w:rFonts w:ascii="Menlo Regular" w:hAnsi="Menlo Regular" w:cs="Menlo Regular"/>
          <w:color w:val="C41A16"/>
          <w:sz w:val="22"/>
          <w:szCs w:val="22"/>
          <w:lang w:val="en-US"/>
        </w:rPr>
        <w:t>'3p'</w:t>
      </w:r>
      <w:r w:rsidRPr="004D21D9">
        <w:rPr>
          <w:rFonts w:ascii="Menlo Regular" w:hAnsi="Menlo Regular" w:cs="Menlo Regular"/>
          <w:color w:val="000000"/>
          <w:sz w:val="22"/>
          <w:szCs w:val="22"/>
          <w:lang w:val="en-US"/>
        </w:rPr>
        <w:t xml:space="preserve"> &lt; $tags)</w:t>
      </w:r>
    </w:p>
    <w:p w14:paraId="6C130CA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speciesi=$(sed -n </w:t>
      </w:r>
      <w:r w:rsidRPr="004D21D9">
        <w:rPr>
          <w:rFonts w:ascii="Menlo Regular" w:hAnsi="Menlo Regular" w:cs="Menlo Regular"/>
          <w:color w:val="C41A16"/>
          <w:sz w:val="22"/>
          <w:szCs w:val="22"/>
          <w:lang w:val="en-US"/>
        </w:rPr>
        <w:t>'4p'</w:t>
      </w:r>
      <w:r w:rsidRPr="004D21D9">
        <w:rPr>
          <w:rFonts w:ascii="Menlo Regular" w:hAnsi="Menlo Regular" w:cs="Menlo Regular"/>
          <w:color w:val="000000"/>
          <w:sz w:val="22"/>
          <w:szCs w:val="22"/>
          <w:lang w:val="en-US"/>
        </w:rPr>
        <w:t xml:space="preserve"> &lt; $tags)</w:t>
      </w:r>
    </w:p>
    <w:p w14:paraId="31D90F8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genus=(${genusi</w:t>
      </w:r>
      <w:r w:rsidRPr="004D21D9">
        <w:rPr>
          <w:rFonts w:ascii="Menlo Regular" w:hAnsi="Menlo Regular" w:cs="Menlo Regular"/>
          <w:color w:val="007400"/>
          <w:sz w:val="22"/>
          <w:szCs w:val="22"/>
          <w:lang w:val="en-US"/>
        </w:rPr>
        <w:t>##*:})</w:t>
      </w:r>
    </w:p>
    <w:p w14:paraId="6F36669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species=(${speciesi</w:t>
      </w:r>
      <w:r w:rsidRPr="004D21D9">
        <w:rPr>
          <w:rFonts w:ascii="Menlo Regular" w:hAnsi="Menlo Regular" w:cs="Menlo Regular"/>
          <w:color w:val="007400"/>
          <w:sz w:val="22"/>
          <w:szCs w:val="22"/>
          <w:lang w:val="en-US"/>
        </w:rPr>
        <w:t>##*:})</w:t>
      </w:r>
    </w:p>
    <w:p w14:paraId="1509BA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"Speciesi: $speciesi"</w:t>
      </w:r>
    </w:p>
    <w:p w14:paraId="31416A8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"Species: $species"</w:t>
      </w:r>
    </w:p>
    <w:p w14:paraId="35A04D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a direcory with the name of the genus</w:t>
      </w:r>
    </w:p>
    <w:p w14:paraId="61C54CA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mkdir $genus</w:t>
      </w:r>
    </w:p>
    <w:p w14:paraId="691A179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#Move the picure and tag file to the the correct directory</w:t>
      </w:r>
    </w:p>
    <w:p w14:paraId="2907671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 $genus</w:t>
      </w:r>
    </w:p>
    <w:p w14:paraId="1C0B1E3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mv $tags $genus</w:t>
      </w:r>
    </w:p>
    <w:p w14:paraId="719339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genus directory and create a directory wiht the name of the species</w:t>
      </w:r>
    </w:p>
    <w:p w14:paraId="37FF0C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$genus</w:t>
      </w:r>
    </w:p>
    <w:p w14:paraId="4E9AA6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mkdir $species</w:t>
      </w:r>
    </w:p>
    <w:p w14:paraId="1DEDC0E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#Move the picture and tag file to the correct directory</w:t>
      </w:r>
    </w:p>
    <w:p w14:paraId="450DA2A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 $species</w:t>
      </w:r>
    </w:p>
    <w:p w14:paraId="3725A08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$species</w:t>
      </w:r>
    </w:p>
    <w:p w14:paraId="398B6BC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back to the Flower directory</w:t>
      </w:r>
    </w:p>
    <w:p w14:paraId="34B26EE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3C54B9C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rm $tags</w:t>
      </w:r>
    </w:p>
    <w:p w14:paraId="1967F3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40066D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#After looping through the png files in the Flower directory go out of this directory</w:t>
      </w:r>
    </w:p>
    <w:p w14:paraId="5E75695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w:t>
      </w:r>
    </w:p>
    <w:p w14:paraId="595733C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169445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E6F6D2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53BC8B0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Devide the pictures in Tuber between shape(L-a-L)                           #</w:t>
      </w:r>
    </w:p>
    <w:p w14:paraId="032E608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25395AA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589D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Tuber Directory</w:t>
      </w:r>
    </w:p>
    <w:p w14:paraId="76AF80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Tuber</w:t>
      </w:r>
    </w:p>
    <w:p w14:paraId="45DB4B0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08D9C85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25E6D2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2335849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$f"</w:t>
      </w:r>
    </w:p>
    <w:p w14:paraId="572D6AA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the variables to divide the pictures.</w:t>
      </w:r>
    </w:p>
    <w:p w14:paraId="046261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var=(${f//./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4D3FEE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"Var: $var"</w:t>
      </w:r>
    </w:p>
    <w:p w14:paraId="28BE0EF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1E5189F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3926162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052CBF1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"Content: $content"</w:t>
      </w:r>
    </w:p>
    <w:p w14:paraId="20AAD46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#Divide the pictures to the correct directory</w:t>
      </w:r>
    </w:p>
    <w:p w14:paraId="54A35C7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$content == *Look-a-Like_round* ]]</w:t>
      </w:r>
    </w:p>
    <w:p w14:paraId="1A1F346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A29E78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LRound/</w:t>
      </w:r>
    </w:p>
    <w:p w14:paraId="74A2E70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LRound/</w:t>
      </w:r>
    </w:p>
    <w:p w14:paraId="2886B77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*Look-a-Like_oblong* ]]</w:t>
      </w:r>
    </w:p>
    <w:p w14:paraId="533A014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734F52C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LOblong/</w:t>
      </w:r>
    </w:p>
    <w:p w14:paraId="4527D4F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LOblong/</w:t>
      </w:r>
    </w:p>
    <w:p w14:paraId="2422E46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*Look-a-Like_spur* ]]</w:t>
      </w:r>
    </w:p>
    <w:p w14:paraId="699FF1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7EE24D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LSpur/</w:t>
      </w:r>
    </w:p>
    <w:p w14:paraId="4608CF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LSpur/</w:t>
      </w:r>
    </w:p>
    <w:p w14:paraId="5B19016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*Round* ]]</w:t>
      </w:r>
    </w:p>
    <w:p w14:paraId="6957B8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53B44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Round/</w:t>
      </w:r>
    </w:p>
    <w:p w14:paraId="2DD2D8C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Round/</w:t>
      </w:r>
    </w:p>
    <w:p w14:paraId="0CD34AF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*Oblong* ]]</w:t>
      </w:r>
    </w:p>
    <w:p w14:paraId="20EEFB0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B2148F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Oblong/</w:t>
      </w:r>
    </w:p>
    <w:p w14:paraId="16F7C94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Oblong/</w:t>
      </w:r>
    </w:p>
    <w:p w14:paraId="3AF2459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*Spur* ]]</w:t>
      </w:r>
    </w:p>
    <w:p w14:paraId="7B64C2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373FF9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Spur/</w:t>
      </w:r>
    </w:p>
    <w:p w14:paraId="7420886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Spur/</w:t>
      </w:r>
    </w:p>
    <w:p w14:paraId="1F1F08F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04A751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"No correct tag found"</w:t>
      </w:r>
    </w:p>
    <w:p w14:paraId="21F18BE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A9127C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#rm $tags</w:t>
      </w:r>
    </w:p>
    <w:p w14:paraId="3DAF2D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047409B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#After looping through the png files in the Tuber directory go out of this directory</w:t>
      </w:r>
    </w:p>
    <w:p w14:paraId="72A481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w:t>
      </w:r>
    </w:p>
    <w:p w14:paraId="2C1C046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9E1CB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7648861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74C76E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2B7B04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Split all pictures of Tuber                                         #</w:t>
      </w:r>
    </w:p>
    <w:p w14:paraId="2968179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195CB53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14A1113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Tuber directory</w:t>
      </w:r>
    </w:p>
    <w:p w14:paraId="021F409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Tuber</w:t>
      </w:r>
    </w:p>
    <w:p w14:paraId="03FD4B6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743706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all directories in this folder</w:t>
      </w:r>
    </w:p>
    <w:p w14:paraId="613B63F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3E77D04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57E94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y=${i%%/}</w:t>
      </w:r>
    </w:p>
    <w:p w14:paraId="340B492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"Y1: $y"</w:t>
      </w:r>
    </w:p>
    <w:p w14:paraId="300128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#Set standard parameter values</w:t>
      </w:r>
    </w:p>
    <w:p w14:paraId="377F0C2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10000</w:t>
      </w:r>
    </w:p>
    <w:p w14:paraId="200168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w:t>
      </w:r>
      <w:r w:rsidRPr="004D21D9">
        <w:rPr>
          <w:rFonts w:ascii="Menlo Regular" w:hAnsi="Menlo Regular" w:cs="Menlo Regular"/>
          <w:color w:val="1C00CF"/>
          <w:sz w:val="22"/>
          <w:szCs w:val="22"/>
          <w:lang w:val="en-US"/>
        </w:rPr>
        <w:t>0.65</w:t>
      </w:r>
    </w:p>
    <w:p w14:paraId="710132D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#Some directories requires other values for size or for t</w:t>
      </w:r>
    </w:p>
    <w:p w14:paraId="5608D2A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$y == *LO* ]]</w:t>
      </w:r>
    </w:p>
    <w:p w14:paraId="2B8520A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2D42D9B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50000</w:t>
      </w:r>
    </w:p>
    <w:p w14:paraId="78A852D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*LS* ]]</w:t>
      </w:r>
    </w:p>
    <w:p w14:paraId="6C8010B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80E6F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50000</w:t>
      </w:r>
    </w:p>
    <w:p w14:paraId="2CDD7F6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R* ]]</w:t>
      </w:r>
    </w:p>
    <w:p w14:paraId="486C8AC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71596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w:t>
      </w:r>
      <w:r w:rsidRPr="004D21D9">
        <w:rPr>
          <w:rFonts w:ascii="Menlo Regular" w:hAnsi="Menlo Regular" w:cs="Menlo Regular"/>
          <w:color w:val="1C00CF"/>
          <w:sz w:val="22"/>
          <w:szCs w:val="22"/>
          <w:lang w:val="en-US"/>
        </w:rPr>
        <w:t>0.6</w:t>
      </w:r>
    </w:p>
    <w:p w14:paraId="6246A5B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B4F36C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all pictures</w:t>
      </w:r>
    </w:p>
    <w:p w14:paraId="38F4D1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./$y/*.png</w:t>
      </w:r>
    </w:p>
    <w:p w14:paraId="230D3CA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4DDBA9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#Split the picture, using the given parameter values</w:t>
      </w:r>
    </w:p>
    <w:p w14:paraId="7F12E73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"Splitting $f"</w:t>
      </w:r>
    </w:p>
    <w:p w14:paraId="133C844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echo "-t: $t"</w:t>
      </w:r>
    </w:p>
    <w:p w14:paraId="13AAFE8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007400"/>
          <w:sz w:val="22"/>
          <w:szCs w:val="22"/>
          <w:lang w:val="en-US"/>
        </w:rPr>
        <w:t>#       echo "Size: $size"</w:t>
      </w:r>
    </w:p>
    <w:p w14:paraId="21F3EC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pwd</w:t>
      </w:r>
    </w:p>
    <w:p w14:paraId="25B807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w:t>
      </w:r>
    </w:p>
    <w:p w14:paraId="1FF1CC5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../splitter.pl -t $t -i $f</w:t>
      </w:r>
    </w:p>
    <w:p w14:paraId="1A380B2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#Remove the noise pictures using the file size</w:t>
      </w:r>
    </w:p>
    <w:p w14:paraId="7311AFA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FILENAME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088DD3D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4403F3E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FILESIZE=$(stat -f%z $FILENAME)</w:t>
      </w:r>
    </w:p>
    <w:p w14:paraId="66B001B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echo "$FILENAME: $FILESIZE"</w:t>
      </w:r>
    </w:p>
    <w:p w14:paraId="093E90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FILESIZE &gt; size ))</w:t>
      </w:r>
    </w:p>
    <w:p w14:paraId="4037F3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D7415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$FILENAME ./$y</w:t>
      </w:r>
    </w:p>
    <w:p w14:paraId="2975891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1D19A1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rm $FILENAME</w:t>
      </w:r>
    </w:p>
    <w:p w14:paraId="7B5B83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00D074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580BA8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524F55D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89BF14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1839C5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D110017" w14:textId="5A95814B" w:rsidR="005846CF" w:rsidRDefault="004D21D9" w:rsidP="000779B1">
      <w:pPr>
        <w:rPr>
          <w:ins w:id="231" w:author="Patrick Gordon Wijntjes" w:date="2014-02-20T09:42:00Z"/>
          <w:rFonts w:ascii="Menlo Regular" w:hAnsi="Menlo Regular" w:cs="Menlo Regular"/>
          <w:color w:val="C41A16"/>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r w:rsidR="000779B1">
        <w:rPr>
          <w:rFonts w:ascii="Menlo Regular" w:hAnsi="Menlo Regular" w:cs="Menlo Regular"/>
          <w:color w:val="C41A16"/>
          <w:sz w:val="22"/>
          <w:szCs w:val="22"/>
          <w:lang w:val="en-US"/>
        </w:rPr>
        <w:br w:type="page"/>
      </w:r>
    </w:p>
    <w:p w14:paraId="470B8FB6" w14:textId="70594771" w:rsidR="008A373F" w:rsidRDefault="008A373F" w:rsidP="00C54370">
      <w:pPr>
        <w:pStyle w:val="Kop4"/>
        <w:numPr>
          <w:ilvl w:val="2"/>
          <w:numId w:val="1"/>
        </w:numPr>
        <w:rPr>
          <w:lang w:val="en-US"/>
        </w:rPr>
      </w:pPr>
      <w:bookmarkStart w:id="232" w:name="_Toc254509739"/>
      <w:ins w:id="233" w:author="Patrick Gordon Wijntjes" w:date="2014-02-20T09:43:00Z">
        <w:r>
          <w:rPr>
            <w:lang w:val="en-US"/>
          </w:rPr>
          <w:lastRenderedPageBreak/>
          <w:t>modify_flower_data.sh</w:t>
        </w:r>
      </w:ins>
      <w:bookmarkEnd w:id="232"/>
    </w:p>
    <w:p w14:paraId="4F9F3A5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Flower directory</w:t>
      </w:r>
    </w:p>
    <w:p w14:paraId="2A8D0D1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Flower</w:t>
      </w:r>
    </w:p>
    <w:p w14:paraId="003C19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1C9CBE7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the directories</w:t>
      </w:r>
    </w:p>
    <w:p w14:paraId="444292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d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48E9C9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4BF359D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"D: $d"</w:t>
      </w:r>
    </w:p>
    <w:p w14:paraId="51CA6C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5DADFA2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$d</w:t>
      </w:r>
    </w:p>
    <w:p w14:paraId="76623C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add_columns.py</w:t>
      </w:r>
    </w:p>
    <w:p w14:paraId="31C72D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python ../../add_columns.py</w:t>
      </w:r>
    </w:p>
    <w:p w14:paraId="411B22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#Runt combine_files.py</w:t>
      </w:r>
    </w:p>
    <w:p w14:paraId="48FEEF1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python ../../combine_files.py</w:t>
      </w:r>
    </w:p>
    <w:p w14:paraId="7726EB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back to the Flower directory</w:t>
      </w:r>
    </w:p>
    <w:p w14:paraId="2B13ECD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367211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51119A3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B552F7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#run complete_columns.py</w:t>
      </w:r>
    </w:p>
    <w:p w14:paraId="7E0B47D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python ../complete_columns.py</w:t>
      </w:r>
    </w:p>
    <w:p w14:paraId="11CEF75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the txt files with the length of the tsv files</w:t>
      </w:r>
    </w:p>
    <w:p w14:paraId="2C169C49" w14:textId="4BF48DEA" w:rsidR="00C54370" w:rsidRPr="004D21D9" w:rsidRDefault="004D21D9" w:rsidP="004D21D9">
      <w:pPr>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*.txt</w:t>
      </w:r>
      <w:r w:rsidR="00C54370" w:rsidRPr="004D21D9">
        <w:rPr>
          <w:rFonts w:ascii="Menlo Regular" w:hAnsi="Menlo Regular" w:cs="Menlo Regular"/>
          <w:color w:val="000000"/>
          <w:sz w:val="22"/>
          <w:szCs w:val="22"/>
          <w:lang w:val="en-US"/>
        </w:rPr>
        <w:br w:type="page"/>
      </w:r>
    </w:p>
    <w:p w14:paraId="56974CFB" w14:textId="44469E70" w:rsidR="00C54370" w:rsidRDefault="00715FE2" w:rsidP="00715FE2">
      <w:pPr>
        <w:pStyle w:val="Kop4"/>
        <w:numPr>
          <w:ilvl w:val="2"/>
          <w:numId w:val="1"/>
        </w:numPr>
        <w:rPr>
          <w:lang w:val="en-US"/>
        </w:rPr>
      </w:pPr>
      <w:bookmarkStart w:id="234" w:name="_Toc254509740"/>
      <w:ins w:id="235" w:author="Patrick Gordon Wijntjes" w:date="2014-02-20T09:47:00Z">
        <w:r>
          <w:rPr>
            <w:lang w:val="en-US"/>
          </w:rPr>
          <w:lastRenderedPageBreak/>
          <w:t>create_traindata.sh</w:t>
        </w:r>
      </w:ins>
      <w:bookmarkEnd w:id="234"/>
    </w:p>
    <w:p w14:paraId="34C87FD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 the directories</w:t>
      </w:r>
    </w:p>
    <w:p w14:paraId="0ADD634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6A3569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E23695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y=${i%%/}</w:t>
      </w:r>
    </w:p>
    <w:p w14:paraId="4F8BF1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${i%%/}</w:t>
      </w:r>
    </w:p>
    <w:p w14:paraId="46C1D04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#The tuber pictures use another Perl script for training the neural network</w:t>
      </w:r>
    </w:p>
    <w:p w14:paraId="1461353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#than the flower pictures. So check the name of the directory.</w:t>
      </w:r>
    </w:p>
    <w:p w14:paraId="7043B35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$y == T* ]]</w:t>
      </w:r>
    </w:p>
    <w:p w14:paraId="7043A5B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#If it starts with T (=Tuber)</w:t>
      </w:r>
    </w:p>
    <w:p w14:paraId="6E39FFD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42183C7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36D4499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$y</w:t>
      </w:r>
    </w:p>
    <w:p w14:paraId="091908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directories</w:t>
      </w:r>
    </w:p>
    <w:p w14:paraId="206A78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x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2F90ED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65E5C6D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variables</w:t>
      </w:r>
    </w:p>
    <w:p w14:paraId="3B0A9E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0</w:t>
      </w:r>
    </w:p>
    <w:p w14:paraId="216C471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a=${x%%/}</w:t>
      </w:r>
    </w:p>
    <w:p w14:paraId="51EF02A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"run traindata.pl for $a"</w:t>
      </w:r>
    </w:p>
    <w:p w14:paraId="5944E82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the Look-a-like tubers catagory -1</w:t>
      </w:r>
    </w:p>
    <w:p w14:paraId="438BF2B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$a == L* ]]</w:t>
      </w:r>
    </w:p>
    <w:p w14:paraId="6AEA632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CEB2D8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-1</w:t>
      </w:r>
    </w:p>
    <w:p w14:paraId="253F7E9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the salep tubers catagory 1</w:t>
      </w:r>
    </w:p>
    <w:p w14:paraId="0FE9720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09C84F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1</w:t>
      </w:r>
    </w:p>
    <w:p w14:paraId="6498531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2B8395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#pwd</w:t>
      </w:r>
    </w:p>
    <w:p w14:paraId="307CFAA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"perl ../traindata.pl -d ./$a -c $catagory &gt; $a.tsv"</w:t>
      </w:r>
    </w:p>
    <w:p w14:paraId="45A9958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the traindata script and redirect the output to a tsv file.</w:t>
      </w:r>
    </w:p>
    <w:p w14:paraId="15DAAF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this file the name of the current directory</w:t>
      </w:r>
    </w:p>
    <w:p w14:paraId="0179FFA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../traindata.pl -d ./$a -c $catagory &gt; $a.tsv</w:t>
      </w:r>
    </w:p>
    <w:p w14:paraId="40518E8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13D570E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looping through the directories go out of the Tuber directory</w:t>
      </w:r>
    </w:p>
    <w:p w14:paraId="7E58A15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2932372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F* ]]</w:t>
      </w:r>
    </w:p>
    <w:p w14:paraId="067AEE5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#If it starts with F (=Flower)</w:t>
      </w:r>
    </w:p>
    <w:p w14:paraId="351686A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C378E1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3A535D7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$y</w:t>
      </w:r>
    </w:p>
    <w:p w14:paraId="2B34F51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genus directories</w:t>
      </w:r>
    </w:p>
    <w:p w14:paraId="29AB7E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x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331814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3DC9018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genus directory</w:t>
      </w:r>
    </w:p>
    <w:p w14:paraId="634C026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$x</w:t>
      </w:r>
    </w:p>
    <w:p w14:paraId="76047D3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"X: $x"</w:t>
      </w:r>
    </w:p>
    <w:p w14:paraId="254454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species directories</w:t>
      </w:r>
    </w:p>
    <w:p w14:paraId="4957D75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z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49EE41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5440E0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007400"/>
          <w:sz w:val="22"/>
          <w:szCs w:val="22"/>
          <w:lang w:val="en-US"/>
        </w:rPr>
        <w:t>#Create variables</w:t>
      </w:r>
    </w:p>
    <w:p w14:paraId="57EB31A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b=${z%%/}</w:t>
      </w:r>
    </w:p>
    <w:p w14:paraId="74DDFCB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"Z: $z"</w:t>
      </w:r>
    </w:p>
    <w:p w14:paraId="0335A34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pwd</w:t>
      </w:r>
    </w:p>
    <w:p w14:paraId="3BC65CC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"perl ../../traindata2.pl -d ./$b &gt; $b.tsv"</w:t>
      </w:r>
    </w:p>
    <w:p w14:paraId="43E1DA5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the traindata2 script and redirect the output to a tsv file.</w:t>
      </w:r>
    </w:p>
    <w:p w14:paraId="4A8143B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this file the name of the current directory</w:t>
      </w:r>
    </w:p>
    <w:p w14:paraId="5C0FD21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../../traindata2.pl -d ./$b -c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 xml:space="preserve"> &gt; $b.tsv</w:t>
      </w:r>
    </w:p>
    <w:p w14:paraId="65FAC9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610DCF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loopging through the species directories go back to the Flower directory</w:t>
      </w:r>
    </w:p>
    <w:p w14:paraId="69D5ECF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4EF000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684CD0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looping through the genus directories gou out of the Flower directory</w:t>
      </w:r>
    </w:p>
    <w:p w14:paraId="65D671F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6EDFEC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1F93D6A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059F247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#pwd</w:t>
      </w:r>
    </w:p>
    <w:p w14:paraId="45474BA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B2E8F7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24420EB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3F78D99" w14:textId="153A3C99" w:rsidR="00715FE2" w:rsidRPr="004D21D9" w:rsidRDefault="004D21D9" w:rsidP="004D21D9">
      <w:pPr>
        <w:rPr>
          <w:rFonts w:ascii="Menlo Regular" w:hAnsi="Menlo Regular" w:cs="Menlo Regular"/>
          <w:color w:val="C41A16"/>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r w:rsidR="00715FE2" w:rsidRPr="004D21D9">
        <w:rPr>
          <w:rFonts w:ascii="Menlo Regular" w:hAnsi="Menlo Regular" w:cs="Menlo Regular"/>
          <w:color w:val="C41A16"/>
          <w:sz w:val="22"/>
          <w:szCs w:val="22"/>
          <w:lang w:val="en-US"/>
        </w:rPr>
        <w:br w:type="page"/>
      </w:r>
    </w:p>
    <w:p w14:paraId="603D32F1" w14:textId="77777777" w:rsidR="00D25567" w:rsidRDefault="00E232EB" w:rsidP="00E232EB">
      <w:pPr>
        <w:pStyle w:val="Kop3"/>
        <w:numPr>
          <w:ilvl w:val="1"/>
          <w:numId w:val="1"/>
        </w:numPr>
        <w:rPr>
          <w:lang w:val="en-GB"/>
        </w:rPr>
      </w:pPr>
      <w:bookmarkStart w:id="236" w:name="_Toc254509741"/>
      <w:r w:rsidRPr="00E232EB">
        <w:rPr>
          <w:lang w:val="en-GB"/>
        </w:rPr>
        <w:lastRenderedPageBreak/>
        <w:t>Css</w:t>
      </w:r>
      <w:bookmarkEnd w:id="236"/>
    </w:p>
    <w:p w14:paraId="26D8376C" w14:textId="77777777" w:rsidR="000779B1" w:rsidRDefault="00244D9B" w:rsidP="000779B1">
      <w:pPr>
        <w:pStyle w:val="Kop4"/>
        <w:numPr>
          <w:ilvl w:val="2"/>
          <w:numId w:val="1"/>
        </w:numPr>
      </w:pPr>
      <w:bookmarkStart w:id="237" w:name="_Toc254509742"/>
      <w:r>
        <w:t>computer.css</w:t>
      </w:r>
      <w:bookmarkEnd w:id="237"/>
    </w:p>
    <w:p w14:paraId="4FD2E4FA" w14:textId="77777777" w:rsidR="00244D9B" w:rsidRDefault="00244D9B" w:rsidP="00244D9B"/>
    <w:p w14:paraId="68A7343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computers */</w:t>
      </w:r>
    </w:p>
    <w:p w14:paraId="718C1E2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6E2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476125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4DB18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143FC7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6DE45D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CD68D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FFCD9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Lay-out for the page */        </w:t>
      </w:r>
    </w:p>
    <w:p w14:paraId="597F86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#page {</w:t>
      </w:r>
    </w:p>
    <w:p w14:paraId="0C4E487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323E3F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191C449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7FBEF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7BCE55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35A5E5B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6AF6B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7A86FA9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2748F46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4D43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4C9AC5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68A35AC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DDDA60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B376D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387B423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6BA7E01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24BCCD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0FDED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8D5DC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22548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2121C2F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740AD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75D728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56FEA00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014EB67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43BABF5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6E4BF4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72FE33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D09C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AB62D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59EC6B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5DE7C4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F62153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10D499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71757C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58EA1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2BCC9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623DB6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948E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 Place a border around the content</w:t>
      </w:r>
    </w:p>
    <w:p w14:paraId="022574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71F324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17D3A47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2D597E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5374C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65B41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493FBB8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D0A9A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DB42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1895AF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417436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226E12A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73CD5C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287540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5284E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50D6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4647E0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4E7A411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31FFA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3CE296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5BB759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3F3290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279AA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9CB86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5B12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6BD8CC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772AA98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AB7C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37B6A1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4673B9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76582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4C5B54D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66D2D1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0BC6F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1818C8F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9E24A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51E9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7C44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486307A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1A2A2A2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E9EE2E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107339C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F7CE8F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029C8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0D3CD65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71F7B0E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64989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0E2AAE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682FC9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2148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29F1FA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431B0C3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FAFB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146267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E286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0E7837B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34FED8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FB434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2F459C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C88EA2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8C4B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0287DA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0C6A4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326E8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66AF1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68DF6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F2C7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176454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7F0C521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6B6A8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85AF22F" w14:textId="77777777" w:rsid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409FCFE" w14:textId="77777777" w:rsidR="00244D9B" w:rsidRDefault="00244D9B" w:rsidP="00244D9B">
      <w:pPr>
        <w:pStyle w:val="Kop4"/>
        <w:numPr>
          <w:ilvl w:val="2"/>
          <w:numId w:val="1"/>
        </w:numPr>
      </w:pPr>
      <w:bookmarkStart w:id="238" w:name="_Toc254509743"/>
      <w:r>
        <w:lastRenderedPageBreak/>
        <w:t>mobile.css</w:t>
      </w:r>
      <w:bookmarkEnd w:id="238"/>
    </w:p>
    <w:p w14:paraId="1E3B894C" w14:textId="77777777" w:rsidR="00244D9B" w:rsidRDefault="00244D9B" w:rsidP="00244D9B"/>
    <w:p w14:paraId="6D0EE71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mobile devices */</w:t>
      </w:r>
    </w:p>
    <w:p w14:paraId="6FC496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3D4662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665FA5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E67C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margin of 10 pixels around the text */</w:t>
      </w:r>
    </w:p>
    <w:p w14:paraId="6EFD02B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w:t>
      </w:r>
    </w:p>
    <w:p w14:paraId="7B5DE4B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C1D4B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AD7FF7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B6F4C5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77D0B2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1C4D32B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58A045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1793D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E5EA8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06B7DD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26C89D1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793E72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6BC8578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7FD2C38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53A360F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DCBBE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C5C99E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1788F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7CC462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4FB98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under the logo */</w:t>
      </w:r>
    </w:p>
    <w:p w14:paraId="130555F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EBE8D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48A7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21430E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13 pixels widht with a pink-like color, The same color of the</w:t>
      </w:r>
    </w:p>
    <w:p w14:paraId="24949B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7410827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386975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DA303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0D778A0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3DF76A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7D03F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B10D3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7F9F40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1B74B6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6782A0A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float:left;</w:t>
      </w:r>
    </w:p>
    <w:p w14:paraId="195B24F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58A57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E65583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0F595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18769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177FF55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2F40F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080490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3230EB8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9C7E66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24DF6AF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2A1671C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1690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0EA67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2477C5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1EED5B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120px;</w:t>
      </w:r>
    </w:p>
    <w:p w14:paraId="62891E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15593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FF187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7759EC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4FE3820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5FF8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100px;</w:t>
      </w:r>
    </w:p>
    <w:p w14:paraId="1766A4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BF66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4DC972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A03D3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075A273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289F9C6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E4129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75px;</w:t>
      </w:r>
    </w:p>
    <w:p w14:paraId="74D9C2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11A4C3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8EA877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685B9D8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1DB6E77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CDB56A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50px;</w:t>
      </w:r>
    </w:p>
    <w:p w14:paraId="559890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8F3ED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0F6DC5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396ED9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6C8DA32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25px;</w:t>
      </w:r>
    </w:p>
    <w:p w14:paraId="10B9F8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898E7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D2BFA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5B3A7BD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6DAE4F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31CC0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30px;</w:t>
      </w:r>
    </w:p>
    <w:p w14:paraId="11085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094640D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73287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187766C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7AE3C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324A554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8B6E3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3919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6898968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40D42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69BD2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42D72162" w14:textId="77777777" w:rsidR="00244D9B" w:rsidRP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2287774" w14:textId="77777777" w:rsidR="00E232EB" w:rsidRDefault="00E232EB" w:rsidP="00E232EB">
      <w:pPr>
        <w:pStyle w:val="Kop3"/>
        <w:numPr>
          <w:ilvl w:val="1"/>
          <w:numId w:val="1"/>
        </w:numPr>
        <w:rPr>
          <w:lang w:val="en-GB"/>
        </w:rPr>
      </w:pPr>
      <w:bookmarkStart w:id="239" w:name="_Toc254509744"/>
      <w:r w:rsidRPr="00E232EB">
        <w:rPr>
          <w:lang w:val="en-GB"/>
        </w:rPr>
        <w:lastRenderedPageBreak/>
        <w:t>Html</w:t>
      </w:r>
      <w:bookmarkEnd w:id="239"/>
    </w:p>
    <w:p w14:paraId="757B8896" w14:textId="77777777" w:rsidR="00244D9B" w:rsidRDefault="00244D9B" w:rsidP="00244D9B">
      <w:pPr>
        <w:pStyle w:val="Kop4"/>
        <w:numPr>
          <w:ilvl w:val="2"/>
          <w:numId w:val="1"/>
        </w:numPr>
      </w:pPr>
      <w:bookmarkStart w:id="240" w:name="_Toc254509745"/>
      <w:r>
        <w:t>computer_invalid_login.html</w:t>
      </w:r>
      <w:bookmarkEnd w:id="240"/>
    </w:p>
    <w:p w14:paraId="1F33CE77" w14:textId="77777777" w:rsidR="00244D9B" w:rsidRDefault="00244D9B" w:rsidP="00244D9B"/>
    <w:p w14:paraId="21847B5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727C260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FCB8C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5ECF2AA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A4B24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6558CEB8"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1AFF6321"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28AAD3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D2535E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792E8D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29FA6F5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078E5F8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F2BE36"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2A782277"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5DCF0B04"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6AE685D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A9B72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1E49E4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A99B3DC"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595C820"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1E2B5F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00F0E14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3FE426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C45F6F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320DBC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E9D3D1B" w14:textId="77777777" w:rsidR="00C81C2F" w:rsidRDefault="00C81C2F" w:rsidP="00C81C2F">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13E3BC0" w14:textId="77777777" w:rsidR="00244D9B" w:rsidRDefault="006C0A11" w:rsidP="00C81C2F">
      <w:pPr>
        <w:pStyle w:val="Kop4"/>
        <w:numPr>
          <w:ilvl w:val="2"/>
          <w:numId w:val="1"/>
        </w:numPr>
      </w:pPr>
      <w:bookmarkStart w:id="241" w:name="_Toc254509746"/>
      <w:r>
        <w:lastRenderedPageBreak/>
        <w:t>computer_login.html</w:t>
      </w:r>
      <w:bookmarkEnd w:id="241"/>
    </w:p>
    <w:p w14:paraId="7B873A32" w14:textId="77777777" w:rsidR="006C0A11" w:rsidRDefault="006C0A11" w:rsidP="006C0A11"/>
    <w:p w14:paraId="0DD07D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26518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B731C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A1253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269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008519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231D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72034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499697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37E3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4829B6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034D7C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EAAE0F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C8685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1FBABC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59E93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632373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206F5D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401322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390D8BB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57B49F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75027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18E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BACA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7F930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3DCE4D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2E716F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50BD7E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B4FE8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A94FB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0840647"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3F19D66" w14:textId="77777777" w:rsidR="006C0A11" w:rsidRDefault="006C0A11" w:rsidP="006C0A11">
      <w:pPr>
        <w:pStyle w:val="Kop4"/>
        <w:numPr>
          <w:ilvl w:val="2"/>
          <w:numId w:val="1"/>
        </w:numPr>
      </w:pPr>
      <w:bookmarkStart w:id="242" w:name="_Toc254509747"/>
      <w:r>
        <w:lastRenderedPageBreak/>
        <w:t>computer_remove.html</w:t>
      </w:r>
      <w:bookmarkEnd w:id="242"/>
    </w:p>
    <w:p w14:paraId="57301018" w14:textId="77777777" w:rsidR="006C0A11" w:rsidRDefault="006C0A11" w:rsidP="006C0A11"/>
    <w:p w14:paraId="69E651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3DE9F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E8FC3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C5929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3A3CD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3E17E8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63AB7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5A1FA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20DB7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3E84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07B8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3D9CABE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3E7B56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1CC530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53D724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7F9620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3D7682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066895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319D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0B7D93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6B9A5E8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C2A48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D33D0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7C222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DB61C2E"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E63C6F5" w14:textId="77777777" w:rsidR="006C0A11" w:rsidRDefault="006C0A11" w:rsidP="006C0A11">
      <w:pPr>
        <w:pStyle w:val="Kop4"/>
        <w:numPr>
          <w:ilvl w:val="2"/>
          <w:numId w:val="1"/>
        </w:numPr>
      </w:pPr>
      <w:bookmarkStart w:id="243" w:name="_Toc254509748"/>
      <w:r>
        <w:lastRenderedPageBreak/>
        <w:t>computer_result.html</w:t>
      </w:r>
      <w:bookmarkEnd w:id="243"/>
    </w:p>
    <w:p w14:paraId="04D49254" w14:textId="77777777" w:rsidR="006C0A11" w:rsidRDefault="006C0A11" w:rsidP="006C0A11"/>
    <w:p w14:paraId="69FE54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5D0007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653C54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67FD1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088CE0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1B5456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839D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D35E6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7CA51B2"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57AD09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45AB7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312E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44DD74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7EC34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1A31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8EA0C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45E25D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2E1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3A5A727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AE621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29A44A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1EC9AD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138011"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1924EC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38902E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0E41AC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87C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5C880D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6A8250A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45D4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A365F1F"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2EBFF8F" w14:textId="77777777" w:rsidR="006C0A11" w:rsidRDefault="006C0A11" w:rsidP="006C0A11">
      <w:pPr>
        <w:pStyle w:val="Kop4"/>
        <w:numPr>
          <w:ilvl w:val="2"/>
          <w:numId w:val="1"/>
        </w:numPr>
      </w:pPr>
      <w:bookmarkStart w:id="244" w:name="_Toc254509749"/>
      <w:r>
        <w:lastRenderedPageBreak/>
        <w:t>computer_sorry.html</w:t>
      </w:r>
      <w:bookmarkEnd w:id="244"/>
    </w:p>
    <w:p w14:paraId="32B7B584" w14:textId="77777777" w:rsidR="006C0A11" w:rsidRDefault="006C0A11" w:rsidP="006C0A11"/>
    <w:p w14:paraId="4CBB55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9B9063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5A3059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BED18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1D905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1DBFAE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D93BD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7EA12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9D962A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ABB64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4D7BB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1F31C6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8D669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72A5CD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5DD42F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301FA9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C2D2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520030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6C47318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24410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8281D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05F46D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26B2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0A64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homepage --&gt;</w:t>
      </w:r>
    </w:p>
    <w:p w14:paraId="270C10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14D4F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4A11D3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DB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3C21C2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8BE636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AF917FA" w14:textId="77777777" w:rsidR="006C0A11" w:rsidRDefault="006C0A11" w:rsidP="006C0A11">
      <w:pPr>
        <w:pStyle w:val="Kop4"/>
        <w:numPr>
          <w:ilvl w:val="2"/>
          <w:numId w:val="1"/>
        </w:numPr>
      </w:pPr>
      <w:bookmarkStart w:id="245" w:name="_Toc254509750"/>
      <w:r>
        <w:lastRenderedPageBreak/>
        <w:t>computer_upload_succes.html</w:t>
      </w:r>
      <w:bookmarkEnd w:id="245"/>
    </w:p>
    <w:p w14:paraId="5119A152" w14:textId="77777777" w:rsidR="006C0A11" w:rsidRDefault="006C0A11" w:rsidP="006C0A11"/>
    <w:p w14:paraId="5F4E95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64DA0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AF161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94659C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AEDEB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746B86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C1131E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AB371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1200454"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7452F7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DDDE8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2C4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00365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1D6666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0A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0A0713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4C9137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19C0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490C21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715C52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DDE781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5AB21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7D5CC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6BBA6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E437B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63B525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7CD361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444A9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3435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12E8252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E56E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72DB8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BA222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61013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1B5F1F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C1174F0" w14:textId="77777777" w:rsidR="006C0A11" w:rsidRDefault="006C0A11" w:rsidP="006C0A11">
      <w:pPr>
        <w:pStyle w:val="Kop4"/>
        <w:numPr>
          <w:ilvl w:val="2"/>
          <w:numId w:val="1"/>
        </w:numPr>
      </w:pPr>
      <w:bookmarkStart w:id="246" w:name="_Toc254509751"/>
      <w:r>
        <w:lastRenderedPageBreak/>
        <w:t>computer_upload.html</w:t>
      </w:r>
      <w:bookmarkEnd w:id="246"/>
    </w:p>
    <w:p w14:paraId="74C0091B" w14:textId="77777777" w:rsidR="006C0A11" w:rsidRDefault="006C0A11" w:rsidP="006C0A11"/>
    <w:p w14:paraId="062A3C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D64D50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04CBC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AF55B6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1C022F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130AE9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4B07A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155C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268C33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38164F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AF99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46D645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53B0259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279E071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82C7E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"color:red; font-size:0.9em"</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583C05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10B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6A4655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275C51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1B9D35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9253B5B"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2462FC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046AAC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B6B40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9DB6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396DF0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9A520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DED8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62D3C0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306588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23099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D88B7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0F25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C92EBE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B71C16F" w14:textId="77777777" w:rsidR="006C0A11" w:rsidRDefault="006C0A11" w:rsidP="006C0A11">
      <w:pPr>
        <w:pStyle w:val="Kop4"/>
        <w:numPr>
          <w:ilvl w:val="2"/>
          <w:numId w:val="1"/>
        </w:numPr>
      </w:pPr>
      <w:bookmarkStart w:id="247" w:name="_Toc254509752"/>
      <w:r>
        <w:lastRenderedPageBreak/>
        <w:t>computer_welcome.html</w:t>
      </w:r>
      <w:bookmarkEnd w:id="247"/>
    </w:p>
    <w:p w14:paraId="16168D1A" w14:textId="77777777" w:rsidR="006C0A11" w:rsidRDefault="006C0A11" w:rsidP="006C0A11"/>
    <w:p w14:paraId="7A2FE6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AB4387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0EE698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F7FCD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4FE84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533F447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D32F3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6AA02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32A75A5"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EF001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86610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E8DBCA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6E8B7E2D"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78747BEE"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7C355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0BBE27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18F3D2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5CEEEB4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54C4798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10760F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4224B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30879E8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5DD897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594369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A3D27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7299B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23C9F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2ACA86D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6A294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161A9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162CF7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561990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2DB865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62AB3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F303C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9D00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3A392E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3EBCE3AB"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F76F348" w14:textId="77777777" w:rsidR="006C0A11" w:rsidRDefault="006C0A11" w:rsidP="006C0A11">
      <w:pPr>
        <w:pStyle w:val="Kop4"/>
        <w:numPr>
          <w:ilvl w:val="2"/>
          <w:numId w:val="1"/>
        </w:numPr>
      </w:pPr>
      <w:bookmarkStart w:id="248" w:name="_Toc254509753"/>
      <w:r>
        <w:lastRenderedPageBreak/>
        <w:t>computer.html</w:t>
      </w:r>
      <w:bookmarkEnd w:id="248"/>
    </w:p>
    <w:p w14:paraId="415FFB08" w14:textId="77777777" w:rsidR="006C0A11" w:rsidRDefault="006C0A11" w:rsidP="006C0A11"/>
    <w:p w14:paraId="1A2E2E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THE COMPUTER LAY-OUTS --&gt;</w:t>
      </w:r>
    </w:p>
    <w:p w14:paraId="78C2B6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0E27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6C501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82D6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1A079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645482F7"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&lt;!DOCTYPE html&gt;</w:t>
      </w:r>
    </w:p>
    <w:p w14:paraId="1931279B"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 xml:space="preserve">&lt;html </w:t>
      </w:r>
      <w:r w:rsidRPr="0054453A">
        <w:rPr>
          <w:rFonts w:ascii="Menlo Regular" w:hAnsi="Menlo Regular" w:cs="Menlo Regular"/>
          <w:color w:val="836C28"/>
          <w:sz w:val="22"/>
          <w:szCs w:val="22"/>
          <w:lang w:val="en-US"/>
        </w:rPr>
        <w:t>lang</w:t>
      </w:r>
      <w:r w:rsidRPr="0054453A">
        <w:rPr>
          <w:rFonts w:ascii="Menlo Regular" w:hAnsi="Menlo Regular" w:cs="Menlo Regular"/>
          <w:color w:val="AA0D91"/>
          <w:sz w:val="22"/>
          <w:szCs w:val="22"/>
          <w:lang w:val="en-US"/>
        </w:rPr>
        <w:t>=</w:t>
      </w:r>
      <w:r w:rsidRPr="0054453A">
        <w:rPr>
          <w:rFonts w:ascii="Menlo Regular" w:hAnsi="Menlo Regular" w:cs="Menlo Regular"/>
          <w:color w:val="C41A16"/>
          <w:sz w:val="22"/>
          <w:szCs w:val="22"/>
          <w:lang w:val="en-US"/>
        </w:rPr>
        <w:t>"en"</w:t>
      </w:r>
      <w:r w:rsidRPr="0054453A">
        <w:rPr>
          <w:rFonts w:ascii="Menlo Regular" w:hAnsi="Menlo Regular" w:cs="Menlo Regular"/>
          <w:color w:val="AA0D91"/>
          <w:sz w:val="22"/>
          <w:szCs w:val="22"/>
          <w:lang w:val="en-US"/>
        </w:rPr>
        <w:t>&gt;</w:t>
      </w:r>
    </w:p>
    <w:p w14:paraId="0DC9320A"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A915D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35ADCC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679854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59DBACE3"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5B846A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1F058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7C798E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64FA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compyter.css stylesheet for all the lay-outs --&gt;</w:t>
      </w:r>
    </w:p>
    <w:p w14:paraId="62EB8A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computer.css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012A1D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7B5413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0F94B3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56C2A15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3B3F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29ED3E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0D963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581CAD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5F389B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A151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compyter.css --&gt;</w:t>
      </w:r>
    </w:p>
    <w:p w14:paraId="5CC3B7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B6CBC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57927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43F150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BA2A8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34"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"100"</w:t>
      </w:r>
      <w:r>
        <w:rPr>
          <w:rFonts w:ascii="Menlo Regular" w:hAnsi="Menlo Regular" w:cs="Menlo Regular"/>
          <w:color w:val="AA0D91"/>
          <w:sz w:val="22"/>
          <w:szCs w:val="22"/>
          <w:lang w:val="en-US"/>
        </w:rPr>
        <w:t>/&gt;&lt;/a&gt;</w:t>
      </w:r>
    </w:p>
    <w:p w14:paraId="4A34E8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ACEE5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1E51CE3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43612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01FEF6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3CC4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computer.css --&gt;</w:t>
      </w:r>
    </w:p>
    <w:p w14:paraId="0F5B1B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3528BA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76785A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different html pages --&gt;</w:t>
      </w:r>
    </w:p>
    <w:p w14:paraId="02265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153B13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FD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50666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42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computer.css --&gt;</w:t>
      </w:r>
    </w:p>
    <w:p w14:paraId="608CD7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162522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29A717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0A4329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AB3A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3CE80B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2D1355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9C37E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3BCA19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33B13A5" w14:textId="77777777" w:rsidR="006C0A11" w:rsidRDefault="006C0A11" w:rsidP="006C0A11">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1C6D7025" w14:textId="77777777" w:rsidR="006C0A11" w:rsidRDefault="006C0A11" w:rsidP="006C0A11">
      <w:pPr>
        <w:pStyle w:val="Kop4"/>
        <w:numPr>
          <w:ilvl w:val="2"/>
          <w:numId w:val="1"/>
        </w:numPr>
      </w:pPr>
      <w:bookmarkStart w:id="249" w:name="_Toc254509754"/>
      <w:r>
        <w:lastRenderedPageBreak/>
        <w:t>mobile_invalid_login.html</w:t>
      </w:r>
      <w:bookmarkEnd w:id="249"/>
    </w:p>
    <w:p w14:paraId="2D73EEB2" w14:textId="77777777" w:rsidR="006C0A11" w:rsidRDefault="006C0A11" w:rsidP="006C0A11"/>
    <w:p w14:paraId="5398D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AC064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E48D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81863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AABEF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411D0CB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27E44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1269C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5B20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FE74F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17D668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176E95F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7C3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1F7C01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73453F7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42A15D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3956E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6C7A9B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4C616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E6BBA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05DF9A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E4052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4B54B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A2DB7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6D481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7DECC3"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6F09E34" w14:textId="77777777" w:rsidR="006C0A11" w:rsidRDefault="006C0A11" w:rsidP="006C0A11">
      <w:pPr>
        <w:pStyle w:val="Kop4"/>
        <w:numPr>
          <w:ilvl w:val="2"/>
          <w:numId w:val="1"/>
        </w:numPr>
      </w:pPr>
      <w:bookmarkStart w:id="250" w:name="_Toc254509755"/>
      <w:r>
        <w:lastRenderedPageBreak/>
        <w:t>mobile_login.html</w:t>
      </w:r>
      <w:bookmarkEnd w:id="250"/>
    </w:p>
    <w:p w14:paraId="77F1EE8E" w14:textId="77777777" w:rsidR="006C0A11" w:rsidRDefault="006C0A11" w:rsidP="006C0A11"/>
    <w:p w14:paraId="1759AA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65E48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A5A7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C70CF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ED193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691C79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4614E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40C485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0640A1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7043D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05E6BB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7FA22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2E50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ACF05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3181AF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0ECFBD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52ADE7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49ADB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73EE63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1B6CB3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42DC7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B4984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E61C1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4E88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1AEA5F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2C4B5E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6373B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1C5ACA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22807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4A311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ED4FA8C"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B9CCBB6" w14:textId="77777777" w:rsidR="006C0A11" w:rsidRDefault="006C0A11" w:rsidP="006C0A11">
      <w:pPr>
        <w:pStyle w:val="Kop4"/>
        <w:numPr>
          <w:ilvl w:val="2"/>
          <w:numId w:val="1"/>
        </w:numPr>
      </w:pPr>
      <w:bookmarkStart w:id="251" w:name="_Toc254509756"/>
      <w:r>
        <w:lastRenderedPageBreak/>
        <w:t>mobile_remove.html</w:t>
      </w:r>
      <w:bookmarkEnd w:id="251"/>
    </w:p>
    <w:p w14:paraId="493FF2E3" w14:textId="77777777" w:rsidR="006C0A11" w:rsidRDefault="006C0A11" w:rsidP="006C0A11"/>
    <w:p w14:paraId="3555CC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378D63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461CBE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7BA001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5A1A6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7575CA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2D980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D1827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2B8E6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CFE5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26593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2DD32F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19C3BE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056B94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0B33EA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61BE8DF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66583F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6275C4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B0B08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5141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54D01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4E6728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8360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90BB9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DC9DE5"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7A21635" w14:textId="77777777" w:rsidR="006C0A11" w:rsidRDefault="006C0A11" w:rsidP="006C0A11">
      <w:pPr>
        <w:pStyle w:val="Kop4"/>
        <w:numPr>
          <w:ilvl w:val="2"/>
          <w:numId w:val="1"/>
        </w:numPr>
      </w:pPr>
      <w:bookmarkStart w:id="252" w:name="_Toc254509757"/>
      <w:r>
        <w:lastRenderedPageBreak/>
        <w:t>mobile_result.html</w:t>
      </w:r>
      <w:bookmarkEnd w:id="252"/>
    </w:p>
    <w:p w14:paraId="203ADC0D" w14:textId="77777777" w:rsidR="006C0A11" w:rsidRDefault="006C0A11" w:rsidP="006C0A11"/>
    <w:p w14:paraId="0D18AE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6F1CF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5A12C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32FFB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32D5DF8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51EE12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4EF9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31D697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079D9AD"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DA084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01FDC9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1842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3DB3B6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326FFD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6BCA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B39E7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7784C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E748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55C336D8"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D1BD1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6F3E8E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4DF841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E2C5F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61D15F35"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r w:rsidRPr="0054453A">
        <w:rPr>
          <w:rFonts w:ascii="Menlo Regular" w:hAnsi="Menlo Regular" w:cs="Menlo Regular"/>
          <w:color w:val="007400"/>
          <w:sz w:val="22"/>
          <w:szCs w:val="22"/>
          <w:lang w:val="en-US"/>
        </w:rPr>
        <w:t>webpage / tab --&gt;</w:t>
      </w:r>
    </w:p>
    <w:p w14:paraId="383E6339"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sidRPr="0054453A">
        <w:rPr>
          <w:rFonts w:ascii="Menlo Regular" w:hAnsi="Menlo Regular" w:cs="Menlo Regular"/>
          <w:color w:val="007400"/>
          <w:sz w:val="22"/>
          <w:szCs w:val="22"/>
          <w:lang w:val="en-US"/>
        </w:rPr>
        <w:t>&lt;!-- Misschien de grootte aanpassen! --&gt;</w:t>
      </w:r>
    </w:p>
    <w:p w14:paraId="4C715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33E03A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3FDB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78CAF6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D5994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AFD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46A79B1"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CB4481" w14:textId="77777777" w:rsidR="006C0A11" w:rsidRDefault="006C0A11" w:rsidP="006C0A11">
      <w:pPr>
        <w:pStyle w:val="Kop4"/>
        <w:numPr>
          <w:ilvl w:val="2"/>
          <w:numId w:val="1"/>
        </w:numPr>
      </w:pPr>
      <w:bookmarkStart w:id="253" w:name="_Toc254509758"/>
      <w:r>
        <w:lastRenderedPageBreak/>
        <w:t>mobile_sorry.html</w:t>
      </w:r>
      <w:bookmarkEnd w:id="253"/>
    </w:p>
    <w:p w14:paraId="680FF475" w14:textId="77777777" w:rsidR="006C0A11" w:rsidRDefault="006C0A11" w:rsidP="006C0A11"/>
    <w:p w14:paraId="472226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42878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1F9B89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CEA32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F90F6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674C50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5B66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71E4F5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7B333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C189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0BB91B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5761039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D4C9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615050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612F90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78B950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5DAA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3C595B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4B08C6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2AA266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33FE9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35E2D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078C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ADCA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Buttont to go back to the homepage --&gt;</w:t>
      </w:r>
    </w:p>
    <w:p w14:paraId="1C4CEC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E1552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buttont with the thext Home inside --&gt;</w:t>
      </w:r>
    </w:p>
    <w:p w14:paraId="231B3A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9DF3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4A343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9E560"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1C145C8" w14:textId="77777777" w:rsidR="006C0A11" w:rsidRDefault="006C0A11" w:rsidP="006C0A11">
      <w:pPr>
        <w:pStyle w:val="Kop4"/>
        <w:numPr>
          <w:ilvl w:val="2"/>
          <w:numId w:val="1"/>
        </w:numPr>
      </w:pPr>
      <w:bookmarkStart w:id="254" w:name="_Toc254509759"/>
      <w:r>
        <w:lastRenderedPageBreak/>
        <w:t>mobile_upload_succes.html</w:t>
      </w:r>
      <w:bookmarkEnd w:id="254"/>
    </w:p>
    <w:p w14:paraId="3E9EBC15" w14:textId="77777777" w:rsidR="006C0A11" w:rsidRDefault="006C0A11" w:rsidP="006C0A11"/>
    <w:p w14:paraId="6AA254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709D5C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FE31A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6799E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2C01C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3F1372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8105A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673846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8AA3570"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4D0C6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7848F6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22BE3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8D4B5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6340C9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7B2D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5B9683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384A3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BF5A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750EA2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4D7A72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D8F89A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36A0CE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521317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4185D4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2EF9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3142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8263F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56EB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79A28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6015513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"font-size:10;"</w:t>
      </w:r>
      <w:r>
        <w:rPr>
          <w:rFonts w:ascii="Menlo Regular" w:hAnsi="Menlo Regular" w:cs="Menlo Regular"/>
          <w:color w:val="AA0D91"/>
          <w:sz w:val="22"/>
          <w:szCs w:val="22"/>
          <w:lang w:val="en-US"/>
        </w:rPr>
        <w:t>&gt;&lt;/p&gt;</w:t>
      </w:r>
    </w:p>
    <w:p w14:paraId="2CDAD6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72F6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F6532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84C76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86E1D0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5D5D48" w14:textId="77777777" w:rsidR="006C0A11" w:rsidRDefault="006C0A11" w:rsidP="006C0A11">
      <w:pPr>
        <w:pStyle w:val="Kop4"/>
        <w:numPr>
          <w:ilvl w:val="2"/>
          <w:numId w:val="1"/>
        </w:numPr>
      </w:pPr>
      <w:bookmarkStart w:id="255" w:name="_Toc254509760"/>
      <w:r>
        <w:lastRenderedPageBreak/>
        <w:t>mobile_upload.html</w:t>
      </w:r>
      <w:bookmarkEnd w:id="255"/>
    </w:p>
    <w:p w14:paraId="6FD059A9" w14:textId="77777777" w:rsidR="006C0A11" w:rsidRDefault="006C0A11" w:rsidP="006C0A11"/>
    <w:p w14:paraId="270CA5A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B3CAC4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1AAC04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E9ED6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E9EB33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394E354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5F892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41DE0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94BE289"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0F3E58D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65E31D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4E9D91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2A3A2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140CA1D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A9AFD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Font-size needs te be changed!!!!! --&gt;</w:t>
      </w:r>
    </w:p>
    <w:p w14:paraId="5FCB92C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1FCC08E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7D9F5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7B56B34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 font-size:60px"</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827BF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37DBE18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0966D228"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4898F62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2F2874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09A0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7147D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1EDD3B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842582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43CB86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7AC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1946ED7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511044A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8264F0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0B368C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C7B060"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0C6261E" w14:textId="77777777" w:rsidR="006C0A11" w:rsidRDefault="000243B5" w:rsidP="000243B5">
      <w:pPr>
        <w:pStyle w:val="Kop4"/>
        <w:numPr>
          <w:ilvl w:val="2"/>
          <w:numId w:val="1"/>
        </w:numPr>
      </w:pPr>
      <w:bookmarkStart w:id="256" w:name="_Toc254509761"/>
      <w:r>
        <w:lastRenderedPageBreak/>
        <w:t>mobile_welcome.html</w:t>
      </w:r>
      <w:bookmarkEnd w:id="256"/>
    </w:p>
    <w:p w14:paraId="2CB14589" w14:textId="77777777" w:rsidR="000243B5" w:rsidRDefault="000243B5" w:rsidP="000243B5"/>
    <w:p w14:paraId="27C55D2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5994815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3268A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75E4BEA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6373088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4F1AE0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51A2D2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843F2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AB0E9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6A5A523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61233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3609F5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4CCCA152"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615597C9"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BACE16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2250B93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0DDD2ED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7959F39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0AE30F1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43C6F5B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CE54B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0093B58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3DA81B3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7527F92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98DFDA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74890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5EA33A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74CD08C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D5A19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36A4F0C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70B6C54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2EBC439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0778B97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D6FCF0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5659C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33ADB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279CB6F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422458B5"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76BE0F6" w14:textId="77777777" w:rsidR="000243B5" w:rsidRDefault="000243B5" w:rsidP="000243B5">
      <w:pPr>
        <w:pStyle w:val="Kop4"/>
        <w:numPr>
          <w:ilvl w:val="2"/>
          <w:numId w:val="1"/>
        </w:numPr>
      </w:pPr>
      <w:bookmarkStart w:id="257" w:name="_Toc254509762"/>
      <w:r>
        <w:lastRenderedPageBreak/>
        <w:t>mobile.html</w:t>
      </w:r>
      <w:bookmarkEnd w:id="257"/>
    </w:p>
    <w:p w14:paraId="50A2029A" w14:textId="77777777" w:rsidR="000243B5" w:rsidRDefault="000243B5" w:rsidP="000243B5"/>
    <w:p w14:paraId="724AA1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MOBILE DEVICES --&gt;</w:t>
      </w:r>
    </w:p>
    <w:p w14:paraId="342226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D2DF00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065DF9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E2F519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859925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7F505CA2"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&lt;!DOCTYPE html&gt;</w:t>
      </w:r>
    </w:p>
    <w:p w14:paraId="48FEC02B"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 xml:space="preserve">&lt;html </w:t>
      </w:r>
      <w:r w:rsidRPr="0054453A">
        <w:rPr>
          <w:rFonts w:ascii="Menlo Regular" w:hAnsi="Menlo Regular" w:cs="Menlo Regular"/>
          <w:color w:val="836C28"/>
          <w:sz w:val="22"/>
          <w:szCs w:val="22"/>
          <w:lang w:val="en-US"/>
        </w:rPr>
        <w:t>lang</w:t>
      </w:r>
      <w:r w:rsidRPr="0054453A">
        <w:rPr>
          <w:rFonts w:ascii="Menlo Regular" w:hAnsi="Menlo Regular" w:cs="Menlo Regular"/>
          <w:color w:val="AA0D91"/>
          <w:sz w:val="22"/>
          <w:szCs w:val="22"/>
          <w:lang w:val="en-US"/>
        </w:rPr>
        <w:t>=</w:t>
      </w:r>
      <w:r w:rsidRPr="0054453A">
        <w:rPr>
          <w:rFonts w:ascii="Menlo Regular" w:hAnsi="Menlo Regular" w:cs="Menlo Regular"/>
          <w:color w:val="C41A16"/>
          <w:sz w:val="22"/>
          <w:szCs w:val="22"/>
          <w:lang w:val="en-US"/>
        </w:rPr>
        <w:t>"en"</w:t>
      </w:r>
      <w:r w:rsidRPr="0054453A">
        <w:rPr>
          <w:rFonts w:ascii="Menlo Regular" w:hAnsi="Menlo Regular" w:cs="Menlo Regular"/>
          <w:color w:val="AA0D91"/>
          <w:sz w:val="22"/>
          <w:szCs w:val="22"/>
          <w:lang w:val="en-US"/>
        </w:rPr>
        <w:t>&gt;</w:t>
      </w:r>
    </w:p>
    <w:p w14:paraId="701EFB46"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F9A9B7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194B524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9A0B8E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25E31FFC"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154ECFE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B8AA41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60C5D1A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0908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mobile.css stylesheet for all mobile lay-outs --&gt;</w:t>
      </w:r>
    </w:p>
    <w:p w14:paraId="15A83F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mobile.css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7292E5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713FF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7BAE878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191CF0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1C05E5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4BEF1F5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2F93401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3F0F05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3E6439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05B27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mobile.css --&gt;</w:t>
      </w:r>
    </w:p>
    <w:p w14:paraId="439C221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7D3F82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9E32A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1AD9142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4E5C3B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35"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"250"</w:t>
      </w:r>
      <w:r>
        <w:rPr>
          <w:rFonts w:ascii="Menlo Regular" w:hAnsi="Menlo Regular" w:cs="Menlo Regular"/>
          <w:color w:val="AA0D91"/>
          <w:sz w:val="22"/>
          <w:szCs w:val="22"/>
          <w:lang w:val="en-US"/>
        </w:rPr>
        <w:t>/&gt;&lt;/a&gt;</w:t>
      </w:r>
    </w:p>
    <w:p w14:paraId="4D918D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3DE3D6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5FE6DC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36AEC7E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6A36C35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1F0370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mobile.css --&gt;</w:t>
      </w:r>
    </w:p>
    <w:p w14:paraId="077B9B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2C19962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6CA26C2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mobile html pages --&gt;</w:t>
      </w:r>
    </w:p>
    <w:p w14:paraId="2E1CC6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20F9DEB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E22E5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C18458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300CE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mobile.css --&gt;</w:t>
      </w:r>
    </w:p>
    <w:p w14:paraId="306CEBF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5DA6277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4A45094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5581A4B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99A6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4686EDB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415997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523B6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6625D54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4752C70" w14:textId="77777777" w:rsidR="000243B5" w:rsidRDefault="000243B5" w:rsidP="000243B5">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2E369E61" w14:textId="77777777" w:rsidR="000243B5" w:rsidRPr="000243B5" w:rsidRDefault="000243B5" w:rsidP="000243B5"/>
    <w:p w14:paraId="0066B2FA" w14:textId="77777777" w:rsidR="00E232EB" w:rsidRDefault="00E232EB" w:rsidP="00E232EB">
      <w:pPr>
        <w:pStyle w:val="Kop3"/>
        <w:numPr>
          <w:ilvl w:val="1"/>
          <w:numId w:val="1"/>
        </w:numPr>
        <w:rPr>
          <w:lang w:val="en-GB"/>
        </w:rPr>
      </w:pPr>
      <w:bookmarkStart w:id="258" w:name="_Toc254509763"/>
      <w:r w:rsidRPr="00E232EB">
        <w:rPr>
          <w:lang w:val="en-GB"/>
        </w:rPr>
        <w:t>Perl</w:t>
      </w:r>
      <w:bookmarkEnd w:id="258"/>
    </w:p>
    <w:p w14:paraId="7EECDC16" w14:textId="6468A3A6" w:rsidR="006338D7" w:rsidRDefault="006338D7" w:rsidP="006338D7">
      <w:pPr>
        <w:pStyle w:val="Kop4"/>
        <w:numPr>
          <w:ilvl w:val="2"/>
          <w:numId w:val="1"/>
        </w:numPr>
      </w:pPr>
      <w:bookmarkStart w:id="259" w:name="_Toc254509764"/>
      <w:r>
        <w:t>splitter.pl [</w:t>
      </w:r>
      <w:ins w:id="260" w:author="Patrick Gordon Wijntjes" w:date="2014-02-20T10:15:00Z">
        <w:r w:rsidR="009F6D98">
          <w:t>19</w:t>
        </w:r>
      </w:ins>
      <w:del w:id="261" w:author="Patrick Gordon Wijntjes" w:date="2014-02-20T10:15:00Z">
        <w:r w:rsidDel="009F6D98">
          <w:delText>&amp;</w:delText>
        </w:r>
      </w:del>
      <w:r>
        <w:t>]</w:t>
      </w:r>
      <w:bookmarkEnd w:id="259"/>
    </w:p>
    <w:p w14:paraId="5FC42BD5" w14:textId="77777777" w:rsidR="006338D7" w:rsidRDefault="006338D7" w:rsidP="006338D7"/>
    <w:p w14:paraId="03D26B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#!/usr/bin/perl</w:t>
      </w:r>
    </w:p>
    <w:p w14:paraId="3A753D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strict;</w:t>
      </w:r>
    </w:p>
    <w:p w14:paraId="3EBF1E2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warnings;</w:t>
      </w:r>
    </w:p>
    <w:p w14:paraId="44F3A4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Data::Dumper;</w:t>
      </w:r>
    </w:p>
    <w:p w14:paraId="51FD1A9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Getopt::Long;</w:t>
      </w:r>
    </w:p>
    <w:p w14:paraId="75F179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Image::Magick;</w:t>
      </w:r>
    </w:p>
    <w:p w14:paraId="4BD5E0D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List::Util </w:t>
      </w:r>
      <w:r>
        <w:rPr>
          <w:rFonts w:ascii="Menlo Regular" w:hAnsi="Menlo Regular" w:cs="Menlo Regular"/>
          <w:color w:val="C41A16"/>
          <w:sz w:val="22"/>
          <w:szCs w:val="22"/>
          <w:lang w:val="en-US"/>
        </w:rPr>
        <w:t>'sum'</w:t>
      </w:r>
      <w:r>
        <w:rPr>
          <w:rFonts w:ascii="Menlo Regular" w:hAnsi="Menlo Regular" w:cs="Menlo Regular"/>
          <w:color w:val="000000"/>
          <w:sz w:val="22"/>
          <w:szCs w:val="22"/>
          <w:lang w:val="en-US"/>
        </w:rPr>
        <w:t>;</w:t>
      </w:r>
    </w:p>
    <w:p w14:paraId="671FE0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Bio::Phylo::Util::Logger </w:t>
      </w:r>
      <w:r>
        <w:rPr>
          <w:rFonts w:ascii="Menlo Regular" w:hAnsi="Menlo Regular" w:cs="Menlo Regular"/>
          <w:color w:val="C41A16"/>
          <w:sz w:val="22"/>
          <w:szCs w:val="22"/>
          <w:lang w:val="en-US"/>
        </w:rPr>
        <w:t>':levels'</w:t>
      </w:r>
      <w:r>
        <w:rPr>
          <w:rFonts w:ascii="Menlo Regular" w:hAnsi="Menlo Regular" w:cs="Menlo Regular"/>
          <w:color w:val="000000"/>
          <w:sz w:val="22"/>
          <w:szCs w:val="22"/>
          <w:lang w:val="en-US"/>
        </w:rPr>
        <w:t>;</w:t>
      </w:r>
    </w:p>
    <w:p w14:paraId="4CF5E3B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02D348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will have deep recursions </w:t>
      </w:r>
    </w:p>
    <w:p w14:paraId="3143F09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no</w:t>
      </w:r>
      <w:r>
        <w:rPr>
          <w:rFonts w:ascii="Menlo Regular" w:hAnsi="Menlo Regular" w:cs="Menlo Regular"/>
          <w:color w:val="000000"/>
          <w:sz w:val="22"/>
          <w:szCs w:val="22"/>
          <w:lang w:val="en-US"/>
        </w:rPr>
        <w:t xml:space="preserve"> warnings </w:t>
      </w:r>
      <w:r>
        <w:rPr>
          <w:rFonts w:ascii="Menlo Regular" w:hAnsi="Menlo Regular" w:cs="Menlo Regular"/>
          <w:color w:val="C41A16"/>
          <w:sz w:val="22"/>
          <w:szCs w:val="22"/>
          <w:lang w:val="en-US"/>
        </w:rPr>
        <w:t>'recursion'</w:t>
      </w:r>
      <w:r>
        <w:rPr>
          <w:rFonts w:ascii="Menlo Regular" w:hAnsi="Menlo Regular" w:cs="Menlo Regular"/>
          <w:color w:val="000000"/>
          <w:sz w:val="22"/>
          <w:szCs w:val="22"/>
          <w:lang w:val="en-US"/>
        </w:rPr>
        <w:t>;</w:t>
      </w:r>
    </w:p>
    <w:p w14:paraId="16726FE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3F3BEBF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process command line arguments</w:t>
      </w:r>
    </w:p>
    <w:p w14:paraId="78D7ACD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$threshold = </w:t>
      </w:r>
      <w:r>
        <w:rPr>
          <w:rFonts w:ascii="Menlo Regular" w:hAnsi="Menlo Regular" w:cs="Menlo Regular"/>
          <w:color w:val="1C00CF"/>
          <w:sz w:val="22"/>
          <w:szCs w:val="22"/>
          <w:lang w:val="en-US"/>
        </w:rPr>
        <w:t>0.7</w:t>
      </w:r>
      <w:r>
        <w:rPr>
          <w:rFonts w:ascii="Menlo Regular" w:hAnsi="Menlo Regular" w:cs="Menlo Regular"/>
          <w:color w:val="000000"/>
          <w:sz w:val="22"/>
          <w:szCs w:val="22"/>
          <w:lang w:val="en-US"/>
        </w:rPr>
        <w:t>;</w:t>
      </w:r>
    </w:p>
    <w:p w14:paraId="050F36C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$fuzzyness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pixels</w:t>
      </w:r>
    </w:p>
    <w:p w14:paraId="33B48B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$verbosity = WARN;</w:t>
      </w:r>
    </w:p>
    <w:p w14:paraId="304D958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$infile;</w:t>
      </w:r>
    </w:p>
    <w:p w14:paraId="2B6EEA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GetOptions(</w:t>
      </w:r>
    </w:p>
    <w:p w14:paraId="5919F99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'threshold=f'</w:t>
      </w:r>
      <w:r>
        <w:rPr>
          <w:rFonts w:ascii="Menlo Regular" w:hAnsi="Menlo Regular" w:cs="Menlo Regular"/>
          <w:color w:val="000000"/>
          <w:sz w:val="22"/>
          <w:szCs w:val="22"/>
          <w:lang w:val="en-US"/>
        </w:rPr>
        <w:t xml:space="preserve"> =&gt; \$threshold,</w:t>
      </w:r>
    </w:p>
    <w:p w14:paraId="5489EA4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'fuzzyness=i'</w:t>
      </w:r>
      <w:r>
        <w:rPr>
          <w:rFonts w:ascii="Menlo Regular" w:hAnsi="Menlo Regular" w:cs="Menlo Regular"/>
          <w:color w:val="000000"/>
          <w:sz w:val="22"/>
          <w:szCs w:val="22"/>
          <w:lang w:val="en-US"/>
        </w:rPr>
        <w:t xml:space="preserve"> =&gt; \$fuzzyness,</w:t>
      </w:r>
    </w:p>
    <w:p w14:paraId="49ECA0D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'verbose+'</w:t>
      </w:r>
      <w:r>
        <w:rPr>
          <w:rFonts w:ascii="Menlo Regular" w:hAnsi="Menlo Regular" w:cs="Menlo Regular"/>
          <w:color w:val="000000"/>
          <w:sz w:val="22"/>
          <w:szCs w:val="22"/>
          <w:lang w:val="en-US"/>
        </w:rPr>
        <w:t xml:space="preserve">    =&gt; \$verbosity,</w:t>
      </w:r>
    </w:p>
    <w:p w14:paraId="15E45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'infile=s'</w:t>
      </w:r>
      <w:r>
        <w:rPr>
          <w:rFonts w:ascii="Menlo Regular" w:hAnsi="Menlo Regular" w:cs="Menlo Regular"/>
          <w:color w:val="000000"/>
          <w:sz w:val="22"/>
          <w:szCs w:val="22"/>
          <w:lang w:val="en-US"/>
        </w:rPr>
        <w:t xml:space="preserve">    =&gt; \$infile,</w:t>
      </w:r>
    </w:p>
    <w:p w14:paraId="74AAA02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CDDE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04EE8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instantiate helper objects</w:t>
      </w:r>
    </w:p>
    <w:p w14:paraId="4E7DF50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$log = Bio::Phylo::Util::Logger-&gt;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512CFD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'-level'</w:t>
      </w:r>
      <w:r>
        <w:rPr>
          <w:rFonts w:ascii="Menlo Regular" w:hAnsi="Menlo Regular" w:cs="Menlo Regular"/>
          <w:color w:val="000000"/>
          <w:sz w:val="22"/>
          <w:szCs w:val="22"/>
          <w:lang w:val="en-US"/>
        </w:rPr>
        <w:t xml:space="preserve"> =&gt; $verbosity,</w:t>
      </w:r>
    </w:p>
    <w:p w14:paraId="460FBF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'-class'</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'main'</w:t>
      </w:r>
      <w:r>
        <w:rPr>
          <w:rFonts w:ascii="Menlo Regular" w:hAnsi="Menlo Regular" w:cs="Menlo Regular"/>
          <w:color w:val="000000"/>
          <w:sz w:val="22"/>
          <w:szCs w:val="22"/>
          <w:lang w:val="en-US"/>
        </w:rPr>
        <w:t>,</w:t>
      </w:r>
    </w:p>
    <w:p w14:paraId="6532DB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B24784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7127832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%seen;</w:t>
      </w:r>
    </w:p>
    <w:p w14:paraId="13E03C8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%area;</w:t>
      </w:r>
    </w:p>
    <w:p w14:paraId="1C7EBF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57889F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read the image</w:t>
      </w:r>
    </w:p>
    <w:p w14:paraId="3C51D5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"going to read image '$infile'"</w:t>
      </w:r>
      <w:r>
        <w:rPr>
          <w:rFonts w:ascii="Menlo Regular" w:hAnsi="Menlo Regular" w:cs="Menlo Regular"/>
          <w:color w:val="000000"/>
          <w:sz w:val="22"/>
          <w:szCs w:val="22"/>
          <w:lang w:val="en-US"/>
        </w:rPr>
        <w:t>);</w:t>
      </w:r>
    </w:p>
    <w:p w14:paraId="2A7934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$msg = $img-&gt;Read($infile);</w:t>
      </w:r>
    </w:p>
    <w:p w14:paraId="06EA41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3D282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DDED8D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get width and height</w:t>
      </w:r>
    </w:p>
    <w:p w14:paraId="093066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$width  = $img-&gt;Get(</w:t>
      </w:r>
      <w:r>
        <w:rPr>
          <w:rFonts w:ascii="Menlo Regular" w:hAnsi="Menlo Regular" w:cs="Menlo Regular"/>
          <w:color w:val="C41A16"/>
          <w:sz w:val="22"/>
          <w:szCs w:val="22"/>
          <w:lang w:val="en-US"/>
        </w:rPr>
        <w:t>'columns'</w:t>
      </w:r>
      <w:r>
        <w:rPr>
          <w:rFonts w:ascii="Menlo Regular" w:hAnsi="Menlo Regular" w:cs="Menlo Regular"/>
          <w:color w:val="000000"/>
          <w:sz w:val="22"/>
          <w:szCs w:val="22"/>
          <w:lang w:val="en-US"/>
        </w:rPr>
        <w:t>);</w:t>
      </w:r>
    </w:p>
    <w:p w14:paraId="20DAF1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$height = $img-&gt;Get(</w:t>
      </w:r>
      <w:r>
        <w:rPr>
          <w:rFonts w:ascii="Menlo Regular" w:hAnsi="Menlo Regular" w:cs="Menlo Regular"/>
          <w:color w:val="C41A16"/>
          <w:sz w:val="22"/>
          <w:szCs w:val="22"/>
          <w:lang w:val="en-US"/>
        </w:rPr>
        <w:t>'rows'</w:t>
      </w:r>
      <w:r>
        <w:rPr>
          <w:rFonts w:ascii="Menlo Regular" w:hAnsi="Menlo Regular" w:cs="Menlo Regular"/>
          <w:color w:val="000000"/>
          <w:sz w:val="22"/>
          <w:szCs w:val="22"/>
          <w:lang w:val="en-US"/>
        </w:rPr>
        <w:t>);</w:t>
      </w:r>
    </w:p>
    <w:p w14:paraId="0A70E51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"width: $width height: $height"</w:t>
      </w:r>
      <w:r>
        <w:rPr>
          <w:rFonts w:ascii="Menlo Regular" w:hAnsi="Menlo Regular" w:cs="Menlo Regular"/>
          <w:color w:val="000000"/>
          <w:sz w:val="22"/>
          <w:szCs w:val="22"/>
          <w:lang w:val="en-US"/>
        </w:rPr>
        <w:t>);</w:t>
      </w:r>
    </w:p>
    <w:p w14:paraId="281198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61E893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iterate over all pixels</w:t>
      </w:r>
    </w:p>
    <w:p w14:paraId="1C83FA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$width ) {</w:t>
      </w:r>
    </w:p>
    <w:p w14:paraId="0E3D08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$height ) {</w:t>
      </w:r>
    </w:p>
    <w:p w14:paraId="56703A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2A79C1D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1C0F1AF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$area{$nucleus} ) {</w:t>
      </w:r>
    </w:p>
    <w:p w14:paraId="0A8A74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$size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$area{$nucleus} };</w:t>
      </w:r>
    </w:p>
    <w:p w14:paraId="7C99067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$size &gt; $fuzzyness ) {</w:t>
      </w:r>
    </w:p>
    <w:p w14:paraId="159A150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"found area of $size pixels around nucleus $nucleus"</w:t>
      </w:r>
      <w:r>
        <w:rPr>
          <w:rFonts w:ascii="Menlo Regular" w:hAnsi="Menlo Regular" w:cs="Menlo Regular"/>
          <w:color w:val="000000"/>
          <w:sz w:val="22"/>
          <w:szCs w:val="22"/>
          <w:lang w:val="en-US"/>
        </w:rPr>
        <w:t>);</w:t>
      </w:r>
    </w:p>
    <w:p w14:paraId="53260C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75C4261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00F5783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41119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F0CA06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2271ED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write large areas</w:t>
      </w:r>
    </w:p>
    <w:p w14:paraId="07B310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grep</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$area{$_} } &gt; $fuzzyness } </w:t>
      </w:r>
      <w:r>
        <w:rPr>
          <w:rFonts w:ascii="Menlo Regular" w:hAnsi="Menlo Regular" w:cs="Menlo Regular"/>
          <w:color w:val="AA0D91"/>
          <w:sz w:val="22"/>
          <w:szCs w:val="22"/>
          <w:lang w:val="en-US"/>
        </w:rPr>
        <w:t>keys</w:t>
      </w:r>
      <w:r>
        <w:rPr>
          <w:rFonts w:ascii="Menlo Regular" w:hAnsi="Menlo Regular" w:cs="Menlo Regular"/>
          <w:color w:val="000000"/>
          <w:sz w:val="22"/>
          <w:szCs w:val="22"/>
          <w:lang w:val="en-US"/>
        </w:rPr>
        <w:t xml:space="preserve"> %area ) {</w:t>
      </w:r>
    </w:p>
    <w:p w14:paraId="7B80023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p>
    <w:p w14:paraId="78E19B1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0208D5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27F140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p>
    <w:p w14:paraId="6D44FA7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0A48C6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compute new area</w:t>
      </w:r>
    </w:p>
    <w:p w14:paraId="250242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$new_width  = $max_x - $min_x;</w:t>
      </w:r>
    </w:p>
    <w:p w14:paraId="62C70B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$new_height = $max_y - $min_y;</w:t>
      </w:r>
    </w:p>
    <w:p w14:paraId="090F1CDD" w14:textId="01C6BC2B" w:rsidR="006338D7"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US"/>
        </w:rPr>
      </w:pPr>
      <w:ins w:id="262" w:author="Patrick Gordon Wijntjes" w:date="2014-02-20T10:28:00Z">
        <w:r>
          <w:rPr>
            <w:rFonts w:ascii="Menlo Regular" w:hAnsi="Menlo Regular" w:cs="Menlo Regular"/>
            <w:noProof/>
            <w:color w:val="000000"/>
            <w:sz w:val="22"/>
            <w:szCs w:val="22"/>
            <w:lang w:val="en-US"/>
            <w:rPrChange w:id="263" w:author="Unknown">
              <w:rPr>
                <w:noProof/>
                <w:lang w:val="en-US"/>
              </w:rPr>
            </w:rPrChange>
          </w:rPr>
          <mc:AlternateContent>
            <mc:Choice Requires="wps">
              <w:drawing>
                <wp:anchor distT="0" distB="0" distL="114300" distR="114300" simplePos="0" relativeHeight="251659264" behindDoc="0" locked="0" layoutInCell="1" allowOverlap="1" wp14:anchorId="6DB18274" wp14:editId="57BE3ECA">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ins>
      <w:r w:rsidR="006338D7">
        <w:rPr>
          <w:rFonts w:ascii="Menlo Regular" w:hAnsi="Menlo Regular" w:cs="Menlo Regular"/>
          <w:color w:val="000000"/>
          <w:sz w:val="22"/>
          <w:szCs w:val="22"/>
          <w:lang w:val="en-US"/>
        </w:rPr>
        <w:tab/>
        <w:t>$log-&gt;info(</w:t>
      </w:r>
      <w:r w:rsidR="006338D7">
        <w:rPr>
          <w:rFonts w:ascii="Menlo Regular" w:hAnsi="Menlo Regular" w:cs="Menlo Regular"/>
          <w:color w:val="C41A16"/>
          <w:sz w:val="22"/>
          <w:szCs w:val="22"/>
          <w:lang w:val="en-US"/>
        </w:rPr>
        <w:t>"going to write $nucleus to ${new_width}x${new_height} file"</w:t>
      </w:r>
      <w:r w:rsidR="006338D7">
        <w:rPr>
          <w:rFonts w:ascii="Menlo Regular" w:hAnsi="Menlo Regular" w:cs="Menlo Regular"/>
          <w:color w:val="000000"/>
          <w:sz w:val="22"/>
          <w:szCs w:val="22"/>
          <w:lang w:val="en-US"/>
        </w:rPr>
        <w:t>);</w:t>
      </w:r>
    </w:p>
    <w:p w14:paraId="23D2F4D9" w14:textId="71D48A33"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6F07E2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create new image, set dimensions, make white background</w:t>
      </w:r>
    </w:p>
    <w:p w14:paraId="1C9888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'size'</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"${new_width}x${new_height}"</w:t>
      </w:r>
      <w:r>
        <w:rPr>
          <w:rFonts w:ascii="Menlo Regular" w:hAnsi="Menlo Regular" w:cs="Menlo Regular"/>
          <w:color w:val="000000"/>
          <w:sz w:val="22"/>
          <w:szCs w:val="22"/>
          <w:lang w:val="en-US"/>
        </w:rPr>
        <w:t xml:space="preserve"> );</w:t>
      </w:r>
    </w:p>
    <w:p w14:paraId="22CC406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$new_img-&gt;Read(</w:t>
      </w:r>
      <w:r>
        <w:rPr>
          <w:rFonts w:ascii="Menlo Regular" w:hAnsi="Menlo Regular" w:cs="Menlo Regular"/>
          <w:color w:val="C41A16"/>
          <w:sz w:val="22"/>
          <w:szCs w:val="22"/>
          <w:lang w:val="en-US"/>
        </w:rPr>
        <w:t>'xc:white'</w:t>
      </w: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tab/>
      </w:r>
    </w:p>
    <w:p w14:paraId="10D092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2C99D0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"instantiated new image"</w:t>
      </w:r>
      <w:r>
        <w:rPr>
          <w:rFonts w:ascii="Menlo Regular" w:hAnsi="Menlo Regular" w:cs="Menlo Regular"/>
          <w:color w:val="000000"/>
          <w:sz w:val="22"/>
          <w:szCs w:val="22"/>
          <w:lang w:val="en-US"/>
        </w:rPr>
        <w:t>);</w:t>
      </w:r>
    </w:p>
    <w:p w14:paraId="23DE8E5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C06784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assign pixels</w:t>
      </w:r>
    </w:p>
    <w:p w14:paraId="0F4197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$new_width ) {</w:t>
      </w:r>
    </w:p>
    <w:p w14:paraId="626E78A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$new_height ) {</w:t>
      </w:r>
    </w:p>
    <w:p w14:paraId="431672E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$loc = ( $x + $min_x ) . </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 xml:space="preserve"> . ( $y + $min_y );</w:t>
      </w:r>
    </w:p>
    <w:p w14:paraId="4F44086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$seen{$loc} ) {</w:t>
      </w:r>
    </w:p>
    <w:p w14:paraId="000224A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$msg = $new_img-&gt;SetPixel(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'color'</w:t>
      </w:r>
      <w:r>
        <w:rPr>
          <w:rFonts w:ascii="Menlo Regular" w:hAnsi="Menlo Regular" w:cs="Menlo Regular"/>
          <w:color w:val="000000"/>
          <w:sz w:val="22"/>
          <w:szCs w:val="22"/>
          <w:lang w:val="en-US"/>
        </w:rPr>
        <w:t xml:space="preserve"> =&gt; $seen{$loc} );</w:t>
      </w:r>
    </w:p>
    <w:p w14:paraId="6D44724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75E111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66FA8E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4AFB9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475E30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"assigned new pixels"</w:t>
      </w:r>
      <w:r>
        <w:rPr>
          <w:rFonts w:ascii="Menlo Regular" w:hAnsi="Menlo Regular" w:cs="Menlo Regular"/>
          <w:color w:val="000000"/>
          <w:sz w:val="22"/>
          <w:szCs w:val="22"/>
          <w:lang w:val="en-US"/>
        </w:rPr>
        <w:t>);</w:t>
      </w:r>
    </w:p>
    <w:p w14:paraId="29943D9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370AC7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write image</w:t>
      </w:r>
    </w:p>
    <w:p w14:paraId="338DD1A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$new_img-&gt;Write(</w:t>
      </w:r>
      <w:r>
        <w:rPr>
          <w:rFonts w:ascii="Menlo Regular" w:hAnsi="Menlo Regular" w:cs="Menlo Regular"/>
          <w:color w:val="C41A16"/>
          <w:sz w:val="22"/>
          <w:szCs w:val="22"/>
          <w:lang w:val="en-US"/>
        </w:rPr>
        <w:t>"${nucleus}.png"</w:t>
      </w:r>
      <w:r>
        <w:rPr>
          <w:rFonts w:ascii="Menlo Regular" w:hAnsi="Menlo Regular" w:cs="Menlo Regular"/>
          <w:color w:val="000000"/>
          <w:sz w:val="22"/>
          <w:szCs w:val="22"/>
          <w:lang w:val="en-US"/>
        </w:rPr>
        <w:t>);</w:t>
      </w:r>
    </w:p>
    <w:p w14:paraId="62B1FD3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14B19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"wrote image ${nucleus}.png"</w:t>
      </w:r>
      <w:r>
        <w:rPr>
          <w:rFonts w:ascii="Menlo Regular" w:hAnsi="Menlo Regular" w:cs="Menlo Regular"/>
          <w:color w:val="000000"/>
          <w:sz w:val="22"/>
          <w:szCs w:val="22"/>
          <w:lang w:val="en-US"/>
        </w:rPr>
        <w:t>);</w:t>
      </w:r>
    </w:p>
    <w:p w14:paraId="192758C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58694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670D1E5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sub</w:t>
      </w:r>
      <w:r>
        <w:rPr>
          <w:rFonts w:ascii="Menlo Regular" w:hAnsi="Menlo Regular" w:cs="Menlo Regular"/>
          <w:color w:val="000000"/>
          <w:sz w:val="22"/>
          <w:szCs w:val="22"/>
          <w:lang w:val="en-US"/>
        </w:rPr>
        <w:t xml:space="preserve"> recurse {</w:t>
      </w:r>
    </w:p>
    <w:p w14:paraId="7D52F22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%args = @_;</w:t>
      </w:r>
    </w:p>
    <w:p w14:paraId="7220EB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408E08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get sub args</w:t>
      </w:r>
    </w:p>
    <w:p w14:paraId="139B9D9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delete</w:t>
      </w:r>
      <w:r>
        <w:rPr>
          <w:rFonts w:ascii="Menlo Regular" w:hAnsi="Menlo Regular" w:cs="Menlo Regular"/>
          <w:color w:val="000000"/>
          <w:sz w:val="22"/>
          <w:szCs w:val="22"/>
          <w:lang w:val="en-US"/>
        </w:rPr>
        <w:t xml:space="preserve"> $args{nucleus};</w:t>
      </w:r>
    </w:p>
    <w:p w14:paraId="53F9D3B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 $x, $y ) = @args{qw(x y)};</w:t>
      </w:r>
    </w:p>
    <w:p w14:paraId="323C0B3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48720D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sample the focal pixel</w:t>
      </w:r>
    </w:p>
    <w:p w14:paraId="0F0476A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@pixel = $img-&gt;GetPixel(%args);</w:t>
      </w:r>
    </w:p>
    <w:p w14:paraId="3947EF1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7ACB8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if pixel is darker than threshold and not yet seen...</w:t>
      </w:r>
    </w:p>
    <w:p w14:paraId="583D29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sum(@pixel)/</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(@pixel) &lt; $threshold &amp;&amp; ! $seen{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w:t>
      </w:r>
    </w:p>
    <w:p w14:paraId="3D7152E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$log-&gt;debug(</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3F8577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7E445E5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the pixel</w:t>
      </w:r>
    </w:p>
    <w:p w14:paraId="1FE3976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\@pixel;</w:t>
      </w:r>
    </w:p>
    <w:p w14:paraId="793430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24873A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initialize area around current nucleus</w:t>
      </w:r>
    </w:p>
    <w:p w14:paraId="108A10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$area{$nucleus} = []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not $area{$nucleus};</w:t>
      </w:r>
    </w:p>
    <w:p w14:paraId="1B98C35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E8B7B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id of the focal pixel</w:t>
      </w:r>
    </w:p>
    <w:p w14:paraId="58066C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push</w:t>
      </w:r>
      <w:r>
        <w:rPr>
          <w:rFonts w:ascii="Menlo Regular" w:hAnsi="Menlo Regular" w:cs="Menlo Regular"/>
          <w:color w:val="000000"/>
          <w:sz w:val="22"/>
          <w:szCs w:val="22"/>
          <w:lang w:val="en-US"/>
        </w:rPr>
        <w:t xml:space="preserve"> @{ $area{$nucleus}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0971CC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DD059B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start growing the area</w:t>
      </w:r>
    </w:p>
    <w:p w14:paraId="6D0FDB9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146701C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4EBCCAE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3BC0A0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67DD7BD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36E4259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98401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&lt; $width ) {</w:t>
      </w:r>
    </w:p>
    <w:p w14:paraId="08413D8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9E29B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58736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&lt; $height ) {</w:t>
      </w:r>
    </w:p>
    <w:p w14:paraId="7F3C83F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FA07FB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B4F69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09579B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16B7550" w14:textId="77777777" w:rsidR="006338D7" w:rsidRDefault="006338D7" w:rsidP="006338D7">
      <w:r>
        <w:br w:type="page"/>
      </w:r>
    </w:p>
    <w:p w14:paraId="60424C24" w14:textId="45240724" w:rsidR="00D16416" w:rsidRDefault="00D16416" w:rsidP="00D16416">
      <w:pPr>
        <w:pStyle w:val="Kop4"/>
        <w:numPr>
          <w:ilvl w:val="2"/>
          <w:numId w:val="1"/>
        </w:numPr>
      </w:pPr>
      <w:bookmarkStart w:id="264" w:name="_Toc254509765"/>
      <w:ins w:id="265" w:author="Patrick Gordon Wijntjes" w:date="2014-02-20T09:55:00Z">
        <w:r>
          <w:lastRenderedPageBreak/>
          <w:t>traindata.pl</w:t>
        </w:r>
      </w:ins>
      <w:ins w:id="266" w:author="Patrick Gordon Wijntjes" w:date="2014-02-20T09:58:00Z">
        <w:r w:rsidR="009F6D98">
          <w:t xml:space="preserve"> [19</w:t>
        </w:r>
        <w:r>
          <w:t>]</w:t>
        </w:r>
      </w:ins>
      <w:bookmarkEnd w:id="264"/>
    </w:p>
    <w:p w14:paraId="2A16CB9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#!/usr/bin/perl</w:t>
      </w:r>
    </w:p>
    <w:p w14:paraId="478E239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strict;</w:t>
      </w:r>
    </w:p>
    <w:p w14:paraId="32F9769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warnings;</w:t>
      </w:r>
    </w:p>
    <w:p w14:paraId="27471A9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Getopt::Long;</w:t>
      </w:r>
    </w:p>
    <w:p w14:paraId="6DD3818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Fingerprint </w:t>
      </w:r>
      <w:r w:rsidRPr="00D16416">
        <w:rPr>
          <w:rFonts w:ascii="Menlo Regular" w:hAnsi="Menlo Regular" w:cs="Menlo Regular"/>
          <w:color w:val="C41A16"/>
          <w:sz w:val="22"/>
          <w:szCs w:val="22"/>
          <w:lang w:val="en-US"/>
        </w:rPr>
        <w:t>'make_fingerprint'</w:t>
      </w:r>
      <w:r w:rsidRPr="00D16416">
        <w:rPr>
          <w:rFonts w:ascii="Menlo Regular" w:hAnsi="Menlo Regular" w:cs="Menlo Regular"/>
          <w:color w:val="000000"/>
          <w:sz w:val="22"/>
          <w:szCs w:val="22"/>
          <w:lang w:val="en-US"/>
        </w:rPr>
        <w:t>;</w:t>
      </w:r>
    </w:p>
    <w:p w14:paraId="661DB34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Bio::Phylo::Util::Logger </w:t>
      </w:r>
      <w:r w:rsidRPr="00D16416">
        <w:rPr>
          <w:rFonts w:ascii="Menlo Regular" w:hAnsi="Menlo Regular" w:cs="Menlo Regular"/>
          <w:color w:val="C41A16"/>
          <w:sz w:val="22"/>
          <w:szCs w:val="22"/>
          <w:lang w:val="en-US"/>
        </w:rPr>
        <w:t>':levels'</w:t>
      </w:r>
      <w:r w:rsidRPr="00D16416">
        <w:rPr>
          <w:rFonts w:ascii="Menlo Regular" w:hAnsi="Menlo Regular" w:cs="Menlo Regular"/>
          <w:color w:val="000000"/>
          <w:sz w:val="22"/>
          <w:szCs w:val="22"/>
          <w:lang w:val="en-US"/>
        </w:rPr>
        <w:t>;</w:t>
      </w:r>
    </w:p>
    <w:p w14:paraId="1C734EF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0EA9E92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process command line arguments</w:t>
      </w:r>
    </w:p>
    <w:p w14:paraId="2761205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$verbosity = WARN;</w:t>
      </w:r>
    </w:p>
    <w:p w14:paraId="5423119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$resolution = </w:t>
      </w:r>
      <w:r w:rsidRPr="00D16416">
        <w:rPr>
          <w:rFonts w:ascii="Menlo Regular" w:hAnsi="Menlo Regular" w:cs="Menlo Regular"/>
          <w:color w:val="1C00CF"/>
          <w:sz w:val="22"/>
          <w:szCs w:val="22"/>
          <w:lang w:val="en-US"/>
        </w:rPr>
        <w:t>50</w:t>
      </w:r>
      <w:r w:rsidRPr="00D16416">
        <w:rPr>
          <w:rFonts w:ascii="Menlo Regular" w:hAnsi="Menlo Regular" w:cs="Menlo Regular"/>
          <w:color w:val="000000"/>
          <w:sz w:val="22"/>
          <w:szCs w:val="22"/>
          <w:lang w:val="en-US"/>
        </w:rPr>
        <w:t>;</w:t>
      </w:r>
    </w:p>
    <w:p w14:paraId="606668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$dir;</w:t>
      </w:r>
    </w:p>
    <w:p w14:paraId="53CD95F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$category;</w:t>
      </w:r>
    </w:p>
    <w:p w14:paraId="10FF2D7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GetOptions(</w:t>
      </w:r>
    </w:p>
    <w:p w14:paraId="288067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'category=i'</w:t>
      </w:r>
      <w:r w:rsidRPr="00D16416">
        <w:rPr>
          <w:rFonts w:ascii="Menlo Regular" w:hAnsi="Menlo Regular" w:cs="Menlo Regular"/>
          <w:color w:val="000000"/>
          <w:sz w:val="22"/>
          <w:szCs w:val="22"/>
          <w:lang w:val="en-US"/>
        </w:rPr>
        <w:t xml:space="preserve">   =&gt; \$category,</w:t>
      </w:r>
    </w:p>
    <w:p w14:paraId="6119270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'resolution=i'</w:t>
      </w:r>
      <w:r w:rsidRPr="00D16416">
        <w:rPr>
          <w:rFonts w:ascii="Menlo Regular" w:hAnsi="Menlo Regular" w:cs="Menlo Regular"/>
          <w:color w:val="000000"/>
          <w:sz w:val="22"/>
          <w:szCs w:val="22"/>
          <w:lang w:val="en-US"/>
        </w:rPr>
        <w:t xml:space="preserve"> =&gt; \$resolution,</w:t>
      </w:r>
    </w:p>
    <w:p w14:paraId="1CFC636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'dir=s'</w:t>
      </w:r>
      <w:r w:rsidRPr="00D16416">
        <w:rPr>
          <w:rFonts w:ascii="Menlo Regular" w:hAnsi="Menlo Regular" w:cs="Menlo Regular"/>
          <w:color w:val="000000"/>
          <w:sz w:val="22"/>
          <w:szCs w:val="22"/>
          <w:lang w:val="en-US"/>
        </w:rPr>
        <w:t xml:space="preserve">        =&gt; \$dir,</w:t>
      </w:r>
    </w:p>
    <w:p w14:paraId="197D86E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'verbose+'</w:t>
      </w:r>
      <w:r w:rsidRPr="00D16416">
        <w:rPr>
          <w:rFonts w:ascii="Menlo Regular" w:hAnsi="Menlo Regular" w:cs="Menlo Regular"/>
          <w:color w:val="000000"/>
          <w:sz w:val="22"/>
          <w:szCs w:val="22"/>
          <w:lang w:val="en-US"/>
        </w:rPr>
        <w:t xml:space="preserve">     =&gt; \$verbosity,</w:t>
      </w:r>
    </w:p>
    <w:p w14:paraId="7FAC7599"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1628653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6BEF75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instantiate helper objects</w:t>
      </w:r>
    </w:p>
    <w:p w14:paraId="0722DB8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$log = Bio::Phylo::Util::Logger-&gt;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5F4DBD7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'-level'</w:t>
      </w:r>
      <w:r w:rsidRPr="00D16416">
        <w:rPr>
          <w:rFonts w:ascii="Menlo Regular" w:hAnsi="Menlo Regular" w:cs="Menlo Regular"/>
          <w:color w:val="000000"/>
          <w:sz w:val="22"/>
          <w:szCs w:val="22"/>
          <w:lang w:val="en-US"/>
        </w:rPr>
        <w:t xml:space="preserve"> =&gt; $verbosity,</w:t>
      </w:r>
    </w:p>
    <w:p w14:paraId="446A40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'-class'</w:t>
      </w:r>
      <w:r w:rsidRPr="00D16416">
        <w:rPr>
          <w:rFonts w:ascii="Menlo Regular" w:hAnsi="Menlo Regular" w:cs="Menlo Regular"/>
          <w:color w:val="000000"/>
          <w:sz w:val="22"/>
          <w:szCs w:val="22"/>
          <w:lang w:val="en-US"/>
        </w:rPr>
        <w:t xml:space="preserve"> =&gt; [ </w:t>
      </w:r>
      <w:r w:rsidRPr="00D16416">
        <w:rPr>
          <w:rFonts w:ascii="Menlo Regular" w:hAnsi="Menlo Regular" w:cs="Menlo Regular"/>
          <w:color w:val="C41A16"/>
          <w:sz w:val="22"/>
          <w:szCs w:val="22"/>
          <w:lang w:val="en-US"/>
        </w:rPr>
        <w:t>'main'</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'Fingerprint'</w:t>
      </w:r>
      <w:r w:rsidRPr="00D16416">
        <w:rPr>
          <w:rFonts w:ascii="Menlo Regular" w:hAnsi="Menlo Regular" w:cs="Menlo Regular"/>
          <w:color w:val="000000"/>
          <w:sz w:val="22"/>
          <w:szCs w:val="22"/>
          <w:lang w:val="en-US"/>
        </w:rPr>
        <w:t xml:space="preserve"> ],</w:t>
      </w:r>
    </w:p>
    <w:p w14:paraId="3B43846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283C59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E2F94E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print the header</w:t>
      </w:r>
    </w:p>
    <w:p w14:paraId="726FCFA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"image\t"</w:t>
      </w:r>
      <w:r w:rsidRPr="00D16416">
        <w:rPr>
          <w:rFonts w:ascii="Menlo Regular" w:hAnsi="Menlo Regular" w:cs="Menlo Regular"/>
          <w:color w:val="000000"/>
          <w:sz w:val="22"/>
          <w:szCs w:val="22"/>
          <w:lang w:val="en-US"/>
        </w:rPr>
        <w:t>;</w:t>
      </w:r>
    </w:p>
    <w:p w14:paraId="467D6D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$axis ( qw(vert horiz) ) {</w:t>
      </w:r>
    </w:p>
    <w:p w14:paraId="54E8D20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$color ( qw(red green blue) ) {</w:t>
      </w:r>
    </w:p>
    <w:p w14:paraId="02CEC1A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$max = $axis </w:t>
      </w:r>
      <w:r w:rsidRPr="00D16416">
        <w:rPr>
          <w:rFonts w:ascii="Menlo Regular" w:hAnsi="Menlo Regular" w:cs="Menlo Regular"/>
          <w:color w:val="AA0D91"/>
          <w:sz w:val="22"/>
          <w:szCs w:val="22"/>
          <w:lang w:val="en-US"/>
        </w:rPr>
        <w:t>eq</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'horiz'</w:t>
      </w:r>
      <w:r w:rsidRPr="00D16416">
        <w:rPr>
          <w:rFonts w:ascii="Menlo Regular" w:hAnsi="Menlo Regular" w:cs="Menlo Regular"/>
          <w:color w:val="000000"/>
          <w:sz w:val="22"/>
          <w:szCs w:val="22"/>
          <w:lang w:val="en-US"/>
        </w:rPr>
        <w:t xml:space="preserve"> ? $resolution / </w:t>
      </w:r>
      <w:r w:rsidRPr="00D16416">
        <w:rPr>
          <w:rFonts w:ascii="Menlo Regular" w:hAnsi="Menlo Regular" w:cs="Menlo Regular"/>
          <w:color w:val="1C00CF"/>
          <w:sz w:val="22"/>
          <w:szCs w:val="22"/>
          <w:lang w:val="en-US"/>
        </w:rPr>
        <w:t>2</w:t>
      </w:r>
      <w:r w:rsidRPr="00D16416">
        <w:rPr>
          <w:rFonts w:ascii="Menlo Regular" w:hAnsi="Menlo Regular" w:cs="Menlo Regular"/>
          <w:color w:val="000000"/>
          <w:sz w:val="22"/>
          <w:szCs w:val="22"/>
          <w:lang w:val="en-US"/>
        </w:rPr>
        <w:t xml:space="preserve"> : $resolution;</w:t>
      </w:r>
    </w:p>
    <w:p w14:paraId="50E8968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 ( </w:t>
      </w:r>
      <w:r w:rsidRPr="00D16416">
        <w:rPr>
          <w:rFonts w:ascii="Menlo Regular" w:hAnsi="Menlo Regular" w:cs="Menlo Regular"/>
          <w:color w:val="1C00CF"/>
          <w:sz w:val="22"/>
          <w:szCs w:val="22"/>
          <w:lang w:val="en-US"/>
        </w:rPr>
        <w:t>1</w:t>
      </w:r>
      <w:r w:rsidRPr="00D16416">
        <w:rPr>
          <w:rFonts w:ascii="Menlo Regular" w:hAnsi="Menlo Regular" w:cs="Menlo Regular"/>
          <w:color w:val="000000"/>
          <w:sz w:val="22"/>
          <w:szCs w:val="22"/>
          <w:lang w:val="en-US"/>
        </w:rPr>
        <w:t xml:space="preserve"> .. $max ) {</w:t>
      </w:r>
    </w:p>
    <w:p w14:paraId="05E2EDD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"${axis}.${color}.${i}\t"</w:t>
      </w:r>
      <w:r w:rsidRPr="00D16416">
        <w:rPr>
          <w:rFonts w:ascii="Menlo Regular" w:hAnsi="Menlo Regular" w:cs="Menlo Regular"/>
          <w:color w:val="000000"/>
          <w:sz w:val="22"/>
          <w:szCs w:val="22"/>
          <w:lang w:val="en-US"/>
        </w:rPr>
        <w:t>;</w:t>
      </w:r>
      <w:r w:rsidRPr="00D16416">
        <w:rPr>
          <w:rFonts w:ascii="Menlo Regular" w:hAnsi="Menlo Regular" w:cs="Menlo Regular"/>
          <w:color w:val="000000"/>
          <w:sz w:val="22"/>
          <w:szCs w:val="22"/>
          <w:lang w:val="en-US"/>
        </w:rPr>
        <w:tab/>
      </w:r>
    </w:p>
    <w:p w14:paraId="6DCA4DA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0512F57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p>
    <w:p w14:paraId="436077D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66E1DB6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"category\n"</w:t>
      </w:r>
      <w:r w:rsidRPr="00D16416">
        <w:rPr>
          <w:rFonts w:ascii="Menlo Regular" w:hAnsi="Menlo Regular" w:cs="Menlo Regular"/>
          <w:color w:val="000000"/>
          <w:sz w:val="22"/>
          <w:szCs w:val="22"/>
          <w:lang w:val="en-US"/>
        </w:rPr>
        <w:t>;</w:t>
      </w:r>
    </w:p>
    <w:p w14:paraId="01ABD58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382AF88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start reading the images</w:t>
      </w:r>
    </w:p>
    <w:p w14:paraId="638D292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$log-&gt;info(</w:t>
      </w:r>
      <w:r w:rsidRPr="00D16416">
        <w:rPr>
          <w:rFonts w:ascii="Menlo Regular" w:hAnsi="Menlo Regular" w:cs="Menlo Regular"/>
          <w:color w:val="C41A16"/>
          <w:sz w:val="22"/>
          <w:szCs w:val="22"/>
          <w:lang w:val="en-US"/>
        </w:rPr>
        <w:t>"going to read images from $dir"</w:t>
      </w:r>
      <w:r w:rsidRPr="00D16416">
        <w:rPr>
          <w:rFonts w:ascii="Menlo Regular" w:hAnsi="Menlo Regular" w:cs="Menlo Regular"/>
          <w:color w:val="000000"/>
          <w:sz w:val="22"/>
          <w:szCs w:val="22"/>
          <w:lang w:val="en-US"/>
        </w:rPr>
        <w:t>);</w:t>
      </w:r>
    </w:p>
    <w:p w14:paraId="3970093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opendir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$dh, $dir </w:t>
      </w:r>
      <w:r w:rsidRPr="00D16416">
        <w:rPr>
          <w:rFonts w:ascii="Menlo Regular" w:hAnsi="Menlo Regular" w:cs="Menlo Regular"/>
          <w:color w:val="AA0D91"/>
          <w:sz w:val="22"/>
          <w:szCs w:val="22"/>
          <w:lang w:val="en-US"/>
        </w:rPr>
        <w:t>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die</w:t>
      </w:r>
      <w:r w:rsidRPr="00D16416">
        <w:rPr>
          <w:rFonts w:ascii="Menlo Regular" w:hAnsi="Menlo Regular" w:cs="Menlo Regular"/>
          <w:color w:val="000000"/>
          <w:sz w:val="22"/>
          <w:szCs w:val="22"/>
          <w:lang w:val="en-US"/>
        </w:rPr>
        <w:t xml:space="preserve"> $!;</w:t>
      </w:r>
    </w:p>
    <w:p w14:paraId="1A1F6E1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while</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$entry = </w:t>
      </w:r>
      <w:r w:rsidRPr="00D16416">
        <w:rPr>
          <w:rFonts w:ascii="Menlo Regular" w:hAnsi="Menlo Regular" w:cs="Menlo Regular"/>
          <w:color w:val="AA0D91"/>
          <w:sz w:val="22"/>
          <w:szCs w:val="22"/>
          <w:lang w:val="en-US"/>
        </w:rPr>
        <w:t>readdir</w:t>
      </w:r>
      <w:r w:rsidRPr="00D16416">
        <w:rPr>
          <w:rFonts w:ascii="Menlo Regular" w:hAnsi="Menlo Regular" w:cs="Menlo Regular"/>
          <w:color w:val="000000"/>
          <w:sz w:val="22"/>
          <w:szCs w:val="22"/>
          <w:lang w:val="en-US"/>
        </w:rPr>
        <w:t xml:space="preserve"> $dh ) {</w:t>
      </w:r>
    </w:p>
    <w:p w14:paraId="42CEFE4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19FEFF0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only read png files created by splitter.pl</w:t>
      </w:r>
    </w:p>
    <w:p w14:paraId="6689AF3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if</w:t>
      </w:r>
      <w:r w:rsidRPr="00D16416">
        <w:rPr>
          <w:rFonts w:ascii="Menlo Regular" w:hAnsi="Menlo Regular" w:cs="Menlo Regular"/>
          <w:color w:val="000000"/>
          <w:sz w:val="22"/>
          <w:szCs w:val="22"/>
          <w:lang w:val="en-US"/>
        </w:rPr>
        <w:t xml:space="preserve"> ( $entry =~ /(\d+,\d+)\.png/ ) {</w:t>
      </w:r>
    </w:p>
    <w:p w14:paraId="4B12BED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$nucleus = $1;</w:t>
      </w:r>
    </w:p>
    <w:p w14:paraId="2931433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@row = ( $nucleus );</w:t>
      </w:r>
    </w:p>
    <w:p w14:paraId="61EC2C0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3C63133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read image</w:t>
      </w:r>
    </w:p>
    <w:p w14:paraId="3FE40D2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$img = Image::Magick-&gt;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2ADA510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make_fingerprint( </w:t>
      </w:r>
    </w:p>
    <w:p w14:paraId="1463B05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'file'</w:t>
      </w:r>
      <w:r w:rsidRPr="00D16416">
        <w:rPr>
          <w:rFonts w:ascii="Menlo Regular" w:hAnsi="Menlo Regular" w:cs="Menlo Regular"/>
          <w:color w:val="000000"/>
          <w:sz w:val="22"/>
          <w:szCs w:val="22"/>
          <w:lang w:val="en-US"/>
        </w:rPr>
        <w:t xml:space="preserve">       =&gt; $dir . </w:t>
      </w:r>
      <w:r w:rsidRPr="00D16416">
        <w:rPr>
          <w:rFonts w:ascii="Menlo Regular" w:hAnsi="Menlo Regular" w:cs="Menlo Regular"/>
          <w:color w:val="C41A16"/>
          <w:sz w:val="22"/>
          <w:szCs w:val="22"/>
          <w:lang w:val="en-US"/>
        </w:rPr>
        <w:t>'/'</w:t>
      </w:r>
      <w:r w:rsidRPr="00D16416">
        <w:rPr>
          <w:rFonts w:ascii="Menlo Regular" w:hAnsi="Menlo Regular" w:cs="Menlo Regular"/>
          <w:color w:val="000000"/>
          <w:sz w:val="22"/>
          <w:szCs w:val="22"/>
          <w:lang w:val="en-US"/>
        </w:rPr>
        <w:t xml:space="preserve"> . $entry,</w:t>
      </w:r>
    </w:p>
    <w:p w14:paraId="4F71E7C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w:t>
      </w:r>
      <w:r w:rsidRPr="00D16416">
        <w:rPr>
          <w:rFonts w:ascii="Menlo Regular" w:hAnsi="Menlo Regular" w:cs="Menlo Regular"/>
          <w:color w:val="000000"/>
          <w:sz w:val="22"/>
          <w:szCs w:val="22"/>
          <w:lang w:val="en-US"/>
        </w:rPr>
        <w:t xml:space="preserve"> =&gt; $resolution,</w:t>
      </w:r>
    </w:p>
    <w:p w14:paraId="5FD5B12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23F9382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lastRenderedPageBreak/>
        <w:tab/>
      </w:r>
      <w:r w:rsidRPr="00D16416">
        <w:rPr>
          <w:rFonts w:ascii="Menlo Regular" w:hAnsi="Menlo Regular" w:cs="Menlo Regular"/>
          <w:color w:val="000000"/>
          <w:sz w:val="22"/>
          <w:szCs w:val="22"/>
          <w:lang w:val="en-US"/>
        </w:rPr>
        <w:tab/>
        <w:t>$log-&gt;info(</w:t>
      </w:r>
      <w:r w:rsidRPr="00D16416">
        <w:rPr>
          <w:rFonts w:ascii="Menlo Regular" w:hAnsi="Menlo Regular" w:cs="Menlo Regular"/>
          <w:color w:val="C41A16"/>
          <w:sz w:val="22"/>
          <w:szCs w:val="22"/>
          <w:lang w:val="en-US"/>
        </w:rPr>
        <w:t>"created fingerprint for $entry"</w:t>
      </w:r>
      <w:r w:rsidRPr="00D16416">
        <w:rPr>
          <w:rFonts w:ascii="Menlo Regular" w:hAnsi="Menlo Regular" w:cs="Menlo Regular"/>
          <w:color w:val="000000"/>
          <w:sz w:val="22"/>
          <w:szCs w:val="22"/>
          <w:lang w:val="en-US"/>
        </w:rPr>
        <w:t>);</w:t>
      </w:r>
    </w:p>
    <w:p w14:paraId="2AEBD8A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34E275A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$category;</w:t>
      </w:r>
    </w:p>
    <w:p w14:paraId="6EC74C7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join</w:t>
      </w:r>
      <w:r w:rsidRPr="00D16416">
        <w:rPr>
          <w:rFonts w:ascii="Menlo Regular" w:hAnsi="Menlo Regular" w:cs="Menlo Regular"/>
          <w:color w:val="000000"/>
          <w:sz w:val="22"/>
          <w:szCs w:val="22"/>
          <w:lang w:val="en-US"/>
        </w:rPr>
        <w:t>(</w:t>
      </w:r>
      <w:r w:rsidRPr="00D16416">
        <w:rPr>
          <w:rFonts w:ascii="Menlo Regular" w:hAnsi="Menlo Regular" w:cs="Menlo Regular"/>
          <w:color w:val="C41A16"/>
          <w:sz w:val="22"/>
          <w:szCs w:val="22"/>
          <w:lang w:val="en-US"/>
        </w:rPr>
        <w:t>"\t"</w:t>
      </w:r>
      <w:r w:rsidRPr="00D16416">
        <w:rPr>
          <w:rFonts w:ascii="Menlo Regular" w:hAnsi="Menlo Regular" w:cs="Menlo Regular"/>
          <w:color w:val="000000"/>
          <w:sz w:val="22"/>
          <w:szCs w:val="22"/>
          <w:lang w:val="en-US"/>
        </w:rPr>
        <w:t xml:space="preserve">, @row), </w:t>
      </w:r>
      <w:r w:rsidRPr="00D16416">
        <w:rPr>
          <w:rFonts w:ascii="Menlo Regular" w:hAnsi="Menlo Regular" w:cs="Menlo Regular"/>
          <w:color w:val="C41A16"/>
          <w:sz w:val="22"/>
          <w:szCs w:val="22"/>
          <w:lang w:val="en-US"/>
        </w:rPr>
        <w:t>"\n"</w:t>
      </w:r>
      <w:r w:rsidRPr="00D16416">
        <w:rPr>
          <w:rFonts w:ascii="Menlo Regular" w:hAnsi="Menlo Regular" w:cs="Menlo Regular"/>
          <w:color w:val="000000"/>
          <w:sz w:val="22"/>
          <w:szCs w:val="22"/>
          <w:lang w:val="en-US"/>
        </w:rPr>
        <w:t>;</w:t>
      </w:r>
    </w:p>
    <w:p w14:paraId="6ECE88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r w:rsidRPr="00D16416">
        <w:rPr>
          <w:rFonts w:ascii="Menlo Regular" w:hAnsi="Menlo Regular" w:cs="Menlo Regular"/>
          <w:color w:val="000000"/>
          <w:sz w:val="22"/>
          <w:szCs w:val="22"/>
          <w:lang w:val="en-US"/>
        </w:rPr>
        <w:tab/>
      </w:r>
    </w:p>
    <w:p w14:paraId="1BE96051" w14:textId="6B57C1BC" w:rsid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20B03772" w14:textId="3EB30DFD" w:rsidR="00D16416" w:rsidRDefault="00D16416" w:rsidP="00D16416">
      <w:pPr>
        <w:pStyle w:val="Kop4"/>
        <w:numPr>
          <w:ilvl w:val="2"/>
          <w:numId w:val="1"/>
        </w:numPr>
        <w:rPr>
          <w:lang w:val="en-US"/>
        </w:rPr>
      </w:pPr>
      <w:bookmarkStart w:id="267" w:name="_Toc254509766"/>
      <w:ins w:id="268" w:author="Patrick Gordon Wijntjes" w:date="2014-02-20T09:57:00Z">
        <w:r>
          <w:rPr>
            <w:lang w:val="en-US"/>
          </w:rPr>
          <w:lastRenderedPageBreak/>
          <w:t>traindata2.pl</w:t>
        </w:r>
      </w:ins>
      <w:ins w:id="269" w:author="Patrick Gordon Wijntjes" w:date="2014-02-20T09:58:00Z">
        <w:r w:rsidR="009F6D98">
          <w:rPr>
            <w:lang w:val="en-US"/>
          </w:rPr>
          <w:t xml:space="preserve"> [19</w:t>
        </w:r>
        <w:r>
          <w:rPr>
            <w:lang w:val="en-US"/>
          </w:rPr>
          <w:t>]</w:t>
        </w:r>
      </w:ins>
      <w:bookmarkEnd w:id="267"/>
    </w:p>
    <w:p w14:paraId="0828514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#!/usr/bin/perl</w:t>
      </w:r>
    </w:p>
    <w:p w14:paraId="0DC1BAE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strict;</w:t>
      </w:r>
    </w:p>
    <w:p w14:paraId="5C2AE6C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warnings;</w:t>
      </w:r>
    </w:p>
    <w:p w14:paraId="74E57F5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Getopt::Long;</w:t>
      </w:r>
    </w:p>
    <w:p w14:paraId="23524AC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Fingerprint </w:t>
      </w:r>
      <w:r w:rsidRPr="00D16416">
        <w:rPr>
          <w:rFonts w:ascii="Menlo Regular" w:hAnsi="Menlo Regular" w:cs="Menlo Regular"/>
          <w:color w:val="C41A16"/>
          <w:sz w:val="22"/>
          <w:szCs w:val="22"/>
          <w:lang w:val="en-US"/>
        </w:rPr>
        <w:t>'make_fingerprint'</w:t>
      </w:r>
      <w:r w:rsidRPr="00D16416">
        <w:rPr>
          <w:rFonts w:ascii="Menlo Regular" w:hAnsi="Menlo Regular" w:cs="Menlo Regular"/>
          <w:color w:val="000000"/>
          <w:sz w:val="22"/>
          <w:szCs w:val="22"/>
          <w:lang w:val="en-US"/>
        </w:rPr>
        <w:t>;</w:t>
      </w:r>
    </w:p>
    <w:p w14:paraId="270A793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Bio::Phylo::Util::Logger </w:t>
      </w:r>
      <w:r w:rsidRPr="00D16416">
        <w:rPr>
          <w:rFonts w:ascii="Menlo Regular" w:hAnsi="Menlo Regular" w:cs="Menlo Regular"/>
          <w:color w:val="C41A16"/>
          <w:sz w:val="22"/>
          <w:szCs w:val="22"/>
          <w:lang w:val="en-US"/>
        </w:rPr>
        <w:t>':levels'</w:t>
      </w:r>
      <w:r w:rsidRPr="00D16416">
        <w:rPr>
          <w:rFonts w:ascii="Menlo Regular" w:hAnsi="Menlo Regular" w:cs="Menlo Regular"/>
          <w:color w:val="000000"/>
          <w:sz w:val="22"/>
          <w:szCs w:val="22"/>
          <w:lang w:val="en-US"/>
        </w:rPr>
        <w:t>;</w:t>
      </w:r>
    </w:p>
    <w:p w14:paraId="57D85E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29B73A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process command line arguments</w:t>
      </w:r>
    </w:p>
    <w:p w14:paraId="40B1A4D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$verbosity = WARN;</w:t>
      </w:r>
    </w:p>
    <w:p w14:paraId="7A0DA2A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$resolution = </w:t>
      </w:r>
      <w:r w:rsidRPr="00D16416">
        <w:rPr>
          <w:rFonts w:ascii="Menlo Regular" w:hAnsi="Menlo Regular" w:cs="Menlo Regular"/>
          <w:color w:val="1C00CF"/>
          <w:sz w:val="22"/>
          <w:szCs w:val="22"/>
          <w:lang w:val="en-US"/>
        </w:rPr>
        <w:t>50</w:t>
      </w:r>
      <w:r w:rsidRPr="00D16416">
        <w:rPr>
          <w:rFonts w:ascii="Menlo Regular" w:hAnsi="Menlo Regular" w:cs="Menlo Regular"/>
          <w:color w:val="000000"/>
          <w:sz w:val="22"/>
          <w:szCs w:val="22"/>
          <w:lang w:val="en-US"/>
        </w:rPr>
        <w:t>;</w:t>
      </w:r>
    </w:p>
    <w:p w14:paraId="78258C4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$dir;</w:t>
      </w:r>
    </w:p>
    <w:p w14:paraId="53834ED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$category;</w:t>
      </w:r>
    </w:p>
    <w:p w14:paraId="6F74803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GetOptions(</w:t>
      </w:r>
    </w:p>
    <w:p w14:paraId="6367D6A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'category=i'</w:t>
      </w:r>
      <w:r w:rsidRPr="00D16416">
        <w:rPr>
          <w:rFonts w:ascii="Menlo Regular" w:hAnsi="Menlo Regular" w:cs="Menlo Regular"/>
          <w:color w:val="000000"/>
          <w:sz w:val="22"/>
          <w:szCs w:val="22"/>
          <w:lang w:val="en-US"/>
        </w:rPr>
        <w:t xml:space="preserve">   =&gt; \$category,</w:t>
      </w:r>
    </w:p>
    <w:p w14:paraId="21A3D89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'resolution=i'</w:t>
      </w:r>
      <w:r w:rsidRPr="00D16416">
        <w:rPr>
          <w:rFonts w:ascii="Menlo Regular" w:hAnsi="Menlo Regular" w:cs="Menlo Regular"/>
          <w:color w:val="000000"/>
          <w:sz w:val="22"/>
          <w:szCs w:val="22"/>
          <w:lang w:val="en-US"/>
        </w:rPr>
        <w:t xml:space="preserve"> =&gt; \$resolution,</w:t>
      </w:r>
    </w:p>
    <w:p w14:paraId="25B994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'dir=s'</w:t>
      </w:r>
      <w:r w:rsidRPr="00D16416">
        <w:rPr>
          <w:rFonts w:ascii="Menlo Regular" w:hAnsi="Menlo Regular" w:cs="Menlo Regular"/>
          <w:color w:val="000000"/>
          <w:sz w:val="22"/>
          <w:szCs w:val="22"/>
          <w:lang w:val="en-US"/>
        </w:rPr>
        <w:t xml:space="preserve">        =&gt; \$dir,</w:t>
      </w:r>
    </w:p>
    <w:p w14:paraId="5B8CF09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'verbose+'</w:t>
      </w:r>
      <w:r w:rsidRPr="00D16416">
        <w:rPr>
          <w:rFonts w:ascii="Menlo Regular" w:hAnsi="Menlo Regular" w:cs="Menlo Regular"/>
          <w:color w:val="000000"/>
          <w:sz w:val="22"/>
          <w:szCs w:val="22"/>
          <w:lang w:val="en-US"/>
        </w:rPr>
        <w:t xml:space="preserve">     =&gt; \$verbosity,</w:t>
      </w:r>
    </w:p>
    <w:p w14:paraId="48F7362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4EE4AFA9"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3633C32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instantiate helper objects</w:t>
      </w:r>
    </w:p>
    <w:p w14:paraId="7AD2AA6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$log = Bio::Phylo::Util::Logger-&gt;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7EE0E9B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'-level'</w:t>
      </w:r>
      <w:r w:rsidRPr="00D16416">
        <w:rPr>
          <w:rFonts w:ascii="Menlo Regular" w:hAnsi="Menlo Regular" w:cs="Menlo Regular"/>
          <w:color w:val="000000"/>
          <w:sz w:val="22"/>
          <w:szCs w:val="22"/>
          <w:lang w:val="en-US"/>
        </w:rPr>
        <w:t xml:space="preserve"> =&gt; $verbosity,</w:t>
      </w:r>
    </w:p>
    <w:p w14:paraId="157314A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'-class'</w:t>
      </w:r>
      <w:r w:rsidRPr="00D16416">
        <w:rPr>
          <w:rFonts w:ascii="Menlo Regular" w:hAnsi="Menlo Regular" w:cs="Menlo Regular"/>
          <w:color w:val="000000"/>
          <w:sz w:val="22"/>
          <w:szCs w:val="22"/>
          <w:lang w:val="en-US"/>
        </w:rPr>
        <w:t xml:space="preserve"> =&gt; [ </w:t>
      </w:r>
      <w:r w:rsidRPr="00D16416">
        <w:rPr>
          <w:rFonts w:ascii="Menlo Regular" w:hAnsi="Menlo Regular" w:cs="Menlo Regular"/>
          <w:color w:val="C41A16"/>
          <w:sz w:val="22"/>
          <w:szCs w:val="22"/>
          <w:lang w:val="en-US"/>
        </w:rPr>
        <w:t>'main'</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'Fingerprint'</w:t>
      </w:r>
      <w:r w:rsidRPr="00D16416">
        <w:rPr>
          <w:rFonts w:ascii="Menlo Regular" w:hAnsi="Menlo Regular" w:cs="Menlo Regular"/>
          <w:color w:val="000000"/>
          <w:sz w:val="22"/>
          <w:szCs w:val="22"/>
          <w:lang w:val="en-US"/>
        </w:rPr>
        <w:t xml:space="preserve"> ],</w:t>
      </w:r>
    </w:p>
    <w:p w14:paraId="7AED332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78D00DC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60AD3E2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print the header</w:t>
      </w:r>
    </w:p>
    <w:p w14:paraId="7136DE5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"image\t"</w:t>
      </w:r>
      <w:r w:rsidRPr="00D16416">
        <w:rPr>
          <w:rFonts w:ascii="Menlo Regular" w:hAnsi="Menlo Regular" w:cs="Menlo Regular"/>
          <w:color w:val="000000"/>
          <w:sz w:val="22"/>
          <w:szCs w:val="22"/>
          <w:lang w:val="en-US"/>
        </w:rPr>
        <w:t>;</w:t>
      </w:r>
    </w:p>
    <w:p w14:paraId="60FCD74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$axis ( qw(vert horiz) ) {</w:t>
      </w:r>
    </w:p>
    <w:p w14:paraId="5EDC45D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$color ( qw(red green blue) ) {</w:t>
      </w:r>
    </w:p>
    <w:p w14:paraId="4371258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$max = $axis </w:t>
      </w:r>
      <w:r w:rsidRPr="00D16416">
        <w:rPr>
          <w:rFonts w:ascii="Menlo Regular" w:hAnsi="Menlo Regular" w:cs="Menlo Regular"/>
          <w:color w:val="AA0D91"/>
          <w:sz w:val="22"/>
          <w:szCs w:val="22"/>
          <w:lang w:val="en-US"/>
        </w:rPr>
        <w:t>eq</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'horiz'</w:t>
      </w:r>
      <w:r w:rsidRPr="00D16416">
        <w:rPr>
          <w:rFonts w:ascii="Menlo Regular" w:hAnsi="Menlo Regular" w:cs="Menlo Regular"/>
          <w:color w:val="000000"/>
          <w:sz w:val="22"/>
          <w:szCs w:val="22"/>
          <w:lang w:val="en-US"/>
        </w:rPr>
        <w:t xml:space="preserve"> ? $resolution / </w:t>
      </w:r>
      <w:r w:rsidRPr="00D16416">
        <w:rPr>
          <w:rFonts w:ascii="Menlo Regular" w:hAnsi="Menlo Regular" w:cs="Menlo Regular"/>
          <w:color w:val="1C00CF"/>
          <w:sz w:val="22"/>
          <w:szCs w:val="22"/>
          <w:lang w:val="en-US"/>
        </w:rPr>
        <w:t>2</w:t>
      </w:r>
      <w:r w:rsidRPr="00D16416">
        <w:rPr>
          <w:rFonts w:ascii="Menlo Regular" w:hAnsi="Menlo Regular" w:cs="Menlo Regular"/>
          <w:color w:val="000000"/>
          <w:sz w:val="22"/>
          <w:szCs w:val="22"/>
          <w:lang w:val="en-US"/>
        </w:rPr>
        <w:t xml:space="preserve"> : $resolution;</w:t>
      </w:r>
    </w:p>
    <w:p w14:paraId="66B9514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 ( </w:t>
      </w:r>
      <w:r w:rsidRPr="00D16416">
        <w:rPr>
          <w:rFonts w:ascii="Menlo Regular" w:hAnsi="Menlo Regular" w:cs="Menlo Regular"/>
          <w:color w:val="1C00CF"/>
          <w:sz w:val="22"/>
          <w:szCs w:val="22"/>
          <w:lang w:val="en-US"/>
        </w:rPr>
        <w:t>1</w:t>
      </w:r>
      <w:r w:rsidRPr="00D16416">
        <w:rPr>
          <w:rFonts w:ascii="Menlo Regular" w:hAnsi="Menlo Regular" w:cs="Menlo Regular"/>
          <w:color w:val="000000"/>
          <w:sz w:val="22"/>
          <w:szCs w:val="22"/>
          <w:lang w:val="en-US"/>
        </w:rPr>
        <w:t xml:space="preserve"> .. $max ) {</w:t>
      </w:r>
    </w:p>
    <w:p w14:paraId="6E701B8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"${axis}.${color}.${i}\t"</w:t>
      </w:r>
      <w:r w:rsidRPr="00D16416">
        <w:rPr>
          <w:rFonts w:ascii="Menlo Regular" w:hAnsi="Menlo Regular" w:cs="Menlo Regular"/>
          <w:color w:val="000000"/>
          <w:sz w:val="22"/>
          <w:szCs w:val="22"/>
          <w:lang w:val="en-US"/>
        </w:rPr>
        <w:t>;</w:t>
      </w:r>
      <w:r w:rsidRPr="00D16416">
        <w:rPr>
          <w:rFonts w:ascii="Menlo Regular" w:hAnsi="Menlo Regular" w:cs="Menlo Regular"/>
          <w:color w:val="000000"/>
          <w:sz w:val="22"/>
          <w:szCs w:val="22"/>
          <w:lang w:val="en-US"/>
        </w:rPr>
        <w:tab/>
      </w:r>
    </w:p>
    <w:p w14:paraId="5DDE261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2E677AC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p>
    <w:p w14:paraId="52DCD50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7CE5D0C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"category\n"</w:t>
      </w:r>
      <w:r w:rsidRPr="00D16416">
        <w:rPr>
          <w:rFonts w:ascii="Menlo Regular" w:hAnsi="Menlo Regular" w:cs="Menlo Regular"/>
          <w:color w:val="000000"/>
          <w:sz w:val="22"/>
          <w:szCs w:val="22"/>
          <w:lang w:val="en-US"/>
        </w:rPr>
        <w:t>;</w:t>
      </w:r>
    </w:p>
    <w:p w14:paraId="17881F1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5C1D8E4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start reading the images</w:t>
      </w:r>
    </w:p>
    <w:p w14:paraId="74E8C46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$log-&gt;info(</w:t>
      </w:r>
      <w:r w:rsidRPr="00D16416">
        <w:rPr>
          <w:rFonts w:ascii="Menlo Regular" w:hAnsi="Menlo Regular" w:cs="Menlo Regular"/>
          <w:color w:val="C41A16"/>
          <w:sz w:val="22"/>
          <w:szCs w:val="22"/>
          <w:lang w:val="en-US"/>
        </w:rPr>
        <w:t>"going to read images from $dir"</w:t>
      </w:r>
      <w:r w:rsidRPr="00D16416">
        <w:rPr>
          <w:rFonts w:ascii="Menlo Regular" w:hAnsi="Menlo Regular" w:cs="Menlo Regular"/>
          <w:color w:val="000000"/>
          <w:sz w:val="22"/>
          <w:szCs w:val="22"/>
          <w:lang w:val="en-US"/>
        </w:rPr>
        <w:t>);</w:t>
      </w:r>
    </w:p>
    <w:p w14:paraId="20C2EE7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opendir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$dh, $dir </w:t>
      </w:r>
      <w:r w:rsidRPr="00D16416">
        <w:rPr>
          <w:rFonts w:ascii="Menlo Regular" w:hAnsi="Menlo Regular" w:cs="Menlo Regular"/>
          <w:color w:val="AA0D91"/>
          <w:sz w:val="22"/>
          <w:szCs w:val="22"/>
          <w:lang w:val="en-US"/>
        </w:rPr>
        <w:t>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die</w:t>
      </w:r>
      <w:r w:rsidRPr="00D16416">
        <w:rPr>
          <w:rFonts w:ascii="Menlo Regular" w:hAnsi="Menlo Regular" w:cs="Menlo Regular"/>
          <w:color w:val="000000"/>
          <w:sz w:val="22"/>
          <w:szCs w:val="22"/>
          <w:lang w:val="en-US"/>
        </w:rPr>
        <w:t xml:space="preserve"> $!;</w:t>
      </w:r>
    </w:p>
    <w:p w14:paraId="7142553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while</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$entry = </w:t>
      </w:r>
      <w:r w:rsidRPr="00D16416">
        <w:rPr>
          <w:rFonts w:ascii="Menlo Regular" w:hAnsi="Menlo Regular" w:cs="Menlo Regular"/>
          <w:color w:val="AA0D91"/>
          <w:sz w:val="22"/>
          <w:szCs w:val="22"/>
          <w:lang w:val="en-US"/>
        </w:rPr>
        <w:t>readdir</w:t>
      </w:r>
      <w:r w:rsidRPr="00D16416">
        <w:rPr>
          <w:rFonts w:ascii="Menlo Regular" w:hAnsi="Menlo Regular" w:cs="Menlo Regular"/>
          <w:color w:val="000000"/>
          <w:sz w:val="22"/>
          <w:szCs w:val="22"/>
          <w:lang w:val="en-US"/>
        </w:rPr>
        <w:t xml:space="preserve"> $dh ) {</w:t>
      </w:r>
    </w:p>
    <w:p w14:paraId="18CC1BF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6959854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only read png files created by splitter.pl</w:t>
      </w:r>
    </w:p>
    <w:p w14:paraId="2A5BF27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if</w:t>
      </w:r>
      <w:r w:rsidRPr="00D16416">
        <w:rPr>
          <w:rFonts w:ascii="Menlo Regular" w:hAnsi="Menlo Regular" w:cs="Menlo Regular"/>
          <w:color w:val="000000"/>
          <w:sz w:val="22"/>
          <w:szCs w:val="22"/>
          <w:lang w:val="en-US"/>
        </w:rPr>
        <w:t xml:space="preserve"> ( $entry =~ /(\d+,?\d*)\.png/ ) {</w:t>
      </w:r>
    </w:p>
    <w:p w14:paraId="247216C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$nucleus = $1;</w:t>
      </w:r>
    </w:p>
    <w:p w14:paraId="47E1803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@row = ( $nucleus );</w:t>
      </w:r>
    </w:p>
    <w:p w14:paraId="31001A8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6C06FD3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read image</w:t>
      </w:r>
    </w:p>
    <w:p w14:paraId="632C319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$img = Image::Magick-&gt;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31766F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make_fingerprint( </w:t>
      </w:r>
    </w:p>
    <w:p w14:paraId="27A9FE0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'file'</w:t>
      </w:r>
      <w:r w:rsidRPr="00D16416">
        <w:rPr>
          <w:rFonts w:ascii="Menlo Regular" w:hAnsi="Menlo Regular" w:cs="Menlo Regular"/>
          <w:color w:val="000000"/>
          <w:sz w:val="22"/>
          <w:szCs w:val="22"/>
          <w:lang w:val="en-US"/>
        </w:rPr>
        <w:t xml:space="preserve">       =&gt; $dir . </w:t>
      </w:r>
      <w:r w:rsidRPr="00D16416">
        <w:rPr>
          <w:rFonts w:ascii="Menlo Regular" w:hAnsi="Menlo Regular" w:cs="Menlo Regular"/>
          <w:color w:val="C41A16"/>
          <w:sz w:val="22"/>
          <w:szCs w:val="22"/>
          <w:lang w:val="en-US"/>
        </w:rPr>
        <w:t>'/'</w:t>
      </w:r>
      <w:r w:rsidRPr="00D16416">
        <w:rPr>
          <w:rFonts w:ascii="Menlo Regular" w:hAnsi="Menlo Regular" w:cs="Menlo Regular"/>
          <w:color w:val="000000"/>
          <w:sz w:val="22"/>
          <w:szCs w:val="22"/>
          <w:lang w:val="en-US"/>
        </w:rPr>
        <w:t xml:space="preserve"> . $entry,</w:t>
      </w:r>
    </w:p>
    <w:p w14:paraId="3F8428B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w:t>
      </w:r>
      <w:r w:rsidRPr="00D16416">
        <w:rPr>
          <w:rFonts w:ascii="Menlo Regular" w:hAnsi="Menlo Regular" w:cs="Menlo Regular"/>
          <w:color w:val="000000"/>
          <w:sz w:val="22"/>
          <w:szCs w:val="22"/>
          <w:lang w:val="en-US"/>
        </w:rPr>
        <w:t xml:space="preserve"> =&gt; $resolution,</w:t>
      </w:r>
    </w:p>
    <w:p w14:paraId="4C1BC9B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6115DF9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lastRenderedPageBreak/>
        <w:tab/>
      </w:r>
      <w:r w:rsidRPr="00D16416">
        <w:rPr>
          <w:rFonts w:ascii="Menlo Regular" w:hAnsi="Menlo Regular" w:cs="Menlo Regular"/>
          <w:color w:val="000000"/>
          <w:sz w:val="22"/>
          <w:szCs w:val="22"/>
          <w:lang w:val="en-US"/>
        </w:rPr>
        <w:tab/>
        <w:t>$log-&gt;info(</w:t>
      </w:r>
      <w:r w:rsidRPr="00D16416">
        <w:rPr>
          <w:rFonts w:ascii="Menlo Regular" w:hAnsi="Menlo Regular" w:cs="Menlo Regular"/>
          <w:color w:val="C41A16"/>
          <w:sz w:val="22"/>
          <w:szCs w:val="22"/>
          <w:lang w:val="en-US"/>
        </w:rPr>
        <w:t>"created fingerprint for $entry"</w:t>
      </w:r>
      <w:r w:rsidRPr="00D16416">
        <w:rPr>
          <w:rFonts w:ascii="Menlo Regular" w:hAnsi="Menlo Regular" w:cs="Menlo Regular"/>
          <w:color w:val="000000"/>
          <w:sz w:val="22"/>
          <w:szCs w:val="22"/>
          <w:lang w:val="en-US"/>
        </w:rPr>
        <w:t>);</w:t>
      </w:r>
    </w:p>
    <w:p w14:paraId="1F2ED46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62986B7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$category;</w:t>
      </w:r>
    </w:p>
    <w:p w14:paraId="0C6040A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join</w:t>
      </w:r>
      <w:r w:rsidRPr="00D16416">
        <w:rPr>
          <w:rFonts w:ascii="Menlo Regular" w:hAnsi="Menlo Regular" w:cs="Menlo Regular"/>
          <w:color w:val="000000"/>
          <w:sz w:val="22"/>
          <w:szCs w:val="22"/>
          <w:lang w:val="en-US"/>
        </w:rPr>
        <w:t>(</w:t>
      </w:r>
      <w:r w:rsidRPr="00D16416">
        <w:rPr>
          <w:rFonts w:ascii="Menlo Regular" w:hAnsi="Menlo Regular" w:cs="Menlo Regular"/>
          <w:color w:val="C41A16"/>
          <w:sz w:val="22"/>
          <w:szCs w:val="22"/>
          <w:lang w:val="en-US"/>
        </w:rPr>
        <w:t>"\t"</w:t>
      </w:r>
      <w:r w:rsidRPr="00D16416">
        <w:rPr>
          <w:rFonts w:ascii="Menlo Regular" w:hAnsi="Menlo Regular" w:cs="Menlo Regular"/>
          <w:color w:val="000000"/>
          <w:sz w:val="22"/>
          <w:szCs w:val="22"/>
          <w:lang w:val="en-US"/>
        </w:rPr>
        <w:t xml:space="preserve">, @row), </w:t>
      </w:r>
      <w:r w:rsidRPr="00D16416">
        <w:rPr>
          <w:rFonts w:ascii="Menlo Regular" w:hAnsi="Menlo Regular" w:cs="Menlo Regular"/>
          <w:color w:val="C41A16"/>
          <w:sz w:val="22"/>
          <w:szCs w:val="22"/>
          <w:lang w:val="en-US"/>
        </w:rPr>
        <w:t>"\n"</w:t>
      </w:r>
      <w:r w:rsidRPr="00D16416">
        <w:rPr>
          <w:rFonts w:ascii="Menlo Regular" w:hAnsi="Menlo Regular" w:cs="Menlo Regular"/>
          <w:color w:val="000000"/>
          <w:sz w:val="22"/>
          <w:szCs w:val="22"/>
          <w:lang w:val="en-US"/>
        </w:rPr>
        <w:t>;</w:t>
      </w:r>
    </w:p>
    <w:p w14:paraId="639C060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r w:rsidRPr="00D16416">
        <w:rPr>
          <w:rFonts w:ascii="Menlo Regular" w:hAnsi="Menlo Regular" w:cs="Menlo Regular"/>
          <w:color w:val="000000"/>
          <w:sz w:val="22"/>
          <w:szCs w:val="22"/>
          <w:lang w:val="en-US"/>
        </w:rPr>
        <w:tab/>
      </w:r>
    </w:p>
    <w:p w14:paraId="30D10635" w14:textId="5DE7E9F5"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2280665D" w14:textId="77777777" w:rsidR="00E232EB" w:rsidRDefault="00E232EB" w:rsidP="00E232EB">
      <w:pPr>
        <w:pStyle w:val="Kop3"/>
        <w:numPr>
          <w:ilvl w:val="1"/>
          <w:numId w:val="1"/>
        </w:numPr>
        <w:rPr>
          <w:lang w:val="en-GB"/>
        </w:rPr>
      </w:pPr>
      <w:bookmarkStart w:id="270" w:name="_Toc254509767"/>
      <w:r w:rsidRPr="00E232EB">
        <w:rPr>
          <w:lang w:val="en-GB"/>
        </w:rPr>
        <w:lastRenderedPageBreak/>
        <w:t>Python for training</w:t>
      </w:r>
      <w:bookmarkEnd w:id="270"/>
    </w:p>
    <w:p w14:paraId="32E3D1A2" w14:textId="762C6A64" w:rsidR="00FD6B4C" w:rsidRDefault="00DD32F7" w:rsidP="00DD32F7">
      <w:pPr>
        <w:pStyle w:val="Kop4"/>
        <w:numPr>
          <w:ilvl w:val="2"/>
          <w:numId w:val="1"/>
        </w:numPr>
      </w:pPr>
      <w:bookmarkStart w:id="271" w:name="_Toc254509768"/>
      <w:r>
        <w:t>Offlickr.py [</w:t>
      </w:r>
      <w:ins w:id="272" w:author="Patrick Gordon Wijntjes" w:date="2014-02-20T10:15:00Z">
        <w:r w:rsidR="009F6D98">
          <w:t>18</w:t>
        </w:r>
      </w:ins>
      <w:del w:id="273" w:author="Patrick Gordon Wijntjes" w:date="2014-02-20T10:15:00Z">
        <w:r w:rsidDel="009F6D98">
          <w:delText>*</w:delText>
        </w:r>
      </w:del>
      <w:r>
        <w:t>]</w:t>
      </w:r>
      <w:bookmarkEnd w:id="271"/>
    </w:p>
    <w:p w14:paraId="68EDF124" w14:textId="77777777" w:rsidR="00DD32F7" w:rsidRDefault="00DD32F7" w:rsidP="00DD32F7"/>
    <w:p w14:paraId="0B48E2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#!/usr/bin/python</w:t>
      </w:r>
    </w:p>
    <w:p w14:paraId="061C61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coding: utf-8 -*-</w:t>
      </w:r>
    </w:p>
    <w:p w14:paraId="09D56A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Offlickr</w:t>
      </w:r>
    </w:p>
    <w:p w14:paraId="5B6F2B9D"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7400"/>
          <w:sz w:val="22"/>
          <w:szCs w:val="22"/>
          <w:lang w:val="en-US"/>
        </w:rPr>
        <w:t xml:space="preserve"># Hugo Haas -- </w:t>
      </w:r>
      <w:hyperlink r:id="rId36" w:history="1">
        <w:r w:rsidRPr="0054453A">
          <w:rPr>
            <w:rFonts w:ascii="Menlo Regular" w:hAnsi="Menlo Regular" w:cs="Menlo Regular"/>
            <w:color w:val="0E0EFF"/>
            <w:sz w:val="22"/>
            <w:szCs w:val="22"/>
            <w:lang w:val="en-US"/>
          </w:rPr>
          <w:t>mailto:hugo@larve.net</w:t>
        </w:r>
      </w:hyperlink>
      <w:r w:rsidRPr="0054453A">
        <w:rPr>
          <w:rFonts w:ascii="Menlo Regular" w:hAnsi="Menlo Regular" w:cs="Menlo Regular"/>
          <w:color w:val="007400"/>
          <w:sz w:val="22"/>
          <w:szCs w:val="22"/>
          <w:lang w:val="en-US"/>
        </w:rPr>
        <w:t xml:space="preserve"> -- </w:t>
      </w:r>
      <w:hyperlink r:id="rId37" w:history="1">
        <w:r w:rsidRPr="0054453A">
          <w:rPr>
            <w:rFonts w:ascii="Menlo Regular" w:hAnsi="Menlo Regular" w:cs="Menlo Regular"/>
            <w:color w:val="0E0EFF"/>
            <w:sz w:val="22"/>
            <w:szCs w:val="22"/>
            <w:lang w:val="en-US"/>
          </w:rPr>
          <w:t>http://larve.net/people/hugo/</w:t>
        </w:r>
      </w:hyperlink>
    </w:p>
    <w:p w14:paraId="52E90A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Homepage: </w:t>
      </w:r>
      <w:hyperlink r:id="rId38" w:history="1">
        <w:r>
          <w:rPr>
            <w:rFonts w:ascii="Menlo Regular" w:hAnsi="Menlo Regular" w:cs="Menlo Regular"/>
            <w:color w:val="0E0EFF"/>
            <w:sz w:val="22"/>
            <w:szCs w:val="22"/>
            <w:lang w:val="en-US"/>
          </w:rPr>
          <w:t>http://larve.net/people/hugo/2005/12/offlickr/</w:t>
        </w:r>
      </w:hyperlink>
    </w:p>
    <w:p w14:paraId="514533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License: GPLv2</w:t>
      </w:r>
    </w:p>
    <w:p w14:paraId="66DC90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3695B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Daniel Drucker &lt;</w:t>
      </w:r>
      <w:hyperlink r:id="rId39" w:history="1">
        <w:r>
          <w:rPr>
            <w:rFonts w:ascii="Menlo Regular" w:hAnsi="Menlo Regular" w:cs="Menlo Regular"/>
            <w:color w:val="0E0EFF"/>
            <w:sz w:val="22"/>
            <w:szCs w:val="22"/>
            <w:lang w:val="en-US"/>
          </w:rPr>
          <w:t>dmd@3e.org</w:t>
        </w:r>
      </w:hyperlink>
      <w:r>
        <w:rPr>
          <w:rFonts w:ascii="Menlo Regular" w:hAnsi="Menlo Regular" w:cs="Menlo Regular"/>
          <w:color w:val="007400"/>
          <w:sz w:val="22"/>
          <w:szCs w:val="22"/>
          <w:lang w:val="en-US"/>
        </w:rPr>
        <w:t>&gt; contributed:</w:t>
      </w:r>
    </w:p>
    <w:p w14:paraId="28B7CA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wget patch</w:t>
      </w:r>
    </w:p>
    <w:p w14:paraId="2DF274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backup of videos as well</w:t>
      </w:r>
    </w:p>
    <w:p w14:paraId="495C9B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updated to Beej's Flickr API version 1.2 (required)</w:t>
      </w:r>
    </w:p>
    <w:p w14:paraId="00B535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2E027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sys</w:t>
      </w:r>
    </w:p>
    <w:p w14:paraId="2C5BB0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libxml2</w:t>
      </w:r>
    </w:p>
    <w:p w14:paraId="549148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urllib</w:t>
      </w:r>
    </w:p>
    <w:p w14:paraId="6485D5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getopt</w:t>
      </w:r>
    </w:p>
    <w:p w14:paraId="7D6F3E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2FC71E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os.path</w:t>
      </w:r>
    </w:p>
    <w:p w14:paraId="04EBAF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threading</w:t>
      </w:r>
    </w:p>
    <w:p w14:paraId="60C289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E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Beej's Python Flickr API</w:t>
      </w:r>
    </w:p>
    <w:p w14:paraId="7CA6FB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hyperlink r:id="rId40" w:history="1">
        <w:r>
          <w:rPr>
            <w:rFonts w:ascii="Menlo Regular" w:hAnsi="Menlo Regular" w:cs="Menlo Regular"/>
            <w:color w:val="0E0EFF"/>
            <w:sz w:val="22"/>
            <w:szCs w:val="22"/>
            <w:lang w:val="en-US"/>
          </w:rPr>
          <w:t>http://beej.us/flickr/flickrapi/</w:t>
        </w:r>
      </w:hyperlink>
    </w:p>
    <w:p w14:paraId="2D0AEB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0B18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flickrapi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FlickrAPI</w:t>
      </w:r>
    </w:p>
    <w:p w14:paraId="1FB5FD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logging</w:t>
      </w:r>
    </w:p>
    <w:p w14:paraId="23B986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5E7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__version__ = </w:t>
      </w:r>
      <w:r>
        <w:rPr>
          <w:rFonts w:ascii="Menlo Regular" w:hAnsi="Menlo Regular" w:cs="Menlo Regular"/>
          <w:color w:val="1C00CF"/>
          <w:sz w:val="22"/>
          <w:szCs w:val="22"/>
          <w:lang w:val="en-US"/>
        </w:rPr>
        <w:t>'0.22 - 2009-03-20'</w:t>
      </w:r>
    </w:p>
    <w:p w14:paraId="064A00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maxTime = </w:t>
      </w:r>
      <w:r>
        <w:rPr>
          <w:rFonts w:ascii="Menlo Regular" w:hAnsi="Menlo Regular" w:cs="Menlo Regular"/>
          <w:color w:val="1C00CF"/>
          <w:sz w:val="22"/>
          <w:szCs w:val="22"/>
          <w:lang w:val="en-US"/>
        </w:rPr>
        <w:t>'9999999999'</w:t>
      </w:r>
    </w:p>
    <w:p w14:paraId="5FF04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EAC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Gotten from Flickr</w:t>
      </w:r>
    </w:p>
    <w:p w14:paraId="0D099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51061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flickrAPIKey = </w:t>
      </w:r>
      <w:r>
        <w:rPr>
          <w:rFonts w:ascii="Menlo Regular" w:hAnsi="Menlo Regular" w:cs="Menlo Regular"/>
          <w:color w:val="1C00CF"/>
          <w:sz w:val="22"/>
          <w:szCs w:val="22"/>
          <w:lang w:val="en-US"/>
        </w:rPr>
        <w:t>'1391fcd0a9780b247cd6a101272acf71'</w:t>
      </w:r>
    </w:p>
    <w:p w14:paraId="20809A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flickrSecret = </w:t>
      </w:r>
      <w:r>
        <w:rPr>
          <w:rFonts w:ascii="Menlo Regular" w:hAnsi="Menlo Regular" w:cs="Menlo Regular"/>
          <w:color w:val="1C00CF"/>
          <w:sz w:val="22"/>
          <w:szCs w:val="22"/>
          <w:lang w:val="en-US"/>
        </w:rPr>
        <w:t>'fd221d0336de3b6d'</w:t>
      </w:r>
    </w:p>
    <w:p w14:paraId="00C0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628AF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1E2B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Offlickr:</w:t>
      </w:r>
    </w:p>
    <w:p w14:paraId="31940C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A191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2C55A5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6CB12B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key,</w:t>
      </w:r>
    </w:p>
    <w:p w14:paraId="63E8DB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secret,</w:t>
      </w:r>
    </w:p>
    <w:p w14:paraId="7744A9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uid,</w:t>
      </w:r>
    </w:p>
    <w:p w14:paraId="201EDA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AC11F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dryrun=False,</w:t>
      </w:r>
    </w:p>
    <w:p w14:paraId="3DEF7D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7A7F3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43DBF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"""Instantiates an Offlickr object</w:t>
      </w:r>
    </w:p>
    <w:p w14:paraId="5359D1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An API key is needed, as well as an API secret and a user id."""</w:t>
      </w:r>
    </w:p>
    <w:p w14:paraId="37CB7A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41D0F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self.__flickrAPIKey = key</w:t>
      </w:r>
    </w:p>
    <w:p w14:paraId="39E7F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self.__flickrSecret = secret</w:t>
      </w:r>
    </w:p>
    <w:p w14:paraId="121639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self.__httplib = httplib</w:t>
      </w:r>
    </w:p>
    <w:p w14:paraId="79960D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C7E45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authentication token</w:t>
      </w:r>
    </w:p>
    <w:p w14:paraId="634FFE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note we must explicitly select the xmlnode parser to be compatible with FlickrAPI 1.2</w:t>
      </w:r>
    </w:p>
    <w:p w14:paraId="0EEB53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DBF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 = FlickrAPI(self.__flickrAPIKey, self.__flickrSecret,</w:t>
      </w:r>
    </w:p>
    <w:p w14:paraId="3621D4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w:t>
      </w:r>
      <w:r>
        <w:rPr>
          <w:rFonts w:ascii="Menlo Regular" w:hAnsi="Menlo Regular" w:cs="Menlo Regular"/>
          <w:color w:val="1C00CF"/>
          <w:sz w:val="22"/>
          <w:szCs w:val="22"/>
          <w:lang w:val="en-US"/>
        </w:rPr>
        <w:t>'xmlnode'</w:t>
      </w:r>
      <w:r>
        <w:rPr>
          <w:rFonts w:ascii="Menlo Regular" w:hAnsi="Menlo Regular" w:cs="Menlo Regular"/>
          <w:color w:val="000000"/>
          <w:sz w:val="22"/>
          <w:szCs w:val="22"/>
          <w:lang w:val="en-US"/>
        </w:rPr>
        <w:t>)</w:t>
      </w:r>
    </w:p>
    <w:p w14:paraId="4AF15E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(token, frob) = self.fapi.get_token_part_one()</w:t>
      </w:r>
    </w:p>
    <w:p w14:paraId="28B346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token:</w:t>
      </w:r>
    </w:p>
    <w:p w14:paraId="009F25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raw_input(</w:t>
      </w:r>
      <w:r>
        <w:rPr>
          <w:rFonts w:ascii="Menlo Regular" w:hAnsi="Menlo Regular" w:cs="Menlo Regular"/>
          <w:color w:val="1C00CF"/>
          <w:sz w:val="22"/>
          <w:szCs w:val="22"/>
          <w:lang w:val="en-US"/>
        </w:rPr>
        <w:t>'Press ENTER after you authorized this program'</w:t>
      </w:r>
      <w:r>
        <w:rPr>
          <w:rFonts w:ascii="Menlo Regular" w:hAnsi="Menlo Regular" w:cs="Menlo Regular"/>
          <w:color w:val="000000"/>
          <w:sz w:val="22"/>
          <w:szCs w:val="22"/>
          <w:lang w:val="en-US"/>
        </w:rPr>
        <w:t>)</w:t>
      </w:r>
    </w:p>
    <w:p w14:paraId="746E26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self.fapi.get_token_part_two((token, frob))</w:t>
      </w:r>
    </w:p>
    <w:p w14:paraId="40B83FF6"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sidRPr="0054453A">
        <w:rPr>
          <w:rFonts w:ascii="Menlo Regular" w:hAnsi="Menlo Regular" w:cs="Menlo Regular"/>
          <w:color w:val="000000"/>
          <w:sz w:val="22"/>
          <w:szCs w:val="22"/>
          <w:lang w:val="en-US"/>
        </w:rPr>
        <w:t>self.token = token</w:t>
      </w:r>
    </w:p>
    <w:p w14:paraId="777A8C44"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self.flickrUserId = uid</w:t>
      </w:r>
    </w:p>
    <w:p w14:paraId="33640C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Pr>
          <w:rFonts w:ascii="Menlo Regular" w:hAnsi="Menlo Regular" w:cs="Menlo Regular"/>
          <w:color w:val="000000"/>
          <w:sz w:val="22"/>
          <w:szCs w:val="22"/>
          <w:lang w:val="en-US"/>
        </w:rPr>
        <w:t>self.dryrun = dryrun</w:t>
      </w:r>
    </w:p>
    <w:p w14:paraId="2052D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self.verbose = verbose</w:t>
      </w:r>
    </w:p>
    <w:p w14:paraId="244860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7BB0C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__testFailure(self, rsp):</w:t>
      </w:r>
    </w:p>
    <w:p w14:paraId="2DD507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whether the previous call was successful"""</w:t>
      </w:r>
    </w:p>
    <w:p w14:paraId="608C8A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AB18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w:t>
      </w:r>
      <w:r>
        <w:rPr>
          <w:rFonts w:ascii="Menlo Regular" w:hAnsi="Menlo Regular" w:cs="Menlo Regular"/>
          <w:color w:val="1C00CF"/>
          <w:sz w:val="22"/>
          <w:szCs w:val="22"/>
          <w:lang w:val="en-US"/>
        </w:rPr>
        <w:t>'stat'</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'fail'</w:t>
      </w:r>
      <w:r>
        <w:rPr>
          <w:rFonts w:ascii="Menlo Regular" w:hAnsi="Menlo Regular" w:cs="Menlo Regular"/>
          <w:color w:val="000000"/>
          <w:sz w:val="22"/>
          <w:szCs w:val="22"/>
          <w:lang w:val="en-US"/>
        </w:rPr>
        <w:t>:</w:t>
      </w:r>
    </w:p>
    <w:p w14:paraId="58308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'Error!'</w:t>
      </w:r>
    </w:p>
    <w:p w14:paraId="57DF88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35762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11E027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5F44FA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3F50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getPhotoList(self, dateLo, dateHi):</w:t>
      </w:r>
    </w:p>
    <w:p w14:paraId="3BF258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5B2ECF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CB2C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667EA1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22FBEB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3586D8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260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7A57AE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10C6AA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307756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6D31A3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2458B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self.fapi.photos_search(</w:t>
      </w:r>
    </w:p>
    <w:p w14:paraId="7AB120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api_key=self.__flickrAPIKey,</w:t>
      </w:r>
    </w:p>
    <w:p w14:paraId="783EB1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w:t>
      </w:r>
    </w:p>
    <w:p w14:paraId="181E58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user_id=self.flickrUserId,</w:t>
      </w:r>
    </w:p>
    <w:p w14:paraId="5F47E0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w:t>
      </w:r>
    </w:p>
    <w:p w14:paraId="636B81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page=str(n),</w:t>
      </w:r>
    </w:p>
    <w:p w14:paraId="2E57EF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min_upload_date=dateLo,</w:t>
      </w:r>
    </w:p>
    <w:p w14:paraId="7E8053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max_upload_date=dateHi,</w:t>
      </w:r>
    </w:p>
    <w:p w14:paraId="1C1D3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next line is added by Patrick Wijntjes, 14-01-2014</w:t>
      </w:r>
    </w:p>
    <w:p w14:paraId="26DC7C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privacy_filter=</w:t>
      </w:r>
      <w:r>
        <w:rPr>
          <w:rFonts w:ascii="Menlo Regular" w:hAnsi="Menlo Regular" w:cs="Menlo Regular"/>
          <w:color w:val="1C00CF"/>
          <w:sz w:val="22"/>
          <w:szCs w:val="22"/>
          <w:lang w:val="en-US"/>
        </w:rPr>
        <w:t>5</w:t>
      </w:r>
    </w:p>
    <w:p w14:paraId="739378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7B95B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3A4741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A9DD6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447B3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B45A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0AF20F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03563D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E8684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299DD0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2666A3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934E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1049F2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DA10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getGeotaggedPhotoList(self, dateLo, dateHi):</w:t>
      </w:r>
    </w:p>
    <w:p w14:paraId="6BC4B4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744C01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D28A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02116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7123C4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0424EF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81559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061EF2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6C4A2D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74CD1E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7C1B7B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4558B0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767303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self.fapi.photos_getWithGeoData(api_key=self.__flickrAPIKey,</w:t>
      </w:r>
    </w:p>
    <w:p w14:paraId="35600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F1417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 page=str(n))</w:t>
      </w:r>
    </w:p>
    <w:p w14:paraId="00DB2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1F93E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1E62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5507B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BA859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747CAC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6E000E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3429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7BAB73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7B8451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38C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02EB18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29DF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getPhotoLocation(self, pid):</w:t>
      </w:r>
    </w:p>
    <w:p w14:paraId="316574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of a photo (in XML)"""</w:t>
      </w:r>
    </w:p>
    <w:p w14:paraId="1C367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0A7A7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AC121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self.fapi.photos_geo_getLocation(api_key=self.__flickrAPIKey,</w:t>
      </w:r>
    </w:p>
    <w:p w14:paraId="0E1DBC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25D641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279B25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0C28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B6C6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info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2953D5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10361C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06ED9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4C3D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getPhotoLocationPermission(self, pid):</w:t>
      </w:r>
    </w:p>
    <w:p w14:paraId="48224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permision for a photo (in XML)"""</w:t>
      </w:r>
    </w:p>
    <w:p w14:paraId="65C827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ACDF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518A2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self.fapi.photos_geo_getPerms(api_key=self.__flickrAPIKey,</w:t>
      </w:r>
    </w:p>
    <w:p w14:paraId="7D0EBE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39B1B0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0D465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1F43A2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0AB86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'/rsp/perms'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4F49A5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763F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31477B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5EC2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getPhotosetList(self):</w:t>
      </w:r>
    </w:p>
    <w:p w14:paraId="345B81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photosets for a user"""</w:t>
      </w:r>
    </w:p>
    <w:p w14:paraId="3587E8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A01BE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self.fapi.photosets_getList(api_key=self.__flickrAPIKey,</w:t>
      </w:r>
    </w:p>
    <w:p w14:paraId="6FF8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90E7B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B9AC5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B9A80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rsp.photosets[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].photoset</w:t>
      </w:r>
    </w:p>
    <w:p w14:paraId="71370E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8271E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getPhotosetInfo(self, pid, method):</w:t>
      </w:r>
    </w:p>
    <w:p w14:paraId="3FDA30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information about a photoset (in XML)"""</w:t>
      </w:r>
    </w:p>
    <w:p w14:paraId="3081C1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E888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method(api_key=self.__flickrAPIKey,</w:t>
      </w:r>
    </w:p>
    <w:p w14:paraId="7FD29A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photoset_id=pid)</w:t>
      </w:r>
    </w:p>
    <w:p w14:paraId="4D8099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599526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F662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C2999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'/rsp/photoset'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304EB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EBD2C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1A65D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FBF9E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getPhotoMetadata(self, pid):</w:t>
      </w:r>
    </w:p>
    <w:p w14:paraId="053836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array containing containing the photo metadata (as a string), and the format of the photo"""</w:t>
      </w:r>
    </w:p>
    <w:p w14:paraId="5893C2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9E91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592E7AA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metadata for photo %s'</w:t>
      </w:r>
      <w:r>
        <w:rPr>
          <w:rFonts w:ascii="Menlo Regular" w:hAnsi="Menlo Regular" w:cs="Menlo Regular"/>
          <w:color w:val="000000"/>
          <w:sz w:val="22"/>
          <w:szCs w:val="22"/>
          <w:lang w:val="en-US"/>
        </w:rPr>
        <w:t xml:space="preserve"> % pid</w:t>
      </w:r>
    </w:p>
    <w:p w14:paraId="672452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self.fapi.photos_getInfo(api_key=self.__flickrAPIKey,</w:t>
      </w:r>
    </w:p>
    <w:p w14:paraId="778F1E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8A149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6E9170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C85DF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6D62D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1A6F9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doc.freeDoc()</w:t>
      </w:r>
    </w:p>
    <w:p w14:paraId="6DD06E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[metadata, rsp.photo[</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'originalformat'</w:t>
      </w:r>
      <w:r>
        <w:rPr>
          <w:rFonts w:ascii="Menlo Regular" w:hAnsi="Menlo Regular" w:cs="Menlo Regular"/>
          <w:color w:val="000000"/>
          <w:sz w:val="22"/>
          <w:szCs w:val="22"/>
          <w:lang w:val="en-US"/>
        </w:rPr>
        <w:t>]]</w:t>
      </w:r>
    </w:p>
    <w:p w14:paraId="70240C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20E37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getPhotoComments(self, pid):</w:t>
      </w:r>
    </w:p>
    <w:p w14:paraId="6662D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XML string containing the photo comments"""</w:t>
      </w:r>
    </w:p>
    <w:p w14:paraId="785A9C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72ABB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4D65C1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comments for photo %s'</w:t>
      </w:r>
      <w:r>
        <w:rPr>
          <w:rFonts w:ascii="Menlo Regular" w:hAnsi="Menlo Regular" w:cs="Menlo Regular"/>
          <w:color w:val="000000"/>
          <w:sz w:val="22"/>
          <w:szCs w:val="22"/>
          <w:lang w:val="en-US"/>
        </w:rPr>
        <w:t xml:space="preserve"> % pid</w:t>
      </w:r>
    </w:p>
    <w:p w14:paraId="53CDA6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136CB0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self.fapi.photos_comments_getList(api_key=self.__flickrAPIKey,</w:t>
      </w:r>
    </w:p>
    <w:p w14:paraId="4BB1E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040CE7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E11A8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7BD2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573C22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comments = doc.xpathEval(</w:t>
      </w:r>
      <w:r>
        <w:rPr>
          <w:rFonts w:ascii="Menlo Regular" w:hAnsi="Menlo Regular" w:cs="Menlo Regular"/>
          <w:color w:val="1C00CF"/>
          <w:sz w:val="22"/>
          <w:szCs w:val="22"/>
          <w:lang w:val="en-US"/>
        </w:rPr>
        <w:t>'/rsp/comments'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912F3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2717F0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comments</w:t>
      </w:r>
    </w:p>
    <w:p w14:paraId="5C760A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78FB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getPhotoSizes(self, pid):</w:t>
      </w:r>
    </w:p>
    <w:p w14:paraId="374933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with is a list of available sizes for a photo"""</w:t>
      </w:r>
    </w:p>
    <w:p w14:paraId="0E36B4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3A49A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self.fapi.photos_getSizes(api_key=self.__flickrAPIKey,</w:t>
      </w:r>
    </w:p>
    <w:p w14:paraId="3CBD73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AFDD8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0775B2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599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w:t>
      </w:r>
    </w:p>
    <w:p w14:paraId="0D7D58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CC040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getOriginalPhoto(self, pid):</w:t>
      </w:r>
    </w:p>
    <w:p w14:paraId="167E77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URL which is the original photo, if it exists"""</w:t>
      </w:r>
    </w:p>
    <w:p w14:paraId="0CB0DD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82904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p>
    <w:p w14:paraId="58AB6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self.getPhotoSizes(pid)</w:t>
      </w:r>
    </w:p>
    <w:p w14:paraId="439830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93B3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4CEB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0AE83C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'Original'</w:t>
      </w:r>
      <w:r>
        <w:rPr>
          <w:rFonts w:ascii="Menlo Regular" w:hAnsi="Menlo Regular" w:cs="Menlo Regular"/>
          <w:color w:val="000000"/>
          <w:sz w:val="22"/>
          <w:szCs w:val="22"/>
          <w:lang w:val="en-US"/>
        </w:rPr>
        <w:t>:</w:t>
      </w:r>
    </w:p>
    <w:p w14:paraId="0A6F6C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6F9650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749AD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723FC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14FE80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[source,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02A2D4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BCDD5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__downloadReportHook(</w:t>
      </w:r>
    </w:p>
    <w:p w14:paraId="627892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469E864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count,</w:t>
      </w:r>
    </w:p>
    <w:p w14:paraId="4A913B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blockSize,</w:t>
      </w:r>
    </w:p>
    <w:p w14:paraId="40B535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totalSize,</w:t>
      </w:r>
    </w:p>
    <w:p w14:paraId="02C830D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066D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294D6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self.__verbose:</w:t>
      </w:r>
    </w:p>
    <w:p w14:paraId="52F757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75DC35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 count) * blockSize) / totalSize</w:t>
      </w:r>
    </w:p>
    <w:p w14:paraId="1BF99E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 &gt;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w:t>
      </w:r>
    </w:p>
    <w:p w14:paraId="525054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 </w:t>
      </w:r>
      <w:r>
        <w:rPr>
          <w:rFonts w:ascii="Menlo Regular" w:hAnsi="Menlo Regular" w:cs="Menlo Regular"/>
          <w:color w:val="1C00CF"/>
          <w:sz w:val="22"/>
          <w:szCs w:val="22"/>
          <w:lang w:val="en-US"/>
        </w:rPr>
        <w:t>100</w:t>
      </w:r>
    </w:p>
    <w:p w14:paraId="6EBC54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 %3d %%'</w:t>
      </w:r>
      <w:r>
        <w:rPr>
          <w:rFonts w:ascii="Menlo Regular" w:hAnsi="Menlo Regular" w:cs="Menlo Regular"/>
          <w:color w:val="000000"/>
          <w:sz w:val="22"/>
          <w:szCs w:val="22"/>
          <w:lang w:val="en-US"/>
        </w:rPr>
        <w:t xml:space="preserve"> % p,</w:t>
      </w:r>
    </w:p>
    <w:p w14:paraId="49FD7A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sys.stdout.flush()</w:t>
      </w:r>
    </w:p>
    <w:p w14:paraId="1C4EB7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2E3D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downloadURL(</w:t>
      </w:r>
    </w:p>
    <w:p w14:paraId="4A2E82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755F75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6A1F7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A0BC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58617B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ECE77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DD1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"""Saves a photo in a file"""</w:t>
      </w:r>
    </w:p>
    <w:p w14:paraId="59A58E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6AFB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self.dryrun:</w:t>
      </w:r>
    </w:p>
    <w:p w14:paraId="06306F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0B3C5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self.__verbose = verbose</w:t>
      </w:r>
    </w:p>
    <w:p w14:paraId="25244C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tmpfile = </w:t>
      </w:r>
      <w:r>
        <w:rPr>
          <w:rFonts w:ascii="Menlo Regular" w:hAnsi="Menlo Regular" w:cs="Menlo Regular"/>
          <w:color w:val="1C00CF"/>
          <w:sz w:val="22"/>
          <w:szCs w:val="22"/>
          <w:lang w:val="en-US"/>
        </w:rPr>
        <w:t>'%s/%s.TMP'</w:t>
      </w:r>
      <w:r>
        <w:rPr>
          <w:rFonts w:ascii="Menlo Regular" w:hAnsi="Menlo Regular" w:cs="Menlo Regular"/>
          <w:color w:val="000000"/>
          <w:sz w:val="22"/>
          <w:szCs w:val="22"/>
          <w:lang w:val="en-US"/>
        </w:rPr>
        <w:t xml:space="preserve"> % (target, filename)</w:t>
      </w:r>
    </w:p>
    <w:p w14:paraId="7C8E49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self.__httplib == </w:t>
      </w:r>
      <w:r>
        <w:rPr>
          <w:rFonts w:ascii="Menlo Regular" w:hAnsi="Menlo Regular" w:cs="Menlo Regular"/>
          <w:color w:val="1C00CF"/>
          <w:sz w:val="22"/>
          <w:szCs w:val="22"/>
          <w:lang w:val="en-US"/>
        </w:rPr>
        <w:t>'wget'</w:t>
      </w:r>
      <w:r>
        <w:rPr>
          <w:rFonts w:ascii="Menlo Regular" w:hAnsi="Menlo Regular" w:cs="Menlo Regular"/>
          <w:color w:val="000000"/>
          <w:sz w:val="22"/>
          <w:szCs w:val="22"/>
          <w:lang w:val="en-US"/>
        </w:rPr>
        <w:t>:</w:t>
      </w:r>
    </w:p>
    <w:p w14:paraId="79A2F4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cmd = </w:t>
      </w:r>
      <w:r>
        <w:rPr>
          <w:rFonts w:ascii="Menlo Regular" w:hAnsi="Menlo Regular" w:cs="Menlo Regular"/>
          <w:color w:val="1C00CF"/>
          <w:sz w:val="22"/>
          <w:szCs w:val="22"/>
          <w:lang w:val="en-US"/>
        </w:rPr>
        <w:t>'wget -q -t 0 -T 120 -w 10 -c -O %s %s'</w:t>
      </w:r>
      <w:r>
        <w:rPr>
          <w:rFonts w:ascii="Menlo Regular" w:hAnsi="Menlo Regular" w:cs="Menlo Regular"/>
          <w:color w:val="000000"/>
          <w:sz w:val="22"/>
          <w:szCs w:val="22"/>
          <w:lang w:val="en-US"/>
        </w:rPr>
        <w:t xml:space="preserve"> % (tmpfile,</w:t>
      </w:r>
    </w:p>
    <w:p w14:paraId="7B9AC8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7C1D88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os.system(cmd)</w:t>
      </w:r>
    </w:p>
    <w:p w14:paraId="13FFC5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642F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urllib.urlretrieve(url, tmpfile,</w:t>
      </w:r>
    </w:p>
    <w:p w14:paraId="61BEAD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reporthook=self.__downloadReportHook)</w:t>
      </w:r>
    </w:p>
    <w:p w14:paraId="6B05F0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os.rename(tmpfile, </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(target, filename))</w:t>
      </w:r>
    </w:p>
    <w:p w14:paraId="5DF22D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ED2E2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B59F5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usage():</w:t>
      </w:r>
    </w:p>
    <w:p w14:paraId="753F1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 line interface usage"""</w:t>
      </w:r>
    </w:p>
    <w:p w14:paraId="0F6608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86F6D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'Usage: Offlickr.py -i &lt;flickr Id&gt;'</w:t>
      </w:r>
    </w:p>
    <w:p w14:paraId="45BAC9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'Backs up Flickr photos and metadata'</w:t>
      </w:r>
    </w:p>
    <w:p w14:paraId="29E09C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'Options:'</w:t>
      </w:r>
    </w:p>
    <w:p w14:paraId="28D63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'\t-f &lt;date&gt;\tbeginning of the date range'</w:t>
      </w:r>
    </w:p>
    <w:p w14:paraId="3D7575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since you started using Flickr)'</w:t>
      </w:r>
    </w:p>
    <w:p w14:paraId="5E20D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 &lt;date&gt;\tend of the date range'</w:t>
      </w:r>
    </w:p>
    <w:p w14:paraId="2BED8E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until now)'</w:t>
      </w:r>
    </w:p>
    <w:p w14:paraId="536FB1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'\t-d &lt;dir&gt;\tdirectory for saving files (default: ./dst)'</w:t>
      </w:r>
    </w:p>
    <w:p w14:paraId="7EF21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 &lt;level&gt;\tlevels of directory hashes (default: 0)'</w:t>
      </w:r>
    </w:p>
    <w:p w14:paraId="2891FB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'\t-p\t\tback up photos in addition to photo metadata'</w:t>
      </w:r>
    </w:p>
    <w:p w14:paraId="0357ED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'\t-n\t\tdo not redownload anything which has already been downloaded (only jpg checked)'</w:t>
      </w:r>
    </w:p>
    <w:p w14:paraId="5F3FE7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'\t-o\t\toverwrite photo, even if it already exists'</w:t>
      </w:r>
    </w:p>
    <w:p w14:paraId="3190A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'\t-L\t\tback up human-readable photo locations and permissions to separate files'</w:t>
      </w:r>
    </w:p>
    <w:p w14:paraId="14C98A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'\t-s\t\tback up all photosets (time range is ignored)'</w:t>
      </w:r>
    </w:p>
    <w:p w14:paraId="12D8A1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'\t-w\t\tuse wget instead of internal Python HTTP library'</w:t>
      </w:r>
    </w:p>
    <w:p w14:paraId="1BB4AE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'\t-c &lt;threads&gt;\tnumber of threads to run to backup photos (default: 1)'</w:t>
      </w:r>
    </w:p>
    <w:p w14:paraId="7D976C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'\t-v\t\tverbose output'</w:t>
      </w:r>
    </w:p>
    <w:p w14:paraId="352FD1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'\t-N\t\tdry run'</w:t>
      </w:r>
    </w:p>
    <w:p w14:paraId="067F5A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'\t-h\t\tthis help message'</w:t>
      </w:r>
    </w:p>
    <w:p w14:paraId="5EC408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'\nDates are specified in seconds since the Epoch (00:00:00 UTC, January 1, 1970).'</w:t>
      </w:r>
    </w:p>
    <w:p w14:paraId="218B1E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'\nVersion '</w:t>
      </w:r>
      <w:r>
        <w:rPr>
          <w:rFonts w:ascii="Menlo Regular" w:hAnsi="Menlo Regular" w:cs="Menlo Regular"/>
          <w:color w:val="000000"/>
          <w:sz w:val="22"/>
          <w:szCs w:val="22"/>
          <w:lang w:val="en-US"/>
        </w:rPr>
        <w:t xml:space="preserve"> + __version__</w:t>
      </w:r>
    </w:p>
    <w:p w14:paraId="71281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89AE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EC9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fileWrite(</w:t>
      </w:r>
    </w:p>
    <w:p w14:paraId="0C470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1ADA7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directory,</w:t>
      </w:r>
    </w:p>
    <w:p w14:paraId="49C19F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24118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string,</w:t>
      </w:r>
    </w:p>
    <w:p w14:paraId="4E766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93C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"""Write a string into a file"""</w:t>
      </w:r>
    </w:p>
    <w:p w14:paraId="764716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02ADD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dryrun:</w:t>
      </w:r>
    </w:p>
    <w:p w14:paraId="277586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2B8E8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os.access(directory, os.F_OK):</w:t>
      </w:r>
    </w:p>
    <w:p w14:paraId="6AC714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os.makedirs(directory)</w:t>
      </w:r>
    </w:p>
    <w:p w14:paraId="727015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 = open(directory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filename,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5104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f.write(string)</w:t>
      </w:r>
    </w:p>
    <w:p w14:paraId="423088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f.close()</w:t>
      </w:r>
    </w:p>
    <w:p w14:paraId="5AEB4A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'Written as'</w:t>
      </w:r>
      <w:r>
        <w:rPr>
          <w:rFonts w:ascii="Menlo Regular" w:hAnsi="Menlo Regular" w:cs="Menlo Regular"/>
          <w:color w:val="000000"/>
          <w:sz w:val="22"/>
          <w:szCs w:val="22"/>
          <w:lang w:val="en-US"/>
        </w:rPr>
        <w:t>, filename</w:t>
      </w:r>
    </w:p>
    <w:p w14:paraId="0F94C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9C09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BCCB2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photoBackupThread(threading.Thread):</w:t>
      </w:r>
    </w:p>
    <w:p w14:paraId="06DCD4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E31F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044644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16B9C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sem,</w:t>
      </w:r>
    </w:p>
    <w:p w14:paraId="6F97BB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2B0A79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4BD6E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0F658F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4641CC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654D2D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CDCF2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3603B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3DE008F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6C3CC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307B12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778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E5634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 = sem</w:t>
      </w:r>
    </w:p>
    <w:p w14:paraId="1C26B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 = i</w:t>
      </w:r>
    </w:p>
    <w:p w14:paraId="1410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 = total</w:t>
      </w:r>
    </w:p>
    <w:p w14:paraId="67DA9B3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 = id</w:t>
      </w:r>
    </w:p>
    <w:p w14:paraId="488113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 = title</w:t>
      </w:r>
    </w:p>
    <w:p w14:paraId="1AD8C7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 = offlickr</w:t>
      </w:r>
    </w:p>
    <w:p w14:paraId="096F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 = target</w:t>
      </w:r>
    </w:p>
    <w:p w14:paraId="1FEE3C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 = hash_level</w:t>
      </w:r>
    </w:p>
    <w:p w14:paraId="11911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 = getPhotos</w:t>
      </w:r>
    </w:p>
    <w:p w14:paraId="059A0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 = doNotRedownload</w:t>
      </w:r>
    </w:p>
    <w:p w14:paraId="000CC7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 = overwritePhotos</w:t>
      </w:r>
    </w:p>
    <w:p w14:paraId="0540F5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threading.Thread.__init__(self)</w:t>
      </w:r>
    </w:p>
    <w:p w14:paraId="280655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5FBE2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run(self):</w:t>
      </w:r>
    </w:p>
    <w:p w14:paraId="7B3467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2475A8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w:t>
      </w:r>
    </w:p>
    <w:p w14:paraId="50DA72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w:t>
      </w:r>
    </w:p>
    <w:p w14:paraId="6763CB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w:t>
      </w:r>
    </w:p>
    <w:p w14:paraId="7A8CB2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w:t>
      </w:r>
    </w:p>
    <w:p w14:paraId="02A347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w:t>
      </w:r>
    </w:p>
    <w:p w14:paraId="4D0BBE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w:t>
      </w:r>
    </w:p>
    <w:p w14:paraId="568C4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w:t>
      </w:r>
    </w:p>
    <w:p w14:paraId="5FC8EE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w:t>
      </w:r>
    </w:p>
    <w:p w14:paraId="3A7314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w:t>
      </w:r>
    </w:p>
    <w:p w14:paraId="6BE61E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w:t>
      </w:r>
    </w:p>
    <w:p w14:paraId="761DE7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3681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self.sem.release()</w:t>
      </w:r>
    </w:p>
    <w:p w14:paraId="6A1B44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11D9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E0DE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w:t>
      </w:r>
    </w:p>
    <w:p w14:paraId="23BA9E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496EEE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3FBF30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24AD21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20F6FD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3E6C03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50CA0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70B1B2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C1EDE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73E18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3BCA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CF37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C955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48151C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title.encode(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6CE036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id)</w:t>
      </w:r>
    </w:p>
    <w:p w14:paraId="708AE7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w:t>
      </w:r>
    </w:p>
    <w:p w14:paraId="1BDAA9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'-comments.xml'</w:t>
      </w:r>
      <w:r>
        <w:rPr>
          <w:rFonts w:ascii="Menlo Regular" w:hAnsi="Menlo Regular" w:cs="Menlo Regular"/>
          <w:color w:val="000000"/>
          <w:sz w:val="22"/>
          <w:szCs w:val="22"/>
          <w:lang w:val="en-US"/>
        </w:rPr>
        <w:t>)\</w:t>
      </w:r>
    </w:p>
    <w:p w14:paraId="2E9B43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p>
    <w:p w14:paraId="157A7E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'.jpg'</w:t>
      </w:r>
      <w:r>
        <w:rPr>
          <w:rFonts w:ascii="Menlo Regular" w:hAnsi="Menlo Regular" w:cs="Menlo Regular"/>
          <w:color w:val="000000"/>
          <w:sz w:val="22"/>
          <w:szCs w:val="22"/>
          <w:lang w:val="en-US"/>
        </w:rPr>
        <w:t>)):</w:t>
      </w:r>
    </w:p>
    <w:p w14:paraId="17668DC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'Photo %s already downloaded; continuing'</w:t>
      </w:r>
      <w:r>
        <w:rPr>
          <w:rFonts w:ascii="Menlo Regular" w:hAnsi="Menlo Regular" w:cs="Menlo Regular"/>
          <w:color w:val="000000"/>
          <w:sz w:val="22"/>
          <w:szCs w:val="22"/>
          <w:lang w:val="en-US"/>
        </w:rPr>
        <w:t xml:space="preserve"> % id</w:t>
      </w:r>
    </w:p>
    <w:p w14:paraId="545A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3223CA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D7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7A6472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A8498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metadataResults = offlickr.getPhotoMetadata(id)</w:t>
      </w:r>
    </w:p>
    <w:p w14:paraId="4BE304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metadataResults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F2A34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711CBF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76DD22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metadataResults[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C9421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metadataResults[</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9CA5A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t_dir = target_dir(target, hash_level, id)</w:t>
      </w:r>
    </w:p>
    <w:p w14:paraId="63008F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8CA3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Write metadata</w:t>
      </w:r>
    </w:p>
    <w:p w14:paraId="596B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9D55C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t_dir,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 metadata)</w:t>
      </w:r>
    </w:p>
    <w:p w14:paraId="2956BA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2AB0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following lines were commented out by Patrick Wijntjes, 14-</w:t>
      </w:r>
      <w:r>
        <w:rPr>
          <w:rFonts w:ascii="Menlo Regular" w:hAnsi="Menlo Regular" w:cs="Menlo Regular"/>
          <w:color w:val="007400"/>
          <w:sz w:val="22"/>
          <w:szCs w:val="22"/>
          <w:lang w:val="en-US"/>
        </w:rPr>
        <w:lastRenderedPageBreak/>
        <w:t>01-2014</w:t>
      </w:r>
    </w:p>
    <w:p w14:paraId="23CC71C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Get comments</w:t>
      </w:r>
    </w:p>
    <w:p w14:paraId="75367F3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p>
    <w:p w14:paraId="46BC4916"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photoComments = offlickr.getPhotoComments(id)</w:t>
      </w:r>
    </w:p>
    <w:p w14:paraId="404CA9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fileWrite(offlickr.dryrun, t_dir, id + '-comments.xml',</w:t>
      </w:r>
    </w:p>
    <w:p w14:paraId="581481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photoComments)'''</w:t>
      </w:r>
    </w:p>
    <w:p w14:paraId="25AA50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ECF6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4ABA03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2C59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w:t>
      </w:r>
    </w:p>
    <w:p w14:paraId="0979C4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1F771D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isVideo] = offlickr.getOriginalPhoto(id)</w:t>
      </w:r>
    </w:p>
    <w:p w14:paraId="37A48F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266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7FFB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'Oopsie, no photo found'</w:t>
      </w:r>
    </w:p>
    <w:p w14:paraId="08D0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524998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6F4B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if it's a Video, we cannot trust the format that getInfo told us.</w:t>
      </w:r>
    </w:p>
    <w:p w14:paraId="04B0FA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we have to make an extra round trip to grab the Content-Disposition</w:t>
      </w:r>
    </w:p>
    <w:p w14:paraId="1483B1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False</w:t>
      </w:r>
    </w:p>
    <w:p w14:paraId="1B344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isVideo:</w:t>
      </w:r>
    </w:p>
    <w:p w14:paraId="3ECAC6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sourceconnection = urllib.urlopen(source)</w:t>
      </w:r>
    </w:p>
    <w:p w14:paraId="04398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2E695E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sourceconnection.headers[</w:t>
      </w:r>
      <w:r>
        <w:rPr>
          <w:rFonts w:ascii="Menlo Regular" w:hAnsi="Menlo Regular" w:cs="Menlo Regular"/>
          <w:color w:val="1C00CF"/>
          <w:sz w:val="22"/>
          <w:szCs w:val="22"/>
          <w:lang w:val="en-US"/>
        </w:rPr>
        <w:t>'Content-Disposition'</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].rstrip(</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1B53E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w:t>
      </w:r>
    </w:p>
    <w:p w14:paraId="7C5706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'warning: private videos cannot be backed up due to a Flickr bug'</w:t>
      </w:r>
    </w:p>
    <w:p w14:paraId="31B117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w:t>
      </w:r>
      <w:r>
        <w:rPr>
          <w:rFonts w:ascii="Menlo Regular" w:hAnsi="Menlo Regular" w:cs="Menlo Regular"/>
          <w:color w:val="1C00CF"/>
          <w:sz w:val="22"/>
          <w:szCs w:val="22"/>
          <w:lang w:val="en-US"/>
        </w:rPr>
        <w:t>'privateVideofailure'</w:t>
      </w:r>
    </w:p>
    <w:p w14:paraId="71EDB0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True</w:t>
      </w:r>
    </w:p>
    <w:p w14:paraId="4692A3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29401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format</w:t>
      </w:r>
    </w:p>
    <w:p w14:paraId="02FC57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AA6E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os.path.isfile(</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(t_dir, filename))\</w:t>
      </w:r>
    </w:p>
    <w:p w14:paraId="16634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overwritePhotos:</w:t>
      </w:r>
    </w:p>
    <w:p w14:paraId="78B3DF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'%s already downloaded... continuing'</w:t>
      </w:r>
      <w:r>
        <w:rPr>
          <w:rFonts w:ascii="Menlo Regular" w:hAnsi="Menlo Regular" w:cs="Menlo Regular"/>
          <w:color w:val="000000"/>
          <w:sz w:val="22"/>
          <w:szCs w:val="22"/>
          <w:lang w:val="en-US"/>
        </w:rPr>
        <w:t xml:space="preserve"> % filename</w:t>
      </w:r>
    </w:p>
    <w:p w14:paraId="2793BD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9C76D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isPrivateFailure:</w:t>
      </w:r>
    </w:p>
    <w:p w14:paraId="22CCAE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w:t>
      </w:r>
      <w:r>
        <w:rPr>
          <w:rFonts w:ascii="Menlo Regular" w:hAnsi="Menlo Regular" w:cs="Menlo Regular"/>
          <w:color w:val="000000"/>
          <w:sz w:val="22"/>
          <w:szCs w:val="22"/>
          <w:lang w:val="en-US"/>
        </w:rPr>
        <w:t xml:space="preserve"> + source + </w:t>
      </w:r>
      <w:r>
        <w:rPr>
          <w:rFonts w:ascii="Menlo Regular" w:hAnsi="Menlo Regular" w:cs="Menlo Regular"/>
          <w:color w:val="1C00CF"/>
          <w:sz w:val="22"/>
          <w:szCs w:val="22"/>
          <w:lang w:val="en-US"/>
        </w:rPr>
        <w:t>' as '</w:t>
      </w:r>
      <w:r>
        <w:rPr>
          <w:rFonts w:ascii="Menlo Regular" w:hAnsi="Menlo Regular" w:cs="Menlo Regular"/>
          <w:color w:val="000000"/>
          <w:sz w:val="22"/>
          <w:szCs w:val="22"/>
          <w:lang w:val="en-US"/>
        </w:rPr>
        <w:t xml:space="preserve"> + filename</w:t>
      </w:r>
    </w:p>
    <w:p w14:paraId="21442B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offlickr.downloadURL(source, t_dir, filename, verbose=True)</w:t>
      </w:r>
    </w:p>
    <w:p w14:paraId="4F513DA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'Done downloading %s'</w:t>
      </w:r>
      <w:r>
        <w:rPr>
          <w:rFonts w:ascii="Menlo Regular" w:hAnsi="Menlo Regular" w:cs="Menlo Regular"/>
          <w:color w:val="000000"/>
          <w:sz w:val="22"/>
          <w:szCs w:val="22"/>
          <w:lang w:val="en-US"/>
        </w:rPr>
        <w:t xml:space="preserve"> % filename</w:t>
      </w:r>
    </w:p>
    <w:p w14:paraId="7AB7E6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0E94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66963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w:t>
      </w:r>
    </w:p>
    <w:p w14:paraId="242550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6962F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0AA0BC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795C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71D3C1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3B576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438BEC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A08C5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D8E76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overwritePhotos,</w:t>
      </w:r>
    </w:p>
    <w:p w14:paraId="0D7731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BBB5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 up for a particular time range"""</w:t>
      </w:r>
    </w:p>
    <w:p w14:paraId="2C38EA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790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23C9E3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1334FA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27FAD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271F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FF82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offlickr.getPhotoList(dateLo, dateHi)</w:t>
      </w:r>
    </w:p>
    <w:p w14:paraId="643E14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3CA784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018B22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1CA13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057724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45C79F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w:t>
      </w:r>
    </w:p>
    <w:p w14:paraId="163260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B008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D4E5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 = threading.Semaphore(threads)</w:t>
      </w:r>
    </w:p>
    <w:p w14:paraId="726D12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5D5DA3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5471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7E9DDA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08E48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1C94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concurrentThreads.acquire()</w:t>
      </w:r>
    </w:p>
    <w:p w14:paraId="62EB68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 = photoBackupThread(</w:t>
      </w:r>
    </w:p>
    <w:p w14:paraId="7C0F9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w:t>
      </w:r>
    </w:p>
    <w:p w14:paraId="7D272F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634B9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672F4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1B22B3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D4D07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2F161C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7E5053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6A9509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2AD4B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7D2E0C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6AA57A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605B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downloader.start()</w:t>
      </w:r>
    </w:p>
    <w:p w14:paraId="309876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4112D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021D6B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3DA256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17CC24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0DAF11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042CF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E2CE4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B345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31FB7E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183DA2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0F966C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18CEAB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9AC3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3DD1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AAC5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backupLocation(</w:t>
      </w:r>
    </w:p>
    <w:p w14:paraId="7B6A11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F1D4D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2438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3FC6F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655C9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42496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ABFDF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DE7D8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5B6D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 locations up for a particular time range"""</w:t>
      </w:r>
    </w:p>
    <w:p w14:paraId="288FA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C3F5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5D9EA0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297819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F73CB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18613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5A56E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offlickr.getGeotaggedPhotoList(dateLo, dateHi)</w:t>
      </w:r>
    </w:p>
    <w:p w14:paraId="1698DB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12607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2AF35C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52DD6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A78CF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67C5FA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 locations'</w:t>
      </w:r>
    </w:p>
    <w:p w14:paraId="3124D1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8B09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2D0677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25E1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448A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733835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pid) + </w:t>
      </w:r>
      <w:r>
        <w:rPr>
          <w:rFonts w:ascii="Menlo Regular" w:hAnsi="Menlo Regular" w:cs="Menlo Regular"/>
          <w:color w:val="1C00CF"/>
          <w:sz w:val="22"/>
          <w:szCs w:val="22"/>
          <w:lang w:val="en-US"/>
        </w:rPr>
        <w:t>'/'</w:t>
      </w:r>
    </w:p>
    <w:p w14:paraId="4E6659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 + </w:t>
      </w:r>
      <w:r>
        <w:rPr>
          <w:rFonts w:ascii="Menlo Regular" w:hAnsi="Menlo Regular" w:cs="Menlo Regular"/>
          <w:color w:val="1C00CF"/>
          <w:sz w:val="22"/>
          <w:szCs w:val="22"/>
          <w:lang w:val="en-US"/>
        </w:rPr>
        <w:t>'-location.xml'</w:t>
      </w:r>
    </w:p>
    <w:p w14:paraId="478791F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w:t>
      </w:r>
    </w:p>
    <w:p w14:paraId="36F71BE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40F63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pid + </w:t>
      </w:r>
      <w:r>
        <w:rPr>
          <w:rFonts w:ascii="Menlo Regular" w:hAnsi="Menlo Regular" w:cs="Menlo Regular"/>
          <w:color w:val="1C00CF"/>
          <w:sz w:val="22"/>
          <w:szCs w:val="22"/>
          <w:lang w:val="en-US"/>
        </w:rPr>
        <w:t>': Already there'</w:t>
      </w:r>
    </w:p>
    <w:p w14:paraId="402B32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continue</w:t>
      </w:r>
    </w:p>
    <w:p w14:paraId="545044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 = offlickr.getPhotoLocation(pid)</w:t>
      </w:r>
    </w:p>
    <w:p w14:paraId="267299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5867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1B78C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990E9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76C4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'-location.xml'</w:t>
      </w:r>
      <w:r>
        <w:rPr>
          <w:rFonts w:ascii="Menlo Regular" w:hAnsi="Menlo Regular" w:cs="Menlo Regular"/>
          <w:color w:val="000000"/>
          <w:sz w:val="22"/>
          <w:szCs w:val="22"/>
          <w:lang w:val="en-US"/>
        </w:rPr>
        <w:t>, location)</w:t>
      </w:r>
    </w:p>
    <w:p w14:paraId="7FE6F3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locationPermission = offlickr.getPhotoLocationPermission(pid)</w:t>
      </w:r>
    </w:p>
    <w:p w14:paraId="5A233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locationPermission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30E2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20F524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791C1B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DC22D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0D5495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locationPermission)</w:t>
      </w:r>
    </w:p>
    <w:p w14:paraId="00FEA5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41B2F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1E954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backupPhotosets(offlickr, target, hash_level):</w:t>
      </w:r>
    </w:p>
    <w:p w14:paraId="4F680A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photosets up"""</w:t>
      </w:r>
    </w:p>
    <w:p w14:paraId="65568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ADB0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offlickr.getPhotosetList()</w:t>
      </w:r>
    </w:p>
    <w:p w14:paraId="79464E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94869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photosets found'</w:t>
      </w:r>
    </w:p>
    <w:p w14:paraId="09FE8B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42EC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37808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len(photosets)</w:t>
      </w:r>
    </w:p>
    <w:p w14:paraId="5EF759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'photosets'</w:t>
      </w:r>
    </w:p>
    <w:p w14:paraId="522100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7136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1DBB8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photosets:</w:t>
      </w:r>
    </w:p>
    <w:p w14:paraId="3EA97E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754F1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60D185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60F21A5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p.title[</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].text.encode(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42E9E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1D2F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54A60C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4A0D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offlickr.getPhotosetInfo(pid,</w:t>
      </w:r>
    </w:p>
    <w:p w14:paraId="10E768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offlickr.fapi.photosets_getInfo)</w:t>
      </w:r>
    </w:p>
    <w:p w14:paraId="1890E2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info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94BF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420AE6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4828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663963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'_info.xml'</w:t>
      </w:r>
      <w:r>
        <w:rPr>
          <w:rFonts w:ascii="Menlo Regular" w:hAnsi="Menlo Regular" w:cs="Menlo Regular"/>
          <w:color w:val="000000"/>
          <w:sz w:val="22"/>
          <w:szCs w:val="22"/>
          <w:lang w:val="en-US"/>
        </w:rPr>
        <w:t>, info)</w:t>
      </w:r>
    </w:p>
    <w:p w14:paraId="42AE88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offlickr.getPhotosetInfo(pid,</w:t>
      </w:r>
    </w:p>
    <w:p w14:paraId="3CBC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offlickr.fapi.photosets_getPhotos)</w:t>
      </w:r>
    </w:p>
    <w:p w14:paraId="18B4CE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6B5662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BFF2D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91E8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738751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'_photos.xml'</w:t>
      </w:r>
      <w:r>
        <w:rPr>
          <w:rFonts w:ascii="Menlo Regular" w:hAnsi="Menlo Regular" w:cs="Menlo Regular"/>
          <w:color w:val="000000"/>
          <w:sz w:val="22"/>
          <w:szCs w:val="22"/>
          <w:lang w:val="en-US"/>
        </w:rPr>
        <w:t>, photos)</w:t>
      </w:r>
    </w:p>
    <w:p w14:paraId="295B6B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2DD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9B19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3633610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1D0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1B782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target_dir(target, hash_level, id):</w:t>
      </w:r>
    </w:p>
    <w:p w14:paraId="680771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target</w:t>
      </w:r>
    </w:p>
    <w:p w14:paraId="0098E7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1</w:t>
      </w:r>
    </w:p>
    <w:p w14:paraId="04FFA4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i &lt;= hash_level:</w:t>
      </w:r>
    </w:p>
    <w:p w14:paraId="5E62A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dir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id[len(id) - i]</w:t>
      </w:r>
    </w:p>
    <w:p w14:paraId="09B7A9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65F49D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dir</w:t>
      </w:r>
    </w:p>
    <w:p w14:paraId="7452A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AAF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42E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def</w:t>
      </w:r>
      <w:r>
        <w:rPr>
          <w:rFonts w:ascii="Menlo Regular" w:hAnsi="Menlo Regular" w:cs="Menlo Regular"/>
          <w:color w:val="000000"/>
          <w:sz w:val="22"/>
          <w:szCs w:val="22"/>
          <w:lang w:val="en-US"/>
        </w:rPr>
        <w:t xml:space="preserve"> main():</w:t>
      </w:r>
    </w:p>
    <w:p w14:paraId="3F7C4C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"""Command-line interface"""</w:t>
      </w:r>
    </w:p>
    <w:p w14:paraId="1E9E3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B1882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Default options</w:t>
      </w:r>
    </w:p>
    <w:p w14:paraId="53C0B8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36B39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p>
    <w:p w14:paraId="637811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w:t>
      </w:r>
      <w:r>
        <w:rPr>
          <w:rFonts w:ascii="Menlo Regular" w:hAnsi="Menlo Regular" w:cs="Menlo Regular"/>
          <w:color w:val="1C00CF"/>
          <w:sz w:val="22"/>
          <w:szCs w:val="22"/>
          <w:lang w:val="en-US"/>
        </w:rPr>
        <w:t>'1'</w:t>
      </w:r>
    </w:p>
    <w:p w14:paraId="1031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maxTime</w:t>
      </w:r>
    </w:p>
    <w:p w14:paraId="60684F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False</w:t>
      </w:r>
    </w:p>
    <w:p w14:paraId="1CB1B2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False</w:t>
      </w:r>
    </w:p>
    <w:p w14:paraId="682769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False</w:t>
      </w:r>
    </w:p>
    <w:p w14:paraId="4AF519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'dst'</w:t>
      </w:r>
    </w:p>
    <w:p w14:paraId="37ED47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False</w:t>
      </w:r>
    </w:p>
    <w:p w14:paraId="24D5AB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False</w:t>
      </w:r>
    </w:p>
    <w:p w14:paraId="34297B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False</w:t>
      </w:r>
    </w:p>
    <w:p w14:paraId="367965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w:t>
      </w:r>
      <w:r>
        <w:rPr>
          <w:rFonts w:ascii="Menlo Regular" w:hAnsi="Menlo Regular" w:cs="Menlo Regular"/>
          <w:color w:val="1C00CF"/>
          <w:sz w:val="22"/>
          <w:szCs w:val="22"/>
          <w:lang w:val="en-US"/>
        </w:rPr>
        <w:t>1</w:t>
      </w:r>
    </w:p>
    <w:p w14:paraId="6A47E7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AA0D91"/>
          <w:sz w:val="22"/>
          <w:szCs w:val="22"/>
          <w:lang w:val="en-US"/>
        </w:rPr>
        <w:t>None</w:t>
      </w:r>
    </w:p>
    <w:p w14:paraId="638FA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w:t>
      </w:r>
      <w:r>
        <w:rPr>
          <w:rFonts w:ascii="Menlo Regular" w:hAnsi="Menlo Regular" w:cs="Menlo Regular"/>
          <w:color w:val="1C00CF"/>
          <w:sz w:val="22"/>
          <w:szCs w:val="22"/>
          <w:lang w:val="en-US"/>
        </w:rPr>
        <w:t>0</w:t>
      </w:r>
    </w:p>
    <w:p w14:paraId="185EB8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False</w:t>
      </w:r>
    </w:p>
    <w:p w14:paraId="04DCDC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F23B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Parse command line</w:t>
      </w:r>
    </w:p>
    <w:p w14:paraId="12D916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362C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25F8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(opts, args) = getopt.getopt(sys.argv[</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5404B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'hvponNLswf:t:d:i:c:l:'</w:t>
      </w:r>
      <w:r>
        <w:rPr>
          <w:rFonts w:ascii="Menlo Regular" w:hAnsi="Menlo Regular" w:cs="Menlo Regular"/>
          <w:color w:val="000000"/>
          <w:sz w:val="22"/>
          <w:szCs w:val="22"/>
          <w:lang w:val="en-US"/>
        </w:rPr>
        <w:t>,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3E959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getopt.GetoptError:</w:t>
      </w:r>
    </w:p>
    <w:p w14:paraId="0BC50C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217219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314A4C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(o, a)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opts:</w:t>
      </w:r>
    </w:p>
    <w:p w14:paraId="0A7118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2FC60A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5B889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C278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'-i'</w:t>
      </w:r>
      <w:r>
        <w:rPr>
          <w:rFonts w:ascii="Menlo Regular" w:hAnsi="Menlo Regular" w:cs="Menlo Regular"/>
          <w:color w:val="000000"/>
          <w:sz w:val="22"/>
          <w:szCs w:val="22"/>
          <w:lang w:val="en-US"/>
        </w:rPr>
        <w:t>:</w:t>
      </w:r>
    </w:p>
    <w:p w14:paraId="19887D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a</w:t>
      </w:r>
    </w:p>
    <w:p w14:paraId="244887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'-p'</w:t>
      </w:r>
      <w:r>
        <w:rPr>
          <w:rFonts w:ascii="Menlo Regular" w:hAnsi="Menlo Regular" w:cs="Menlo Regular"/>
          <w:color w:val="000000"/>
          <w:sz w:val="22"/>
          <w:szCs w:val="22"/>
          <w:lang w:val="en-US"/>
        </w:rPr>
        <w:t>:</w:t>
      </w:r>
    </w:p>
    <w:p w14:paraId="0D7B21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True</w:t>
      </w:r>
    </w:p>
    <w:p w14:paraId="47B219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'-o'</w:t>
      </w:r>
      <w:r>
        <w:rPr>
          <w:rFonts w:ascii="Menlo Regular" w:hAnsi="Menlo Regular" w:cs="Menlo Regular"/>
          <w:color w:val="000000"/>
          <w:sz w:val="22"/>
          <w:szCs w:val="22"/>
          <w:lang w:val="en-US"/>
        </w:rPr>
        <w:t>:</w:t>
      </w:r>
    </w:p>
    <w:p w14:paraId="16832D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True</w:t>
      </w:r>
    </w:p>
    <w:p w14:paraId="417803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34270C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True</w:t>
      </w:r>
    </w:p>
    <w:p w14:paraId="59254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05EB7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True</w:t>
      </w:r>
    </w:p>
    <w:p w14:paraId="35C2FB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'-s'</w:t>
      </w:r>
      <w:r>
        <w:rPr>
          <w:rFonts w:ascii="Menlo Regular" w:hAnsi="Menlo Regular" w:cs="Menlo Regular"/>
          <w:color w:val="000000"/>
          <w:sz w:val="22"/>
          <w:szCs w:val="22"/>
          <w:lang w:val="en-US"/>
        </w:rPr>
        <w:t>:</w:t>
      </w:r>
    </w:p>
    <w:p w14:paraId="142C18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True</w:t>
      </w:r>
    </w:p>
    <w:p w14:paraId="7AC3A7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'-f'</w:t>
      </w:r>
      <w:r>
        <w:rPr>
          <w:rFonts w:ascii="Menlo Regular" w:hAnsi="Menlo Regular" w:cs="Menlo Regular"/>
          <w:color w:val="000000"/>
          <w:sz w:val="22"/>
          <w:szCs w:val="22"/>
          <w:lang w:val="en-US"/>
        </w:rPr>
        <w:t>:</w:t>
      </w:r>
    </w:p>
    <w:p w14:paraId="3EF3A2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a</w:t>
      </w:r>
    </w:p>
    <w:p w14:paraId="23B8A1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'-t'</w:t>
      </w:r>
      <w:r>
        <w:rPr>
          <w:rFonts w:ascii="Menlo Regular" w:hAnsi="Menlo Regular" w:cs="Menlo Regular"/>
          <w:color w:val="000000"/>
          <w:sz w:val="22"/>
          <w:szCs w:val="22"/>
          <w:lang w:val="en-US"/>
        </w:rPr>
        <w:t>:</w:t>
      </w:r>
    </w:p>
    <w:p w14:paraId="7D14E8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a</w:t>
      </w:r>
    </w:p>
    <w:p w14:paraId="263987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'-d'</w:t>
      </w:r>
      <w:r>
        <w:rPr>
          <w:rFonts w:ascii="Menlo Regular" w:hAnsi="Menlo Regular" w:cs="Menlo Regular"/>
          <w:color w:val="000000"/>
          <w:sz w:val="22"/>
          <w:szCs w:val="22"/>
          <w:lang w:val="en-US"/>
        </w:rPr>
        <w:t>:</w:t>
      </w:r>
    </w:p>
    <w:p w14:paraId="081A74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a</w:t>
      </w:r>
    </w:p>
    <w:p w14:paraId="79E698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1E7AA6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1C00CF"/>
          <w:sz w:val="22"/>
          <w:szCs w:val="22"/>
          <w:lang w:val="en-US"/>
        </w:rPr>
        <w:t>'wget'</w:t>
      </w:r>
    </w:p>
    <w:p w14:paraId="624B4A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'-c'</w:t>
      </w:r>
      <w:r>
        <w:rPr>
          <w:rFonts w:ascii="Menlo Regular" w:hAnsi="Menlo Regular" w:cs="Menlo Regular"/>
          <w:color w:val="000000"/>
          <w:sz w:val="22"/>
          <w:szCs w:val="22"/>
          <w:lang w:val="en-US"/>
        </w:rPr>
        <w:t>:</w:t>
      </w:r>
    </w:p>
    <w:p w14:paraId="7D6543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int(a)</w:t>
      </w:r>
    </w:p>
    <w:p w14:paraId="30D93B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18B9D0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int(a)</w:t>
      </w:r>
    </w:p>
    <w:p w14:paraId="2B8A87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7C70CE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True</w:t>
      </w:r>
    </w:p>
    <w:p w14:paraId="0EA8EF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'-v'</w:t>
      </w:r>
      <w:r>
        <w:rPr>
          <w:rFonts w:ascii="Menlo Regular" w:hAnsi="Menlo Regular" w:cs="Menlo Regular"/>
          <w:color w:val="000000"/>
          <w:sz w:val="22"/>
          <w:szCs w:val="22"/>
          <w:lang w:val="en-US"/>
        </w:rPr>
        <w:t>:</w:t>
      </w:r>
    </w:p>
    <w:p w14:paraId="01FD5E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True</w:t>
      </w:r>
    </w:p>
    <w:p w14:paraId="70282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6341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we have a user id specified</w:t>
      </w:r>
    </w:p>
    <w:p w14:paraId="50C989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EBE77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C0BF6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'You need to specify a Flickr Id'</w:t>
      </w:r>
    </w:p>
    <w:p w14:paraId="01F49F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0A035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D2114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the target directory exists</w:t>
      </w:r>
    </w:p>
    <w:p w14:paraId="392D0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B4E8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os.path.isdir(target):</w:t>
      </w:r>
    </w:p>
    <w:p w14:paraId="075834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 is not a directory; please fix that.'</w:t>
      </w:r>
    </w:p>
    <w:p w14:paraId="5DE59D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CD931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55F6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 = Offlickr(</w:t>
      </w:r>
    </w:p>
    <w:p w14:paraId="53DE7A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flickrAPIKey,</w:t>
      </w:r>
    </w:p>
    <w:p w14:paraId="19086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flickrSecret,</w:t>
      </w:r>
    </w:p>
    <w:p w14:paraId="725A9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w:t>
      </w:r>
    </w:p>
    <w:p w14:paraId="17C5D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p>
    <w:p w14:paraId="1C337C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7E353F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w:t>
      </w:r>
    </w:p>
    <w:p w14:paraId="5BCF89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E916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08EC6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w:t>
      </w:r>
    </w:p>
    <w:p w14:paraId="5161E4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backupPhotosets(offlickr, target, hash_level)</w:t>
      </w:r>
    </w:p>
    <w:p w14:paraId="3396BE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photoLocations:</w:t>
      </w:r>
    </w:p>
    <w:p w14:paraId="3917B6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backupLocation(</w:t>
      </w:r>
    </w:p>
    <w:p w14:paraId="5DD18E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B4CB8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594263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2F0E8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F262B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064DFA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788708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F5EE6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B422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7ABE9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w:t>
      </w:r>
    </w:p>
    <w:p w14:paraId="492168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1B459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EE844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F87C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6C1AE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F45D4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4FD5A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6793C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4037D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EF79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0648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61506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A7C1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if</w:t>
      </w:r>
      <w:r>
        <w:rPr>
          <w:rFonts w:ascii="Menlo Regular" w:hAnsi="Menlo Regular" w:cs="Menlo Regular"/>
          <w:color w:val="000000"/>
          <w:sz w:val="22"/>
          <w:szCs w:val="22"/>
          <w:lang w:val="en-US"/>
        </w:rPr>
        <w:t xml:space="preserve"> __name__ == </w:t>
      </w:r>
      <w:r>
        <w:rPr>
          <w:rFonts w:ascii="Menlo Regular" w:hAnsi="Menlo Regular" w:cs="Menlo Regular"/>
          <w:color w:val="1C00CF"/>
          <w:sz w:val="22"/>
          <w:szCs w:val="22"/>
          <w:lang w:val="en-US"/>
        </w:rPr>
        <w:t>'__main__'</w:t>
      </w:r>
      <w:r>
        <w:rPr>
          <w:rFonts w:ascii="Menlo Regular" w:hAnsi="Menlo Regular" w:cs="Menlo Regular"/>
          <w:color w:val="000000"/>
          <w:sz w:val="22"/>
          <w:szCs w:val="22"/>
          <w:lang w:val="en-US"/>
        </w:rPr>
        <w:t>:</w:t>
      </w:r>
    </w:p>
    <w:p w14:paraId="21A529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main()</w:t>
      </w:r>
    </w:p>
    <w:p w14:paraId="584515CC" w14:textId="77777777" w:rsidR="00DD32F7" w:rsidRDefault="00DD32F7" w:rsidP="00DD32F7">
      <w:r>
        <w:br w:type="page"/>
      </w:r>
    </w:p>
    <w:p w14:paraId="6D622A9E" w14:textId="77777777" w:rsidR="00DD32F7" w:rsidRDefault="00DD32F7" w:rsidP="00DD32F7">
      <w:pPr>
        <w:pStyle w:val="Kop4"/>
        <w:numPr>
          <w:ilvl w:val="2"/>
          <w:numId w:val="1"/>
        </w:numPr>
      </w:pPr>
      <w:bookmarkStart w:id="274" w:name="_Toc254509769"/>
      <w:r>
        <w:lastRenderedPageBreak/>
        <w:t>get_tags.py</w:t>
      </w:r>
      <w:bookmarkEnd w:id="274"/>
    </w:p>
    <w:p w14:paraId="6A09E4BC" w14:textId="77777777" w:rsidR="00DD32F7" w:rsidRDefault="00DD32F7" w:rsidP="00DD32F7"/>
    <w:p w14:paraId="1898EB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3D9024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D09F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#Open a in read mode</w:t>
      </w:r>
    </w:p>
    <w:p w14:paraId="2796855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 = open(</w:t>
      </w:r>
      <w:r>
        <w:rPr>
          <w:rFonts w:ascii="Menlo Regular" w:hAnsi="Menlo Regular" w:cs="Menlo Regular"/>
          <w:color w:val="C41A16"/>
          <w:sz w:val="22"/>
          <w:szCs w:val="22"/>
          <w:lang w:val="en-US"/>
        </w:rPr>
        <w:t>"a"</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5485A7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6863D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#Create a list of all the xml files</w:t>
      </w:r>
    </w:p>
    <w:p w14:paraId="06F9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infiles = files.readlines()</w:t>
      </w:r>
    </w:p>
    <w:p w14:paraId="3C7F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594BD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#Close and remove the temporary file</w:t>
      </w:r>
    </w:p>
    <w:p w14:paraId="3637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files.close()</w:t>
      </w:r>
    </w:p>
    <w:p w14:paraId="1AB4A5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#Loop through the list</w:t>
      </w:r>
    </w:p>
    <w:p w14:paraId="1F427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infiles:</w:t>
      </w:r>
    </w:p>
    <w:p w14:paraId="538FF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enters at the back of the filename</w:t>
      </w:r>
    </w:p>
    <w:p w14:paraId="547934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x.strip()</w:t>
      </w:r>
    </w:p>
    <w:p w14:paraId="48DEC4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picture id, to save the tags with the same number as the picture</w:t>
      </w:r>
    </w:p>
    <w:p w14:paraId="2514D6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#Example the name of the meta file is 123456789.xml so the id is 123456789</w:t>
      </w:r>
    </w:p>
    <w:p w14:paraId="2B7AD4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number = infile.split(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370F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a message</w:t>
      </w:r>
    </w:p>
    <w:p w14:paraId="355CD1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"Collecting the tags of file %s"</w:t>
      </w:r>
      <w:r>
        <w:rPr>
          <w:rFonts w:ascii="Menlo Regular" w:hAnsi="Menlo Regular" w:cs="Menlo Regular"/>
          <w:color w:val="000000"/>
          <w:sz w:val="22"/>
          <w:szCs w:val="22"/>
          <w:lang w:val="en-US"/>
        </w:rPr>
        <w:t>%(infile)</w:t>
      </w:r>
    </w:p>
    <w:p w14:paraId="44E641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meta data file in read mode</w:t>
      </w:r>
    </w:p>
    <w:p w14:paraId="506AEA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 = open(infile,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0A08F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#Make a list of the meta data</w:t>
      </w:r>
    </w:p>
    <w:p w14:paraId="1AB182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read_file = open_file.readlines()</w:t>
      </w:r>
    </w:p>
    <w:p w14:paraId="26E9336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#Try to find the tags</w:t>
      </w:r>
    </w:p>
    <w:p w14:paraId="5B651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4FEC887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befor the first tag you can find "/t&lt;tags&gt;\n"</w:t>
      </w:r>
    </w:p>
    <w:p w14:paraId="403B5B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So the first tag will be the index of "/t&lt;tags&gt;\n" +1'''</w:t>
      </w:r>
    </w:p>
    <w:p w14:paraId="4035E2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first tag</w:t>
      </w:r>
    </w:p>
    <w:p w14:paraId="6E4A09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start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+1</w:t>
      </w:r>
    </w:p>
    <w:p w14:paraId="295DE3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after the last tag you can find "\t&lt;/tags&gt;\n"</w:t>
      </w:r>
    </w:p>
    <w:p w14:paraId="11F27D5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So the last tag will be the index of "/t&lt;/tags&gt;\n" -1. Since a for-loop</w:t>
      </w:r>
    </w:p>
    <w:p w14:paraId="1EBE60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loops from start to end, EXCLUDING the end, you use the index of "/t&lt;/tags&gt;\n"'''</w:t>
      </w:r>
    </w:p>
    <w:p w14:paraId="0888BA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end of the tags</w:t>
      </w:r>
    </w:p>
    <w:p w14:paraId="006132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end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w:t>
      </w:r>
    </w:p>
    <w:p w14:paraId="2BE23B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original name of the picture</w:t>
      </w:r>
    </w:p>
    <w:p w14:paraId="210A60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 = read_file[</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"&gt;"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"&lt;"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6308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title</w:t>
      </w:r>
    </w:p>
    <w:p w14:paraId="2DC060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output name (using the id of the picture)</w:t>
      </w:r>
    </w:p>
    <w:p w14:paraId="4835F4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out_name = </w:t>
      </w:r>
      <w:r>
        <w:rPr>
          <w:rFonts w:ascii="Menlo Regular" w:hAnsi="Menlo Regular" w:cs="Menlo Regular"/>
          <w:color w:val="C41A16"/>
          <w:sz w:val="22"/>
          <w:szCs w:val="22"/>
          <w:lang w:val="en-US"/>
        </w:rPr>
        <w:t>"%s_tags.txt"</w:t>
      </w:r>
      <w:r>
        <w:rPr>
          <w:rFonts w:ascii="Menlo Regular" w:hAnsi="Menlo Regular" w:cs="Menlo Regular"/>
          <w:color w:val="000000"/>
          <w:sz w:val="22"/>
          <w:szCs w:val="22"/>
          <w:lang w:val="en-US"/>
        </w:rPr>
        <w:t>%(number)</w:t>
      </w:r>
    </w:p>
    <w:p w14:paraId="59017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output file in write mode</w:t>
      </w:r>
    </w:p>
    <w:p w14:paraId="293FAA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 = open(out_name,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0A6E31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"The tags will be saved in %s"</w:t>
      </w:r>
      <w:r>
        <w:rPr>
          <w:rFonts w:ascii="Menlo Regular" w:hAnsi="Menlo Regular" w:cs="Menlo Regular"/>
          <w:color w:val="000000"/>
          <w:sz w:val="22"/>
          <w:szCs w:val="22"/>
          <w:lang w:val="en-US"/>
        </w:rPr>
        <w:t>%(out_name)</w:t>
      </w:r>
    </w:p>
    <w:p w14:paraId="4065C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name of the picture and a white line to the output file</w:t>
      </w:r>
    </w:p>
    <w:p w14:paraId="1CD295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title will always be the first line of the output file</w:t>
      </w:r>
    </w:p>
    <w:p w14:paraId="55B8B6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"%s\n\n"</w:t>
      </w:r>
      <w:r>
        <w:rPr>
          <w:rFonts w:ascii="Menlo Regular" w:hAnsi="Menlo Regular" w:cs="Menlo Regular"/>
          <w:color w:val="000000"/>
          <w:sz w:val="22"/>
          <w:szCs w:val="22"/>
          <w:lang w:val="en-US"/>
        </w:rPr>
        <w:t>%(title))</w:t>
      </w:r>
    </w:p>
    <w:p w14:paraId="2A3768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#Loop through the tags</w:t>
      </w:r>
    </w:p>
    <w:p w14:paraId="2AA02C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y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range(start, end):</w:t>
      </w:r>
    </w:p>
    <w:p w14:paraId="5DE42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#print read_file[y].strip().split(" ")[3].split('"')[1]</w:t>
      </w:r>
    </w:p>
    <w:p w14:paraId="142703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text between &lt;tag&gt; and &lt;/tag&gt; to the output file</w:t>
      </w:r>
    </w:p>
    <w:p w14:paraId="37C83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output.write(read_file[y].strip().split(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3</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81006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an enter to the output file</w:t>
      </w:r>
    </w:p>
    <w:p w14:paraId="39C550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"\n"</w:t>
      </w:r>
      <w:r>
        <w:rPr>
          <w:rFonts w:ascii="Menlo Regular" w:hAnsi="Menlo Regular" w:cs="Menlo Regular"/>
          <w:color w:val="000000"/>
          <w:sz w:val="22"/>
          <w:szCs w:val="22"/>
          <w:lang w:val="en-US"/>
        </w:rPr>
        <w:t>)</w:t>
      </w:r>
    </w:p>
    <w:p w14:paraId="61A2C4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#When the loop ends, close the output file</w:t>
      </w:r>
    </w:p>
    <w:p w14:paraId="3C4C60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output.close()</w:t>
      </w:r>
    </w:p>
    <w:p w14:paraId="5930B82C"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there are no tags, a ValueError arise. Except this Error and print</w:t>
      </w:r>
    </w:p>
    <w:p w14:paraId="3D1665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a message that the file has no tags'''</w:t>
      </w:r>
    </w:p>
    <w:p w14:paraId="1F2E6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ValueError:</w:t>
      </w:r>
    </w:p>
    <w:p w14:paraId="521A70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 has no tags"</w:t>
      </w:r>
      <w:r>
        <w:rPr>
          <w:rFonts w:ascii="Menlo Regular" w:hAnsi="Menlo Regular" w:cs="Menlo Regular"/>
          <w:color w:val="000000"/>
          <w:sz w:val="22"/>
          <w:szCs w:val="22"/>
          <w:lang w:val="en-US"/>
        </w:rPr>
        <w:t>%(infile)</w:t>
      </w:r>
    </w:p>
    <w:p w14:paraId="5B683E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#Close the output file</w:t>
      </w:r>
    </w:p>
    <w:p w14:paraId="492BDB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open_file.close()</w:t>
      </w:r>
    </w:p>
    <w:p w14:paraId="32A020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#break</w:t>
      </w:r>
      <w:r>
        <w:rPr>
          <w:rFonts w:ascii="Menlo Regular" w:hAnsi="Menlo Regular" w:cs="Menlo Regular"/>
          <w:color w:val="000000"/>
          <w:sz w:val="22"/>
          <w:szCs w:val="22"/>
          <w:lang w:val="en-US"/>
        </w:rPr>
        <w:br w:type="page"/>
      </w:r>
    </w:p>
    <w:p w14:paraId="2DA6782C" w14:textId="665CE93A" w:rsidR="00715FE2" w:rsidRDefault="00715FE2" w:rsidP="00715FE2">
      <w:pPr>
        <w:pStyle w:val="Kop4"/>
        <w:numPr>
          <w:ilvl w:val="2"/>
          <w:numId w:val="1"/>
        </w:numPr>
        <w:rPr>
          <w:lang w:val="en-US"/>
        </w:rPr>
      </w:pPr>
      <w:bookmarkStart w:id="275" w:name="_Toc254509770"/>
      <w:ins w:id="276" w:author="Patrick Gordon Wijntjes" w:date="2014-02-20T09:49:00Z">
        <w:r>
          <w:rPr>
            <w:lang w:val="en-US"/>
          </w:rPr>
          <w:lastRenderedPageBreak/>
          <w:t>add_columns.py</w:t>
        </w:r>
      </w:ins>
      <w:bookmarkEnd w:id="275"/>
    </w:p>
    <w:p w14:paraId="2741A43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import</w:t>
      </w:r>
      <w:r w:rsidRPr="008B7B49">
        <w:rPr>
          <w:rFonts w:ascii="Menlo Regular" w:hAnsi="Menlo Regular" w:cs="Menlo Regular"/>
          <w:color w:val="000000"/>
          <w:sz w:val="22"/>
          <w:szCs w:val="22"/>
          <w:lang w:val="en-US"/>
        </w:rPr>
        <w:t xml:space="preserve"> os</w:t>
      </w:r>
    </w:p>
    <w:p w14:paraId="1C46226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49A3BC3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#Collect all tsv files and save the names in files.txt</w:t>
      </w:r>
    </w:p>
    <w:p w14:paraId="297947A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"ls | egrep '.tsv' &gt; files.txt"</w:t>
      </w:r>
      <w:r w:rsidRPr="008B7B49">
        <w:rPr>
          <w:rFonts w:ascii="Menlo Regular" w:hAnsi="Menlo Regular" w:cs="Menlo Regular"/>
          <w:color w:val="000000"/>
          <w:sz w:val="22"/>
          <w:szCs w:val="22"/>
          <w:lang w:val="en-US"/>
        </w:rPr>
        <w:t>)</w:t>
      </w:r>
    </w:p>
    <w:p w14:paraId="2CBF97A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4D2AD44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#Read the names of the tsv files and save them as a list in python</w:t>
      </w:r>
    </w:p>
    <w:p w14:paraId="7F1DF75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files = open(</w:t>
      </w:r>
      <w:r w:rsidRPr="008B7B49">
        <w:rPr>
          <w:rFonts w:ascii="Menlo Regular" w:hAnsi="Menlo Regular" w:cs="Menlo Regular"/>
          <w:color w:val="C41A16"/>
          <w:sz w:val="22"/>
          <w:szCs w:val="22"/>
          <w:lang w:val="en-US"/>
        </w:rPr>
        <w:t>"files.txt"</w:t>
      </w: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1C00CF"/>
          <w:sz w:val="22"/>
          <w:szCs w:val="22"/>
          <w:lang w:val="en-US"/>
        </w:rPr>
        <w:t>'r'</w:t>
      </w:r>
      <w:r w:rsidRPr="008B7B49">
        <w:rPr>
          <w:rFonts w:ascii="Menlo Regular" w:hAnsi="Menlo Regular" w:cs="Menlo Regular"/>
          <w:color w:val="000000"/>
          <w:sz w:val="22"/>
          <w:szCs w:val="22"/>
          <w:lang w:val="en-US"/>
        </w:rPr>
        <w:t>).readlines()</w:t>
      </w:r>
    </w:p>
    <w:p w14:paraId="3BA5A44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5C9B5CE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#Create variables</w:t>
      </w:r>
    </w:p>
    <w:p w14:paraId="4F47FD7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number = len(files)</w:t>
      </w:r>
    </w:p>
    <w:p w14:paraId="17D34EC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header = []</w:t>
      </w:r>
    </w:p>
    <w:p w14:paraId="20827AB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out = []</w:t>
      </w:r>
    </w:p>
    <w:p w14:paraId="48A9B3F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counter = </w:t>
      </w:r>
      <w:r w:rsidRPr="008B7B49">
        <w:rPr>
          <w:rFonts w:ascii="Menlo Regular" w:hAnsi="Menlo Regular" w:cs="Menlo Regular"/>
          <w:color w:val="1C00CF"/>
          <w:sz w:val="22"/>
          <w:szCs w:val="22"/>
          <w:lang w:val="en-US"/>
        </w:rPr>
        <w:t>0</w:t>
      </w:r>
    </w:p>
    <w:p w14:paraId="3168DDA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maxi = </w:t>
      </w:r>
      <w:r w:rsidRPr="008B7B49">
        <w:rPr>
          <w:rFonts w:ascii="Menlo Regular" w:hAnsi="Menlo Regular" w:cs="Menlo Regular"/>
          <w:color w:val="1C00CF"/>
          <w:sz w:val="22"/>
          <w:szCs w:val="22"/>
          <w:lang w:val="en-US"/>
        </w:rPr>
        <w:t>0</w:t>
      </w:r>
    </w:p>
    <w:p w14:paraId="1F0BEC8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#Get the path working directory</w:t>
      </w:r>
    </w:p>
    <w:p w14:paraId="277D5B2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path = os.path.dirname(os.path.realpath(</w:t>
      </w:r>
      <w:r w:rsidRPr="008B7B49">
        <w:rPr>
          <w:rFonts w:ascii="Menlo Regular" w:hAnsi="Menlo Regular" w:cs="Menlo Regular"/>
          <w:color w:val="C41A16"/>
          <w:sz w:val="22"/>
          <w:szCs w:val="22"/>
          <w:lang w:val="en-US"/>
        </w:rPr>
        <w:t>"add_columns.py"</w:t>
      </w:r>
      <w:r w:rsidRPr="008B7B49">
        <w:rPr>
          <w:rFonts w:ascii="Menlo Regular" w:hAnsi="Menlo Regular" w:cs="Menlo Regular"/>
          <w:color w:val="000000"/>
          <w:sz w:val="22"/>
          <w:szCs w:val="22"/>
          <w:lang w:val="en-US"/>
        </w:rPr>
        <w:t>))</w:t>
      </w:r>
    </w:p>
    <w:p w14:paraId="0F1F6AF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#The output file for the lenght will named as the directory</w:t>
      </w:r>
    </w:p>
    <w:p w14:paraId="4356961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file = path.split(</w:t>
      </w:r>
      <w:r w:rsidRPr="008B7B49">
        <w:rPr>
          <w:rFonts w:ascii="Menlo Regular" w:hAnsi="Menlo Regular" w:cs="Menlo Regular"/>
          <w:color w:val="C41A16"/>
          <w:sz w:val="22"/>
          <w:szCs w:val="22"/>
          <w:lang w:val="en-US"/>
        </w:rPr>
        <w:t>"/"</w:t>
      </w:r>
      <w:r w:rsidRPr="008B7B49">
        <w:rPr>
          <w:rFonts w:ascii="Menlo Regular" w:hAnsi="Menlo Regular" w:cs="Menlo Regular"/>
          <w:color w:val="000000"/>
          <w:sz w:val="22"/>
          <w:szCs w:val="22"/>
          <w:lang w:val="en-US"/>
        </w:rPr>
        <w:t>)[</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C41A16"/>
          <w:sz w:val="22"/>
          <w:szCs w:val="22"/>
          <w:lang w:val="en-US"/>
        </w:rPr>
        <w:t>".txt"</w:t>
      </w:r>
    </w:p>
    <w:p w14:paraId="6BC8B17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lenght = open(file, </w:t>
      </w:r>
      <w:r w:rsidRPr="008B7B49">
        <w:rPr>
          <w:rFonts w:ascii="Menlo Regular" w:hAnsi="Menlo Regular" w:cs="Menlo Regular"/>
          <w:color w:val="1C00CF"/>
          <w:sz w:val="22"/>
          <w:szCs w:val="22"/>
          <w:lang w:val="en-US"/>
        </w:rPr>
        <w:t>'w'</w:t>
      </w:r>
      <w:r w:rsidRPr="008B7B49">
        <w:rPr>
          <w:rFonts w:ascii="Menlo Regular" w:hAnsi="Menlo Regular" w:cs="Menlo Regular"/>
          <w:color w:val="000000"/>
          <w:sz w:val="22"/>
          <w:szCs w:val="22"/>
          <w:lang w:val="en-US"/>
        </w:rPr>
        <w:t>)</w:t>
      </w:r>
    </w:p>
    <w:p w14:paraId="0D4D1C8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624BB83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#add information to the output lists</w:t>
      </w:r>
    </w:p>
    <w:p w14:paraId="0DE6DBA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q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6C85DFB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out.append(</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w:t>
      </w:r>
    </w:p>
    <w:p w14:paraId="66E59E2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header.append(</w:t>
      </w:r>
      <w:r w:rsidRPr="008B7B49">
        <w:rPr>
          <w:rFonts w:ascii="Menlo Regular" w:hAnsi="Menlo Regular" w:cs="Menlo Regular"/>
          <w:color w:val="C41A16"/>
          <w:sz w:val="22"/>
          <w:szCs w:val="22"/>
          <w:lang w:val="en-US"/>
        </w:rPr>
        <w:t>"C%s"</w:t>
      </w:r>
      <w:r w:rsidRPr="008B7B49">
        <w:rPr>
          <w:rFonts w:ascii="Menlo Regular" w:hAnsi="Menlo Regular" w:cs="Menlo Regular"/>
          <w:color w:val="000000"/>
          <w:sz w:val="22"/>
          <w:szCs w:val="22"/>
          <w:lang w:val="en-US"/>
        </w:rPr>
        <w:t>%(q</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w:t>
      </w:r>
    </w:p>
    <w:p w14:paraId="11F1B42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009948E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#Loop through the list of files</w:t>
      </w:r>
    </w:p>
    <w:p w14:paraId="138DE49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x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45872A3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#print "file:", files[x].strip()</w:t>
      </w:r>
    </w:p>
    <w:p w14:paraId="6D6AFE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#Create an output file</w:t>
      </w:r>
    </w:p>
    <w:p w14:paraId="3CBE8C1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y = files[x].strip()</w:t>
      </w:r>
    </w:p>
    <w:p w14:paraId="751030A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name = y.split(</w:t>
      </w:r>
      <w:r w:rsidRPr="008B7B49">
        <w:rPr>
          <w:rFonts w:ascii="Menlo Regular" w:hAnsi="Menlo Regular" w:cs="Menlo Regular"/>
          <w:color w:val="C41A16"/>
          <w:sz w:val="22"/>
          <w:szCs w:val="22"/>
          <w:lang w:val="en-US"/>
        </w:rPr>
        <w:t>"."</w:t>
      </w:r>
      <w:r w:rsidRPr="008B7B49">
        <w:rPr>
          <w:rFonts w:ascii="Menlo Regular" w:hAnsi="Menlo Regular" w:cs="Menlo Regular"/>
          <w:color w:val="000000"/>
          <w:sz w:val="22"/>
          <w:szCs w:val="22"/>
          <w:lang w:val="en-US"/>
        </w:rPr>
        <w:t>)[</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C41A16"/>
          <w:sz w:val="22"/>
          <w:szCs w:val="22"/>
          <w:lang w:val="en-US"/>
        </w:rPr>
        <w:t>"_new.tsv"</w:t>
      </w:r>
    </w:p>
    <w:p w14:paraId="0926832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 = open(name, </w:t>
      </w:r>
      <w:r w:rsidRPr="008B7B49">
        <w:rPr>
          <w:rFonts w:ascii="Menlo Regular" w:hAnsi="Menlo Regular" w:cs="Menlo Regular"/>
          <w:color w:val="1C00CF"/>
          <w:sz w:val="22"/>
          <w:szCs w:val="22"/>
          <w:lang w:val="en-US"/>
        </w:rPr>
        <w:t>'a'</w:t>
      </w:r>
      <w:r w:rsidRPr="008B7B49">
        <w:rPr>
          <w:rFonts w:ascii="Menlo Regular" w:hAnsi="Menlo Regular" w:cs="Menlo Regular"/>
          <w:color w:val="000000"/>
          <w:sz w:val="22"/>
          <w:szCs w:val="22"/>
          <w:lang w:val="en-US"/>
        </w:rPr>
        <w:t>)</w:t>
      </w:r>
    </w:p>
    <w:p w14:paraId="25815F8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#Read the content of the file, save it as a list</w:t>
      </w:r>
    </w:p>
    <w:p w14:paraId="6F3AB66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z = open(y, </w:t>
      </w:r>
      <w:r w:rsidRPr="008B7B49">
        <w:rPr>
          <w:rFonts w:ascii="Menlo Regular" w:hAnsi="Menlo Regular" w:cs="Menlo Regular"/>
          <w:color w:val="1C00CF"/>
          <w:sz w:val="22"/>
          <w:szCs w:val="22"/>
          <w:lang w:val="en-US"/>
        </w:rPr>
        <w:t>'r'</w:t>
      </w:r>
      <w:r w:rsidRPr="008B7B49">
        <w:rPr>
          <w:rFonts w:ascii="Menlo Regular" w:hAnsi="Menlo Regular" w:cs="Menlo Regular"/>
          <w:color w:val="000000"/>
          <w:sz w:val="22"/>
          <w:szCs w:val="22"/>
          <w:lang w:val="en-US"/>
        </w:rPr>
        <w:t>).readlines()</w:t>
      </w:r>
    </w:p>
    <w:p w14:paraId="3A73762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#Loop through the list of content</w:t>
      </w:r>
    </w:p>
    <w:p w14:paraId="7A8800E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a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range(len(z)):</w:t>
      </w:r>
    </w:p>
    <w:p w14:paraId="4E97256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#Create variables, b is the content list, i is the output list</w:t>
      </w:r>
    </w:p>
    <w:p w14:paraId="17830D4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b = z[a].split(</w:t>
      </w:r>
      <w:r w:rsidRPr="008B7B49">
        <w:rPr>
          <w:rFonts w:ascii="Menlo Regular" w:hAnsi="Menlo Regular" w:cs="Menlo Regular"/>
          <w:color w:val="C41A16"/>
          <w:sz w:val="22"/>
          <w:szCs w:val="22"/>
          <w:lang w:val="en-US"/>
        </w:rPr>
        <w:t>"\t"</w:t>
      </w:r>
      <w:r w:rsidRPr="008B7B49">
        <w:rPr>
          <w:rFonts w:ascii="Menlo Regular" w:hAnsi="Menlo Regular" w:cs="Menlo Regular"/>
          <w:color w:val="000000"/>
          <w:sz w:val="22"/>
          <w:szCs w:val="22"/>
          <w:lang w:val="en-US"/>
        </w:rPr>
        <w:t>)</w:t>
      </w:r>
    </w:p>
    <w:p w14:paraId="19A1385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 = b</w:t>
      </w:r>
    </w:p>
    <w:p w14:paraId="58FBD38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#When a is 0, it is the header</w:t>
      </w:r>
    </w:p>
    <w:p w14:paraId="4FEF8F8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a == </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w:t>
      </w:r>
    </w:p>
    <w:p w14:paraId="3463116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the header list to the output list</w:t>
      </w:r>
    </w:p>
    <w:p w14:paraId="57A0707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c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410683D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i.append(header[c])</w:t>
      </w:r>
    </w:p>
    <w:p w14:paraId="31FC419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#Write the content of the output list to the output file</w:t>
      </w:r>
    </w:p>
    <w:p w14:paraId="356E2FE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d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i:</w:t>
      </w:r>
    </w:p>
    <w:p w14:paraId="5F3175A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output.write(d.strip() + </w:t>
      </w:r>
      <w:r w:rsidRPr="008B7B49">
        <w:rPr>
          <w:rFonts w:ascii="Menlo Regular" w:hAnsi="Menlo Regular" w:cs="Menlo Regular"/>
          <w:color w:val="C41A16"/>
          <w:sz w:val="22"/>
          <w:szCs w:val="22"/>
          <w:lang w:val="en-US"/>
        </w:rPr>
        <w:t>"\t"</w:t>
      </w:r>
      <w:r w:rsidRPr="008B7B49">
        <w:rPr>
          <w:rFonts w:ascii="Menlo Regular" w:hAnsi="Menlo Regular" w:cs="Menlo Regular"/>
          <w:color w:val="000000"/>
          <w:sz w:val="22"/>
          <w:szCs w:val="22"/>
          <w:lang w:val="en-US"/>
        </w:rPr>
        <w:t>)</w:t>
      </w:r>
    </w:p>
    <w:p w14:paraId="077B90B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#After looping through the output list write an enter to the output file.</w:t>
      </w:r>
    </w:p>
    <w:p w14:paraId="2A6B786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"\n"</w:t>
      </w:r>
      <w:r w:rsidRPr="008B7B49">
        <w:rPr>
          <w:rFonts w:ascii="Menlo Regular" w:hAnsi="Menlo Regular" w:cs="Menlo Regular"/>
          <w:color w:val="000000"/>
          <w:sz w:val="22"/>
          <w:szCs w:val="22"/>
          <w:lang w:val="en-US"/>
        </w:rPr>
        <w:t>)</w:t>
      </w:r>
    </w:p>
    <w:p w14:paraId="77F7AD0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#When a is not 0 it is a normal line</w:t>
      </w:r>
    </w:p>
    <w:p w14:paraId="73B712E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else</w:t>
      </w:r>
      <w:r w:rsidRPr="008B7B49">
        <w:rPr>
          <w:rFonts w:ascii="Menlo Regular" w:hAnsi="Menlo Regular" w:cs="Menlo Regular"/>
          <w:color w:val="000000"/>
          <w:sz w:val="22"/>
          <w:szCs w:val="22"/>
          <w:lang w:val="en-US"/>
        </w:rPr>
        <w:t>:</w:t>
      </w:r>
    </w:p>
    <w:p w14:paraId="515C3A7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lastRenderedPageBreak/>
        <w:t xml:space="preserve">            </w:t>
      </w:r>
      <w:r w:rsidRPr="008B7B49">
        <w:rPr>
          <w:rFonts w:ascii="Menlo Regular" w:hAnsi="Menlo Regular" w:cs="Menlo Regular"/>
          <w:color w:val="007400"/>
          <w:sz w:val="22"/>
          <w:szCs w:val="22"/>
          <w:lang w:val="en-US"/>
        </w:rPr>
        <w:t>#When the counter (=file number) is equal to x, column x gets an 1</w:t>
      </w:r>
    </w:p>
    <w:p w14:paraId="5A3B193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counter == x:</w:t>
      </w:r>
    </w:p>
    <w:p w14:paraId="2843C2E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out[x] = </w:t>
      </w:r>
      <w:r w:rsidRPr="008B7B49">
        <w:rPr>
          <w:rFonts w:ascii="Menlo Regular" w:hAnsi="Menlo Regular" w:cs="Menlo Regular"/>
          <w:color w:val="1C00CF"/>
          <w:sz w:val="22"/>
          <w:szCs w:val="22"/>
          <w:lang w:val="en-US"/>
        </w:rPr>
        <w:t>1</w:t>
      </w:r>
    </w:p>
    <w:p w14:paraId="4A98E2E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#Otherwise it keeps a 0</w:t>
      </w:r>
    </w:p>
    <w:p w14:paraId="66464AC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else</w:t>
      </w:r>
      <w:r w:rsidRPr="008B7B49">
        <w:rPr>
          <w:rFonts w:ascii="Menlo Regular" w:hAnsi="Menlo Regular" w:cs="Menlo Regular"/>
          <w:color w:val="000000"/>
          <w:sz w:val="22"/>
          <w:szCs w:val="22"/>
          <w:lang w:val="en-US"/>
        </w:rPr>
        <w:t>:</w:t>
      </w:r>
    </w:p>
    <w:p w14:paraId="31AEB1D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pass</w:t>
      </w:r>
    </w:p>
    <w:p w14:paraId="15E97C3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#Change the last column (=catagory) from a zero with an enter to a zero without an enter</w:t>
      </w:r>
    </w:p>
    <w:p w14:paraId="3950290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1C00CF"/>
          <w:sz w:val="22"/>
          <w:szCs w:val="22"/>
          <w:lang w:val="en-US"/>
        </w:rPr>
        <w:t>0</w:t>
      </w:r>
    </w:p>
    <w:p w14:paraId="53427E2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the list of 0's (and 1's for column x == counter) to the output list</w:t>
      </w:r>
    </w:p>
    <w:p w14:paraId="38EDA59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f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0FF7218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i.append(out[f])</w:t>
      </w:r>
    </w:p>
    <w:p w14:paraId="16CEC37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#Write the contentn of the output list to the output file</w:t>
      </w:r>
    </w:p>
    <w:p w14:paraId="152D6A4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g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i:</w:t>
      </w:r>
    </w:p>
    <w:p w14:paraId="0A52C23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"%s\t"</w:t>
      </w:r>
      <w:r w:rsidRPr="008B7B49">
        <w:rPr>
          <w:rFonts w:ascii="Menlo Regular" w:hAnsi="Menlo Regular" w:cs="Menlo Regular"/>
          <w:color w:val="000000"/>
          <w:sz w:val="22"/>
          <w:szCs w:val="22"/>
          <w:lang w:val="en-US"/>
        </w:rPr>
        <w:t xml:space="preserve"> %(g))</w:t>
      </w:r>
    </w:p>
    <w:p w14:paraId="23F0A59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#After looping through the output list write an entr to the output file.</w:t>
      </w:r>
    </w:p>
    <w:p w14:paraId="620CAEB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"\n"</w:t>
      </w:r>
      <w:r w:rsidRPr="008B7B49">
        <w:rPr>
          <w:rFonts w:ascii="Menlo Regular" w:hAnsi="Menlo Regular" w:cs="Menlo Regular"/>
          <w:color w:val="000000"/>
          <w:sz w:val="22"/>
          <w:szCs w:val="22"/>
          <w:lang w:val="en-US"/>
        </w:rPr>
        <w:t>)</w:t>
      </w:r>
    </w:p>
    <w:p w14:paraId="1B97E38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#print "lengte: ", len(i)</w:t>
      </w:r>
    </w:p>
    <w:p w14:paraId="2CFF556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#Search to the hights number of columns</w:t>
      </w:r>
    </w:p>
    <w:p w14:paraId="5A7B46B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maxi &lt; len(i):</w:t>
      </w:r>
    </w:p>
    <w:p w14:paraId="4654206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maxi = len(i)</w:t>
      </w:r>
    </w:p>
    <w:p w14:paraId="246C3EC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#Set the column with 1 back to 0 for the next file</w:t>
      </w:r>
    </w:p>
    <w:p w14:paraId="67B0271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out[x] = </w:t>
      </w:r>
      <w:r w:rsidRPr="008B7B49">
        <w:rPr>
          <w:rFonts w:ascii="Menlo Regular" w:hAnsi="Menlo Regular" w:cs="Menlo Regular"/>
          <w:color w:val="1C00CF"/>
          <w:sz w:val="22"/>
          <w:szCs w:val="22"/>
          <w:lang w:val="en-US"/>
        </w:rPr>
        <w:t>0</w:t>
      </w:r>
    </w:p>
    <w:p w14:paraId="6BD860F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1 to the counter.</w:t>
      </w:r>
    </w:p>
    <w:p w14:paraId="670BD13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counter += </w:t>
      </w:r>
      <w:r w:rsidRPr="008B7B49">
        <w:rPr>
          <w:rFonts w:ascii="Menlo Regular" w:hAnsi="Menlo Regular" w:cs="Menlo Regular"/>
          <w:color w:val="1C00CF"/>
          <w:sz w:val="22"/>
          <w:szCs w:val="22"/>
          <w:lang w:val="en-US"/>
        </w:rPr>
        <w:t>1</w:t>
      </w:r>
    </w:p>
    <w:p w14:paraId="4B6733A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#os.system("rm %s"%(y))</w:t>
      </w:r>
    </w:p>
    <w:p w14:paraId="5136733A"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30EF49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#Close the output file</w:t>
      </w:r>
    </w:p>
    <w:p w14:paraId="66EFB74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output.close()</w:t>
      </w:r>
    </w:p>
    <w:p w14:paraId="155735A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#Remove the temporary file</w:t>
      </w:r>
    </w:p>
    <w:p w14:paraId="4DB1074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"rm files.txt"</w:t>
      </w:r>
      <w:r w:rsidRPr="008B7B49">
        <w:rPr>
          <w:rFonts w:ascii="Menlo Regular" w:hAnsi="Menlo Regular" w:cs="Menlo Regular"/>
          <w:color w:val="000000"/>
          <w:sz w:val="22"/>
          <w:szCs w:val="22"/>
          <w:lang w:val="en-US"/>
        </w:rPr>
        <w:t>)</w:t>
      </w:r>
    </w:p>
    <w:p w14:paraId="1B70111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#print "Maxi:", maxi</w:t>
      </w:r>
    </w:p>
    <w:p w14:paraId="354BAB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#Writhe the highest number of columns to the lenght output file</w:t>
      </w:r>
    </w:p>
    <w:p w14:paraId="330B475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lenght.write(</w:t>
      </w:r>
      <w:r w:rsidRPr="008B7B49">
        <w:rPr>
          <w:rFonts w:ascii="Menlo Regular" w:hAnsi="Menlo Regular" w:cs="Menlo Regular"/>
          <w:color w:val="C41A16"/>
          <w:sz w:val="22"/>
          <w:szCs w:val="22"/>
          <w:lang w:val="en-US"/>
        </w:rPr>
        <w:t>"%s"</w:t>
      </w:r>
      <w:r w:rsidRPr="008B7B49">
        <w:rPr>
          <w:rFonts w:ascii="Menlo Regular" w:hAnsi="Menlo Regular" w:cs="Menlo Regular"/>
          <w:color w:val="000000"/>
          <w:sz w:val="22"/>
          <w:szCs w:val="22"/>
          <w:lang w:val="en-US"/>
        </w:rPr>
        <w:t>% (maxi))</w:t>
      </w:r>
    </w:p>
    <w:p w14:paraId="52BBD8D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#Close the lenght output file</w:t>
      </w:r>
    </w:p>
    <w:p w14:paraId="0B79EDC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lenght.close()</w:t>
      </w:r>
    </w:p>
    <w:p w14:paraId="5FA4681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#Move the output file out the Flower directory</w:t>
      </w:r>
    </w:p>
    <w:p w14:paraId="52557AEF" w14:textId="3668C06C" w:rsidR="00715FE2"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"mv %s ../"</w:t>
      </w:r>
      <w:r w:rsidRPr="008B7B49">
        <w:rPr>
          <w:rFonts w:ascii="Menlo Regular" w:hAnsi="Menlo Regular" w:cs="Menlo Regular"/>
          <w:color w:val="000000"/>
          <w:sz w:val="22"/>
          <w:szCs w:val="22"/>
          <w:lang w:val="en-US"/>
        </w:rPr>
        <w:t>%(file))</w:t>
      </w:r>
      <w:r w:rsidR="00715FE2">
        <w:rPr>
          <w:rFonts w:ascii="Menlo Regular" w:hAnsi="Menlo Regular" w:cs="Menlo Regular"/>
          <w:color w:val="000000"/>
          <w:sz w:val="22"/>
          <w:szCs w:val="22"/>
          <w:lang w:val="en-US"/>
        </w:rPr>
        <w:br w:type="page"/>
      </w:r>
    </w:p>
    <w:p w14:paraId="156C4D95" w14:textId="24F71286" w:rsidR="00715FE2" w:rsidRDefault="00715FE2" w:rsidP="00715FE2">
      <w:pPr>
        <w:pStyle w:val="Kop4"/>
        <w:numPr>
          <w:ilvl w:val="2"/>
          <w:numId w:val="1"/>
        </w:numPr>
      </w:pPr>
      <w:bookmarkStart w:id="277" w:name="_Toc254509771"/>
      <w:ins w:id="278" w:author="Patrick Gordon Wijntjes" w:date="2014-02-20T09:51:00Z">
        <w:r>
          <w:lastRenderedPageBreak/>
          <w:t>combine_files.py</w:t>
        </w:r>
      </w:ins>
      <w:bookmarkEnd w:id="277"/>
    </w:p>
    <w:p w14:paraId="30F6DCA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AA0D91"/>
          <w:sz w:val="22"/>
          <w:szCs w:val="22"/>
          <w:lang w:val="en-US"/>
        </w:rPr>
        <w:t>import</w:t>
      </w:r>
      <w:r w:rsidRPr="00EA7D10">
        <w:rPr>
          <w:rFonts w:ascii="Menlo Regular" w:hAnsi="Menlo Regular" w:cs="Menlo Regular"/>
          <w:color w:val="000000"/>
          <w:sz w:val="22"/>
          <w:szCs w:val="22"/>
          <w:lang w:val="en-US"/>
        </w:rPr>
        <w:t xml:space="preserve"> os</w:t>
      </w:r>
    </w:p>
    <w:p w14:paraId="097B8CD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63D616D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#Save all tsv files created with add_columns.py in files.txt</w:t>
      </w:r>
    </w:p>
    <w:p w14:paraId="273681E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"ls | egrep 'new' &gt; files.txt"</w:t>
      </w:r>
      <w:r w:rsidRPr="00EA7D10">
        <w:rPr>
          <w:rFonts w:ascii="Menlo Regular" w:hAnsi="Menlo Regular" w:cs="Menlo Regular"/>
          <w:color w:val="000000"/>
          <w:sz w:val="22"/>
          <w:szCs w:val="22"/>
          <w:lang w:val="en-US"/>
        </w:rPr>
        <w:t>)</w:t>
      </w:r>
    </w:p>
    <w:p w14:paraId="71217DC9"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2CE37B3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#Read the content of files.txt and save it as a list</w:t>
      </w:r>
    </w:p>
    <w:p w14:paraId="2DF99AF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files = open(</w:t>
      </w:r>
      <w:r w:rsidRPr="00EA7D10">
        <w:rPr>
          <w:rFonts w:ascii="Menlo Regular" w:hAnsi="Menlo Regular" w:cs="Menlo Regular"/>
          <w:color w:val="1C00CF"/>
          <w:sz w:val="22"/>
          <w:szCs w:val="22"/>
          <w:lang w:val="en-US"/>
        </w:rPr>
        <w:t>'files.txt'</w:t>
      </w: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1C00CF"/>
          <w:sz w:val="22"/>
          <w:szCs w:val="22"/>
          <w:lang w:val="en-US"/>
        </w:rPr>
        <w:t>'r'</w:t>
      </w:r>
      <w:r w:rsidRPr="00EA7D10">
        <w:rPr>
          <w:rFonts w:ascii="Menlo Regular" w:hAnsi="Menlo Regular" w:cs="Menlo Regular"/>
          <w:color w:val="000000"/>
          <w:sz w:val="22"/>
          <w:szCs w:val="22"/>
          <w:lang w:val="en-US"/>
        </w:rPr>
        <w:t>).readlines()</w:t>
      </w:r>
    </w:p>
    <w:p w14:paraId="5BBA7D8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1C6E535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#Create variables</w:t>
      </w:r>
    </w:p>
    <w:p w14:paraId="4F7F623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number = len(files)</w:t>
      </w:r>
    </w:p>
    <w:p w14:paraId="64E84B6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counter = </w:t>
      </w:r>
      <w:r w:rsidRPr="00EA7D10">
        <w:rPr>
          <w:rFonts w:ascii="Menlo Regular" w:hAnsi="Menlo Regular" w:cs="Menlo Regular"/>
          <w:color w:val="1C00CF"/>
          <w:sz w:val="22"/>
          <w:szCs w:val="22"/>
          <w:lang w:val="en-US"/>
        </w:rPr>
        <w:t>0</w:t>
      </w:r>
    </w:p>
    <w:p w14:paraId="3EA24DD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#Get the path working directory</w:t>
      </w:r>
    </w:p>
    <w:p w14:paraId="7391289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paht = os.path.dirname(os.path.realpath(</w:t>
      </w:r>
      <w:r w:rsidRPr="00EA7D10">
        <w:rPr>
          <w:rFonts w:ascii="Menlo Regular" w:hAnsi="Menlo Regular" w:cs="Menlo Regular"/>
          <w:color w:val="C41A16"/>
          <w:sz w:val="22"/>
          <w:szCs w:val="22"/>
          <w:lang w:val="en-US"/>
        </w:rPr>
        <w:t>"combine_files.py"</w:t>
      </w:r>
      <w:r w:rsidRPr="00EA7D10">
        <w:rPr>
          <w:rFonts w:ascii="Menlo Regular" w:hAnsi="Menlo Regular" w:cs="Menlo Regular"/>
          <w:color w:val="000000"/>
          <w:sz w:val="22"/>
          <w:szCs w:val="22"/>
          <w:lang w:val="en-US"/>
        </w:rPr>
        <w:t>))</w:t>
      </w:r>
    </w:p>
    <w:p w14:paraId="22D0046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#The output file will named as the directory</w:t>
      </w:r>
    </w:p>
    <w:p w14:paraId="21449BB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name = paht.split(</w:t>
      </w:r>
      <w:r w:rsidRPr="00EA7D10">
        <w:rPr>
          <w:rFonts w:ascii="Menlo Regular" w:hAnsi="Menlo Regular" w:cs="Menlo Regular"/>
          <w:color w:val="C41A16"/>
          <w:sz w:val="22"/>
          <w:szCs w:val="22"/>
          <w:lang w:val="en-US"/>
        </w:rPr>
        <w:t>"/"</w:t>
      </w:r>
      <w:r w:rsidRPr="00EA7D10">
        <w:rPr>
          <w:rFonts w:ascii="Menlo Regular" w:hAnsi="Menlo Regular" w:cs="Menlo Regular"/>
          <w:color w:val="000000"/>
          <w:sz w:val="22"/>
          <w:szCs w:val="22"/>
          <w:lang w:val="en-US"/>
        </w:rPr>
        <w:t>)[</w:t>
      </w:r>
      <w:r w:rsidRPr="00EA7D10">
        <w:rPr>
          <w:rFonts w:ascii="Menlo Regular" w:hAnsi="Menlo Regular" w:cs="Menlo Regular"/>
          <w:color w:val="1C00CF"/>
          <w:sz w:val="22"/>
          <w:szCs w:val="22"/>
          <w:lang w:val="en-US"/>
        </w:rPr>
        <w:t>-1</w:t>
      </w:r>
      <w:r w:rsidRPr="00EA7D10">
        <w:rPr>
          <w:rFonts w:ascii="Menlo Regular" w:hAnsi="Menlo Regular" w:cs="Menlo Regular"/>
          <w:color w:val="000000"/>
          <w:sz w:val="22"/>
          <w:szCs w:val="22"/>
          <w:lang w:val="en-US"/>
        </w:rPr>
        <w:t xml:space="preserve">] + </w:t>
      </w:r>
      <w:r w:rsidRPr="00EA7D10">
        <w:rPr>
          <w:rFonts w:ascii="Menlo Regular" w:hAnsi="Menlo Regular" w:cs="Menlo Regular"/>
          <w:color w:val="C41A16"/>
          <w:sz w:val="22"/>
          <w:szCs w:val="22"/>
          <w:lang w:val="en-US"/>
        </w:rPr>
        <w:t>".tsv"</w:t>
      </w:r>
    </w:p>
    <w:p w14:paraId="6017525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#print name</w:t>
      </w:r>
    </w:p>
    <w:p w14:paraId="79BF96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output = open(name, </w:t>
      </w:r>
      <w:r w:rsidRPr="00EA7D10">
        <w:rPr>
          <w:rFonts w:ascii="Menlo Regular" w:hAnsi="Menlo Regular" w:cs="Menlo Regular"/>
          <w:color w:val="1C00CF"/>
          <w:sz w:val="22"/>
          <w:szCs w:val="22"/>
          <w:lang w:val="en-US"/>
        </w:rPr>
        <w:t>'a'</w:t>
      </w:r>
      <w:r w:rsidRPr="00EA7D10">
        <w:rPr>
          <w:rFonts w:ascii="Menlo Regular" w:hAnsi="Menlo Regular" w:cs="Menlo Regular"/>
          <w:color w:val="000000"/>
          <w:sz w:val="22"/>
          <w:szCs w:val="22"/>
          <w:lang w:val="en-US"/>
        </w:rPr>
        <w:t>)</w:t>
      </w:r>
    </w:p>
    <w:p w14:paraId="45F0EE6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46F6A5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#Loop through the files list</w:t>
      </w:r>
    </w:p>
    <w:p w14:paraId="7F42C49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x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range(number):</w:t>
      </w:r>
    </w:p>
    <w:p w14:paraId="3F7DCED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y = files[x].strip()</w:t>
      </w:r>
    </w:p>
    <w:p w14:paraId="5876030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#print "file:", y</w:t>
      </w:r>
    </w:p>
    <w:p w14:paraId="425ED7F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#Read the content of the file, save it as a list.</w:t>
      </w:r>
    </w:p>
    <w:p w14:paraId="4B910AC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z = open(y, </w:t>
      </w:r>
      <w:r w:rsidRPr="00EA7D10">
        <w:rPr>
          <w:rFonts w:ascii="Menlo Regular" w:hAnsi="Menlo Regular" w:cs="Menlo Regular"/>
          <w:color w:val="1C00CF"/>
          <w:sz w:val="22"/>
          <w:szCs w:val="22"/>
          <w:lang w:val="en-US"/>
        </w:rPr>
        <w:t>'r'</w:t>
      </w:r>
      <w:r w:rsidRPr="00EA7D10">
        <w:rPr>
          <w:rFonts w:ascii="Menlo Regular" w:hAnsi="Menlo Regular" w:cs="Menlo Regular"/>
          <w:color w:val="000000"/>
          <w:sz w:val="22"/>
          <w:szCs w:val="22"/>
          <w:lang w:val="en-US"/>
        </w:rPr>
        <w:t>).readlines()</w:t>
      </w:r>
    </w:p>
    <w:p w14:paraId="1658716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#Loop through the lines</w:t>
      </w:r>
    </w:p>
    <w:p w14:paraId="5A02695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a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range(len(z)):</w:t>
      </w:r>
    </w:p>
    <w:p w14:paraId="298FCC9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#create a list, every columns is an entry of the list</w:t>
      </w:r>
    </w:p>
    <w:p w14:paraId="0CA8166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b = z[a].split(</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2770D9B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counter is 0, this is the first file.</w:t>
      </w:r>
    </w:p>
    <w:p w14:paraId="2F5E23D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if</w:t>
      </w:r>
      <w:r w:rsidRPr="00EA7D10">
        <w:rPr>
          <w:rFonts w:ascii="Menlo Regular" w:hAnsi="Menlo Regular" w:cs="Menlo Regular"/>
          <w:color w:val="000000"/>
          <w:sz w:val="22"/>
          <w:szCs w:val="22"/>
          <w:lang w:val="en-US"/>
        </w:rPr>
        <w:t xml:space="preserve"> counter == </w:t>
      </w:r>
      <w:r w:rsidRPr="00EA7D10">
        <w:rPr>
          <w:rFonts w:ascii="Menlo Regular" w:hAnsi="Menlo Regular" w:cs="Menlo Regular"/>
          <w:color w:val="1C00CF"/>
          <w:sz w:val="22"/>
          <w:szCs w:val="22"/>
          <w:lang w:val="en-US"/>
        </w:rPr>
        <w:t>0</w:t>
      </w:r>
      <w:r w:rsidRPr="00EA7D10">
        <w:rPr>
          <w:rFonts w:ascii="Menlo Regular" w:hAnsi="Menlo Regular" w:cs="Menlo Regular"/>
          <w:color w:val="000000"/>
          <w:sz w:val="22"/>
          <w:szCs w:val="22"/>
          <w:lang w:val="en-US"/>
        </w:rPr>
        <w:t>:</w:t>
      </w:r>
    </w:p>
    <w:p w14:paraId="4990E1F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whole content of the file is written to the output file</w:t>
      </w:r>
    </w:p>
    <w:p w14:paraId="5638AC4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d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b:</w:t>
      </w:r>
    </w:p>
    <w:p w14:paraId="5736BFF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output.write(d.strip() + </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6A6F573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#After looping through the content, write an enter</w:t>
      </w:r>
    </w:p>
    <w:p w14:paraId="4C710BA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w:t>
      </w:r>
      <w:r w:rsidRPr="00EA7D10">
        <w:rPr>
          <w:rFonts w:ascii="Menlo Regular" w:hAnsi="Menlo Regular" w:cs="Menlo Regular"/>
          <w:color w:val="C41A16"/>
          <w:sz w:val="22"/>
          <w:szCs w:val="22"/>
          <w:lang w:val="en-US"/>
        </w:rPr>
        <w:t>"\n"</w:t>
      </w:r>
      <w:r w:rsidRPr="00EA7D10">
        <w:rPr>
          <w:rFonts w:ascii="Menlo Regular" w:hAnsi="Menlo Regular" w:cs="Menlo Regular"/>
          <w:color w:val="000000"/>
          <w:sz w:val="22"/>
          <w:szCs w:val="22"/>
          <w:lang w:val="en-US"/>
        </w:rPr>
        <w:t>)</w:t>
      </w:r>
    </w:p>
    <w:p w14:paraId="27D8F47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counter isn't 0, it is not the first file</w:t>
      </w:r>
    </w:p>
    <w:p w14:paraId="49282BB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else</w:t>
      </w:r>
      <w:r w:rsidRPr="00EA7D10">
        <w:rPr>
          <w:rFonts w:ascii="Menlo Regular" w:hAnsi="Menlo Regular" w:cs="Menlo Regular"/>
          <w:color w:val="000000"/>
          <w:sz w:val="22"/>
          <w:szCs w:val="22"/>
          <w:lang w:val="en-US"/>
        </w:rPr>
        <w:t>:</w:t>
      </w:r>
    </w:p>
    <w:p w14:paraId="2520D55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a is 0 it is the header</w:t>
      </w:r>
    </w:p>
    <w:p w14:paraId="77A4E1E9"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if</w:t>
      </w:r>
      <w:r w:rsidRPr="00EA7D10">
        <w:rPr>
          <w:rFonts w:ascii="Menlo Regular" w:hAnsi="Menlo Regular" w:cs="Menlo Regular"/>
          <w:color w:val="000000"/>
          <w:sz w:val="22"/>
          <w:szCs w:val="22"/>
          <w:lang w:val="en-US"/>
        </w:rPr>
        <w:t xml:space="preserve"> a == </w:t>
      </w:r>
      <w:r w:rsidRPr="00EA7D10">
        <w:rPr>
          <w:rFonts w:ascii="Menlo Regular" w:hAnsi="Menlo Regular" w:cs="Menlo Regular"/>
          <w:color w:val="1C00CF"/>
          <w:sz w:val="22"/>
          <w:szCs w:val="22"/>
          <w:lang w:val="en-US"/>
        </w:rPr>
        <w:t>0</w:t>
      </w:r>
      <w:r w:rsidRPr="00EA7D10">
        <w:rPr>
          <w:rFonts w:ascii="Menlo Regular" w:hAnsi="Menlo Regular" w:cs="Menlo Regular"/>
          <w:color w:val="000000"/>
          <w:sz w:val="22"/>
          <w:szCs w:val="22"/>
          <w:lang w:val="en-US"/>
        </w:rPr>
        <w:t>:</w:t>
      </w:r>
    </w:p>
    <w:p w14:paraId="0B7BA52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header will not be written to the output file, because it is already there</w:t>
      </w:r>
    </w:p>
    <w:p w14:paraId="217B863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pass</w:t>
      </w:r>
    </w:p>
    <w:p w14:paraId="1AD9871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a isn't 0 it is not the header</w:t>
      </w:r>
    </w:p>
    <w:p w14:paraId="261F2D6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else</w:t>
      </w:r>
      <w:r w:rsidRPr="00EA7D10">
        <w:rPr>
          <w:rFonts w:ascii="Menlo Regular" w:hAnsi="Menlo Regular" w:cs="Menlo Regular"/>
          <w:color w:val="000000"/>
          <w:sz w:val="22"/>
          <w:szCs w:val="22"/>
          <w:lang w:val="en-US"/>
        </w:rPr>
        <w:t>:</w:t>
      </w:r>
    </w:p>
    <w:p w14:paraId="151EAC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content will be written to the output file</w:t>
      </w:r>
    </w:p>
    <w:p w14:paraId="54D723A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d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b:</w:t>
      </w:r>
    </w:p>
    <w:p w14:paraId="5C7EF9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output.write(d.strip() + </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0E41582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#After looping through the content, write an enter to the output file.</w:t>
      </w:r>
    </w:p>
    <w:p w14:paraId="7BDEC81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w:t>
      </w:r>
      <w:r w:rsidRPr="00EA7D10">
        <w:rPr>
          <w:rFonts w:ascii="Menlo Regular" w:hAnsi="Menlo Regular" w:cs="Menlo Regular"/>
          <w:color w:val="C41A16"/>
          <w:sz w:val="22"/>
          <w:szCs w:val="22"/>
          <w:lang w:val="en-US"/>
        </w:rPr>
        <w:t>"\n"</w:t>
      </w:r>
      <w:r w:rsidRPr="00EA7D10">
        <w:rPr>
          <w:rFonts w:ascii="Menlo Regular" w:hAnsi="Menlo Regular" w:cs="Menlo Regular"/>
          <w:color w:val="000000"/>
          <w:sz w:val="22"/>
          <w:szCs w:val="22"/>
          <w:lang w:val="en-US"/>
        </w:rPr>
        <w:t>)</w:t>
      </w:r>
    </w:p>
    <w:p w14:paraId="2CAF465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#Add 1 to the counter</w:t>
      </w:r>
    </w:p>
    <w:p w14:paraId="5B2966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counter += </w:t>
      </w:r>
      <w:r w:rsidRPr="00EA7D10">
        <w:rPr>
          <w:rFonts w:ascii="Menlo Regular" w:hAnsi="Menlo Regular" w:cs="Menlo Regular"/>
          <w:color w:val="1C00CF"/>
          <w:sz w:val="22"/>
          <w:szCs w:val="22"/>
          <w:lang w:val="en-US"/>
        </w:rPr>
        <w:t>1</w:t>
      </w:r>
    </w:p>
    <w:p w14:paraId="5E416A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lastRenderedPageBreak/>
        <w:t xml:space="preserve">    </w:t>
      </w:r>
      <w:r w:rsidRPr="00EA7D10">
        <w:rPr>
          <w:rFonts w:ascii="Menlo Regular" w:hAnsi="Menlo Regular" w:cs="Menlo Regular"/>
          <w:color w:val="007400"/>
          <w:sz w:val="22"/>
          <w:szCs w:val="22"/>
          <w:lang w:val="en-US"/>
        </w:rPr>
        <w:t>#os.system("rm %s"%(y))</w:t>
      </w:r>
    </w:p>
    <w:p w14:paraId="0E92D8B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#Close the output file</w:t>
      </w:r>
    </w:p>
    <w:p w14:paraId="3290262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output.close()</w:t>
      </w:r>
    </w:p>
    <w:p w14:paraId="5F14081F"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#Remove the temporary files.txt file</w:t>
      </w:r>
    </w:p>
    <w:p w14:paraId="1E886D5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"rm files.txt"</w:t>
      </w:r>
      <w:r w:rsidRPr="00EA7D10">
        <w:rPr>
          <w:rFonts w:ascii="Menlo Regular" w:hAnsi="Menlo Regular" w:cs="Menlo Regular"/>
          <w:color w:val="000000"/>
          <w:sz w:val="22"/>
          <w:szCs w:val="22"/>
          <w:lang w:val="en-US"/>
        </w:rPr>
        <w:t>)</w:t>
      </w:r>
    </w:p>
    <w:p w14:paraId="72D6B76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#Move the output file out of the Flower directory</w:t>
      </w:r>
    </w:p>
    <w:p w14:paraId="358E60C4" w14:textId="3FA7754E" w:rsidR="00715FE2"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"mv %s ../"</w:t>
      </w:r>
      <w:r w:rsidRPr="00EA7D10">
        <w:rPr>
          <w:rFonts w:ascii="Menlo Regular" w:hAnsi="Menlo Regular" w:cs="Menlo Regular"/>
          <w:color w:val="000000"/>
          <w:sz w:val="22"/>
          <w:szCs w:val="22"/>
          <w:lang w:val="en-US"/>
        </w:rPr>
        <w:t>%(name))</w:t>
      </w:r>
      <w:r w:rsidR="00715FE2">
        <w:rPr>
          <w:rFonts w:ascii="Menlo Regular" w:hAnsi="Menlo Regular" w:cs="Menlo Regular"/>
          <w:color w:val="000000"/>
          <w:sz w:val="22"/>
          <w:szCs w:val="22"/>
          <w:lang w:val="en-US"/>
        </w:rPr>
        <w:br w:type="page"/>
      </w:r>
    </w:p>
    <w:p w14:paraId="2F527A86" w14:textId="0F5258B6" w:rsidR="00715FE2" w:rsidRDefault="00715FE2" w:rsidP="00715FE2">
      <w:pPr>
        <w:pStyle w:val="Kop4"/>
        <w:numPr>
          <w:ilvl w:val="2"/>
          <w:numId w:val="1"/>
        </w:numPr>
        <w:rPr>
          <w:lang w:val="en-US"/>
        </w:rPr>
      </w:pPr>
      <w:bookmarkStart w:id="279" w:name="_Toc254509772"/>
      <w:ins w:id="280" w:author="Patrick Gordon Wijntjes" w:date="2014-02-20T09:52:00Z">
        <w:r>
          <w:rPr>
            <w:lang w:val="en-US"/>
          </w:rPr>
          <w:lastRenderedPageBreak/>
          <w:t>complete_columns.py</w:t>
        </w:r>
      </w:ins>
      <w:bookmarkEnd w:id="279"/>
    </w:p>
    <w:p w14:paraId="6925538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import</w:t>
      </w:r>
      <w:r w:rsidRPr="00AC38B7">
        <w:rPr>
          <w:rFonts w:ascii="Menlo Regular" w:hAnsi="Menlo Regular" w:cs="Menlo Regular"/>
          <w:color w:val="000000"/>
          <w:sz w:val="22"/>
          <w:szCs w:val="22"/>
          <w:lang w:val="en-US"/>
        </w:rPr>
        <w:t xml:space="preserve"> os</w:t>
      </w:r>
    </w:p>
    <w:p w14:paraId="5801564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4658AB0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#Save a list of the length files in len_files</w:t>
      </w:r>
    </w:p>
    <w:p w14:paraId="52A60A5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os.system(</w:t>
      </w:r>
      <w:r w:rsidRPr="00AC38B7">
        <w:rPr>
          <w:rFonts w:ascii="Menlo Regular" w:hAnsi="Menlo Regular" w:cs="Menlo Regular"/>
          <w:color w:val="C41A16"/>
          <w:sz w:val="22"/>
          <w:szCs w:val="22"/>
          <w:lang w:val="en-US"/>
        </w:rPr>
        <w:t>"ls | egrep '.txt' &gt; len_files"</w:t>
      </w:r>
      <w:r w:rsidRPr="00AC38B7">
        <w:rPr>
          <w:rFonts w:ascii="Menlo Regular" w:hAnsi="Menlo Regular" w:cs="Menlo Regular"/>
          <w:color w:val="000000"/>
          <w:sz w:val="22"/>
          <w:szCs w:val="22"/>
          <w:lang w:val="en-US"/>
        </w:rPr>
        <w:t>)</w:t>
      </w:r>
    </w:p>
    <w:p w14:paraId="46E709B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286D6D9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#Read the content of len_files and save it as a list</w:t>
      </w:r>
    </w:p>
    <w:p w14:paraId="091293E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len_files = open(</w:t>
      </w:r>
      <w:r w:rsidRPr="00AC38B7">
        <w:rPr>
          <w:rFonts w:ascii="Menlo Regular" w:hAnsi="Menlo Regular" w:cs="Menlo Regular"/>
          <w:color w:val="1C00CF"/>
          <w:sz w:val="22"/>
          <w:szCs w:val="22"/>
          <w:lang w:val="en-US"/>
        </w:rPr>
        <w:t>'len_files'</w:t>
      </w: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).readlines()</w:t>
      </w:r>
    </w:p>
    <w:p w14:paraId="28C0A81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01FC288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#Create variables</w:t>
      </w:r>
    </w:p>
    <w:p w14:paraId="41ACB90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name_list = []</w:t>
      </w:r>
    </w:p>
    <w:p w14:paraId="1A42716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names = []</w:t>
      </w:r>
    </w:p>
    <w:p w14:paraId="02042CB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max = </w:t>
      </w:r>
      <w:r w:rsidRPr="00AC38B7">
        <w:rPr>
          <w:rFonts w:ascii="Menlo Regular" w:hAnsi="Menlo Regular" w:cs="Menlo Regular"/>
          <w:color w:val="1C00CF"/>
          <w:sz w:val="22"/>
          <w:szCs w:val="22"/>
          <w:lang w:val="en-US"/>
        </w:rPr>
        <w:t>0</w:t>
      </w:r>
    </w:p>
    <w:p w14:paraId="7534553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infile = </w:t>
      </w:r>
      <w:r w:rsidRPr="00AC38B7">
        <w:rPr>
          <w:rFonts w:ascii="Menlo Regular" w:hAnsi="Menlo Regular" w:cs="Menlo Regular"/>
          <w:color w:val="1C00CF"/>
          <w:sz w:val="22"/>
          <w:szCs w:val="22"/>
          <w:lang w:val="en-US"/>
        </w:rPr>
        <w:t>''</w:t>
      </w:r>
    </w:p>
    <w:p w14:paraId="73B574D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3517CC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len_files</w:t>
      </w:r>
    </w:p>
    <w:p w14:paraId="382CE28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2CFBB8D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len_files and add the content to the list.</w:t>
      </w:r>
    </w:p>
    <w:p w14:paraId="4FEE57A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x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len_files:</w:t>
      </w:r>
    </w:p>
    <w:p w14:paraId="05A6B70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name_list.append(x.strip())</w:t>
      </w:r>
    </w:p>
    <w:p w14:paraId="67C87B4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12F518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name_list</w:t>
      </w:r>
    </w:p>
    <w:p w14:paraId="5F577AF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3A1618A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name_list</w:t>
      </w:r>
    </w:p>
    <w:p w14:paraId="7CBD536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y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name_list:</w:t>
      </w:r>
    </w:p>
    <w:p w14:paraId="0634825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#Read the lenth of from the file</w:t>
      </w:r>
    </w:p>
    <w:p w14:paraId="2779E0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 = int(open(y,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w:t>
      </w:r>
    </w:p>
    <w:p w14:paraId="099D1FD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file</w:t>
      </w:r>
    </w:p>
    <w:p w14:paraId="6BDB491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#Find the maximum lenth</w:t>
      </w:r>
    </w:p>
    <w:p w14:paraId="56906E0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if</w:t>
      </w:r>
      <w:r w:rsidRPr="00AC38B7">
        <w:rPr>
          <w:rFonts w:ascii="Menlo Regular" w:hAnsi="Menlo Regular" w:cs="Menlo Regular"/>
          <w:color w:val="000000"/>
          <w:sz w:val="22"/>
          <w:szCs w:val="22"/>
          <w:lang w:val="en-US"/>
        </w:rPr>
        <w:t xml:space="preserve"> max &lt; file:</w:t>
      </w:r>
    </w:p>
    <w:p w14:paraId="7DD98E2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max = file</w:t>
      </w:r>
    </w:p>
    <w:p w14:paraId="1E2F744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name of the file with the maximum lenth</w:t>
      </w:r>
    </w:p>
    <w:p w14:paraId="1D8D1A1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infile = y</w:t>
      </w:r>
    </w:p>
    <w:p w14:paraId="492FC59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48BB2F4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"Max:", max</w:t>
      </w:r>
    </w:p>
    <w:p w14:paraId="5010B9D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"infile:", infile</w:t>
      </w:r>
    </w:p>
    <w:p w14:paraId="2CB53B4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"1:", name_list</w:t>
      </w:r>
    </w:p>
    <w:p w14:paraId="3FB0D18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#Remove the file wiht the maximum lenght from the name_list</w:t>
      </w:r>
    </w:p>
    <w:p w14:paraId="7D63696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name_list.remove(infile)</w:t>
      </w:r>
    </w:p>
    <w:p w14:paraId="69D09A0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name_list contains only the files that needs to be extended</w:t>
      </w:r>
    </w:p>
    <w:p w14:paraId="02B2863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"2:", name_list</w:t>
      </w:r>
    </w:p>
    <w:p w14:paraId="15D3CD3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79756E2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 list</w:t>
      </w:r>
    </w:p>
    <w:p w14:paraId="290FF2F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z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name_list:</w:t>
      </w:r>
    </w:p>
    <w:p w14:paraId="63E7A52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#Add the names of the tsv files to the names list.</w:t>
      </w:r>
    </w:p>
    <w:p w14:paraId="48B772F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 = z.split(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 xml:space="preserve">] + </w:t>
      </w:r>
      <w:r w:rsidRPr="00AC38B7">
        <w:rPr>
          <w:rFonts w:ascii="Menlo Regular" w:hAnsi="Menlo Regular" w:cs="Menlo Regular"/>
          <w:color w:val="C41A16"/>
          <w:sz w:val="22"/>
          <w:szCs w:val="22"/>
          <w:lang w:val="en-US"/>
        </w:rPr>
        <w:t>".tsv"</w:t>
      </w:r>
    </w:p>
    <w:p w14:paraId="40C2C84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names.append(name)</w:t>
      </w:r>
    </w:p>
    <w:p w14:paraId="0B8ADF8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Dit zijn de echte files die aangevuld moeten worden.</w:t>
      </w:r>
    </w:p>
    <w:p w14:paraId="69AE28A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names</w:t>
      </w:r>
    </w:p>
    <w:p w14:paraId="595AEDC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061CED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names list</w:t>
      </w:r>
    </w:p>
    <w:p w14:paraId="1348707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a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names:</w:t>
      </w:r>
    </w:p>
    <w:p w14:paraId="5D0E2ED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w:t>
      </w:r>
    </w:p>
    <w:p w14:paraId="0428944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#Read the content of the file and save it as a list</w:t>
      </w:r>
    </w:p>
    <w:p w14:paraId="23CD1FE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lastRenderedPageBreak/>
        <w:t xml:space="preserve">    content = open(a,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).readlines()</w:t>
      </w:r>
    </w:p>
    <w:p w14:paraId="0F4E2FB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#Loop through the content</w:t>
      </w:r>
    </w:p>
    <w:p w14:paraId="45898C4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c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range(len(content)):</w:t>
      </w:r>
    </w:p>
    <w:p w14:paraId="48D7188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#When c is zero it is the header line</w:t>
      </w:r>
    </w:p>
    <w:p w14:paraId="7ED47DE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if</w:t>
      </w:r>
      <w:r w:rsidRPr="00AC38B7">
        <w:rPr>
          <w:rFonts w:ascii="Menlo Regular" w:hAnsi="Menlo Regular" w:cs="Menlo Regular"/>
          <w:color w:val="000000"/>
          <w:sz w:val="22"/>
          <w:szCs w:val="22"/>
          <w:lang w:val="en-US"/>
        </w:rPr>
        <w:t xml:space="preserve"> c == </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38EF141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header as list</w:t>
      </w:r>
    </w:p>
    <w:p w14:paraId="46E24B8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 = content[c].split(</w:t>
      </w:r>
      <w:r w:rsidRPr="00AC38B7">
        <w:rPr>
          <w:rFonts w:ascii="Menlo Regular" w:hAnsi="Menlo Regular" w:cs="Menlo Regular"/>
          <w:color w:val="C41A16"/>
          <w:sz w:val="22"/>
          <w:szCs w:val="22"/>
          <w:lang w:val="en-US"/>
        </w:rPr>
        <w:t>"\t"</w:t>
      </w:r>
      <w:r w:rsidRPr="00AC38B7">
        <w:rPr>
          <w:rFonts w:ascii="Menlo Regular" w:hAnsi="Menlo Regular" w:cs="Menlo Regular"/>
          <w:color w:val="000000"/>
          <w:sz w:val="22"/>
          <w:szCs w:val="22"/>
          <w:lang w:val="en-US"/>
        </w:rPr>
        <w:t>)</w:t>
      </w:r>
    </w:p>
    <w:p w14:paraId="7279964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#Remove the empty field and the enter from the header</w:t>
      </w:r>
    </w:p>
    <w:p w14:paraId="3D87CA4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1D6822E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F10676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lenth of the header line (= number of columns)</w:t>
      </w:r>
    </w:p>
    <w:p w14:paraId="735B2EE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file_length = int(len(header))</w:t>
      </w:r>
    </w:p>
    <w:p w14:paraId="0C227FD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file_length</w:t>
      </w:r>
    </w:p>
    <w:p w14:paraId="228F897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#Calculate the difference between the max lenght and the lenth of the current file</w:t>
      </w:r>
    </w:p>
    <w:p w14:paraId="779967B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difference = max-file_length</w:t>
      </w:r>
    </w:p>
    <w:p w14:paraId="532C5D8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difference</w:t>
      </w:r>
    </w:p>
    <w:p w14:paraId="680DB91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header[-1]</w:t>
      </w:r>
    </w:p>
    <w:p w14:paraId="7183BE5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C-number of the last column</w:t>
      </w:r>
    </w:p>
    <w:p w14:paraId="662AE96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number = int(header[</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].split(</w:t>
      </w:r>
      <w:r w:rsidRPr="00AC38B7">
        <w:rPr>
          <w:rFonts w:ascii="Menlo Regular" w:hAnsi="Menlo Regular" w:cs="Menlo Regular"/>
          <w:color w:val="C41A16"/>
          <w:sz w:val="22"/>
          <w:szCs w:val="22"/>
          <w:lang w:val="en-US"/>
        </w:rPr>
        <w:t>"C"</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1748D26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#Create an output file</w:t>
      </w:r>
    </w:p>
    <w:p w14:paraId="5FBBDBC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outname = </w:t>
      </w:r>
      <w:r w:rsidRPr="00AC38B7">
        <w:rPr>
          <w:rFonts w:ascii="Menlo Regular" w:hAnsi="Menlo Regular" w:cs="Menlo Regular"/>
          <w:color w:val="C41A16"/>
          <w:sz w:val="22"/>
          <w:szCs w:val="22"/>
          <w:lang w:val="en-US"/>
        </w:rPr>
        <w:t>"%s_new.tsv"</w:t>
      </w:r>
      <w:r w:rsidRPr="00AC38B7">
        <w:rPr>
          <w:rFonts w:ascii="Menlo Regular" w:hAnsi="Menlo Regular" w:cs="Menlo Regular"/>
          <w:color w:val="000000"/>
          <w:sz w:val="22"/>
          <w:szCs w:val="22"/>
          <w:lang w:val="en-US"/>
        </w:rPr>
        <w:t xml:space="preserve"> %(a.split(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44EA795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#print outname</w:t>
      </w:r>
    </w:p>
    <w:p w14:paraId="723EE77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 = open(outname, </w:t>
      </w:r>
      <w:r w:rsidRPr="00AC38B7">
        <w:rPr>
          <w:rFonts w:ascii="Menlo Regular" w:hAnsi="Menlo Regular" w:cs="Menlo Regular"/>
          <w:color w:val="1C00CF"/>
          <w:sz w:val="22"/>
          <w:szCs w:val="22"/>
          <w:lang w:val="en-US"/>
        </w:rPr>
        <w:t>'w'</w:t>
      </w:r>
      <w:r w:rsidRPr="00AC38B7">
        <w:rPr>
          <w:rFonts w:ascii="Menlo Regular" w:hAnsi="Menlo Regular" w:cs="Menlo Regular"/>
          <w:color w:val="000000"/>
          <w:sz w:val="22"/>
          <w:szCs w:val="22"/>
          <w:lang w:val="en-US"/>
        </w:rPr>
        <w:t>)</w:t>
      </w:r>
    </w:p>
    <w:p w14:paraId="72426B5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#Use the difference to add information to the header list</w:t>
      </w:r>
    </w:p>
    <w:p w14:paraId="791BC6F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q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range(difference):</w:t>
      </w:r>
    </w:p>
    <w:p w14:paraId="39AD932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adding = </w:t>
      </w:r>
      <w:r w:rsidRPr="00AC38B7">
        <w:rPr>
          <w:rFonts w:ascii="Menlo Regular" w:hAnsi="Menlo Regular" w:cs="Menlo Regular"/>
          <w:color w:val="C41A16"/>
          <w:sz w:val="22"/>
          <w:szCs w:val="22"/>
          <w:lang w:val="en-US"/>
        </w:rPr>
        <w:t>"C"</w:t>
      </w:r>
      <w:r w:rsidRPr="00AC38B7">
        <w:rPr>
          <w:rFonts w:ascii="Menlo Regular" w:hAnsi="Menlo Regular" w:cs="Menlo Regular"/>
          <w:color w:val="000000"/>
          <w:sz w:val="22"/>
          <w:szCs w:val="22"/>
          <w:lang w:val="en-US"/>
        </w:rPr>
        <w:t xml:space="preserve"> + str(number + q + </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52F419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header.append(adding)</w:t>
      </w:r>
    </w:p>
    <w:p w14:paraId="7979F91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#Write the content of the header list to the output file</w:t>
      </w:r>
    </w:p>
    <w:p w14:paraId="57564B8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i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header:</w:t>
      </w:r>
    </w:p>
    <w:p w14:paraId="249BBE2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"%s\t"</w:t>
      </w:r>
      <w:r w:rsidRPr="00AC38B7">
        <w:rPr>
          <w:rFonts w:ascii="Menlo Regular" w:hAnsi="Menlo Regular" w:cs="Menlo Regular"/>
          <w:color w:val="000000"/>
          <w:sz w:val="22"/>
          <w:szCs w:val="22"/>
          <w:lang w:val="en-US"/>
        </w:rPr>
        <w:t>%(i))</w:t>
      </w:r>
    </w:p>
    <w:p w14:paraId="05DB992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#After looping through the header list, write an enter to the output file</w:t>
      </w:r>
    </w:p>
    <w:p w14:paraId="548FD1C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"\n"</w:t>
      </w:r>
      <w:r w:rsidRPr="00AC38B7">
        <w:rPr>
          <w:rFonts w:ascii="Menlo Regular" w:hAnsi="Menlo Regular" w:cs="Menlo Regular"/>
          <w:color w:val="000000"/>
          <w:sz w:val="22"/>
          <w:szCs w:val="22"/>
          <w:lang w:val="en-US"/>
        </w:rPr>
        <w:t>)</w:t>
      </w:r>
    </w:p>
    <w:p w14:paraId="2C6F79E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#Close the output file</w:t>
      </w:r>
    </w:p>
    <w:p w14:paraId="4BA3D4F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output.close()</w:t>
      </w:r>
    </w:p>
    <w:p w14:paraId="672D662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#When c is not zero, it is not the header line</w:t>
      </w:r>
    </w:p>
    <w:p w14:paraId="53B524B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else</w:t>
      </w:r>
      <w:r w:rsidRPr="00AC38B7">
        <w:rPr>
          <w:rFonts w:ascii="Menlo Regular" w:hAnsi="Menlo Regular" w:cs="Menlo Regular"/>
          <w:color w:val="000000"/>
          <w:sz w:val="22"/>
          <w:szCs w:val="22"/>
          <w:lang w:val="en-US"/>
        </w:rPr>
        <w:t>:</w:t>
      </w:r>
    </w:p>
    <w:p w14:paraId="674E309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save the content of the line as a list.</w:t>
      </w:r>
    </w:p>
    <w:p w14:paraId="3DAAB57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 = content[c].split(</w:t>
      </w:r>
      <w:r w:rsidRPr="00AC38B7">
        <w:rPr>
          <w:rFonts w:ascii="Menlo Regular" w:hAnsi="Menlo Regular" w:cs="Menlo Regular"/>
          <w:color w:val="C41A16"/>
          <w:sz w:val="22"/>
          <w:szCs w:val="22"/>
          <w:lang w:val="en-US"/>
        </w:rPr>
        <w:t>"\t"</w:t>
      </w:r>
      <w:r w:rsidRPr="00AC38B7">
        <w:rPr>
          <w:rFonts w:ascii="Menlo Regular" w:hAnsi="Menlo Regular" w:cs="Menlo Regular"/>
          <w:color w:val="000000"/>
          <w:sz w:val="22"/>
          <w:szCs w:val="22"/>
          <w:lang w:val="en-US"/>
        </w:rPr>
        <w:t>)</w:t>
      </w:r>
    </w:p>
    <w:p w14:paraId="59019C2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#Remove the empty field and the enter from the header</w:t>
      </w:r>
    </w:p>
    <w:p w14:paraId="2DD08E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4EE711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A76380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lenth of the line (= number of columns)</w:t>
      </w:r>
    </w:p>
    <w:p w14:paraId="6450643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file_length = int(len(line))</w:t>
      </w:r>
    </w:p>
    <w:p w14:paraId="7B21A5F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#Calculate the difference between the max lenght and the lenth of the current file</w:t>
      </w:r>
    </w:p>
    <w:p w14:paraId="54E8C49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difference = max-file_length</w:t>
      </w:r>
    </w:p>
    <w:p w14:paraId="00CB3A1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#Open the output file again, using the append mode</w:t>
      </w:r>
    </w:p>
    <w:p w14:paraId="0F7F43C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outname = </w:t>
      </w:r>
      <w:r w:rsidRPr="00AC38B7">
        <w:rPr>
          <w:rFonts w:ascii="Menlo Regular" w:hAnsi="Menlo Regular" w:cs="Menlo Regular"/>
          <w:color w:val="C41A16"/>
          <w:sz w:val="22"/>
          <w:szCs w:val="22"/>
          <w:lang w:val="en-US"/>
        </w:rPr>
        <w:t>"%s_new.tsv"</w:t>
      </w:r>
      <w:r w:rsidRPr="00AC38B7">
        <w:rPr>
          <w:rFonts w:ascii="Menlo Regular" w:hAnsi="Menlo Regular" w:cs="Menlo Regular"/>
          <w:color w:val="000000"/>
          <w:sz w:val="22"/>
          <w:szCs w:val="22"/>
          <w:lang w:val="en-US"/>
        </w:rPr>
        <w:t xml:space="preserve"> %(a.split(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20587D4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outname</w:t>
      </w:r>
    </w:p>
    <w:p w14:paraId="7DCA79B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 = open(outname, </w:t>
      </w:r>
      <w:r w:rsidRPr="00AC38B7">
        <w:rPr>
          <w:rFonts w:ascii="Menlo Regular" w:hAnsi="Menlo Regular" w:cs="Menlo Regular"/>
          <w:color w:val="1C00CF"/>
          <w:sz w:val="22"/>
          <w:szCs w:val="22"/>
          <w:lang w:val="en-US"/>
        </w:rPr>
        <w:t>'a'</w:t>
      </w:r>
      <w:r w:rsidRPr="00AC38B7">
        <w:rPr>
          <w:rFonts w:ascii="Menlo Regular" w:hAnsi="Menlo Regular" w:cs="Menlo Regular"/>
          <w:color w:val="000000"/>
          <w:sz w:val="22"/>
          <w:szCs w:val="22"/>
          <w:lang w:val="en-US"/>
        </w:rPr>
        <w:t>)</w:t>
      </w:r>
    </w:p>
    <w:p w14:paraId="5BAC927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#Use a the difference to add enough 0's</w:t>
      </w:r>
    </w:p>
    <w:p w14:paraId="067D041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lastRenderedPageBreak/>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v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range(difference):</w:t>
      </w:r>
    </w:p>
    <w:p w14:paraId="05133DD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line.append(</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4E3896F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#Write the content of the line list to the output file</w:t>
      </w:r>
    </w:p>
    <w:p w14:paraId="6C0408C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w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line:</w:t>
      </w:r>
    </w:p>
    <w:p w14:paraId="71D1709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"%s\t"</w:t>
      </w:r>
      <w:r w:rsidRPr="00AC38B7">
        <w:rPr>
          <w:rFonts w:ascii="Menlo Regular" w:hAnsi="Menlo Regular" w:cs="Menlo Regular"/>
          <w:color w:val="000000"/>
          <w:sz w:val="22"/>
          <w:szCs w:val="22"/>
          <w:lang w:val="en-US"/>
        </w:rPr>
        <w:t>%(w))</w:t>
      </w:r>
    </w:p>
    <w:p w14:paraId="0ADA2B6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#After looping through the line list, write an enter to the output file</w:t>
      </w:r>
    </w:p>
    <w:p w14:paraId="6EBFC55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"\n"</w:t>
      </w:r>
      <w:r w:rsidRPr="00AC38B7">
        <w:rPr>
          <w:rFonts w:ascii="Menlo Regular" w:hAnsi="Menlo Regular" w:cs="Menlo Regular"/>
          <w:color w:val="000000"/>
          <w:sz w:val="22"/>
          <w:szCs w:val="22"/>
          <w:lang w:val="en-US"/>
        </w:rPr>
        <w:t>)</w:t>
      </w:r>
    </w:p>
    <w:p w14:paraId="4E0279E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#Close the output file</w:t>
      </w:r>
    </w:p>
    <w:p w14:paraId="500BE1A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output.close()</w:t>
      </w:r>
    </w:p>
    <w:p w14:paraId="72DC566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#print "mv %s %s"%(outname, a)</w:t>
      </w:r>
    </w:p>
    <w:p w14:paraId="09EB70A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#Rename the output file</w:t>
      </w:r>
    </w:p>
    <w:p w14:paraId="284CA7C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os.system(</w:t>
      </w:r>
      <w:r w:rsidRPr="00AC38B7">
        <w:rPr>
          <w:rFonts w:ascii="Menlo Regular" w:hAnsi="Menlo Regular" w:cs="Menlo Regular"/>
          <w:color w:val="C41A16"/>
          <w:sz w:val="22"/>
          <w:szCs w:val="22"/>
          <w:lang w:val="en-US"/>
        </w:rPr>
        <w:t>"mv %s %s"</w:t>
      </w:r>
      <w:r w:rsidRPr="00AC38B7">
        <w:rPr>
          <w:rFonts w:ascii="Menlo Regular" w:hAnsi="Menlo Regular" w:cs="Menlo Regular"/>
          <w:color w:val="000000"/>
          <w:sz w:val="22"/>
          <w:szCs w:val="22"/>
          <w:lang w:val="en-US"/>
        </w:rPr>
        <w:t>%(outname, a))</w:t>
      </w:r>
    </w:p>
    <w:p w14:paraId="1FCD6E9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#Remove the temporary len_files file</w:t>
      </w:r>
    </w:p>
    <w:p w14:paraId="27684C96" w14:textId="4D943A44" w:rsidR="00715FE2"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os.system(</w:t>
      </w:r>
      <w:r w:rsidRPr="00AC38B7">
        <w:rPr>
          <w:rFonts w:ascii="Menlo Regular" w:hAnsi="Menlo Regular" w:cs="Menlo Regular"/>
          <w:color w:val="C41A16"/>
          <w:sz w:val="22"/>
          <w:szCs w:val="22"/>
          <w:lang w:val="en-US"/>
        </w:rPr>
        <w:t>"rm len_files"</w:t>
      </w:r>
      <w:r w:rsidRPr="00AC38B7">
        <w:rPr>
          <w:rFonts w:ascii="Menlo Regular" w:hAnsi="Menlo Regular" w:cs="Menlo Regular"/>
          <w:color w:val="000000"/>
          <w:sz w:val="22"/>
          <w:szCs w:val="22"/>
          <w:lang w:val="en-US"/>
        </w:rPr>
        <w:t>)</w:t>
      </w:r>
      <w:bookmarkStart w:id="281" w:name="_GoBack"/>
      <w:bookmarkEnd w:id="281"/>
      <w:r w:rsidR="00715FE2">
        <w:rPr>
          <w:rFonts w:ascii="Menlo Regular" w:hAnsi="Menlo Regular" w:cs="Menlo Regular"/>
          <w:color w:val="000000"/>
          <w:sz w:val="22"/>
          <w:szCs w:val="22"/>
          <w:lang w:val="en-US"/>
        </w:rPr>
        <w:br w:type="page"/>
      </w:r>
    </w:p>
    <w:p w14:paraId="440725EB" w14:textId="77777777" w:rsidR="00E232EB" w:rsidRDefault="00E232EB" w:rsidP="00E232EB">
      <w:pPr>
        <w:pStyle w:val="Kop3"/>
        <w:numPr>
          <w:ilvl w:val="1"/>
          <w:numId w:val="1"/>
        </w:numPr>
        <w:rPr>
          <w:lang w:val="en-GB"/>
        </w:rPr>
      </w:pPr>
      <w:bookmarkStart w:id="282" w:name="_Toc254509773"/>
      <w:r w:rsidRPr="00E232EB">
        <w:rPr>
          <w:lang w:val="en-GB"/>
        </w:rPr>
        <w:lastRenderedPageBreak/>
        <w:t>Python for website</w:t>
      </w:r>
      <w:bookmarkEnd w:id="282"/>
    </w:p>
    <w:p w14:paraId="61468BCD" w14:textId="77777777" w:rsidR="00D909C6" w:rsidRDefault="00D909C6" w:rsidP="00D909C6">
      <w:pPr>
        <w:pStyle w:val="Kop4"/>
        <w:numPr>
          <w:ilvl w:val="2"/>
          <w:numId w:val="1"/>
        </w:numPr>
      </w:pPr>
      <w:bookmarkStart w:id="283" w:name="_Toc254509774"/>
      <w:r>
        <w:t>forms.py</w:t>
      </w:r>
      <w:bookmarkEnd w:id="283"/>
    </w:p>
    <w:p w14:paraId="6A6E12BC" w14:textId="77777777" w:rsidR="00D909C6" w:rsidRDefault="00D909C6" w:rsidP="00D909C6"/>
    <w:p w14:paraId="1BD199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52F21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forms</w:t>
      </w:r>
    </w:p>
    <w:p w14:paraId="2B7406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models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Orchid</w:t>
      </w:r>
    </w:p>
    <w:p w14:paraId="1D179D0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DEFB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Class for uploading pictures</w:t>
      </w:r>
    </w:p>
    <w:p w14:paraId="5FBDFB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UploadPictureForm(forms.ModelForm):</w:t>
      </w:r>
    </w:p>
    <w:p w14:paraId="16791E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9435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meta data</w:t>
      </w:r>
    </w:p>
    <w:p w14:paraId="33E475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Meta:</w:t>
      </w:r>
    </w:p>
    <w:p w14:paraId="5E86EF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used model, Orchids in this case</w:t>
      </w:r>
    </w:p>
    <w:p w14:paraId="79A90CF0" w14:textId="77777777" w:rsidR="00D909C6" w:rsidRDefault="00D909C6" w:rsidP="00D909C6">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model = Orchid</w:t>
      </w:r>
      <w:r>
        <w:rPr>
          <w:rFonts w:ascii="Menlo Regular" w:hAnsi="Menlo Regular" w:cs="Menlo Regular"/>
          <w:color w:val="000000"/>
          <w:sz w:val="22"/>
          <w:szCs w:val="22"/>
          <w:lang w:val="en-US"/>
        </w:rPr>
        <w:br w:type="page"/>
      </w:r>
    </w:p>
    <w:p w14:paraId="6562521D" w14:textId="77777777" w:rsidR="00D909C6" w:rsidRDefault="00D909C6" w:rsidP="00D909C6">
      <w:pPr>
        <w:pStyle w:val="Kop4"/>
        <w:numPr>
          <w:ilvl w:val="2"/>
          <w:numId w:val="1"/>
        </w:numPr>
      </w:pPr>
      <w:bookmarkStart w:id="284" w:name="_Toc254509775"/>
      <w:r>
        <w:lastRenderedPageBreak/>
        <w:t>views.py</w:t>
      </w:r>
      <w:bookmarkEnd w:id="284"/>
    </w:p>
    <w:p w14:paraId="07F5175A" w14:textId="77777777" w:rsidR="00D909C6" w:rsidRDefault="00D909C6" w:rsidP="00D909C6"/>
    <w:p w14:paraId="608D91F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32267C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django.http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HttpResponseRedirect</w:t>
      </w:r>
    </w:p>
    <w:p w14:paraId="0991F2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django.shortcuts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render_to_response</w:t>
      </w:r>
    </w:p>
    <w:p w14:paraId="3F0FD5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forms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UploadPictureForm</w:t>
      </w:r>
    </w:p>
    <w:p w14:paraId="5D8E30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django.core.context_processors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csrf</w:t>
      </w:r>
    </w:p>
    <w:p w14:paraId="32DBE5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auth</w:t>
      </w:r>
    </w:p>
    <w:p w14:paraId="38F5AD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time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4411A4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django.contrib.auth.decorators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login_required</w:t>
      </w:r>
    </w:p>
    <w:p w14:paraId="73CE1A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44E318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72CC78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get the used devise.</w:t>
      </w:r>
    </w:p>
    <w:p w14:paraId="6BEEFC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get_device( request ):</w:t>
      </w:r>
    </w:p>
    <w:p w14:paraId="4A57BE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Redirect to the servers list. """</w:t>
      </w:r>
    </w:p>
    <w:p w14:paraId="232FCA7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#Initiate the device variable</w:t>
      </w:r>
    </w:p>
    <w:p w14:paraId="7B77CD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w:t>
      </w:r>
    </w:p>
    <w:p w14:paraId="3E1F8B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#If the used device is in the list, the device is a mobile phone</w:t>
      </w:r>
    </w:p>
    <w:p w14:paraId="5B3530A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 have test both html-styles on the iPad. The results shows that the iPad can</w:t>
      </w:r>
    </w:p>
    <w:p w14:paraId="2298AF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better show the computer style'''</w:t>
      </w:r>
    </w:p>
    <w:p w14:paraId="569518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p>
    <w:p w14:paraId="30E4A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request.META[</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].startswith( </w:t>
      </w:r>
      <w:r>
        <w:rPr>
          <w:rFonts w:ascii="Menlo Regular" w:hAnsi="Menlo Regular" w:cs="Menlo Regular"/>
          <w:color w:val="1C00CF"/>
          <w:sz w:val="22"/>
          <w:szCs w:val="22"/>
          <w:lang w:val="en-US"/>
        </w:rPr>
        <w:t>'BlackBerry'</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E7BEF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Mobi"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39DEE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Mini"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CC39D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"Windows CE"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78308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"MIDP"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8FB15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"Palm"</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337433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"NetFront"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BED6B7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"Nokia"</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E3FEA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"Symbian"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5255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"UP.Browser"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40AE70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"UP.Link"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14E08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"WinWAP"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9AA0F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"Android"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C11BC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"DoCoMo"</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F7377D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"KDDI-"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BC8B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"Softbank"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F0D89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"J-Phone"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56ADC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"IEMobile"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FA197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"iPod"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5331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w:t>
      </w:r>
    </w:p>
    <w:p w14:paraId="43265F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"mobile"</w:t>
      </w:r>
    </w:p>
    <w:p w14:paraId="322DC3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#Otherwise it is a computer.</w:t>
      </w:r>
    </w:p>
    <w:p w14:paraId="20B3CB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C9A2C7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"computer"</w:t>
      </w:r>
    </w:p>
    <w:p w14:paraId="31A922B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#Return the device</w:t>
      </w:r>
    </w:p>
    <w:p w14:paraId="40A634A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device</w:t>
      </w:r>
    </w:p>
    <w:p w14:paraId="433FBB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F04F6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check_upload(upload):</w:t>
      </w:r>
    </w:p>
    <w:p w14:paraId="7C7BBEA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picture = [</w:t>
      </w:r>
      <w:r>
        <w:rPr>
          <w:rFonts w:ascii="Menlo Regular" w:hAnsi="Menlo Regular" w:cs="Menlo Regular"/>
          <w:color w:val="C41A16"/>
          <w:sz w:val="22"/>
          <w:szCs w:val="22"/>
          <w:lang w:val="en-US"/>
        </w:rPr>
        <w:t>"jpg"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"bmp"</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"gif"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"png"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"jpeg"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"psd"</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"pspimage"</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"thm"</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"yuv"</w:t>
      </w:r>
      <w:r>
        <w:rPr>
          <w:rFonts w:ascii="Menlo Regular" w:hAnsi="Menlo Regular" w:cs="Menlo Regular"/>
          <w:color w:val="000000"/>
          <w:sz w:val="22"/>
          <w:szCs w:val="22"/>
          <w:lang w:val="en-US"/>
        </w:rPr>
        <w:t>]</w:t>
      </w:r>
    </w:p>
    <w:p w14:paraId="324EEE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171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name = str(upload)</w:t>
      </w:r>
    </w:p>
    <w:p w14:paraId="255D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extension = name.lower().split(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A837F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C96F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extension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picture:</w:t>
      </w:r>
    </w:p>
    <w:p w14:paraId="57D6A1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5FFA8D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A1785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name = 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63663B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static/uploaded_files/%s"</w:t>
      </w:r>
      <w:r>
        <w:rPr>
          <w:rFonts w:ascii="Menlo Regular" w:hAnsi="Menlo Regular" w:cs="Menlo Regular"/>
          <w:color w:val="000000"/>
          <w:sz w:val="22"/>
          <w:szCs w:val="22"/>
          <w:lang w:val="en-US"/>
        </w:rPr>
        <w:t xml:space="preserve">%(name))        </w:t>
      </w:r>
    </w:p>
    <w:p w14:paraId="63FFD1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6818B5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6FC62D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B688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Welcome view (homepage)</w:t>
      </w:r>
    </w:p>
    <w:p w14:paraId="256624F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welcome(request):</w:t>
      </w:r>
    </w:p>
    <w:p w14:paraId="5AA484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4867B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63C69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F1D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112C98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76F5BE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CA9AF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ONLY FOR TESTING! Save the device in the args dictionary</w:t>
      </w:r>
    </w:p>
    <w:p w14:paraId="24BC178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'device'</w:t>
      </w:r>
      <w:r>
        <w:rPr>
          <w:rFonts w:ascii="Menlo Regular" w:hAnsi="Menlo Regular" w:cs="Menlo Regular"/>
          <w:color w:val="000000"/>
          <w:sz w:val="22"/>
          <w:szCs w:val="22"/>
          <w:lang w:val="en-US"/>
        </w:rPr>
        <w:t>]=device</w:t>
      </w:r>
    </w:p>
    <w:p w14:paraId="5EE081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65D2C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"_welcome.html"</w:t>
      </w:r>
    </w:p>
    <w:p w14:paraId="62B36E2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94CF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for de welcome page.</w:t>
      </w:r>
    </w:p>
    <w:p w14:paraId="1FE21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4068B4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BE709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95A47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#Function to give the uploaded file a variable part in front of the filename</w:t>
      </w:r>
    </w:p>
    <w:p w14:paraId="576A21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processUpload(request, filename):</w:t>
      </w:r>
    </w:p>
    <w:p w14:paraId="1D9151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FA15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filename2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17291E5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1F7E9E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A07B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B8E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AF57C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46AE9D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33E381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9DC0C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9CFA6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3E3D255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CE2B4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26052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2439EE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7BF2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an output file named &lt;ip&gt;_filename.txt</w:t>
      </w:r>
    </w:p>
    <w:p w14:paraId="7713403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38925E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4FD2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Place the variable part (the ip) in front of the filename of the uploaded file</w:t>
      </w:r>
    </w:p>
    <w:p w14:paraId="2B5151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static/uploaded_files/%s_%s"</w:t>
      </w:r>
      <w:r>
        <w:rPr>
          <w:rFonts w:ascii="Menlo Regular" w:hAnsi="Menlo Regular" w:cs="Menlo Regular"/>
          <w:color w:val="000000"/>
          <w:sz w:val="22"/>
          <w:szCs w:val="22"/>
          <w:lang w:val="en-US"/>
        </w:rPr>
        <w:t>%(filename, ip, filename2))</w:t>
      </w:r>
    </w:p>
    <w:p w14:paraId="69BDAB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560F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 Write the new filename to the outputfile</w:t>
      </w:r>
    </w:p>
    <w:p w14:paraId="7C9F1A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outfile.write(</w:t>
      </w:r>
      <w:r>
        <w:rPr>
          <w:rFonts w:ascii="Menlo Regular" w:hAnsi="Menlo Regular" w:cs="Menlo Regular"/>
          <w:color w:val="C41A16"/>
          <w:sz w:val="22"/>
          <w:szCs w:val="22"/>
          <w:lang w:val="en-US"/>
        </w:rPr>
        <w:t>"%s_%s"</w:t>
      </w:r>
      <w:r>
        <w:rPr>
          <w:rFonts w:ascii="Menlo Regular" w:hAnsi="Menlo Regular" w:cs="Menlo Regular"/>
          <w:color w:val="000000"/>
          <w:sz w:val="22"/>
          <w:szCs w:val="22"/>
          <w:lang w:val="en-US"/>
        </w:rPr>
        <w:t xml:space="preserve"> %(ip, filename2))</w:t>
      </w:r>
    </w:p>
    <w:p w14:paraId="7ECBFD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2CAFD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outputfile</w:t>
      </w:r>
    </w:p>
    <w:p w14:paraId="7061E0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outfile.close()</w:t>
      </w:r>
    </w:p>
    <w:p w14:paraId="75DF48A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F2BD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86B35C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upload view (choice file and upload it)</w:t>
      </w:r>
    </w:p>
    <w:p w14:paraId="33FB19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upload(request):</w:t>
      </w:r>
    </w:p>
    <w:p w14:paraId="431656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AF0F3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  </w:t>
      </w:r>
    </w:p>
    <w:p w14:paraId="18BAD5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AD260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5797F6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7BE46C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052208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AAB0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0456D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02741C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B6F8F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41D725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75CF9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EB9F6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w:t>
      </w:r>
    </w:p>
    <w:p w14:paraId="084F91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w:t>
      </w:r>
    </w:p>
    <w:p w14:paraId="6F872B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method is POST</w:t>
      </w:r>
    </w:p>
    <w:p w14:paraId="2FAE84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request.method == </w:t>
      </w:r>
      <w:r>
        <w:rPr>
          <w:rFonts w:ascii="Menlo Regular" w:hAnsi="Menlo Regular" w:cs="Menlo Regular"/>
          <w:color w:val="1C00CF"/>
          <w:sz w:val="22"/>
          <w:szCs w:val="22"/>
          <w:lang w:val="en-US"/>
        </w:rPr>
        <w:t>'POST'</w:t>
      </w:r>
      <w:r>
        <w:rPr>
          <w:rFonts w:ascii="Menlo Regular" w:hAnsi="Menlo Regular" w:cs="Menlo Regular"/>
          <w:color w:val="000000"/>
          <w:sz w:val="22"/>
          <w:szCs w:val="22"/>
          <w:lang w:val="en-US"/>
        </w:rPr>
        <w:t>:</w:t>
      </w:r>
    </w:p>
    <w:p w14:paraId="551E71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E4DDC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"You didn't select a picture"</w:t>
      </w:r>
    </w:p>
    <w:p w14:paraId="661D59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"color:red"</w:t>
      </w:r>
    </w:p>
    <w:p w14:paraId="0F0C3D3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950B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user input from the form</w:t>
      </w:r>
    </w:p>
    <w:p w14:paraId="67EBA5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UploadPictureForm(request.POST, request.FILES)</w:t>
      </w:r>
    </w:p>
    <w:p w14:paraId="5643CD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22B1FB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form is valid</w:t>
      </w:r>
    </w:p>
    <w:p w14:paraId="4B6D68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form.is_valid():</w:t>
      </w:r>
    </w:p>
    <w:p w14:paraId="3F419F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9E26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form</w:t>
      </w:r>
    </w:p>
    <w:p w14:paraId="75282D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form.save()</w:t>
      </w:r>
    </w:p>
    <w:p w14:paraId="21676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5ECBF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is_picture = check_upload(request.FILES[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w:t>
      </w:r>
    </w:p>
    <w:p w14:paraId="368BA2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F4DCB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is_picture:</w:t>
      </w:r>
    </w:p>
    <w:p w14:paraId="3DC45B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E9DE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processUpload function to place the ip in front of the name of the uploaded file</w:t>
      </w:r>
    </w:p>
    <w:p w14:paraId="171C07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processUpload(request, 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zie hier nog een extra regel</w:t>
      </w:r>
    </w:p>
    <w:p w14:paraId="295F05B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D6AE1B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save the filename and path in python variables</w:t>
      </w:r>
    </w:p>
    <w:p w14:paraId="486332E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use the variable part (the ip) to create the path'''</w:t>
      </w:r>
    </w:p>
    <w:p w14:paraId="20A5A6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0DEEBF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path = (</w:t>
      </w:r>
      <w:r>
        <w:rPr>
          <w:rFonts w:ascii="Menlo Regular" w:hAnsi="Menlo Regular" w:cs="Menlo Regular"/>
          <w:color w:val="C41A16"/>
          <w:sz w:val="22"/>
          <w:szCs w:val="22"/>
          <w:lang w:val="en-US"/>
        </w:rPr>
        <w:t>"static/assets/uploaded_files/%s_%s"</w:t>
      </w:r>
      <w:r>
        <w:rPr>
          <w:rFonts w:ascii="Menlo Regular" w:hAnsi="Menlo Regular" w:cs="Menlo Regular"/>
          <w:color w:val="000000"/>
          <w:sz w:val="22"/>
          <w:szCs w:val="22"/>
          <w:lang w:val="en-US"/>
        </w:rPr>
        <w:t xml:space="preserve"> % (ip, filename))</w:t>
      </w:r>
    </w:p>
    <w:p w14:paraId="1B2AD1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54BFE5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60E040D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16236D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681DCD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34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path in the dictionary</w:t>
      </w:r>
    </w:p>
    <w:p w14:paraId="2EF91A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256A4A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'path'</w:t>
      </w:r>
      <w:r>
        <w:rPr>
          <w:rFonts w:ascii="Menlo Regular" w:hAnsi="Menlo Regular" w:cs="Menlo Regular"/>
          <w:color w:val="000000"/>
          <w:sz w:val="22"/>
          <w:szCs w:val="22"/>
          <w:lang w:val="en-US"/>
        </w:rPr>
        <w:t>] = path</w:t>
      </w:r>
    </w:p>
    <w:p w14:paraId="79B35D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215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whit the used device</w:t>
      </w:r>
    </w:p>
    <w:p w14:paraId="2633A9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"_upload_succes.html"</w:t>
      </w:r>
      <w:r>
        <w:rPr>
          <w:rFonts w:ascii="Menlo Regular" w:hAnsi="Menlo Regular" w:cs="Menlo Regular"/>
          <w:color w:val="000000"/>
          <w:sz w:val="22"/>
          <w:szCs w:val="22"/>
          <w:lang w:val="en-US"/>
        </w:rPr>
        <w:t xml:space="preserve">              </w:t>
      </w:r>
    </w:p>
    <w:p w14:paraId="26EDF3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8FFD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upload_succes html, for the correct device and give it the args dictonary</w:t>
      </w:r>
    </w:p>
    <w:p w14:paraId="5C0486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34A611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0BE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DEB0F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3DB1AC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6443E4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BB04A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393E5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1019BA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46239F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5FAB20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430BE7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B2BCD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6046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2150DC4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361F412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                </w:t>
      </w:r>
    </w:p>
    <w:p w14:paraId="681403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D1BA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DDAE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When the method is not POST    </w:t>
      </w:r>
    </w:p>
    <w:p w14:paraId="2D736E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06A96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form to upload a picture</w:t>
      </w:r>
    </w:p>
    <w:p w14:paraId="541CA5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w:t>
      </w:r>
    </w:p>
    <w:p w14:paraId="6A0C133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4A28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3FFC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36AAA5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B8D36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3674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2CB36F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7AD0D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3A1DD10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24EA116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A983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C2356C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72C589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1F27B9B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520CCD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3DBC3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result view (to display the result of the analysis)</w:t>
      </w:r>
    </w:p>
    <w:p w14:paraId="6B69E9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result(request):</w:t>
      </w:r>
    </w:p>
    <w:p w14:paraId="59425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608064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89DD50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A015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15FA0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C9EEC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47E7D6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42328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3CB05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E933D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BDB8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66B2C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38A6F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D0260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w:t>
      </w:r>
    </w:p>
    <w:p w14:paraId="0750246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891441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67EDAA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3A384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infile</w:t>
      </w:r>
    </w:p>
    <w:p w14:paraId="531C59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01AC53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0FF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program to identify the orchid</w:t>
      </w:r>
    </w:p>
    <w:p w14:paraId="3DD88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Warning: The program now used is only a test program!</w:t>
      </w:r>
    </w:p>
    <w:p w14:paraId="381152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"python resultaat.py %s %s"</w:t>
      </w:r>
      <w:r>
        <w:rPr>
          <w:rFonts w:ascii="Menlo Regular" w:hAnsi="Menlo Regular" w:cs="Menlo Regular"/>
          <w:color w:val="000000"/>
          <w:sz w:val="22"/>
          <w:szCs w:val="22"/>
          <w:lang w:val="en-US"/>
        </w:rPr>
        <w:t xml:space="preserve"> % (filename, ip))</w:t>
      </w:r>
    </w:p>
    <w:p w14:paraId="0B9CF7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C2A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Open the file with the results from the identify program</w:t>
      </w:r>
    </w:p>
    <w:p w14:paraId="0A178D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 = open(</w:t>
      </w:r>
      <w:r>
        <w:rPr>
          <w:rFonts w:ascii="Menlo Regular" w:hAnsi="Menlo Regular" w:cs="Menlo Regular"/>
          <w:color w:val="1C00CF"/>
          <w:sz w:val="22"/>
          <w:szCs w:val="22"/>
          <w:lang w:val="en-US"/>
        </w:rPr>
        <w:t>'%s_test.txt'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448C9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D273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results</w:t>
      </w:r>
    </w:p>
    <w:p w14:paraId="619EA4A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read_result = result.read()</w:t>
      </w:r>
    </w:p>
    <w:p w14:paraId="1E1F2C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0C4C6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file</w:t>
      </w:r>
    </w:p>
    <w:p w14:paraId="4BDBFB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result.close()</w:t>
      </w:r>
    </w:p>
    <w:p w14:paraId="5146E0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71F4D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6EAB1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24B0357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6FEC4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CB38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the result in the args dictionary</w:t>
      </w:r>
    </w:p>
    <w:p w14:paraId="7D5671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785D11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'result'</w:t>
      </w:r>
      <w:r>
        <w:rPr>
          <w:rFonts w:ascii="Menlo Regular" w:hAnsi="Menlo Regular" w:cs="Menlo Regular"/>
          <w:color w:val="000000"/>
          <w:sz w:val="22"/>
          <w:szCs w:val="22"/>
          <w:lang w:val="en-US"/>
        </w:rPr>
        <w:t>] = read_result</w:t>
      </w:r>
    </w:p>
    <w:p w14:paraId="257CC4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E9A0F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75590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"_result.html"</w:t>
      </w:r>
    </w:p>
    <w:p w14:paraId="689B9E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result html, for the correct device, with the args dictionary</w:t>
      </w:r>
    </w:p>
    <w:p w14:paraId="350B3F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0B9C59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IOError:</w:t>
      </w:r>
    </w:p>
    <w:p w14:paraId="0812C696"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an IOError occure, the picture is uploaded just when the administrator removed all</w:t>
      </w:r>
    </w:p>
    <w:p w14:paraId="53592C4D"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unused files. So the uploaded picture is also removed. Send </w:t>
      </w:r>
      <w:r>
        <w:rPr>
          <w:rFonts w:ascii="Menlo Regular" w:hAnsi="Menlo Regular" w:cs="Menlo Regular"/>
          <w:color w:val="C41A16"/>
          <w:sz w:val="22"/>
          <w:szCs w:val="22"/>
          <w:lang w:val="en-US"/>
        </w:rPr>
        <w:lastRenderedPageBreak/>
        <w:t>the user to the sorry page,</w:t>
      </w:r>
    </w:p>
    <w:p w14:paraId="1F056E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which tells the user to try uploading again.'''</w:t>
      </w:r>
    </w:p>
    <w:p w14:paraId="2E6FC6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1128D3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"_sorry.html"</w:t>
      </w:r>
    </w:p>
    <w:p w14:paraId="664C52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sorry html, for the correct device</w:t>
      </w:r>
    </w:p>
    <w:p w14:paraId="1909F33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DC3E5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4F3A41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9024B5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exit view (to "close" the app and remove all created temporary files)</w:t>
      </w:r>
    </w:p>
    <w:p w14:paraId="38105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exit(request):</w:t>
      </w:r>
    </w:p>
    <w:p w14:paraId="66B5F6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6DCD85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081E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13DDC7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E3EAEB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5C0A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A286F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C45E7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70E158C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1018C1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CE111C"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Create the variable part for the filename using a timestamp.</w:t>
      </w:r>
    </w:p>
    <w:p w14:paraId="1C732C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replace all . in _ to prevent errors for the extension '''</w:t>
      </w:r>
    </w:p>
    <w:p w14:paraId="0984AF1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var_part = str(time()).replace(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423E474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40FF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 save it and close the file</w:t>
      </w:r>
    </w:p>
    <w:p w14:paraId="5A8B3F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B06D1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3F9530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5961535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5C70A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temporary file &lt;ip&gt;_filename.txt</w:t>
      </w:r>
    </w:p>
    <w:p w14:paraId="3FF12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Move the uploaded picture and its result to the result directory,</w:t>
      </w:r>
    </w:p>
    <w:p w14:paraId="21B32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it as timestamp_ip.jpg and timestamp_ip_result.txt</w:t>
      </w:r>
    </w:p>
    <w:p w14:paraId="711470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%s_filename.txt"</w:t>
      </w:r>
      <w:r>
        <w:rPr>
          <w:rFonts w:ascii="Menlo Regular" w:hAnsi="Menlo Regular" w:cs="Menlo Regular"/>
          <w:color w:val="000000"/>
          <w:sz w:val="22"/>
          <w:szCs w:val="22"/>
          <w:lang w:val="en-US"/>
        </w:rPr>
        <w:t xml:space="preserve"> %(ip))</w:t>
      </w:r>
    </w:p>
    <w:p w14:paraId="382A39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results/%s_%s.jpg"</w:t>
      </w:r>
      <w:r>
        <w:rPr>
          <w:rFonts w:ascii="Menlo Regular" w:hAnsi="Menlo Regular" w:cs="Menlo Regular"/>
          <w:color w:val="000000"/>
          <w:sz w:val="22"/>
          <w:szCs w:val="22"/>
          <w:lang w:val="en-US"/>
        </w:rPr>
        <w:t xml:space="preserve"> %(filename, var_part, filename))</w:t>
      </w:r>
    </w:p>
    <w:p w14:paraId="46FB21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%s_test.txt results/%s_%s_result.txt"</w:t>
      </w:r>
      <w:r>
        <w:rPr>
          <w:rFonts w:ascii="Menlo Regular" w:hAnsi="Menlo Regular" w:cs="Menlo Regular"/>
          <w:color w:val="000000"/>
          <w:sz w:val="22"/>
          <w:szCs w:val="22"/>
          <w:lang w:val="en-US"/>
        </w:rPr>
        <w:t xml:space="preserve"> %(ip, var_part, ip))</w:t>
      </w:r>
    </w:p>
    <w:p w14:paraId="2B3DAD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3911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back to the welcome page</w:t>
      </w:r>
    </w:p>
    <w:p w14:paraId="4059D7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51BD32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2475A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664E0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To remove all leftover files, login is required</w:t>
      </w:r>
    </w:p>
    <w:p w14:paraId="46F599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login(request):</w:t>
      </w:r>
    </w:p>
    <w:p w14:paraId="5715CBC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A377F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E15467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dictionary and put the csrf in it</w:t>
      </w:r>
    </w:p>
    <w:p w14:paraId="513E35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A9569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30F47CD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6733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html name with the used device</w:t>
      </w:r>
    </w:p>
    <w:p w14:paraId="48375F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html=device+</w:t>
      </w:r>
      <w:r>
        <w:rPr>
          <w:rFonts w:ascii="Menlo Regular" w:hAnsi="Menlo Regular" w:cs="Menlo Regular"/>
          <w:color w:val="C41A16"/>
          <w:sz w:val="22"/>
          <w:szCs w:val="22"/>
          <w:lang w:val="en-US"/>
        </w:rPr>
        <w:t>"_login.html"</w:t>
      </w:r>
    </w:p>
    <w:p w14:paraId="0F4B12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to the login html, for the correct device, give it the dictionary</w:t>
      </w:r>
    </w:p>
    <w:p w14:paraId="4E1440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7A0DC4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D2A3C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check the username and password</w:t>
      </w:r>
    </w:p>
    <w:p w14:paraId="585511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auth_view(request):</w:t>
      </w:r>
    </w:p>
    <w:p w14:paraId="528E322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username and password</w:t>
      </w:r>
    </w:p>
    <w:p w14:paraId="3426A7E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username = request.POST.get(</w:t>
      </w:r>
      <w:r>
        <w:rPr>
          <w:rFonts w:ascii="Menlo Regular" w:hAnsi="Menlo Regular" w:cs="Menlo Regular"/>
          <w:color w:val="1C00CF"/>
          <w:sz w:val="22"/>
          <w:szCs w:val="22"/>
          <w:lang w:val="en-US"/>
        </w:rPr>
        <w:t>'username'</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A0544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password = request.POST.get(</w:t>
      </w:r>
      <w:r>
        <w:rPr>
          <w:rFonts w:ascii="Menlo Regular" w:hAnsi="Menlo Regular" w:cs="Menlo Regular"/>
          <w:color w:val="1C00CF"/>
          <w:sz w:val="22"/>
          <w:szCs w:val="22"/>
          <w:lang w:val="en-US"/>
        </w:rPr>
        <w:t>'password'</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7194A6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If the username and password are incorrect user will be None</w:t>
      </w:r>
    </w:p>
    <w:p w14:paraId="30495A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Otherwise it will be the user '''</w:t>
      </w:r>
    </w:p>
    <w:p w14:paraId="092A08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 = auth.authenticate(username=username, password=password)</w:t>
      </w:r>
    </w:p>
    <w:p w14:paraId="2CA376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14791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Go to the correct page (admin/remove for correct login, invalid for</w:t>
      </w:r>
    </w:p>
    <w:p w14:paraId="2A7662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invalid login)'''</w:t>
      </w:r>
    </w:p>
    <w:p w14:paraId="1A9AF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user </w:t>
      </w:r>
      <w:r>
        <w:rPr>
          <w:rFonts w:ascii="Menlo Regular" w:hAnsi="Menlo Regular" w:cs="Menlo Regular"/>
          <w:color w:val="AA0D91"/>
          <w:sz w:val="22"/>
          <w:szCs w:val="22"/>
          <w:lang w:val="en-US"/>
        </w:rPr>
        <w:t>is</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596D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#Login the user</w:t>
      </w:r>
    </w:p>
    <w:p w14:paraId="4632CA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auth.login(request, user)</w:t>
      </w:r>
    </w:p>
    <w:p w14:paraId="258B22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'/admin/remove'</w:t>
      </w:r>
      <w:r>
        <w:rPr>
          <w:rFonts w:ascii="Menlo Regular" w:hAnsi="Menlo Regular" w:cs="Menlo Regular"/>
          <w:color w:val="000000"/>
          <w:sz w:val="22"/>
          <w:szCs w:val="22"/>
          <w:lang w:val="en-US"/>
        </w:rPr>
        <w:t>)</w:t>
      </w:r>
    </w:p>
    <w:p w14:paraId="65A981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2D2C9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'/accounts/invalid'</w:t>
      </w:r>
      <w:r>
        <w:rPr>
          <w:rFonts w:ascii="Menlo Regular" w:hAnsi="Menlo Regular" w:cs="Menlo Regular"/>
          <w:color w:val="000000"/>
          <w:sz w:val="22"/>
          <w:szCs w:val="22"/>
          <w:lang w:val="en-US"/>
        </w:rPr>
        <w:t>)</w:t>
      </w:r>
    </w:p>
    <w:p w14:paraId="5B93D0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BF20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logout</w:t>
      </w:r>
    </w:p>
    <w:p w14:paraId="4F47B2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logout(request):</w:t>
      </w:r>
    </w:p>
    <w:p w14:paraId="0C90C70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 the user out</w:t>
      </w:r>
    </w:p>
    <w:p w14:paraId="293076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auth.logout(request)</w:t>
      </w:r>
    </w:p>
    <w:p w14:paraId="434076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back to the welcome page</w:t>
      </w:r>
    </w:p>
    <w:p w14:paraId="1B1E75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7A9DED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7B38F4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invalid login</w:t>
      </w:r>
    </w:p>
    <w:p w14:paraId="5E8CDF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invalid_login(request):</w:t>
      </w:r>
    </w:p>
    <w:p w14:paraId="5D68091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B32C4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59FAAD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invalid login html, for the correct device</w:t>
      </w:r>
    </w:p>
    <w:p w14:paraId="396A8B1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"_invalid_login.html"</w:t>
      </w:r>
    </w:p>
    <w:p w14:paraId="476600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F2E8C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7D71E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@login_required</w:t>
      </w:r>
    </w:p>
    <w:p w14:paraId="02C8CF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#User need to be registreded. Even when the user is not active this user can login and remove the files.</w:t>
      </w:r>
    </w:p>
    <w:p w14:paraId="6CBDA3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remove(request):</w:t>
      </w:r>
    </w:p>
    <w:p w14:paraId="4231D46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0CAD355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BE391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List all the files that will be removed using a command line command (ls)</w:t>
      </w:r>
    </w:p>
    <w:p w14:paraId="145D982E"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 the name(s) of the picture(s) that will be removed in uploads.txt and the</w:t>
      </w:r>
    </w:p>
    <w:p w14:paraId="65A3D8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name(s) of the temporary file(s) in temps.txt'''</w:t>
      </w:r>
    </w:p>
    <w:p w14:paraId="59B2C4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static/uploaded_files &gt; uploads.txt"</w:t>
      </w:r>
      <w:r>
        <w:rPr>
          <w:rFonts w:ascii="Menlo Regular" w:hAnsi="Menlo Regular" w:cs="Menlo Regular"/>
          <w:color w:val="000000"/>
          <w:sz w:val="22"/>
          <w:szCs w:val="22"/>
          <w:lang w:val="en-US"/>
        </w:rPr>
        <w:t>)</w:t>
      </w:r>
    </w:p>
    <w:p w14:paraId="3A37F2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 egrep *_filename.txt &gt; temps.txt"</w:t>
      </w:r>
      <w:r>
        <w:rPr>
          <w:rFonts w:ascii="Menlo Regular" w:hAnsi="Menlo Regular" w:cs="Menlo Regular"/>
          <w:color w:val="000000"/>
          <w:sz w:val="22"/>
          <w:szCs w:val="22"/>
          <w:lang w:val="en-US"/>
        </w:rPr>
        <w:t>)</w:t>
      </w:r>
    </w:p>
    <w:p w14:paraId="0F604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F12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the unused pictures and their temporary files</w:t>
      </w:r>
    </w:p>
    <w:p w14:paraId="0F77B12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os.system(</w:t>
      </w:r>
      <w:r>
        <w:rPr>
          <w:rFonts w:ascii="Menlo Regular" w:hAnsi="Menlo Regular" w:cs="Menlo Regular"/>
          <w:color w:val="C41A16"/>
          <w:sz w:val="22"/>
          <w:szCs w:val="22"/>
          <w:lang w:val="en-US"/>
        </w:rPr>
        <w:t>"rm static/uploaded_files/*"</w:t>
      </w:r>
      <w:r>
        <w:rPr>
          <w:rFonts w:ascii="Menlo Regular" w:hAnsi="Menlo Regular" w:cs="Menlo Regular"/>
          <w:color w:val="000000"/>
          <w:sz w:val="22"/>
          <w:szCs w:val="22"/>
          <w:lang w:val="en-US"/>
        </w:rPr>
        <w:t>)</w:t>
      </w:r>
    </w:p>
    <w:p w14:paraId="7DD3ED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*filename.txt"</w:t>
      </w:r>
      <w:r>
        <w:rPr>
          <w:rFonts w:ascii="Menlo Regular" w:hAnsi="Menlo Regular" w:cs="Menlo Regular"/>
          <w:color w:val="000000"/>
          <w:sz w:val="22"/>
          <w:szCs w:val="22"/>
          <w:lang w:val="en-US"/>
        </w:rPr>
        <w:t>)</w:t>
      </w:r>
    </w:p>
    <w:p w14:paraId="465B5E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53F0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#Read the content of the uploads.txt file and the temps.txt file and save the content in</w:t>
      </w:r>
    </w:p>
    <w:p w14:paraId="413F182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Python variables</w:t>
      </w:r>
    </w:p>
    <w:p w14:paraId="2C8E50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uploads_in = open(</w:t>
      </w:r>
      <w:r>
        <w:rPr>
          <w:rFonts w:ascii="Menlo Regular" w:hAnsi="Menlo Regular" w:cs="Menlo Regular"/>
          <w:color w:val="C41A16"/>
          <w:sz w:val="22"/>
          <w:szCs w:val="22"/>
          <w:lang w:val="en-US"/>
        </w:rPr>
        <w:t>"uploads.txt"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6AC58B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temps_in = open(</w:t>
      </w:r>
      <w:r>
        <w:rPr>
          <w:rFonts w:ascii="Menlo Regular" w:hAnsi="Menlo Regular" w:cs="Menlo Regular"/>
          <w:color w:val="C41A16"/>
          <w:sz w:val="22"/>
          <w:szCs w:val="22"/>
          <w:lang w:val="en-US"/>
        </w:rPr>
        <w:t>"temps.txt"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7891A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 = uploads_in.read()</w:t>
      </w:r>
    </w:p>
    <w:p w14:paraId="21DC3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 = temps_in.read()</w:t>
      </w:r>
    </w:p>
    <w:p w14:paraId="18A98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B44AF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55209F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F82B89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  </w:t>
      </w:r>
    </w:p>
    <w:p w14:paraId="34F1921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7F41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pictures that will be removed in the dictionary</w:t>
      </w:r>
    </w:p>
    <w:p w14:paraId="56EE38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'uploads'</w:t>
      </w:r>
      <w:r>
        <w:rPr>
          <w:rFonts w:ascii="Menlo Regular" w:hAnsi="Menlo Regular" w:cs="Menlo Regular"/>
          <w:color w:val="000000"/>
          <w:sz w:val="22"/>
          <w:szCs w:val="22"/>
          <w:lang w:val="en-US"/>
        </w:rPr>
        <w:t>] = uploads</w:t>
      </w:r>
    </w:p>
    <w:p w14:paraId="0BFB79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temporary files that will be removed in the dictionary</w:t>
      </w:r>
    </w:p>
    <w:p w14:paraId="496FD60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'temps'</w:t>
      </w:r>
      <w:r>
        <w:rPr>
          <w:rFonts w:ascii="Menlo Regular" w:hAnsi="Menlo Regular" w:cs="Menlo Regular"/>
          <w:color w:val="000000"/>
          <w:sz w:val="22"/>
          <w:szCs w:val="22"/>
          <w:lang w:val="en-US"/>
        </w:rPr>
        <w:t>] = temps</w:t>
      </w:r>
    </w:p>
    <w:p w14:paraId="6273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818E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text files wich contain the lists</w:t>
      </w:r>
    </w:p>
    <w:p w14:paraId="283477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uploads.txt temps.txt"</w:t>
      </w:r>
      <w:r>
        <w:rPr>
          <w:rFonts w:ascii="Menlo Regular" w:hAnsi="Menlo Regular" w:cs="Menlo Regular"/>
          <w:color w:val="000000"/>
          <w:sz w:val="22"/>
          <w:szCs w:val="22"/>
          <w:lang w:val="en-US"/>
        </w:rPr>
        <w:t>)</w:t>
      </w:r>
    </w:p>
    <w:p w14:paraId="7FCDA2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EE344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FB9BF1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"_remove.html"</w:t>
      </w:r>
    </w:p>
    <w:p w14:paraId="53E3CC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and give it the args directory</w:t>
      </w:r>
    </w:p>
    <w:p w14:paraId="652A8A0B" w14:textId="77777777" w:rsidR="00D909C6" w:rsidRPr="005232A3" w:rsidRDefault="00D909C6" w:rsidP="00D909C6">
      <w:pPr>
        <w:rPr>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sectPr w:rsidR="00D909C6" w:rsidRPr="005232A3"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Rutger Vos" w:date="2014-02-13T11:05:00Z" w:initials="RV">
    <w:p w14:paraId="1CACE475" w14:textId="77777777" w:rsidR="004B1368" w:rsidRDefault="004B1368">
      <w:pPr>
        <w:pStyle w:val="Tekstopmerking"/>
      </w:pPr>
      <w:r>
        <w:rPr>
          <w:rStyle w:val="Verwijzingopmerking"/>
        </w:rPr>
        <w:annotationRef/>
      </w:r>
      <w:r>
        <w:t>Dit is niet altijd van toepassing, bijvoorbeeld bij de bloemen is deze stap al gedaan.</w:t>
      </w:r>
    </w:p>
  </w:comment>
  <w:comment w:id="142" w:author="Patrick Gordon Wijntjes" w:date="2014-02-11T12:55:00Z" w:initials="PW">
    <w:p w14:paraId="2FC522CA" w14:textId="77777777" w:rsidR="004B1368" w:rsidRDefault="004B1368">
      <w:pPr>
        <w:pStyle w:val="Tekstopmerking"/>
      </w:pPr>
      <w:r>
        <w:rPr>
          <w:rStyle w:val="Verwijzingopmerking"/>
        </w:rPr>
        <w:annotationRef/>
      </w:r>
      <w:r>
        <w:t>Nummering moet nog gecheckt worden!</w:t>
      </w:r>
    </w:p>
  </w:comment>
  <w:comment w:id="228" w:author="Patrick Gordon Wijntjes" w:date="2014-02-12T10:19:00Z" w:initials="PW">
    <w:p w14:paraId="38D46165" w14:textId="77777777" w:rsidR="004B1368" w:rsidRDefault="004B1368">
      <w:pPr>
        <w:pStyle w:val="Tekstopmerking"/>
      </w:pPr>
      <w:r>
        <w:rPr>
          <w:rStyle w:val="Verwijzingopmerking"/>
        </w:rPr>
        <w:annotationRef/>
      </w:r>
      <w:r>
        <w:t>Sommige code moet nog van commentaar worden voorzien. Dat zal ik doen voor het inleveren. Alleen de code die ik niet geschreven heb kan ik ook niet van commentaar voorzien.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EA5D90" w14:textId="77777777" w:rsidR="004B1368" w:rsidRDefault="004B1368" w:rsidP="00B056D7">
      <w:r>
        <w:separator/>
      </w:r>
    </w:p>
  </w:endnote>
  <w:endnote w:type="continuationSeparator" w:id="0">
    <w:p w14:paraId="3DAAF5C4" w14:textId="77777777" w:rsidR="004B1368" w:rsidRDefault="004B1368"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4B1368" w:rsidRDefault="004B1368"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4B1368" w:rsidRDefault="004B1368"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4B1368" w:rsidRDefault="004B1368"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AC38B7">
      <w:rPr>
        <w:rStyle w:val="Paginanummer"/>
        <w:noProof/>
      </w:rPr>
      <w:t>88</w:t>
    </w:r>
    <w:r>
      <w:rPr>
        <w:rStyle w:val="Paginanummer"/>
      </w:rPr>
      <w:fldChar w:fldCharType="end"/>
    </w:r>
  </w:p>
  <w:p w14:paraId="5749E2E5" w14:textId="77777777" w:rsidR="004B1368" w:rsidRDefault="004B1368"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64665" w14:textId="77777777" w:rsidR="004B1368" w:rsidRDefault="004B1368" w:rsidP="00B056D7">
      <w:r>
        <w:separator/>
      </w:r>
    </w:p>
  </w:footnote>
  <w:footnote w:type="continuationSeparator" w:id="0">
    <w:p w14:paraId="6265ADE4" w14:textId="77777777" w:rsidR="004B1368" w:rsidRDefault="004B1368"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4"/>
  </w:num>
  <w:num w:numId="4">
    <w:abstractNumId w:val="2"/>
  </w:num>
  <w:num w:numId="5">
    <w:abstractNumId w:val="5"/>
  </w:num>
  <w:num w:numId="6">
    <w:abstractNumId w:val="7"/>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4332E"/>
    <w:rsid w:val="0004599C"/>
    <w:rsid w:val="00046B8F"/>
    <w:rsid w:val="00050811"/>
    <w:rsid w:val="000771A9"/>
    <w:rsid w:val="000779B1"/>
    <w:rsid w:val="000C2E5B"/>
    <w:rsid w:val="000C70AF"/>
    <w:rsid w:val="000E07EC"/>
    <w:rsid w:val="0010140C"/>
    <w:rsid w:val="00124A61"/>
    <w:rsid w:val="00143DA0"/>
    <w:rsid w:val="0014447F"/>
    <w:rsid w:val="001464F4"/>
    <w:rsid w:val="001861FF"/>
    <w:rsid w:val="00195C8B"/>
    <w:rsid w:val="00197246"/>
    <w:rsid w:val="001B3E4F"/>
    <w:rsid w:val="001C638A"/>
    <w:rsid w:val="001D4240"/>
    <w:rsid w:val="001E1D55"/>
    <w:rsid w:val="00213EC9"/>
    <w:rsid w:val="00231C33"/>
    <w:rsid w:val="00235869"/>
    <w:rsid w:val="00244D9B"/>
    <w:rsid w:val="00247354"/>
    <w:rsid w:val="002533FF"/>
    <w:rsid w:val="00255721"/>
    <w:rsid w:val="00257611"/>
    <w:rsid w:val="00257D2C"/>
    <w:rsid w:val="00262B30"/>
    <w:rsid w:val="002C02EE"/>
    <w:rsid w:val="002C1241"/>
    <w:rsid w:val="002D0FB8"/>
    <w:rsid w:val="002D5A7A"/>
    <w:rsid w:val="002F5450"/>
    <w:rsid w:val="002F7191"/>
    <w:rsid w:val="00311964"/>
    <w:rsid w:val="00342807"/>
    <w:rsid w:val="0038083C"/>
    <w:rsid w:val="0038236C"/>
    <w:rsid w:val="003976BC"/>
    <w:rsid w:val="003A209C"/>
    <w:rsid w:val="003B205F"/>
    <w:rsid w:val="003D258E"/>
    <w:rsid w:val="003E2255"/>
    <w:rsid w:val="003F2FC4"/>
    <w:rsid w:val="00415CA5"/>
    <w:rsid w:val="004275BD"/>
    <w:rsid w:val="0048109B"/>
    <w:rsid w:val="00496A95"/>
    <w:rsid w:val="004B1368"/>
    <w:rsid w:val="004B3CF7"/>
    <w:rsid w:val="004B6D6D"/>
    <w:rsid w:val="004D0BD7"/>
    <w:rsid w:val="004D21D9"/>
    <w:rsid w:val="004D3E06"/>
    <w:rsid w:val="00501B8F"/>
    <w:rsid w:val="005228F3"/>
    <w:rsid w:val="005232A3"/>
    <w:rsid w:val="005317E1"/>
    <w:rsid w:val="0054453A"/>
    <w:rsid w:val="00546E20"/>
    <w:rsid w:val="005578B8"/>
    <w:rsid w:val="00561329"/>
    <w:rsid w:val="005647FB"/>
    <w:rsid w:val="0056715C"/>
    <w:rsid w:val="005846CF"/>
    <w:rsid w:val="005A2F7A"/>
    <w:rsid w:val="00613C6A"/>
    <w:rsid w:val="006338D7"/>
    <w:rsid w:val="006341BD"/>
    <w:rsid w:val="00634F14"/>
    <w:rsid w:val="00635D7C"/>
    <w:rsid w:val="0066523F"/>
    <w:rsid w:val="00674CB8"/>
    <w:rsid w:val="0069039C"/>
    <w:rsid w:val="0069136D"/>
    <w:rsid w:val="0069167B"/>
    <w:rsid w:val="006C0A11"/>
    <w:rsid w:val="006D58BE"/>
    <w:rsid w:val="006D61D3"/>
    <w:rsid w:val="006D7C6E"/>
    <w:rsid w:val="007001B9"/>
    <w:rsid w:val="00715FE2"/>
    <w:rsid w:val="00753F74"/>
    <w:rsid w:val="00781EDD"/>
    <w:rsid w:val="00786E39"/>
    <w:rsid w:val="00794D45"/>
    <w:rsid w:val="00826E86"/>
    <w:rsid w:val="0087428D"/>
    <w:rsid w:val="008745A9"/>
    <w:rsid w:val="00874919"/>
    <w:rsid w:val="00875FCA"/>
    <w:rsid w:val="008A373F"/>
    <w:rsid w:val="008A70C4"/>
    <w:rsid w:val="008B7B49"/>
    <w:rsid w:val="008F59FD"/>
    <w:rsid w:val="00900859"/>
    <w:rsid w:val="00913AD0"/>
    <w:rsid w:val="00953D42"/>
    <w:rsid w:val="00984118"/>
    <w:rsid w:val="00995095"/>
    <w:rsid w:val="009970DA"/>
    <w:rsid w:val="009A3459"/>
    <w:rsid w:val="009D4894"/>
    <w:rsid w:val="009F6D98"/>
    <w:rsid w:val="00A02D8F"/>
    <w:rsid w:val="00A21552"/>
    <w:rsid w:val="00A235BD"/>
    <w:rsid w:val="00A2590A"/>
    <w:rsid w:val="00A27A00"/>
    <w:rsid w:val="00A4087A"/>
    <w:rsid w:val="00A8239B"/>
    <w:rsid w:val="00AA21D5"/>
    <w:rsid w:val="00AA592A"/>
    <w:rsid w:val="00AA6E46"/>
    <w:rsid w:val="00AC38B7"/>
    <w:rsid w:val="00AC4014"/>
    <w:rsid w:val="00AF6E6C"/>
    <w:rsid w:val="00B02759"/>
    <w:rsid w:val="00B056D7"/>
    <w:rsid w:val="00B30734"/>
    <w:rsid w:val="00B45691"/>
    <w:rsid w:val="00B55530"/>
    <w:rsid w:val="00BA1427"/>
    <w:rsid w:val="00BE2F80"/>
    <w:rsid w:val="00BE6D62"/>
    <w:rsid w:val="00C03E07"/>
    <w:rsid w:val="00C54370"/>
    <w:rsid w:val="00C81C2F"/>
    <w:rsid w:val="00C95759"/>
    <w:rsid w:val="00CA623F"/>
    <w:rsid w:val="00CC11BB"/>
    <w:rsid w:val="00CC23CD"/>
    <w:rsid w:val="00D07BA7"/>
    <w:rsid w:val="00D16416"/>
    <w:rsid w:val="00D25567"/>
    <w:rsid w:val="00D82FBB"/>
    <w:rsid w:val="00D909C6"/>
    <w:rsid w:val="00DD32F7"/>
    <w:rsid w:val="00DF2853"/>
    <w:rsid w:val="00E02368"/>
    <w:rsid w:val="00E07197"/>
    <w:rsid w:val="00E232EB"/>
    <w:rsid w:val="00E3296B"/>
    <w:rsid w:val="00E35734"/>
    <w:rsid w:val="00E36B0D"/>
    <w:rsid w:val="00E423CD"/>
    <w:rsid w:val="00E75427"/>
    <w:rsid w:val="00E93D4F"/>
    <w:rsid w:val="00EA7D10"/>
    <w:rsid w:val="00EC6B57"/>
    <w:rsid w:val="00EE06F7"/>
    <w:rsid w:val="00F15985"/>
    <w:rsid w:val="00F53BA4"/>
    <w:rsid w:val="00F54D76"/>
    <w:rsid w:val="00F65B9C"/>
    <w:rsid w:val="00F831C3"/>
    <w:rsid w:val="00FA7B59"/>
    <w:rsid w:val="00FD6B4C"/>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ledkweeklampen.nl/" TargetMode="External"/><Relationship Id="rId21" Type="http://schemas.openxmlformats.org/officeDocument/2006/relationships/hyperlink" Target="http://shop.t-mobile.nl/eca/RAPRD/Apple-iPhone-4-8GB-wit/map48gbpwi.html?ab_agid=1021" TargetMode="External"/><Relationship Id="rId22" Type="http://schemas.openxmlformats.org/officeDocument/2006/relationships/hyperlink" Target="http://commons.wikimedia.org/wiki/File:Slipper_orchid_wyn1.jpg" TargetMode="External"/><Relationship Id="rId23" Type="http://schemas.openxmlformats.org/officeDocument/2006/relationships/hyperlink" Target="http://www.microscopy-uk.org.uk/mag/artjan12/bj-slipper3.html" TargetMode="External"/><Relationship Id="rId24" Type="http://schemas.openxmlformats.org/officeDocument/2006/relationships/hyperlink" Target="http://code.google.com/p/offlickr"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image" Target="media/image3.tiff"/><Relationship Id="rId28" Type="http://schemas.openxmlformats.org/officeDocument/2006/relationships/image" Target="media/image4.tiff"/><Relationship Id="rId29" Type="http://schemas.openxmlformats.org/officeDocument/2006/relationships/image" Target="media/image5.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6.tiff"/><Relationship Id="rId31" Type="http://schemas.openxmlformats.org/officeDocument/2006/relationships/image" Target="media/image7.tiff"/><Relationship Id="rId32" Type="http://schemas.openxmlformats.org/officeDocument/2006/relationships/image" Target="media/image8.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jpeg"/><Relationship Id="rId34" Type="http://schemas.openxmlformats.org/officeDocument/2006/relationships/hyperlink" Target="http://www.naturalis.nl" TargetMode="External"/><Relationship Id="rId35" Type="http://schemas.openxmlformats.org/officeDocument/2006/relationships/hyperlink" Target="http://www.naturalis.nl" TargetMode="External"/><Relationship Id="rId36" Type="http://schemas.openxmlformats.org/officeDocument/2006/relationships/hyperlink" Target="mailto:hugo@larve.net" TargetMode="Externa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hyperlink" Target="http://www.theplantlist.org/browse/A/Orchidaceae/" TargetMode="External"/><Relationship Id="rId13" Type="http://schemas.openxmlformats.org/officeDocument/2006/relationships/hyperlink" Target="http://www1.american.edu/ted/orchid.htm" TargetMode="External"/><Relationship Id="rId14" Type="http://schemas.openxmlformats.org/officeDocument/2006/relationships/hyperlink" Target="http://www.kew.org/plants-fungi/Cypripedium-calceolus.htm" TargetMode="External"/><Relationship Id="rId15" Type="http://schemas.openxmlformats.org/officeDocument/2006/relationships/hyperlink" Target="http://www.gsmnation.com/blog/2013/02/19/snap-away-5-best-smartphone-cameras-available/" TargetMode="External"/><Relationship Id="rId16" Type="http://schemas.openxmlformats.org/officeDocument/2006/relationships/hyperlink" Target="http://www.tuxx.nl/post/adressering/" TargetMode="External"/><Relationship Id="rId17" Type="http://schemas.openxmlformats.org/officeDocument/2006/relationships/hyperlink" Target="http://www.unityfm.nl/nieuws.php?id=26906" TargetMode="External"/><Relationship Id="rId18" Type="http://schemas.openxmlformats.org/officeDocument/2006/relationships/hyperlink" Target="http://prabathsql.blogspot.nl/2013/01/introdiuction-to-query-optimizer.html" TargetMode="External"/><Relationship Id="rId19" Type="http://schemas.openxmlformats.org/officeDocument/2006/relationships/hyperlink" Target="http://www.ergotherapieopeigenkracht.nl/vergoeding-ergotherapie/" TargetMode="External"/><Relationship Id="rId37" Type="http://schemas.openxmlformats.org/officeDocument/2006/relationships/hyperlink" Target="http://larve.net/people/hugo/" TargetMode="External"/><Relationship Id="rId38" Type="http://schemas.openxmlformats.org/officeDocument/2006/relationships/hyperlink" Target="http://larve.net/people/hugo/2005/12/offlickr/" TargetMode="External"/><Relationship Id="rId39" Type="http://schemas.openxmlformats.org/officeDocument/2006/relationships/hyperlink" Target="mailto:dmd@3e.org" TargetMode="External"/><Relationship Id="rId40" Type="http://schemas.openxmlformats.org/officeDocument/2006/relationships/hyperlink" Target="http://beej.us/flickr/flickrapi/"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157E-876B-2F4A-A5F3-2A0871352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88</Pages>
  <Words>17454</Words>
  <Characters>95997</Characters>
  <Application>Microsoft Macintosh Word</Application>
  <DocSecurity>0</DocSecurity>
  <Lines>799</Lines>
  <Paragraphs>226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NCB Naturalis</Company>
  <LinksUpToDate>false</LinksUpToDate>
  <CharactersWithSpaces>113225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17</cp:revision>
  <cp:lastPrinted>2014-01-21T14:06:00Z</cp:lastPrinted>
  <dcterms:created xsi:type="dcterms:W3CDTF">2014-02-18T14:23:00Z</dcterms:created>
  <dcterms:modified xsi:type="dcterms:W3CDTF">2014-02-20T13:44:00Z</dcterms:modified>
</cp:coreProperties>
</file>