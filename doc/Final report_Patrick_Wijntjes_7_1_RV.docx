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FA426CA" w14:textId="77777777" w:rsidR="001464F4" w:rsidRPr="00A76730" w:rsidRDefault="001464F4" w:rsidP="005D24D2">
      <w:pPr>
        <w:pStyle w:val="Titel"/>
        <w:jc w:val="center"/>
        <w:rPr>
          <w:lang w:val="en-GB"/>
        </w:rPr>
      </w:pPr>
      <w:r w:rsidRPr="00A76730">
        <w:rPr>
          <w:lang w:val="en-GB"/>
        </w:rPr>
        <w:t>Self</w:t>
      </w:r>
      <w:ins w:id="0" w:author="Rutger Vos" w:date="2014-05-22T10:58:00Z">
        <w:r w:rsidR="002E0763">
          <w:rPr>
            <w:lang w:val="en-GB"/>
          </w:rPr>
          <w:t>-</w:t>
        </w:r>
      </w:ins>
      <w:del w:id="1" w:author="Rutger Vos" w:date="2014-05-22T10:58:00Z">
        <w:r w:rsidRPr="00A76730" w:rsidDel="002E0763">
          <w:rPr>
            <w:lang w:val="en-GB"/>
          </w:rPr>
          <w:delText xml:space="preserve"> </w:delText>
        </w:r>
      </w:del>
      <w:r w:rsidRPr="00A76730">
        <w:rPr>
          <w:lang w:val="en-GB"/>
        </w:rPr>
        <w:t xml:space="preserve">learning software to identify </w:t>
      </w:r>
      <w:r w:rsidR="005D24D2" w:rsidRPr="00A76730">
        <w:rPr>
          <w:lang w:val="en-GB"/>
        </w:rPr>
        <w:t xml:space="preserve">slipper </w:t>
      </w:r>
      <w:r w:rsidRPr="00A76730">
        <w:rPr>
          <w:lang w:val="en-GB"/>
        </w:rPr>
        <w:t>orchid</w:t>
      </w:r>
      <w:r w:rsidR="005D24D2" w:rsidRPr="00A76730">
        <w:rPr>
          <w:lang w:val="en-GB"/>
        </w:rPr>
        <w:t>s</w:t>
      </w:r>
      <w:r w:rsidRPr="00A76730">
        <w:rPr>
          <w:lang w:val="en-GB"/>
        </w:rPr>
        <w:t xml:space="preserve"> </w:t>
      </w:r>
      <w:r w:rsidR="005D24D2" w:rsidRPr="00A76730">
        <w:rPr>
          <w:lang w:val="en-GB"/>
        </w:rPr>
        <w:t>from pictures of flowers to simplify identification for custom</w:t>
      </w:r>
      <w:ins w:id="2" w:author="Rutger Vos" w:date="2014-05-22T10:58:00Z">
        <w:r w:rsidR="002E0763">
          <w:rPr>
            <w:lang w:val="en-GB"/>
          </w:rPr>
          <w:t>s</w:t>
        </w:r>
      </w:ins>
      <w:r w:rsidR="005D24D2" w:rsidRPr="00A76730">
        <w:rPr>
          <w:lang w:val="en-GB"/>
        </w:rPr>
        <w:t xml:space="preserve"> officers</w:t>
      </w:r>
    </w:p>
    <w:p w14:paraId="6770E281" w14:textId="77777777" w:rsidR="00F15985" w:rsidRPr="00A76730" w:rsidRDefault="001464F4" w:rsidP="0031156A">
      <w:pPr>
        <w:pStyle w:val="Subtitel"/>
        <w:ind w:left="1560"/>
        <w:rPr>
          <w:lang w:val="en-GB"/>
        </w:rPr>
      </w:pPr>
      <w:r w:rsidRPr="00A76730">
        <w:rPr>
          <w:noProof/>
          <w:lang w:val="en-US"/>
        </w:rPr>
        <w:drawing>
          <wp:inline distT="0" distB="0" distL="0" distR="0" wp14:anchorId="68996B1A" wp14:editId="60AEAA59">
            <wp:extent cx="3319680" cy="3154932"/>
            <wp:effectExtent l="0" t="0" r="825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3319680" cy="3154932"/>
                    </a:xfrm>
                    <a:prstGeom prst="rect">
                      <a:avLst/>
                    </a:prstGeom>
                  </pic:spPr>
                </pic:pic>
              </a:graphicData>
            </a:graphic>
          </wp:inline>
        </w:drawing>
      </w:r>
    </w:p>
    <w:p w14:paraId="70AE67DF" w14:textId="77777777" w:rsidR="001464F4" w:rsidRPr="00A76730" w:rsidRDefault="00F15985" w:rsidP="005D24D2">
      <w:pPr>
        <w:pStyle w:val="Bijschrift"/>
        <w:ind w:firstLine="1560"/>
        <w:rPr>
          <w:sz w:val="22"/>
          <w:szCs w:val="24"/>
          <w:lang w:val="en-GB"/>
        </w:rPr>
      </w:pPr>
      <w:r w:rsidRPr="00A76730">
        <w:rPr>
          <w:sz w:val="22"/>
          <w:szCs w:val="24"/>
          <w:lang w:val="en-GB"/>
        </w:rPr>
        <w:t xml:space="preserve">Figure </w:t>
      </w:r>
      <w:r w:rsidR="00AD1C5F" w:rsidRPr="00A76730">
        <w:rPr>
          <w:sz w:val="22"/>
          <w:szCs w:val="24"/>
          <w:lang w:val="en-GB"/>
        </w:rPr>
        <w:fldChar w:fldCharType="begin"/>
      </w:r>
      <w:r w:rsidR="002E7A08" w:rsidRPr="00A76730">
        <w:rPr>
          <w:sz w:val="22"/>
          <w:szCs w:val="24"/>
          <w:lang w:val="en-GB"/>
        </w:rPr>
        <w:instrText xml:space="preserve"> SEQ Figure \* ARABIC </w:instrText>
      </w:r>
      <w:r w:rsidR="00AD1C5F" w:rsidRPr="00A76730">
        <w:rPr>
          <w:sz w:val="22"/>
          <w:szCs w:val="24"/>
          <w:lang w:val="en-GB"/>
        </w:rPr>
        <w:fldChar w:fldCharType="separate"/>
      </w:r>
      <w:r w:rsidR="003E7F55" w:rsidRPr="00A76730">
        <w:rPr>
          <w:noProof/>
          <w:sz w:val="22"/>
          <w:szCs w:val="24"/>
          <w:lang w:val="en-GB"/>
        </w:rPr>
        <w:t>1</w:t>
      </w:r>
      <w:r w:rsidR="00AD1C5F" w:rsidRPr="00A76730">
        <w:rPr>
          <w:sz w:val="22"/>
          <w:szCs w:val="24"/>
          <w:lang w:val="en-GB"/>
        </w:rPr>
        <w:fldChar w:fldCharType="end"/>
      </w:r>
      <w:r w:rsidRPr="00A76730">
        <w:rPr>
          <w:sz w:val="22"/>
          <w:szCs w:val="24"/>
          <w:lang w:val="en-GB"/>
        </w:rPr>
        <w:t xml:space="preserve"> </w:t>
      </w:r>
      <w:r w:rsidR="004C42CB" w:rsidRPr="00A76730">
        <w:rPr>
          <w:i/>
          <w:sz w:val="22"/>
          <w:szCs w:val="24"/>
          <w:lang w:val="en-GB"/>
        </w:rPr>
        <w:t>Brachypetalum bellatulum</w:t>
      </w:r>
      <w:r w:rsidRPr="00A76730">
        <w:rPr>
          <w:sz w:val="22"/>
          <w:szCs w:val="24"/>
          <w:lang w:val="en-GB"/>
        </w:rPr>
        <w:t xml:space="preserve"> [1]</w:t>
      </w:r>
    </w:p>
    <w:p w14:paraId="6DD3BD43" w14:textId="77777777" w:rsidR="001464F4" w:rsidRPr="00A76730" w:rsidRDefault="001464F4" w:rsidP="00B056D7">
      <w:pPr>
        <w:pStyle w:val="Subtitel"/>
        <w:rPr>
          <w:lang w:val="en-GB"/>
        </w:rPr>
      </w:pPr>
    </w:p>
    <w:p w14:paraId="6F1098DD" w14:textId="77777777" w:rsidR="001464F4" w:rsidRPr="00A76730" w:rsidRDefault="001464F4" w:rsidP="00B056D7">
      <w:pPr>
        <w:pStyle w:val="Subtitel"/>
        <w:rPr>
          <w:lang w:val="en-GB"/>
        </w:rPr>
      </w:pPr>
      <w:r w:rsidRPr="00A76730">
        <w:rPr>
          <w:lang w:val="en-GB"/>
        </w:rPr>
        <w:t>Patrick Wijntjes, s1057924</w:t>
      </w:r>
    </w:p>
    <w:p w14:paraId="6AC55B48" w14:textId="77777777" w:rsidR="001464F4" w:rsidRPr="00A76730" w:rsidRDefault="001464F4" w:rsidP="00B056D7">
      <w:pPr>
        <w:rPr>
          <w:lang w:val="en-GB"/>
        </w:rPr>
      </w:pPr>
    </w:p>
    <w:p w14:paraId="304BC2E2" w14:textId="77777777" w:rsidR="001464F4" w:rsidRPr="00A76730" w:rsidRDefault="001464F4" w:rsidP="00B056D7">
      <w:pPr>
        <w:pStyle w:val="Subtitel"/>
        <w:rPr>
          <w:lang w:val="en-GB"/>
        </w:rPr>
      </w:pPr>
      <w:r w:rsidRPr="00A76730">
        <w:rPr>
          <w:lang w:val="en-GB"/>
        </w:rPr>
        <w:t>University of Applied Sciences Leiden, Bio-informatics, Technology cluster</w:t>
      </w:r>
      <w:r w:rsidRPr="00A76730">
        <w:rPr>
          <w:lang w:val="en-GB"/>
        </w:rPr>
        <w:br/>
        <w:t>Zernikedreef 11</w:t>
      </w:r>
      <w:r w:rsidRPr="00A76730">
        <w:rPr>
          <w:lang w:val="en-GB"/>
        </w:rPr>
        <w:br/>
        <w:t>2333 CK Leiden</w:t>
      </w:r>
    </w:p>
    <w:p w14:paraId="658016F7" w14:textId="77777777" w:rsidR="001464F4" w:rsidRPr="00A76730" w:rsidRDefault="001464F4" w:rsidP="00B056D7">
      <w:pPr>
        <w:rPr>
          <w:lang w:val="en-GB"/>
        </w:rPr>
      </w:pPr>
    </w:p>
    <w:p w14:paraId="7DFDEAC7" w14:textId="77777777" w:rsidR="0036531F" w:rsidRPr="00A76730" w:rsidRDefault="001464F4" w:rsidP="0036531F">
      <w:pPr>
        <w:pStyle w:val="Subtitel"/>
        <w:rPr>
          <w:lang w:val="en-GB"/>
        </w:rPr>
      </w:pPr>
      <w:r w:rsidRPr="00A76730">
        <w:rPr>
          <w:lang w:val="en-GB"/>
        </w:rPr>
        <w:t xml:space="preserve">Period 02-09-2013 </w:t>
      </w:r>
      <w:r w:rsidR="00235869" w:rsidRPr="00A76730">
        <w:rPr>
          <w:lang w:val="en-GB"/>
        </w:rPr>
        <w:t>until</w:t>
      </w:r>
      <w:r w:rsidRPr="00A76730">
        <w:rPr>
          <w:lang w:val="en-GB"/>
        </w:rPr>
        <w:t xml:space="preserve"> 27-06-201</w:t>
      </w:r>
      <w:r w:rsidR="0036531F" w:rsidRPr="00A76730">
        <w:rPr>
          <w:lang w:val="en-GB"/>
        </w:rPr>
        <w:t>4</w:t>
      </w:r>
    </w:p>
    <w:p w14:paraId="1124C776" w14:textId="77777777" w:rsidR="0036531F" w:rsidRPr="00A76730" w:rsidRDefault="0036531F" w:rsidP="0036531F">
      <w:pPr>
        <w:pStyle w:val="Subtitel"/>
        <w:rPr>
          <w:lang w:val="en-GB"/>
        </w:rPr>
      </w:pPr>
      <w:r w:rsidRPr="00A76730">
        <w:rPr>
          <w:lang w:val="en-GB"/>
        </w:rPr>
        <w:t>ECTs: 59</w:t>
      </w:r>
    </w:p>
    <w:p w14:paraId="4B04B463" w14:textId="77777777" w:rsidR="001464F4" w:rsidRPr="00A76730" w:rsidRDefault="001464F4" w:rsidP="00B056D7">
      <w:pPr>
        <w:rPr>
          <w:lang w:val="en-GB"/>
        </w:rPr>
      </w:pPr>
    </w:p>
    <w:p w14:paraId="0E890E7D" w14:textId="77777777" w:rsidR="001464F4" w:rsidRPr="00A76730" w:rsidRDefault="001464F4" w:rsidP="00B056D7">
      <w:pPr>
        <w:pStyle w:val="Subtitel"/>
        <w:rPr>
          <w:lang w:val="en-GB"/>
        </w:rPr>
      </w:pPr>
      <w:r w:rsidRPr="00A76730">
        <w:rPr>
          <w:lang w:val="en-GB"/>
        </w:rPr>
        <w:t>Naturalis Biodiversity Center</w:t>
      </w:r>
      <w:r w:rsidRPr="00A76730">
        <w:rPr>
          <w:lang w:val="en-GB"/>
        </w:rPr>
        <w:br/>
        <w:t>Sylviusweg 72</w:t>
      </w:r>
      <w:r w:rsidRPr="00A76730">
        <w:rPr>
          <w:lang w:val="en-GB"/>
        </w:rPr>
        <w:br/>
        <w:t>2333 BE Leiden</w:t>
      </w:r>
    </w:p>
    <w:p w14:paraId="3AFD80B1" w14:textId="77777777" w:rsidR="001464F4" w:rsidRPr="00A76730" w:rsidRDefault="001464F4" w:rsidP="00B056D7">
      <w:pPr>
        <w:rPr>
          <w:lang w:val="en-GB"/>
        </w:rPr>
      </w:pPr>
    </w:p>
    <w:p w14:paraId="2A3ED161" w14:textId="77777777" w:rsidR="001464F4" w:rsidRPr="00A76730" w:rsidRDefault="001464F4" w:rsidP="00B056D7">
      <w:pPr>
        <w:pStyle w:val="Subtitel"/>
        <w:rPr>
          <w:lang w:val="en-GB"/>
        </w:rPr>
      </w:pPr>
      <w:r w:rsidRPr="00A76730">
        <w:rPr>
          <w:lang w:val="en-GB"/>
        </w:rPr>
        <w:t>Supervisors:</w:t>
      </w:r>
      <w:r w:rsidRPr="00A76730">
        <w:rPr>
          <w:lang w:val="en-GB"/>
        </w:rPr>
        <w:br/>
        <w:t>Dr. Barbara Gravendeel and</w:t>
      </w:r>
      <w:ins w:id="3" w:author="Rutger Vos" w:date="2014-05-22T10:59:00Z">
        <w:r w:rsidR="002E0763">
          <w:rPr>
            <w:lang w:val="en-GB"/>
          </w:rPr>
          <w:t xml:space="preserve"> </w:t>
        </w:r>
      </w:ins>
      <w:del w:id="4" w:author="Rutger Vos" w:date="2014-05-22T10:59:00Z">
        <w:r w:rsidRPr="00A76730" w:rsidDel="002E0763">
          <w:rPr>
            <w:lang w:val="en-GB"/>
          </w:rPr>
          <w:br/>
        </w:r>
      </w:del>
      <w:r w:rsidRPr="00A76730">
        <w:rPr>
          <w:lang w:val="en-GB"/>
        </w:rPr>
        <w:t>Dr. Rutger Vos</w:t>
      </w:r>
    </w:p>
    <w:p w14:paraId="46F3503A" w14:textId="77777777" w:rsidR="001464F4" w:rsidRPr="00A76730" w:rsidRDefault="001464F4" w:rsidP="00B056D7">
      <w:pPr>
        <w:rPr>
          <w:lang w:val="en-GB"/>
        </w:rPr>
      </w:pPr>
    </w:p>
    <w:p w14:paraId="7F59A0AD" w14:textId="77777777" w:rsidR="00747F9B" w:rsidRPr="00A76730" w:rsidRDefault="001464F4" w:rsidP="00B056D7">
      <w:pPr>
        <w:pStyle w:val="Subtitel"/>
        <w:rPr>
          <w:lang w:val="en-GB"/>
        </w:rPr>
      </w:pPr>
      <w:r w:rsidRPr="00A76730">
        <w:rPr>
          <w:lang w:val="en-GB"/>
        </w:rPr>
        <w:t>Lecturer from school:</w:t>
      </w:r>
      <w:r w:rsidRPr="00A76730">
        <w:rPr>
          <w:lang w:val="en-GB"/>
        </w:rPr>
        <w:br/>
        <w:t>Drs. Jan Oliehoek</w:t>
      </w:r>
      <w:r w:rsidRPr="00A76730">
        <w:rPr>
          <w:lang w:val="en-GB"/>
        </w:rPr>
        <w:br w:type="page"/>
      </w:r>
    </w:p>
    <w:p w14:paraId="2C76045C" w14:textId="77777777" w:rsidR="00517A5E" w:rsidRPr="00A76730" w:rsidRDefault="00517A5E" w:rsidP="00747F9B">
      <w:pPr>
        <w:pStyle w:val="Kop1"/>
        <w:rPr>
          <w:lang w:val="en-GB"/>
        </w:rPr>
      </w:pPr>
      <w:r w:rsidRPr="00A76730">
        <w:rPr>
          <w:lang w:val="en-GB"/>
        </w:rPr>
        <w:lastRenderedPageBreak/>
        <w:br w:type="page"/>
      </w:r>
    </w:p>
    <w:p w14:paraId="46920C79" w14:textId="77777777" w:rsidR="00747F9B" w:rsidRPr="00A76730" w:rsidRDefault="00747F9B" w:rsidP="00747F9B">
      <w:pPr>
        <w:pStyle w:val="Kop1"/>
        <w:rPr>
          <w:lang w:val="en-GB"/>
        </w:rPr>
      </w:pPr>
      <w:bookmarkStart w:id="5" w:name="_Toc262217588"/>
      <w:r w:rsidRPr="00A76730">
        <w:rPr>
          <w:lang w:val="en-GB"/>
        </w:rPr>
        <w:t>Abstract</w:t>
      </w:r>
      <w:bookmarkEnd w:id="5"/>
    </w:p>
    <w:p w14:paraId="6BF549A2" w14:textId="77777777" w:rsidR="00045084" w:rsidRPr="00A76730" w:rsidRDefault="005D24D2" w:rsidP="00045084">
      <w:pPr>
        <w:rPr>
          <w:lang w:val="en-GB"/>
        </w:rPr>
      </w:pPr>
      <w:r w:rsidRPr="00A76730">
        <w:rPr>
          <w:lang w:val="en-GB"/>
        </w:rPr>
        <w:t>Slipper orchids are very popular ornamentals among hobbyists and therefore highly endangered due to over collecting in the wild. To prevent them from going extinct all slipper orchids were placed on the international CITES list</w:t>
      </w:r>
      <w:ins w:id="6" w:author="Rutger Vos" w:date="2014-05-22T10:59:00Z">
        <w:r w:rsidR="002E0763">
          <w:rPr>
            <w:lang w:val="en-GB"/>
          </w:rPr>
          <w:t>,</w:t>
        </w:r>
      </w:ins>
      <w:r w:rsidRPr="00A76730">
        <w:rPr>
          <w:lang w:val="en-GB"/>
        </w:rPr>
        <w:t xml:space="preserve"> which means that permits are required for trade all over the world. Some slipper orchid species are more endangered than others. This is reflected by different legislation as some species are placed on CITES Appendix 1 (highest level of protection) whereas others are placed on Appendix 2 (lower level of protection). </w:t>
      </w:r>
      <w:r w:rsidR="00167FC7" w:rsidRPr="00A76730">
        <w:rPr>
          <w:lang w:val="en-GB"/>
        </w:rPr>
        <w:t>Flowers of slipper orchids can be classified by characteristics like shape of the petals, the absence or presence of wards</w:t>
      </w:r>
      <w:r w:rsidRPr="00A76730">
        <w:rPr>
          <w:lang w:val="en-GB"/>
        </w:rPr>
        <w:t xml:space="preserve"> on the petals</w:t>
      </w:r>
      <w:ins w:id="7" w:author="Rutger Vos" w:date="2014-05-22T11:00:00Z">
        <w:r w:rsidR="002E0763">
          <w:rPr>
            <w:lang w:val="en-GB"/>
          </w:rPr>
          <w:t>,</w:t>
        </w:r>
      </w:ins>
      <w:r w:rsidR="00167FC7" w:rsidRPr="00A76730">
        <w:rPr>
          <w:lang w:val="en-GB"/>
        </w:rPr>
        <w:t xml:space="preserve"> and </w:t>
      </w:r>
      <w:r w:rsidR="00AD1068" w:rsidRPr="00A76730">
        <w:rPr>
          <w:lang w:val="en-GB"/>
        </w:rPr>
        <w:t xml:space="preserve">the </w:t>
      </w:r>
      <w:r w:rsidRPr="00A76730">
        <w:rPr>
          <w:lang w:val="en-GB"/>
        </w:rPr>
        <w:t>colour of the lip</w:t>
      </w:r>
      <w:r w:rsidR="00167FC7" w:rsidRPr="00A76730">
        <w:rPr>
          <w:lang w:val="en-GB"/>
        </w:rPr>
        <w:t xml:space="preserve">. </w:t>
      </w:r>
      <w:r w:rsidR="00045084" w:rsidRPr="00A76730">
        <w:rPr>
          <w:lang w:val="en-GB"/>
        </w:rPr>
        <w:t xml:space="preserve">During this internship the concept of classifying </w:t>
      </w:r>
      <w:r w:rsidR="00C60D7C" w:rsidRPr="00A76730">
        <w:rPr>
          <w:lang w:val="en-GB"/>
        </w:rPr>
        <w:t xml:space="preserve">slipper </w:t>
      </w:r>
      <w:r w:rsidR="00045084" w:rsidRPr="00A76730">
        <w:rPr>
          <w:lang w:val="en-GB"/>
        </w:rPr>
        <w:t xml:space="preserve">orchids to section level from pictures </w:t>
      </w:r>
      <w:r w:rsidR="00C60D7C" w:rsidRPr="00A76730">
        <w:rPr>
          <w:lang w:val="en-GB"/>
        </w:rPr>
        <w:t xml:space="preserve">was </w:t>
      </w:r>
      <w:r w:rsidR="00045084" w:rsidRPr="00A76730">
        <w:rPr>
          <w:lang w:val="en-GB"/>
        </w:rPr>
        <w:t>tested. To test the possibilities of</w:t>
      </w:r>
      <w:ins w:id="8" w:author="Rutger Vos" w:date="2014-05-22T11:00:00Z">
        <w:r w:rsidR="002E0763">
          <w:rPr>
            <w:lang w:val="en-GB"/>
          </w:rPr>
          <w:t xml:space="preserve"> picture-based</w:t>
        </w:r>
      </w:ins>
      <w:r w:rsidR="00045084" w:rsidRPr="00A76730">
        <w:rPr>
          <w:lang w:val="en-GB"/>
        </w:rPr>
        <w:t xml:space="preserve"> </w:t>
      </w:r>
      <w:del w:id="9" w:author="Rutger Vos" w:date="2014-05-22T11:00:00Z">
        <w:r w:rsidR="00045084" w:rsidRPr="00A76730" w:rsidDel="002E0763">
          <w:rPr>
            <w:lang w:val="en-GB"/>
          </w:rPr>
          <w:delText xml:space="preserve">classifying </w:delText>
        </w:r>
      </w:del>
      <w:ins w:id="10" w:author="Rutger Vos" w:date="2014-05-22T11:00:00Z">
        <w:r w:rsidR="002E0763">
          <w:rPr>
            <w:lang w:val="en-GB"/>
          </w:rPr>
          <w:t>classification</w:t>
        </w:r>
      </w:ins>
      <w:del w:id="11" w:author="Rutger Vos" w:date="2014-05-22T11:01:00Z">
        <w:r w:rsidR="00045084" w:rsidRPr="00A76730" w:rsidDel="002E0763">
          <w:rPr>
            <w:lang w:val="en-GB"/>
          </w:rPr>
          <w:delText>from pictures</w:delText>
        </w:r>
      </w:del>
      <w:r w:rsidR="00045084" w:rsidRPr="00A76730">
        <w:rPr>
          <w:lang w:val="en-GB"/>
        </w:rPr>
        <w:t xml:space="preserve">, pictures of well-identified orchids </w:t>
      </w:r>
      <w:r w:rsidR="00C60D7C" w:rsidRPr="00A76730">
        <w:rPr>
          <w:lang w:val="en-GB"/>
        </w:rPr>
        <w:t>were</w:t>
      </w:r>
      <w:r w:rsidR="00045084" w:rsidRPr="00A76730">
        <w:rPr>
          <w:lang w:val="en-GB"/>
        </w:rPr>
        <w:t xml:space="preserve"> collected. From th</w:t>
      </w:r>
      <w:r w:rsidR="00C60D7C" w:rsidRPr="00A76730">
        <w:rPr>
          <w:lang w:val="en-GB"/>
        </w:rPr>
        <w:t>ese</w:t>
      </w:r>
      <w:del w:id="12" w:author="Rutger Vos" w:date="2014-05-22T11:00:00Z">
        <w:r w:rsidR="00C60D7C" w:rsidRPr="00A76730" w:rsidDel="002E0763">
          <w:rPr>
            <w:lang w:val="en-GB"/>
          </w:rPr>
          <w:delText xml:space="preserve"> </w:delText>
        </w:r>
        <w:r w:rsidR="00045084" w:rsidRPr="00A76730" w:rsidDel="002E0763">
          <w:rPr>
            <w:lang w:val="en-GB"/>
          </w:rPr>
          <w:delText>pictures</w:delText>
        </w:r>
      </w:del>
      <w:r w:rsidR="00C60D7C" w:rsidRPr="00A76730">
        <w:rPr>
          <w:lang w:val="en-GB"/>
        </w:rPr>
        <w:t xml:space="preserve">, different </w:t>
      </w:r>
      <w:r w:rsidR="00045084" w:rsidRPr="00A76730">
        <w:rPr>
          <w:lang w:val="en-GB"/>
        </w:rPr>
        <w:t xml:space="preserve">sets </w:t>
      </w:r>
      <w:r w:rsidR="00C60D7C" w:rsidRPr="00A76730">
        <w:rPr>
          <w:lang w:val="en-GB"/>
        </w:rPr>
        <w:t xml:space="preserve">were </w:t>
      </w:r>
      <w:r w:rsidR="00045084" w:rsidRPr="00A76730">
        <w:rPr>
          <w:lang w:val="en-GB"/>
        </w:rPr>
        <w:t xml:space="preserve">created, </w:t>
      </w:r>
      <w:commentRangeStart w:id="13"/>
      <w:r w:rsidR="00045084" w:rsidRPr="00A76730">
        <w:rPr>
          <w:lang w:val="en-GB"/>
        </w:rPr>
        <w:t>one for training Artificial Neural Networks (ANNs) and one for testing them.</w:t>
      </w:r>
      <w:commentRangeEnd w:id="13"/>
      <w:r w:rsidR="002E0763">
        <w:rPr>
          <w:rStyle w:val="Verwijzingopmerking"/>
          <w:vanish/>
        </w:rPr>
        <w:commentReference w:id="13"/>
      </w:r>
      <w:r w:rsidR="00045084" w:rsidRPr="00A76730">
        <w:rPr>
          <w:lang w:val="en-GB"/>
        </w:rPr>
        <w:t xml:space="preserve"> The results show that some sections </w:t>
      </w:r>
      <w:r w:rsidR="00C60D7C" w:rsidRPr="00A76730">
        <w:rPr>
          <w:lang w:val="en-GB"/>
        </w:rPr>
        <w:t>were</w:t>
      </w:r>
      <w:r w:rsidR="00045084" w:rsidRPr="00A76730">
        <w:rPr>
          <w:lang w:val="en-GB"/>
        </w:rPr>
        <w:t xml:space="preserve"> harder to classify than others. Adding new pictures to the train</w:t>
      </w:r>
      <w:ins w:id="14" w:author="Rutger Vos" w:date="2014-05-22T11:01:00Z">
        <w:r w:rsidR="002E0763">
          <w:rPr>
            <w:lang w:val="en-GB"/>
          </w:rPr>
          <w:t>ing</w:t>
        </w:r>
      </w:ins>
      <w:r w:rsidR="00045084" w:rsidRPr="00A76730">
        <w:rPr>
          <w:lang w:val="en-GB"/>
        </w:rPr>
        <w:t xml:space="preserve"> set c</w:t>
      </w:r>
      <w:r w:rsidR="00C60D7C" w:rsidRPr="00A76730">
        <w:rPr>
          <w:lang w:val="en-GB"/>
        </w:rPr>
        <w:t>ould</w:t>
      </w:r>
      <w:r w:rsidR="00045084" w:rsidRPr="00A76730">
        <w:rPr>
          <w:lang w:val="en-GB"/>
        </w:rPr>
        <w:t xml:space="preserve"> improve the classification, but </w:t>
      </w:r>
      <w:r w:rsidR="00C60D7C" w:rsidRPr="00A76730">
        <w:rPr>
          <w:lang w:val="en-GB"/>
        </w:rPr>
        <w:t>could also</w:t>
      </w:r>
      <w:r w:rsidR="00045084" w:rsidRPr="00A76730">
        <w:rPr>
          <w:lang w:val="en-GB"/>
        </w:rPr>
        <w:t xml:space="preserve"> </w:t>
      </w:r>
      <w:r w:rsidR="00C60D7C" w:rsidRPr="00A76730">
        <w:rPr>
          <w:lang w:val="en-GB"/>
        </w:rPr>
        <w:t>worsen</w:t>
      </w:r>
      <w:r w:rsidR="00045084" w:rsidRPr="00A76730">
        <w:rPr>
          <w:lang w:val="en-GB"/>
        </w:rPr>
        <w:t xml:space="preserve"> the classification</w:t>
      </w:r>
      <w:r w:rsidR="000F5AF3" w:rsidRPr="00A76730">
        <w:rPr>
          <w:lang w:val="en-GB"/>
        </w:rPr>
        <w:t>, depending on the quality of the new pictures and how well the new networks were trained.</w:t>
      </w:r>
      <w:r w:rsidR="001232BD" w:rsidRPr="00A76730">
        <w:rPr>
          <w:lang w:val="en-GB"/>
        </w:rPr>
        <w:t xml:space="preserve"> In general, </w:t>
      </w:r>
      <w:r w:rsidR="0036531F" w:rsidRPr="00A76730">
        <w:rPr>
          <w:lang w:val="en-GB"/>
        </w:rPr>
        <w:t>better-trained</w:t>
      </w:r>
      <w:r w:rsidR="001232BD" w:rsidRPr="00A76730">
        <w:rPr>
          <w:lang w:val="en-GB"/>
        </w:rPr>
        <w:t xml:space="preserve"> networks</w:t>
      </w:r>
      <w:r w:rsidRPr="00A76730">
        <w:rPr>
          <w:lang w:val="en-GB"/>
        </w:rPr>
        <w:t>, trained with more than a single picture,</w:t>
      </w:r>
      <w:r w:rsidR="001232BD" w:rsidRPr="00A76730">
        <w:rPr>
          <w:lang w:val="en-GB"/>
        </w:rPr>
        <w:t xml:space="preserve"> were able to correctly classify slipper orchid flowers, showing that visual recognition software can be used for identification of these orchids.</w:t>
      </w:r>
    </w:p>
    <w:p w14:paraId="3C16B739" w14:textId="77777777" w:rsidR="000F5AF3" w:rsidRPr="00A76730" w:rsidDel="002E0763" w:rsidRDefault="00045084" w:rsidP="00045084">
      <w:pPr>
        <w:ind w:firstLine="709"/>
        <w:rPr>
          <w:del w:id="15" w:author="Rutger Vos" w:date="2014-05-22T11:02:00Z"/>
          <w:lang w:val="en-GB"/>
        </w:rPr>
      </w:pPr>
      <w:r w:rsidRPr="00A76730">
        <w:rPr>
          <w:lang w:val="en-GB"/>
        </w:rPr>
        <w:t>To make the classification software available to the outside</w:t>
      </w:r>
      <w:r w:rsidR="00C60D7C" w:rsidRPr="00A76730">
        <w:rPr>
          <w:lang w:val="en-GB"/>
        </w:rPr>
        <w:t xml:space="preserve"> world</w:t>
      </w:r>
      <w:r w:rsidRPr="00A76730">
        <w:rPr>
          <w:lang w:val="en-GB"/>
        </w:rPr>
        <w:t xml:space="preserve">, a first concept of a website </w:t>
      </w:r>
      <w:r w:rsidR="00C60D7C" w:rsidRPr="00A76730">
        <w:rPr>
          <w:lang w:val="en-GB"/>
        </w:rPr>
        <w:t>was</w:t>
      </w:r>
      <w:r w:rsidRPr="00A76730">
        <w:rPr>
          <w:lang w:val="en-GB"/>
        </w:rPr>
        <w:t xml:space="preserve"> developed. Users can upload a picture of a </w:t>
      </w:r>
      <w:r w:rsidR="00C60D7C" w:rsidRPr="00A76730">
        <w:rPr>
          <w:lang w:val="en-GB"/>
        </w:rPr>
        <w:t xml:space="preserve">slipper orchid </w:t>
      </w:r>
      <w:r w:rsidRPr="00A76730">
        <w:rPr>
          <w:lang w:val="en-GB"/>
        </w:rPr>
        <w:t xml:space="preserve">flower to the website. The website then runs the classification software using </w:t>
      </w:r>
      <w:del w:id="16" w:author="Rutger Vos" w:date="2014-05-22T11:02:00Z">
        <w:r w:rsidRPr="00A76730" w:rsidDel="002E0763">
          <w:rPr>
            <w:lang w:val="en-GB"/>
          </w:rPr>
          <w:delText>the given</w:delText>
        </w:r>
      </w:del>
      <w:ins w:id="17" w:author="Rutger Vos" w:date="2014-05-22T11:02:00Z">
        <w:r w:rsidR="002E0763">
          <w:rPr>
            <w:lang w:val="en-GB"/>
          </w:rPr>
          <w:t>a pre-trained</w:t>
        </w:r>
      </w:ins>
      <w:r w:rsidRPr="00A76730">
        <w:rPr>
          <w:lang w:val="en-GB"/>
        </w:rPr>
        <w:t xml:space="preserve"> ANN. The result of this </w:t>
      </w:r>
      <w:del w:id="18" w:author="Rutger Vos" w:date="2014-05-22T11:02:00Z">
        <w:r w:rsidRPr="00A76730" w:rsidDel="002E0763">
          <w:rPr>
            <w:lang w:val="en-GB"/>
          </w:rPr>
          <w:delText xml:space="preserve">script </w:delText>
        </w:r>
      </w:del>
      <w:ins w:id="19" w:author="Rutger Vos" w:date="2014-05-22T11:02:00Z">
        <w:r w:rsidR="002E0763">
          <w:rPr>
            <w:lang w:val="en-GB"/>
          </w:rPr>
          <w:t>classification</w:t>
        </w:r>
        <w:r w:rsidR="002E0763" w:rsidRPr="00A76730">
          <w:rPr>
            <w:lang w:val="en-GB"/>
          </w:rPr>
          <w:t xml:space="preserve"> </w:t>
        </w:r>
      </w:ins>
      <w:r w:rsidR="008D4EB8" w:rsidRPr="00A76730">
        <w:rPr>
          <w:lang w:val="en-GB"/>
        </w:rPr>
        <w:t>is then</w:t>
      </w:r>
      <w:r w:rsidRPr="00A76730">
        <w:rPr>
          <w:lang w:val="en-GB"/>
        </w:rPr>
        <w:t xml:space="preserve"> translated to a human readable result. This result is returned to the website.</w:t>
      </w:r>
      <w:ins w:id="20" w:author="Rutger Vos" w:date="2014-05-22T11:02:00Z">
        <w:r w:rsidR="002E0763">
          <w:rPr>
            <w:lang w:val="en-GB"/>
          </w:rPr>
          <w:t xml:space="preserve"> </w:t>
        </w:r>
      </w:ins>
    </w:p>
    <w:p w14:paraId="4E7FEAC9" w14:textId="77777777" w:rsidR="00747F9B" w:rsidRPr="00A76730" w:rsidRDefault="00945BFC">
      <w:pPr>
        <w:ind w:firstLine="709"/>
        <w:rPr>
          <w:lang w:val="en-GB"/>
        </w:rPr>
        <w:pPrChange w:id="21" w:author="Rutger Vos" w:date="2014-05-22T11:02:00Z">
          <w:pPr/>
        </w:pPrChange>
      </w:pPr>
      <w:r w:rsidRPr="00A76730">
        <w:rPr>
          <w:lang w:val="en-GB"/>
        </w:rPr>
        <w:t>With this application, custom</w:t>
      </w:r>
      <w:ins w:id="22" w:author="Rutger Vos" w:date="2014-05-22T11:02:00Z">
        <w:r w:rsidR="002E0763">
          <w:rPr>
            <w:lang w:val="en-GB"/>
          </w:rPr>
          <w:t>s</w:t>
        </w:r>
      </w:ins>
      <w:r w:rsidRPr="00A76730">
        <w:rPr>
          <w:lang w:val="en-GB"/>
        </w:rPr>
        <w:t xml:space="preserve"> officers can check whether the permits of imported slipper orchids are correct. As compared to classification using a book, the website improves the identification by laym</w:t>
      </w:r>
      <w:ins w:id="23" w:author="Rutger Vos" w:date="2014-05-22T11:02:00Z">
        <w:r w:rsidR="002E0763">
          <w:rPr>
            <w:lang w:val="en-GB"/>
          </w:rPr>
          <w:t>e</w:t>
        </w:r>
      </w:ins>
      <w:del w:id="24" w:author="Rutger Vos" w:date="2014-05-22T11:02:00Z">
        <w:r w:rsidRPr="00A76730" w:rsidDel="002E0763">
          <w:rPr>
            <w:lang w:val="en-GB"/>
          </w:rPr>
          <w:delText>a</w:delText>
        </w:r>
      </w:del>
      <w:r w:rsidRPr="00A76730">
        <w:rPr>
          <w:lang w:val="en-GB"/>
        </w:rPr>
        <w:t>n</w:t>
      </w:r>
      <w:ins w:id="25" w:author="Rutger Vos" w:date="2014-05-22T11:02:00Z">
        <w:r w:rsidR="002E0763">
          <w:rPr>
            <w:lang w:val="en-GB"/>
          </w:rPr>
          <w:t>,</w:t>
        </w:r>
      </w:ins>
      <w:r w:rsidRPr="00A76730">
        <w:rPr>
          <w:lang w:val="en-GB"/>
        </w:rPr>
        <w:t xml:space="preserve"> which will help custom</w:t>
      </w:r>
      <w:ins w:id="26" w:author="Rutger Vos" w:date="2014-05-22T11:02:00Z">
        <w:r w:rsidR="002E0763">
          <w:rPr>
            <w:lang w:val="en-GB"/>
          </w:rPr>
          <w:t>s</w:t>
        </w:r>
      </w:ins>
      <w:r w:rsidRPr="00A76730">
        <w:rPr>
          <w:lang w:val="en-GB"/>
        </w:rPr>
        <w:t xml:space="preserve"> officers to prevent illegal trade of these orchids.</w:t>
      </w:r>
      <w:r w:rsidR="00747F9B" w:rsidRPr="00A76730">
        <w:rPr>
          <w:lang w:val="en-GB"/>
        </w:rPr>
        <w:br w:type="page"/>
      </w:r>
    </w:p>
    <w:p w14:paraId="1C5EFC23" w14:textId="77777777" w:rsidR="001464F4" w:rsidRPr="00A76730"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02FB7966" w14:textId="77777777" w:rsidR="001464F4" w:rsidRPr="00A76730" w:rsidRDefault="001464F4" w:rsidP="00B056D7">
          <w:pPr>
            <w:pStyle w:val="Kopvaninhoudsopgave"/>
            <w:rPr>
              <w:lang w:val="en-GB"/>
            </w:rPr>
          </w:pPr>
          <w:r w:rsidRPr="00A76730">
            <w:rPr>
              <w:lang w:val="en-GB"/>
            </w:rPr>
            <w:t>Table of Contents</w:t>
          </w:r>
        </w:p>
        <w:p w14:paraId="046CF7C1" w14:textId="77777777" w:rsidR="006E2224" w:rsidRDefault="00AD1C5F">
          <w:pPr>
            <w:pStyle w:val="Inhopg1"/>
            <w:tabs>
              <w:tab w:val="right" w:leader="dot" w:pos="9056"/>
            </w:tabs>
            <w:rPr>
              <w:rFonts w:asciiTheme="minorHAnsi" w:hAnsiTheme="minorHAnsi"/>
              <w:b w:val="0"/>
              <w:caps w:val="0"/>
              <w:noProof/>
              <w:sz w:val="24"/>
              <w:szCs w:val="24"/>
              <w:lang w:eastAsia="ja-JP"/>
            </w:rPr>
          </w:pPr>
          <w:r w:rsidRPr="00A76730">
            <w:rPr>
              <w:b w:val="0"/>
              <w:caps w:val="0"/>
              <w:lang w:val="en-GB"/>
            </w:rPr>
            <w:fldChar w:fldCharType="begin"/>
          </w:r>
          <w:r w:rsidR="006338D7" w:rsidRPr="00A76730">
            <w:rPr>
              <w:b w:val="0"/>
              <w:caps w:val="0"/>
              <w:lang w:val="en-GB"/>
            </w:rPr>
            <w:instrText xml:space="preserve"> TOC \o "1-5" </w:instrText>
          </w:r>
          <w:r w:rsidRPr="00A76730">
            <w:rPr>
              <w:b w:val="0"/>
              <w:caps w:val="0"/>
              <w:lang w:val="en-GB"/>
            </w:rPr>
            <w:fldChar w:fldCharType="separate"/>
          </w:r>
          <w:r w:rsidR="006E2224" w:rsidRPr="00BB047A">
            <w:rPr>
              <w:noProof/>
              <w:lang w:val="en-GB"/>
            </w:rPr>
            <w:t>Abstract</w:t>
          </w:r>
          <w:r w:rsidR="006E2224">
            <w:rPr>
              <w:noProof/>
            </w:rPr>
            <w:tab/>
          </w:r>
          <w:r>
            <w:rPr>
              <w:noProof/>
            </w:rPr>
            <w:fldChar w:fldCharType="begin"/>
          </w:r>
          <w:r w:rsidR="006E2224">
            <w:rPr>
              <w:noProof/>
            </w:rPr>
            <w:instrText xml:space="preserve"> PAGEREF _Toc262217588 \h </w:instrText>
          </w:r>
          <w:r>
            <w:rPr>
              <w:noProof/>
            </w:rPr>
          </w:r>
          <w:r>
            <w:rPr>
              <w:noProof/>
            </w:rPr>
            <w:fldChar w:fldCharType="separate"/>
          </w:r>
          <w:r w:rsidR="006E2224">
            <w:rPr>
              <w:noProof/>
            </w:rPr>
            <w:t>3</w:t>
          </w:r>
          <w:r>
            <w:rPr>
              <w:noProof/>
            </w:rPr>
            <w:fldChar w:fldCharType="end"/>
          </w:r>
        </w:p>
        <w:p w14:paraId="63695558"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Introduction</w:t>
          </w:r>
          <w:r>
            <w:rPr>
              <w:noProof/>
            </w:rPr>
            <w:tab/>
          </w:r>
          <w:r w:rsidR="00AD1C5F">
            <w:rPr>
              <w:noProof/>
            </w:rPr>
            <w:fldChar w:fldCharType="begin"/>
          </w:r>
          <w:r>
            <w:rPr>
              <w:noProof/>
            </w:rPr>
            <w:instrText xml:space="preserve"> PAGEREF _Toc262217589 \h </w:instrText>
          </w:r>
          <w:r w:rsidR="00AD1C5F">
            <w:rPr>
              <w:noProof/>
            </w:rPr>
          </w:r>
          <w:r w:rsidR="00AD1C5F">
            <w:rPr>
              <w:noProof/>
            </w:rPr>
            <w:fldChar w:fldCharType="separate"/>
          </w:r>
          <w:r>
            <w:rPr>
              <w:noProof/>
            </w:rPr>
            <w:t>7</w:t>
          </w:r>
          <w:r w:rsidR="00AD1C5F">
            <w:rPr>
              <w:noProof/>
            </w:rPr>
            <w:fldChar w:fldCharType="end"/>
          </w:r>
        </w:p>
        <w:p w14:paraId="5AFC0493"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Illegal trade in endangered orchids</w:t>
          </w:r>
          <w:r>
            <w:rPr>
              <w:noProof/>
            </w:rPr>
            <w:tab/>
          </w:r>
          <w:r w:rsidR="00AD1C5F">
            <w:rPr>
              <w:noProof/>
            </w:rPr>
            <w:fldChar w:fldCharType="begin"/>
          </w:r>
          <w:r>
            <w:rPr>
              <w:noProof/>
            </w:rPr>
            <w:instrText xml:space="preserve"> PAGEREF _Toc262217590 \h </w:instrText>
          </w:r>
          <w:r w:rsidR="00AD1C5F">
            <w:rPr>
              <w:noProof/>
            </w:rPr>
          </w:r>
          <w:r w:rsidR="00AD1C5F">
            <w:rPr>
              <w:noProof/>
            </w:rPr>
            <w:fldChar w:fldCharType="separate"/>
          </w:r>
          <w:r>
            <w:rPr>
              <w:noProof/>
            </w:rPr>
            <w:t>7</w:t>
          </w:r>
          <w:r w:rsidR="00AD1C5F">
            <w:rPr>
              <w:noProof/>
            </w:rPr>
            <w:fldChar w:fldCharType="end"/>
          </w:r>
        </w:p>
        <w:p w14:paraId="11485060"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Slipper orchids</w:t>
          </w:r>
          <w:r>
            <w:rPr>
              <w:noProof/>
            </w:rPr>
            <w:tab/>
          </w:r>
          <w:r w:rsidR="00AD1C5F">
            <w:rPr>
              <w:noProof/>
            </w:rPr>
            <w:fldChar w:fldCharType="begin"/>
          </w:r>
          <w:r>
            <w:rPr>
              <w:noProof/>
            </w:rPr>
            <w:instrText xml:space="preserve"> PAGEREF _Toc262217591 \h </w:instrText>
          </w:r>
          <w:r w:rsidR="00AD1C5F">
            <w:rPr>
              <w:noProof/>
            </w:rPr>
          </w:r>
          <w:r w:rsidR="00AD1C5F">
            <w:rPr>
              <w:noProof/>
            </w:rPr>
            <w:fldChar w:fldCharType="separate"/>
          </w:r>
          <w:r>
            <w:rPr>
              <w:noProof/>
            </w:rPr>
            <w:t>7</w:t>
          </w:r>
          <w:r w:rsidR="00AD1C5F">
            <w:rPr>
              <w:noProof/>
            </w:rPr>
            <w:fldChar w:fldCharType="end"/>
          </w:r>
        </w:p>
        <w:p w14:paraId="1E40259B"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i/>
              <w:noProof/>
              <w:lang w:val="en-GB"/>
            </w:rPr>
            <w:t>Salep</w:t>
          </w:r>
          <w:r w:rsidRPr="00BB047A">
            <w:rPr>
              <w:noProof/>
              <w:lang w:val="en-GB"/>
            </w:rPr>
            <w:t xml:space="preserve"> orchids</w:t>
          </w:r>
          <w:r>
            <w:rPr>
              <w:noProof/>
            </w:rPr>
            <w:tab/>
          </w:r>
          <w:r w:rsidR="00AD1C5F">
            <w:rPr>
              <w:noProof/>
            </w:rPr>
            <w:fldChar w:fldCharType="begin"/>
          </w:r>
          <w:r>
            <w:rPr>
              <w:noProof/>
            </w:rPr>
            <w:instrText xml:space="preserve"> PAGEREF _Toc262217592 \h </w:instrText>
          </w:r>
          <w:r w:rsidR="00AD1C5F">
            <w:rPr>
              <w:noProof/>
            </w:rPr>
          </w:r>
          <w:r w:rsidR="00AD1C5F">
            <w:rPr>
              <w:noProof/>
            </w:rPr>
            <w:fldChar w:fldCharType="separate"/>
          </w:r>
          <w:r>
            <w:rPr>
              <w:noProof/>
            </w:rPr>
            <w:t>7</w:t>
          </w:r>
          <w:r w:rsidR="00AD1C5F">
            <w:rPr>
              <w:noProof/>
            </w:rPr>
            <w:fldChar w:fldCharType="end"/>
          </w:r>
        </w:p>
        <w:p w14:paraId="1DEF5DAA"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How a web application can improve control in illegal orchid trade</w:t>
          </w:r>
          <w:r>
            <w:rPr>
              <w:noProof/>
            </w:rPr>
            <w:tab/>
          </w:r>
          <w:r w:rsidR="00AD1C5F">
            <w:rPr>
              <w:noProof/>
            </w:rPr>
            <w:fldChar w:fldCharType="begin"/>
          </w:r>
          <w:r>
            <w:rPr>
              <w:noProof/>
            </w:rPr>
            <w:instrText xml:space="preserve"> PAGEREF _Toc262217593 \h </w:instrText>
          </w:r>
          <w:r w:rsidR="00AD1C5F">
            <w:rPr>
              <w:noProof/>
            </w:rPr>
          </w:r>
          <w:r w:rsidR="00AD1C5F">
            <w:rPr>
              <w:noProof/>
            </w:rPr>
            <w:fldChar w:fldCharType="separate"/>
          </w:r>
          <w:r>
            <w:rPr>
              <w:noProof/>
            </w:rPr>
            <w:t>8</w:t>
          </w:r>
          <w:r w:rsidR="00AD1C5F">
            <w:rPr>
              <w:noProof/>
            </w:rPr>
            <w:fldChar w:fldCharType="end"/>
          </w:r>
        </w:p>
        <w:p w14:paraId="02E8F8A3"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Comparable software</w:t>
          </w:r>
          <w:r>
            <w:rPr>
              <w:noProof/>
            </w:rPr>
            <w:tab/>
          </w:r>
          <w:r w:rsidR="00AD1C5F">
            <w:rPr>
              <w:noProof/>
            </w:rPr>
            <w:fldChar w:fldCharType="begin"/>
          </w:r>
          <w:r>
            <w:rPr>
              <w:noProof/>
            </w:rPr>
            <w:instrText xml:space="preserve"> PAGEREF _Toc262217594 \h </w:instrText>
          </w:r>
          <w:r w:rsidR="00AD1C5F">
            <w:rPr>
              <w:noProof/>
            </w:rPr>
          </w:r>
          <w:r w:rsidR="00AD1C5F">
            <w:rPr>
              <w:noProof/>
            </w:rPr>
            <w:fldChar w:fldCharType="separate"/>
          </w:r>
          <w:r>
            <w:rPr>
              <w:noProof/>
            </w:rPr>
            <w:t>8</w:t>
          </w:r>
          <w:r w:rsidR="00AD1C5F">
            <w:rPr>
              <w:noProof/>
            </w:rPr>
            <w:fldChar w:fldCharType="end"/>
          </w:r>
        </w:p>
        <w:p w14:paraId="3E972955"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Goal of this internship</w:t>
          </w:r>
          <w:r>
            <w:rPr>
              <w:noProof/>
            </w:rPr>
            <w:tab/>
          </w:r>
          <w:r w:rsidR="00AD1C5F">
            <w:rPr>
              <w:noProof/>
            </w:rPr>
            <w:fldChar w:fldCharType="begin"/>
          </w:r>
          <w:r>
            <w:rPr>
              <w:noProof/>
            </w:rPr>
            <w:instrText xml:space="preserve"> PAGEREF _Toc262217595 \h </w:instrText>
          </w:r>
          <w:r w:rsidR="00AD1C5F">
            <w:rPr>
              <w:noProof/>
            </w:rPr>
          </w:r>
          <w:r w:rsidR="00AD1C5F">
            <w:rPr>
              <w:noProof/>
            </w:rPr>
            <w:fldChar w:fldCharType="separate"/>
          </w:r>
          <w:r>
            <w:rPr>
              <w:noProof/>
            </w:rPr>
            <w:t>9</w:t>
          </w:r>
          <w:r w:rsidR="00AD1C5F">
            <w:rPr>
              <w:noProof/>
            </w:rPr>
            <w:fldChar w:fldCharType="end"/>
          </w:r>
        </w:p>
        <w:p w14:paraId="48196A7D"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Materials and Methods</w:t>
          </w:r>
          <w:r>
            <w:rPr>
              <w:noProof/>
            </w:rPr>
            <w:tab/>
          </w:r>
          <w:r w:rsidR="00AD1C5F">
            <w:rPr>
              <w:noProof/>
            </w:rPr>
            <w:fldChar w:fldCharType="begin"/>
          </w:r>
          <w:r>
            <w:rPr>
              <w:noProof/>
            </w:rPr>
            <w:instrText xml:space="preserve"> PAGEREF _Toc262217596 \h </w:instrText>
          </w:r>
          <w:r w:rsidR="00AD1C5F">
            <w:rPr>
              <w:noProof/>
            </w:rPr>
          </w:r>
          <w:r w:rsidR="00AD1C5F">
            <w:rPr>
              <w:noProof/>
            </w:rPr>
            <w:fldChar w:fldCharType="separate"/>
          </w:r>
          <w:r>
            <w:rPr>
              <w:noProof/>
            </w:rPr>
            <w:t>10</w:t>
          </w:r>
          <w:r w:rsidR="00AD1C5F">
            <w:rPr>
              <w:noProof/>
            </w:rPr>
            <w:fldChar w:fldCharType="end"/>
          </w:r>
        </w:p>
        <w:p w14:paraId="12170844"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Website</w:t>
          </w:r>
          <w:r>
            <w:rPr>
              <w:noProof/>
            </w:rPr>
            <w:tab/>
          </w:r>
          <w:r w:rsidR="00AD1C5F">
            <w:rPr>
              <w:noProof/>
            </w:rPr>
            <w:fldChar w:fldCharType="begin"/>
          </w:r>
          <w:r>
            <w:rPr>
              <w:noProof/>
            </w:rPr>
            <w:instrText xml:space="preserve"> PAGEREF _Toc262217597 \h </w:instrText>
          </w:r>
          <w:r w:rsidR="00AD1C5F">
            <w:rPr>
              <w:noProof/>
            </w:rPr>
          </w:r>
          <w:r w:rsidR="00AD1C5F">
            <w:rPr>
              <w:noProof/>
            </w:rPr>
            <w:fldChar w:fldCharType="separate"/>
          </w:r>
          <w:r>
            <w:rPr>
              <w:noProof/>
            </w:rPr>
            <w:t>10</w:t>
          </w:r>
          <w:r w:rsidR="00AD1C5F">
            <w:rPr>
              <w:noProof/>
            </w:rPr>
            <w:fldChar w:fldCharType="end"/>
          </w:r>
        </w:p>
        <w:p w14:paraId="18A4DDCA"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Flickr</w:t>
          </w:r>
          <w:r>
            <w:rPr>
              <w:noProof/>
            </w:rPr>
            <w:tab/>
          </w:r>
          <w:r w:rsidR="00AD1C5F">
            <w:rPr>
              <w:noProof/>
            </w:rPr>
            <w:fldChar w:fldCharType="begin"/>
          </w:r>
          <w:r>
            <w:rPr>
              <w:noProof/>
            </w:rPr>
            <w:instrText xml:space="preserve"> PAGEREF _Toc262217598 \h </w:instrText>
          </w:r>
          <w:r w:rsidR="00AD1C5F">
            <w:rPr>
              <w:noProof/>
            </w:rPr>
          </w:r>
          <w:r w:rsidR="00AD1C5F">
            <w:rPr>
              <w:noProof/>
            </w:rPr>
            <w:fldChar w:fldCharType="separate"/>
          </w:r>
          <w:r>
            <w:rPr>
              <w:noProof/>
            </w:rPr>
            <w:t>10</w:t>
          </w:r>
          <w:r w:rsidR="00AD1C5F">
            <w:rPr>
              <w:noProof/>
            </w:rPr>
            <w:fldChar w:fldCharType="end"/>
          </w:r>
        </w:p>
        <w:p w14:paraId="07DD53FF"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Training</w:t>
          </w:r>
          <w:r>
            <w:rPr>
              <w:noProof/>
            </w:rPr>
            <w:tab/>
          </w:r>
          <w:r w:rsidR="00AD1C5F">
            <w:rPr>
              <w:noProof/>
            </w:rPr>
            <w:fldChar w:fldCharType="begin"/>
          </w:r>
          <w:r>
            <w:rPr>
              <w:noProof/>
            </w:rPr>
            <w:instrText xml:space="preserve"> PAGEREF _Toc262217599 \h </w:instrText>
          </w:r>
          <w:r w:rsidR="00AD1C5F">
            <w:rPr>
              <w:noProof/>
            </w:rPr>
          </w:r>
          <w:r w:rsidR="00AD1C5F">
            <w:rPr>
              <w:noProof/>
            </w:rPr>
            <w:fldChar w:fldCharType="separate"/>
          </w:r>
          <w:r>
            <w:rPr>
              <w:noProof/>
            </w:rPr>
            <w:t>10</w:t>
          </w:r>
          <w:r w:rsidR="00AD1C5F">
            <w:rPr>
              <w:noProof/>
            </w:rPr>
            <w:fldChar w:fldCharType="end"/>
          </w:r>
        </w:p>
        <w:p w14:paraId="50EC074C"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Preparation</w:t>
          </w:r>
          <w:r>
            <w:rPr>
              <w:noProof/>
            </w:rPr>
            <w:tab/>
          </w:r>
          <w:r w:rsidR="00AD1C5F">
            <w:rPr>
              <w:noProof/>
            </w:rPr>
            <w:fldChar w:fldCharType="begin"/>
          </w:r>
          <w:r>
            <w:rPr>
              <w:noProof/>
            </w:rPr>
            <w:instrText xml:space="preserve"> PAGEREF _Toc262217600 \h </w:instrText>
          </w:r>
          <w:r w:rsidR="00AD1C5F">
            <w:rPr>
              <w:noProof/>
            </w:rPr>
          </w:r>
          <w:r w:rsidR="00AD1C5F">
            <w:rPr>
              <w:noProof/>
            </w:rPr>
            <w:fldChar w:fldCharType="separate"/>
          </w:r>
          <w:r>
            <w:rPr>
              <w:noProof/>
            </w:rPr>
            <w:t>10</w:t>
          </w:r>
          <w:r w:rsidR="00AD1C5F">
            <w:rPr>
              <w:noProof/>
            </w:rPr>
            <w:fldChar w:fldCharType="end"/>
          </w:r>
        </w:p>
        <w:p w14:paraId="09E0C827"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Slipper orchids</w:t>
          </w:r>
          <w:r>
            <w:rPr>
              <w:noProof/>
            </w:rPr>
            <w:tab/>
          </w:r>
          <w:r w:rsidR="00AD1C5F">
            <w:rPr>
              <w:noProof/>
            </w:rPr>
            <w:fldChar w:fldCharType="begin"/>
          </w:r>
          <w:r>
            <w:rPr>
              <w:noProof/>
            </w:rPr>
            <w:instrText xml:space="preserve"> PAGEREF _Toc262217601 \h </w:instrText>
          </w:r>
          <w:r w:rsidR="00AD1C5F">
            <w:rPr>
              <w:noProof/>
            </w:rPr>
          </w:r>
          <w:r w:rsidR="00AD1C5F">
            <w:rPr>
              <w:noProof/>
            </w:rPr>
            <w:fldChar w:fldCharType="separate"/>
          </w:r>
          <w:r>
            <w:rPr>
              <w:noProof/>
            </w:rPr>
            <w:t>11</w:t>
          </w:r>
          <w:r w:rsidR="00AD1C5F">
            <w:rPr>
              <w:noProof/>
            </w:rPr>
            <w:fldChar w:fldCharType="end"/>
          </w:r>
        </w:p>
        <w:p w14:paraId="0F6B35F8" w14:textId="77777777" w:rsidR="006E2224" w:rsidRDefault="006E2224">
          <w:pPr>
            <w:pStyle w:val="Inhopg3"/>
            <w:tabs>
              <w:tab w:val="right" w:leader="dot" w:pos="9056"/>
            </w:tabs>
            <w:rPr>
              <w:rFonts w:asciiTheme="minorHAnsi" w:hAnsiTheme="minorHAnsi"/>
              <w:noProof/>
              <w:lang w:eastAsia="ja-JP"/>
            </w:rPr>
          </w:pPr>
          <w:r w:rsidRPr="00BB047A">
            <w:rPr>
              <w:i/>
              <w:noProof/>
              <w:lang w:val="en-GB"/>
            </w:rPr>
            <w:t>Salep</w:t>
          </w:r>
          <w:r w:rsidRPr="00BB047A">
            <w:rPr>
              <w:noProof/>
              <w:lang w:val="en-GB"/>
            </w:rPr>
            <w:t xml:space="preserve"> orchids</w:t>
          </w:r>
          <w:r>
            <w:rPr>
              <w:noProof/>
            </w:rPr>
            <w:tab/>
          </w:r>
          <w:r w:rsidR="00AD1C5F">
            <w:rPr>
              <w:noProof/>
            </w:rPr>
            <w:fldChar w:fldCharType="begin"/>
          </w:r>
          <w:r>
            <w:rPr>
              <w:noProof/>
            </w:rPr>
            <w:instrText xml:space="preserve"> PAGEREF _Toc262217602 \h </w:instrText>
          </w:r>
          <w:r w:rsidR="00AD1C5F">
            <w:rPr>
              <w:noProof/>
            </w:rPr>
          </w:r>
          <w:r w:rsidR="00AD1C5F">
            <w:rPr>
              <w:noProof/>
            </w:rPr>
            <w:fldChar w:fldCharType="separate"/>
          </w:r>
          <w:r>
            <w:rPr>
              <w:noProof/>
            </w:rPr>
            <w:t>11</w:t>
          </w:r>
          <w:r w:rsidR="00AD1C5F">
            <w:rPr>
              <w:noProof/>
            </w:rPr>
            <w:fldChar w:fldCharType="end"/>
          </w:r>
        </w:p>
        <w:p w14:paraId="1F022E9B"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Testing the networks</w:t>
          </w:r>
          <w:r>
            <w:rPr>
              <w:noProof/>
            </w:rPr>
            <w:tab/>
          </w:r>
          <w:r w:rsidR="00AD1C5F">
            <w:rPr>
              <w:noProof/>
            </w:rPr>
            <w:fldChar w:fldCharType="begin"/>
          </w:r>
          <w:r>
            <w:rPr>
              <w:noProof/>
            </w:rPr>
            <w:instrText xml:space="preserve"> PAGEREF _Toc262217603 \h </w:instrText>
          </w:r>
          <w:r w:rsidR="00AD1C5F">
            <w:rPr>
              <w:noProof/>
            </w:rPr>
          </w:r>
          <w:r w:rsidR="00AD1C5F">
            <w:rPr>
              <w:noProof/>
            </w:rPr>
            <w:fldChar w:fldCharType="separate"/>
          </w:r>
          <w:r>
            <w:rPr>
              <w:noProof/>
            </w:rPr>
            <w:t>13</w:t>
          </w:r>
          <w:r w:rsidR="00AD1C5F">
            <w:rPr>
              <w:noProof/>
            </w:rPr>
            <w:fldChar w:fldCharType="end"/>
          </w:r>
        </w:p>
        <w:p w14:paraId="31C2BD09"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Slipper orchids</w:t>
          </w:r>
          <w:r>
            <w:rPr>
              <w:noProof/>
            </w:rPr>
            <w:tab/>
          </w:r>
          <w:r w:rsidR="00AD1C5F">
            <w:rPr>
              <w:noProof/>
            </w:rPr>
            <w:fldChar w:fldCharType="begin"/>
          </w:r>
          <w:r>
            <w:rPr>
              <w:noProof/>
            </w:rPr>
            <w:instrText xml:space="preserve"> PAGEREF _Toc262217604 \h </w:instrText>
          </w:r>
          <w:r w:rsidR="00AD1C5F">
            <w:rPr>
              <w:noProof/>
            </w:rPr>
          </w:r>
          <w:r w:rsidR="00AD1C5F">
            <w:rPr>
              <w:noProof/>
            </w:rPr>
            <w:fldChar w:fldCharType="separate"/>
          </w:r>
          <w:r>
            <w:rPr>
              <w:noProof/>
            </w:rPr>
            <w:t>13</w:t>
          </w:r>
          <w:r w:rsidR="00AD1C5F">
            <w:rPr>
              <w:noProof/>
            </w:rPr>
            <w:fldChar w:fldCharType="end"/>
          </w:r>
        </w:p>
        <w:p w14:paraId="16DADC1D" w14:textId="77777777" w:rsidR="006E2224" w:rsidRDefault="006E2224">
          <w:pPr>
            <w:pStyle w:val="Inhopg3"/>
            <w:tabs>
              <w:tab w:val="right" w:leader="dot" w:pos="9056"/>
            </w:tabs>
            <w:rPr>
              <w:rFonts w:asciiTheme="minorHAnsi" w:hAnsiTheme="minorHAnsi"/>
              <w:noProof/>
              <w:lang w:eastAsia="ja-JP"/>
            </w:rPr>
          </w:pPr>
          <w:r w:rsidRPr="00BB047A">
            <w:rPr>
              <w:i/>
              <w:noProof/>
              <w:lang w:val="en-GB"/>
            </w:rPr>
            <w:t>Salep</w:t>
          </w:r>
          <w:r w:rsidRPr="00BB047A">
            <w:rPr>
              <w:noProof/>
              <w:lang w:val="en-GB"/>
            </w:rPr>
            <w:t xml:space="preserve"> orchids</w:t>
          </w:r>
          <w:r>
            <w:rPr>
              <w:noProof/>
            </w:rPr>
            <w:tab/>
          </w:r>
          <w:r w:rsidR="00AD1C5F">
            <w:rPr>
              <w:noProof/>
            </w:rPr>
            <w:fldChar w:fldCharType="begin"/>
          </w:r>
          <w:r>
            <w:rPr>
              <w:noProof/>
            </w:rPr>
            <w:instrText xml:space="preserve"> PAGEREF _Toc262217605 \h </w:instrText>
          </w:r>
          <w:r w:rsidR="00AD1C5F">
            <w:rPr>
              <w:noProof/>
            </w:rPr>
          </w:r>
          <w:r w:rsidR="00AD1C5F">
            <w:rPr>
              <w:noProof/>
            </w:rPr>
            <w:fldChar w:fldCharType="separate"/>
          </w:r>
          <w:r>
            <w:rPr>
              <w:noProof/>
            </w:rPr>
            <w:t>13</w:t>
          </w:r>
          <w:r w:rsidR="00AD1C5F">
            <w:rPr>
              <w:noProof/>
            </w:rPr>
            <w:fldChar w:fldCharType="end"/>
          </w:r>
        </w:p>
        <w:p w14:paraId="653AEFD7"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Testing the website</w:t>
          </w:r>
          <w:r>
            <w:rPr>
              <w:noProof/>
            </w:rPr>
            <w:tab/>
          </w:r>
          <w:r w:rsidR="00AD1C5F">
            <w:rPr>
              <w:noProof/>
            </w:rPr>
            <w:fldChar w:fldCharType="begin"/>
          </w:r>
          <w:r>
            <w:rPr>
              <w:noProof/>
            </w:rPr>
            <w:instrText xml:space="preserve"> PAGEREF _Toc262217606 \h </w:instrText>
          </w:r>
          <w:r w:rsidR="00AD1C5F">
            <w:rPr>
              <w:noProof/>
            </w:rPr>
          </w:r>
          <w:r w:rsidR="00AD1C5F">
            <w:rPr>
              <w:noProof/>
            </w:rPr>
            <w:fldChar w:fldCharType="separate"/>
          </w:r>
          <w:r>
            <w:rPr>
              <w:noProof/>
            </w:rPr>
            <w:t>13</w:t>
          </w:r>
          <w:r w:rsidR="00AD1C5F">
            <w:rPr>
              <w:noProof/>
            </w:rPr>
            <w:fldChar w:fldCharType="end"/>
          </w:r>
        </w:p>
        <w:p w14:paraId="21100ADC"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Results</w:t>
          </w:r>
          <w:r>
            <w:rPr>
              <w:noProof/>
            </w:rPr>
            <w:tab/>
          </w:r>
          <w:r w:rsidR="00AD1C5F">
            <w:rPr>
              <w:noProof/>
            </w:rPr>
            <w:fldChar w:fldCharType="begin"/>
          </w:r>
          <w:r>
            <w:rPr>
              <w:noProof/>
            </w:rPr>
            <w:instrText xml:space="preserve"> PAGEREF _Toc262217607 \h </w:instrText>
          </w:r>
          <w:r w:rsidR="00AD1C5F">
            <w:rPr>
              <w:noProof/>
            </w:rPr>
          </w:r>
          <w:r w:rsidR="00AD1C5F">
            <w:rPr>
              <w:noProof/>
            </w:rPr>
            <w:fldChar w:fldCharType="separate"/>
          </w:r>
          <w:r>
            <w:rPr>
              <w:noProof/>
            </w:rPr>
            <w:t>14</w:t>
          </w:r>
          <w:r w:rsidR="00AD1C5F">
            <w:rPr>
              <w:noProof/>
            </w:rPr>
            <w:fldChar w:fldCharType="end"/>
          </w:r>
        </w:p>
        <w:p w14:paraId="7F7D6825"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Website</w:t>
          </w:r>
          <w:r>
            <w:rPr>
              <w:noProof/>
            </w:rPr>
            <w:tab/>
          </w:r>
          <w:r w:rsidR="00AD1C5F">
            <w:rPr>
              <w:noProof/>
            </w:rPr>
            <w:fldChar w:fldCharType="begin"/>
          </w:r>
          <w:r>
            <w:rPr>
              <w:noProof/>
            </w:rPr>
            <w:instrText xml:space="preserve"> PAGEREF _Toc262217608 \h </w:instrText>
          </w:r>
          <w:r w:rsidR="00AD1C5F">
            <w:rPr>
              <w:noProof/>
            </w:rPr>
          </w:r>
          <w:r w:rsidR="00AD1C5F">
            <w:rPr>
              <w:noProof/>
            </w:rPr>
            <w:fldChar w:fldCharType="separate"/>
          </w:r>
          <w:r>
            <w:rPr>
              <w:noProof/>
            </w:rPr>
            <w:t>14</w:t>
          </w:r>
          <w:r w:rsidR="00AD1C5F">
            <w:rPr>
              <w:noProof/>
            </w:rPr>
            <w:fldChar w:fldCharType="end"/>
          </w:r>
        </w:p>
        <w:p w14:paraId="09114590"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Preparation scripts</w:t>
          </w:r>
          <w:r>
            <w:rPr>
              <w:noProof/>
            </w:rPr>
            <w:tab/>
          </w:r>
          <w:r w:rsidR="00AD1C5F">
            <w:rPr>
              <w:noProof/>
            </w:rPr>
            <w:fldChar w:fldCharType="begin"/>
          </w:r>
          <w:r>
            <w:rPr>
              <w:noProof/>
            </w:rPr>
            <w:instrText xml:space="preserve"> PAGEREF _Toc262217609 \h </w:instrText>
          </w:r>
          <w:r w:rsidR="00AD1C5F">
            <w:rPr>
              <w:noProof/>
            </w:rPr>
          </w:r>
          <w:r w:rsidR="00AD1C5F">
            <w:rPr>
              <w:noProof/>
            </w:rPr>
            <w:fldChar w:fldCharType="separate"/>
          </w:r>
          <w:r>
            <w:rPr>
              <w:noProof/>
            </w:rPr>
            <w:t>19</w:t>
          </w:r>
          <w:r w:rsidR="00AD1C5F">
            <w:rPr>
              <w:noProof/>
            </w:rPr>
            <w:fldChar w:fldCharType="end"/>
          </w:r>
        </w:p>
        <w:p w14:paraId="76A64B00"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Create training data</w:t>
          </w:r>
          <w:r>
            <w:rPr>
              <w:noProof/>
            </w:rPr>
            <w:tab/>
          </w:r>
          <w:r w:rsidR="00AD1C5F">
            <w:rPr>
              <w:noProof/>
            </w:rPr>
            <w:fldChar w:fldCharType="begin"/>
          </w:r>
          <w:r>
            <w:rPr>
              <w:noProof/>
            </w:rPr>
            <w:instrText xml:space="preserve"> PAGEREF _Toc262217610 \h </w:instrText>
          </w:r>
          <w:r w:rsidR="00AD1C5F">
            <w:rPr>
              <w:noProof/>
            </w:rPr>
          </w:r>
          <w:r w:rsidR="00AD1C5F">
            <w:rPr>
              <w:noProof/>
            </w:rPr>
            <w:fldChar w:fldCharType="separate"/>
          </w:r>
          <w:r>
            <w:rPr>
              <w:noProof/>
            </w:rPr>
            <w:t>22</w:t>
          </w:r>
          <w:r w:rsidR="00AD1C5F">
            <w:rPr>
              <w:noProof/>
            </w:rPr>
            <w:fldChar w:fldCharType="end"/>
          </w:r>
        </w:p>
        <w:p w14:paraId="649826D9"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Neural networks</w:t>
          </w:r>
          <w:r>
            <w:rPr>
              <w:noProof/>
            </w:rPr>
            <w:tab/>
          </w:r>
          <w:r w:rsidR="00AD1C5F">
            <w:rPr>
              <w:noProof/>
            </w:rPr>
            <w:fldChar w:fldCharType="begin"/>
          </w:r>
          <w:r>
            <w:rPr>
              <w:noProof/>
            </w:rPr>
            <w:instrText xml:space="preserve"> PAGEREF _Toc262217611 \h </w:instrText>
          </w:r>
          <w:r w:rsidR="00AD1C5F">
            <w:rPr>
              <w:noProof/>
            </w:rPr>
          </w:r>
          <w:r w:rsidR="00AD1C5F">
            <w:rPr>
              <w:noProof/>
            </w:rPr>
            <w:fldChar w:fldCharType="separate"/>
          </w:r>
          <w:r>
            <w:rPr>
              <w:noProof/>
            </w:rPr>
            <w:t>22</w:t>
          </w:r>
          <w:r w:rsidR="00AD1C5F">
            <w:rPr>
              <w:noProof/>
            </w:rPr>
            <w:fldChar w:fldCharType="end"/>
          </w:r>
        </w:p>
        <w:p w14:paraId="3C1749BE"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First test run</w:t>
          </w:r>
          <w:r>
            <w:rPr>
              <w:noProof/>
            </w:rPr>
            <w:tab/>
          </w:r>
          <w:r w:rsidR="00AD1C5F">
            <w:rPr>
              <w:noProof/>
            </w:rPr>
            <w:fldChar w:fldCharType="begin"/>
          </w:r>
          <w:r>
            <w:rPr>
              <w:noProof/>
            </w:rPr>
            <w:instrText xml:space="preserve"> PAGEREF _Toc262217612 \h </w:instrText>
          </w:r>
          <w:r w:rsidR="00AD1C5F">
            <w:rPr>
              <w:noProof/>
            </w:rPr>
          </w:r>
          <w:r w:rsidR="00AD1C5F">
            <w:rPr>
              <w:noProof/>
            </w:rPr>
            <w:fldChar w:fldCharType="separate"/>
          </w:r>
          <w:r>
            <w:rPr>
              <w:noProof/>
            </w:rPr>
            <w:t>23</w:t>
          </w:r>
          <w:r w:rsidR="00AD1C5F">
            <w:rPr>
              <w:noProof/>
            </w:rPr>
            <w:fldChar w:fldCharType="end"/>
          </w:r>
        </w:p>
        <w:p w14:paraId="6474E1FA"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Section </w:t>
          </w:r>
          <w:r w:rsidRPr="00BB047A">
            <w:rPr>
              <w:i/>
              <w:noProof/>
              <w:lang w:val="en-GB"/>
            </w:rPr>
            <w:t>Barbata</w:t>
          </w:r>
          <w:r>
            <w:rPr>
              <w:noProof/>
            </w:rPr>
            <w:tab/>
          </w:r>
          <w:r w:rsidR="00AD1C5F">
            <w:rPr>
              <w:noProof/>
            </w:rPr>
            <w:fldChar w:fldCharType="begin"/>
          </w:r>
          <w:r>
            <w:rPr>
              <w:noProof/>
            </w:rPr>
            <w:instrText xml:space="preserve"> PAGEREF _Toc262217613 \h </w:instrText>
          </w:r>
          <w:r w:rsidR="00AD1C5F">
            <w:rPr>
              <w:noProof/>
            </w:rPr>
          </w:r>
          <w:r w:rsidR="00AD1C5F">
            <w:rPr>
              <w:noProof/>
            </w:rPr>
            <w:fldChar w:fldCharType="separate"/>
          </w:r>
          <w:r>
            <w:rPr>
              <w:noProof/>
            </w:rPr>
            <w:t>23</w:t>
          </w:r>
          <w:r w:rsidR="00AD1C5F">
            <w:rPr>
              <w:noProof/>
            </w:rPr>
            <w:fldChar w:fldCharType="end"/>
          </w:r>
        </w:p>
        <w:p w14:paraId="730E197F"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Section </w:t>
          </w:r>
          <w:r w:rsidRPr="00BB047A">
            <w:rPr>
              <w:i/>
              <w:noProof/>
              <w:lang w:val="en-GB"/>
            </w:rPr>
            <w:t>Brachypetalum</w:t>
          </w:r>
          <w:r>
            <w:rPr>
              <w:noProof/>
            </w:rPr>
            <w:tab/>
          </w:r>
          <w:r w:rsidR="00AD1C5F">
            <w:rPr>
              <w:noProof/>
            </w:rPr>
            <w:fldChar w:fldCharType="begin"/>
          </w:r>
          <w:r>
            <w:rPr>
              <w:noProof/>
            </w:rPr>
            <w:instrText xml:space="preserve"> PAGEREF _Toc262217614 \h </w:instrText>
          </w:r>
          <w:r w:rsidR="00AD1C5F">
            <w:rPr>
              <w:noProof/>
            </w:rPr>
          </w:r>
          <w:r w:rsidR="00AD1C5F">
            <w:rPr>
              <w:noProof/>
            </w:rPr>
            <w:fldChar w:fldCharType="separate"/>
          </w:r>
          <w:r>
            <w:rPr>
              <w:noProof/>
            </w:rPr>
            <w:t>23</w:t>
          </w:r>
          <w:r w:rsidR="00AD1C5F">
            <w:rPr>
              <w:noProof/>
            </w:rPr>
            <w:fldChar w:fldCharType="end"/>
          </w:r>
        </w:p>
        <w:p w14:paraId="7EF509A1"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Coryopedilum</w:t>
          </w:r>
          <w:r>
            <w:rPr>
              <w:noProof/>
            </w:rPr>
            <w:tab/>
          </w:r>
          <w:r w:rsidR="00AD1C5F">
            <w:rPr>
              <w:noProof/>
            </w:rPr>
            <w:fldChar w:fldCharType="begin"/>
          </w:r>
          <w:r>
            <w:rPr>
              <w:noProof/>
            </w:rPr>
            <w:instrText xml:space="preserve"> PAGEREF _Toc262217615 \h </w:instrText>
          </w:r>
          <w:r w:rsidR="00AD1C5F">
            <w:rPr>
              <w:noProof/>
            </w:rPr>
          </w:r>
          <w:r w:rsidR="00AD1C5F">
            <w:rPr>
              <w:noProof/>
            </w:rPr>
            <w:fldChar w:fldCharType="separate"/>
          </w:r>
          <w:r>
            <w:rPr>
              <w:noProof/>
            </w:rPr>
            <w:t>23</w:t>
          </w:r>
          <w:r w:rsidR="00AD1C5F">
            <w:rPr>
              <w:noProof/>
            </w:rPr>
            <w:fldChar w:fldCharType="end"/>
          </w:r>
        </w:p>
        <w:p w14:paraId="197F664B"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Section </w:t>
          </w:r>
          <w:r w:rsidRPr="00BB047A">
            <w:rPr>
              <w:i/>
              <w:noProof/>
              <w:lang w:val="en-GB"/>
            </w:rPr>
            <w:t>Parvisepalum</w:t>
          </w:r>
          <w:r>
            <w:rPr>
              <w:noProof/>
            </w:rPr>
            <w:tab/>
          </w:r>
          <w:r w:rsidR="00AD1C5F">
            <w:rPr>
              <w:noProof/>
            </w:rPr>
            <w:fldChar w:fldCharType="begin"/>
          </w:r>
          <w:r>
            <w:rPr>
              <w:noProof/>
            </w:rPr>
            <w:instrText xml:space="preserve"> PAGEREF _Toc262217616 \h </w:instrText>
          </w:r>
          <w:r w:rsidR="00AD1C5F">
            <w:rPr>
              <w:noProof/>
            </w:rPr>
          </w:r>
          <w:r w:rsidR="00AD1C5F">
            <w:rPr>
              <w:noProof/>
            </w:rPr>
            <w:fldChar w:fldCharType="separate"/>
          </w:r>
          <w:r>
            <w:rPr>
              <w:noProof/>
            </w:rPr>
            <w:t>24</w:t>
          </w:r>
          <w:r w:rsidR="00AD1C5F">
            <w:rPr>
              <w:noProof/>
            </w:rPr>
            <w:fldChar w:fldCharType="end"/>
          </w:r>
        </w:p>
        <w:p w14:paraId="47840803"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Hybrids of species from sections </w:t>
          </w:r>
          <w:r w:rsidRPr="00BB047A">
            <w:rPr>
              <w:i/>
              <w:noProof/>
              <w:lang w:val="en-GB"/>
            </w:rPr>
            <w:t>Parvisepalum</w:t>
          </w:r>
          <w:r w:rsidRPr="00BB047A">
            <w:rPr>
              <w:noProof/>
              <w:lang w:val="en-GB"/>
            </w:rPr>
            <w:t xml:space="preserve"> and </w:t>
          </w:r>
          <w:r w:rsidRPr="00BB047A">
            <w:rPr>
              <w:i/>
              <w:noProof/>
              <w:lang w:val="en-GB"/>
            </w:rPr>
            <w:t>Brachypetalum</w:t>
          </w:r>
          <w:r>
            <w:rPr>
              <w:noProof/>
            </w:rPr>
            <w:tab/>
          </w:r>
          <w:r w:rsidR="00AD1C5F">
            <w:rPr>
              <w:noProof/>
            </w:rPr>
            <w:fldChar w:fldCharType="begin"/>
          </w:r>
          <w:r>
            <w:rPr>
              <w:noProof/>
            </w:rPr>
            <w:instrText xml:space="preserve"> PAGEREF _Toc262217617 \h </w:instrText>
          </w:r>
          <w:r w:rsidR="00AD1C5F">
            <w:rPr>
              <w:noProof/>
            </w:rPr>
          </w:r>
          <w:r w:rsidR="00AD1C5F">
            <w:rPr>
              <w:noProof/>
            </w:rPr>
            <w:fldChar w:fldCharType="separate"/>
          </w:r>
          <w:r>
            <w:rPr>
              <w:noProof/>
            </w:rPr>
            <w:t>24</w:t>
          </w:r>
          <w:r w:rsidR="00AD1C5F">
            <w:rPr>
              <w:noProof/>
            </w:rPr>
            <w:fldChar w:fldCharType="end"/>
          </w:r>
        </w:p>
        <w:p w14:paraId="2F3440D8"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Characteristic research</w:t>
          </w:r>
          <w:r>
            <w:rPr>
              <w:noProof/>
            </w:rPr>
            <w:tab/>
          </w:r>
          <w:r w:rsidR="00AD1C5F">
            <w:rPr>
              <w:noProof/>
            </w:rPr>
            <w:fldChar w:fldCharType="begin"/>
          </w:r>
          <w:r>
            <w:rPr>
              <w:noProof/>
            </w:rPr>
            <w:instrText xml:space="preserve"> PAGEREF _Toc262217618 \h </w:instrText>
          </w:r>
          <w:r w:rsidR="00AD1C5F">
            <w:rPr>
              <w:noProof/>
            </w:rPr>
          </w:r>
          <w:r w:rsidR="00AD1C5F">
            <w:rPr>
              <w:noProof/>
            </w:rPr>
            <w:fldChar w:fldCharType="separate"/>
          </w:r>
          <w:r>
            <w:rPr>
              <w:noProof/>
            </w:rPr>
            <w:t>24</w:t>
          </w:r>
          <w:r w:rsidR="00AD1C5F">
            <w:rPr>
              <w:noProof/>
            </w:rPr>
            <w:fldChar w:fldCharType="end"/>
          </w:r>
        </w:p>
        <w:p w14:paraId="02A86B93"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Second test run</w:t>
          </w:r>
          <w:r>
            <w:rPr>
              <w:noProof/>
            </w:rPr>
            <w:tab/>
          </w:r>
          <w:r w:rsidR="00AD1C5F">
            <w:rPr>
              <w:noProof/>
            </w:rPr>
            <w:fldChar w:fldCharType="begin"/>
          </w:r>
          <w:r>
            <w:rPr>
              <w:noProof/>
            </w:rPr>
            <w:instrText xml:space="preserve"> PAGEREF _Toc262217619 \h </w:instrText>
          </w:r>
          <w:r w:rsidR="00AD1C5F">
            <w:rPr>
              <w:noProof/>
            </w:rPr>
          </w:r>
          <w:r w:rsidR="00AD1C5F">
            <w:rPr>
              <w:noProof/>
            </w:rPr>
            <w:fldChar w:fldCharType="separate"/>
          </w:r>
          <w:r>
            <w:rPr>
              <w:noProof/>
            </w:rPr>
            <w:t>24</w:t>
          </w:r>
          <w:r w:rsidR="00AD1C5F">
            <w:rPr>
              <w:noProof/>
            </w:rPr>
            <w:fldChar w:fldCharType="end"/>
          </w:r>
        </w:p>
        <w:p w14:paraId="1233965C"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Barbata</w:t>
          </w:r>
          <w:r>
            <w:rPr>
              <w:noProof/>
            </w:rPr>
            <w:tab/>
          </w:r>
          <w:r w:rsidR="00AD1C5F">
            <w:rPr>
              <w:noProof/>
            </w:rPr>
            <w:fldChar w:fldCharType="begin"/>
          </w:r>
          <w:r>
            <w:rPr>
              <w:noProof/>
            </w:rPr>
            <w:instrText xml:space="preserve"> PAGEREF _Toc262217620 \h </w:instrText>
          </w:r>
          <w:r w:rsidR="00AD1C5F">
            <w:rPr>
              <w:noProof/>
            </w:rPr>
          </w:r>
          <w:r w:rsidR="00AD1C5F">
            <w:rPr>
              <w:noProof/>
            </w:rPr>
            <w:fldChar w:fldCharType="separate"/>
          </w:r>
          <w:r>
            <w:rPr>
              <w:noProof/>
            </w:rPr>
            <w:t>25</w:t>
          </w:r>
          <w:r w:rsidR="00AD1C5F">
            <w:rPr>
              <w:noProof/>
            </w:rPr>
            <w:fldChar w:fldCharType="end"/>
          </w:r>
        </w:p>
        <w:p w14:paraId="601C047D"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Brachypetalum</w:t>
          </w:r>
          <w:r>
            <w:rPr>
              <w:noProof/>
            </w:rPr>
            <w:tab/>
          </w:r>
          <w:r w:rsidR="00AD1C5F">
            <w:rPr>
              <w:noProof/>
            </w:rPr>
            <w:fldChar w:fldCharType="begin"/>
          </w:r>
          <w:r>
            <w:rPr>
              <w:noProof/>
            </w:rPr>
            <w:instrText xml:space="preserve"> PAGEREF _Toc262217621 \h </w:instrText>
          </w:r>
          <w:r w:rsidR="00AD1C5F">
            <w:rPr>
              <w:noProof/>
            </w:rPr>
          </w:r>
          <w:r w:rsidR="00AD1C5F">
            <w:rPr>
              <w:noProof/>
            </w:rPr>
            <w:fldChar w:fldCharType="separate"/>
          </w:r>
          <w:r>
            <w:rPr>
              <w:noProof/>
            </w:rPr>
            <w:t>25</w:t>
          </w:r>
          <w:r w:rsidR="00AD1C5F">
            <w:rPr>
              <w:noProof/>
            </w:rPr>
            <w:fldChar w:fldCharType="end"/>
          </w:r>
        </w:p>
        <w:p w14:paraId="2DE521AD"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Coryopedilum</w:t>
          </w:r>
          <w:r>
            <w:rPr>
              <w:noProof/>
            </w:rPr>
            <w:tab/>
          </w:r>
          <w:r w:rsidR="00AD1C5F">
            <w:rPr>
              <w:noProof/>
            </w:rPr>
            <w:fldChar w:fldCharType="begin"/>
          </w:r>
          <w:r>
            <w:rPr>
              <w:noProof/>
            </w:rPr>
            <w:instrText xml:space="preserve"> PAGEREF _Toc262217622 \h </w:instrText>
          </w:r>
          <w:r w:rsidR="00AD1C5F">
            <w:rPr>
              <w:noProof/>
            </w:rPr>
          </w:r>
          <w:r w:rsidR="00AD1C5F">
            <w:rPr>
              <w:noProof/>
            </w:rPr>
            <w:fldChar w:fldCharType="separate"/>
          </w:r>
          <w:r>
            <w:rPr>
              <w:noProof/>
            </w:rPr>
            <w:t>25</w:t>
          </w:r>
          <w:r w:rsidR="00AD1C5F">
            <w:rPr>
              <w:noProof/>
            </w:rPr>
            <w:fldChar w:fldCharType="end"/>
          </w:r>
        </w:p>
        <w:p w14:paraId="4A49C3C3"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Parvisepalum</w:t>
          </w:r>
          <w:r>
            <w:rPr>
              <w:noProof/>
            </w:rPr>
            <w:tab/>
          </w:r>
          <w:r w:rsidR="00AD1C5F">
            <w:rPr>
              <w:noProof/>
            </w:rPr>
            <w:fldChar w:fldCharType="begin"/>
          </w:r>
          <w:r>
            <w:rPr>
              <w:noProof/>
            </w:rPr>
            <w:instrText xml:space="preserve"> PAGEREF _Toc262217623 \h </w:instrText>
          </w:r>
          <w:r w:rsidR="00AD1C5F">
            <w:rPr>
              <w:noProof/>
            </w:rPr>
          </w:r>
          <w:r w:rsidR="00AD1C5F">
            <w:rPr>
              <w:noProof/>
            </w:rPr>
            <w:fldChar w:fldCharType="separate"/>
          </w:r>
          <w:r>
            <w:rPr>
              <w:noProof/>
            </w:rPr>
            <w:t>25</w:t>
          </w:r>
          <w:r w:rsidR="00AD1C5F">
            <w:rPr>
              <w:noProof/>
            </w:rPr>
            <w:fldChar w:fldCharType="end"/>
          </w:r>
        </w:p>
        <w:p w14:paraId="0AE7E87C"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Hybrids of species from section </w:t>
          </w:r>
          <w:r w:rsidRPr="00BB047A">
            <w:rPr>
              <w:i/>
              <w:noProof/>
              <w:lang w:val="en-GB"/>
            </w:rPr>
            <w:t>Parvisepalum</w:t>
          </w:r>
          <w:r w:rsidRPr="00BB047A">
            <w:rPr>
              <w:noProof/>
              <w:lang w:val="en-GB"/>
            </w:rPr>
            <w:t xml:space="preserve"> and </w:t>
          </w:r>
          <w:r w:rsidRPr="00BB047A">
            <w:rPr>
              <w:i/>
              <w:noProof/>
              <w:lang w:val="en-GB"/>
            </w:rPr>
            <w:t>Brachypetalum</w:t>
          </w:r>
          <w:r>
            <w:rPr>
              <w:noProof/>
            </w:rPr>
            <w:tab/>
          </w:r>
          <w:r w:rsidR="00AD1C5F">
            <w:rPr>
              <w:noProof/>
            </w:rPr>
            <w:fldChar w:fldCharType="begin"/>
          </w:r>
          <w:r>
            <w:rPr>
              <w:noProof/>
            </w:rPr>
            <w:instrText xml:space="preserve"> PAGEREF _Toc262217624 \h </w:instrText>
          </w:r>
          <w:r w:rsidR="00AD1C5F">
            <w:rPr>
              <w:noProof/>
            </w:rPr>
          </w:r>
          <w:r w:rsidR="00AD1C5F">
            <w:rPr>
              <w:noProof/>
            </w:rPr>
            <w:fldChar w:fldCharType="separate"/>
          </w:r>
          <w:r>
            <w:rPr>
              <w:noProof/>
            </w:rPr>
            <w:t>25</w:t>
          </w:r>
          <w:r w:rsidR="00AD1C5F">
            <w:rPr>
              <w:noProof/>
            </w:rPr>
            <w:fldChar w:fldCharType="end"/>
          </w:r>
        </w:p>
        <w:p w14:paraId="7DCE8BF3"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Discussion</w:t>
          </w:r>
          <w:r>
            <w:rPr>
              <w:noProof/>
            </w:rPr>
            <w:tab/>
          </w:r>
          <w:r w:rsidR="00AD1C5F">
            <w:rPr>
              <w:noProof/>
            </w:rPr>
            <w:fldChar w:fldCharType="begin"/>
          </w:r>
          <w:r>
            <w:rPr>
              <w:noProof/>
            </w:rPr>
            <w:instrText xml:space="preserve"> PAGEREF _Toc262217625 \h </w:instrText>
          </w:r>
          <w:r w:rsidR="00AD1C5F">
            <w:rPr>
              <w:noProof/>
            </w:rPr>
          </w:r>
          <w:r w:rsidR="00AD1C5F">
            <w:rPr>
              <w:noProof/>
            </w:rPr>
            <w:fldChar w:fldCharType="separate"/>
          </w:r>
          <w:r>
            <w:rPr>
              <w:noProof/>
            </w:rPr>
            <w:t>27</w:t>
          </w:r>
          <w:r w:rsidR="00AD1C5F">
            <w:rPr>
              <w:noProof/>
            </w:rPr>
            <w:fldChar w:fldCharType="end"/>
          </w:r>
        </w:p>
        <w:p w14:paraId="77DBDE3D"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Tubers</w:t>
          </w:r>
          <w:r>
            <w:rPr>
              <w:noProof/>
            </w:rPr>
            <w:tab/>
          </w:r>
          <w:r w:rsidR="00AD1C5F">
            <w:rPr>
              <w:noProof/>
            </w:rPr>
            <w:fldChar w:fldCharType="begin"/>
          </w:r>
          <w:r>
            <w:rPr>
              <w:noProof/>
            </w:rPr>
            <w:instrText xml:space="preserve"> PAGEREF _Toc262217626 \h </w:instrText>
          </w:r>
          <w:r w:rsidR="00AD1C5F">
            <w:rPr>
              <w:noProof/>
            </w:rPr>
          </w:r>
          <w:r w:rsidR="00AD1C5F">
            <w:rPr>
              <w:noProof/>
            </w:rPr>
            <w:fldChar w:fldCharType="separate"/>
          </w:r>
          <w:r>
            <w:rPr>
              <w:noProof/>
            </w:rPr>
            <w:t>27</w:t>
          </w:r>
          <w:r w:rsidR="00AD1C5F">
            <w:rPr>
              <w:noProof/>
            </w:rPr>
            <w:fldChar w:fldCharType="end"/>
          </w:r>
        </w:p>
        <w:p w14:paraId="48E9B8D4"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Slipper orchids</w:t>
          </w:r>
          <w:r>
            <w:rPr>
              <w:noProof/>
            </w:rPr>
            <w:tab/>
          </w:r>
          <w:r w:rsidR="00AD1C5F">
            <w:rPr>
              <w:noProof/>
            </w:rPr>
            <w:fldChar w:fldCharType="begin"/>
          </w:r>
          <w:r>
            <w:rPr>
              <w:noProof/>
            </w:rPr>
            <w:instrText xml:space="preserve"> PAGEREF _Toc262217627 \h </w:instrText>
          </w:r>
          <w:r w:rsidR="00AD1C5F">
            <w:rPr>
              <w:noProof/>
            </w:rPr>
          </w:r>
          <w:r w:rsidR="00AD1C5F">
            <w:rPr>
              <w:noProof/>
            </w:rPr>
            <w:fldChar w:fldCharType="separate"/>
          </w:r>
          <w:r>
            <w:rPr>
              <w:noProof/>
            </w:rPr>
            <w:t>27</w:t>
          </w:r>
          <w:r w:rsidR="00AD1C5F">
            <w:rPr>
              <w:noProof/>
            </w:rPr>
            <w:fldChar w:fldCharType="end"/>
          </w:r>
        </w:p>
        <w:p w14:paraId="496481CB"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Training networks</w:t>
          </w:r>
          <w:r>
            <w:rPr>
              <w:noProof/>
            </w:rPr>
            <w:tab/>
          </w:r>
          <w:r w:rsidR="00AD1C5F">
            <w:rPr>
              <w:noProof/>
            </w:rPr>
            <w:fldChar w:fldCharType="begin"/>
          </w:r>
          <w:r>
            <w:rPr>
              <w:noProof/>
            </w:rPr>
            <w:instrText xml:space="preserve"> PAGEREF _Toc262217628 \h </w:instrText>
          </w:r>
          <w:r w:rsidR="00AD1C5F">
            <w:rPr>
              <w:noProof/>
            </w:rPr>
          </w:r>
          <w:r w:rsidR="00AD1C5F">
            <w:rPr>
              <w:noProof/>
            </w:rPr>
            <w:fldChar w:fldCharType="separate"/>
          </w:r>
          <w:r>
            <w:rPr>
              <w:noProof/>
            </w:rPr>
            <w:t>27</w:t>
          </w:r>
          <w:r w:rsidR="00AD1C5F">
            <w:rPr>
              <w:noProof/>
            </w:rPr>
            <w:fldChar w:fldCharType="end"/>
          </w:r>
        </w:p>
        <w:p w14:paraId="2FD42E5A"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Conclusions</w:t>
          </w:r>
          <w:r>
            <w:rPr>
              <w:noProof/>
            </w:rPr>
            <w:tab/>
          </w:r>
          <w:r w:rsidR="00AD1C5F">
            <w:rPr>
              <w:noProof/>
            </w:rPr>
            <w:fldChar w:fldCharType="begin"/>
          </w:r>
          <w:r>
            <w:rPr>
              <w:noProof/>
            </w:rPr>
            <w:instrText xml:space="preserve"> PAGEREF _Toc262217629 \h </w:instrText>
          </w:r>
          <w:r w:rsidR="00AD1C5F">
            <w:rPr>
              <w:noProof/>
            </w:rPr>
          </w:r>
          <w:r w:rsidR="00AD1C5F">
            <w:rPr>
              <w:noProof/>
            </w:rPr>
            <w:fldChar w:fldCharType="separate"/>
          </w:r>
          <w:r>
            <w:rPr>
              <w:noProof/>
            </w:rPr>
            <w:t>27</w:t>
          </w:r>
          <w:r w:rsidR="00AD1C5F">
            <w:rPr>
              <w:noProof/>
            </w:rPr>
            <w:fldChar w:fldCharType="end"/>
          </w:r>
        </w:p>
        <w:p w14:paraId="7A02F1DB"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Classifying slipper orchids from pictures is possible</w:t>
          </w:r>
          <w:r>
            <w:rPr>
              <w:noProof/>
            </w:rPr>
            <w:tab/>
          </w:r>
          <w:r w:rsidR="00AD1C5F">
            <w:rPr>
              <w:noProof/>
            </w:rPr>
            <w:fldChar w:fldCharType="begin"/>
          </w:r>
          <w:r>
            <w:rPr>
              <w:noProof/>
            </w:rPr>
            <w:instrText xml:space="preserve"> PAGEREF _Toc262217630 \h </w:instrText>
          </w:r>
          <w:r w:rsidR="00AD1C5F">
            <w:rPr>
              <w:noProof/>
            </w:rPr>
          </w:r>
          <w:r w:rsidR="00AD1C5F">
            <w:rPr>
              <w:noProof/>
            </w:rPr>
            <w:fldChar w:fldCharType="separate"/>
          </w:r>
          <w:r>
            <w:rPr>
              <w:noProof/>
            </w:rPr>
            <w:t>27</w:t>
          </w:r>
          <w:r w:rsidR="00AD1C5F">
            <w:rPr>
              <w:noProof/>
            </w:rPr>
            <w:fldChar w:fldCharType="end"/>
          </w:r>
        </w:p>
        <w:p w14:paraId="5E05637B"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Difference between well classifiable vs hard classifiable sections of slipper orchids</w:t>
          </w:r>
          <w:r>
            <w:rPr>
              <w:noProof/>
            </w:rPr>
            <w:tab/>
          </w:r>
          <w:r w:rsidR="00AD1C5F">
            <w:rPr>
              <w:noProof/>
            </w:rPr>
            <w:fldChar w:fldCharType="begin"/>
          </w:r>
          <w:r>
            <w:rPr>
              <w:noProof/>
            </w:rPr>
            <w:instrText xml:space="preserve"> PAGEREF _Toc262217631 \h </w:instrText>
          </w:r>
          <w:r w:rsidR="00AD1C5F">
            <w:rPr>
              <w:noProof/>
            </w:rPr>
          </w:r>
          <w:r w:rsidR="00AD1C5F">
            <w:rPr>
              <w:noProof/>
            </w:rPr>
            <w:fldChar w:fldCharType="separate"/>
          </w:r>
          <w:r>
            <w:rPr>
              <w:noProof/>
            </w:rPr>
            <w:t>27</w:t>
          </w:r>
          <w:r w:rsidR="00AD1C5F">
            <w:rPr>
              <w:noProof/>
            </w:rPr>
            <w:fldChar w:fldCharType="end"/>
          </w:r>
        </w:p>
        <w:p w14:paraId="0FC64884"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Suggestions for follow-ups</w:t>
          </w:r>
          <w:r>
            <w:rPr>
              <w:noProof/>
            </w:rPr>
            <w:tab/>
          </w:r>
          <w:r w:rsidR="00AD1C5F">
            <w:rPr>
              <w:noProof/>
            </w:rPr>
            <w:fldChar w:fldCharType="begin"/>
          </w:r>
          <w:r>
            <w:rPr>
              <w:noProof/>
            </w:rPr>
            <w:instrText xml:space="preserve"> PAGEREF _Toc262217632 \h </w:instrText>
          </w:r>
          <w:r w:rsidR="00AD1C5F">
            <w:rPr>
              <w:noProof/>
            </w:rPr>
          </w:r>
          <w:r w:rsidR="00AD1C5F">
            <w:rPr>
              <w:noProof/>
            </w:rPr>
            <w:fldChar w:fldCharType="separate"/>
          </w:r>
          <w:r>
            <w:rPr>
              <w:noProof/>
            </w:rPr>
            <w:t>28</w:t>
          </w:r>
          <w:r w:rsidR="00AD1C5F">
            <w:rPr>
              <w:noProof/>
            </w:rPr>
            <w:fldChar w:fldCharType="end"/>
          </w:r>
        </w:p>
        <w:p w14:paraId="44D8B9D5"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Acknowledgements</w:t>
          </w:r>
          <w:r>
            <w:rPr>
              <w:noProof/>
            </w:rPr>
            <w:tab/>
          </w:r>
          <w:r w:rsidR="00AD1C5F">
            <w:rPr>
              <w:noProof/>
            </w:rPr>
            <w:fldChar w:fldCharType="begin"/>
          </w:r>
          <w:r>
            <w:rPr>
              <w:noProof/>
            </w:rPr>
            <w:instrText xml:space="preserve"> PAGEREF _Toc262217633 \h </w:instrText>
          </w:r>
          <w:r w:rsidR="00AD1C5F">
            <w:rPr>
              <w:noProof/>
            </w:rPr>
          </w:r>
          <w:r w:rsidR="00AD1C5F">
            <w:rPr>
              <w:noProof/>
            </w:rPr>
            <w:fldChar w:fldCharType="separate"/>
          </w:r>
          <w:r>
            <w:rPr>
              <w:noProof/>
            </w:rPr>
            <w:t>28</w:t>
          </w:r>
          <w:r w:rsidR="00AD1C5F">
            <w:rPr>
              <w:noProof/>
            </w:rPr>
            <w:fldChar w:fldCharType="end"/>
          </w:r>
        </w:p>
        <w:p w14:paraId="495DFDF7"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References</w:t>
          </w:r>
          <w:r>
            <w:rPr>
              <w:noProof/>
            </w:rPr>
            <w:tab/>
          </w:r>
          <w:r w:rsidR="00AD1C5F">
            <w:rPr>
              <w:noProof/>
            </w:rPr>
            <w:fldChar w:fldCharType="begin"/>
          </w:r>
          <w:r>
            <w:rPr>
              <w:noProof/>
            </w:rPr>
            <w:instrText xml:space="preserve"> PAGEREF _Toc262217634 \h </w:instrText>
          </w:r>
          <w:r w:rsidR="00AD1C5F">
            <w:rPr>
              <w:noProof/>
            </w:rPr>
          </w:r>
          <w:r w:rsidR="00AD1C5F">
            <w:rPr>
              <w:noProof/>
            </w:rPr>
            <w:fldChar w:fldCharType="separate"/>
          </w:r>
          <w:r>
            <w:rPr>
              <w:noProof/>
            </w:rPr>
            <w:t>28</w:t>
          </w:r>
          <w:r w:rsidR="00AD1C5F">
            <w:rPr>
              <w:noProof/>
            </w:rPr>
            <w:fldChar w:fldCharType="end"/>
          </w:r>
        </w:p>
        <w:p w14:paraId="35E4C18D"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Supplements</w:t>
          </w:r>
          <w:r>
            <w:rPr>
              <w:noProof/>
            </w:rPr>
            <w:tab/>
          </w:r>
          <w:r w:rsidR="00AD1C5F">
            <w:rPr>
              <w:noProof/>
            </w:rPr>
            <w:fldChar w:fldCharType="begin"/>
          </w:r>
          <w:r>
            <w:rPr>
              <w:noProof/>
            </w:rPr>
            <w:instrText xml:space="preserve"> PAGEREF _Toc262217635 \h </w:instrText>
          </w:r>
          <w:r w:rsidR="00AD1C5F">
            <w:rPr>
              <w:noProof/>
            </w:rPr>
          </w:r>
          <w:r w:rsidR="00AD1C5F">
            <w:rPr>
              <w:noProof/>
            </w:rPr>
            <w:fldChar w:fldCharType="separate"/>
          </w:r>
          <w:r>
            <w:rPr>
              <w:noProof/>
            </w:rPr>
            <w:t>30</w:t>
          </w:r>
          <w:r w:rsidR="00AD1C5F">
            <w:rPr>
              <w:noProof/>
            </w:rPr>
            <w:fldChar w:fldCharType="end"/>
          </w:r>
        </w:p>
        <w:p w14:paraId="23E20961"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1.</w:t>
          </w:r>
          <w:r>
            <w:rPr>
              <w:rFonts w:asciiTheme="minorHAnsi" w:hAnsiTheme="minorHAnsi"/>
              <w:smallCaps w:val="0"/>
              <w:noProof/>
              <w:sz w:val="24"/>
              <w:szCs w:val="24"/>
              <w:lang w:eastAsia="ja-JP"/>
            </w:rPr>
            <w:tab/>
          </w:r>
          <w:r w:rsidRPr="00BB047A">
            <w:rPr>
              <w:noProof/>
              <w:lang w:val="en-GB"/>
            </w:rPr>
            <w:t>Input and output files</w:t>
          </w:r>
          <w:r>
            <w:rPr>
              <w:noProof/>
            </w:rPr>
            <w:tab/>
          </w:r>
          <w:r w:rsidR="00AD1C5F">
            <w:rPr>
              <w:noProof/>
            </w:rPr>
            <w:fldChar w:fldCharType="begin"/>
          </w:r>
          <w:r>
            <w:rPr>
              <w:noProof/>
            </w:rPr>
            <w:instrText xml:space="preserve"> PAGEREF _Toc262217636 \h </w:instrText>
          </w:r>
          <w:r w:rsidR="00AD1C5F">
            <w:rPr>
              <w:noProof/>
            </w:rPr>
          </w:r>
          <w:r w:rsidR="00AD1C5F">
            <w:rPr>
              <w:noProof/>
            </w:rPr>
            <w:fldChar w:fldCharType="separate"/>
          </w:r>
          <w:r>
            <w:rPr>
              <w:noProof/>
            </w:rPr>
            <w:t>30</w:t>
          </w:r>
          <w:r w:rsidR="00AD1C5F">
            <w:rPr>
              <w:noProof/>
            </w:rPr>
            <w:fldChar w:fldCharType="end"/>
          </w:r>
        </w:p>
        <w:p w14:paraId="318E88D5"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1.1.</w:t>
          </w:r>
          <w:r>
            <w:rPr>
              <w:rFonts w:asciiTheme="minorHAnsi" w:hAnsiTheme="minorHAnsi"/>
              <w:noProof/>
              <w:lang w:eastAsia="ja-JP"/>
            </w:rPr>
            <w:tab/>
          </w:r>
          <w:r w:rsidRPr="00BB047A">
            <w:rPr>
              <w:noProof/>
              <w:lang w:val="en-GB"/>
            </w:rPr>
            <w:t>Example of an xml file</w:t>
          </w:r>
          <w:r>
            <w:rPr>
              <w:noProof/>
            </w:rPr>
            <w:tab/>
          </w:r>
          <w:r w:rsidR="00AD1C5F">
            <w:rPr>
              <w:noProof/>
            </w:rPr>
            <w:fldChar w:fldCharType="begin"/>
          </w:r>
          <w:r>
            <w:rPr>
              <w:noProof/>
            </w:rPr>
            <w:instrText xml:space="preserve"> PAGEREF _Toc262217637 \h </w:instrText>
          </w:r>
          <w:r w:rsidR="00AD1C5F">
            <w:rPr>
              <w:noProof/>
            </w:rPr>
          </w:r>
          <w:r w:rsidR="00AD1C5F">
            <w:rPr>
              <w:noProof/>
            </w:rPr>
            <w:fldChar w:fldCharType="separate"/>
          </w:r>
          <w:r>
            <w:rPr>
              <w:noProof/>
            </w:rPr>
            <w:t>30</w:t>
          </w:r>
          <w:r w:rsidR="00AD1C5F">
            <w:rPr>
              <w:noProof/>
            </w:rPr>
            <w:fldChar w:fldCharType="end"/>
          </w:r>
        </w:p>
        <w:p w14:paraId="44242EDE"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1.2.</w:t>
          </w:r>
          <w:r>
            <w:rPr>
              <w:rFonts w:asciiTheme="minorHAnsi" w:hAnsiTheme="minorHAnsi"/>
              <w:noProof/>
              <w:lang w:eastAsia="ja-JP"/>
            </w:rPr>
            <w:tab/>
          </w:r>
          <w:r w:rsidRPr="00BB047A">
            <w:rPr>
              <w:noProof/>
              <w:lang w:val="en-GB"/>
            </w:rPr>
            <w:t>Example of an output file of classify.pl</w:t>
          </w:r>
          <w:r>
            <w:rPr>
              <w:noProof/>
            </w:rPr>
            <w:tab/>
          </w:r>
          <w:r w:rsidR="00AD1C5F">
            <w:rPr>
              <w:noProof/>
            </w:rPr>
            <w:fldChar w:fldCharType="begin"/>
          </w:r>
          <w:r>
            <w:rPr>
              <w:noProof/>
            </w:rPr>
            <w:instrText xml:space="preserve"> PAGEREF _Toc262217638 \h </w:instrText>
          </w:r>
          <w:r w:rsidR="00AD1C5F">
            <w:rPr>
              <w:noProof/>
            </w:rPr>
          </w:r>
          <w:r w:rsidR="00AD1C5F">
            <w:rPr>
              <w:noProof/>
            </w:rPr>
            <w:fldChar w:fldCharType="separate"/>
          </w:r>
          <w:r>
            <w:rPr>
              <w:noProof/>
            </w:rPr>
            <w:t>31</w:t>
          </w:r>
          <w:r w:rsidR="00AD1C5F">
            <w:rPr>
              <w:noProof/>
            </w:rPr>
            <w:fldChar w:fldCharType="end"/>
          </w:r>
        </w:p>
        <w:p w14:paraId="3B26CC2C"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1.3.</w:t>
          </w:r>
          <w:r>
            <w:rPr>
              <w:rFonts w:asciiTheme="minorHAnsi" w:hAnsiTheme="minorHAnsi"/>
              <w:noProof/>
              <w:lang w:eastAsia="ja-JP"/>
            </w:rPr>
            <w:tab/>
          </w:r>
          <w:r w:rsidRPr="00BB047A">
            <w:rPr>
              <w:noProof/>
              <w:lang w:val="en-GB"/>
            </w:rPr>
            <w:t>Tag file of a flower</w:t>
          </w:r>
          <w:r>
            <w:rPr>
              <w:noProof/>
            </w:rPr>
            <w:tab/>
          </w:r>
          <w:r w:rsidR="00AD1C5F">
            <w:rPr>
              <w:noProof/>
            </w:rPr>
            <w:fldChar w:fldCharType="begin"/>
          </w:r>
          <w:r>
            <w:rPr>
              <w:noProof/>
            </w:rPr>
            <w:instrText xml:space="preserve"> PAGEREF _Toc262217639 \h </w:instrText>
          </w:r>
          <w:r w:rsidR="00AD1C5F">
            <w:rPr>
              <w:noProof/>
            </w:rPr>
          </w:r>
          <w:r w:rsidR="00AD1C5F">
            <w:rPr>
              <w:noProof/>
            </w:rPr>
            <w:fldChar w:fldCharType="separate"/>
          </w:r>
          <w:r>
            <w:rPr>
              <w:noProof/>
            </w:rPr>
            <w:t>33</w:t>
          </w:r>
          <w:r w:rsidR="00AD1C5F">
            <w:rPr>
              <w:noProof/>
            </w:rPr>
            <w:fldChar w:fldCharType="end"/>
          </w:r>
        </w:p>
        <w:p w14:paraId="5A737F70"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1.4.</w:t>
          </w:r>
          <w:r>
            <w:rPr>
              <w:rFonts w:asciiTheme="minorHAnsi" w:hAnsiTheme="minorHAnsi"/>
              <w:noProof/>
              <w:lang w:eastAsia="ja-JP"/>
            </w:rPr>
            <w:tab/>
          </w:r>
          <w:r w:rsidRPr="00BB047A">
            <w:rPr>
              <w:noProof/>
              <w:lang w:val="en-GB"/>
            </w:rPr>
            <w:t xml:space="preserve">Tag file of a </w:t>
          </w:r>
          <w:r w:rsidRPr="00BB047A">
            <w:rPr>
              <w:i/>
              <w:noProof/>
              <w:lang w:val="en-GB"/>
            </w:rPr>
            <w:t>salep</w:t>
          </w:r>
          <w:r w:rsidRPr="00BB047A">
            <w:rPr>
              <w:noProof/>
              <w:lang w:val="en-GB"/>
            </w:rPr>
            <w:t xml:space="preserve"> tuber</w:t>
          </w:r>
          <w:r>
            <w:rPr>
              <w:noProof/>
            </w:rPr>
            <w:tab/>
          </w:r>
          <w:r w:rsidR="00AD1C5F">
            <w:rPr>
              <w:noProof/>
            </w:rPr>
            <w:fldChar w:fldCharType="begin"/>
          </w:r>
          <w:r>
            <w:rPr>
              <w:noProof/>
            </w:rPr>
            <w:instrText xml:space="preserve"> PAGEREF _Toc262217640 \h </w:instrText>
          </w:r>
          <w:r w:rsidR="00AD1C5F">
            <w:rPr>
              <w:noProof/>
            </w:rPr>
          </w:r>
          <w:r w:rsidR="00AD1C5F">
            <w:rPr>
              <w:noProof/>
            </w:rPr>
            <w:fldChar w:fldCharType="separate"/>
          </w:r>
          <w:r>
            <w:rPr>
              <w:noProof/>
            </w:rPr>
            <w:t>33</w:t>
          </w:r>
          <w:r w:rsidR="00AD1C5F">
            <w:rPr>
              <w:noProof/>
            </w:rPr>
            <w:fldChar w:fldCharType="end"/>
          </w:r>
        </w:p>
        <w:p w14:paraId="1BECC228"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1.5.</w:t>
          </w:r>
          <w:r>
            <w:rPr>
              <w:rFonts w:asciiTheme="minorHAnsi" w:hAnsiTheme="minorHAnsi"/>
              <w:noProof/>
              <w:lang w:eastAsia="ja-JP"/>
            </w:rPr>
            <w:tab/>
          </w:r>
          <w:r w:rsidRPr="00BB047A">
            <w:rPr>
              <w:noProof/>
              <w:lang w:val="en-GB"/>
            </w:rPr>
            <w:t>Tag file of a Look-a-Like tuber</w:t>
          </w:r>
          <w:r>
            <w:rPr>
              <w:noProof/>
            </w:rPr>
            <w:tab/>
          </w:r>
          <w:r w:rsidR="00AD1C5F">
            <w:rPr>
              <w:noProof/>
            </w:rPr>
            <w:fldChar w:fldCharType="begin"/>
          </w:r>
          <w:r>
            <w:rPr>
              <w:noProof/>
            </w:rPr>
            <w:instrText xml:space="preserve"> PAGEREF _Toc262217641 \h </w:instrText>
          </w:r>
          <w:r w:rsidR="00AD1C5F">
            <w:rPr>
              <w:noProof/>
            </w:rPr>
          </w:r>
          <w:r w:rsidR="00AD1C5F">
            <w:rPr>
              <w:noProof/>
            </w:rPr>
            <w:fldChar w:fldCharType="separate"/>
          </w:r>
          <w:r>
            <w:rPr>
              <w:noProof/>
            </w:rPr>
            <w:t>33</w:t>
          </w:r>
          <w:r w:rsidR="00AD1C5F">
            <w:rPr>
              <w:noProof/>
            </w:rPr>
            <w:fldChar w:fldCharType="end"/>
          </w:r>
        </w:p>
        <w:p w14:paraId="64E14388"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2.</w:t>
          </w:r>
          <w:r>
            <w:rPr>
              <w:rFonts w:asciiTheme="minorHAnsi" w:hAnsiTheme="minorHAnsi"/>
              <w:smallCaps w:val="0"/>
              <w:noProof/>
              <w:sz w:val="24"/>
              <w:szCs w:val="24"/>
              <w:lang w:eastAsia="ja-JP"/>
            </w:rPr>
            <w:tab/>
          </w:r>
          <w:r w:rsidRPr="00BB047A">
            <w:rPr>
              <w:noProof/>
              <w:lang w:val="en-GB"/>
            </w:rPr>
            <w:t xml:space="preserve">Photographs of </w:t>
          </w:r>
          <w:r w:rsidRPr="00BB047A">
            <w:rPr>
              <w:i/>
              <w:noProof/>
              <w:lang w:val="en-GB"/>
            </w:rPr>
            <w:t>salep</w:t>
          </w:r>
          <w:r w:rsidRPr="00BB047A">
            <w:rPr>
              <w:noProof/>
              <w:lang w:val="en-GB"/>
            </w:rPr>
            <w:t xml:space="preserve"> orchid look-a-likes [23]</w:t>
          </w:r>
          <w:r>
            <w:rPr>
              <w:noProof/>
            </w:rPr>
            <w:tab/>
          </w:r>
          <w:r w:rsidR="00AD1C5F">
            <w:rPr>
              <w:noProof/>
            </w:rPr>
            <w:fldChar w:fldCharType="begin"/>
          </w:r>
          <w:r>
            <w:rPr>
              <w:noProof/>
            </w:rPr>
            <w:instrText xml:space="preserve"> PAGEREF _Toc262217642 \h </w:instrText>
          </w:r>
          <w:r w:rsidR="00AD1C5F">
            <w:rPr>
              <w:noProof/>
            </w:rPr>
          </w:r>
          <w:r w:rsidR="00AD1C5F">
            <w:rPr>
              <w:noProof/>
            </w:rPr>
            <w:fldChar w:fldCharType="separate"/>
          </w:r>
          <w:r>
            <w:rPr>
              <w:noProof/>
            </w:rPr>
            <w:t>34</w:t>
          </w:r>
          <w:r w:rsidR="00AD1C5F">
            <w:rPr>
              <w:noProof/>
            </w:rPr>
            <w:fldChar w:fldCharType="end"/>
          </w:r>
        </w:p>
        <w:p w14:paraId="30E8B1CB"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3.</w:t>
          </w:r>
          <w:r>
            <w:rPr>
              <w:rFonts w:asciiTheme="minorHAnsi" w:hAnsiTheme="minorHAnsi"/>
              <w:smallCaps w:val="0"/>
              <w:noProof/>
              <w:sz w:val="24"/>
              <w:szCs w:val="24"/>
              <w:lang w:eastAsia="ja-JP"/>
            </w:rPr>
            <w:tab/>
          </w:r>
          <w:r w:rsidRPr="00BB047A">
            <w:rPr>
              <w:noProof/>
              <w:lang w:val="en-GB"/>
            </w:rPr>
            <w:t>Screenshots of the classification website</w:t>
          </w:r>
          <w:r>
            <w:rPr>
              <w:noProof/>
            </w:rPr>
            <w:tab/>
          </w:r>
          <w:r w:rsidR="00AD1C5F">
            <w:rPr>
              <w:noProof/>
            </w:rPr>
            <w:fldChar w:fldCharType="begin"/>
          </w:r>
          <w:r>
            <w:rPr>
              <w:noProof/>
            </w:rPr>
            <w:instrText xml:space="preserve"> PAGEREF _Toc262217643 \h </w:instrText>
          </w:r>
          <w:r w:rsidR="00AD1C5F">
            <w:rPr>
              <w:noProof/>
            </w:rPr>
          </w:r>
          <w:r w:rsidR="00AD1C5F">
            <w:rPr>
              <w:noProof/>
            </w:rPr>
            <w:fldChar w:fldCharType="separate"/>
          </w:r>
          <w:r>
            <w:rPr>
              <w:noProof/>
            </w:rPr>
            <w:t>36</w:t>
          </w:r>
          <w:r w:rsidR="00AD1C5F">
            <w:rPr>
              <w:noProof/>
            </w:rPr>
            <w:fldChar w:fldCharType="end"/>
          </w:r>
        </w:p>
        <w:p w14:paraId="69F9761C"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3.</w:t>
          </w:r>
          <w:r>
            <w:rPr>
              <w:rFonts w:asciiTheme="minorHAnsi" w:hAnsiTheme="minorHAnsi"/>
              <w:smallCaps w:val="0"/>
              <w:noProof/>
              <w:sz w:val="24"/>
              <w:szCs w:val="24"/>
              <w:lang w:eastAsia="ja-JP"/>
            </w:rPr>
            <w:tab/>
          </w:r>
          <w:r w:rsidRPr="00BB047A">
            <w:rPr>
              <w:noProof/>
              <w:lang w:val="en-GB"/>
            </w:rPr>
            <w:t>Results of first test run</w:t>
          </w:r>
          <w:r>
            <w:rPr>
              <w:noProof/>
            </w:rPr>
            <w:tab/>
          </w:r>
          <w:r w:rsidR="00AD1C5F">
            <w:rPr>
              <w:noProof/>
            </w:rPr>
            <w:fldChar w:fldCharType="begin"/>
          </w:r>
          <w:r>
            <w:rPr>
              <w:noProof/>
            </w:rPr>
            <w:instrText xml:space="preserve"> PAGEREF _Toc262217644 \h </w:instrText>
          </w:r>
          <w:r w:rsidR="00AD1C5F">
            <w:rPr>
              <w:noProof/>
            </w:rPr>
          </w:r>
          <w:r w:rsidR="00AD1C5F">
            <w:rPr>
              <w:noProof/>
            </w:rPr>
            <w:fldChar w:fldCharType="separate"/>
          </w:r>
          <w:r>
            <w:rPr>
              <w:noProof/>
            </w:rPr>
            <w:t>41</w:t>
          </w:r>
          <w:r w:rsidR="00AD1C5F">
            <w:rPr>
              <w:noProof/>
            </w:rPr>
            <w:fldChar w:fldCharType="end"/>
          </w:r>
        </w:p>
        <w:p w14:paraId="2235074F"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4.</w:t>
          </w:r>
          <w:r>
            <w:rPr>
              <w:rFonts w:asciiTheme="minorHAnsi" w:hAnsiTheme="minorHAnsi"/>
              <w:smallCaps w:val="0"/>
              <w:noProof/>
              <w:sz w:val="24"/>
              <w:szCs w:val="24"/>
              <w:lang w:eastAsia="ja-JP"/>
            </w:rPr>
            <w:tab/>
          </w:r>
          <w:r w:rsidRPr="00BB047A">
            <w:rPr>
              <w:noProof/>
              <w:lang w:val="en-GB"/>
            </w:rPr>
            <w:t>Results of characteristic research</w:t>
          </w:r>
          <w:r>
            <w:rPr>
              <w:noProof/>
            </w:rPr>
            <w:tab/>
          </w:r>
          <w:r w:rsidR="00AD1C5F">
            <w:rPr>
              <w:noProof/>
            </w:rPr>
            <w:fldChar w:fldCharType="begin"/>
          </w:r>
          <w:r>
            <w:rPr>
              <w:noProof/>
            </w:rPr>
            <w:instrText xml:space="preserve"> PAGEREF _Toc262217645 \h </w:instrText>
          </w:r>
          <w:r w:rsidR="00AD1C5F">
            <w:rPr>
              <w:noProof/>
            </w:rPr>
          </w:r>
          <w:r w:rsidR="00AD1C5F">
            <w:rPr>
              <w:noProof/>
            </w:rPr>
            <w:fldChar w:fldCharType="separate"/>
          </w:r>
          <w:r>
            <w:rPr>
              <w:noProof/>
            </w:rPr>
            <w:t>49</w:t>
          </w:r>
          <w:r w:rsidR="00AD1C5F">
            <w:rPr>
              <w:noProof/>
            </w:rPr>
            <w:fldChar w:fldCharType="end"/>
          </w:r>
        </w:p>
        <w:p w14:paraId="67663431"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5.</w:t>
          </w:r>
          <w:r>
            <w:rPr>
              <w:rFonts w:asciiTheme="minorHAnsi" w:hAnsiTheme="minorHAnsi"/>
              <w:smallCaps w:val="0"/>
              <w:noProof/>
              <w:sz w:val="24"/>
              <w:szCs w:val="24"/>
              <w:lang w:eastAsia="ja-JP"/>
            </w:rPr>
            <w:tab/>
          </w:r>
          <w:r w:rsidRPr="00BB047A">
            <w:rPr>
              <w:noProof/>
              <w:lang w:val="en-GB"/>
            </w:rPr>
            <w:t>Results of second test run</w:t>
          </w:r>
          <w:r>
            <w:rPr>
              <w:noProof/>
            </w:rPr>
            <w:tab/>
          </w:r>
          <w:r w:rsidR="00AD1C5F">
            <w:rPr>
              <w:noProof/>
            </w:rPr>
            <w:fldChar w:fldCharType="begin"/>
          </w:r>
          <w:r>
            <w:rPr>
              <w:noProof/>
            </w:rPr>
            <w:instrText xml:space="preserve"> PAGEREF _Toc262217646 \h </w:instrText>
          </w:r>
          <w:r w:rsidR="00AD1C5F">
            <w:rPr>
              <w:noProof/>
            </w:rPr>
          </w:r>
          <w:r w:rsidR="00AD1C5F">
            <w:rPr>
              <w:noProof/>
            </w:rPr>
            <w:fldChar w:fldCharType="separate"/>
          </w:r>
          <w:r>
            <w:rPr>
              <w:noProof/>
            </w:rPr>
            <w:t>54</w:t>
          </w:r>
          <w:r w:rsidR="00AD1C5F">
            <w:rPr>
              <w:noProof/>
            </w:rPr>
            <w:fldChar w:fldCharType="end"/>
          </w:r>
        </w:p>
        <w:p w14:paraId="56ED3B7A"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Appendices</w:t>
          </w:r>
          <w:r>
            <w:rPr>
              <w:noProof/>
            </w:rPr>
            <w:tab/>
          </w:r>
          <w:r w:rsidR="00AD1C5F">
            <w:rPr>
              <w:noProof/>
            </w:rPr>
            <w:fldChar w:fldCharType="begin"/>
          </w:r>
          <w:r>
            <w:rPr>
              <w:noProof/>
            </w:rPr>
            <w:instrText xml:space="preserve"> PAGEREF _Toc262217647 \h </w:instrText>
          </w:r>
          <w:r w:rsidR="00AD1C5F">
            <w:rPr>
              <w:noProof/>
            </w:rPr>
          </w:r>
          <w:r w:rsidR="00AD1C5F">
            <w:rPr>
              <w:noProof/>
            </w:rPr>
            <w:fldChar w:fldCharType="separate"/>
          </w:r>
          <w:r>
            <w:rPr>
              <w:noProof/>
            </w:rPr>
            <w:t>62</w:t>
          </w:r>
          <w:r w:rsidR="00AD1C5F">
            <w:rPr>
              <w:noProof/>
            </w:rPr>
            <w:fldChar w:fldCharType="end"/>
          </w:r>
        </w:p>
        <w:p w14:paraId="660FA4F0"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1.</w:t>
          </w:r>
          <w:r>
            <w:rPr>
              <w:rFonts w:asciiTheme="minorHAnsi" w:hAnsiTheme="minorHAnsi"/>
              <w:smallCaps w:val="0"/>
              <w:noProof/>
              <w:sz w:val="24"/>
              <w:szCs w:val="24"/>
              <w:lang w:eastAsia="ja-JP"/>
            </w:rPr>
            <w:tab/>
          </w:r>
          <w:r w:rsidRPr="00BB047A">
            <w:rPr>
              <w:noProof/>
              <w:lang w:val="en-GB"/>
            </w:rPr>
            <w:t>Codes</w:t>
          </w:r>
          <w:r>
            <w:rPr>
              <w:noProof/>
            </w:rPr>
            <w:tab/>
          </w:r>
          <w:r w:rsidR="00AD1C5F">
            <w:rPr>
              <w:noProof/>
            </w:rPr>
            <w:fldChar w:fldCharType="begin"/>
          </w:r>
          <w:r>
            <w:rPr>
              <w:noProof/>
            </w:rPr>
            <w:instrText xml:space="preserve"> PAGEREF _Toc262217648 \h </w:instrText>
          </w:r>
          <w:r w:rsidR="00AD1C5F">
            <w:rPr>
              <w:noProof/>
            </w:rPr>
          </w:r>
          <w:r w:rsidR="00AD1C5F">
            <w:rPr>
              <w:noProof/>
            </w:rPr>
            <w:fldChar w:fldCharType="separate"/>
          </w:r>
          <w:r>
            <w:rPr>
              <w:noProof/>
            </w:rPr>
            <w:t>62</w:t>
          </w:r>
          <w:r w:rsidR="00AD1C5F">
            <w:rPr>
              <w:noProof/>
            </w:rPr>
            <w:fldChar w:fldCharType="end"/>
          </w:r>
        </w:p>
        <w:p w14:paraId="0137816E"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1.1.</w:t>
          </w:r>
          <w:r>
            <w:rPr>
              <w:rFonts w:asciiTheme="minorHAnsi" w:hAnsiTheme="minorHAnsi"/>
              <w:noProof/>
              <w:lang w:eastAsia="ja-JP"/>
            </w:rPr>
            <w:tab/>
          </w:r>
          <w:r w:rsidRPr="00BB047A">
            <w:rPr>
              <w:noProof/>
              <w:lang w:val="en-GB"/>
            </w:rPr>
            <w:t>Bash</w:t>
          </w:r>
          <w:r>
            <w:rPr>
              <w:noProof/>
            </w:rPr>
            <w:tab/>
          </w:r>
          <w:r w:rsidR="00AD1C5F">
            <w:rPr>
              <w:noProof/>
            </w:rPr>
            <w:fldChar w:fldCharType="begin"/>
          </w:r>
          <w:r>
            <w:rPr>
              <w:noProof/>
            </w:rPr>
            <w:instrText xml:space="preserve"> PAGEREF _Toc262217649 \h </w:instrText>
          </w:r>
          <w:r w:rsidR="00AD1C5F">
            <w:rPr>
              <w:noProof/>
            </w:rPr>
          </w:r>
          <w:r w:rsidR="00AD1C5F">
            <w:rPr>
              <w:noProof/>
            </w:rPr>
            <w:fldChar w:fldCharType="separate"/>
          </w:r>
          <w:r>
            <w:rPr>
              <w:noProof/>
            </w:rPr>
            <w:t>62</w:t>
          </w:r>
          <w:r w:rsidR="00AD1C5F">
            <w:rPr>
              <w:noProof/>
            </w:rPr>
            <w:fldChar w:fldCharType="end"/>
          </w:r>
        </w:p>
        <w:p w14:paraId="496CFE33"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1.1.1.</w:t>
          </w:r>
          <w:r>
            <w:rPr>
              <w:rFonts w:asciiTheme="minorHAnsi" w:hAnsiTheme="minorHAnsi"/>
              <w:noProof/>
              <w:lang w:eastAsia="ja-JP"/>
            </w:rPr>
            <w:tab/>
          </w:r>
          <w:r w:rsidRPr="00BB047A">
            <w:rPr>
              <w:noProof/>
              <w:lang w:val="en-GB"/>
            </w:rPr>
            <w:t>Create_traindata.sh</w:t>
          </w:r>
          <w:r>
            <w:rPr>
              <w:noProof/>
            </w:rPr>
            <w:tab/>
          </w:r>
          <w:r w:rsidR="00AD1C5F">
            <w:rPr>
              <w:noProof/>
            </w:rPr>
            <w:fldChar w:fldCharType="begin"/>
          </w:r>
          <w:r>
            <w:rPr>
              <w:noProof/>
            </w:rPr>
            <w:instrText xml:space="preserve"> PAGEREF _Toc262217650 \h </w:instrText>
          </w:r>
          <w:r w:rsidR="00AD1C5F">
            <w:rPr>
              <w:noProof/>
            </w:rPr>
          </w:r>
          <w:r w:rsidR="00AD1C5F">
            <w:rPr>
              <w:noProof/>
            </w:rPr>
            <w:fldChar w:fldCharType="separate"/>
          </w:r>
          <w:r>
            <w:rPr>
              <w:noProof/>
            </w:rPr>
            <w:t>62</w:t>
          </w:r>
          <w:r w:rsidR="00AD1C5F">
            <w:rPr>
              <w:noProof/>
            </w:rPr>
            <w:fldChar w:fldCharType="end"/>
          </w:r>
        </w:p>
        <w:p w14:paraId="7560CEEE"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1.1.2.</w:t>
          </w:r>
          <w:r>
            <w:rPr>
              <w:rFonts w:asciiTheme="minorHAnsi" w:hAnsiTheme="minorHAnsi"/>
              <w:noProof/>
              <w:lang w:eastAsia="ja-JP"/>
            </w:rPr>
            <w:tab/>
          </w:r>
          <w:r w:rsidRPr="00BB047A">
            <w:rPr>
              <w:noProof/>
              <w:lang w:val="en-GB"/>
            </w:rPr>
            <w:t>modify_flower_data.sh</w:t>
          </w:r>
          <w:r>
            <w:rPr>
              <w:noProof/>
            </w:rPr>
            <w:tab/>
          </w:r>
          <w:r w:rsidR="00AD1C5F">
            <w:rPr>
              <w:noProof/>
            </w:rPr>
            <w:fldChar w:fldCharType="begin"/>
          </w:r>
          <w:r>
            <w:rPr>
              <w:noProof/>
            </w:rPr>
            <w:instrText xml:space="preserve"> PAGEREF _Toc262217651 \h </w:instrText>
          </w:r>
          <w:r w:rsidR="00AD1C5F">
            <w:rPr>
              <w:noProof/>
            </w:rPr>
          </w:r>
          <w:r w:rsidR="00AD1C5F">
            <w:rPr>
              <w:noProof/>
            </w:rPr>
            <w:fldChar w:fldCharType="separate"/>
          </w:r>
          <w:r>
            <w:rPr>
              <w:noProof/>
            </w:rPr>
            <w:t>64</w:t>
          </w:r>
          <w:r w:rsidR="00AD1C5F">
            <w:rPr>
              <w:noProof/>
            </w:rPr>
            <w:fldChar w:fldCharType="end"/>
          </w:r>
        </w:p>
        <w:p w14:paraId="1DEF750D"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1.1.3.</w:t>
          </w:r>
          <w:r>
            <w:rPr>
              <w:rFonts w:asciiTheme="minorHAnsi" w:hAnsiTheme="minorHAnsi"/>
              <w:noProof/>
              <w:lang w:eastAsia="ja-JP"/>
            </w:rPr>
            <w:tab/>
          </w:r>
          <w:r w:rsidRPr="00BB047A">
            <w:rPr>
              <w:noProof/>
              <w:lang w:val="en-GB"/>
            </w:rPr>
            <w:t>training.sh</w:t>
          </w:r>
          <w:r>
            <w:rPr>
              <w:noProof/>
            </w:rPr>
            <w:tab/>
          </w:r>
          <w:r w:rsidR="00AD1C5F">
            <w:rPr>
              <w:noProof/>
            </w:rPr>
            <w:fldChar w:fldCharType="begin"/>
          </w:r>
          <w:r>
            <w:rPr>
              <w:noProof/>
            </w:rPr>
            <w:instrText xml:space="preserve"> PAGEREF _Toc262217652 \h </w:instrText>
          </w:r>
          <w:r w:rsidR="00AD1C5F">
            <w:rPr>
              <w:noProof/>
            </w:rPr>
          </w:r>
          <w:r w:rsidR="00AD1C5F">
            <w:rPr>
              <w:noProof/>
            </w:rPr>
            <w:fldChar w:fldCharType="separate"/>
          </w:r>
          <w:r>
            <w:rPr>
              <w:noProof/>
            </w:rPr>
            <w:t>65</w:t>
          </w:r>
          <w:r w:rsidR="00AD1C5F">
            <w:rPr>
              <w:noProof/>
            </w:rPr>
            <w:fldChar w:fldCharType="end"/>
          </w:r>
        </w:p>
        <w:p w14:paraId="066A3F7B"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1.2.</w:t>
          </w:r>
          <w:r>
            <w:rPr>
              <w:rFonts w:asciiTheme="minorHAnsi" w:hAnsiTheme="minorHAnsi"/>
              <w:noProof/>
              <w:lang w:eastAsia="ja-JP"/>
            </w:rPr>
            <w:tab/>
          </w:r>
          <w:r w:rsidRPr="00BB047A">
            <w:rPr>
              <w:noProof/>
              <w:lang w:val="en-GB"/>
            </w:rPr>
            <w:t>CSS</w:t>
          </w:r>
          <w:r>
            <w:rPr>
              <w:noProof/>
            </w:rPr>
            <w:tab/>
          </w:r>
          <w:r w:rsidR="00AD1C5F">
            <w:rPr>
              <w:noProof/>
            </w:rPr>
            <w:fldChar w:fldCharType="begin"/>
          </w:r>
          <w:r>
            <w:rPr>
              <w:noProof/>
            </w:rPr>
            <w:instrText xml:space="preserve"> PAGEREF _Toc262217653 \h </w:instrText>
          </w:r>
          <w:r w:rsidR="00AD1C5F">
            <w:rPr>
              <w:noProof/>
            </w:rPr>
          </w:r>
          <w:r w:rsidR="00AD1C5F">
            <w:rPr>
              <w:noProof/>
            </w:rPr>
            <w:fldChar w:fldCharType="separate"/>
          </w:r>
          <w:r>
            <w:rPr>
              <w:noProof/>
            </w:rPr>
            <w:t>70</w:t>
          </w:r>
          <w:r w:rsidR="00AD1C5F">
            <w:rPr>
              <w:noProof/>
            </w:rPr>
            <w:fldChar w:fldCharType="end"/>
          </w:r>
        </w:p>
        <w:p w14:paraId="3511F74C"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1.2.1.</w:t>
          </w:r>
          <w:r>
            <w:rPr>
              <w:rFonts w:asciiTheme="minorHAnsi" w:hAnsiTheme="minorHAnsi"/>
              <w:noProof/>
              <w:lang w:eastAsia="ja-JP"/>
            </w:rPr>
            <w:tab/>
          </w:r>
          <w:r w:rsidRPr="00BB047A">
            <w:rPr>
              <w:noProof/>
              <w:lang w:val="en-GB"/>
            </w:rPr>
            <w:t>computer.css</w:t>
          </w:r>
          <w:r>
            <w:rPr>
              <w:noProof/>
            </w:rPr>
            <w:tab/>
          </w:r>
          <w:r w:rsidR="00AD1C5F">
            <w:rPr>
              <w:noProof/>
            </w:rPr>
            <w:fldChar w:fldCharType="begin"/>
          </w:r>
          <w:r>
            <w:rPr>
              <w:noProof/>
            </w:rPr>
            <w:instrText xml:space="preserve"> PAGEREF _Toc262217654 \h </w:instrText>
          </w:r>
          <w:r w:rsidR="00AD1C5F">
            <w:rPr>
              <w:noProof/>
            </w:rPr>
          </w:r>
          <w:r w:rsidR="00AD1C5F">
            <w:rPr>
              <w:noProof/>
            </w:rPr>
            <w:fldChar w:fldCharType="separate"/>
          </w:r>
          <w:r>
            <w:rPr>
              <w:noProof/>
            </w:rPr>
            <w:t>70</w:t>
          </w:r>
          <w:r w:rsidR="00AD1C5F">
            <w:rPr>
              <w:noProof/>
            </w:rPr>
            <w:fldChar w:fldCharType="end"/>
          </w:r>
        </w:p>
        <w:p w14:paraId="0D48FF7F" w14:textId="77777777" w:rsidR="006E2224" w:rsidRDefault="006E2224">
          <w:pPr>
            <w:pStyle w:val="Inhopg3"/>
            <w:tabs>
              <w:tab w:val="left" w:pos="1267"/>
              <w:tab w:val="right" w:leader="dot" w:pos="9056"/>
            </w:tabs>
            <w:rPr>
              <w:rFonts w:asciiTheme="minorHAnsi" w:hAnsiTheme="minorHAnsi"/>
              <w:noProof/>
              <w:lang w:eastAsia="ja-JP"/>
            </w:rPr>
          </w:pPr>
          <w:r w:rsidRPr="00BB047A">
            <w:rPr>
              <w:noProof/>
              <w:lang w:val="en-GB"/>
            </w:rPr>
            <w:t>1.2.2.</w:t>
          </w:r>
          <w:r>
            <w:rPr>
              <w:rFonts w:asciiTheme="minorHAnsi" w:hAnsiTheme="minorHAnsi"/>
              <w:noProof/>
              <w:lang w:eastAsia="ja-JP"/>
            </w:rPr>
            <w:tab/>
          </w:r>
          <w:r w:rsidRPr="00BB047A">
            <w:rPr>
              <w:noProof/>
              <w:lang w:val="en-GB"/>
            </w:rPr>
            <w:t>mobile.css</w:t>
          </w:r>
          <w:r>
            <w:rPr>
              <w:noProof/>
            </w:rPr>
            <w:tab/>
          </w:r>
          <w:r w:rsidR="00AD1C5F">
            <w:rPr>
              <w:noProof/>
            </w:rPr>
            <w:fldChar w:fldCharType="begin"/>
          </w:r>
          <w:r>
            <w:rPr>
              <w:noProof/>
            </w:rPr>
            <w:instrText xml:space="preserve"> PAGEREF _Toc262217655 \h </w:instrText>
          </w:r>
          <w:r w:rsidR="00AD1C5F">
            <w:rPr>
              <w:noProof/>
            </w:rPr>
          </w:r>
          <w:r w:rsidR="00AD1C5F">
            <w:rPr>
              <w:noProof/>
            </w:rPr>
            <w:fldChar w:fldCharType="separate"/>
          </w:r>
          <w:r>
            <w:rPr>
              <w:noProof/>
            </w:rPr>
            <w:t>73</w:t>
          </w:r>
          <w:r w:rsidR="00AD1C5F">
            <w:rPr>
              <w:noProof/>
            </w:rPr>
            <w:fldChar w:fldCharType="end"/>
          </w:r>
        </w:p>
        <w:p w14:paraId="447E594B"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1.3.</w:t>
          </w:r>
          <w:r>
            <w:rPr>
              <w:rFonts w:asciiTheme="minorHAnsi" w:hAnsiTheme="minorHAnsi"/>
              <w:noProof/>
              <w:lang w:eastAsia="ja-JP"/>
            </w:rPr>
            <w:tab/>
          </w:r>
          <w:r w:rsidRPr="00BB047A">
            <w:rPr>
              <w:noProof/>
              <w:lang w:val="en-GB"/>
            </w:rPr>
            <w:t>HTML</w:t>
          </w:r>
          <w:r>
            <w:rPr>
              <w:noProof/>
            </w:rPr>
            <w:tab/>
          </w:r>
          <w:r w:rsidR="00AD1C5F">
            <w:rPr>
              <w:noProof/>
            </w:rPr>
            <w:fldChar w:fldCharType="begin"/>
          </w:r>
          <w:r>
            <w:rPr>
              <w:noProof/>
            </w:rPr>
            <w:instrText xml:space="preserve"> PAGEREF _Toc262217656 \h </w:instrText>
          </w:r>
          <w:r w:rsidR="00AD1C5F">
            <w:rPr>
              <w:noProof/>
            </w:rPr>
          </w:r>
          <w:r w:rsidR="00AD1C5F">
            <w:rPr>
              <w:noProof/>
            </w:rPr>
            <w:fldChar w:fldCharType="separate"/>
          </w:r>
          <w:r>
            <w:rPr>
              <w:noProof/>
            </w:rPr>
            <w:t>75</w:t>
          </w:r>
          <w:r w:rsidR="00AD1C5F">
            <w:rPr>
              <w:noProof/>
            </w:rPr>
            <w:fldChar w:fldCharType="end"/>
          </w:r>
        </w:p>
        <w:p w14:paraId="3E3467E4"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1.3.1.</w:t>
          </w:r>
          <w:r>
            <w:rPr>
              <w:rFonts w:asciiTheme="minorHAnsi" w:hAnsiTheme="minorHAnsi"/>
              <w:noProof/>
              <w:lang w:eastAsia="ja-JP"/>
            </w:rPr>
            <w:tab/>
          </w:r>
          <w:r w:rsidRPr="00BB047A">
            <w:rPr>
              <w:noProof/>
              <w:lang w:val="en-GB"/>
            </w:rPr>
            <w:t>computer_invalid_login.html</w:t>
          </w:r>
          <w:r>
            <w:rPr>
              <w:noProof/>
            </w:rPr>
            <w:tab/>
          </w:r>
          <w:r w:rsidR="00AD1C5F">
            <w:rPr>
              <w:noProof/>
            </w:rPr>
            <w:fldChar w:fldCharType="begin"/>
          </w:r>
          <w:r>
            <w:rPr>
              <w:noProof/>
            </w:rPr>
            <w:instrText xml:space="preserve"> PAGEREF _Toc262217657 \h </w:instrText>
          </w:r>
          <w:r w:rsidR="00AD1C5F">
            <w:rPr>
              <w:noProof/>
            </w:rPr>
          </w:r>
          <w:r w:rsidR="00AD1C5F">
            <w:rPr>
              <w:noProof/>
            </w:rPr>
            <w:fldChar w:fldCharType="separate"/>
          </w:r>
          <w:r>
            <w:rPr>
              <w:noProof/>
            </w:rPr>
            <w:t>75</w:t>
          </w:r>
          <w:r w:rsidR="00AD1C5F">
            <w:rPr>
              <w:noProof/>
            </w:rPr>
            <w:fldChar w:fldCharType="end"/>
          </w:r>
        </w:p>
        <w:p w14:paraId="7B8260E7"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1.3.2.</w:t>
          </w:r>
          <w:r>
            <w:rPr>
              <w:rFonts w:asciiTheme="minorHAnsi" w:hAnsiTheme="minorHAnsi"/>
              <w:noProof/>
              <w:lang w:eastAsia="ja-JP"/>
            </w:rPr>
            <w:tab/>
          </w:r>
          <w:r w:rsidRPr="00BB047A">
            <w:rPr>
              <w:noProof/>
              <w:lang w:val="en-GB"/>
            </w:rPr>
            <w:t>computer_login.html</w:t>
          </w:r>
          <w:r>
            <w:rPr>
              <w:noProof/>
            </w:rPr>
            <w:tab/>
          </w:r>
          <w:r w:rsidR="00AD1C5F">
            <w:rPr>
              <w:noProof/>
            </w:rPr>
            <w:fldChar w:fldCharType="begin"/>
          </w:r>
          <w:r>
            <w:rPr>
              <w:noProof/>
            </w:rPr>
            <w:instrText xml:space="preserve"> PAGEREF _Toc262217658 \h </w:instrText>
          </w:r>
          <w:r w:rsidR="00AD1C5F">
            <w:rPr>
              <w:noProof/>
            </w:rPr>
          </w:r>
          <w:r w:rsidR="00AD1C5F">
            <w:rPr>
              <w:noProof/>
            </w:rPr>
            <w:fldChar w:fldCharType="separate"/>
          </w:r>
          <w:r>
            <w:rPr>
              <w:noProof/>
            </w:rPr>
            <w:t>76</w:t>
          </w:r>
          <w:r w:rsidR="00AD1C5F">
            <w:rPr>
              <w:noProof/>
            </w:rPr>
            <w:fldChar w:fldCharType="end"/>
          </w:r>
        </w:p>
        <w:p w14:paraId="53CC7E45"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1.3.3.</w:t>
          </w:r>
          <w:r>
            <w:rPr>
              <w:rFonts w:asciiTheme="minorHAnsi" w:hAnsiTheme="minorHAnsi"/>
              <w:noProof/>
              <w:lang w:eastAsia="ja-JP"/>
            </w:rPr>
            <w:tab/>
          </w:r>
          <w:r w:rsidRPr="00BB047A">
            <w:rPr>
              <w:noProof/>
              <w:lang w:val="en-GB"/>
            </w:rPr>
            <w:t>computer_remove.html</w:t>
          </w:r>
          <w:r>
            <w:rPr>
              <w:noProof/>
            </w:rPr>
            <w:tab/>
          </w:r>
          <w:r w:rsidR="00AD1C5F">
            <w:rPr>
              <w:noProof/>
            </w:rPr>
            <w:fldChar w:fldCharType="begin"/>
          </w:r>
          <w:r>
            <w:rPr>
              <w:noProof/>
            </w:rPr>
            <w:instrText xml:space="preserve"> PAGEREF _Toc262217659 \h </w:instrText>
          </w:r>
          <w:r w:rsidR="00AD1C5F">
            <w:rPr>
              <w:noProof/>
            </w:rPr>
          </w:r>
          <w:r w:rsidR="00AD1C5F">
            <w:rPr>
              <w:noProof/>
            </w:rPr>
            <w:fldChar w:fldCharType="separate"/>
          </w:r>
          <w:r>
            <w:rPr>
              <w:noProof/>
            </w:rPr>
            <w:t>77</w:t>
          </w:r>
          <w:r w:rsidR="00AD1C5F">
            <w:rPr>
              <w:noProof/>
            </w:rPr>
            <w:fldChar w:fldCharType="end"/>
          </w:r>
        </w:p>
        <w:p w14:paraId="6714FCBF"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1.3.4.</w:t>
          </w:r>
          <w:r>
            <w:rPr>
              <w:rFonts w:asciiTheme="minorHAnsi" w:hAnsiTheme="minorHAnsi"/>
              <w:noProof/>
              <w:lang w:eastAsia="ja-JP"/>
            </w:rPr>
            <w:tab/>
          </w:r>
          <w:r w:rsidRPr="00BB047A">
            <w:rPr>
              <w:noProof/>
              <w:lang w:val="en-GB"/>
            </w:rPr>
            <w:t>computer_result.html</w:t>
          </w:r>
          <w:r>
            <w:rPr>
              <w:noProof/>
            </w:rPr>
            <w:tab/>
          </w:r>
          <w:r w:rsidR="00AD1C5F">
            <w:rPr>
              <w:noProof/>
            </w:rPr>
            <w:fldChar w:fldCharType="begin"/>
          </w:r>
          <w:r>
            <w:rPr>
              <w:noProof/>
            </w:rPr>
            <w:instrText xml:space="preserve"> PAGEREF _Toc262217660 \h </w:instrText>
          </w:r>
          <w:r w:rsidR="00AD1C5F">
            <w:rPr>
              <w:noProof/>
            </w:rPr>
          </w:r>
          <w:r w:rsidR="00AD1C5F">
            <w:rPr>
              <w:noProof/>
            </w:rPr>
            <w:fldChar w:fldCharType="separate"/>
          </w:r>
          <w:r>
            <w:rPr>
              <w:noProof/>
            </w:rPr>
            <w:t>78</w:t>
          </w:r>
          <w:r w:rsidR="00AD1C5F">
            <w:rPr>
              <w:noProof/>
            </w:rPr>
            <w:fldChar w:fldCharType="end"/>
          </w:r>
        </w:p>
        <w:p w14:paraId="2B3129DE"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1.3.5.</w:t>
          </w:r>
          <w:r>
            <w:rPr>
              <w:rFonts w:asciiTheme="minorHAnsi" w:hAnsiTheme="minorHAnsi"/>
              <w:noProof/>
              <w:lang w:eastAsia="ja-JP"/>
            </w:rPr>
            <w:tab/>
          </w:r>
          <w:r w:rsidRPr="00BB047A">
            <w:rPr>
              <w:noProof/>
              <w:lang w:val="en-GB"/>
            </w:rPr>
            <w:t>computer_sorry.html</w:t>
          </w:r>
          <w:r>
            <w:rPr>
              <w:noProof/>
            </w:rPr>
            <w:tab/>
          </w:r>
          <w:r w:rsidR="00AD1C5F">
            <w:rPr>
              <w:noProof/>
            </w:rPr>
            <w:fldChar w:fldCharType="begin"/>
          </w:r>
          <w:r>
            <w:rPr>
              <w:noProof/>
            </w:rPr>
            <w:instrText xml:space="preserve"> PAGEREF _Toc262217661 \h </w:instrText>
          </w:r>
          <w:r w:rsidR="00AD1C5F">
            <w:rPr>
              <w:noProof/>
            </w:rPr>
          </w:r>
          <w:r w:rsidR="00AD1C5F">
            <w:rPr>
              <w:noProof/>
            </w:rPr>
            <w:fldChar w:fldCharType="separate"/>
          </w:r>
          <w:r>
            <w:rPr>
              <w:noProof/>
            </w:rPr>
            <w:t>79</w:t>
          </w:r>
          <w:r w:rsidR="00AD1C5F">
            <w:rPr>
              <w:noProof/>
            </w:rPr>
            <w:fldChar w:fldCharType="end"/>
          </w:r>
        </w:p>
        <w:p w14:paraId="181FF481"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1.3.6.</w:t>
          </w:r>
          <w:r>
            <w:rPr>
              <w:rFonts w:asciiTheme="minorHAnsi" w:hAnsiTheme="minorHAnsi"/>
              <w:noProof/>
              <w:lang w:eastAsia="ja-JP"/>
            </w:rPr>
            <w:tab/>
          </w:r>
          <w:r w:rsidRPr="00BB047A">
            <w:rPr>
              <w:noProof/>
              <w:lang w:val="en-GB"/>
            </w:rPr>
            <w:t>computer_upload_succes.html</w:t>
          </w:r>
          <w:r>
            <w:rPr>
              <w:noProof/>
            </w:rPr>
            <w:tab/>
          </w:r>
          <w:r w:rsidR="00AD1C5F">
            <w:rPr>
              <w:noProof/>
            </w:rPr>
            <w:fldChar w:fldCharType="begin"/>
          </w:r>
          <w:r>
            <w:rPr>
              <w:noProof/>
            </w:rPr>
            <w:instrText xml:space="preserve"> PAGEREF _Toc262217662 \h </w:instrText>
          </w:r>
          <w:r w:rsidR="00AD1C5F">
            <w:rPr>
              <w:noProof/>
            </w:rPr>
          </w:r>
          <w:r w:rsidR="00AD1C5F">
            <w:rPr>
              <w:noProof/>
            </w:rPr>
            <w:fldChar w:fldCharType="separate"/>
          </w:r>
          <w:r>
            <w:rPr>
              <w:noProof/>
            </w:rPr>
            <w:t>80</w:t>
          </w:r>
          <w:r w:rsidR="00AD1C5F">
            <w:rPr>
              <w:noProof/>
            </w:rPr>
            <w:fldChar w:fldCharType="end"/>
          </w:r>
        </w:p>
        <w:p w14:paraId="1CF3BDF3"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1.3.7.</w:t>
          </w:r>
          <w:r>
            <w:rPr>
              <w:rFonts w:asciiTheme="minorHAnsi" w:hAnsiTheme="minorHAnsi"/>
              <w:noProof/>
              <w:lang w:eastAsia="ja-JP"/>
            </w:rPr>
            <w:tab/>
          </w:r>
          <w:r w:rsidRPr="00BB047A">
            <w:rPr>
              <w:noProof/>
              <w:lang w:val="en-GB"/>
            </w:rPr>
            <w:t>computer_upload.html</w:t>
          </w:r>
          <w:r>
            <w:rPr>
              <w:noProof/>
            </w:rPr>
            <w:tab/>
          </w:r>
          <w:r w:rsidR="00AD1C5F">
            <w:rPr>
              <w:noProof/>
            </w:rPr>
            <w:fldChar w:fldCharType="begin"/>
          </w:r>
          <w:r>
            <w:rPr>
              <w:noProof/>
            </w:rPr>
            <w:instrText xml:space="preserve"> PAGEREF _Toc262217663 \h </w:instrText>
          </w:r>
          <w:r w:rsidR="00AD1C5F">
            <w:rPr>
              <w:noProof/>
            </w:rPr>
          </w:r>
          <w:r w:rsidR="00AD1C5F">
            <w:rPr>
              <w:noProof/>
            </w:rPr>
            <w:fldChar w:fldCharType="separate"/>
          </w:r>
          <w:r>
            <w:rPr>
              <w:noProof/>
            </w:rPr>
            <w:t>81</w:t>
          </w:r>
          <w:r w:rsidR="00AD1C5F">
            <w:rPr>
              <w:noProof/>
            </w:rPr>
            <w:fldChar w:fldCharType="end"/>
          </w:r>
        </w:p>
        <w:p w14:paraId="4DCAD8E3"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1.3.8.</w:t>
          </w:r>
          <w:r>
            <w:rPr>
              <w:rFonts w:asciiTheme="minorHAnsi" w:hAnsiTheme="minorHAnsi"/>
              <w:noProof/>
              <w:lang w:eastAsia="ja-JP"/>
            </w:rPr>
            <w:tab/>
          </w:r>
          <w:r w:rsidRPr="00BB047A">
            <w:rPr>
              <w:noProof/>
              <w:lang w:val="en-GB"/>
            </w:rPr>
            <w:t>computer_welcome.html</w:t>
          </w:r>
          <w:r>
            <w:rPr>
              <w:noProof/>
            </w:rPr>
            <w:tab/>
          </w:r>
          <w:r w:rsidR="00AD1C5F">
            <w:rPr>
              <w:noProof/>
            </w:rPr>
            <w:fldChar w:fldCharType="begin"/>
          </w:r>
          <w:r>
            <w:rPr>
              <w:noProof/>
            </w:rPr>
            <w:instrText xml:space="preserve"> PAGEREF _Toc262217664 \h </w:instrText>
          </w:r>
          <w:r w:rsidR="00AD1C5F">
            <w:rPr>
              <w:noProof/>
            </w:rPr>
          </w:r>
          <w:r w:rsidR="00AD1C5F">
            <w:rPr>
              <w:noProof/>
            </w:rPr>
            <w:fldChar w:fldCharType="separate"/>
          </w:r>
          <w:r>
            <w:rPr>
              <w:noProof/>
            </w:rPr>
            <w:t>82</w:t>
          </w:r>
          <w:r w:rsidR="00AD1C5F">
            <w:rPr>
              <w:noProof/>
            </w:rPr>
            <w:fldChar w:fldCharType="end"/>
          </w:r>
        </w:p>
        <w:p w14:paraId="79EF4C7C"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1.3.9.</w:t>
          </w:r>
          <w:r>
            <w:rPr>
              <w:rFonts w:asciiTheme="minorHAnsi" w:hAnsiTheme="minorHAnsi"/>
              <w:noProof/>
              <w:lang w:eastAsia="ja-JP"/>
            </w:rPr>
            <w:tab/>
          </w:r>
          <w:r w:rsidRPr="00BB047A">
            <w:rPr>
              <w:noProof/>
              <w:lang w:val="en-GB"/>
            </w:rPr>
            <w:t>computer.html</w:t>
          </w:r>
          <w:r>
            <w:rPr>
              <w:noProof/>
            </w:rPr>
            <w:tab/>
          </w:r>
          <w:r w:rsidR="00AD1C5F">
            <w:rPr>
              <w:noProof/>
            </w:rPr>
            <w:fldChar w:fldCharType="begin"/>
          </w:r>
          <w:r>
            <w:rPr>
              <w:noProof/>
            </w:rPr>
            <w:instrText xml:space="preserve"> PAGEREF _Toc262217665 \h </w:instrText>
          </w:r>
          <w:r w:rsidR="00AD1C5F">
            <w:rPr>
              <w:noProof/>
            </w:rPr>
          </w:r>
          <w:r w:rsidR="00AD1C5F">
            <w:rPr>
              <w:noProof/>
            </w:rPr>
            <w:fldChar w:fldCharType="separate"/>
          </w:r>
          <w:r>
            <w:rPr>
              <w:noProof/>
            </w:rPr>
            <w:t>83</w:t>
          </w:r>
          <w:r w:rsidR="00AD1C5F">
            <w:rPr>
              <w:noProof/>
            </w:rPr>
            <w:fldChar w:fldCharType="end"/>
          </w:r>
        </w:p>
        <w:p w14:paraId="6C5630F2"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1.3.10.</w:t>
          </w:r>
          <w:r>
            <w:rPr>
              <w:rFonts w:asciiTheme="minorHAnsi" w:hAnsiTheme="minorHAnsi"/>
              <w:noProof/>
              <w:lang w:eastAsia="ja-JP"/>
            </w:rPr>
            <w:tab/>
          </w:r>
          <w:r w:rsidRPr="00BB047A">
            <w:rPr>
              <w:noProof/>
              <w:lang w:val="en-GB"/>
            </w:rPr>
            <w:t>mobile_invalid_login.html</w:t>
          </w:r>
          <w:r>
            <w:rPr>
              <w:noProof/>
            </w:rPr>
            <w:tab/>
          </w:r>
          <w:r w:rsidR="00AD1C5F">
            <w:rPr>
              <w:noProof/>
            </w:rPr>
            <w:fldChar w:fldCharType="begin"/>
          </w:r>
          <w:r>
            <w:rPr>
              <w:noProof/>
            </w:rPr>
            <w:instrText xml:space="preserve"> PAGEREF _Toc262217666 \h </w:instrText>
          </w:r>
          <w:r w:rsidR="00AD1C5F">
            <w:rPr>
              <w:noProof/>
            </w:rPr>
          </w:r>
          <w:r w:rsidR="00AD1C5F">
            <w:rPr>
              <w:noProof/>
            </w:rPr>
            <w:fldChar w:fldCharType="separate"/>
          </w:r>
          <w:r>
            <w:rPr>
              <w:noProof/>
            </w:rPr>
            <w:t>85</w:t>
          </w:r>
          <w:r w:rsidR="00AD1C5F">
            <w:rPr>
              <w:noProof/>
            </w:rPr>
            <w:fldChar w:fldCharType="end"/>
          </w:r>
        </w:p>
        <w:p w14:paraId="41A0B684"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1.3.11.</w:t>
          </w:r>
          <w:r>
            <w:rPr>
              <w:rFonts w:asciiTheme="minorHAnsi" w:hAnsiTheme="minorHAnsi"/>
              <w:noProof/>
              <w:lang w:eastAsia="ja-JP"/>
            </w:rPr>
            <w:tab/>
          </w:r>
          <w:r w:rsidRPr="00BB047A">
            <w:rPr>
              <w:noProof/>
              <w:lang w:val="en-GB"/>
            </w:rPr>
            <w:t>mobile_login.html</w:t>
          </w:r>
          <w:r>
            <w:rPr>
              <w:noProof/>
            </w:rPr>
            <w:tab/>
          </w:r>
          <w:r w:rsidR="00AD1C5F">
            <w:rPr>
              <w:noProof/>
            </w:rPr>
            <w:fldChar w:fldCharType="begin"/>
          </w:r>
          <w:r>
            <w:rPr>
              <w:noProof/>
            </w:rPr>
            <w:instrText xml:space="preserve"> PAGEREF _Toc262217667 \h </w:instrText>
          </w:r>
          <w:r w:rsidR="00AD1C5F">
            <w:rPr>
              <w:noProof/>
            </w:rPr>
          </w:r>
          <w:r w:rsidR="00AD1C5F">
            <w:rPr>
              <w:noProof/>
            </w:rPr>
            <w:fldChar w:fldCharType="separate"/>
          </w:r>
          <w:r>
            <w:rPr>
              <w:noProof/>
            </w:rPr>
            <w:t>86</w:t>
          </w:r>
          <w:r w:rsidR="00AD1C5F">
            <w:rPr>
              <w:noProof/>
            </w:rPr>
            <w:fldChar w:fldCharType="end"/>
          </w:r>
        </w:p>
        <w:p w14:paraId="4D86B082"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1.3.12.</w:t>
          </w:r>
          <w:r>
            <w:rPr>
              <w:rFonts w:asciiTheme="minorHAnsi" w:hAnsiTheme="minorHAnsi"/>
              <w:noProof/>
              <w:lang w:eastAsia="ja-JP"/>
            </w:rPr>
            <w:tab/>
          </w:r>
          <w:r w:rsidRPr="00BB047A">
            <w:rPr>
              <w:noProof/>
              <w:lang w:val="en-GB"/>
            </w:rPr>
            <w:t>mobile_remove.html</w:t>
          </w:r>
          <w:r>
            <w:rPr>
              <w:noProof/>
            </w:rPr>
            <w:tab/>
          </w:r>
          <w:r w:rsidR="00AD1C5F">
            <w:rPr>
              <w:noProof/>
            </w:rPr>
            <w:fldChar w:fldCharType="begin"/>
          </w:r>
          <w:r>
            <w:rPr>
              <w:noProof/>
            </w:rPr>
            <w:instrText xml:space="preserve"> PAGEREF _Toc262217668 \h </w:instrText>
          </w:r>
          <w:r w:rsidR="00AD1C5F">
            <w:rPr>
              <w:noProof/>
            </w:rPr>
          </w:r>
          <w:r w:rsidR="00AD1C5F">
            <w:rPr>
              <w:noProof/>
            </w:rPr>
            <w:fldChar w:fldCharType="separate"/>
          </w:r>
          <w:r>
            <w:rPr>
              <w:noProof/>
            </w:rPr>
            <w:t>87</w:t>
          </w:r>
          <w:r w:rsidR="00AD1C5F">
            <w:rPr>
              <w:noProof/>
            </w:rPr>
            <w:fldChar w:fldCharType="end"/>
          </w:r>
        </w:p>
        <w:p w14:paraId="432E3ACD"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1.3.13.</w:t>
          </w:r>
          <w:r>
            <w:rPr>
              <w:rFonts w:asciiTheme="minorHAnsi" w:hAnsiTheme="minorHAnsi"/>
              <w:noProof/>
              <w:lang w:eastAsia="ja-JP"/>
            </w:rPr>
            <w:tab/>
          </w:r>
          <w:r w:rsidRPr="00BB047A">
            <w:rPr>
              <w:noProof/>
              <w:lang w:val="en-GB"/>
            </w:rPr>
            <w:t>mobile_result.html</w:t>
          </w:r>
          <w:r>
            <w:rPr>
              <w:noProof/>
            </w:rPr>
            <w:tab/>
          </w:r>
          <w:r w:rsidR="00AD1C5F">
            <w:rPr>
              <w:noProof/>
            </w:rPr>
            <w:fldChar w:fldCharType="begin"/>
          </w:r>
          <w:r>
            <w:rPr>
              <w:noProof/>
            </w:rPr>
            <w:instrText xml:space="preserve"> PAGEREF _Toc262217669 \h </w:instrText>
          </w:r>
          <w:r w:rsidR="00AD1C5F">
            <w:rPr>
              <w:noProof/>
            </w:rPr>
          </w:r>
          <w:r w:rsidR="00AD1C5F">
            <w:rPr>
              <w:noProof/>
            </w:rPr>
            <w:fldChar w:fldCharType="separate"/>
          </w:r>
          <w:r>
            <w:rPr>
              <w:noProof/>
            </w:rPr>
            <w:t>88</w:t>
          </w:r>
          <w:r w:rsidR="00AD1C5F">
            <w:rPr>
              <w:noProof/>
            </w:rPr>
            <w:fldChar w:fldCharType="end"/>
          </w:r>
        </w:p>
        <w:p w14:paraId="5F92A090"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1.3.14.</w:t>
          </w:r>
          <w:r>
            <w:rPr>
              <w:rFonts w:asciiTheme="minorHAnsi" w:hAnsiTheme="minorHAnsi"/>
              <w:noProof/>
              <w:lang w:eastAsia="ja-JP"/>
            </w:rPr>
            <w:tab/>
          </w:r>
          <w:r w:rsidRPr="00BB047A">
            <w:rPr>
              <w:noProof/>
              <w:lang w:val="en-GB"/>
            </w:rPr>
            <w:t>mobile_sorry.html</w:t>
          </w:r>
          <w:r>
            <w:rPr>
              <w:noProof/>
            </w:rPr>
            <w:tab/>
          </w:r>
          <w:r w:rsidR="00AD1C5F">
            <w:rPr>
              <w:noProof/>
            </w:rPr>
            <w:fldChar w:fldCharType="begin"/>
          </w:r>
          <w:r>
            <w:rPr>
              <w:noProof/>
            </w:rPr>
            <w:instrText xml:space="preserve"> PAGEREF _Toc262217670 \h </w:instrText>
          </w:r>
          <w:r w:rsidR="00AD1C5F">
            <w:rPr>
              <w:noProof/>
            </w:rPr>
          </w:r>
          <w:r w:rsidR="00AD1C5F">
            <w:rPr>
              <w:noProof/>
            </w:rPr>
            <w:fldChar w:fldCharType="separate"/>
          </w:r>
          <w:r>
            <w:rPr>
              <w:noProof/>
            </w:rPr>
            <w:t>89</w:t>
          </w:r>
          <w:r w:rsidR="00AD1C5F">
            <w:rPr>
              <w:noProof/>
            </w:rPr>
            <w:fldChar w:fldCharType="end"/>
          </w:r>
        </w:p>
        <w:p w14:paraId="1726A934"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1.3.15.</w:t>
          </w:r>
          <w:r>
            <w:rPr>
              <w:rFonts w:asciiTheme="minorHAnsi" w:hAnsiTheme="minorHAnsi"/>
              <w:noProof/>
              <w:lang w:eastAsia="ja-JP"/>
            </w:rPr>
            <w:tab/>
          </w:r>
          <w:r w:rsidRPr="00BB047A">
            <w:rPr>
              <w:noProof/>
              <w:lang w:val="en-GB"/>
            </w:rPr>
            <w:t>mobile_upload_succes.html</w:t>
          </w:r>
          <w:r>
            <w:rPr>
              <w:noProof/>
            </w:rPr>
            <w:tab/>
          </w:r>
          <w:r w:rsidR="00AD1C5F">
            <w:rPr>
              <w:noProof/>
            </w:rPr>
            <w:fldChar w:fldCharType="begin"/>
          </w:r>
          <w:r>
            <w:rPr>
              <w:noProof/>
            </w:rPr>
            <w:instrText xml:space="preserve"> PAGEREF _Toc262217671 \h </w:instrText>
          </w:r>
          <w:r w:rsidR="00AD1C5F">
            <w:rPr>
              <w:noProof/>
            </w:rPr>
          </w:r>
          <w:r w:rsidR="00AD1C5F">
            <w:rPr>
              <w:noProof/>
            </w:rPr>
            <w:fldChar w:fldCharType="separate"/>
          </w:r>
          <w:r>
            <w:rPr>
              <w:noProof/>
            </w:rPr>
            <w:t>90</w:t>
          </w:r>
          <w:r w:rsidR="00AD1C5F">
            <w:rPr>
              <w:noProof/>
            </w:rPr>
            <w:fldChar w:fldCharType="end"/>
          </w:r>
        </w:p>
        <w:p w14:paraId="4135F127" w14:textId="77777777" w:rsidR="006E2224" w:rsidRDefault="006E2224">
          <w:pPr>
            <w:pStyle w:val="Inhopg3"/>
            <w:tabs>
              <w:tab w:val="left" w:pos="1388"/>
              <w:tab w:val="right" w:leader="dot" w:pos="9056"/>
            </w:tabs>
            <w:rPr>
              <w:rFonts w:asciiTheme="minorHAnsi" w:hAnsiTheme="minorHAnsi"/>
              <w:noProof/>
              <w:lang w:eastAsia="ja-JP"/>
            </w:rPr>
          </w:pPr>
          <w:r>
            <w:rPr>
              <w:noProof/>
            </w:rPr>
            <w:t>1.3.16.</w:t>
          </w:r>
          <w:r>
            <w:rPr>
              <w:rFonts w:asciiTheme="minorHAnsi" w:hAnsiTheme="minorHAnsi"/>
              <w:noProof/>
              <w:lang w:eastAsia="ja-JP"/>
            </w:rPr>
            <w:tab/>
          </w:r>
          <w:r>
            <w:rPr>
              <w:noProof/>
            </w:rPr>
            <w:t>mobile_upload.html</w:t>
          </w:r>
          <w:r>
            <w:rPr>
              <w:noProof/>
            </w:rPr>
            <w:tab/>
          </w:r>
          <w:r w:rsidR="00AD1C5F">
            <w:rPr>
              <w:noProof/>
            </w:rPr>
            <w:fldChar w:fldCharType="begin"/>
          </w:r>
          <w:r>
            <w:rPr>
              <w:noProof/>
            </w:rPr>
            <w:instrText xml:space="preserve"> PAGEREF _Toc262217672 \h </w:instrText>
          </w:r>
          <w:r w:rsidR="00AD1C5F">
            <w:rPr>
              <w:noProof/>
            </w:rPr>
          </w:r>
          <w:r w:rsidR="00AD1C5F">
            <w:rPr>
              <w:noProof/>
            </w:rPr>
            <w:fldChar w:fldCharType="separate"/>
          </w:r>
          <w:r>
            <w:rPr>
              <w:noProof/>
            </w:rPr>
            <w:t>91</w:t>
          </w:r>
          <w:r w:rsidR="00AD1C5F">
            <w:rPr>
              <w:noProof/>
            </w:rPr>
            <w:fldChar w:fldCharType="end"/>
          </w:r>
        </w:p>
        <w:p w14:paraId="4D714706" w14:textId="77777777" w:rsidR="006E2224" w:rsidRDefault="006E2224">
          <w:pPr>
            <w:pStyle w:val="Inhopg3"/>
            <w:tabs>
              <w:tab w:val="left" w:pos="1388"/>
              <w:tab w:val="right" w:leader="dot" w:pos="9056"/>
            </w:tabs>
            <w:rPr>
              <w:rFonts w:asciiTheme="minorHAnsi" w:hAnsiTheme="minorHAnsi"/>
              <w:noProof/>
              <w:lang w:eastAsia="ja-JP"/>
            </w:rPr>
          </w:pPr>
          <w:r>
            <w:rPr>
              <w:noProof/>
            </w:rPr>
            <w:t>1.3.17.</w:t>
          </w:r>
          <w:r>
            <w:rPr>
              <w:rFonts w:asciiTheme="minorHAnsi" w:hAnsiTheme="minorHAnsi"/>
              <w:noProof/>
              <w:lang w:eastAsia="ja-JP"/>
            </w:rPr>
            <w:tab/>
          </w:r>
          <w:r>
            <w:rPr>
              <w:noProof/>
            </w:rPr>
            <w:t>mobile_welcome.html</w:t>
          </w:r>
          <w:r>
            <w:rPr>
              <w:noProof/>
            </w:rPr>
            <w:tab/>
          </w:r>
          <w:r w:rsidR="00AD1C5F">
            <w:rPr>
              <w:noProof/>
            </w:rPr>
            <w:fldChar w:fldCharType="begin"/>
          </w:r>
          <w:r>
            <w:rPr>
              <w:noProof/>
            </w:rPr>
            <w:instrText xml:space="preserve"> PAGEREF _Toc262217673 \h </w:instrText>
          </w:r>
          <w:r w:rsidR="00AD1C5F">
            <w:rPr>
              <w:noProof/>
            </w:rPr>
          </w:r>
          <w:r w:rsidR="00AD1C5F">
            <w:rPr>
              <w:noProof/>
            </w:rPr>
            <w:fldChar w:fldCharType="separate"/>
          </w:r>
          <w:r>
            <w:rPr>
              <w:noProof/>
            </w:rPr>
            <w:t>92</w:t>
          </w:r>
          <w:r w:rsidR="00AD1C5F">
            <w:rPr>
              <w:noProof/>
            </w:rPr>
            <w:fldChar w:fldCharType="end"/>
          </w:r>
        </w:p>
        <w:p w14:paraId="0DBE9390"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1.3.18.</w:t>
          </w:r>
          <w:r>
            <w:rPr>
              <w:rFonts w:asciiTheme="minorHAnsi" w:hAnsiTheme="minorHAnsi"/>
              <w:noProof/>
              <w:lang w:eastAsia="ja-JP"/>
            </w:rPr>
            <w:tab/>
          </w:r>
          <w:r w:rsidRPr="00BB047A">
            <w:rPr>
              <w:noProof/>
              <w:lang w:val="en-GB"/>
            </w:rPr>
            <w:t>mobile.html</w:t>
          </w:r>
          <w:r>
            <w:rPr>
              <w:noProof/>
            </w:rPr>
            <w:tab/>
          </w:r>
          <w:r w:rsidR="00AD1C5F">
            <w:rPr>
              <w:noProof/>
            </w:rPr>
            <w:fldChar w:fldCharType="begin"/>
          </w:r>
          <w:r>
            <w:rPr>
              <w:noProof/>
            </w:rPr>
            <w:instrText xml:space="preserve"> PAGEREF _Toc262217674 \h </w:instrText>
          </w:r>
          <w:r w:rsidR="00AD1C5F">
            <w:rPr>
              <w:noProof/>
            </w:rPr>
          </w:r>
          <w:r w:rsidR="00AD1C5F">
            <w:rPr>
              <w:noProof/>
            </w:rPr>
            <w:fldChar w:fldCharType="separate"/>
          </w:r>
          <w:r>
            <w:rPr>
              <w:noProof/>
            </w:rPr>
            <w:t>93</w:t>
          </w:r>
          <w:r w:rsidR="00AD1C5F">
            <w:rPr>
              <w:noProof/>
            </w:rPr>
            <w:fldChar w:fldCharType="end"/>
          </w:r>
        </w:p>
        <w:p w14:paraId="632FC1BE"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1.4.</w:t>
          </w:r>
          <w:r>
            <w:rPr>
              <w:rFonts w:asciiTheme="minorHAnsi" w:hAnsiTheme="minorHAnsi"/>
              <w:noProof/>
              <w:lang w:eastAsia="ja-JP"/>
            </w:rPr>
            <w:tab/>
          </w:r>
          <w:r w:rsidRPr="00BB047A">
            <w:rPr>
              <w:noProof/>
              <w:lang w:val="en-GB"/>
            </w:rPr>
            <w:t>Perl</w:t>
          </w:r>
          <w:r>
            <w:rPr>
              <w:noProof/>
            </w:rPr>
            <w:tab/>
          </w:r>
          <w:r w:rsidR="00AD1C5F">
            <w:rPr>
              <w:noProof/>
            </w:rPr>
            <w:fldChar w:fldCharType="begin"/>
          </w:r>
          <w:r>
            <w:rPr>
              <w:noProof/>
            </w:rPr>
            <w:instrText xml:space="preserve"> PAGEREF _Toc262217675 \h </w:instrText>
          </w:r>
          <w:r w:rsidR="00AD1C5F">
            <w:rPr>
              <w:noProof/>
            </w:rPr>
          </w:r>
          <w:r w:rsidR="00AD1C5F">
            <w:rPr>
              <w:noProof/>
            </w:rPr>
            <w:fldChar w:fldCharType="separate"/>
          </w:r>
          <w:r>
            <w:rPr>
              <w:noProof/>
            </w:rPr>
            <w:t>95</w:t>
          </w:r>
          <w:r w:rsidR="00AD1C5F">
            <w:rPr>
              <w:noProof/>
            </w:rPr>
            <w:fldChar w:fldCharType="end"/>
          </w:r>
        </w:p>
        <w:p w14:paraId="3A288C56"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1.4.1.</w:t>
          </w:r>
          <w:r>
            <w:rPr>
              <w:rFonts w:asciiTheme="minorHAnsi" w:hAnsiTheme="minorHAnsi"/>
              <w:noProof/>
              <w:lang w:eastAsia="ja-JP"/>
            </w:rPr>
            <w:tab/>
          </w:r>
          <w:r w:rsidRPr="00BB047A">
            <w:rPr>
              <w:noProof/>
              <w:lang w:val="en-GB"/>
            </w:rPr>
            <w:t>classify.pl [22]</w:t>
          </w:r>
          <w:r>
            <w:rPr>
              <w:noProof/>
            </w:rPr>
            <w:tab/>
          </w:r>
          <w:r w:rsidR="00AD1C5F">
            <w:rPr>
              <w:noProof/>
            </w:rPr>
            <w:fldChar w:fldCharType="begin"/>
          </w:r>
          <w:r>
            <w:rPr>
              <w:noProof/>
            </w:rPr>
            <w:instrText xml:space="preserve"> PAGEREF _Toc262217676 \h </w:instrText>
          </w:r>
          <w:r w:rsidR="00AD1C5F">
            <w:rPr>
              <w:noProof/>
            </w:rPr>
          </w:r>
          <w:r w:rsidR="00AD1C5F">
            <w:rPr>
              <w:noProof/>
            </w:rPr>
            <w:fldChar w:fldCharType="separate"/>
          </w:r>
          <w:r>
            <w:rPr>
              <w:noProof/>
            </w:rPr>
            <w:t>95</w:t>
          </w:r>
          <w:r w:rsidR="00AD1C5F">
            <w:rPr>
              <w:noProof/>
            </w:rPr>
            <w:fldChar w:fldCharType="end"/>
          </w:r>
        </w:p>
        <w:p w14:paraId="409C91D0"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1.4.2.</w:t>
          </w:r>
          <w:r>
            <w:rPr>
              <w:rFonts w:asciiTheme="minorHAnsi" w:hAnsiTheme="minorHAnsi"/>
              <w:noProof/>
              <w:lang w:eastAsia="ja-JP"/>
            </w:rPr>
            <w:tab/>
          </w:r>
          <w:r w:rsidRPr="00BB047A">
            <w:rPr>
              <w:noProof/>
              <w:lang w:val="en-GB"/>
            </w:rPr>
            <w:t>splitter.pl [22]</w:t>
          </w:r>
          <w:r>
            <w:rPr>
              <w:noProof/>
            </w:rPr>
            <w:tab/>
          </w:r>
          <w:r w:rsidR="00AD1C5F">
            <w:rPr>
              <w:noProof/>
            </w:rPr>
            <w:fldChar w:fldCharType="begin"/>
          </w:r>
          <w:r>
            <w:rPr>
              <w:noProof/>
            </w:rPr>
            <w:instrText xml:space="preserve"> PAGEREF _Toc262217677 \h </w:instrText>
          </w:r>
          <w:r w:rsidR="00AD1C5F">
            <w:rPr>
              <w:noProof/>
            </w:rPr>
          </w:r>
          <w:r w:rsidR="00AD1C5F">
            <w:rPr>
              <w:noProof/>
            </w:rPr>
            <w:fldChar w:fldCharType="separate"/>
          </w:r>
          <w:r>
            <w:rPr>
              <w:noProof/>
            </w:rPr>
            <w:t>96</w:t>
          </w:r>
          <w:r w:rsidR="00AD1C5F">
            <w:rPr>
              <w:noProof/>
            </w:rPr>
            <w:fldChar w:fldCharType="end"/>
          </w:r>
        </w:p>
        <w:p w14:paraId="5192B8D8"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1.4.3.</w:t>
          </w:r>
          <w:r>
            <w:rPr>
              <w:rFonts w:asciiTheme="minorHAnsi" w:hAnsiTheme="minorHAnsi"/>
              <w:noProof/>
              <w:lang w:eastAsia="ja-JP"/>
            </w:rPr>
            <w:tab/>
          </w:r>
          <w:r w:rsidRPr="00BB047A">
            <w:rPr>
              <w:noProof/>
              <w:lang w:val="en-GB"/>
            </w:rPr>
            <w:t>trainai.pl [22]</w:t>
          </w:r>
          <w:r>
            <w:rPr>
              <w:noProof/>
            </w:rPr>
            <w:tab/>
          </w:r>
          <w:r w:rsidR="00AD1C5F">
            <w:rPr>
              <w:noProof/>
            </w:rPr>
            <w:fldChar w:fldCharType="begin"/>
          </w:r>
          <w:r>
            <w:rPr>
              <w:noProof/>
            </w:rPr>
            <w:instrText xml:space="preserve"> PAGEREF _Toc262217678 \h </w:instrText>
          </w:r>
          <w:r w:rsidR="00AD1C5F">
            <w:rPr>
              <w:noProof/>
            </w:rPr>
          </w:r>
          <w:r w:rsidR="00AD1C5F">
            <w:rPr>
              <w:noProof/>
            </w:rPr>
            <w:fldChar w:fldCharType="separate"/>
          </w:r>
          <w:r>
            <w:rPr>
              <w:noProof/>
            </w:rPr>
            <w:t>99</w:t>
          </w:r>
          <w:r w:rsidR="00AD1C5F">
            <w:rPr>
              <w:noProof/>
            </w:rPr>
            <w:fldChar w:fldCharType="end"/>
          </w:r>
        </w:p>
        <w:p w14:paraId="04CA1FF9"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1.4.4.</w:t>
          </w:r>
          <w:r>
            <w:rPr>
              <w:rFonts w:asciiTheme="minorHAnsi" w:hAnsiTheme="minorHAnsi"/>
              <w:noProof/>
              <w:lang w:eastAsia="ja-JP"/>
            </w:rPr>
            <w:tab/>
          </w:r>
          <w:r w:rsidRPr="00BB047A">
            <w:rPr>
              <w:noProof/>
              <w:lang w:val="en-GB"/>
            </w:rPr>
            <w:t>traindata.pl [22]</w:t>
          </w:r>
          <w:r>
            <w:rPr>
              <w:noProof/>
            </w:rPr>
            <w:tab/>
          </w:r>
          <w:r w:rsidR="00AD1C5F">
            <w:rPr>
              <w:noProof/>
            </w:rPr>
            <w:fldChar w:fldCharType="begin"/>
          </w:r>
          <w:r>
            <w:rPr>
              <w:noProof/>
            </w:rPr>
            <w:instrText xml:space="preserve"> PAGEREF _Toc262217679 \h </w:instrText>
          </w:r>
          <w:r w:rsidR="00AD1C5F">
            <w:rPr>
              <w:noProof/>
            </w:rPr>
          </w:r>
          <w:r w:rsidR="00AD1C5F">
            <w:rPr>
              <w:noProof/>
            </w:rPr>
            <w:fldChar w:fldCharType="separate"/>
          </w:r>
          <w:r>
            <w:rPr>
              <w:noProof/>
            </w:rPr>
            <w:t>101</w:t>
          </w:r>
          <w:r w:rsidR="00AD1C5F">
            <w:rPr>
              <w:noProof/>
            </w:rPr>
            <w:fldChar w:fldCharType="end"/>
          </w:r>
        </w:p>
        <w:p w14:paraId="59393D57"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1.4.5.</w:t>
          </w:r>
          <w:r>
            <w:rPr>
              <w:rFonts w:asciiTheme="minorHAnsi" w:hAnsiTheme="minorHAnsi"/>
              <w:noProof/>
              <w:lang w:eastAsia="ja-JP"/>
            </w:rPr>
            <w:tab/>
          </w:r>
          <w:r w:rsidRPr="00BB047A">
            <w:rPr>
              <w:noProof/>
              <w:lang w:val="en-GB"/>
            </w:rPr>
            <w:t>traindata2.pl [22]</w:t>
          </w:r>
          <w:r>
            <w:rPr>
              <w:noProof/>
            </w:rPr>
            <w:tab/>
          </w:r>
          <w:r w:rsidR="00AD1C5F">
            <w:rPr>
              <w:noProof/>
            </w:rPr>
            <w:fldChar w:fldCharType="begin"/>
          </w:r>
          <w:r>
            <w:rPr>
              <w:noProof/>
            </w:rPr>
            <w:instrText xml:space="preserve"> PAGEREF _Toc262217680 \h </w:instrText>
          </w:r>
          <w:r w:rsidR="00AD1C5F">
            <w:rPr>
              <w:noProof/>
            </w:rPr>
          </w:r>
          <w:r w:rsidR="00AD1C5F">
            <w:rPr>
              <w:noProof/>
            </w:rPr>
            <w:fldChar w:fldCharType="separate"/>
          </w:r>
          <w:r>
            <w:rPr>
              <w:noProof/>
            </w:rPr>
            <w:t>103</w:t>
          </w:r>
          <w:r w:rsidR="00AD1C5F">
            <w:rPr>
              <w:noProof/>
            </w:rPr>
            <w:fldChar w:fldCharType="end"/>
          </w:r>
        </w:p>
        <w:p w14:paraId="03F3210E"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1.5.</w:t>
          </w:r>
          <w:r>
            <w:rPr>
              <w:rFonts w:asciiTheme="minorHAnsi" w:hAnsiTheme="minorHAnsi"/>
              <w:noProof/>
              <w:lang w:eastAsia="ja-JP"/>
            </w:rPr>
            <w:tab/>
          </w:r>
          <w:r w:rsidRPr="00BB047A">
            <w:rPr>
              <w:noProof/>
              <w:lang w:val="en-GB"/>
            </w:rPr>
            <w:t>Python for training</w:t>
          </w:r>
          <w:r>
            <w:rPr>
              <w:noProof/>
            </w:rPr>
            <w:tab/>
          </w:r>
          <w:r w:rsidR="00AD1C5F">
            <w:rPr>
              <w:noProof/>
            </w:rPr>
            <w:fldChar w:fldCharType="begin"/>
          </w:r>
          <w:r>
            <w:rPr>
              <w:noProof/>
            </w:rPr>
            <w:instrText xml:space="preserve"> PAGEREF _Toc262217681 \h </w:instrText>
          </w:r>
          <w:r w:rsidR="00AD1C5F">
            <w:rPr>
              <w:noProof/>
            </w:rPr>
          </w:r>
          <w:r w:rsidR="00AD1C5F">
            <w:rPr>
              <w:noProof/>
            </w:rPr>
            <w:fldChar w:fldCharType="separate"/>
          </w:r>
          <w:r>
            <w:rPr>
              <w:noProof/>
            </w:rPr>
            <w:t>105</w:t>
          </w:r>
          <w:r w:rsidR="00AD1C5F">
            <w:rPr>
              <w:noProof/>
            </w:rPr>
            <w:fldChar w:fldCharType="end"/>
          </w:r>
        </w:p>
        <w:p w14:paraId="2147BF86"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1.5.1.</w:t>
          </w:r>
          <w:r>
            <w:rPr>
              <w:rFonts w:asciiTheme="minorHAnsi" w:hAnsiTheme="minorHAnsi"/>
              <w:noProof/>
              <w:lang w:eastAsia="ja-JP"/>
            </w:rPr>
            <w:tab/>
          </w:r>
          <w:r w:rsidRPr="00BB047A">
            <w:rPr>
              <w:noProof/>
              <w:lang w:val="en-GB"/>
            </w:rPr>
            <w:t>Add_columns.py</w:t>
          </w:r>
          <w:r>
            <w:rPr>
              <w:noProof/>
            </w:rPr>
            <w:tab/>
          </w:r>
          <w:r w:rsidR="00AD1C5F">
            <w:rPr>
              <w:noProof/>
            </w:rPr>
            <w:fldChar w:fldCharType="begin"/>
          </w:r>
          <w:r>
            <w:rPr>
              <w:noProof/>
            </w:rPr>
            <w:instrText xml:space="preserve"> PAGEREF _Toc262217682 \h </w:instrText>
          </w:r>
          <w:r w:rsidR="00AD1C5F">
            <w:rPr>
              <w:noProof/>
            </w:rPr>
          </w:r>
          <w:r w:rsidR="00AD1C5F">
            <w:rPr>
              <w:noProof/>
            </w:rPr>
            <w:fldChar w:fldCharType="separate"/>
          </w:r>
          <w:r>
            <w:rPr>
              <w:noProof/>
            </w:rPr>
            <w:t>105</w:t>
          </w:r>
          <w:r w:rsidR="00AD1C5F">
            <w:rPr>
              <w:noProof/>
            </w:rPr>
            <w:fldChar w:fldCharType="end"/>
          </w:r>
        </w:p>
        <w:p w14:paraId="588B3C50"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1.5.2.</w:t>
          </w:r>
          <w:r>
            <w:rPr>
              <w:rFonts w:asciiTheme="minorHAnsi" w:hAnsiTheme="minorHAnsi"/>
              <w:noProof/>
              <w:lang w:eastAsia="ja-JP"/>
            </w:rPr>
            <w:tab/>
          </w:r>
          <w:r w:rsidRPr="00BB047A">
            <w:rPr>
              <w:noProof/>
              <w:lang w:val="en-GB"/>
            </w:rPr>
            <w:t>Combine_files.py</w:t>
          </w:r>
          <w:r>
            <w:rPr>
              <w:noProof/>
            </w:rPr>
            <w:tab/>
          </w:r>
          <w:r w:rsidR="00AD1C5F">
            <w:rPr>
              <w:noProof/>
            </w:rPr>
            <w:fldChar w:fldCharType="begin"/>
          </w:r>
          <w:r>
            <w:rPr>
              <w:noProof/>
            </w:rPr>
            <w:instrText xml:space="preserve"> PAGEREF _Toc262217683 \h </w:instrText>
          </w:r>
          <w:r w:rsidR="00AD1C5F">
            <w:rPr>
              <w:noProof/>
            </w:rPr>
          </w:r>
          <w:r w:rsidR="00AD1C5F">
            <w:rPr>
              <w:noProof/>
            </w:rPr>
            <w:fldChar w:fldCharType="separate"/>
          </w:r>
          <w:r>
            <w:rPr>
              <w:noProof/>
            </w:rPr>
            <w:t>107</w:t>
          </w:r>
          <w:r w:rsidR="00AD1C5F">
            <w:rPr>
              <w:noProof/>
            </w:rPr>
            <w:fldChar w:fldCharType="end"/>
          </w:r>
        </w:p>
        <w:p w14:paraId="7095B196"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1.5.3.</w:t>
          </w:r>
          <w:r>
            <w:rPr>
              <w:rFonts w:asciiTheme="minorHAnsi" w:hAnsiTheme="minorHAnsi"/>
              <w:noProof/>
              <w:lang w:eastAsia="ja-JP"/>
            </w:rPr>
            <w:tab/>
          </w:r>
          <w:r w:rsidRPr="00BB047A">
            <w:rPr>
              <w:noProof/>
              <w:lang w:val="en-GB"/>
            </w:rPr>
            <w:t>get_tags.py</w:t>
          </w:r>
          <w:r>
            <w:rPr>
              <w:noProof/>
            </w:rPr>
            <w:tab/>
          </w:r>
          <w:r w:rsidR="00AD1C5F">
            <w:rPr>
              <w:noProof/>
            </w:rPr>
            <w:fldChar w:fldCharType="begin"/>
          </w:r>
          <w:r>
            <w:rPr>
              <w:noProof/>
            </w:rPr>
            <w:instrText xml:space="preserve"> PAGEREF _Toc262217684 \h </w:instrText>
          </w:r>
          <w:r w:rsidR="00AD1C5F">
            <w:rPr>
              <w:noProof/>
            </w:rPr>
          </w:r>
          <w:r w:rsidR="00AD1C5F">
            <w:rPr>
              <w:noProof/>
            </w:rPr>
            <w:fldChar w:fldCharType="separate"/>
          </w:r>
          <w:r>
            <w:rPr>
              <w:noProof/>
            </w:rPr>
            <w:t>109</w:t>
          </w:r>
          <w:r w:rsidR="00AD1C5F">
            <w:rPr>
              <w:noProof/>
            </w:rPr>
            <w:fldChar w:fldCharType="end"/>
          </w:r>
        </w:p>
        <w:p w14:paraId="39CAB03E"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1.5.4.</w:t>
          </w:r>
          <w:r>
            <w:rPr>
              <w:rFonts w:asciiTheme="minorHAnsi" w:hAnsiTheme="minorHAnsi"/>
              <w:noProof/>
              <w:lang w:eastAsia="ja-JP"/>
            </w:rPr>
            <w:tab/>
          </w:r>
          <w:r w:rsidRPr="00BB047A">
            <w:rPr>
              <w:noProof/>
              <w:lang w:val="en-GB"/>
            </w:rPr>
            <w:t>Offlickr.py [18]</w:t>
          </w:r>
          <w:r>
            <w:rPr>
              <w:noProof/>
            </w:rPr>
            <w:tab/>
          </w:r>
          <w:r w:rsidR="00AD1C5F">
            <w:rPr>
              <w:noProof/>
            </w:rPr>
            <w:fldChar w:fldCharType="begin"/>
          </w:r>
          <w:r>
            <w:rPr>
              <w:noProof/>
            </w:rPr>
            <w:instrText xml:space="preserve"> PAGEREF _Toc262217685 \h </w:instrText>
          </w:r>
          <w:r w:rsidR="00AD1C5F">
            <w:rPr>
              <w:noProof/>
            </w:rPr>
          </w:r>
          <w:r w:rsidR="00AD1C5F">
            <w:rPr>
              <w:noProof/>
            </w:rPr>
            <w:fldChar w:fldCharType="separate"/>
          </w:r>
          <w:r>
            <w:rPr>
              <w:noProof/>
            </w:rPr>
            <w:t>111</w:t>
          </w:r>
          <w:r w:rsidR="00AD1C5F">
            <w:rPr>
              <w:noProof/>
            </w:rPr>
            <w:fldChar w:fldCharType="end"/>
          </w:r>
        </w:p>
        <w:p w14:paraId="2FD811F7"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1.6.</w:t>
          </w:r>
          <w:r>
            <w:rPr>
              <w:rFonts w:asciiTheme="minorHAnsi" w:hAnsiTheme="minorHAnsi"/>
              <w:noProof/>
              <w:lang w:eastAsia="ja-JP"/>
            </w:rPr>
            <w:tab/>
          </w:r>
          <w:r w:rsidRPr="00BB047A">
            <w:rPr>
              <w:noProof/>
              <w:lang w:val="en-GB"/>
            </w:rPr>
            <w:t>Python for website</w:t>
          </w:r>
          <w:r>
            <w:rPr>
              <w:noProof/>
            </w:rPr>
            <w:tab/>
          </w:r>
          <w:r w:rsidR="00AD1C5F">
            <w:rPr>
              <w:noProof/>
            </w:rPr>
            <w:fldChar w:fldCharType="begin"/>
          </w:r>
          <w:r>
            <w:rPr>
              <w:noProof/>
            </w:rPr>
            <w:instrText xml:space="preserve"> PAGEREF _Toc262217686 \h </w:instrText>
          </w:r>
          <w:r w:rsidR="00AD1C5F">
            <w:rPr>
              <w:noProof/>
            </w:rPr>
          </w:r>
          <w:r w:rsidR="00AD1C5F">
            <w:rPr>
              <w:noProof/>
            </w:rPr>
            <w:fldChar w:fldCharType="separate"/>
          </w:r>
          <w:r>
            <w:rPr>
              <w:noProof/>
            </w:rPr>
            <w:t>125</w:t>
          </w:r>
          <w:r w:rsidR="00AD1C5F">
            <w:rPr>
              <w:noProof/>
            </w:rPr>
            <w:fldChar w:fldCharType="end"/>
          </w:r>
        </w:p>
        <w:p w14:paraId="0F360999"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1.6.1.</w:t>
          </w:r>
          <w:r>
            <w:rPr>
              <w:rFonts w:asciiTheme="minorHAnsi" w:hAnsiTheme="minorHAnsi"/>
              <w:noProof/>
              <w:lang w:eastAsia="ja-JP"/>
            </w:rPr>
            <w:tab/>
          </w:r>
          <w:r w:rsidRPr="00BB047A">
            <w:rPr>
              <w:noProof/>
              <w:lang w:val="en-GB"/>
            </w:rPr>
            <w:t>forms.py</w:t>
          </w:r>
          <w:r>
            <w:rPr>
              <w:noProof/>
            </w:rPr>
            <w:tab/>
          </w:r>
          <w:r w:rsidR="00AD1C5F">
            <w:rPr>
              <w:noProof/>
            </w:rPr>
            <w:fldChar w:fldCharType="begin"/>
          </w:r>
          <w:r>
            <w:rPr>
              <w:noProof/>
            </w:rPr>
            <w:instrText xml:space="preserve"> PAGEREF _Toc262217687 \h </w:instrText>
          </w:r>
          <w:r w:rsidR="00AD1C5F">
            <w:rPr>
              <w:noProof/>
            </w:rPr>
          </w:r>
          <w:r w:rsidR="00AD1C5F">
            <w:rPr>
              <w:noProof/>
            </w:rPr>
            <w:fldChar w:fldCharType="separate"/>
          </w:r>
          <w:r>
            <w:rPr>
              <w:noProof/>
            </w:rPr>
            <w:t>125</w:t>
          </w:r>
          <w:r w:rsidR="00AD1C5F">
            <w:rPr>
              <w:noProof/>
            </w:rPr>
            <w:fldChar w:fldCharType="end"/>
          </w:r>
        </w:p>
        <w:p w14:paraId="271AF665"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1.6.2.</w:t>
          </w:r>
          <w:r>
            <w:rPr>
              <w:rFonts w:asciiTheme="minorHAnsi" w:hAnsiTheme="minorHAnsi"/>
              <w:noProof/>
              <w:lang w:eastAsia="ja-JP"/>
            </w:rPr>
            <w:tab/>
          </w:r>
          <w:r w:rsidRPr="00BB047A">
            <w:rPr>
              <w:noProof/>
              <w:lang w:val="en-GB"/>
            </w:rPr>
            <w:t>result.py</w:t>
          </w:r>
          <w:r>
            <w:rPr>
              <w:noProof/>
            </w:rPr>
            <w:tab/>
          </w:r>
          <w:r w:rsidR="00AD1C5F">
            <w:rPr>
              <w:noProof/>
            </w:rPr>
            <w:fldChar w:fldCharType="begin"/>
          </w:r>
          <w:r>
            <w:rPr>
              <w:noProof/>
            </w:rPr>
            <w:instrText xml:space="preserve"> PAGEREF _Toc262217688 \h </w:instrText>
          </w:r>
          <w:r w:rsidR="00AD1C5F">
            <w:rPr>
              <w:noProof/>
            </w:rPr>
          </w:r>
          <w:r w:rsidR="00AD1C5F">
            <w:rPr>
              <w:noProof/>
            </w:rPr>
            <w:fldChar w:fldCharType="separate"/>
          </w:r>
          <w:r>
            <w:rPr>
              <w:noProof/>
            </w:rPr>
            <w:t>126</w:t>
          </w:r>
          <w:r w:rsidR="00AD1C5F">
            <w:rPr>
              <w:noProof/>
            </w:rPr>
            <w:fldChar w:fldCharType="end"/>
          </w:r>
        </w:p>
        <w:p w14:paraId="506B42ED"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1.6.3.</w:t>
          </w:r>
          <w:r>
            <w:rPr>
              <w:rFonts w:asciiTheme="minorHAnsi" w:hAnsiTheme="minorHAnsi"/>
              <w:noProof/>
              <w:lang w:eastAsia="ja-JP"/>
            </w:rPr>
            <w:tab/>
          </w:r>
          <w:r w:rsidRPr="00BB047A">
            <w:rPr>
              <w:noProof/>
              <w:lang w:val="en-GB"/>
            </w:rPr>
            <w:t>views.py</w:t>
          </w:r>
          <w:r>
            <w:rPr>
              <w:noProof/>
            </w:rPr>
            <w:tab/>
          </w:r>
          <w:r w:rsidR="00AD1C5F">
            <w:rPr>
              <w:noProof/>
            </w:rPr>
            <w:fldChar w:fldCharType="begin"/>
          </w:r>
          <w:r>
            <w:rPr>
              <w:noProof/>
            </w:rPr>
            <w:instrText xml:space="preserve"> PAGEREF _Toc262217689 \h </w:instrText>
          </w:r>
          <w:r w:rsidR="00AD1C5F">
            <w:rPr>
              <w:noProof/>
            </w:rPr>
          </w:r>
          <w:r w:rsidR="00AD1C5F">
            <w:rPr>
              <w:noProof/>
            </w:rPr>
            <w:fldChar w:fldCharType="separate"/>
          </w:r>
          <w:r>
            <w:rPr>
              <w:noProof/>
            </w:rPr>
            <w:t>128</w:t>
          </w:r>
          <w:r w:rsidR="00AD1C5F">
            <w:rPr>
              <w:noProof/>
            </w:rPr>
            <w:fldChar w:fldCharType="end"/>
          </w:r>
        </w:p>
        <w:p w14:paraId="3DF36DD1" w14:textId="77777777" w:rsidR="001464F4" w:rsidRPr="00A76730" w:rsidRDefault="00AD1C5F" w:rsidP="00B056D7">
          <w:pPr>
            <w:rPr>
              <w:lang w:val="en-GB"/>
            </w:rPr>
          </w:pPr>
          <w:r w:rsidRPr="00A76730">
            <w:rPr>
              <w:b/>
              <w:caps/>
              <w:sz w:val="22"/>
              <w:szCs w:val="22"/>
              <w:lang w:val="en-GB"/>
            </w:rPr>
            <w:fldChar w:fldCharType="end"/>
          </w:r>
        </w:p>
      </w:sdtContent>
    </w:sdt>
    <w:p w14:paraId="3EC8BE19" w14:textId="77777777" w:rsidR="001464F4" w:rsidRPr="00A76730" w:rsidRDefault="001464F4" w:rsidP="00B056D7">
      <w:pPr>
        <w:pStyle w:val="Kop1"/>
        <w:rPr>
          <w:lang w:val="en-GB"/>
        </w:rPr>
      </w:pPr>
      <w:r w:rsidRPr="00A76730">
        <w:rPr>
          <w:lang w:val="en-GB"/>
        </w:rPr>
        <w:br w:type="page"/>
      </w:r>
    </w:p>
    <w:p w14:paraId="36319063" w14:textId="77777777" w:rsidR="001464F4" w:rsidRPr="00A76730" w:rsidRDefault="001464F4" w:rsidP="00B056D7">
      <w:pPr>
        <w:pStyle w:val="Kop1"/>
        <w:rPr>
          <w:lang w:val="en-GB"/>
        </w:rPr>
      </w:pPr>
      <w:bookmarkStart w:id="27" w:name="_Toc262217589"/>
      <w:r w:rsidRPr="00A76730">
        <w:rPr>
          <w:lang w:val="en-GB"/>
        </w:rPr>
        <w:t>Introduction</w:t>
      </w:r>
      <w:bookmarkEnd w:id="27"/>
    </w:p>
    <w:p w14:paraId="267CEE7F" w14:textId="77777777" w:rsidR="001464F4" w:rsidRPr="00A76730" w:rsidRDefault="00A4087A" w:rsidP="00B056D7">
      <w:pPr>
        <w:pStyle w:val="Kop2"/>
        <w:rPr>
          <w:lang w:val="en-GB"/>
        </w:rPr>
      </w:pPr>
      <w:bookmarkStart w:id="28" w:name="_Toc262217590"/>
      <w:r w:rsidRPr="00A76730">
        <w:rPr>
          <w:lang w:val="en-GB"/>
        </w:rPr>
        <w:t>Illegal trade in endangered orchids</w:t>
      </w:r>
      <w:bookmarkEnd w:id="28"/>
    </w:p>
    <w:p w14:paraId="21D65162" w14:textId="77777777" w:rsidR="001464F4" w:rsidRPr="00A76730" w:rsidRDefault="001464F4" w:rsidP="00B056D7">
      <w:pPr>
        <w:rPr>
          <w:lang w:val="en-GB"/>
        </w:rPr>
      </w:pPr>
      <w:r w:rsidRPr="00A76730">
        <w:rPr>
          <w:lang w:val="en-GB"/>
        </w:rPr>
        <w:t>There are thousands of different orchid species known all over the world [2]. None of these are allowed to be imported into the Netherlands without CITES permits. Since 1973</w:t>
      </w:r>
      <w:ins w:id="29" w:author="Rutger Vos" w:date="2014-05-22T11:03:00Z">
        <w:r w:rsidR="002E0763">
          <w:rPr>
            <w:lang w:val="en-GB"/>
          </w:rPr>
          <w:t>,</w:t>
        </w:r>
      </w:ins>
      <w:r w:rsidRPr="00A76730">
        <w:rPr>
          <w:lang w:val="en-GB"/>
        </w:rPr>
        <w:t xml:space="preserve"> orchids are primarily protected by the Convention on International Trade in Endangered Species of Wild Flora and Fauna (CITES), which is signed by over 120 nations [3</w:t>
      </w:r>
      <w:r w:rsidR="00FC67A9" w:rsidRPr="00A76730">
        <w:rPr>
          <w:lang w:val="en-GB"/>
        </w:rPr>
        <w:t>-4</w:t>
      </w:r>
      <w:r w:rsidRPr="00A76730">
        <w:rPr>
          <w:lang w:val="en-GB"/>
        </w:rPr>
        <w:t>]. Despite this convention many orchids are traded</w:t>
      </w:r>
      <w:r w:rsidR="008D4EB8" w:rsidRPr="00A76730">
        <w:rPr>
          <w:lang w:val="en-GB"/>
        </w:rPr>
        <w:t xml:space="preserve"> illegally</w:t>
      </w:r>
      <w:r w:rsidRPr="00A76730">
        <w:rPr>
          <w:lang w:val="en-GB"/>
        </w:rPr>
        <w:t>. To trade species that are protected by CITES, a licence or certificate is required.</w:t>
      </w:r>
    </w:p>
    <w:p w14:paraId="35FCEEE0" w14:textId="77777777" w:rsidR="001464F4" w:rsidRPr="00A76730" w:rsidRDefault="00E3296B" w:rsidP="00E07197">
      <w:pPr>
        <w:ind w:firstLine="708"/>
        <w:rPr>
          <w:lang w:val="en-GB"/>
        </w:rPr>
      </w:pPr>
      <w:r w:rsidRPr="00A76730">
        <w:rPr>
          <w:lang w:val="en-GB"/>
        </w:rPr>
        <w:t>It is difficult to monitor the illegal trade of orchids b</w:t>
      </w:r>
      <w:r w:rsidR="001464F4" w:rsidRPr="00A76730">
        <w:rPr>
          <w:lang w:val="en-GB"/>
        </w:rPr>
        <w:t xml:space="preserve">ecause some orchids look very </w:t>
      </w:r>
      <w:r w:rsidRPr="00A76730">
        <w:rPr>
          <w:lang w:val="en-GB"/>
        </w:rPr>
        <w:t>similar to non-protected plants</w:t>
      </w:r>
      <w:r w:rsidR="0038083C" w:rsidRPr="00A76730">
        <w:rPr>
          <w:lang w:val="en-GB"/>
        </w:rPr>
        <w:t xml:space="preserve"> and so accurate identification can be very difficult</w:t>
      </w:r>
      <w:r w:rsidR="00953D42" w:rsidRPr="00A76730">
        <w:rPr>
          <w:lang w:val="en-GB"/>
        </w:rPr>
        <w:t>.</w:t>
      </w:r>
      <w:r w:rsidRPr="00A76730">
        <w:rPr>
          <w:lang w:val="en-GB"/>
        </w:rPr>
        <w:t xml:space="preserve"> </w:t>
      </w:r>
      <w:r w:rsidR="00635D7C" w:rsidRPr="00A76730">
        <w:rPr>
          <w:lang w:val="en-GB"/>
        </w:rPr>
        <w:t>To improve identification, software that can identify orchid</w:t>
      </w:r>
      <w:r w:rsidR="00E423CD" w:rsidRPr="00A76730">
        <w:rPr>
          <w:lang w:val="en-GB"/>
        </w:rPr>
        <w:t>s from pictures of tubers, leaves</w:t>
      </w:r>
      <w:r w:rsidR="005317E1" w:rsidRPr="00A76730">
        <w:rPr>
          <w:lang w:val="en-GB"/>
        </w:rPr>
        <w:t xml:space="preserve"> or flowers </w:t>
      </w:r>
      <w:r w:rsidR="0038083C" w:rsidRPr="00A76730">
        <w:rPr>
          <w:lang w:val="en-GB"/>
        </w:rPr>
        <w:t xml:space="preserve">could be </w:t>
      </w:r>
      <w:r w:rsidR="00953D42" w:rsidRPr="00A76730">
        <w:rPr>
          <w:lang w:val="en-GB"/>
        </w:rPr>
        <w:t xml:space="preserve">vital. </w:t>
      </w:r>
      <w:r w:rsidR="00235869" w:rsidRPr="00A76730">
        <w:rPr>
          <w:lang w:val="en-GB"/>
        </w:rPr>
        <w:t xml:space="preserve">This software </w:t>
      </w:r>
      <w:r w:rsidR="0038083C" w:rsidRPr="00A76730">
        <w:rPr>
          <w:lang w:val="en-GB"/>
        </w:rPr>
        <w:t>would in particular aid</w:t>
      </w:r>
      <w:r w:rsidR="00235869" w:rsidRPr="00A76730">
        <w:rPr>
          <w:lang w:val="en-GB"/>
        </w:rPr>
        <w:t xml:space="preserve"> custom</w:t>
      </w:r>
      <w:r w:rsidR="008D4EB8" w:rsidRPr="00A76730">
        <w:rPr>
          <w:lang w:val="en-GB"/>
        </w:rPr>
        <w:t>s</w:t>
      </w:r>
      <w:r w:rsidR="00235869" w:rsidRPr="00A76730">
        <w:rPr>
          <w:lang w:val="en-GB"/>
        </w:rPr>
        <w:t xml:space="preserve"> officers and employees of nature conservation organizations involved in confiscating illegally</w:t>
      </w:r>
      <w:r w:rsidR="008D4EB8" w:rsidRPr="00A76730">
        <w:rPr>
          <w:lang w:val="en-GB"/>
        </w:rPr>
        <w:t>-</w:t>
      </w:r>
      <w:r w:rsidR="00235869" w:rsidRPr="00A76730">
        <w:rPr>
          <w:lang w:val="en-GB"/>
        </w:rPr>
        <w:t>traded material.</w:t>
      </w:r>
      <w:r w:rsidR="00945BFC" w:rsidRPr="00A76730">
        <w:rPr>
          <w:lang w:val="en-GB"/>
        </w:rPr>
        <w:t xml:space="preserve"> During this project, the focus was on slipper orchids and orchids from which </w:t>
      </w:r>
      <w:r w:rsidR="00945BFC" w:rsidRPr="00A76730">
        <w:rPr>
          <w:i/>
          <w:lang w:val="en-GB"/>
        </w:rPr>
        <w:t xml:space="preserve">salep </w:t>
      </w:r>
      <w:r w:rsidR="00945BFC" w:rsidRPr="00A76730">
        <w:rPr>
          <w:lang w:val="en-GB"/>
        </w:rPr>
        <w:t>is produced.</w:t>
      </w:r>
    </w:p>
    <w:p w14:paraId="4364CBC9" w14:textId="77777777" w:rsidR="001464F4" w:rsidRPr="00A76730" w:rsidRDefault="00A4087A" w:rsidP="00B056D7">
      <w:pPr>
        <w:pStyle w:val="Kop2"/>
        <w:rPr>
          <w:lang w:val="en-GB"/>
        </w:rPr>
      </w:pPr>
      <w:bookmarkStart w:id="30" w:name="_Toc262217591"/>
      <w:r w:rsidRPr="00A76730">
        <w:rPr>
          <w:lang w:val="en-GB"/>
        </w:rPr>
        <w:t>Slipper orchids</w:t>
      </w:r>
      <w:bookmarkEnd w:id="30"/>
    </w:p>
    <w:p w14:paraId="0CEAB1A5" w14:textId="77777777" w:rsidR="00AA3A14" w:rsidRPr="00A76730" w:rsidDel="002E0763" w:rsidRDefault="001464F4" w:rsidP="00AA3A14">
      <w:pPr>
        <w:rPr>
          <w:del w:id="31" w:author="Rutger Vos" w:date="2014-05-22T11:05:00Z"/>
          <w:lang w:val="en-GB"/>
        </w:rPr>
      </w:pPr>
      <w:r w:rsidRPr="00A76730">
        <w:rPr>
          <w:lang w:val="en-GB"/>
        </w:rPr>
        <w:t xml:space="preserve">In Europe and Asia the slipper orchids (Cypripedioideae) are widely distributed between sea level up to 2000 m altitude. </w:t>
      </w:r>
      <w:r w:rsidR="0038083C" w:rsidRPr="00A76730">
        <w:rPr>
          <w:lang w:val="en-GB"/>
        </w:rPr>
        <w:t xml:space="preserve">They </w:t>
      </w:r>
      <w:r w:rsidRPr="00A76730">
        <w:rPr>
          <w:lang w:val="en-GB"/>
        </w:rPr>
        <w:t>prefer to live in calcareous environments and are found in deciduous or mixed deciduous and coniferous woods. They grow best in light to deep shade. The slipper orchid is an herbaceous perennial plant species that</w:t>
      </w:r>
      <w:r w:rsidR="0038083C" w:rsidRPr="00A76730">
        <w:rPr>
          <w:lang w:val="en-GB"/>
        </w:rPr>
        <w:t xml:space="preserve"> has a long lifespan</w:t>
      </w:r>
      <w:r w:rsidRPr="00A76730">
        <w:rPr>
          <w:lang w:val="en-GB"/>
        </w:rPr>
        <w:t>. It can grow up to 60 cm and each season the slipper orchid will produce new growths. Each stem of the orchid can contain 3 to 4 leaves that often have up</w:t>
      </w:r>
      <w:r w:rsidR="0038083C" w:rsidRPr="00A76730">
        <w:rPr>
          <w:lang w:val="en-GB"/>
        </w:rPr>
        <w:t xml:space="preserve">wardly </w:t>
      </w:r>
      <w:r w:rsidRPr="00A76730">
        <w:rPr>
          <w:lang w:val="en-GB"/>
        </w:rPr>
        <w:t>curved sides. The flower stalk can be one-flowered or two-flowered with leaf-like bracts. The sepals and petals are rarely green but commonly brightly coloured. The</w:t>
      </w:r>
      <w:r w:rsidR="00875FCA" w:rsidRPr="00A76730">
        <w:rPr>
          <w:lang w:val="en-GB"/>
        </w:rPr>
        <w:t>se sepals and petals</w:t>
      </w:r>
      <w:r w:rsidR="00D4636F">
        <w:rPr>
          <w:lang w:val="en-GB"/>
        </w:rPr>
        <w:t xml:space="preserve"> are also often twisted [5</w:t>
      </w:r>
      <w:r w:rsidRPr="00A76730">
        <w:rPr>
          <w:lang w:val="en-GB"/>
        </w:rPr>
        <w:t>]. Slipper orchids are highly desired ornamentals</w:t>
      </w:r>
      <w:ins w:id="32" w:author="Rutger Vos" w:date="2014-05-22T11:04:00Z">
        <w:r w:rsidR="002E0763">
          <w:rPr>
            <w:lang w:val="en-GB"/>
          </w:rPr>
          <w:t>,</w:t>
        </w:r>
      </w:ins>
      <w:del w:id="33" w:author="Rutger Vos" w:date="2014-05-22T11:04:00Z">
        <w:r w:rsidRPr="00A76730" w:rsidDel="002E0763">
          <w:rPr>
            <w:lang w:val="en-GB"/>
          </w:rPr>
          <w:delText>.</w:delText>
        </w:r>
      </w:del>
      <w:r w:rsidR="00AA3A14" w:rsidRPr="00A76730">
        <w:rPr>
          <w:lang w:val="en-GB"/>
        </w:rPr>
        <w:t xml:space="preserve"> </w:t>
      </w:r>
      <w:del w:id="34" w:author="Rutger Vos" w:date="2014-05-22T11:04:00Z">
        <w:r w:rsidR="00AA3A14" w:rsidRPr="00A76730" w:rsidDel="002E0763">
          <w:rPr>
            <w:lang w:val="en-GB"/>
          </w:rPr>
          <w:delText xml:space="preserve">That </w:delText>
        </w:r>
      </w:del>
      <w:ins w:id="35" w:author="Rutger Vos" w:date="2014-05-22T11:04:00Z">
        <w:r w:rsidR="002E0763">
          <w:rPr>
            <w:lang w:val="en-GB"/>
          </w:rPr>
          <w:t>which</w:t>
        </w:r>
        <w:r w:rsidR="002E0763" w:rsidRPr="00A76730">
          <w:rPr>
            <w:lang w:val="en-GB"/>
          </w:rPr>
          <w:t xml:space="preserve"> </w:t>
        </w:r>
      </w:ins>
      <w:r w:rsidR="00AA3A14" w:rsidRPr="00A76730">
        <w:rPr>
          <w:lang w:val="en-GB"/>
        </w:rPr>
        <w:t>is why they were placed on CITES Appendices</w:t>
      </w:r>
      <w:ins w:id="36" w:author="Rutger Vos" w:date="2014-05-22T11:04:00Z">
        <w:r w:rsidR="002E0763">
          <w:rPr>
            <w:lang w:val="en-GB"/>
          </w:rPr>
          <w:t>,</w:t>
        </w:r>
      </w:ins>
      <w:r w:rsidR="00AA3A14" w:rsidRPr="00A76730">
        <w:rPr>
          <w:lang w:val="en-GB"/>
        </w:rPr>
        <w:t xml:space="preserve"> which means they are protected from</w:t>
      </w:r>
      <w:r w:rsidR="006370FB" w:rsidRPr="00A76730">
        <w:rPr>
          <w:lang w:val="en-GB"/>
        </w:rPr>
        <w:t xml:space="preserve"> </w:t>
      </w:r>
      <w:del w:id="37" w:author="Rutger Vos" w:date="2014-05-22T11:04:00Z">
        <w:r w:rsidR="006370FB" w:rsidRPr="00A76730" w:rsidDel="002E0763">
          <w:rPr>
            <w:lang w:val="en-GB"/>
          </w:rPr>
          <w:delText>exporting</w:delText>
        </w:r>
      </w:del>
      <w:ins w:id="38" w:author="Rutger Vos" w:date="2014-05-22T11:04:00Z">
        <w:r w:rsidR="002E0763">
          <w:rPr>
            <w:lang w:val="en-GB"/>
          </w:rPr>
          <w:t>unregulated export</w:t>
        </w:r>
      </w:ins>
      <w:r w:rsidR="006370FB" w:rsidRPr="00A76730">
        <w:rPr>
          <w:lang w:val="en-GB"/>
        </w:rPr>
        <w:t>.</w:t>
      </w:r>
      <w:r w:rsidR="00AA3A14" w:rsidRPr="00A76730">
        <w:rPr>
          <w:lang w:val="en-GB"/>
        </w:rPr>
        <w:t xml:space="preserve"> Different levels o</w:t>
      </w:r>
      <w:r w:rsidR="006370FB" w:rsidRPr="00A76730">
        <w:rPr>
          <w:lang w:val="en-GB"/>
        </w:rPr>
        <w:t xml:space="preserve">f protection exist: the genera </w:t>
      </w:r>
      <w:r w:rsidR="006370FB" w:rsidRPr="00A76730">
        <w:rPr>
          <w:i/>
          <w:lang w:val="en-GB"/>
        </w:rPr>
        <w:t xml:space="preserve">Paphiopedilum </w:t>
      </w:r>
      <w:r w:rsidR="006370FB" w:rsidRPr="00A76730">
        <w:rPr>
          <w:lang w:val="en-GB"/>
        </w:rPr>
        <w:t xml:space="preserve">and </w:t>
      </w:r>
      <w:r w:rsidR="006370FB" w:rsidRPr="00A76730">
        <w:rPr>
          <w:i/>
          <w:lang w:val="en-GB"/>
        </w:rPr>
        <w:t>Phragmipedilum</w:t>
      </w:r>
      <w:r w:rsidR="006370FB" w:rsidRPr="00A76730">
        <w:rPr>
          <w:lang w:val="en-GB"/>
        </w:rPr>
        <w:t xml:space="preserve"> and the species </w:t>
      </w:r>
      <w:r w:rsidR="006370FB" w:rsidRPr="00A76730">
        <w:rPr>
          <w:i/>
          <w:lang w:val="en-GB"/>
        </w:rPr>
        <w:t xml:space="preserve">Aerangis ellisii, Dendrobium cruentum, Laelia jongheana, Laelia lobata, Peristeria elata </w:t>
      </w:r>
      <w:r w:rsidR="006370FB" w:rsidRPr="00A76730">
        <w:rPr>
          <w:lang w:val="en-GB"/>
        </w:rPr>
        <w:t xml:space="preserve">and </w:t>
      </w:r>
      <w:r w:rsidR="006370FB" w:rsidRPr="00A76730">
        <w:rPr>
          <w:i/>
          <w:lang w:val="en-GB"/>
        </w:rPr>
        <w:t>Renanthera imschootiana</w:t>
      </w:r>
      <w:r w:rsidR="006370FB" w:rsidRPr="00A76730">
        <w:rPr>
          <w:lang w:val="en-GB"/>
        </w:rPr>
        <w:t xml:space="preserve"> </w:t>
      </w:r>
      <w:r w:rsidR="00AA3A14" w:rsidRPr="00A76730">
        <w:rPr>
          <w:lang w:val="en-GB"/>
        </w:rPr>
        <w:t xml:space="preserve">are placed on Appendix I (very strict control in trade) whereas </w:t>
      </w:r>
      <w:r w:rsidR="006370FB" w:rsidRPr="00A76730">
        <w:rPr>
          <w:lang w:val="en-GB"/>
        </w:rPr>
        <w:t xml:space="preserve">all other species of ORCHIDACEAE </w:t>
      </w:r>
      <w:r w:rsidR="00AA3A14" w:rsidRPr="00A76730">
        <w:rPr>
          <w:lang w:val="en-GB"/>
        </w:rPr>
        <w:t>are placed on Appendix II (less strict control in trade)</w:t>
      </w:r>
      <w:r w:rsidR="00D4636F">
        <w:rPr>
          <w:lang w:val="en-GB"/>
        </w:rPr>
        <w:t xml:space="preserve"> [6</w:t>
      </w:r>
      <w:r w:rsidR="006370FB" w:rsidRPr="00A76730">
        <w:rPr>
          <w:lang w:val="en-GB"/>
        </w:rPr>
        <w:t>]</w:t>
      </w:r>
      <w:r w:rsidR="00AA3A14" w:rsidRPr="00A76730">
        <w:rPr>
          <w:lang w:val="en-GB"/>
        </w:rPr>
        <w:t>.</w:t>
      </w:r>
    </w:p>
    <w:p w14:paraId="22ADAF54" w14:textId="77777777" w:rsidR="00A4087A" w:rsidRPr="00A76730" w:rsidRDefault="00A4087A" w:rsidP="00B056D7">
      <w:pPr>
        <w:rPr>
          <w:lang w:val="en-GB"/>
        </w:rPr>
      </w:pPr>
    </w:p>
    <w:p w14:paraId="7C2BFFAE" w14:textId="77777777" w:rsidR="00AA07D0" w:rsidRPr="00A76730" w:rsidRDefault="00AA07D0" w:rsidP="00AA07D0">
      <w:pPr>
        <w:pStyle w:val="Kop2"/>
        <w:rPr>
          <w:lang w:val="en-GB"/>
        </w:rPr>
      </w:pPr>
      <w:bookmarkStart w:id="39" w:name="_Toc262217592"/>
      <w:r w:rsidRPr="00A76730">
        <w:rPr>
          <w:i/>
          <w:lang w:val="en-GB"/>
        </w:rPr>
        <w:t>Salep</w:t>
      </w:r>
      <w:r w:rsidRPr="00A76730">
        <w:rPr>
          <w:lang w:val="en-GB"/>
        </w:rPr>
        <w:t xml:space="preserve"> orchids</w:t>
      </w:r>
      <w:bookmarkEnd w:id="39"/>
    </w:p>
    <w:p w14:paraId="3EFCB211" w14:textId="77777777" w:rsidR="001464F4" w:rsidRPr="00A76730" w:rsidRDefault="001464F4" w:rsidP="00AA07D0">
      <w:pPr>
        <w:rPr>
          <w:lang w:val="en-GB"/>
        </w:rPr>
      </w:pPr>
      <w:r w:rsidRPr="00A76730">
        <w:rPr>
          <w:lang w:val="en-GB"/>
        </w:rPr>
        <w:t xml:space="preserve">Ground orchid bulbs of the Orchidoideae, also known as </w:t>
      </w:r>
      <w:r w:rsidRPr="00A76730">
        <w:rPr>
          <w:i/>
          <w:lang w:val="en-GB"/>
        </w:rPr>
        <w:t>salep,</w:t>
      </w:r>
      <w:r w:rsidRPr="00A76730">
        <w:rPr>
          <w:lang w:val="en-GB"/>
        </w:rPr>
        <w:t xml:space="preserve"> are very popular in Turkey</w:t>
      </w:r>
      <w:r w:rsidR="00D93C21" w:rsidRPr="00A76730">
        <w:rPr>
          <w:lang w:val="en-GB"/>
        </w:rPr>
        <w:t xml:space="preserve"> and adjacent countries in central Asia</w:t>
      </w:r>
      <w:r w:rsidRPr="00A76730">
        <w:rPr>
          <w:lang w:val="en-GB"/>
        </w:rPr>
        <w:t xml:space="preserve">. They are used to produce ice cream in summer and </w:t>
      </w:r>
      <w:r w:rsidR="0010140C" w:rsidRPr="00A76730">
        <w:rPr>
          <w:lang w:val="en-GB"/>
        </w:rPr>
        <w:t xml:space="preserve">hot </w:t>
      </w:r>
      <w:r w:rsidRPr="00A76730">
        <w:rPr>
          <w:lang w:val="en-GB"/>
        </w:rPr>
        <w:t xml:space="preserve">drinks during winter. </w:t>
      </w:r>
      <w:r w:rsidRPr="00A76730">
        <w:rPr>
          <w:i/>
          <w:lang w:val="en-GB"/>
        </w:rPr>
        <w:t xml:space="preserve">Salep </w:t>
      </w:r>
      <w:r w:rsidRPr="00A76730">
        <w:rPr>
          <w:lang w:val="en-GB"/>
        </w:rPr>
        <w:t xml:space="preserve">is also used as medicine. In the early 1990s the trade of </w:t>
      </w:r>
      <w:r w:rsidRPr="00A76730">
        <w:rPr>
          <w:i/>
          <w:lang w:val="en-GB"/>
        </w:rPr>
        <w:t>salep</w:t>
      </w:r>
      <w:r w:rsidRPr="00A76730">
        <w:rPr>
          <w:lang w:val="en-GB"/>
        </w:rPr>
        <w:t xml:space="preserve"> increased strongly. </w:t>
      </w:r>
      <w:r w:rsidR="00A4087A" w:rsidRPr="00A76730">
        <w:rPr>
          <w:lang w:val="en-GB"/>
        </w:rPr>
        <w:t>O</w:t>
      </w:r>
      <w:r w:rsidRPr="00A76730">
        <w:rPr>
          <w:lang w:val="en-GB"/>
        </w:rPr>
        <w:t>fficial statistics from the Turkish State Institute of Statistics show</w:t>
      </w:r>
      <w:r w:rsidR="00E51D36" w:rsidRPr="00A76730">
        <w:rPr>
          <w:lang w:val="en-GB"/>
        </w:rPr>
        <w:t>s</w:t>
      </w:r>
      <w:r w:rsidRPr="00A76730">
        <w:rPr>
          <w:lang w:val="en-GB"/>
        </w:rPr>
        <w:t xml:space="preserve"> that the export between 1995 and 1999 was 282</w:t>
      </w:r>
      <w:r w:rsidR="00E423CD" w:rsidRPr="00A76730">
        <w:rPr>
          <w:lang w:val="en-GB"/>
        </w:rPr>
        <w:t>.</w:t>
      </w:r>
      <w:r w:rsidRPr="00A76730">
        <w:rPr>
          <w:lang w:val="en-GB"/>
        </w:rPr>
        <w:t xml:space="preserve">000 kg annually. </w:t>
      </w:r>
      <w:r w:rsidR="0038083C" w:rsidRPr="00A76730">
        <w:rPr>
          <w:lang w:val="en-GB"/>
        </w:rPr>
        <w:t xml:space="preserve">To achieve this amount of </w:t>
      </w:r>
      <w:r w:rsidR="0038083C" w:rsidRPr="00A76730">
        <w:rPr>
          <w:i/>
          <w:lang w:val="en-GB"/>
        </w:rPr>
        <w:t>salep</w:t>
      </w:r>
      <w:r w:rsidR="0038083C" w:rsidRPr="00A76730">
        <w:rPr>
          <w:lang w:val="en-GB"/>
        </w:rPr>
        <w:t xml:space="preserve"> 9.825.000 – 19.650.000 bulbs are required.</w:t>
      </w:r>
      <w:r w:rsidR="0054453A" w:rsidRPr="00A76730">
        <w:rPr>
          <w:lang w:val="en-GB"/>
        </w:rPr>
        <w:t xml:space="preserve"> </w:t>
      </w:r>
      <w:r w:rsidRPr="00A76730">
        <w:rPr>
          <w:lang w:val="en-GB"/>
        </w:rPr>
        <w:t xml:space="preserve">It is unknown if this information is related to pure </w:t>
      </w:r>
      <w:r w:rsidRPr="00A76730">
        <w:rPr>
          <w:i/>
          <w:lang w:val="en-GB"/>
        </w:rPr>
        <w:t>salep</w:t>
      </w:r>
      <w:r w:rsidRPr="00A76730">
        <w:rPr>
          <w:lang w:val="en-GB"/>
        </w:rPr>
        <w:t xml:space="preserve">, substitutes or mixtures. </w:t>
      </w:r>
      <w:r w:rsidR="0038083C" w:rsidRPr="00A76730">
        <w:rPr>
          <w:lang w:val="en-GB"/>
        </w:rPr>
        <w:t>However, a</w:t>
      </w:r>
      <w:r w:rsidR="00A4087A" w:rsidRPr="00A76730">
        <w:rPr>
          <w:lang w:val="en-GB"/>
        </w:rPr>
        <w:t>s t</w:t>
      </w:r>
      <w:r w:rsidRPr="00A76730">
        <w:rPr>
          <w:lang w:val="en-GB"/>
        </w:rPr>
        <w:t>his</w:t>
      </w:r>
      <w:r w:rsidR="00D93C21" w:rsidRPr="00A76730">
        <w:rPr>
          <w:lang w:val="en-GB"/>
        </w:rPr>
        <w:t xml:space="preserve"> harvesting</w:t>
      </w:r>
      <w:r w:rsidRPr="00A76730">
        <w:rPr>
          <w:lang w:val="en-GB"/>
        </w:rPr>
        <w:t xml:space="preserve"> is </w:t>
      </w:r>
      <w:r w:rsidR="00A4087A" w:rsidRPr="00A76730">
        <w:rPr>
          <w:lang w:val="en-GB"/>
        </w:rPr>
        <w:t>unsustainable,</w:t>
      </w:r>
      <w:r w:rsidRPr="00A76730">
        <w:rPr>
          <w:lang w:val="en-GB"/>
        </w:rPr>
        <w:t xml:space="preserve"> laws </w:t>
      </w:r>
      <w:r w:rsidR="00A4087A" w:rsidRPr="00A76730">
        <w:rPr>
          <w:lang w:val="en-GB"/>
        </w:rPr>
        <w:t xml:space="preserve">have been </w:t>
      </w:r>
      <w:r w:rsidRPr="00A76730">
        <w:rPr>
          <w:lang w:val="en-GB"/>
        </w:rPr>
        <w:t xml:space="preserve">established to protect these orchids. In Turkey there are three laws that </w:t>
      </w:r>
      <w:r w:rsidR="00E3296B" w:rsidRPr="00A76730">
        <w:rPr>
          <w:lang w:val="en-GB"/>
        </w:rPr>
        <w:t>protect them</w:t>
      </w:r>
      <w:r w:rsidR="0038083C" w:rsidRPr="00A76730">
        <w:rPr>
          <w:lang w:val="en-GB"/>
        </w:rPr>
        <w:t>:</w:t>
      </w:r>
      <w:r w:rsidR="00E3296B" w:rsidRPr="00A76730">
        <w:rPr>
          <w:lang w:val="en-GB"/>
        </w:rPr>
        <w:t xml:space="preserve"> </w:t>
      </w:r>
      <w:r w:rsidR="008D4EB8" w:rsidRPr="00A76730">
        <w:rPr>
          <w:lang w:val="en-GB"/>
        </w:rPr>
        <w:t xml:space="preserve">the </w:t>
      </w:r>
      <w:r w:rsidR="00E3296B" w:rsidRPr="00A76730">
        <w:rPr>
          <w:lang w:val="en-GB"/>
        </w:rPr>
        <w:t>first law</w:t>
      </w:r>
      <w:r w:rsidRPr="00A76730">
        <w:rPr>
          <w:lang w:val="en-GB"/>
        </w:rPr>
        <w:t xml:space="preserve"> is the Turkish Forest </w:t>
      </w:r>
      <w:r w:rsidR="0054453A" w:rsidRPr="00A76730">
        <w:rPr>
          <w:lang w:val="en-GB"/>
        </w:rPr>
        <w:t>Law, which</w:t>
      </w:r>
      <w:r w:rsidR="004B3CF7" w:rsidRPr="00A76730">
        <w:rPr>
          <w:lang w:val="en-GB"/>
        </w:rPr>
        <w:t xml:space="preserve"> </w:t>
      </w:r>
      <w:r w:rsidRPr="00A76730">
        <w:rPr>
          <w:lang w:val="en-GB"/>
        </w:rPr>
        <w:t>regulates the use of non-wood forest products. In short</w:t>
      </w:r>
      <w:r w:rsidR="008D4EB8" w:rsidRPr="00A76730">
        <w:rPr>
          <w:lang w:val="en-GB"/>
        </w:rPr>
        <w:t>,</w:t>
      </w:r>
      <w:r w:rsidRPr="00A76730">
        <w:rPr>
          <w:lang w:val="en-GB"/>
        </w:rPr>
        <w:t xml:space="preserve"> this law states that it is forbidden to collect and remove</w:t>
      </w:r>
      <w:r w:rsidR="00E3296B" w:rsidRPr="00A76730">
        <w:rPr>
          <w:lang w:val="en-GB"/>
        </w:rPr>
        <w:t xml:space="preserve"> any form of forest vegetation. The second </w:t>
      </w:r>
      <w:r w:rsidRPr="00A76730">
        <w:rPr>
          <w:lang w:val="en-GB"/>
        </w:rPr>
        <w:t>law, the Turkish Law of Natural Parks</w:t>
      </w:r>
      <w:r w:rsidR="00020A25" w:rsidRPr="00A76730">
        <w:rPr>
          <w:lang w:val="en-GB"/>
        </w:rPr>
        <w:t>,</w:t>
      </w:r>
      <w:r w:rsidRPr="00A76730">
        <w:rPr>
          <w:lang w:val="en-GB"/>
        </w:rPr>
        <w:t xml:space="preserve"> </w:t>
      </w:r>
      <w:r w:rsidR="0054453A" w:rsidRPr="00A76730">
        <w:rPr>
          <w:lang w:val="en-GB"/>
        </w:rPr>
        <w:t>states</w:t>
      </w:r>
      <w:r w:rsidR="00D93C21" w:rsidRPr="00A76730">
        <w:rPr>
          <w:lang w:val="en-GB"/>
        </w:rPr>
        <w:t xml:space="preserve"> that</w:t>
      </w:r>
      <w:r w:rsidRPr="00A76730">
        <w:rPr>
          <w:lang w:val="en-GB"/>
        </w:rPr>
        <w:t xml:space="preserve"> “</w:t>
      </w:r>
      <w:r w:rsidR="00EF4D25" w:rsidRPr="00A76730">
        <w:rPr>
          <w:lang w:val="en-GB"/>
        </w:rPr>
        <w:t>T</w:t>
      </w:r>
      <w:r w:rsidR="008D4EB8" w:rsidRPr="00A76730">
        <w:rPr>
          <w:lang w:val="en-GB"/>
        </w:rPr>
        <w:t xml:space="preserve">he </w:t>
      </w:r>
      <w:r w:rsidRPr="00A76730">
        <w:rPr>
          <w:lang w:val="en-GB"/>
        </w:rPr>
        <w:t xml:space="preserve">production of forest products, hunting and disturbing the natural balance is prohibited.” Since collecting </w:t>
      </w:r>
      <w:r w:rsidRPr="00A76730">
        <w:rPr>
          <w:i/>
          <w:lang w:val="en-GB"/>
        </w:rPr>
        <w:t>salep</w:t>
      </w:r>
      <w:r w:rsidRPr="00A76730">
        <w:rPr>
          <w:lang w:val="en-GB"/>
        </w:rPr>
        <w:t xml:space="preserve"> is classified as production of forest products, it is prohibited in all protected areas. The </w:t>
      </w:r>
      <w:r w:rsidR="008D4EB8" w:rsidRPr="00A76730">
        <w:rPr>
          <w:lang w:val="en-GB"/>
        </w:rPr>
        <w:t xml:space="preserve">final </w:t>
      </w:r>
      <w:r w:rsidRPr="00A76730">
        <w:rPr>
          <w:lang w:val="en-GB"/>
        </w:rPr>
        <w:t xml:space="preserve">law in Turkey is The Regulation on Collection, Production and Export of Bulbs of Wildflowers. As the title of </w:t>
      </w:r>
      <w:r w:rsidR="00E3296B" w:rsidRPr="00A76730">
        <w:rPr>
          <w:lang w:val="en-GB"/>
        </w:rPr>
        <w:t xml:space="preserve">this </w:t>
      </w:r>
      <w:r w:rsidRPr="00A76730">
        <w:rPr>
          <w:lang w:val="en-GB"/>
        </w:rPr>
        <w:t xml:space="preserve">law </w:t>
      </w:r>
      <w:r w:rsidR="00A4087A" w:rsidRPr="00A76730">
        <w:rPr>
          <w:lang w:val="en-GB"/>
        </w:rPr>
        <w:t>suggests</w:t>
      </w:r>
      <w:r w:rsidRPr="00A76730">
        <w:rPr>
          <w:lang w:val="en-GB"/>
        </w:rPr>
        <w:t xml:space="preserve">, this law regulates the production and the export of bulbs, roots and tubers of flowers. It also </w:t>
      </w:r>
      <w:r w:rsidR="008D4EB8" w:rsidRPr="00A76730">
        <w:rPr>
          <w:lang w:val="en-GB"/>
        </w:rPr>
        <w:t xml:space="preserve">defines </w:t>
      </w:r>
      <w:r w:rsidRPr="00A76730">
        <w:rPr>
          <w:lang w:val="en-GB"/>
        </w:rPr>
        <w:t>a list with species that may not be taken away from the wild fo</w:t>
      </w:r>
      <w:r w:rsidR="00250331">
        <w:rPr>
          <w:lang w:val="en-GB"/>
        </w:rPr>
        <w:t>r export [7</w:t>
      </w:r>
      <w:r w:rsidRPr="00A76730">
        <w:rPr>
          <w:lang w:val="en-GB"/>
        </w:rPr>
        <w:t>].</w:t>
      </w:r>
      <w:r w:rsidR="00235869" w:rsidRPr="00A76730">
        <w:rPr>
          <w:lang w:val="en-GB"/>
        </w:rPr>
        <w:t xml:space="preserve"> </w:t>
      </w:r>
      <w:r w:rsidR="00765C8F" w:rsidRPr="00A76730">
        <w:rPr>
          <w:lang w:val="en-GB"/>
        </w:rPr>
        <w:t>T</w:t>
      </w:r>
      <w:r w:rsidR="00B02759" w:rsidRPr="00A76730">
        <w:rPr>
          <w:lang w:val="en-GB"/>
        </w:rPr>
        <w:t xml:space="preserve">he exact ingredients in </w:t>
      </w:r>
      <w:r w:rsidR="00B02759" w:rsidRPr="00A76730">
        <w:rPr>
          <w:i/>
          <w:lang w:val="en-GB"/>
        </w:rPr>
        <w:t>salep</w:t>
      </w:r>
      <w:r w:rsidR="00B02759" w:rsidRPr="00A76730">
        <w:rPr>
          <w:lang w:val="en-GB"/>
        </w:rPr>
        <w:t xml:space="preserve"> cannot be identified without molecular identification tools, </w:t>
      </w:r>
      <w:r w:rsidR="00D93C21" w:rsidRPr="00A76730">
        <w:rPr>
          <w:lang w:val="en-GB"/>
        </w:rPr>
        <w:t>which makes</w:t>
      </w:r>
      <w:r w:rsidR="00B02759" w:rsidRPr="00A76730">
        <w:rPr>
          <w:lang w:val="en-GB"/>
        </w:rPr>
        <w:t xml:space="preserve"> it difficult to enforce these laws. </w:t>
      </w:r>
    </w:p>
    <w:p w14:paraId="7F4819C0" w14:textId="77777777" w:rsidR="001464F4" w:rsidRPr="00A76730" w:rsidRDefault="002D5A7A" w:rsidP="00B056D7">
      <w:pPr>
        <w:pStyle w:val="Kop2"/>
        <w:rPr>
          <w:lang w:val="en-GB"/>
        </w:rPr>
      </w:pPr>
      <w:bookmarkStart w:id="40" w:name="_Toc262217593"/>
      <w:r w:rsidRPr="00A76730">
        <w:rPr>
          <w:lang w:val="en-GB"/>
        </w:rPr>
        <w:t>How a</w:t>
      </w:r>
      <w:r w:rsidR="001464F4" w:rsidRPr="00A76730">
        <w:rPr>
          <w:lang w:val="en-GB"/>
        </w:rPr>
        <w:t xml:space="preserve"> </w:t>
      </w:r>
      <w:r w:rsidRPr="00A76730">
        <w:rPr>
          <w:lang w:val="en-GB"/>
        </w:rPr>
        <w:t xml:space="preserve">web </w:t>
      </w:r>
      <w:r w:rsidR="001464F4" w:rsidRPr="00A76730">
        <w:rPr>
          <w:lang w:val="en-GB"/>
        </w:rPr>
        <w:t>app</w:t>
      </w:r>
      <w:r w:rsidRPr="00A76730">
        <w:rPr>
          <w:lang w:val="en-GB"/>
        </w:rPr>
        <w:t>lication</w:t>
      </w:r>
      <w:r w:rsidR="001464F4" w:rsidRPr="00A76730">
        <w:rPr>
          <w:lang w:val="en-GB"/>
        </w:rPr>
        <w:t xml:space="preserve"> c</w:t>
      </w:r>
      <w:r w:rsidR="00AA6E46" w:rsidRPr="00A76730">
        <w:rPr>
          <w:lang w:val="en-GB"/>
        </w:rPr>
        <w:t>an</w:t>
      </w:r>
      <w:r w:rsidR="001464F4" w:rsidRPr="00A76730">
        <w:rPr>
          <w:lang w:val="en-GB"/>
        </w:rPr>
        <w:t xml:space="preserve"> improve control in illegal orchid trade</w:t>
      </w:r>
      <w:bookmarkEnd w:id="40"/>
    </w:p>
    <w:p w14:paraId="0C10EA51" w14:textId="77777777" w:rsidR="001464F4" w:rsidRPr="00A76730" w:rsidRDefault="001464F4" w:rsidP="00B056D7">
      <w:pPr>
        <w:rPr>
          <w:lang w:val="en-GB"/>
        </w:rPr>
      </w:pPr>
      <w:r w:rsidRPr="00A76730">
        <w:rPr>
          <w:lang w:val="en-GB"/>
        </w:rPr>
        <w:t>To make it easier to follow the trad</w:t>
      </w:r>
      <w:r w:rsidR="002D5A7A" w:rsidRPr="00A76730">
        <w:rPr>
          <w:lang w:val="en-GB"/>
        </w:rPr>
        <w:t>e routes of orchid smuggling, a web</w:t>
      </w:r>
      <w:r w:rsidRPr="00A76730">
        <w:rPr>
          <w:lang w:val="en-GB"/>
        </w:rPr>
        <w:t xml:space="preserve"> app</w:t>
      </w:r>
      <w:r w:rsidR="002D5A7A" w:rsidRPr="00A76730">
        <w:rPr>
          <w:lang w:val="en-GB"/>
        </w:rPr>
        <w:t>lication</w:t>
      </w:r>
      <w:r w:rsidRPr="00A76730">
        <w:rPr>
          <w:lang w:val="en-GB"/>
        </w:rPr>
        <w:t xml:space="preserve"> that can identify </w:t>
      </w:r>
      <w:r w:rsidR="0043500F" w:rsidRPr="00A76730">
        <w:rPr>
          <w:lang w:val="en-GB"/>
        </w:rPr>
        <w:t xml:space="preserve">illegally traded orchids </w:t>
      </w:r>
      <w:r w:rsidR="00FC5F7E" w:rsidRPr="00A76730">
        <w:rPr>
          <w:lang w:val="en-GB"/>
        </w:rPr>
        <w:t>is desired.</w:t>
      </w:r>
      <w:r w:rsidRPr="00A76730">
        <w:rPr>
          <w:lang w:val="en-GB"/>
        </w:rPr>
        <w:t xml:space="preserve"> This app</w:t>
      </w:r>
      <w:r w:rsidR="002D5A7A" w:rsidRPr="00A76730">
        <w:rPr>
          <w:lang w:val="en-GB"/>
        </w:rPr>
        <w:t>lication</w:t>
      </w:r>
      <w:r w:rsidRPr="00A76730">
        <w:rPr>
          <w:lang w:val="en-GB"/>
        </w:rPr>
        <w:t xml:space="preserve"> </w:t>
      </w:r>
      <w:r w:rsidR="00B02759" w:rsidRPr="00A76730">
        <w:rPr>
          <w:lang w:val="en-GB"/>
        </w:rPr>
        <w:t xml:space="preserve">could </w:t>
      </w:r>
      <w:r w:rsidRPr="00A76730">
        <w:rPr>
          <w:lang w:val="en-GB"/>
        </w:rPr>
        <w:t xml:space="preserve">be used on </w:t>
      </w:r>
      <w:r w:rsidR="005317E1" w:rsidRPr="00A76730">
        <w:rPr>
          <w:lang w:val="en-GB"/>
        </w:rPr>
        <w:t>laptops</w:t>
      </w:r>
      <w:ins w:id="41" w:author="Rutger Vos" w:date="2014-05-22T11:06:00Z">
        <w:r w:rsidR="002E0763">
          <w:rPr>
            <w:lang w:val="en-GB"/>
          </w:rPr>
          <w:t xml:space="preserve"> or </w:t>
        </w:r>
      </w:ins>
      <w:del w:id="42" w:author="Rutger Vos" w:date="2014-05-22T11:06:00Z">
        <w:r w:rsidR="005317E1" w:rsidRPr="00A76730" w:rsidDel="002E0763">
          <w:rPr>
            <w:lang w:val="en-GB"/>
          </w:rPr>
          <w:delText>/</w:delText>
        </w:r>
      </w:del>
      <w:r w:rsidR="005317E1" w:rsidRPr="00A76730">
        <w:rPr>
          <w:lang w:val="en-GB"/>
        </w:rPr>
        <w:t xml:space="preserve">desktops </w:t>
      </w:r>
      <w:del w:id="43" w:author="Rutger Vos" w:date="2014-05-22T11:06:00Z">
        <w:r w:rsidR="002D5A7A" w:rsidRPr="00A76730" w:rsidDel="002E0763">
          <w:rPr>
            <w:lang w:val="en-GB"/>
          </w:rPr>
          <w:delText xml:space="preserve">and </w:delText>
        </w:r>
      </w:del>
      <w:ins w:id="44" w:author="Rutger Vos" w:date="2014-05-22T11:06:00Z">
        <w:r w:rsidR="002E0763">
          <w:rPr>
            <w:lang w:val="en-GB"/>
          </w:rPr>
          <w:t>as well as mobile devices</w:t>
        </w:r>
        <w:r w:rsidR="002E0763" w:rsidRPr="00A76730">
          <w:rPr>
            <w:lang w:val="en-GB"/>
          </w:rPr>
          <w:t xml:space="preserve"> </w:t>
        </w:r>
      </w:ins>
      <w:del w:id="45" w:author="Rutger Vos" w:date="2014-05-22T11:06:00Z">
        <w:r w:rsidR="005317E1" w:rsidRPr="00A76730" w:rsidDel="002E0763">
          <w:rPr>
            <w:lang w:val="en-GB"/>
          </w:rPr>
          <w:delText xml:space="preserve">smartphones/tablets </w:delText>
        </w:r>
      </w:del>
      <w:r w:rsidRPr="00A76730">
        <w:rPr>
          <w:lang w:val="en-GB"/>
        </w:rPr>
        <w:t xml:space="preserve">by taking pictures of flowers, leaves </w:t>
      </w:r>
      <w:r w:rsidR="00A4087A" w:rsidRPr="00A76730">
        <w:rPr>
          <w:lang w:val="en-GB"/>
        </w:rPr>
        <w:t xml:space="preserve">or </w:t>
      </w:r>
      <w:r w:rsidRPr="00A76730">
        <w:rPr>
          <w:lang w:val="en-GB"/>
        </w:rPr>
        <w:t>underground tubers</w:t>
      </w:r>
      <w:r w:rsidR="00E3296B" w:rsidRPr="00A76730">
        <w:rPr>
          <w:lang w:val="en-GB"/>
        </w:rPr>
        <w:t xml:space="preserve"> and upload</w:t>
      </w:r>
      <w:r w:rsidR="00B02759" w:rsidRPr="00A76730">
        <w:rPr>
          <w:lang w:val="en-GB"/>
        </w:rPr>
        <w:t>ing</w:t>
      </w:r>
      <w:r w:rsidR="00E3296B" w:rsidRPr="00A76730">
        <w:rPr>
          <w:lang w:val="en-GB"/>
        </w:rPr>
        <w:t xml:space="preserve"> the pictures to </w:t>
      </w:r>
      <w:r w:rsidR="00235869" w:rsidRPr="00A76730">
        <w:rPr>
          <w:lang w:val="en-GB"/>
        </w:rPr>
        <w:t>a</w:t>
      </w:r>
      <w:r w:rsidR="00E3296B" w:rsidRPr="00A76730">
        <w:rPr>
          <w:lang w:val="en-GB"/>
        </w:rPr>
        <w:t xml:space="preserve"> website</w:t>
      </w:r>
      <w:r w:rsidRPr="00A76730">
        <w:rPr>
          <w:lang w:val="en-GB"/>
        </w:rPr>
        <w:t>.</w:t>
      </w:r>
      <w:r w:rsidR="002D5A7A" w:rsidRPr="00A76730">
        <w:rPr>
          <w:lang w:val="en-GB"/>
        </w:rPr>
        <w:t xml:space="preserve"> </w:t>
      </w:r>
      <w:r w:rsidRPr="00A76730">
        <w:rPr>
          <w:lang w:val="en-GB"/>
        </w:rPr>
        <w:t xml:space="preserve">A simple </w:t>
      </w:r>
      <w:del w:id="46" w:author="Rutger Vos" w:date="2014-05-22T11:07:00Z">
        <w:r w:rsidRPr="00A76730" w:rsidDel="002E0763">
          <w:rPr>
            <w:lang w:val="en-GB"/>
          </w:rPr>
          <w:delText xml:space="preserve">workflow </w:delText>
        </w:r>
      </w:del>
      <w:ins w:id="47" w:author="Rutger Vos" w:date="2014-05-22T11:07:00Z">
        <w:r w:rsidR="002E0763">
          <w:rPr>
            <w:lang w:val="en-GB"/>
          </w:rPr>
          <w:t>flowchart</w:t>
        </w:r>
        <w:r w:rsidR="002E0763" w:rsidRPr="00A76730">
          <w:rPr>
            <w:lang w:val="en-GB"/>
          </w:rPr>
          <w:t xml:space="preserve"> </w:t>
        </w:r>
      </w:ins>
      <w:r w:rsidRPr="00A76730">
        <w:rPr>
          <w:lang w:val="en-GB"/>
        </w:rPr>
        <w:t>of the app</w:t>
      </w:r>
      <w:r w:rsidR="002D5A7A" w:rsidRPr="00A76730">
        <w:rPr>
          <w:lang w:val="en-GB"/>
        </w:rPr>
        <w:t>lication</w:t>
      </w:r>
      <w:r w:rsidRPr="00A76730">
        <w:rPr>
          <w:lang w:val="en-GB"/>
        </w:rPr>
        <w:t xml:space="preserve"> </w:t>
      </w:r>
      <w:del w:id="48" w:author="Rutger Vos" w:date="2014-05-22T11:07:00Z">
        <w:r w:rsidRPr="00A76730" w:rsidDel="002E0763">
          <w:rPr>
            <w:lang w:val="en-GB"/>
          </w:rPr>
          <w:delText>can be found</w:delText>
        </w:r>
      </w:del>
      <w:ins w:id="49" w:author="Rutger Vos" w:date="2014-05-22T11:07:00Z">
        <w:r w:rsidR="002E0763">
          <w:rPr>
            <w:lang w:val="en-GB"/>
          </w:rPr>
          <w:t>is shown</w:t>
        </w:r>
      </w:ins>
      <w:r w:rsidRPr="00A76730">
        <w:rPr>
          <w:lang w:val="en-GB"/>
        </w:rPr>
        <w:t xml:space="preserve"> in figure 2.</w:t>
      </w:r>
      <w:r w:rsidR="002D5A7A" w:rsidRPr="00A76730">
        <w:rPr>
          <w:lang w:val="en-GB"/>
        </w:rPr>
        <w:t xml:space="preserve"> In this project the focus </w:t>
      </w:r>
      <w:r w:rsidR="00FC5F7E" w:rsidRPr="00A76730">
        <w:rPr>
          <w:lang w:val="en-GB"/>
        </w:rPr>
        <w:t xml:space="preserve">was </w:t>
      </w:r>
      <w:r w:rsidR="002D5A7A" w:rsidRPr="00A76730">
        <w:rPr>
          <w:lang w:val="en-GB"/>
        </w:rPr>
        <w:t xml:space="preserve">on </w:t>
      </w:r>
      <w:r w:rsidR="00E3296B" w:rsidRPr="00A76730">
        <w:rPr>
          <w:lang w:val="en-GB"/>
        </w:rPr>
        <w:t>creating</w:t>
      </w:r>
      <w:r w:rsidR="002D5A7A" w:rsidRPr="00A76730">
        <w:rPr>
          <w:lang w:val="en-GB"/>
        </w:rPr>
        <w:t xml:space="preserve"> the webs</w:t>
      </w:r>
      <w:r w:rsidR="00D82FBB" w:rsidRPr="00A76730">
        <w:rPr>
          <w:lang w:val="en-GB"/>
        </w:rPr>
        <w:t>ite and integrat</w:t>
      </w:r>
      <w:r w:rsidR="00B02759" w:rsidRPr="00A76730">
        <w:rPr>
          <w:lang w:val="en-GB"/>
        </w:rPr>
        <w:t>ing</w:t>
      </w:r>
      <w:r w:rsidR="00D82FBB" w:rsidRPr="00A76730">
        <w:rPr>
          <w:lang w:val="en-GB"/>
        </w:rPr>
        <w:t xml:space="preserve"> the identification application</w:t>
      </w:r>
      <w:r w:rsidR="00A0700B" w:rsidRPr="00A76730">
        <w:rPr>
          <w:lang w:val="en-GB"/>
        </w:rPr>
        <w:t xml:space="preserve"> for pictures taken of flow</w:t>
      </w:r>
      <w:r w:rsidR="0036531F" w:rsidRPr="00A76730">
        <w:rPr>
          <w:lang w:val="en-GB"/>
        </w:rPr>
        <w:t>ers of</w:t>
      </w:r>
      <w:r w:rsidR="00A0700B" w:rsidRPr="00A76730">
        <w:rPr>
          <w:lang w:val="en-GB"/>
        </w:rPr>
        <w:t xml:space="preserve"> slipper orchids</w:t>
      </w:r>
      <w:r w:rsidR="002D5A7A" w:rsidRPr="00A76730">
        <w:rPr>
          <w:lang w:val="en-GB"/>
        </w:rPr>
        <w:t>.</w:t>
      </w:r>
      <w:r w:rsidR="00D82FBB" w:rsidRPr="00A76730">
        <w:rPr>
          <w:lang w:val="en-GB"/>
        </w:rPr>
        <w:t xml:space="preserve"> This application is </w:t>
      </w:r>
      <w:r w:rsidR="00A4087A" w:rsidRPr="00A76730">
        <w:rPr>
          <w:lang w:val="en-GB"/>
        </w:rPr>
        <w:t>currently under development</w:t>
      </w:r>
      <w:r w:rsidR="00D82FBB" w:rsidRPr="00A76730">
        <w:rPr>
          <w:lang w:val="en-GB"/>
        </w:rPr>
        <w:t xml:space="preserve"> at Naturalis.</w:t>
      </w:r>
    </w:p>
    <w:p w14:paraId="7FF9D9CC" w14:textId="77777777" w:rsidR="001464F4" w:rsidRPr="00A76730" w:rsidRDefault="001464F4" w:rsidP="00B056D7">
      <w:pPr>
        <w:rPr>
          <w:lang w:val="en-GB"/>
        </w:rPr>
      </w:pPr>
    </w:p>
    <w:p w14:paraId="2F25660A" w14:textId="77777777" w:rsidR="00F15985" w:rsidRPr="00A76730" w:rsidRDefault="001464F4" w:rsidP="00B056D7">
      <w:pPr>
        <w:rPr>
          <w:lang w:val="en-GB"/>
        </w:rPr>
      </w:pPr>
      <w:r w:rsidRPr="00A76730">
        <w:rPr>
          <w:noProof/>
          <w:lang w:val="en-US"/>
        </w:rPr>
        <w:drawing>
          <wp:inline distT="0" distB="0" distL="0" distR="0" wp14:anchorId="27C9F35F" wp14:editId="098A5197">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48C85C15" w14:textId="77777777" w:rsidR="001464F4" w:rsidRPr="00A76730" w:rsidRDefault="00F15985" w:rsidP="00B056D7">
      <w:pPr>
        <w:pStyle w:val="Bijschrift"/>
        <w:rPr>
          <w:sz w:val="22"/>
          <w:szCs w:val="24"/>
          <w:lang w:val="en-GB"/>
        </w:rPr>
      </w:pPr>
      <w:r w:rsidRPr="00A76730">
        <w:rPr>
          <w:sz w:val="22"/>
          <w:szCs w:val="24"/>
          <w:lang w:val="en-GB"/>
        </w:rPr>
        <w:t xml:space="preserve">Figure </w:t>
      </w:r>
      <w:r w:rsidR="00AD1C5F" w:rsidRPr="00A76730">
        <w:rPr>
          <w:sz w:val="22"/>
          <w:szCs w:val="24"/>
          <w:lang w:val="en-GB"/>
        </w:rPr>
        <w:fldChar w:fldCharType="begin"/>
      </w:r>
      <w:r w:rsidR="002E7A08" w:rsidRPr="00A76730">
        <w:rPr>
          <w:sz w:val="22"/>
          <w:szCs w:val="24"/>
          <w:lang w:val="en-GB"/>
        </w:rPr>
        <w:instrText xml:space="preserve"> SEQ Figure \* ARABIC </w:instrText>
      </w:r>
      <w:r w:rsidR="00AD1C5F" w:rsidRPr="00A76730">
        <w:rPr>
          <w:sz w:val="22"/>
          <w:szCs w:val="24"/>
          <w:lang w:val="en-GB"/>
        </w:rPr>
        <w:fldChar w:fldCharType="separate"/>
      </w:r>
      <w:r w:rsidR="003E7F55" w:rsidRPr="00A76730">
        <w:rPr>
          <w:noProof/>
          <w:sz w:val="22"/>
          <w:szCs w:val="24"/>
          <w:lang w:val="en-GB"/>
        </w:rPr>
        <w:t>2</w:t>
      </w:r>
      <w:r w:rsidR="00AD1C5F" w:rsidRPr="00A76730">
        <w:rPr>
          <w:sz w:val="22"/>
          <w:szCs w:val="24"/>
          <w:lang w:val="en-GB"/>
        </w:rPr>
        <w:fldChar w:fldCharType="end"/>
      </w:r>
      <w:r w:rsidRPr="00A76730">
        <w:rPr>
          <w:sz w:val="22"/>
          <w:szCs w:val="24"/>
          <w:lang w:val="en-GB"/>
        </w:rPr>
        <w:t xml:space="preserve"> A simple </w:t>
      </w:r>
      <w:del w:id="50" w:author="Rutger Vos" w:date="2014-05-22T11:07:00Z">
        <w:r w:rsidRPr="00A76730" w:rsidDel="002E0763">
          <w:rPr>
            <w:sz w:val="22"/>
            <w:szCs w:val="24"/>
            <w:lang w:val="en-GB"/>
          </w:rPr>
          <w:delText xml:space="preserve">workflow </w:delText>
        </w:r>
      </w:del>
      <w:ins w:id="51" w:author="Rutger Vos" w:date="2014-05-22T11:07:00Z">
        <w:r w:rsidR="002E0763">
          <w:rPr>
            <w:sz w:val="22"/>
            <w:szCs w:val="24"/>
            <w:lang w:val="en-GB"/>
          </w:rPr>
          <w:t>flowchart</w:t>
        </w:r>
        <w:r w:rsidR="002E0763" w:rsidRPr="00A76730">
          <w:rPr>
            <w:sz w:val="22"/>
            <w:szCs w:val="24"/>
            <w:lang w:val="en-GB"/>
          </w:rPr>
          <w:t xml:space="preserve"> </w:t>
        </w:r>
      </w:ins>
      <w:r w:rsidRPr="00A76730">
        <w:rPr>
          <w:sz w:val="22"/>
          <w:szCs w:val="24"/>
          <w:lang w:val="en-GB"/>
        </w:rPr>
        <w:t>of the application made during this proje</w:t>
      </w:r>
      <w:r w:rsidR="00765C8F" w:rsidRPr="00A76730">
        <w:rPr>
          <w:sz w:val="22"/>
          <w:szCs w:val="24"/>
          <w:lang w:val="en-GB"/>
        </w:rPr>
        <w:t>ct. Resources of the pictures: [</w:t>
      </w:r>
      <w:r w:rsidR="00250331">
        <w:rPr>
          <w:sz w:val="22"/>
          <w:szCs w:val="24"/>
          <w:lang w:val="en-GB"/>
        </w:rPr>
        <w:t>8</w:t>
      </w:r>
      <w:r w:rsidRPr="00A76730">
        <w:rPr>
          <w:sz w:val="22"/>
          <w:szCs w:val="24"/>
          <w:lang w:val="en-GB"/>
        </w:rPr>
        <w:t>-1</w:t>
      </w:r>
      <w:r w:rsidR="00250331">
        <w:rPr>
          <w:sz w:val="22"/>
          <w:szCs w:val="24"/>
          <w:lang w:val="en-GB"/>
        </w:rPr>
        <w:t>5</w:t>
      </w:r>
      <w:r w:rsidRPr="00A76730">
        <w:rPr>
          <w:sz w:val="22"/>
          <w:szCs w:val="24"/>
          <w:lang w:val="en-GB"/>
        </w:rPr>
        <w:t>]</w:t>
      </w:r>
    </w:p>
    <w:p w14:paraId="49817249" w14:textId="77777777" w:rsidR="001464F4" w:rsidRPr="00A76730" w:rsidRDefault="00561329" w:rsidP="00B056D7">
      <w:pPr>
        <w:pStyle w:val="Kop2"/>
        <w:rPr>
          <w:lang w:val="en-GB"/>
        </w:rPr>
      </w:pPr>
      <w:bookmarkStart w:id="52" w:name="_Toc262217594"/>
      <w:r w:rsidRPr="00A76730">
        <w:rPr>
          <w:lang w:val="en-GB"/>
        </w:rPr>
        <w:t>Comparable</w:t>
      </w:r>
      <w:r w:rsidR="001464F4" w:rsidRPr="00A76730">
        <w:rPr>
          <w:lang w:val="en-GB"/>
        </w:rPr>
        <w:t xml:space="preserve"> </w:t>
      </w:r>
      <w:r w:rsidR="00CC11BB" w:rsidRPr="00A76730">
        <w:rPr>
          <w:lang w:val="en-GB"/>
        </w:rPr>
        <w:t>software</w:t>
      </w:r>
      <w:bookmarkEnd w:id="52"/>
    </w:p>
    <w:p w14:paraId="060A4080" w14:textId="77777777" w:rsidR="001464F4" w:rsidRPr="00A76730" w:rsidRDefault="00CC11BB" w:rsidP="00B056D7">
      <w:pPr>
        <w:rPr>
          <w:lang w:val="en-GB"/>
        </w:rPr>
      </w:pPr>
      <w:r w:rsidRPr="00A76730">
        <w:rPr>
          <w:lang w:val="en-GB"/>
        </w:rPr>
        <w:t>There is software available that can identify a person using face recognition</w:t>
      </w:r>
      <w:r w:rsidR="00B02759" w:rsidRPr="00A76730">
        <w:rPr>
          <w:lang w:val="en-GB"/>
        </w:rPr>
        <w:t xml:space="preserve">, for example the </w:t>
      </w:r>
      <w:r w:rsidR="001464F4" w:rsidRPr="00A76730">
        <w:rPr>
          <w:lang w:val="en-GB"/>
        </w:rPr>
        <w:t>software KeyLemon [</w:t>
      </w:r>
      <w:r w:rsidR="00250331">
        <w:rPr>
          <w:lang w:val="en-GB"/>
        </w:rPr>
        <w:t>16</w:t>
      </w:r>
      <w:r w:rsidR="001464F4" w:rsidRPr="00A76730">
        <w:rPr>
          <w:lang w:val="en-GB"/>
        </w:rPr>
        <w:t>]. This software could be used to unlock a computer.</w:t>
      </w:r>
    </w:p>
    <w:p w14:paraId="52592A24" w14:textId="77777777" w:rsidR="00A0700B" w:rsidRDefault="00B02759" w:rsidP="00B056D7">
      <w:pPr>
        <w:rPr>
          <w:lang w:val="en-GB"/>
        </w:rPr>
      </w:pPr>
      <w:r w:rsidRPr="00A76730">
        <w:rPr>
          <w:lang w:val="en-GB"/>
        </w:rPr>
        <w:t xml:space="preserve">Essentially the software takes </w:t>
      </w:r>
      <w:r w:rsidR="001464F4" w:rsidRPr="00A76730">
        <w:rPr>
          <w:lang w:val="en-GB"/>
        </w:rPr>
        <w:t xml:space="preserve">a picture or series of pictures of your face. When it takes a series of pictures it is almost always required to move your head up and down and / or left and right. The software saves this picture </w:t>
      </w:r>
      <w:r w:rsidR="008D4EB8" w:rsidRPr="00A76730">
        <w:rPr>
          <w:lang w:val="en-GB"/>
        </w:rPr>
        <w:t xml:space="preserve">or </w:t>
      </w:r>
      <w:r w:rsidR="001464F4" w:rsidRPr="00A76730">
        <w:rPr>
          <w:lang w:val="en-GB"/>
        </w:rPr>
        <w:t xml:space="preserve">pictures. When you use the software to unlock your computer the software takes a picture </w:t>
      </w:r>
      <w:r w:rsidR="008D4EB8" w:rsidRPr="00A76730">
        <w:rPr>
          <w:lang w:val="en-GB"/>
        </w:rPr>
        <w:t>or</w:t>
      </w:r>
      <w:r w:rsidR="001464F4" w:rsidRPr="00A76730">
        <w:rPr>
          <w:lang w:val="en-GB"/>
        </w:rPr>
        <w:t xml:space="preserve"> series of pictures of your face and compares this with the saved picture(s). </w:t>
      </w:r>
      <w:r w:rsidR="008D4EB8" w:rsidRPr="00A76730">
        <w:rPr>
          <w:lang w:val="en-GB"/>
        </w:rPr>
        <w:t xml:space="preserve">If </w:t>
      </w:r>
      <w:r w:rsidR="001464F4" w:rsidRPr="00A76730">
        <w:rPr>
          <w:lang w:val="en-GB"/>
        </w:rPr>
        <w:t xml:space="preserve">it finds </w:t>
      </w:r>
      <w:r w:rsidR="00AA6E46" w:rsidRPr="00A76730">
        <w:rPr>
          <w:lang w:val="en-GB"/>
        </w:rPr>
        <w:t>a match you will be logged-in to</w:t>
      </w:r>
      <w:r w:rsidR="001464F4" w:rsidRPr="00A76730">
        <w:rPr>
          <w:lang w:val="en-GB"/>
        </w:rPr>
        <w:t xml:space="preserve"> your account</w:t>
      </w:r>
      <w:r w:rsidR="00561329" w:rsidRPr="00A76730">
        <w:rPr>
          <w:lang w:val="en-GB"/>
        </w:rPr>
        <w:t>.</w:t>
      </w:r>
      <w:r w:rsidR="00E51D36" w:rsidRPr="00A76730">
        <w:rPr>
          <w:lang w:val="en-GB"/>
        </w:rPr>
        <w:t xml:space="preserve"> The existence of this kind of software </w:t>
      </w:r>
      <w:r w:rsidR="008D4EB8" w:rsidRPr="00A76730">
        <w:rPr>
          <w:lang w:val="en-GB"/>
        </w:rPr>
        <w:t xml:space="preserve">demonstrates </w:t>
      </w:r>
      <w:r w:rsidR="00E51D36" w:rsidRPr="00A76730">
        <w:rPr>
          <w:lang w:val="en-GB"/>
        </w:rPr>
        <w:t xml:space="preserve">that it is possible to identify objects that look very similar to each other, </w:t>
      </w:r>
      <w:r w:rsidR="008D4EB8" w:rsidRPr="00A76730">
        <w:rPr>
          <w:lang w:val="en-GB"/>
        </w:rPr>
        <w:t xml:space="preserve">such as </w:t>
      </w:r>
      <w:r w:rsidR="00E51D36" w:rsidRPr="00A76730">
        <w:rPr>
          <w:lang w:val="en-GB"/>
        </w:rPr>
        <w:t>two different persons. If this is possible, it would also be possible to identify orchids to section level. All sections have some very specific characteristics that are unique to that section.</w:t>
      </w:r>
    </w:p>
    <w:p w14:paraId="41B29765" w14:textId="77777777" w:rsidR="00853C4C" w:rsidRPr="00A76730" w:rsidRDefault="00853C4C" w:rsidP="00853C4C">
      <w:pPr>
        <w:ind w:firstLine="709"/>
        <w:rPr>
          <w:lang w:val="en-GB"/>
        </w:rPr>
      </w:pPr>
      <w:r>
        <w:rPr>
          <w:lang w:val="en-GB"/>
        </w:rPr>
        <w:t>Another example of co</w:t>
      </w:r>
      <w:r w:rsidR="00250331">
        <w:rPr>
          <w:lang w:val="en-GB"/>
        </w:rPr>
        <w:t>mparable software is LeafSnap [17</w:t>
      </w:r>
      <w:r>
        <w:rPr>
          <w:lang w:val="en-GB"/>
        </w:rPr>
        <w:t>]. LeafSnap is an iPhone and android application that allows the user to take a picture of a leaf. After taking a picture the software turns the picture in a way that it can recognize the shape. The shape of the leaf will be used to create a list of possible trees.</w:t>
      </w:r>
    </w:p>
    <w:p w14:paraId="7B66E23E" w14:textId="77777777" w:rsidR="00826CDE" w:rsidRPr="00A76730" w:rsidRDefault="00853C4C" w:rsidP="00826CDE">
      <w:pPr>
        <w:rPr>
          <w:lang w:val="en-GB"/>
        </w:rPr>
      </w:pPr>
      <w:r>
        <w:rPr>
          <w:lang w:val="en-GB"/>
        </w:rPr>
        <w:tab/>
        <w:t>These applications</w:t>
      </w:r>
      <w:r w:rsidR="00A0700B" w:rsidRPr="00A76730">
        <w:rPr>
          <w:lang w:val="en-GB"/>
        </w:rPr>
        <w:t xml:space="preserve"> d</w:t>
      </w:r>
      <w:r>
        <w:rPr>
          <w:lang w:val="en-GB"/>
        </w:rPr>
        <w:t>iffer</w:t>
      </w:r>
      <w:r w:rsidR="00747164" w:rsidRPr="00A76730">
        <w:rPr>
          <w:lang w:val="en-GB"/>
        </w:rPr>
        <w:t xml:space="preserve"> from the pipeline that was developing during this</w:t>
      </w:r>
      <w:r w:rsidR="00A0700B" w:rsidRPr="00A76730">
        <w:rPr>
          <w:lang w:val="en-GB"/>
        </w:rPr>
        <w:t xml:space="preserve"> internship in several aspects. </w:t>
      </w:r>
      <w:r>
        <w:rPr>
          <w:lang w:val="en-GB"/>
        </w:rPr>
        <w:t xml:space="preserve">First of all, </w:t>
      </w:r>
      <w:del w:id="53" w:author="Rutger Vos" w:date="2014-05-22T11:08:00Z">
        <w:r w:rsidDel="002E0763">
          <w:rPr>
            <w:lang w:val="en-GB"/>
          </w:rPr>
          <w:delText xml:space="preserve">this </w:delText>
        </w:r>
      </w:del>
      <w:r>
        <w:rPr>
          <w:lang w:val="en-GB"/>
        </w:rPr>
        <w:t>KeyLemon</w:t>
      </w:r>
      <w:r w:rsidR="00E13C3B" w:rsidRPr="00A76730">
        <w:rPr>
          <w:lang w:val="en-GB"/>
        </w:rPr>
        <w:t xml:space="preserve"> is made to recognize a human face</w:t>
      </w:r>
      <w:r>
        <w:rPr>
          <w:lang w:val="en-GB"/>
        </w:rPr>
        <w:t xml:space="preserve"> and LeafSnap is made to recognize different lea</w:t>
      </w:r>
      <w:ins w:id="54" w:author="Rutger Vos" w:date="2014-05-22T11:08:00Z">
        <w:r w:rsidR="002E0763">
          <w:rPr>
            <w:lang w:val="en-GB"/>
          </w:rPr>
          <w:t>ve</w:t>
        </w:r>
      </w:ins>
      <w:del w:id="55" w:author="Rutger Vos" w:date="2014-05-22T11:08:00Z">
        <w:r w:rsidDel="002E0763">
          <w:rPr>
            <w:lang w:val="en-GB"/>
          </w:rPr>
          <w:delText>f</w:delText>
        </w:r>
      </w:del>
      <w:r>
        <w:rPr>
          <w:lang w:val="en-GB"/>
        </w:rPr>
        <w:t>s</w:t>
      </w:r>
      <w:r w:rsidR="00E13C3B" w:rsidRPr="00A76730">
        <w:rPr>
          <w:lang w:val="en-GB"/>
        </w:rPr>
        <w:t xml:space="preserve">. The pipeline that was developed during this internship focused on slipper orchid flowers and </w:t>
      </w:r>
      <w:r w:rsidR="00E13C3B" w:rsidRPr="00A76730">
        <w:rPr>
          <w:i/>
          <w:lang w:val="en-GB"/>
        </w:rPr>
        <w:t>salep</w:t>
      </w:r>
      <w:r w:rsidR="00E13C3B" w:rsidRPr="00A76730">
        <w:rPr>
          <w:lang w:val="en-GB"/>
        </w:rPr>
        <w:t xml:space="preserve"> orchid tubers.</w:t>
      </w:r>
      <w:r w:rsidR="008D4EB8" w:rsidRPr="00A76730">
        <w:rPr>
          <w:lang w:val="en-GB"/>
        </w:rPr>
        <w:t xml:space="preserve"> </w:t>
      </w:r>
      <w:r w:rsidR="00747164" w:rsidRPr="00A76730">
        <w:rPr>
          <w:lang w:val="en-GB"/>
        </w:rPr>
        <w:t>Secondly the pipeline will be available on a website, while the comparable softw</w:t>
      </w:r>
      <w:r w:rsidR="0043500F" w:rsidRPr="00A76730">
        <w:rPr>
          <w:lang w:val="en-GB"/>
        </w:rPr>
        <w:t>are needs to be installed on a</w:t>
      </w:r>
      <w:r w:rsidR="00747164" w:rsidRPr="00A76730">
        <w:rPr>
          <w:lang w:val="en-GB"/>
        </w:rPr>
        <w:t xml:space="preserve"> local machine</w:t>
      </w:r>
      <w:r>
        <w:rPr>
          <w:lang w:val="en-GB"/>
        </w:rPr>
        <w:t xml:space="preserve"> (e.g. a computer or a smartphone)</w:t>
      </w:r>
      <w:r w:rsidR="00747164" w:rsidRPr="00A76730">
        <w:rPr>
          <w:lang w:val="en-GB"/>
        </w:rPr>
        <w:t>.</w:t>
      </w:r>
      <w:r w:rsidR="008D4EB8" w:rsidRPr="00A76730">
        <w:rPr>
          <w:lang w:val="en-GB"/>
        </w:rPr>
        <w:t xml:space="preserve"> </w:t>
      </w:r>
      <w:del w:id="56" w:author="Rutger Vos" w:date="2014-05-22T11:08:00Z">
        <w:r w:rsidDel="002E0763">
          <w:rPr>
            <w:lang w:val="en-GB"/>
          </w:rPr>
          <w:delText>Lastly, the pipeline developed during this internship will be available on</w:delText>
        </w:r>
        <w:r w:rsidR="00E13946" w:rsidDel="002E0763">
          <w:rPr>
            <w:lang w:val="en-GB"/>
          </w:rPr>
          <w:delText xml:space="preserve"> a website. </w:delText>
        </w:r>
      </w:del>
      <w:r w:rsidR="00E13946">
        <w:rPr>
          <w:lang w:val="en-GB"/>
        </w:rPr>
        <w:t>This ma</w:t>
      </w:r>
      <w:ins w:id="57" w:author="Rutger Vos" w:date="2014-05-22T11:08:00Z">
        <w:r w:rsidR="002E0763">
          <w:rPr>
            <w:lang w:val="en-GB"/>
          </w:rPr>
          <w:t>k</w:t>
        </w:r>
      </w:ins>
      <w:del w:id="58" w:author="Rutger Vos" w:date="2014-05-22T11:08:00Z">
        <w:r w:rsidR="00E13946" w:rsidDel="002E0763">
          <w:rPr>
            <w:lang w:val="en-GB"/>
          </w:rPr>
          <w:delText>d</w:delText>
        </w:r>
      </w:del>
      <w:r w:rsidR="00E13946">
        <w:rPr>
          <w:lang w:val="en-GB"/>
        </w:rPr>
        <w:t>e</w:t>
      </w:r>
      <w:ins w:id="59" w:author="Rutger Vos" w:date="2014-05-22T11:08:00Z">
        <w:r w:rsidR="002E0763">
          <w:rPr>
            <w:lang w:val="en-GB"/>
          </w:rPr>
          <w:t>s</w:t>
        </w:r>
      </w:ins>
      <w:r w:rsidR="00E13946">
        <w:rPr>
          <w:lang w:val="en-GB"/>
        </w:rPr>
        <w:t xml:space="preserve"> it usable from different platforms. The comparable applications are specific for smartphones or computers, and also to the Operating System (OS) of the used device.</w:t>
      </w:r>
    </w:p>
    <w:p w14:paraId="35025B96" w14:textId="77777777" w:rsidR="00A0700B" w:rsidRPr="00A76730" w:rsidRDefault="0082136B" w:rsidP="00A0700B">
      <w:pPr>
        <w:pStyle w:val="Kop2"/>
        <w:rPr>
          <w:lang w:val="en-GB"/>
        </w:rPr>
      </w:pPr>
      <w:bookmarkStart w:id="60" w:name="_Toc262217595"/>
      <w:r w:rsidRPr="00A76730">
        <w:rPr>
          <w:lang w:val="en-GB"/>
        </w:rPr>
        <w:t>Goal of this</w:t>
      </w:r>
      <w:r w:rsidR="00A0700B" w:rsidRPr="00A76730">
        <w:rPr>
          <w:lang w:val="en-GB"/>
        </w:rPr>
        <w:t xml:space="preserve"> internship</w:t>
      </w:r>
      <w:bookmarkEnd w:id="60"/>
    </w:p>
    <w:p w14:paraId="36805519" w14:textId="77777777" w:rsidR="0043500F" w:rsidRPr="00A76730" w:rsidRDefault="00752712" w:rsidP="00B056D7">
      <w:pPr>
        <w:rPr>
          <w:lang w:val="en-GB"/>
        </w:rPr>
      </w:pPr>
      <w:r w:rsidRPr="00A76730">
        <w:rPr>
          <w:lang w:val="en-GB"/>
        </w:rPr>
        <w:t xml:space="preserve">The </w:t>
      </w:r>
      <w:r w:rsidR="00571B2F" w:rsidRPr="00A76730">
        <w:rPr>
          <w:lang w:val="en-GB"/>
        </w:rPr>
        <w:t>goal of this internship was</w:t>
      </w:r>
      <w:r w:rsidRPr="00A76730">
        <w:rPr>
          <w:lang w:val="en-GB"/>
        </w:rPr>
        <w:t xml:space="preserve"> to </w:t>
      </w:r>
      <w:r w:rsidR="008D4EB8" w:rsidRPr="00A76730">
        <w:rPr>
          <w:lang w:val="en-GB"/>
        </w:rPr>
        <w:t xml:space="preserve">demonstrate </w:t>
      </w:r>
      <w:r w:rsidRPr="00A76730">
        <w:rPr>
          <w:lang w:val="en-GB"/>
        </w:rPr>
        <w:t>that it is possible to classify slipper orch</w:t>
      </w:r>
      <w:r w:rsidR="0043500F" w:rsidRPr="00A76730">
        <w:rPr>
          <w:lang w:val="en-GB"/>
        </w:rPr>
        <w:t>id flowers from pictures</w:t>
      </w:r>
      <w:r w:rsidRPr="00A76730">
        <w:rPr>
          <w:lang w:val="en-GB"/>
        </w:rPr>
        <w:t>.</w:t>
      </w:r>
      <w:commentRangeStart w:id="61"/>
      <w:r w:rsidRPr="00A76730">
        <w:rPr>
          <w:lang w:val="en-GB"/>
        </w:rPr>
        <w:t xml:space="preserve"> When </w:t>
      </w:r>
      <w:r w:rsidR="00571B2F" w:rsidRPr="00A76730">
        <w:rPr>
          <w:lang w:val="en-GB"/>
        </w:rPr>
        <w:t>this concept was</w:t>
      </w:r>
      <w:r w:rsidRPr="00A76730">
        <w:rPr>
          <w:lang w:val="en-GB"/>
        </w:rPr>
        <w:t xml:space="preserve"> proved the classification software </w:t>
      </w:r>
      <w:r w:rsidR="00571B2F" w:rsidRPr="00A76730">
        <w:rPr>
          <w:lang w:val="en-GB"/>
        </w:rPr>
        <w:t>was</w:t>
      </w:r>
      <w:r w:rsidRPr="00A76730">
        <w:rPr>
          <w:lang w:val="en-GB"/>
        </w:rPr>
        <w:t xml:space="preserve"> trained very well. </w:t>
      </w:r>
      <w:commentRangeEnd w:id="61"/>
      <w:r w:rsidR="002E0763">
        <w:rPr>
          <w:rStyle w:val="Verwijzingopmerking"/>
          <w:vanish/>
        </w:rPr>
        <w:commentReference w:id="61"/>
      </w:r>
      <w:r w:rsidRPr="00A76730">
        <w:rPr>
          <w:lang w:val="en-GB"/>
        </w:rPr>
        <w:t xml:space="preserve">Once the classification software works </w:t>
      </w:r>
      <w:r w:rsidR="0043500F" w:rsidRPr="00A76730">
        <w:rPr>
          <w:lang w:val="en-GB"/>
        </w:rPr>
        <w:t>sufficiently accurate</w:t>
      </w:r>
      <w:r w:rsidRPr="00A76730">
        <w:rPr>
          <w:lang w:val="en-GB"/>
        </w:rPr>
        <w:t>, it will be available online. Custom</w:t>
      </w:r>
      <w:ins w:id="62" w:author="Rutger Vos" w:date="2014-05-22T11:10:00Z">
        <w:r w:rsidR="002E0763">
          <w:rPr>
            <w:lang w:val="en-GB"/>
          </w:rPr>
          <w:t>s</w:t>
        </w:r>
      </w:ins>
      <w:r w:rsidR="0043500F" w:rsidRPr="00A76730">
        <w:rPr>
          <w:lang w:val="en-GB"/>
        </w:rPr>
        <w:t xml:space="preserve"> officers</w:t>
      </w:r>
      <w:r w:rsidRPr="00A76730">
        <w:rPr>
          <w:lang w:val="en-GB"/>
        </w:rPr>
        <w:t xml:space="preserve"> can</w:t>
      </w:r>
      <w:r w:rsidR="0043500F" w:rsidRPr="00A76730">
        <w:rPr>
          <w:lang w:val="en-GB"/>
        </w:rPr>
        <w:t xml:space="preserve"> then</w:t>
      </w:r>
      <w:r w:rsidRPr="00A76730">
        <w:rPr>
          <w:lang w:val="en-GB"/>
        </w:rPr>
        <w:t xml:space="preserve"> use this software to </w:t>
      </w:r>
      <w:r w:rsidR="0043500F" w:rsidRPr="00A76730">
        <w:rPr>
          <w:lang w:val="en-GB"/>
        </w:rPr>
        <w:t xml:space="preserve">check whether accompanying permits are correct when confiscating material. If this control is simplified, it will help </w:t>
      </w:r>
      <w:r w:rsidRPr="00A76730">
        <w:rPr>
          <w:lang w:val="en-GB"/>
        </w:rPr>
        <w:t>prevent</w:t>
      </w:r>
      <w:del w:id="63" w:author="Rutger Vos" w:date="2014-05-22T11:10:00Z">
        <w:r w:rsidR="0043500F" w:rsidRPr="00A76730" w:rsidDel="002E0763">
          <w:rPr>
            <w:lang w:val="en-GB"/>
          </w:rPr>
          <w:delText>ing</w:delText>
        </w:r>
      </w:del>
      <w:r w:rsidRPr="00A76730">
        <w:rPr>
          <w:lang w:val="en-GB"/>
        </w:rPr>
        <w:t xml:space="preserve"> illegal</w:t>
      </w:r>
      <w:r w:rsidR="0043500F" w:rsidRPr="00A76730">
        <w:rPr>
          <w:lang w:val="en-GB"/>
        </w:rPr>
        <w:t xml:space="preserve"> trade in</w:t>
      </w:r>
      <w:r w:rsidRPr="00A76730">
        <w:rPr>
          <w:lang w:val="en-GB"/>
        </w:rPr>
        <w:t xml:space="preserve"> slipper orchids</w:t>
      </w:r>
      <w:ins w:id="64" w:author="Rutger Vos" w:date="2014-05-22T11:10:00Z">
        <w:r w:rsidR="002E0763">
          <w:rPr>
            <w:lang w:val="en-GB"/>
          </w:rPr>
          <w:t>,</w:t>
        </w:r>
      </w:ins>
      <w:r w:rsidR="0043500F" w:rsidRPr="00A76730">
        <w:rPr>
          <w:lang w:val="en-GB"/>
        </w:rPr>
        <w:t xml:space="preserve"> which will prevent them from going extinct in the wild</w:t>
      </w:r>
      <w:r w:rsidRPr="00A76730">
        <w:rPr>
          <w:lang w:val="en-GB"/>
        </w:rPr>
        <w:t>.</w:t>
      </w:r>
      <w:r w:rsidR="0043500F" w:rsidRPr="00A76730">
        <w:rPr>
          <w:lang w:val="en-GB"/>
        </w:rPr>
        <w:br w:type="page"/>
      </w:r>
    </w:p>
    <w:p w14:paraId="744D5E1F" w14:textId="77777777" w:rsidR="00E35734" w:rsidRPr="00A76730" w:rsidRDefault="00E35734" w:rsidP="00B056D7">
      <w:pPr>
        <w:pStyle w:val="Kop1"/>
        <w:rPr>
          <w:lang w:val="en-GB"/>
        </w:rPr>
      </w:pPr>
      <w:bookmarkStart w:id="65" w:name="_Toc262217596"/>
      <w:r w:rsidRPr="00A76730">
        <w:rPr>
          <w:lang w:val="en-GB"/>
        </w:rPr>
        <w:t>Materials and Methods</w:t>
      </w:r>
      <w:bookmarkEnd w:id="65"/>
    </w:p>
    <w:p w14:paraId="5720B463" w14:textId="77777777" w:rsidR="00B55530" w:rsidRPr="00A76730" w:rsidRDefault="00B55530" w:rsidP="00B55530">
      <w:pPr>
        <w:pStyle w:val="Kop2"/>
        <w:rPr>
          <w:lang w:val="en-GB"/>
        </w:rPr>
      </w:pPr>
      <w:bookmarkStart w:id="66" w:name="_Toc262217597"/>
      <w:r w:rsidRPr="00A76730">
        <w:rPr>
          <w:lang w:val="en-GB"/>
        </w:rPr>
        <w:t>Website</w:t>
      </w:r>
      <w:bookmarkEnd w:id="66"/>
    </w:p>
    <w:p w14:paraId="1CB50DD0" w14:textId="77777777" w:rsidR="00B55530" w:rsidRPr="00A76730" w:rsidRDefault="00B55530" w:rsidP="00EF4D25">
      <w:pPr>
        <w:rPr>
          <w:lang w:val="en-GB"/>
        </w:rPr>
      </w:pPr>
      <w:r w:rsidRPr="00A76730">
        <w:rPr>
          <w:lang w:val="en-GB"/>
        </w:rPr>
        <w:t xml:space="preserve">During this internship a website </w:t>
      </w:r>
      <w:r w:rsidR="00A0700B" w:rsidRPr="00A76730">
        <w:rPr>
          <w:lang w:val="en-GB"/>
        </w:rPr>
        <w:t>was</w:t>
      </w:r>
      <w:r w:rsidR="00875FCA" w:rsidRPr="00A76730">
        <w:rPr>
          <w:lang w:val="en-GB"/>
        </w:rPr>
        <w:t xml:space="preserve"> developed. Users of this website can upload a picture to the server. On the server the software will </w:t>
      </w:r>
      <w:r w:rsidR="00782FA5" w:rsidRPr="00A76730">
        <w:rPr>
          <w:lang w:val="en-GB"/>
        </w:rPr>
        <w:t>classify the orchid on the picture to section level.</w:t>
      </w:r>
      <w:r w:rsidR="008D4EB8" w:rsidRPr="00A76730">
        <w:rPr>
          <w:lang w:val="en-GB"/>
        </w:rPr>
        <w:t xml:space="preserve"> </w:t>
      </w:r>
      <w:r w:rsidRPr="00A76730">
        <w:rPr>
          <w:lang w:val="en-GB"/>
        </w:rPr>
        <w:t>The processes behind this website</w:t>
      </w:r>
      <w:r w:rsidR="00782FA5" w:rsidRPr="00A76730">
        <w:rPr>
          <w:lang w:val="en-GB"/>
        </w:rPr>
        <w:t>, like clicking on a button,</w:t>
      </w:r>
      <w:r w:rsidR="00765C8F" w:rsidRPr="00A76730">
        <w:rPr>
          <w:lang w:val="en-GB"/>
        </w:rPr>
        <w:t xml:space="preserve"> were</w:t>
      </w:r>
      <w:r w:rsidRPr="00A76730">
        <w:rPr>
          <w:lang w:val="en-GB"/>
        </w:rPr>
        <w:t xml:space="preserve"> written in Python</w:t>
      </w:r>
      <w:r w:rsidR="00235869" w:rsidRPr="00A76730">
        <w:rPr>
          <w:lang w:val="en-GB"/>
        </w:rPr>
        <w:t xml:space="preserve"> </w:t>
      </w:r>
      <w:r w:rsidRPr="00A76730">
        <w:rPr>
          <w:lang w:val="en-GB"/>
        </w:rPr>
        <w:t>2.7 using the Django package. The layouts of the web</w:t>
      </w:r>
      <w:ins w:id="67" w:author="Rutger Vos" w:date="2014-05-22T11:11:00Z">
        <w:r w:rsidR="002E0763">
          <w:rPr>
            <w:lang w:val="en-GB"/>
          </w:rPr>
          <w:t xml:space="preserve"> </w:t>
        </w:r>
      </w:ins>
      <w:r w:rsidRPr="00A76730">
        <w:rPr>
          <w:lang w:val="en-GB"/>
        </w:rPr>
        <w:t xml:space="preserve">pages are written in </w:t>
      </w:r>
      <w:r w:rsidR="008D4EB8" w:rsidRPr="00A76730">
        <w:rPr>
          <w:lang w:val="en-GB"/>
        </w:rPr>
        <w:t>HTML</w:t>
      </w:r>
      <w:r w:rsidRPr="00A76730">
        <w:rPr>
          <w:lang w:val="en-GB"/>
        </w:rPr>
        <w:t xml:space="preserve">, using </w:t>
      </w:r>
      <w:r w:rsidR="008D4EB8" w:rsidRPr="00A76730">
        <w:rPr>
          <w:lang w:val="en-GB"/>
        </w:rPr>
        <w:t xml:space="preserve">CSS </w:t>
      </w:r>
      <w:r w:rsidRPr="00A76730">
        <w:rPr>
          <w:lang w:val="en-GB"/>
        </w:rPr>
        <w:t xml:space="preserve">style sheets. There are two versions of every </w:t>
      </w:r>
      <w:r w:rsidR="008D4EB8" w:rsidRPr="00A76730">
        <w:rPr>
          <w:lang w:val="en-GB"/>
        </w:rPr>
        <w:t xml:space="preserve">HTML </w:t>
      </w:r>
      <w:r w:rsidRPr="00A76730">
        <w:rPr>
          <w:lang w:val="en-GB"/>
        </w:rPr>
        <w:t xml:space="preserve">file, one for computers and one for mobile devices. The different </w:t>
      </w:r>
      <w:r w:rsidR="008D4EB8" w:rsidRPr="00A76730">
        <w:rPr>
          <w:lang w:val="en-GB"/>
        </w:rPr>
        <w:t xml:space="preserve">CSS </w:t>
      </w:r>
      <w:r w:rsidR="000E07EC" w:rsidRPr="00A76730">
        <w:rPr>
          <w:lang w:val="en-GB"/>
        </w:rPr>
        <w:t>style sheets</w:t>
      </w:r>
      <w:r w:rsidRPr="00A76730">
        <w:rPr>
          <w:lang w:val="en-GB"/>
        </w:rPr>
        <w:t xml:space="preserve">, </w:t>
      </w:r>
      <w:r w:rsidR="008D4EB8" w:rsidRPr="00A76730">
        <w:rPr>
          <w:lang w:val="en-GB"/>
        </w:rPr>
        <w:t xml:space="preserve">HTML </w:t>
      </w:r>
      <w:r w:rsidRPr="00A76730">
        <w:rPr>
          <w:lang w:val="en-GB"/>
        </w:rPr>
        <w:t>files and</w:t>
      </w:r>
      <w:r w:rsidR="000E07EC" w:rsidRPr="00A76730">
        <w:rPr>
          <w:lang w:val="en-GB"/>
        </w:rPr>
        <w:t xml:space="preserve"> python scripts</w:t>
      </w:r>
      <w:r w:rsidRPr="00A76730">
        <w:rPr>
          <w:lang w:val="en-GB"/>
        </w:rPr>
        <w:t xml:space="preserve"> can be found in appendices </w:t>
      </w:r>
      <w:r w:rsidR="00765C8F" w:rsidRPr="00A76730">
        <w:rPr>
          <w:lang w:val="en-GB"/>
        </w:rPr>
        <w:t>1.2, 1.3 and 1</w:t>
      </w:r>
      <w:r w:rsidR="000E07EC" w:rsidRPr="00A76730">
        <w:rPr>
          <w:lang w:val="en-GB"/>
        </w:rPr>
        <w:t>.6</w:t>
      </w:r>
      <w:r w:rsidRPr="00A76730">
        <w:rPr>
          <w:lang w:val="en-GB"/>
        </w:rPr>
        <w:t xml:space="preserve">. </w:t>
      </w:r>
      <w:r w:rsidR="006D3FF2" w:rsidRPr="00A76730">
        <w:rPr>
          <w:lang w:val="en-GB"/>
        </w:rPr>
        <w:t>To make the website usable</w:t>
      </w:r>
      <w:r w:rsidR="00765C8F" w:rsidRPr="00A76730">
        <w:rPr>
          <w:lang w:val="en-GB"/>
        </w:rPr>
        <w:t>,</w:t>
      </w:r>
      <w:r w:rsidR="006D3FF2" w:rsidRPr="00A76730">
        <w:rPr>
          <w:lang w:val="en-GB"/>
        </w:rPr>
        <w:t xml:space="preserve"> a well-trained Artificial Neural Network</w:t>
      </w:r>
      <w:r w:rsidR="00FF251C" w:rsidRPr="00A76730">
        <w:rPr>
          <w:lang w:val="en-GB"/>
        </w:rPr>
        <w:t xml:space="preserve"> (ANN)</w:t>
      </w:r>
      <w:r w:rsidR="006D3FF2" w:rsidRPr="00A76730">
        <w:rPr>
          <w:lang w:val="en-GB"/>
        </w:rPr>
        <w:t xml:space="preserve"> is required. To train this network</w:t>
      </w:r>
      <w:r w:rsidR="00765C8F" w:rsidRPr="00A76730">
        <w:rPr>
          <w:lang w:val="en-GB"/>
        </w:rPr>
        <w:t>,</w:t>
      </w:r>
      <w:r w:rsidR="006D3FF2" w:rsidRPr="00A76730">
        <w:rPr>
          <w:lang w:val="en-GB"/>
        </w:rPr>
        <w:t xml:space="preserve"> pictures of slipper orchid flowers were needed. </w:t>
      </w:r>
      <w:r w:rsidR="00765C8F" w:rsidRPr="00A76730">
        <w:rPr>
          <w:lang w:val="en-GB"/>
        </w:rPr>
        <w:t>These pictures</w:t>
      </w:r>
      <w:r w:rsidR="006D3FF2" w:rsidRPr="00A76730">
        <w:rPr>
          <w:lang w:val="en-GB"/>
        </w:rPr>
        <w:t xml:space="preserve"> </w:t>
      </w:r>
      <w:r w:rsidR="00FF251C" w:rsidRPr="00A76730">
        <w:rPr>
          <w:lang w:val="en-GB"/>
        </w:rPr>
        <w:t xml:space="preserve">were saved on a shared </w:t>
      </w:r>
      <w:commentRangeStart w:id="68"/>
      <w:r w:rsidR="00FF251C" w:rsidRPr="00A76730">
        <w:rPr>
          <w:lang w:val="en-GB"/>
        </w:rPr>
        <w:t>Flickr account</w:t>
      </w:r>
      <w:commentRangeEnd w:id="68"/>
      <w:r w:rsidR="008D4EB8" w:rsidRPr="00A76730">
        <w:rPr>
          <w:rStyle w:val="Verwijzingopmerking"/>
          <w:lang w:val="en-GB"/>
        </w:rPr>
        <w:commentReference w:id="68"/>
      </w:r>
      <w:r w:rsidR="00CA0AF7" w:rsidRPr="00A76730">
        <w:rPr>
          <w:lang w:val="en-GB"/>
        </w:rPr>
        <w:t xml:space="preserve"> on www.flickr.com</w:t>
      </w:r>
      <w:del w:id="69" w:author="Rutger Vos" w:date="2014-05-22T11:11:00Z">
        <w:r w:rsidR="00CA0AF7" w:rsidRPr="00A76730" w:rsidDel="002E0763">
          <w:rPr>
            <w:lang w:val="en-GB"/>
          </w:rPr>
          <w:delText xml:space="preserve"> </w:delText>
        </w:r>
      </w:del>
      <w:r w:rsidR="00FF251C" w:rsidRPr="00A76730">
        <w:rPr>
          <w:lang w:val="en-GB"/>
        </w:rPr>
        <w:t>, to make the pictures accessible to everyone who needs them.</w:t>
      </w:r>
    </w:p>
    <w:p w14:paraId="68DFA1DA" w14:textId="77777777" w:rsidR="00875FCA" w:rsidRPr="00A76730" w:rsidRDefault="00875FCA" w:rsidP="0036531F">
      <w:pPr>
        <w:pStyle w:val="Kop2"/>
        <w:rPr>
          <w:lang w:val="en-GB"/>
        </w:rPr>
      </w:pPr>
      <w:bookmarkStart w:id="70" w:name="_Toc262217598"/>
      <w:r w:rsidRPr="00A76730">
        <w:rPr>
          <w:lang w:val="en-GB"/>
        </w:rPr>
        <w:t>Flickr</w:t>
      </w:r>
      <w:bookmarkEnd w:id="70"/>
    </w:p>
    <w:p w14:paraId="6651185C" w14:textId="77777777" w:rsidR="00875FCA" w:rsidRPr="00A76730" w:rsidRDefault="00875FCA" w:rsidP="00875FCA">
      <w:pPr>
        <w:rPr>
          <w:lang w:val="en-GB"/>
        </w:rPr>
      </w:pPr>
      <w:r w:rsidRPr="00A76730">
        <w:rPr>
          <w:lang w:val="en-GB"/>
        </w:rPr>
        <w:t xml:space="preserve">To store the pictures </w:t>
      </w:r>
      <w:r w:rsidR="00A4087A" w:rsidRPr="00A76730">
        <w:rPr>
          <w:lang w:val="en-GB"/>
        </w:rPr>
        <w:t>i</w:t>
      </w:r>
      <w:r w:rsidRPr="00A76730">
        <w:rPr>
          <w:lang w:val="en-GB"/>
        </w:rPr>
        <w:t xml:space="preserve">n a </w:t>
      </w:r>
      <w:r w:rsidR="00A4087A" w:rsidRPr="00A76730">
        <w:rPr>
          <w:lang w:val="en-GB"/>
        </w:rPr>
        <w:t xml:space="preserve">safe </w:t>
      </w:r>
      <w:r w:rsidRPr="00A76730">
        <w:rPr>
          <w:lang w:val="en-GB"/>
        </w:rPr>
        <w:t>place</w:t>
      </w:r>
      <w:r w:rsidR="00B02759" w:rsidRPr="00A76730">
        <w:rPr>
          <w:lang w:val="en-GB"/>
        </w:rPr>
        <w:t xml:space="preserve"> where they are accessible to whoever needs them,</w:t>
      </w:r>
      <w:r w:rsidRPr="00A76730">
        <w:rPr>
          <w:lang w:val="en-GB"/>
        </w:rPr>
        <w:t xml:space="preserve"> a shared Flickr account </w:t>
      </w:r>
      <w:r w:rsidR="00A4087A" w:rsidRPr="00A76730">
        <w:rPr>
          <w:lang w:val="en-GB"/>
        </w:rPr>
        <w:t xml:space="preserve">was </w:t>
      </w:r>
      <w:r w:rsidRPr="00A76730">
        <w:rPr>
          <w:lang w:val="en-GB"/>
        </w:rPr>
        <w:t>created.</w:t>
      </w:r>
      <w:r w:rsidR="007001B9" w:rsidRPr="00A76730">
        <w:rPr>
          <w:lang w:val="en-GB"/>
        </w:rPr>
        <w:t xml:space="preserve"> Flickr is a website for saving and sharing pictures. </w:t>
      </w:r>
      <w:r w:rsidR="00AA686C" w:rsidRPr="00A76730">
        <w:rPr>
          <w:lang w:val="en-GB"/>
        </w:rPr>
        <w:t>Because the flower pictures are from a private collection of David Roberts, i</w:t>
      </w:r>
      <w:r w:rsidR="007001B9" w:rsidRPr="00A76730">
        <w:rPr>
          <w:lang w:val="en-GB"/>
        </w:rPr>
        <w:t xml:space="preserve">t is not allowed to </w:t>
      </w:r>
      <w:ins w:id="71" w:author="Rutger Vos" w:date="2014-05-22T11:11:00Z">
        <w:r w:rsidR="002E0763">
          <w:rPr>
            <w:lang w:val="en-GB"/>
          </w:rPr>
          <w:t xml:space="preserve">freely </w:t>
        </w:r>
      </w:ins>
      <w:r w:rsidR="007001B9" w:rsidRPr="00A76730">
        <w:rPr>
          <w:lang w:val="en-GB"/>
        </w:rPr>
        <w:t xml:space="preserve">share the pictures of the flowers, so the settings of the Flickr account </w:t>
      </w:r>
      <w:r w:rsidR="00124A61" w:rsidRPr="00A76730">
        <w:rPr>
          <w:lang w:val="en-GB"/>
        </w:rPr>
        <w:t>were</w:t>
      </w:r>
      <w:r w:rsidR="007001B9" w:rsidRPr="00A76730">
        <w:rPr>
          <w:lang w:val="en-GB"/>
        </w:rPr>
        <w:t xml:space="preserve"> set </w:t>
      </w:r>
      <w:r w:rsidR="008D4EB8" w:rsidRPr="00A76730">
        <w:rPr>
          <w:lang w:val="en-GB"/>
        </w:rPr>
        <w:t xml:space="preserve">to </w:t>
      </w:r>
      <w:r w:rsidR="007001B9" w:rsidRPr="00A76730">
        <w:rPr>
          <w:lang w:val="en-GB"/>
        </w:rPr>
        <w:t>private. This means that only persons with the account name and password can access the pictures.</w:t>
      </w:r>
    </w:p>
    <w:p w14:paraId="50207E67" w14:textId="77777777" w:rsidR="00C03E07" w:rsidRPr="00A76730" w:rsidRDefault="00C03E07" w:rsidP="00E07197">
      <w:pPr>
        <w:ind w:firstLine="708"/>
        <w:rPr>
          <w:lang w:val="en-GB"/>
        </w:rPr>
      </w:pPr>
      <w:r w:rsidRPr="00A76730">
        <w:rPr>
          <w:lang w:val="en-GB"/>
        </w:rPr>
        <w:t xml:space="preserve">On Flickr it is possible to add </w:t>
      </w:r>
      <w:ins w:id="72" w:author="Rutger Vos" w:date="2014-05-22T11:12:00Z">
        <w:r w:rsidR="002E0763">
          <w:rPr>
            <w:lang w:val="en-GB"/>
          </w:rPr>
          <w:t xml:space="preserve">metadata </w:t>
        </w:r>
      </w:ins>
      <w:r w:rsidRPr="00A76730">
        <w:rPr>
          <w:lang w:val="en-GB"/>
        </w:rPr>
        <w:t xml:space="preserve">tags to the pictures. These tags </w:t>
      </w:r>
      <w:r w:rsidR="00765C8F" w:rsidRPr="00A76730">
        <w:rPr>
          <w:lang w:val="en-GB"/>
        </w:rPr>
        <w:t>were</w:t>
      </w:r>
      <w:r w:rsidRPr="00A76730">
        <w:rPr>
          <w:lang w:val="en-GB"/>
        </w:rPr>
        <w:t xml:space="preserve"> used later in the preparation process to save the pictures in the correct directory. To download the pictures and the metadata via the command line, a python script written by Hugo Haas, Offlickr</w:t>
      </w:r>
      <w:r w:rsidR="007A7F96" w:rsidRPr="00A76730">
        <w:rPr>
          <w:lang w:val="en-GB"/>
        </w:rPr>
        <w:t>.py</w:t>
      </w:r>
      <w:r w:rsidRPr="00A76730">
        <w:rPr>
          <w:lang w:val="en-GB"/>
        </w:rPr>
        <w:t xml:space="preserve">, </w:t>
      </w:r>
      <w:r w:rsidR="00A4087A" w:rsidRPr="00A76730">
        <w:rPr>
          <w:lang w:val="en-GB"/>
        </w:rPr>
        <w:t xml:space="preserve">was </w:t>
      </w:r>
      <w:r w:rsidRPr="00A76730">
        <w:rPr>
          <w:lang w:val="en-GB"/>
        </w:rPr>
        <w:t xml:space="preserve">modified and used (see appendix </w:t>
      </w:r>
      <w:r w:rsidR="00765C8F" w:rsidRPr="00A76730">
        <w:rPr>
          <w:lang w:val="en-GB"/>
        </w:rPr>
        <w:t>1</w:t>
      </w:r>
      <w:r w:rsidR="00B61B9E">
        <w:rPr>
          <w:lang w:val="en-GB"/>
        </w:rPr>
        <w:t>.5.4</w:t>
      </w:r>
      <w:r w:rsidRPr="00A76730">
        <w:rPr>
          <w:lang w:val="en-GB"/>
        </w:rPr>
        <w:t>) [</w:t>
      </w:r>
      <w:r w:rsidR="00250331">
        <w:rPr>
          <w:lang w:val="en-GB"/>
        </w:rPr>
        <w:t>18</w:t>
      </w:r>
      <w:r w:rsidRPr="00A76730">
        <w:rPr>
          <w:lang w:val="en-GB"/>
        </w:rPr>
        <w:t>].</w:t>
      </w:r>
    </w:p>
    <w:p w14:paraId="099E0E5D" w14:textId="77777777" w:rsidR="00F502F2" w:rsidRPr="00A76730" w:rsidRDefault="00F502F2" w:rsidP="00F502F2">
      <w:pPr>
        <w:pStyle w:val="Kop2"/>
        <w:rPr>
          <w:lang w:val="en-GB"/>
        </w:rPr>
      </w:pPr>
      <w:bookmarkStart w:id="73" w:name="_Toc262217599"/>
      <w:r w:rsidRPr="00A76730">
        <w:rPr>
          <w:lang w:val="en-GB"/>
        </w:rPr>
        <w:t>Training</w:t>
      </w:r>
      <w:bookmarkEnd w:id="73"/>
    </w:p>
    <w:p w14:paraId="0F99AA34" w14:textId="77777777" w:rsidR="006D3FF2" w:rsidRPr="00A76730" w:rsidRDefault="008D4EB8" w:rsidP="006D3FF2">
      <w:pPr>
        <w:pStyle w:val="Kop3"/>
        <w:rPr>
          <w:lang w:val="en-GB"/>
        </w:rPr>
      </w:pPr>
      <w:bookmarkStart w:id="74" w:name="_Toc262217600"/>
      <w:r w:rsidRPr="00A76730">
        <w:rPr>
          <w:lang w:val="en-GB"/>
        </w:rPr>
        <w:t>Preparation</w:t>
      </w:r>
      <w:bookmarkEnd w:id="74"/>
    </w:p>
    <w:p w14:paraId="15234B02" w14:textId="77777777" w:rsidR="00AA07D0" w:rsidRPr="00A76730" w:rsidRDefault="006D3FF2" w:rsidP="00AA07D0">
      <w:pPr>
        <w:rPr>
          <w:lang w:val="en-GB"/>
        </w:rPr>
      </w:pPr>
      <w:r w:rsidRPr="00A76730">
        <w:rPr>
          <w:lang w:val="en-GB"/>
        </w:rPr>
        <w:t xml:space="preserve">Before training of the </w:t>
      </w:r>
      <w:r w:rsidR="00FF251C" w:rsidRPr="00A76730">
        <w:rPr>
          <w:lang w:val="en-GB"/>
        </w:rPr>
        <w:t>ANNs</w:t>
      </w:r>
      <w:r w:rsidRPr="00A76730">
        <w:rPr>
          <w:lang w:val="en-GB"/>
        </w:rPr>
        <w:t xml:space="preserve"> is possible, a</w:t>
      </w:r>
      <w:r w:rsidR="00AA07D0" w:rsidRPr="00A76730">
        <w:rPr>
          <w:lang w:val="en-GB"/>
        </w:rPr>
        <w:t xml:space="preserve"> preparation </w:t>
      </w:r>
      <w:r w:rsidR="008D4EB8" w:rsidRPr="00A76730">
        <w:rPr>
          <w:lang w:val="en-GB"/>
        </w:rPr>
        <w:t xml:space="preserve">step </w:t>
      </w:r>
      <w:r w:rsidR="00AA07D0" w:rsidRPr="00A76730">
        <w:rPr>
          <w:lang w:val="en-GB"/>
        </w:rPr>
        <w:t xml:space="preserve">is needed. First of all, pictures of the </w:t>
      </w:r>
      <w:r w:rsidR="00AA07D0" w:rsidRPr="00A76730">
        <w:rPr>
          <w:i/>
          <w:lang w:val="en-GB"/>
        </w:rPr>
        <w:t xml:space="preserve">salep </w:t>
      </w:r>
      <w:r w:rsidR="00AA07D0" w:rsidRPr="00A76730">
        <w:rPr>
          <w:lang w:val="en-GB"/>
        </w:rPr>
        <w:t xml:space="preserve">orchid tubers and the tubers of the look-a-likes were required. So pictures of </w:t>
      </w:r>
      <w:r w:rsidR="00AA07D0" w:rsidRPr="00A76730">
        <w:rPr>
          <w:i/>
          <w:lang w:val="en-GB"/>
        </w:rPr>
        <w:t xml:space="preserve">salep </w:t>
      </w:r>
      <w:r w:rsidR="00AA07D0" w:rsidRPr="00A76730">
        <w:rPr>
          <w:lang w:val="en-GB"/>
        </w:rPr>
        <w:t xml:space="preserve">orchid tubers and tubers of look-a-likes were taken at the Sylvius lab. </w:t>
      </w:r>
      <w:r w:rsidR="00AA686C" w:rsidRPr="00A76730">
        <w:rPr>
          <w:lang w:val="en-GB"/>
        </w:rPr>
        <w:t>I</w:t>
      </w:r>
      <w:r w:rsidR="00AA07D0" w:rsidRPr="00A76730">
        <w:rPr>
          <w:lang w:val="en-GB"/>
        </w:rPr>
        <w:t>t is required that</w:t>
      </w:r>
      <w:r w:rsidR="00AA686C" w:rsidRPr="00A76730">
        <w:rPr>
          <w:lang w:val="en-GB"/>
        </w:rPr>
        <w:t xml:space="preserve"> the orientation</w:t>
      </w:r>
      <w:r w:rsidR="00AA07D0" w:rsidRPr="00A76730">
        <w:rPr>
          <w:lang w:val="en-GB"/>
        </w:rPr>
        <w:t xml:space="preserve"> is the same for all pictures. For instance, if the first picture of a tuber with appendices has the appendices on the right, all other tubers with appendices must have the appendices on the right as well. The user has to use the same orientation as the trainer. The background has to be one colour, like white or black, and this colour must be the same for every picture. The last requirement is that there is only one tuber on the picture.</w:t>
      </w:r>
    </w:p>
    <w:p w14:paraId="06015576" w14:textId="77777777" w:rsidR="0043500F" w:rsidRPr="00A76730" w:rsidRDefault="006D3FF2" w:rsidP="0043500F">
      <w:pPr>
        <w:ind w:firstLine="709"/>
        <w:rPr>
          <w:lang w:val="en-GB"/>
        </w:rPr>
      </w:pPr>
      <w:r w:rsidRPr="00A76730">
        <w:rPr>
          <w:lang w:val="en-GB"/>
        </w:rPr>
        <w:t xml:space="preserve">The </w:t>
      </w:r>
      <w:r w:rsidR="00AA07D0" w:rsidRPr="00A76730">
        <w:rPr>
          <w:lang w:val="en-GB"/>
        </w:rPr>
        <w:t>second</w:t>
      </w:r>
      <w:r w:rsidRPr="00A76730">
        <w:rPr>
          <w:lang w:val="en-GB"/>
        </w:rPr>
        <w:t xml:space="preserve"> step in this process is to download the pictures and metadata and search for the tags in the metadata. An example of the metadata can be found in </w:t>
      </w:r>
      <w:r w:rsidR="00765C8F" w:rsidRPr="00A76730">
        <w:rPr>
          <w:lang w:val="en-GB"/>
        </w:rPr>
        <w:t>supplementary 1.1</w:t>
      </w:r>
      <w:r w:rsidRPr="00A76730">
        <w:rPr>
          <w:lang w:val="en-GB"/>
        </w:rPr>
        <w:t xml:space="preserve">. The blue square indicates the location of the tags. The next step is to convert the pictures from </w:t>
      </w:r>
      <w:r w:rsidR="00593442" w:rsidRPr="00A76730">
        <w:rPr>
          <w:lang w:val="en-GB"/>
        </w:rPr>
        <w:t>.</w:t>
      </w:r>
      <w:r w:rsidRPr="00A76730">
        <w:rPr>
          <w:lang w:val="en-GB"/>
        </w:rPr>
        <w:t xml:space="preserve">jpg- to </w:t>
      </w:r>
      <w:r w:rsidR="00593442" w:rsidRPr="00A76730">
        <w:rPr>
          <w:lang w:val="en-GB"/>
        </w:rPr>
        <w:t>.</w:t>
      </w:r>
      <w:r w:rsidRPr="00A76730">
        <w:rPr>
          <w:lang w:val="en-GB"/>
        </w:rPr>
        <w:t>png-format.</w:t>
      </w:r>
      <w:r w:rsidR="00765C8F" w:rsidRPr="00A76730">
        <w:rPr>
          <w:lang w:val="en-GB"/>
        </w:rPr>
        <w:t xml:space="preserve"> This is needed for the training scripts, which work</w:t>
      </w:r>
      <w:del w:id="75" w:author="Rutger Vos" w:date="2014-05-22T11:12:00Z">
        <w:r w:rsidR="00765C8F" w:rsidRPr="00A76730" w:rsidDel="002E0763">
          <w:rPr>
            <w:lang w:val="en-GB"/>
          </w:rPr>
          <w:delText>s</w:delText>
        </w:r>
      </w:del>
      <w:r w:rsidR="00765C8F" w:rsidRPr="00A76730">
        <w:rPr>
          <w:lang w:val="en-GB"/>
        </w:rPr>
        <w:t xml:space="preserve"> only with .png files.</w:t>
      </w:r>
      <w:r w:rsidRPr="00A76730">
        <w:rPr>
          <w:lang w:val="en-GB"/>
        </w:rPr>
        <w:t xml:space="preserve"> Finally the pictures will be placed into the correct directory</w:t>
      </w:r>
      <w:r w:rsidR="00FF251C" w:rsidRPr="00A76730">
        <w:rPr>
          <w:lang w:val="en-GB"/>
        </w:rPr>
        <w:t xml:space="preserve"> using the tags. The tuber pictures were divided by shape and look-a-like or not, which result</w:t>
      </w:r>
      <w:r w:rsidR="00566220" w:rsidRPr="00A76730">
        <w:rPr>
          <w:lang w:val="en-GB"/>
        </w:rPr>
        <w:t>ed</w:t>
      </w:r>
      <w:r w:rsidR="00FF251C" w:rsidRPr="00A76730">
        <w:rPr>
          <w:lang w:val="en-GB"/>
        </w:rPr>
        <w:t xml:space="preserve"> in six directories.</w:t>
      </w:r>
      <w:r w:rsidRPr="00A76730">
        <w:rPr>
          <w:lang w:val="en-GB"/>
        </w:rPr>
        <w:t xml:space="preserve"> Round, Spur and Oblong for the different </w:t>
      </w:r>
      <w:r w:rsidRPr="00A76730">
        <w:rPr>
          <w:i/>
          <w:lang w:val="en-GB"/>
        </w:rPr>
        <w:t xml:space="preserve">salep </w:t>
      </w:r>
      <w:r w:rsidRPr="00A76730">
        <w:rPr>
          <w:lang w:val="en-GB"/>
        </w:rPr>
        <w:t>orchid tubers, LRound, LSpur and LOblong for the different look-a-like tubers</w:t>
      </w:r>
      <w:r w:rsidR="00FF251C" w:rsidRPr="00A76730">
        <w:rPr>
          <w:lang w:val="en-GB"/>
        </w:rPr>
        <w:t>. T</w:t>
      </w:r>
      <w:r w:rsidRPr="00A76730">
        <w:rPr>
          <w:lang w:val="en-GB"/>
        </w:rPr>
        <w:t xml:space="preserve">he </w:t>
      </w:r>
      <w:r w:rsidR="00FF251C" w:rsidRPr="00A76730">
        <w:rPr>
          <w:lang w:val="en-GB"/>
        </w:rPr>
        <w:t>slipper orchid flowers were divided by section and within each section the pictures were divided by species.</w:t>
      </w:r>
      <w:r w:rsidRPr="00A76730">
        <w:rPr>
          <w:lang w:val="en-GB"/>
        </w:rPr>
        <w:t xml:space="preserve"> </w:t>
      </w:r>
      <w:r w:rsidR="0043500F" w:rsidRPr="00A76730">
        <w:rPr>
          <w:lang w:val="en-GB"/>
        </w:rPr>
        <w:t xml:space="preserve">A section is a taxonomic level below a genus but above a species. Sections were created to obtain a better overview of species rich genera. Species in he same section share a common ancestor. In this project the classification of </w:t>
      </w:r>
      <w:r w:rsidR="00463920" w:rsidRPr="00A76730">
        <w:rPr>
          <w:lang w:val="en-GB"/>
        </w:rPr>
        <w:t>Chochai, who carried out molecular phylogenetic research to come up with an evolutionary bas</w:t>
      </w:r>
      <w:r w:rsidR="00250331">
        <w:rPr>
          <w:lang w:val="en-GB"/>
        </w:rPr>
        <w:t>ed list of sections, is used [19</w:t>
      </w:r>
      <w:r w:rsidR="00463920" w:rsidRPr="00A76730">
        <w:rPr>
          <w:lang w:val="en-GB"/>
        </w:rPr>
        <w:t>]. Some sections contain many species</w:t>
      </w:r>
      <w:ins w:id="76" w:author="Rutger Vos" w:date="2014-05-22T11:13:00Z">
        <w:r w:rsidR="002E0763">
          <w:rPr>
            <w:lang w:val="en-GB"/>
          </w:rPr>
          <w:t>,</w:t>
        </w:r>
      </w:ins>
      <w:r w:rsidR="00463920" w:rsidRPr="00A76730">
        <w:rPr>
          <w:lang w:val="en-GB"/>
        </w:rPr>
        <w:t xml:space="preserve"> such as  </w:t>
      </w:r>
      <w:r w:rsidR="00463920" w:rsidRPr="00A76730">
        <w:rPr>
          <w:i/>
          <w:lang w:val="en-GB"/>
        </w:rPr>
        <w:t xml:space="preserve">P. Barbata </w:t>
      </w:r>
      <w:r w:rsidR="00463920" w:rsidRPr="00A76730">
        <w:rPr>
          <w:lang w:val="en-GB"/>
        </w:rPr>
        <w:t xml:space="preserve">and </w:t>
      </w:r>
      <w:r w:rsidR="00463920" w:rsidRPr="00A76730">
        <w:rPr>
          <w:i/>
          <w:lang w:val="en-GB"/>
        </w:rPr>
        <w:t>P. Paphiopedilum</w:t>
      </w:r>
      <w:r w:rsidR="00463920" w:rsidRPr="00A76730">
        <w:rPr>
          <w:lang w:val="en-GB"/>
        </w:rPr>
        <w:t>. Other sections just contain a few species</w:t>
      </w:r>
      <w:ins w:id="77" w:author="Rutger Vos" w:date="2014-05-22T11:13:00Z">
        <w:r w:rsidR="002E0763">
          <w:rPr>
            <w:lang w:val="en-GB"/>
          </w:rPr>
          <w:t>,</w:t>
        </w:r>
      </w:ins>
      <w:r w:rsidR="00463920" w:rsidRPr="00A76730">
        <w:rPr>
          <w:lang w:val="en-GB"/>
        </w:rPr>
        <w:t xml:space="preserve"> such as </w:t>
      </w:r>
      <w:r w:rsidR="00463920" w:rsidRPr="00A76730">
        <w:rPr>
          <w:i/>
          <w:lang w:val="en-GB"/>
        </w:rPr>
        <w:t>P. Pardalopetalum</w:t>
      </w:r>
      <w:r w:rsidR="00463920" w:rsidRPr="00A76730">
        <w:rPr>
          <w:lang w:val="en-GB"/>
        </w:rPr>
        <w:t xml:space="preserve"> and </w:t>
      </w:r>
      <w:r w:rsidR="00463920" w:rsidRPr="00A76730">
        <w:rPr>
          <w:i/>
          <w:lang w:val="en-GB"/>
        </w:rPr>
        <w:t>P. Cochlopetalum</w:t>
      </w:r>
      <w:r w:rsidR="00463920" w:rsidRPr="00A76730">
        <w:rPr>
          <w:lang w:val="en-GB"/>
        </w:rPr>
        <w:t>.</w:t>
      </w:r>
    </w:p>
    <w:p w14:paraId="7C383926" w14:textId="77777777" w:rsidR="006D3FF2" w:rsidRPr="00A76730" w:rsidRDefault="0043500F" w:rsidP="006D3FF2">
      <w:pPr>
        <w:rPr>
          <w:lang w:val="en-GB"/>
        </w:rPr>
      </w:pPr>
      <w:r w:rsidRPr="00A76730">
        <w:rPr>
          <w:lang w:val="en-GB"/>
        </w:rPr>
        <w:t>After separat</w:t>
      </w:r>
      <w:ins w:id="78" w:author="Rutger Vos" w:date="2014-05-22T11:13:00Z">
        <w:r w:rsidR="002E0763">
          <w:rPr>
            <w:lang w:val="en-GB"/>
          </w:rPr>
          <w:t>ing</w:t>
        </w:r>
      </w:ins>
      <w:del w:id="79" w:author="Rutger Vos" w:date="2014-05-22T11:13:00Z">
        <w:r w:rsidRPr="00A76730" w:rsidDel="002E0763">
          <w:rPr>
            <w:lang w:val="en-GB"/>
          </w:rPr>
          <w:delText>e</w:delText>
        </w:r>
      </w:del>
      <w:r w:rsidRPr="00A76730">
        <w:rPr>
          <w:lang w:val="en-GB"/>
        </w:rPr>
        <w:t xml:space="preserve"> the pictures of the tubers from the flowers, the pict</w:t>
      </w:r>
      <w:r w:rsidR="00463920" w:rsidRPr="00A76730">
        <w:rPr>
          <w:lang w:val="en-GB"/>
        </w:rPr>
        <w:t>ures of the tubers will be segmented</w:t>
      </w:r>
      <w:r w:rsidRPr="00A76730">
        <w:rPr>
          <w:lang w:val="en-GB"/>
        </w:rPr>
        <w:t xml:space="preserve">. This means that the background is made entirely white and the tuber is cut out of the picture. It was not necessary to split the flower pictures, because these pictures were already </w:t>
      </w:r>
      <w:del w:id="80" w:author="Rutger Vos" w:date="2014-05-22T11:13:00Z">
        <w:r w:rsidRPr="00A76730" w:rsidDel="002E0763">
          <w:rPr>
            <w:lang w:val="en-GB"/>
          </w:rPr>
          <w:delText>split</w:delText>
        </w:r>
      </w:del>
      <w:ins w:id="81" w:author="Rutger Vos" w:date="2014-05-22T11:13:00Z">
        <w:r w:rsidR="002E0763">
          <w:rPr>
            <w:lang w:val="en-GB"/>
          </w:rPr>
          <w:t>segmented</w:t>
        </w:r>
      </w:ins>
      <w:r w:rsidRPr="00A76730">
        <w:rPr>
          <w:lang w:val="en-GB"/>
        </w:rPr>
        <w:t>.</w:t>
      </w:r>
    </w:p>
    <w:p w14:paraId="13F56A3B" w14:textId="77777777" w:rsidR="003032D1" w:rsidRPr="00A76730" w:rsidRDefault="003032D1" w:rsidP="003032D1">
      <w:pPr>
        <w:pStyle w:val="Kop3"/>
        <w:rPr>
          <w:lang w:val="en-GB"/>
        </w:rPr>
      </w:pPr>
      <w:bookmarkStart w:id="82" w:name="_Toc262217601"/>
      <w:r w:rsidRPr="00A76730">
        <w:rPr>
          <w:lang w:val="en-GB"/>
        </w:rPr>
        <w:t>Slipper orchids</w:t>
      </w:r>
      <w:bookmarkEnd w:id="82"/>
    </w:p>
    <w:p w14:paraId="48F923FD" w14:textId="77777777" w:rsidR="00B14A0B" w:rsidRPr="00A76730" w:rsidRDefault="00262916" w:rsidP="00262916">
      <w:pPr>
        <w:rPr>
          <w:lang w:val="en-GB"/>
        </w:rPr>
      </w:pPr>
      <w:r w:rsidRPr="00A76730">
        <w:rPr>
          <w:lang w:val="en-GB"/>
        </w:rPr>
        <w:t xml:space="preserve">A total of 5 genera within the slipper orchids exist. The genera are </w:t>
      </w:r>
      <w:r w:rsidRPr="00A76730">
        <w:rPr>
          <w:i/>
          <w:lang w:val="en-GB"/>
        </w:rPr>
        <w:t xml:space="preserve">Cypripedium, Mexipedium Paphiopedilum, Phragmipedium </w:t>
      </w:r>
      <w:r w:rsidRPr="00A76730">
        <w:rPr>
          <w:lang w:val="en-GB"/>
        </w:rPr>
        <w:t xml:space="preserve">and </w:t>
      </w:r>
      <w:r w:rsidRPr="00A76730">
        <w:rPr>
          <w:i/>
          <w:lang w:val="en-GB"/>
        </w:rPr>
        <w:t>Selenipedium</w:t>
      </w:r>
      <w:r w:rsidRPr="00A76730">
        <w:rPr>
          <w:lang w:val="en-GB"/>
        </w:rPr>
        <w:t>. Due to time constraint</w:t>
      </w:r>
      <w:ins w:id="83" w:author="Rutger Vos" w:date="2014-05-22T11:15:00Z">
        <w:r w:rsidR="002E0763">
          <w:rPr>
            <w:lang w:val="en-GB"/>
          </w:rPr>
          <w:t>s</w:t>
        </w:r>
      </w:ins>
      <w:r w:rsidRPr="00A76730">
        <w:rPr>
          <w:lang w:val="en-GB"/>
        </w:rPr>
        <w:t xml:space="preserve">, only the genus </w:t>
      </w:r>
      <w:r w:rsidRPr="00A76730">
        <w:rPr>
          <w:i/>
          <w:lang w:val="en-GB"/>
        </w:rPr>
        <w:t>Paphiopedilum</w:t>
      </w:r>
      <w:r w:rsidRPr="00A76730">
        <w:rPr>
          <w:lang w:val="en-GB"/>
        </w:rPr>
        <w:t xml:space="preserve"> was used in this project. The sections of this genus are </w:t>
      </w:r>
      <w:r w:rsidRPr="00A76730">
        <w:rPr>
          <w:i/>
          <w:lang w:val="en-GB"/>
        </w:rPr>
        <w:t xml:space="preserve">Barbata, Brachypetalum, Chochlopetalum, Coryopedilmu, Paphiopedilum, Pardalopetalum </w:t>
      </w:r>
      <w:r w:rsidRPr="00A76730">
        <w:rPr>
          <w:lang w:val="en-GB"/>
        </w:rPr>
        <w:t xml:space="preserve">and </w:t>
      </w:r>
      <w:r w:rsidRPr="00A76730">
        <w:rPr>
          <w:i/>
          <w:lang w:val="en-GB"/>
        </w:rPr>
        <w:t>Parvisepalum</w:t>
      </w:r>
      <w:r w:rsidRPr="00A76730">
        <w:rPr>
          <w:lang w:val="en-GB"/>
        </w:rPr>
        <w:t>, which are based on mol</w:t>
      </w:r>
      <w:r w:rsidR="00250331">
        <w:rPr>
          <w:lang w:val="en-GB"/>
        </w:rPr>
        <w:t>ecular phylogenetic research [19</w:t>
      </w:r>
      <w:r w:rsidRPr="00A76730">
        <w:rPr>
          <w:lang w:val="en-GB"/>
        </w:rPr>
        <w:t xml:space="preserve">]. The ANNs were </w:t>
      </w:r>
      <w:commentRangeStart w:id="84"/>
      <w:r w:rsidRPr="00A76730">
        <w:rPr>
          <w:lang w:val="en-GB"/>
        </w:rPr>
        <w:t xml:space="preserve">trained </w:t>
      </w:r>
      <w:commentRangeEnd w:id="84"/>
      <w:r w:rsidR="002E0763">
        <w:rPr>
          <w:rStyle w:val="Verwijzingopmerking"/>
          <w:vanish/>
        </w:rPr>
        <w:commentReference w:id="84"/>
      </w:r>
      <w:r w:rsidRPr="00A76730">
        <w:rPr>
          <w:lang w:val="en-GB"/>
        </w:rPr>
        <w:t xml:space="preserve">on all these sections and tested on the four sections </w:t>
      </w:r>
      <w:r w:rsidRPr="00A76730">
        <w:rPr>
          <w:i/>
          <w:lang w:val="en-GB"/>
        </w:rPr>
        <w:t xml:space="preserve">Barbata, Brachypetalum, Coryopedilum </w:t>
      </w:r>
      <w:r w:rsidRPr="00A76730">
        <w:rPr>
          <w:lang w:val="en-GB"/>
        </w:rPr>
        <w:t xml:space="preserve">and </w:t>
      </w:r>
      <w:r w:rsidRPr="00A76730">
        <w:rPr>
          <w:i/>
          <w:lang w:val="en-GB"/>
        </w:rPr>
        <w:t>Parvisepalum</w:t>
      </w:r>
      <w:r w:rsidR="00966737" w:rsidRPr="00A76730">
        <w:rPr>
          <w:lang w:val="en-GB"/>
        </w:rPr>
        <w:t xml:space="preserve"> </w:t>
      </w:r>
      <w:r w:rsidR="002B240E" w:rsidRPr="00A76730">
        <w:rPr>
          <w:lang w:val="en-GB"/>
        </w:rPr>
        <w:t>The ANNs were trained on more sections than they were tested with. This resulted in more realistic outcome, because the ANNs have to classify a new picture to all possible sections. If the ANNs were only trained on the sections used in the test runs, this could affect the outcome</w:t>
      </w:r>
      <w:r w:rsidRPr="00A76730">
        <w:rPr>
          <w:lang w:val="en-GB"/>
        </w:rPr>
        <w:t xml:space="preserve"> in a way that the results look much better because 3 of the 7 sections were missing.</w:t>
      </w:r>
      <w:r w:rsidR="002B240E" w:rsidRPr="00A76730">
        <w:rPr>
          <w:lang w:val="en-GB"/>
        </w:rPr>
        <w:t xml:space="preserve"> </w:t>
      </w:r>
    </w:p>
    <w:p w14:paraId="18E6707D" w14:textId="77777777" w:rsidR="001504BE" w:rsidRPr="00A76730" w:rsidRDefault="0036531F" w:rsidP="0036531F">
      <w:pPr>
        <w:ind w:firstLine="708"/>
        <w:rPr>
          <w:lang w:val="en-GB"/>
        </w:rPr>
      </w:pPr>
      <w:r w:rsidRPr="00A76730">
        <w:rPr>
          <w:lang w:val="en-GB"/>
        </w:rPr>
        <w:t>The script that trained the network was already developed at Naturalis by Rutger Vos. This script accepts a parameter to specify the Desired Error. This is the maximum error rate that will be accepted. If the parameter is left empty the Desired Error will be 0</w:t>
      </w:r>
      <w:r w:rsidR="001E52FD" w:rsidRPr="00A76730">
        <w:rPr>
          <w:lang w:val="en-GB"/>
        </w:rPr>
        <w:t>.</w:t>
      </w:r>
      <w:r w:rsidRPr="00A76730">
        <w:rPr>
          <w:lang w:val="en-GB"/>
        </w:rPr>
        <w:t>0001.</w:t>
      </w:r>
      <w:r w:rsidR="001420E3" w:rsidRPr="00A76730">
        <w:rPr>
          <w:lang w:val="en-GB"/>
        </w:rPr>
        <w:t xml:space="preserve"> When the error </w:t>
      </w:r>
      <w:r w:rsidR="001E52FD" w:rsidRPr="00A76730">
        <w:rPr>
          <w:lang w:val="en-GB"/>
        </w:rPr>
        <w:t xml:space="preserve">drops </w:t>
      </w:r>
      <w:r w:rsidR="001420E3" w:rsidRPr="00A76730">
        <w:rPr>
          <w:lang w:val="en-GB"/>
        </w:rPr>
        <w:t xml:space="preserve">below this threshold the training is finished. To find the optimal Desired Error, seven networks were trained </w:t>
      </w:r>
      <w:r w:rsidR="00262916" w:rsidRPr="00A76730">
        <w:rPr>
          <w:lang w:val="en-GB"/>
        </w:rPr>
        <w:t>w</w:t>
      </w:r>
      <w:r w:rsidR="000D346B" w:rsidRPr="00A76730">
        <w:rPr>
          <w:lang w:val="en-GB"/>
        </w:rPr>
        <w:t>it</w:t>
      </w:r>
      <w:r w:rsidR="00262916" w:rsidRPr="00A76730">
        <w:rPr>
          <w:lang w:val="en-GB"/>
        </w:rPr>
        <w:t>h</w:t>
      </w:r>
      <w:r w:rsidR="000D346B" w:rsidRPr="00A76730">
        <w:rPr>
          <w:lang w:val="en-GB"/>
        </w:rPr>
        <w:t xml:space="preserve"> a Desired Error </w:t>
      </w:r>
      <w:del w:id="85" w:author="Rutger Vos" w:date="2014-05-22T11:17:00Z">
        <w:r w:rsidR="000D346B" w:rsidRPr="00A76730" w:rsidDel="002E0763">
          <w:rPr>
            <w:lang w:val="en-GB"/>
          </w:rPr>
          <w:delText>ten times less then the network before</w:delText>
        </w:r>
      </w:del>
      <w:ins w:id="86" w:author="Rutger Vos" w:date="2014-05-22T11:17:00Z">
        <w:r w:rsidR="002E0763">
          <w:rPr>
            <w:lang w:val="en-GB"/>
          </w:rPr>
          <w:t>in tenfold increments:</w:t>
        </w:r>
      </w:ins>
      <w:del w:id="87" w:author="Rutger Vos" w:date="2014-05-22T11:17:00Z">
        <w:r w:rsidR="000D346B" w:rsidRPr="00A76730" w:rsidDel="002E0763">
          <w:rPr>
            <w:lang w:val="en-GB"/>
          </w:rPr>
          <w:delText>.</w:delText>
        </w:r>
      </w:del>
      <w:r w:rsidR="000D346B" w:rsidRPr="00A76730">
        <w:rPr>
          <w:lang w:val="en-GB"/>
        </w:rPr>
        <w:t xml:space="preserve"> </w:t>
      </w:r>
      <w:del w:id="88" w:author="Rutger Vos" w:date="2014-05-22T11:17:00Z">
        <w:r w:rsidR="000D346B" w:rsidRPr="00A76730" w:rsidDel="002E0763">
          <w:rPr>
            <w:lang w:val="en-GB"/>
          </w:rPr>
          <w:delText xml:space="preserve">So </w:delText>
        </w:r>
      </w:del>
      <w:r w:rsidR="000D346B" w:rsidRPr="00A76730">
        <w:rPr>
          <w:lang w:val="en-GB"/>
        </w:rPr>
        <w:t>the first network ha</w:t>
      </w:r>
      <w:r w:rsidR="00B14A0B" w:rsidRPr="00A76730">
        <w:rPr>
          <w:lang w:val="en-GB"/>
        </w:rPr>
        <w:t>d</w:t>
      </w:r>
      <w:r w:rsidR="000D346B" w:rsidRPr="00A76730">
        <w:rPr>
          <w:lang w:val="en-GB"/>
        </w:rPr>
        <w:t xml:space="preserve"> a Desired Error of 0</w:t>
      </w:r>
      <w:r w:rsidR="001E52FD" w:rsidRPr="00A76730">
        <w:rPr>
          <w:lang w:val="en-GB"/>
        </w:rPr>
        <w:t>.</w:t>
      </w:r>
      <w:r w:rsidR="000D346B" w:rsidRPr="00A76730">
        <w:rPr>
          <w:lang w:val="en-GB"/>
        </w:rPr>
        <w:t>0001, the second network ha</w:t>
      </w:r>
      <w:r w:rsidR="00B14A0B" w:rsidRPr="00A76730">
        <w:rPr>
          <w:lang w:val="en-GB"/>
        </w:rPr>
        <w:t>d</w:t>
      </w:r>
      <w:r w:rsidR="000D346B" w:rsidRPr="00A76730">
        <w:rPr>
          <w:lang w:val="en-GB"/>
        </w:rPr>
        <w:t xml:space="preserve"> a Desired Error of 0</w:t>
      </w:r>
      <w:r w:rsidR="001E52FD" w:rsidRPr="00A76730">
        <w:rPr>
          <w:lang w:val="en-GB"/>
        </w:rPr>
        <w:t>.</w:t>
      </w:r>
      <w:r w:rsidR="000D346B" w:rsidRPr="00A76730">
        <w:rPr>
          <w:lang w:val="en-GB"/>
        </w:rPr>
        <w:t xml:space="preserve">00001 and so on. The expectation </w:t>
      </w:r>
      <w:r w:rsidR="00B14A0B" w:rsidRPr="00A76730">
        <w:rPr>
          <w:lang w:val="en-GB"/>
        </w:rPr>
        <w:t>was</w:t>
      </w:r>
      <w:r w:rsidR="000D346B" w:rsidRPr="00A76730">
        <w:rPr>
          <w:lang w:val="en-GB"/>
        </w:rPr>
        <w:t xml:space="preserve"> that a network with a lower Desired Error w</w:t>
      </w:r>
      <w:r w:rsidR="00B14A0B" w:rsidRPr="00A76730">
        <w:rPr>
          <w:lang w:val="en-GB"/>
        </w:rPr>
        <w:t>ould</w:t>
      </w:r>
      <w:r w:rsidR="000D346B" w:rsidRPr="00A76730">
        <w:rPr>
          <w:lang w:val="en-GB"/>
        </w:rPr>
        <w:t xml:space="preserve"> classify a new picture better. </w:t>
      </w:r>
      <w:r w:rsidR="00512D6F" w:rsidRPr="00A76730">
        <w:rPr>
          <w:lang w:val="en-GB"/>
        </w:rPr>
        <w:t xml:space="preserve">To semi-automate the preparation for the training some scripts </w:t>
      </w:r>
      <w:r w:rsidR="00B14A0B" w:rsidRPr="00A76730">
        <w:rPr>
          <w:lang w:val="en-GB"/>
        </w:rPr>
        <w:t>were</w:t>
      </w:r>
      <w:r w:rsidR="00512D6F" w:rsidRPr="00A76730">
        <w:rPr>
          <w:lang w:val="en-GB"/>
        </w:rPr>
        <w:t xml:space="preserve"> written in python and bash. The workflow of these </w:t>
      </w:r>
      <w:r w:rsidR="00AB4868" w:rsidRPr="00A76730">
        <w:rPr>
          <w:lang w:val="en-GB"/>
        </w:rPr>
        <w:t>scripts can be found in figure 3</w:t>
      </w:r>
      <w:r w:rsidR="00512D6F" w:rsidRPr="00A76730">
        <w:rPr>
          <w:lang w:val="en-GB"/>
        </w:rPr>
        <w:t>.</w:t>
      </w:r>
      <w:r w:rsidR="00AB4868" w:rsidRPr="00A76730">
        <w:rPr>
          <w:lang w:val="en-GB"/>
        </w:rPr>
        <w:t xml:space="preserve"> </w:t>
      </w:r>
      <w:r w:rsidR="008E78B7" w:rsidRPr="00A76730">
        <w:rPr>
          <w:lang w:val="en-GB"/>
        </w:rPr>
        <w:t>T</w:t>
      </w:r>
      <w:r w:rsidR="00AB4868" w:rsidRPr="00A76730">
        <w:rPr>
          <w:lang w:val="en-GB"/>
        </w:rPr>
        <w:t xml:space="preserve">hese scripts </w:t>
      </w:r>
      <w:r w:rsidR="00B14A0B" w:rsidRPr="00A76730">
        <w:rPr>
          <w:lang w:val="en-GB"/>
        </w:rPr>
        <w:t>were</w:t>
      </w:r>
      <w:r w:rsidR="00AB4868" w:rsidRPr="00A76730">
        <w:rPr>
          <w:lang w:val="en-GB"/>
        </w:rPr>
        <w:t xml:space="preserve"> f</w:t>
      </w:r>
      <w:r w:rsidR="00D47893" w:rsidRPr="00A76730">
        <w:rPr>
          <w:lang w:val="en-GB"/>
        </w:rPr>
        <w:t xml:space="preserve">or training the </w:t>
      </w:r>
      <w:r w:rsidR="001420E3" w:rsidRPr="00A76730">
        <w:rPr>
          <w:lang w:val="en-GB"/>
        </w:rPr>
        <w:t>Artificial Neural Networks (</w:t>
      </w:r>
      <w:r w:rsidR="00D47893" w:rsidRPr="00A76730">
        <w:rPr>
          <w:lang w:val="en-GB"/>
        </w:rPr>
        <w:t>ANNs</w:t>
      </w:r>
      <w:r w:rsidR="001420E3" w:rsidRPr="00A76730">
        <w:rPr>
          <w:lang w:val="en-GB"/>
        </w:rPr>
        <w:t>)</w:t>
      </w:r>
      <w:r w:rsidR="00AA07D0" w:rsidRPr="00A76730">
        <w:rPr>
          <w:lang w:val="en-GB"/>
        </w:rPr>
        <w:t xml:space="preserve">, which </w:t>
      </w:r>
      <w:r w:rsidR="00D47893" w:rsidRPr="00A76730">
        <w:rPr>
          <w:lang w:val="en-GB"/>
        </w:rPr>
        <w:t xml:space="preserve">is only done by </w:t>
      </w:r>
      <w:r w:rsidR="00593442" w:rsidRPr="00A76730">
        <w:rPr>
          <w:lang w:val="en-GB"/>
        </w:rPr>
        <w:t xml:space="preserve">the </w:t>
      </w:r>
      <w:r w:rsidR="00D47893" w:rsidRPr="00A76730">
        <w:rPr>
          <w:lang w:val="en-GB"/>
        </w:rPr>
        <w:t xml:space="preserve">administrator of the website and not by the </w:t>
      </w:r>
      <w:r w:rsidR="007F4E54" w:rsidRPr="00A76730">
        <w:rPr>
          <w:lang w:val="en-GB"/>
        </w:rPr>
        <w:t>end-users</w:t>
      </w:r>
      <w:r w:rsidR="00AA07D0" w:rsidRPr="00A76730">
        <w:rPr>
          <w:lang w:val="en-GB"/>
        </w:rPr>
        <w:t xml:space="preserve"> of the website</w:t>
      </w:r>
      <w:r w:rsidR="00D47893" w:rsidRPr="00A76730">
        <w:rPr>
          <w:lang w:val="en-GB"/>
        </w:rPr>
        <w:t>. The administrator has access to the shared Flickr account, so the m</w:t>
      </w:r>
      <w:r w:rsidR="007F4E54" w:rsidRPr="00A76730">
        <w:rPr>
          <w:lang w:val="en-GB"/>
        </w:rPr>
        <w:t>anual</w:t>
      </w:r>
      <w:r w:rsidR="00D47893" w:rsidRPr="00A76730">
        <w:rPr>
          <w:lang w:val="en-GB"/>
        </w:rPr>
        <w:t xml:space="preserve"> check (and download)</w:t>
      </w:r>
      <w:r w:rsidR="00AA07D0" w:rsidRPr="00A76730">
        <w:rPr>
          <w:lang w:val="en-GB"/>
        </w:rPr>
        <w:t xml:space="preserve"> of the pictures</w:t>
      </w:r>
      <w:r w:rsidR="00D47893" w:rsidRPr="00A76730">
        <w:rPr>
          <w:lang w:val="en-GB"/>
        </w:rPr>
        <w:t xml:space="preserve"> </w:t>
      </w:r>
      <w:r w:rsidR="007F4E54" w:rsidRPr="00A76730">
        <w:rPr>
          <w:lang w:val="en-GB"/>
        </w:rPr>
        <w:t>that is required for one of the scripts, w</w:t>
      </w:r>
      <w:r w:rsidR="00B14A0B" w:rsidRPr="00A76730">
        <w:rPr>
          <w:lang w:val="en-GB"/>
        </w:rPr>
        <w:t>ould not</w:t>
      </w:r>
      <w:r w:rsidR="007F4E54" w:rsidRPr="00A76730">
        <w:rPr>
          <w:lang w:val="en-GB"/>
        </w:rPr>
        <w:t xml:space="preserve"> be</w:t>
      </w:r>
      <w:r w:rsidR="001A3A90" w:rsidRPr="00A76730">
        <w:rPr>
          <w:lang w:val="en-GB"/>
        </w:rPr>
        <w:t xml:space="preserve"> </w:t>
      </w:r>
      <w:r w:rsidR="00D47893" w:rsidRPr="00A76730">
        <w:rPr>
          <w:lang w:val="en-GB"/>
        </w:rPr>
        <w:t>a problem.</w:t>
      </w:r>
      <w:r w:rsidR="0030521B" w:rsidRPr="00A76730">
        <w:rPr>
          <w:lang w:val="en-GB"/>
        </w:rPr>
        <w:t xml:space="preserve"> </w:t>
      </w:r>
      <w:r w:rsidR="00F94643" w:rsidRPr="00A76730">
        <w:rPr>
          <w:lang w:val="en-GB"/>
        </w:rPr>
        <w:t>Beside</w:t>
      </w:r>
      <w:ins w:id="89" w:author="Rutger Vos" w:date="2014-05-22T11:17:00Z">
        <w:r w:rsidR="002E0763">
          <w:rPr>
            <w:lang w:val="en-GB"/>
          </w:rPr>
          <w:t>s</w:t>
        </w:r>
      </w:ins>
      <w:r w:rsidR="00F94643" w:rsidRPr="00A76730">
        <w:rPr>
          <w:lang w:val="en-GB"/>
        </w:rPr>
        <w:t xml:space="preserve"> networks for classifying the slipper orchid flowers, ANNs for classifying </w:t>
      </w:r>
      <w:r w:rsidR="00F94643" w:rsidRPr="00A76730">
        <w:rPr>
          <w:i/>
          <w:lang w:val="en-GB"/>
        </w:rPr>
        <w:t>salep</w:t>
      </w:r>
      <w:r w:rsidR="00F94643" w:rsidRPr="00A76730">
        <w:rPr>
          <w:lang w:val="en-GB"/>
        </w:rPr>
        <w:t xml:space="preserve"> orchid tubers were </w:t>
      </w:r>
      <w:r w:rsidR="00593442" w:rsidRPr="00A76730">
        <w:rPr>
          <w:lang w:val="en-GB"/>
        </w:rPr>
        <w:t xml:space="preserve">also </w:t>
      </w:r>
      <w:r w:rsidR="00F94643" w:rsidRPr="00A76730">
        <w:rPr>
          <w:lang w:val="en-GB"/>
        </w:rPr>
        <w:t>created.</w:t>
      </w:r>
    </w:p>
    <w:p w14:paraId="5B761B23" w14:textId="77777777" w:rsidR="001504BE" w:rsidRPr="00A76730" w:rsidRDefault="003032D1" w:rsidP="003032D1">
      <w:pPr>
        <w:pStyle w:val="Kop3"/>
        <w:rPr>
          <w:lang w:val="en-GB"/>
        </w:rPr>
      </w:pPr>
      <w:bookmarkStart w:id="90" w:name="_Toc262217602"/>
      <w:r w:rsidRPr="00A76730">
        <w:rPr>
          <w:i/>
          <w:lang w:val="en-GB"/>
        </w:rPr>
        <w:t>Salep</w:t>
      </w:r>
      <w:r w:rsidRPr="00A76730">
        <w:rPr>
          <w:lang w:val="en-GB"/>
        </w:rPr>
        <w:t xml:space="preserve"> orchids</w:t>
      </w:r>
      <w:bookmarkEnd w:id="90"/>
    </w:p>
    <w:p w14:paraId="5CFC029A" w14:textId="77777777" w:rsidR="00CA0AF7" w:rsidRPr="00A76730" w:rsidDel="002E0763" w:rsidRDefault="00F94643" w:rsidP="00CA0AF7">
      <w:pPr>
        <w:rPr>
          <w:del w:id="91" w:author="Rutger Vos" w:date="2014-05-22T11:18:00Z"/>
          <w:lang w:val="en-GB"/>
        </w:rPr>
      </w:pPr>
      <w:r w:rsidRPr="00A76730">
        <w:rPr>
          <w:i/>
          <w:lang w:val="en-GB"/>
        </w:rPr>
        <w:t>Salep</w:t>
      </w:r>
      <w:r w:rsidR="00593442" w:rsidRPr="00A76730">
        <w:rPr>
          <w:lang w:val="en-GB"/>
        </w:rPr>
        <w:t xml:space="preserve"> orchid</w:t>
      </w:r>
      <w:r w:rsidRPr="00A76730">
        <w:rPr>
          <w:lang w:val="en-GB"/>
        </w:rPr>
        <w:t xml:space="preserve"> tuber</w:t>
      </w:r>
      <w:r w:rsidR="004857B4" w:rsidRPr="00A76730">
        <w:rPr>
          <w:lang w:val="en-GB"/>
        </w:rPr>
        <w:t>s</w:t>
      </w:r>
      <w:r w:rsidRPr="00A76730">
        <w:rPr>
          <w:lang w:val="en-GB"/>
        </w:rPr>
        <w:t xml:space="preserve"> are very popular in Turkey. These tubers are used to make ice creams during summer and hot drinks during winter. </w:t>
      </w:r>
    </w:p>
    <w:p w14:paraId="4AFCB592" w14:textId="77777777" w:rsidR="00F502F2" w:rsidRPr="00A76730" w:rsidRDefault="00F94643" w:rsidP="00262916">
      <w:pPr>
        <w:rPr>
          <w:lang w:val="en-GB"/>
        </w:rPr>
      </w:pPr>
      <w:r w:rsidRPr="00A76730">
        <w:rPr>
          <w:lang w:val="en-GB"/>
        </w:rPr>
        <w:t xml:space="preserve">Due to </w:t>
      </w:r>
      <w:r w:rsidR="00593442" w:rsidRPr="00A76730">
        <w:rPr>
          <w:lang w:val="en-GB"/>
        </w:rPr>
        <w:t>a</w:t>
      </w:r>
      <w:r w:rsidRPr="00A76730">
        <w:rPr>
          <w:lang w:val="en-GB"/>
        </w:rPr>
        <w:t xml:space="preserve"> lack of information about the collected tubers, the ANNs could only be trained to recognize differences between </w:t>
      </w:r>
      <w:r w:rsidRPr="00A76730">
        <w:rPr>
          <w:i/>
          <w:lang w:val="en-GB"/>
        </w:rPr>
        <w:t>salep</w:t>
      </w:r>
      <w:r w:rsidRPr="00A76730">
        <w:rPr>
          <w:lang w:val="en-GB"/>
        </w:rPr>
        <w:t xml:space="preserve"> orchid tubers and look-a-likes</w:t>
      </w:r>
      <w:r w:rsidR="00262916" w:rsidRPr="00A76730">
        <w:rPr>
          <w:lang w:val="en-GB"/>
        </w:rPr>
        <w:t xml:space="preserve"> obtained from non orchid families</w:t>
      </w:r>
      <w:r w:rsidRPr="00A76730">
        <w:rPr>
          <w:lang w:val="en-GB"/>
        </w:rPr>
        <w:t xml:space="preserve">. </w:t>
      </w:r>
      <w:r w:rsidR="00F502F2" w:rsidRPr="00A76730">
        <w:rPr>
          <w:lang w:val="en-GB"/>
        </w:rPr>
        <w:t>The tubers of look-a-likes</w:t>
      </w:r>
      <w:r w:rsidR="00B14A0B" w:rsidRPr="00A76730">
        <w:rPr>
          <w:lang w:val="en-GB"/>
        </w:rPr>
        <w:t xml:space="preserve"> </w:t>
      </w:r>
      <w:r w:rsidR="00F502F2" w:rsidRPr="00A76730">
        <w:rPr>
          <w:lang w:val="en-GB"/>
        </w:rPr>
        <w:t xml:space="preserve">that </w:t>
      </w:r>
      <w:r w:rsidR="00B14A0B" w:rsidRPr="00A76730">
        <w:rPr>
          <w:lang w:val="en-GB"/>
        </w:rPr>
        <w:t>were</w:t>
      </w:r>
      <w:r w:rsidR="00F502F2" w:rsidRPr="00A76730">
        <w:rPr>
          <w:lang w:val="en-GB"/>
        </w:rPr>
        <w:t xml:space="preserve"> used </w:t>
      </w:r>
      <w:r w:rsidR="00B14A0B" w:rsidRPr="00A76730">
        <w:rPr>
          <w:lang w:val="en-GB"/>
        </w:rPr>
        <w:t>were</w:t>
      </w:r>
      <w:r w:rsidR="00F502F2" w:rsidRPr="00A76730">
        <w:rPr>
          <w:lang w:val="en-GB"/>
        </w:rPr>
        <w:t xml:space="preserve"> from </w:t>
      </w:r>
      <w:r w:rsidR="00F502F2" w:rsidRPr="00A76730">
        <w:rPr>
          <w:rFonts w:eastAsia="Times New Roman" w:cs="Times New Roman"/>
          <w:i/>
          <w:iCs/>
          <w:color w:val="000000"/>
          <w:lang w:val="en-GB"/>
        </w:rPr>
        <w:t>Arum maculatum</w:t>
      </w:r>
      <w:r w:rsidR="00262916" w:rsidRPr="00A76730">
        <w:rPr>
          <w:rFonts w:eastAsia="Times New Roman" w:cs="Times New Roman"/>
          <w:i/>
          <w:iCs/>
          <w:color w:val="000000"/>
          <w:lang w:val="en-GB"/>
        </w:rPr>
        <w:t xml:space="preserve"> </w:t>
      </w:r>
      <w:r w:rsidR="00262916" w:rsidRPr="00A76730">
        <w:rPr>
          <w:rFonts w:eastAsia="Times New Roman" w:cs="Times New Roman"/>
          <w:iCs/>
          <w:color w:val="000000"/>
          <w:lang w:val="en-GB"/>
        </w:rPr>
        <w:t>(Araceae)</w:t>
      </w:r>
      <w:r w:rsidR="00F502F2" w:rsidRPr="00A76730">
        <w:rPr>
          <w:lang w:val="en-GB"/>
        </w:rPr>
        <w:t xml:space="preserve">, </w:t>
      </w:r>
      <w:r w:rsidR="00F502F2" w:rsidRPr="00A76730">
        <w:rPr>
          <w:i/>
          <w:color w:val="000000"/>
          <w:lang w:val="en-GB"/>
        </w:rPr>
        <w:t>Asparagus officinalis</w:t>
      </w:r>
      <w:r w:rsidR="00262916" w:rsidRPr="00A76730">
        <w:rPr>
          <w:i/>
          <w:color w:val="000000"/>
          <w:lang w:val="en-GB"/>
        </w:rPr>
        <w:t xml:space="preserve"> </w:t>
      </w:r>
      <w:r w:rsidR="00262916" w:rsidRPr="00A76730">
        <w:rPr>
          <w:color w:val="000000"/>
          <w:lang w:val="en-GB"/>
        </w:rPr>
        <w:t>(Asparagaceae)</w:t>
      </w:r>
      <w:r w:rsidR="00F502F2" w:rsidRPr="00A76730">
        <w:rPr>
          <w:i/>
          <w:color w:val="000000"/>
          <w:lang w:val="en-GB"/>
        </w:rPr>
        <w:t xml:space="preserve">, Polygonatum verticillatum, Tulipa greigii, </w:t>
      </w:r>
      <w:r w:rsidR="00F502F2" w:rsidRPr="00A76730">
        <w:rPr>
          <w:color w:val="000000"/>
          <w:lang w:val="en-GB"/>
        </w:rPr>
        <w:t>and</w:t>
      </w:r>
      <w:r w:rsidR="00F502F2" w:rsidRPr="00A76730">
        <w:rPr>
          <w:i/>
          <w:color w:val="000000"/>
          <w:lang w:val="en-GB"/>
        </w:rPr>
        <w:t xml:space="preserve"> T. sp.</w:t>
      </w:r>
      <w:r w:rsidR="00262916" w:rsidRPr="00A76730">
        <w:rPr>
          <w:i/>
          <w:color w:val="000000"/>
          <w:lang w:val="en-GB"/>
        </w:rPr>
        <w:t xml:space="preserve"> </w:t>
      </w:r>
      <w:r w:rsidR="00262916" w:rsidRPr="00A76730">
        <w:rPr>
          <w:color w:val="000000"/>
          <w:lang w:val="en-GB"/>
        </w:rPr>
        <w:t>(Liliaceae</w:t>
      </w:r>
      <w:r w:rsidR="00174F27" w:rsidRPr="00A76730">
        <w:rPr>
          <w:color w:val="000000"/>
          <w:lang w:val="en-GB"/>
        </w:rPr>
        <w:t>)</w:t>
      </w:r>
      <w:r w:rsidR="00F502F2" w:rsidRPr="00A76730">
        <w:rPr>
          <w:i/>
          <w:color w:val="000000"/>
          <w:lang w:val="en-GB"/>
        </w:rPr>
        <w:t xml:space="preserve"> </w:t>
      </w:r>
      <w:r w:rsidR="00250331">
        <w:rPr>
          <w:lang w:val="en-GB"/>
        </w:rPr>
        <w:t>[20</w:t>
      </w:r>
      <w:r w:rsidR="00F502F2" w:rsidRPr="00A76730">
        <w:rPr>
          <w:lang w:val="en-GB"/>
        </w:rPr>
        <w:t xml:space="preserve">]. </w:t>
      </w:r>
      <w:r w:rsidR="00593442" w:rsidRPr="00A76730">
        <w:rPr>
          <w:lang w:val="en-GB"/>
        </w:rPr>
        <w:t xml:space="preserve">Supplementary 2 </w:t>
      </w:r>
      <w:r w:rsidR="00F502F2" w:rsidRPr="00A76730">
        <w:rPr>
          <w:lang w:val="en-GB"/>
        </w:rPr>
        <w:t>contains pictures of these</w:t>
      </w:r>
      <w:r w:rsidR="00174F27" w:rsidRPr="00A76730">
        <w:rPr>
          <w:lang w:val="en-GB"/>
        </w:rPr>
        <w:t xml:space="preserve"> tubers.</w:t>
      </w:r>
    </w:p>
    <w:p w14:paraId="5BCE83E5" w14:textId="77777777" w:rsidR="000D346B" w:rsidRPr="00A76730" w:rsidRDefault="00826CDE" w:rsidP="000D346B">
      <w:pPr>
        <w:ind w:firstLine="708"/>
        <w:rPr>
          <w:lang w:val="en-GB"/>
        </w:rPr>
      </w:pPr>
      <w:r>
        <w:rPr>
          <w:noProof/>
          <w:lang w:val="en-US"/>
        </w:rPr>
        <w:pict w14:anchorId="1A68CBAD">
          <v:rect id="Rechthoek 11" o:spid="_x0000_s1026" style="position:absolute;left:0;text-align:left;margin-left:0;margin-top:-9pt;width:70.8pt;height:4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" fillcolor="#76a9e7" stroked="f">
            <v:fill color2="#a7bfde [1620]" rotate="t" type="gradient">
              <o:fill v:ext="view" type="gradientUnscaled"/>
            </v:fill>
          </v:rect>
        </w:pict>
      </w:r>
      <w:r w:rsidR="00174F27" w:rsidRPr="00A76730">
        <w:rPr>
          <w:noProof/>
          <w:lang w:val="en-US"/>
        </w:rPr>
        <w:drawing>
          <wp:anchor distT="0" distB="0" distL="114300" distR="114300" simplePos="0" relativeHeight="251656703" behindDoc="0" locked="0" layoutInCell="1" allowOverlap="1" wp14:anchorId="415A59B4" wp14:editId="42302E86">
            <wp:simplePos x="0" y="0"/>
            <wp:positionH relativeFrom="column">
              <wp:posOffset>0</wp:posOffset>
            </wp:positionH>
            <wp:positionV relativeFrom="paragraph">
              <wp:posOffset>-229870</wp:posOffset>
            </wp:positionV>
            <wp:extent cx="5814695" cy="4812665"/>
            <wp:effectExtent l="76200" t="0" r="1905" b="64135"/>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noProof/>
          <w:lang w:val="en-US"/>
        </w:rPr>
        <w:pict w14:anchorId="4D75A63E">
          <v:shapetype id="_x0000_t202" coordsize="21600,21600" o:spt="202" path="m0,0l0,21600,21600,21600,21600,0xe">
            <v:stroke joinstyle="miter"/>
            <v:path gradientshapeok="t" o:connecttype="rect"/>
          </v:shapetype>
          <v:shape id="Tekstvak 7" o:spid="_x0000_s1036" type="#_x0000_t202" style="position:absolute;left:0;text-align:left;margin-left:0;margin-top:343.5pt;width:457.85pt;height:50.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" stroked="f">
            <v:textbox style="mso-fit-shape-to-text:t" inset="0,0,0,0">
              <w:txbxContent>
                <w:p w14:paraId="3E5FA9BC" w14:textId="77777777" w:rsidR="007364AE" w:rsidRPr="00174F27" w:rsidRDefault="007364AE" w:rsidP="00512D6F">
                  <w:pPr>
                    <w:pStyle w:val="Bijschrift"/>
                    <w:rPr>
                      <w:sz w:val="22"/>
                      <w:lang w:val="en-GB"/>
                    </w:rPr>
                  </w:pPr>
                  <w:r w:rsidRPr="00174F27">
                    <w:rPr>
                      <w:sz w:val="22"/>
                      <w:lang w:val="en-GB"/>
                    </w:rPr>
                    <w:t xml:space="preserve">Figure </w:t>
                  </w:r>
                  <w:r w:rsidRPr="00174F27">
                    <w:rPr>
                      <w:sz w:val="22"/>
                      <w:lang w:val="en-GB"/>
                    </w:rPr>
                    <w:fldChar w:fldCharType="begin"/>
                  </w:r>
                  <w:r w:rsidRPr="00174F27">
                    <w:rPr>
                      <w:sz w:val="22"/>
                      <w:lang w:val="en-GB"/>
                    </w:rPr>
                    <w:instrText xml:space="preserve"> SEQ Figure \* ARABIC </w:instrText>
                  </w:r>
                  <w:r w:rsidRPr="00174F27">
                    <w:rPr>
                      <w:sz w:val="22"/>
                      <w:lang w:val="en-GB"/>
                    </w:rPr>
                    <w:fldChar w:fldCharType="separate"/>
                  </w:r>
                  <w:r w:rsidRPr="00174F27">
                    <w:rPr>
                      <w:noProof/>
                      <w:sz w:val="22"/>
                      <w:lang w:val="en-GB"/>
                    </w:rPr>
                    <w:t>3</w:t>
                  </w:r>
                  <w:r w:rsidRPr="00174F27">
                    <w:rPr>
                      <w:sz w:val="22"/>
                      <w:lang w:val="en-GB"/>
                    </w:rPr>
                    <w:fldChar w:fldCharType="end"/>
                  </w:r>
                  <w:r w:rsidRPr="00174F27">
                    <w:rPr>
                      <w:sz w:val="22"/>
                      <w:lang w:val="en-GB"/>
                    </w:rPr>
                    <w:t xml:space="preserve"> </w:t>
                  </w:r>
                  <w:del w:id="92" w:author="Rutger Vos" w:date="2014-05-22T11:18:00Z">
                    <w:r w:rsidRPr="00174F27" w:rsidDel="002E0763">
                      <w:rPr>
                        <w:sz w:val="22"/>
                        <w:lang w:val="en-GB"/>
                      </w:rPr>
                      <w:delText xml:space="preserve">Workflow </w:delText>
                    </w:r>
                  </w:del>
                  <w:ins w:id="93" w:author="Rutger Vos" w:date="2014-05-22T11:18:00Z">
                    <w:r>
                      <w:rPr>
                        <w:sz w:val="22"/>
                        <w:lang w:val="en-GB"/>
                      </w:rPr>
                      <w:t>Flowchart</w:t>
                    </w:r>
                    <w:r w:rsidRPr="00174F27">
                      <w:rPr>
                        <w:sz w:val="22"/>
                        <w:lang w:val="en-GB"/>
                      </w:rPr>
                      <w:t xml:space="preserve"> </w:t>
                    </w:r>
                  </w:ins>
                  <w:r w:rsidRPr="00174F27">
                    <w:rPr>
                      <w:sz w:val="22"/>
                      <w:lang w:val="en-GB"/>
                    </w:rPr>
                    <w:t>of training preparation scripts. Blue: preparation steps. Green: processing step to produce useful data for training the flower Artificial Neural Networks. Purple: Training of the Artificial Neural Networks</w:t>
                  </w:r>
                </w:p>
              </w:txbxContent>
            </v:textbox>
            <w10:wrap type="square"/>
          </v:shape>
        </w:pict>
      </w:r>
      <w:r>
        <w:rPr>
          <w:noProof/>
          <w:lang w:val="en-US"/>
        </w:rPr>
        <w:pict w14:anchorId="35777104">
          <v:rect id="Rechthoek 12" o:spid="_x0000_s1035" style="position:absolute;left:0;text-align:left;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w:r>
    </w:p>
    <w:p w14:paraId="1CA6CA93" w14:textId="77777777" w:rsidR="003032D1" w:rsidRPr="00A76730" w:rsidRDefault="003032D1" w:rsidP="000D346B">
      <w:pPr>
        <w:pStyle w:val="Kop2"/>
        <w:rPr>
          <w:lang w:val="en-GB"/>
        </w:rPr>
      </w:pPr>
      <w:r w:rsidRPr="00A76730">
        <w:rPr>
          <w:lang w:val="en-GB"/>
        </w:rPr>
        <w:br w:type="page"/>
      </w:r>
    </w:p>
    <w:p w14:paraId="45B62FD6" w14:textId="77777777" w:rsidR="000D346B" w:rsidRPr="00A76730" w:rsidRDefault="000D346B" w:rsidP="000D346B">
      <w:pPr>
        <w:pStyle w:val="Kop2"/>
        <w:rPr>
          <w:lang w:val="en-GB"/>
        </w:rPr>
      </w:pPr>
      <w:bookmarkStart w:id="94" w:name="_Toc262217603"/>
      <w:r w:rsidRPr="00A76730">
        <w:rPr>
          <w:lang w:val="en-GB"/>
        </w:rPr>
        <w:t>Testing</w:t>
      </w:r>
      <w:r w:rsidR="00A65893" w:rsidRPr="00A76730">
        <w:rPr>
          <w:lang w:val="en-GB"/>
        </w:rPr>
        <w:t xml:space="preserve"> the networks</w:t>
      </w:r>
      <w:bookmarkEnd w:id="94"/>
    </w:p>
    <w:p w14:paraId="7955F4B0" w14:textId="77777777" w:rsidR="003032D1" w:rsidRPr="00A76730" w:rsidRDefault="003032D1" w:rsidP="003032D1">
      <w:pPr>
        <w:pStyle w:val="Kop3"/>
        <w:rPr>
          <w:lang w:val="en-GB"/>
        </w:rPr>
      </w:pPr>
      <w:bookmarkStart w:id="95" w:name="_Toc262217604"/>
      <w:r w:rsidRPr="00A76730">
        <w:rPr>
          <w:lang w:val="en-GB"/>
        </w:rPr>
        <w:t>Slipper orchids</w:t>
      </w:r>
      <w:bookmarkEnd w:id="95"/>
    </w:p>
    <w:p w14:paraId="7198FCDE" w14:textId="77777777" w:rsidR="003032D1" w:rsidRPr="00A76730" w:rsidRDefault="000D346B" w:rsidP="000D346B">
      <w:pPr>
        <w:rPr>
          <w:lang w:val="en-GB"/>
        </w:rPr>
      </w:pPr>
      <w:r w:rsidRPr="00A76730">
        <w:rPr>
          <w:lang w:val="en-GB"/>
        </w:rPr>
        <w:t xml:space="preserve">After training the </w:t>
      </w:r>
      <w:r w:rsidR="00CE7836" w:rsidRPr="00A76730">
        <w:rPr>
          <w:lang w:val="en-GB"/>
        </w:rPr>
        <w:t>networks</w:t>
      </w:r>
      <w:r w:rsidR="003032D1" w:rsidRPr="00A76730">
        <w:rPr>
          <w:lang w:val="en-GB"/>
        </w:rPr>
        <w:t xml:space="preserve"> for the slipper orchid flowers</w:t>
      </w:r>
      <w:r w:rsidR="00CE7836" w:rsidRPr="00A76730">
        <w:rPr>
          <w:lang w:val="en-GB"/>
        </w:rPr>
        <w:t xml:space="preserve">, they </w:t>
      </w:r>
      <w:r w:rsidR="001504BE" w:rsidRPr="00A76730">
        <w:rPr>
          <w:lang w:val="en-GB"/>
        </w:rPr>
        <w:t>were</w:t>
      </w:r>
      <w:r w:rsidR="00CE7836" w:rsidRPr="00A76730">
        <w:rPr>
          <w:lang w:val="en-GB"/>
        </w:rPr>
        <w:t xml:space="preserve"> tested on pictures of four sections</w:t>
      </w:r>
      <w:del w:id="96" w:author="Rutger Vos" w:date="2014-05-22T11:18:00Z">
        <w:r w:rsidR="001504BE" w:rsidRPr="00A76730" w:rsidDel="002E0763">
          <w:rPr>
            <w:lang w:val="en-GB"/>
          </w:rPr>
          <w:delText xml:space="preserve"> of slipper orchids</w:delText>
        </w:r>
      </w:del>
      <w:r w:rsidR="00CE7836" w:rsidRPr="00A76730">
        <w:rPr>
          <w:lang w:val="en-GB"/>
        </w:rPr>
        <w:t xml:space="preserve">. The tested sections </w:t>
      </w:r>
      <w:r w:rsidR="001504BE" w:rsidRPr="00A76730">
        <w:rPr>
          <w:lang w:val="en-GB"/>
        </w:rPr>
        <w:t>were</w:t>
      </w:r>
      <w:r w:rsidR="00CE7836" w:rsidRPr="00A76730">
        <w:rPr>
          <w:lang w:val="en-GB"/>
        </w:rPr>
        <w:t xml:space="preserve"> </w:t>
      </w:r>
      <w:r w:rsidR="00CE7836" w:rsidRPr="00A76730">
        <w:rPr>
          <w:i/>
          <w:lang w:val="en-GB"/>
        </w:rPr>
        <w:t xml:space="preserve">Barbata, Brachypetalum, Coryopedilum </w:t>
      </w:r>
      <w:r w:rsidR="00CE7836" w:rsidRPr="00A76730">
        <w:rPr>
          <w:lang w:val="en-GB"/>
        </w:rPr>
        <w:t>and</w:t>
      </w:r>
      <w:r w:rsidR="00CE7836" w:rsidRPr="00A76730">
        <w:rPr>
          <w:i/>
          <w:lang w:val="en-GB"/>
        </w:rPr>
        <w:t xml:space="preserve"> Parvisepalum</w:t>
      </w:r>
      <w:r w:rsidR="00CE7836" w:rsidRPr="00A76730">
        <w:rPr>
          <w:lang w:val="en-GB"/>
        </w:rPr>
        <w:t>.</w:t>
      </w:r>
      <w:r w:rsidR="00F918E0" w:rsidRPr="00A76730">
        <w:rPr>
          <w:lang w:val="en-GB"/>
        </w:rPr>
        <w:t xml:space="preserve"> The networks </w:t>
      </w:r>
      <w:r w:rsidR="001504BE" w:rsidRPr="00A76730">
        <w:rPr>
          <w:lang w:val="en-GB"/>
        </w:rPr>
        <w:t>were</w:t>
      </w:r>
      <w:r w:rsidR="00F918E0" w:rsidRPr="00A76730">
        <w:rPr>
          <w:lang w:val="en-GB"/>
        </w:rPr>
        <w:t xml:space="preserve"> also tested with pictures of</w:t>
      </w:r>
      <w:r w:rsidR="00CE7836" w:rsidRPr="00A76730">
        <w:rPr>
          <w:lang w:val="en-GB"/>
        </w:rPr>
        <w:t xml:space="preserve"> some primary hybrids of </w:t>
      </w:r>
      <w:r w:rsidR="00CE7836" w:rsidRPr="00A76730">
        <w:rPr>
          <w:i/>
          <w:lang w:val="en-GB"/>
        </w:rPr>
        <w:t xml:space="preserve">Parvisepalum </w:t>
      </w:r>
      <w:r w:rsidR="00CE7836" w:rsidRPr="00A76730">
        <w:rPr>
          <w:lang w:val="en-GB"/>
        </w:rPr>
        <w:t xml:space="preserve">and </w:t>
      </w:r>
      <w:r w:rsidR="00CE7836" w:rsidRPr="00A76730">
        <w:rPr>
          <w:i/>
          <w:lang w:val="en-GB"/>
        </w:rPr>
        <w:t>Brachypetalum</w:t>
      </w:r>
      <w:r w:rsidR="001232BD" w:rsidRPr="00A76730">
        <w:rPr>
          <w:lang w:val="en-GB"/>
        </w:rPr>
        <w:t xml:space="preserve"> </w:t>
      </w:r>
      <w:r w:rsidR="00BA042C" w:rsidRPr="00A76730">
        <w:rPr>
          <w:lang w:val="en-GB"/>
        </w:rPr>
        <w:t xml:space="preserve">with the aim of </w:t>
      </w:r>
      <w:r w:rsidR="00501685" w:rsidRPr="00A76730">
        <w:rPr>
          <w:lang w:val="en-GB"/>
        </w:rPr>
        <w:t xml:space="preserve">testing if it is also possible to </w:t>
      </w:r>
      <w:r w:rsidR="00174F27" w:rsidRPr="00A76730">
        <w:rPr>
          <w:lang w:val="en-GB"/>
        </w:rPr>
        <w:t>correctly identify</w:t>
      </w:r>
      <w:r w:rsidR="00501685" w:rsidRPr="00A76730">
        <w:rPr>
          <w:lang w:val="en-GB"/>
        </w:rPr>
        <w:t xml:space="preserve"> hybrids with the software</w:t>
      </w:r>
      <w:r w:rsidR="001232BD" w:rsidRPr="00A76730">
        <w:rPr>
          <w:lang w:val="en-GB"/>
        </w:rPr>
        <w:t>.</w:t>
      </w:r>
      <w:r w:rsidR="00174F27" w:rsidRPr="00A76730">
        <w:rPr>
          <w:lang w:val="en-GB"/>
        </w:rPr>
        <w:t xml:space="preserve"> The assumption was that for primary hybrids a trained network would ideally list the sections of both parents as possible identification.</w:t>
      </w:r>
      <w:r w:rsidR="001232BD" w:rsidRPr="00A76730">
        <w:rPr>
          <w:lang w:val="en-GB"/>
        </w:rPr>
        <w:t xml:space="preserve"> </w:t>
      </w:r>
      <w:ins w:id="97" w:author="Rutger Vos" w:date="2014-05-22T11:19:00Z">
        <w:r w:rsidR="007D3DE5">
          <w:rPr>
            <w:lang w:val="en-GB"/>
          </w:rPr>
          <w:t>However, s</w:t>
        </w:r>
      </w:ins>
      <w:del w:id="98" w:author="Rutger Vos" w:date="2014-05-22T11:19:00Z">
        <w:r w:rsidR="00F918E0" w:rsidRPr="00A76730" w:rsidDel="007D3DE5">
          <w:rPr>
            <w:lang w:val="en-GB"/>
          </w:rPr>
          <w:delText>S</w:delText>
        </w:r>
      </w:del>
      <w:r w:rsidR="00F918E0" w:rsidRPr="00A76730">
        <w:rPr>
          <w:lang w:val="en-GB"/>
        </w:rPr>
        <w:t xml:space="preserve">ome results of the first test round were very </w:t>
      </w:r>
      <w:del w:id="99" w:author="Rutger Vos" w:date="2014-05-22T11:19:00Z">
        <w:r w:rsidR="00F918E0" w:rsidRPr="00A76730" w:rsidDel="007D3DE5">
          <w:rPr>
            <w:lang w:val="en-GB"/>
          </w:rPr>
          <w:delText>bad</w:delText>
        </w:r>
      </w:del>
      <w:ins w:id="100" w:author="Rutger Vos" w:date="2014-05-22T11:19:00Z">
        <w:r w:rsidR="007D3DE5">
          <w:rPr>
            <w:lang w:val="en-GB"/>
          </w:rPr>
          <w:t>poor</w:t>
        </w:r>
      </w:ins>
      <w:r w:rsidR="00F918E0" w:rsidRPr="00A76730">
        <w:rPr>
          <w:lang w:val="en-GB"/>
        </w:rPr>
        <w:t xml:space="preserve">. To find the source of these </w:t>
      </w:r>
      <w:del w:id="101" w:author="Rutger Vos" w:date="2014-05-22T11:19:00Z">
        <w:r w:rsidR="00F918E0" w:rsidRPr="00A76730" w:rsidDel="007D3DE5">
          <w:rPr>
            <w:lang w:val="en-GB"/>
          </w:rPr>
          <w:delText xml:space="preserve">bad </w:delText>
        </w:r>
      </w:del>
      <w:r w:rsidR="00F918E0" w:rsidRPr="00A76730">
        <w:rPr>
          <w:lang w:val="en-GB"/>
        </w:rPr>
        <w:t xml:space="preserve">results, pictures of some </w:t>
      </w:r>
      <w:del w:id="102" w:author="Rutger Vos" w:date="2014-05-22T11:19:00Z">
        <w:r w:rsidR="00F918E0" w:rsidRPr="00A76730" w:rsidDel="007D3DE5">
          <w:rPr>
            <w:lang w:val="en-GB"/>
          </w:rPr>
          <w:delText>bad</w:delText>
        </w:r>
        <w:r w:rsidR="003A66C7" w:rsidRPr="00A76730" w:rsidDel="007D3DE5">
          <w:rPr>
            <w:lang w:val="en-GB"/>
          </w:rPr>
          <w:delText>ly</w:delText>
        </w:r>
        <w:r w:rsidR="00F918E0" w:rsidRPr="00A76730" w:rsidDel="007D3DE5">
          <w:rPr>
            <w:lang w:val="en-GB"/>
          </w:rPr>
          <w:delText xml:space="preserve"> </w:delText>
        </w:r>
      </w:del>
      <w:ins w:id="103" w:author="Rutger Vos" w:date="2014-05-22T11:19:00Z">
        <w:r w:rsidR="007D3DE5">
          <w:rPr>
            <w:lang w:val="en-GB"/>
          </w:rPr>
          <w:t>poorly</w:t>
        </w:r>
        <w:r w:rsidR="007D3DE5" w:rsidRPr="00A76730">
          <w:rPr>
            <w:lang w:val="en-GB"/>
          </w:rPr>
          <w:t xml:space="preserve"> </w:t>
        </w:r>
      </w:ins>
      <w:r w:rsidR="00F918E0" w:rsidRPr="00A76730">
        <w:rPr>
          <w:lang w:val="en-GB"/>
        </w:rPr>
        <w:t xml:space="preserve">classified species were checked </w:t>
      </w:r>
      <w:del w:id="104" w:author="Rutger Vos" w:date="2014-05-22T11:19:00Z">
        <w:r w:rsidR="00F918E0" w:rsidRPr="00A76730" w:rsidDel="007D3DE5">
          <w:rPr>
            <w:lang w:val="en-GB"/>
          </w:rPr>
          <w:delText xml:space="preserve">on </w:delText>
        </w:r>
      </w:del>
      <w:ins w:id="105" w:author="Rutger Vos" w:date="2014-05-22T11:19:00Z">
        <w:r w:rsidR="007D3DE5">
          <w:rPr>
            <w:lang w:val="en-GB"/>
          </w:rPr>
          <w:t>for detection ability of</w:t>
        </w:r>
        <w:r w:rsidR="007D3DE5" w:rsidRPr="00A76730">
          <w:rPr>
            <w:lang w:val="en-GB"/>
          </w:rPr>
          <w:t xml:space="preserve"> </w:t>
        </w:r>
      </w:ins>
      <w:r w:rsidR="00F918E0" w:rsidRPr="00A76730">
        <w:rPr>
          <w:lang w:val="en-GB"/>
        </w:rPr>
        <w:t xml:space="preserve">the </w:t>
      </w:r>
      <w:ins w:id="106" w:author="Rutger Vos" w:date="2014-05-22T11:20:00Z">
        <w:r w:rsidR="007D3DE5">
          <w:rPr>
            <w:lang w:val="en-GB"/>
          </w:rPr>
          <w:t xml:space="preserve">defining </w:t>
        </w:r>
      </w:ins>
      <w:r w:rsidR="00F918E0" w:rsidRPr="00A76730">
        <w:rPr>
          <w:lang w:val="en-GB"/>
        </w:rPr>
        <w:t>characteristics of the corresponding section</w:t>
      </w:r>
      <w:r w:rsidR="00A63B63" w:rsidRPr="00A76730">
        <w:rPr>
          <w:lang w:val="en-GB"/>
        </w:rPr>
        <w:t xml:space="preserve">. </w:t>
      </w:r>
      <w:r w:rsidR="00593442" w:rsidRPr="00A76730">
        <w:rPr>
          <w:lang w:val="en-GB"/>
        </w:rPr>
        <w:t>Table 1</w:t>
      </w:r>
      <w:r w:rsidR="00501685" w:rsidRPr="00A76730">
        <w:rPr>
          <w:lang w:val="en-GB"/>
        </w:rPr>
        <w:t xml:space="preserve"> holds a list with the characteristics per section</w:t>
      </w:r>
      <w:r w:rsidR="00765E5D" w:rsidRPr="00A76730">
        <w:rPr>
          <w:lang w:val="en-GB"/>
        </w:rPr>
        <w:t xml:space="preserve"> based on Cribb P</w:t>
      </w:r>
      <w:r w:rsidR="00174F27" w:rsidRPr="00A76730">
        <w:rPr>
          <w:lang w:val="en-GB"/>
        </w:rPr>
        <w:t>.</w:t>
      </w:r>
      <w:r w:rsidR="00765E5D" w:rsidRPr="00A76730">
        <w:rPr>
          <w:lang w:val="en-GB"/>
        </w:rPr>
        <w:t xml:space="preserve"> </w:t>
      </w:r>
      <w:r w:rsidR="00250331">
        <w:rPr>
          <w:lang w:val="en-GB"/>
        </w:rPr>
        <w:t>[21</w:t>
      </w:r>
      <w:r w:rsidR="00765E5D" w:rsidRPr="00A76730">
        <w:rPr>
          <w:lang w:val="en-GB"/>
        </w:rPr>
        <w:t>]</w:t>
      </w:r>
      <w:r w:rsidR="00501685" w:rsidRPr="00A76730">
        <w:rPr>
          <w:lang w:val="en-GB"/>
        </w:rPr>
        <w:t>.</w:t>
      </w:r>
      <w:r w:rsidR="004857B4" w:rsidRPr="00A76730">
        <w:rPr>
          <w:lang w:val="en-GB"/>
        </w:rPr>
        <w:t xml:space="preserve"> </w:t>
      </w:r>
      <w:r w:rsidR="0034424A" w:rsidRPr="00A76730">
        <w:rPr>
          <w:lang w:val="en-GB"/>
        </w:rPr>
        <w:t>During this research it</w:t>
      </w:r>
      <w:r w:rsidR="001504BE" w:rsidRPr="00A76730">
        <w:rPr>
          <w:lang w:val="en-GB"/>
        </w:rPr>
        <w:t xml:space="preserve"> was</w:t>
      </w:r>
      <w:r w:rsidR="0034424A" w:rsidRPr="00A76730">
        <w:rPr>
          <w:lang w:val="en-GB"/>
        </w:rPr>
        <w:t xml:space="preserve"> </w:t>
      </w:r>
      <w:r w:rsidR="001504BE" w:rsidRPr="00A76730">
        <w:rPr>
          <w:lang w:val="en-GB"/>
        </w:rPr>
        <w:t>discovered</w:t>
      </w:r>
      <w:r w:rsidR="00A65893" w:rsidRPr="00A76730">
        <w:rPr>
          <w:lang w:val="en-GB"/>
        </w:rPr>
        <w:t xml:space="preserve"> that some species </w:t>
      </w:r>
      <w:r w:rsidR="0034424A" w:rsidRPr="00A76730">
        <w:rPr>
          <w:lang w:val="en-GB"/>
        </w:rPr>
        <w:t xml:space="preserve">had only one picture in the train data. </w:t>
      </w:r>
      <w:r w:rsidR="004857B4" w:rsidRPr="00A76730">
        <w:rPr>
          <w:lang w:val="en-GB"/>
        </w:rPr>
        <w:t>Therefore,</w:t>
      </w:r>
      <w:r w:rsidR="00CE7836" w:rsidRPr="00A76730">
        <w:rPr>
          <w:lang w:val="en-GB"/>
        </w:rPr>
        <w:t xml:space="preserve"> extra pictures were added to the train data and the networks were trained again</w:t>
      </w:r>
      <w:r w:rsidR="001504BE" w:rsidRPr="00A76730">
        <w:rPr>
          <w:lang w:val="en-GB"/>
        </w:rPr>
        <w:t xml:space="preserve"> to find out if better results could be obtained after more extensive training</w:t>
      </w:r>
      <w:r w:rsidR="00CE7836" w:rsidRPr="00A76730">
        <w:rPr>
          <w:lang w:val="en-GB"/>
        </w:rPr>
        <w:t xml:space="preserve">. </w:t>
      </w:r>
      <w:r w:rsidR="0026420C" w:rsidRPr="00A76730">
        <w:rPr>
          <w:lang w:val="en-GB"/>
        </w:rPr>
        <w:t>These networks were tested again with the same test set</w:t>
      </w:r>
      <w:r w:rsidR="00FD48D5" w:rsidRPr="00A76730">
        <w:rPr>
          <w:lang w:val="en-GB"/>
        </w:rPr>
        <w:t>s</w:t>
      </w:r>
      <w:r w:rsidR="004857B4" w:rsidRPr="00A76730">
        <w:rPr>
          <w:lang w:val="en-GB"/>
        </w:rPr>
        <w:t>.</w:t>
      </w:r>
    </w:p>
    <w:p w14:paraId="1529D773" w14:textId="77777777" w:rsidR="00501685" w:rsidRPr="00A76730" w:rsidRDefault="00501685" w:rsidP="000D346B">
      <w:pPr>
        <w:rPr>
          <w:lang w:val="en-GB"/>
        </w:rPr>
      </w:pPr>
    </w:p>
    <w:p w14:paraId="013B0191" w14:textId="77777777" w:rsidR="00765E5D" w:rsidRPr="00A76730" w:rsidRDefault="00765E5D" w:rsidP="00765E5D">
      <w:pPr>
        <w:pStyle w:val="Bijschrift"/>
        <w:keepNext/>
        <w:rPr>
          <w:sz w:val="22"/>
          <w:lang w:val="en-GB"/>
        </w:rPr>
      </w:pPr>
      <w:r w:rsidRPr="00A76730">
        <w:rPr>
          <w:sz w:val="22"/>
          <w:lang w:val="en-GB"/>
        </w:rPr>
        <w:t xml:space="preserve">Table </w:t>
      </w:r>
      <w:r w:rsidR="00AD1C5F" w:rsidRPr="00A76730">
        <w:rPr>
          <w:sz w:val="22"/>
          <w:lang w:val="en-GB"/>
        </w:rPr>
        <w:fldChar w:fldCharType="begin"/>
      </w:r>
      <w:r w:rsidRPr="00A76730">
        <w:rPr>
          <w:sz w:val="22"/>
          <w:lang w:val="en-GB"/>
        </w:rPr>
        <w:instrText xml:space="preserve"> SEQ Table \* ARABIC </w:instrText>
      </w:r>
      <w:r w:rsidR="00AD1C5F" w:rsidRPr="00A76730">
        <w:rPr>
          <w:sz w:val="22"/>
          <w:lang w:val="en-GB"/>
        </w:rPr>
        <w:fldChar w:fldCharType="separate"/>
      </w:r>
      <w:r w:rsidR="003E7F55" w:rsidRPr="00A76730">
        <w:rPr>
          <w:noProof/>
          <w:sz w:val="22"/>
          <w:lang w:val="en-GB"/>
        </w:rPr>
        <w:t>1</w:t>
      </w:r>
      <w:r w:rsidR="00AD1C5F" w:rsidRPr="00A76730">
        <w:rPr>
          <w:sz w:val="22"/>
          <w:lang w:val="en-GB"/>
        </w:rPr>
        <w:fldChar w:fldCharType="end"/>
      </w:r>
      <w:r w:rsidRPr="00A76730">
        <w:rPr>
          <w:sz w:val="22"/>
          <w:lang w:val="en-GB"/>
        </w:rPr>
        <w:t xml:space="preserve"> characteristics per section</w:t>
      </w:r>
    </w:p>
    <w:tbl>
      <w:tblPr>
        <w:tblStyle w:val="Lichtelijst-accent5"/>
        <w:tblW w:w="0" w:type="auto"/>
        <w:tblBorders>
          <w:insideH w:val="single" w:sz="6" w:space="0" w:color="4BACC6" w:themeColor="accent5"/>
          <w:insideV w:val="single" w:sz="6" w:space="0" w:color="4BACC6" w:themeColor="accent5"/>
        </w:tblBorders>
        <w:tblLook w:val="04A0" w:firstRow="1" w:lastRow="0" w:firstColumn="1" w:lastColumn="0" w:noHBand="0" w:noVBand="1"/>
      </w:tblPr>
      <w:tblGrid>
        <w:gridCol w:w="1584"/>
        <w:gridCol w:w="1786"/>
        <w:gridCol w:w="2017"/>
        <w:gridCol w:w="1952"/>
        <w:gridCol w:w="1943"/>
      </w:tblGrid>
      <w:tr w:rsidR="00174F27" w:rsidRPr="00A76730" w14:paraId="15E5B5B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4FB7C049" w14:textId="77777777" w:rsidR="00174F27" w:rsidRPr="00A76730" w:rsidRDefault="00174F27" w:rsidP="000D346B">
            <w:pPr>
              <w:rPr>
                <w:i/>
                <w:lang w:val="en-GB"/>
              </w:rPr>
            </w:pPr>
            <w:r w:rsidRPr="00A76730">
              <w:rPr>
                <w:i/>
                <w:lang w:val="en-GB"/>
              </w:rPr>
              <w:t>Characteristic</w:t>
            </w:r>
          </w:p>
        </w:tc>
        <w:tc>
          <w:tcPr>
            <w:tcW w:w="1786" w:type="dxa"/>
          </w:tcPr>
          <w:p w14:paraId="57589B98" w14:textId="77777777" w:rsidR="00174F27" w:rsidRPr="00A76730"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A76730">
              <w:rPr>
                <w:i/>
                <w:lang w:val="en-GB"/>
              </w:rPr>
              <w:t>Barbata</w:t>
            </w:r>
          </w:p>
        </w:tc>
        <w:tc>
          <w:tcPr>
            <w:tcW w:w="2017" w:type="dxa"/>
          </w:tcPr>
          <w:p w14:paraId="7D55EACF" w14:textId="77777777" w:rsidR="00174F27" w:rsidRPr="00A76730"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A76730">
              <w:rPr>
                <w:i/>
                <w:lang w:val="en-GB"/>
              </w:rPr>
              <w:t>Brachypetalum</w:t>
            </w:r>
          </w:p>
        </w:tc>
        <w:tc>
          <w:tcPr>
            <w:tcW w:w="1952" w:type="dxa"/>
          </w:tcPr>
          <w:p w14:paraId="641E0A2C" w14:textId="77777777" w:rsidR="00174F27" w:rsidRPr="00A76730"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A76730">
              <w:rPr>
                <w:i/>
                <w:lang w:val="en-GB"/>
              </w:rPr>
              <w:t>Coryopedilum</w:t>
            </w:r>
          </w:p>
        </w:tc>
        <w:tc>
          <w:tcPr>
            <w:tcW w:w="1943" w:type="dxa"/>
          </w:tcPr>
          <w:p w14:paraId="6F79274D" w14:textId="77777777" w:rsidR="00174F27" w:rsidRPr="00A76730"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A76730">
              <w:rPr>
                <w:i/>
                <w:lang w:val="en-GB"/>
              </w:rPr>
              <w:t>Parvisepalum</w:t>
            </w:r>
          </w:p>
        </w:tc>
      </w:tr>
      <w:tr w:rsidR="00174F27" w:rsidRPr="00A76730" w14:paraId="57C828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28787044" w14:textId="77777777" w:rsidR="00174F27" w:rsidRPr="00A76730" w:rsidRDefault="00C1154E" w:rsidP="000D346B">
            <w:pPr>
              <w:rPr>
                <w:lang w:val="en-GB"/>
              </w:rPr>
            </w:pPr>
            <w:r w:rsidRPr="00A76730">
              <w:rPr>
                <w:lang w:val="en-GB"/>
              </w:rPr>
              <w:t>P</w:t>
            </w:r>
            <w:r w:rsidR="00174F27" w:rsidRPr="00A76730">
              <w:rPr>
                <w:lang w:val="en-GB"/>
              </w:rPr>
              <w:t>etals</w:t>
            </w:r>
          </w:p>
        </w:tc>
        <w:tc>
          <w:tcPr>
            <w:tcW w:w="1786" w:type="dxa"/>
          </w:tcPr>
          <w:p w14:paraId="2F77AB2F" w14:textId="77777777" w:rsidR="00174F27" w:rsidRPr="00A76730"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Spathulate</w:t>
            </w:r>
          </w:p>
        </w:tc>
        <w:tc>
          <w:tcPr>
            <w:tcW w:w="2017" w:type="dxa"/>
          </w:tcPr>
          <w:p w14:paraId="1CEEF2AF" w14:textId="77777777" w:rsidR="00174F27" w:rsidRPr="00A76730" w:rsidRDefault="00174F27" w:rsidP="00174F27">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Broad-elliptic</w:t>
            </w:r>
            <w:r w:rsidR="00DB7421" w:rsidRPr="00A76730">
              <w:rPr>
                <w:lang w:val="en-GB"/>
              </w:rPr>
              <w:t>, pale yellow or white</w:t>
            </w:r>
          </w:p>
        </w:tc>
        <w:tc>
          <w:tcPr>
            <w:tcW w:w="1952" w:type="dxa"/>
          </w:tcPr>
          <w:p w14:paraId="15E0D76D" w14:textId="77777777" w:rsidR="00174F27" w:rsidRPr="00A76730" w:rsidRDefault="00C1154E"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Long, hanging down, spirally twisted</w:t>
            </w:r>
            <w:r w:rsidR="00DB7421" w:rsidRPr="00A76730">
              <w:rPr>
                <w:lang w:val="en-GB"/>
              </w:rPr>
              <w:t>, tapering, glandular at tip</w:t>
            </w:r>
          </w:p>
        </w:tc>
        <w:tc>
          <w:tcPr>
            <w:tcW w:w="1943" w:type="dxa"/>
          </w:tcPr>
          <w:p w14:paraId="6DB53EBF" w14:textId="77777777" w:rsidR="00174F27" w:rsidRPr="00A76730"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Broad-elliptic</w:t>
            </w:r>
            <w:r w:rsidR="00C1154E" w:rsidRPr="00A76730">
              <w:rPr>
                <w:lang w:val="en-GB"/>
              </w:rPr>
              <w:t>,</w:t>
            </w:r>
          </w:p>
          <w:p w14:paraId="5D351088" w14:textId="77777777" w:rsidR="00C1154E" w:rsidRPr="00A76730" w:rsidRDefault="00C1154E"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Subcircular, Cream/yellow coloured</w:t>
            </w:r>
          </w:p>
        </w:tc>
      </w:tr>
      <w:tr w:rsidR="00174F27" w:rsidRPr="00A76730" w14:paraId="725A9835" w14:textId="77777777">
        <w:tc>
          <w:tcPr>
            <w:cnfStyle w:val="001000000000" w:firstRow="0" w:lastRow="0" w:firstColumn="1" w:lastColumn="0" w:oddVBand="0" w:evenVBand="0" w:oddHBand="0" w:evenHBand="0" w:firstRowFirstColumn="0" w:firstRowLastColumn="0" w:lastRowFirstColumn="0" w:lastRowLastColumn="0"/>
            <w:tcW w:w="1584" w:type="dxa"/>
          </w:tcPr>
          <w:p w14:paraId="34B40FE6" w14:textId="77777777" w:rsidR="00174F27" w:rsidRPr="00A76730" w:rsidRDefault="00C1154E" w:rsidP="00BD0100">
            <w:pPr>
              <w:rPr>
                <w:lang w:val="en-GB"/>
              </w:rPr>
            </w:pPr>
            <w:r w:rsidRPr="00A76730">
              <w:rPr>
                <w:lang w:val="en-GB"/>
              </w:rPr>
              <w:t>Spotted or warted?</w:t>
            </w:r>
          </w:p>
        </w:tc>
        <w:tc>
          <w:tcPr>
            <w:tcW w:w="1786" w:type="dxa"/>
          </w:tcPr>
          <w:p w14:paraId="7AD2BA5A" w14:textId="77777777" w:rsidR="00174F27" w:rsidRPr="00A76730" w:rsidRDefault="00C1154E" w:rsidP="00BD0100">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Yes</w:t>
            </w:r>
          </w:p>
        </w:tc>
        <w:tc>
          <w:tcPr>
            <w:tcW w:w="2017" w:type="dxa"/>
          </w:tcPr>
          <w:p w14:paraId="0143F9B2" w14:textId="77777777" w:rsidR="00174F27" w:rsidRPr="00A76730"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Yes</w:t>
            </w:r>
          </w:p>
        </w:tc>
        <w:tc>
          <w:tcPr>
            <w:tcW w:w="1952" w:type="dxa"/>
          </w:tcPr>
          <w:p w14:paraId="27CEE3D4" w14:textId="77777777" w:rsidR="00174F27" w:rsidRPr="00A76730"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Yes</w:t>
            </w:r>
          </w:p>
        </w:tc>
        <w:tc>
          <w:tcPr>
            <w:tcW w:w="1943" w:type="dxa"/>
          </w:tcPr>
          <w:p w14:paraId="4706FE67" w14:textId="77777777" w:rsidR="00174F27" w:rsidRPr="00A76730"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No</w:t>
            </w:r>
          </w:p>
        </w:tc>
      </w:tr>
      <w:tr w:rsidR="00174F27" w:rsidRPr="00A76730" w14:paraId="08C059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188E293C" w14:textId="77777777" w:rsidR="00174F27" w:rsidRPr="00A76730" w:rsidRDefault="00C1154E" w:rsidP="00BD0100">
            <w:pPr>
              <w:rPr>
                <w:lang w:val="en-GB"/>
              </w:rPr>
            </w:pPr>
            <w:r w:rsidRPr="00A76730">
              <w:rPr>
                <w:lang w:val="en-GB"/>
              </w:rPr>
              <w:t>Lip</w:t>
            </w:r>
          </w:p>
        </w:tc>
        <w:tc>
          <w:tcPr>
            <w:tcW w:w="1786" w:type="dxa"/>
          </w:tcPr>
          <w:p w14:paraId="20D09F91" w14:textId="77777777" w:rsidR="00174F27" w:rsidRPr="00A76730" w:rsidRDefault="00174F27" w:rsidP="00BD0100">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Incurved side lobes</w:t>
            </w:r>
          </w:p>
        </w:tc>
        <w:tc>
          <w:tcPr>
            <w:tcW w:w="2017" w:type="dxa"/>
          </w:tcPr>
          <w:p w14:paraId="7E863D10" w14:textId="77777777" w:rsidR="00174F27" w:rsidRPr="00A76730" w:rsidRDefault="00174F27" w:rsidP="00C1154E">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Small</w:t>
            </w:r>
            <w:r w:rsidR="00C1154E" w:rsidRPr="00A76730">
              <w:rPr>
                <w:lang w:val="en-GB"/>
              </w:rPr>
              <w:t>, ovoid with incurved margin</w:t>
            </w:r>
          </w:p>
        </w:tc>
        <w:tc>
          <w:tcPr>
            <w:tcW w:w="1952" w:type="dxa"/>
          </w:tcPr>
          <w:p w14:paraId="7EE18246" w14:textId="77777777" w:rsidR="00174F27" w:rsidRPr="00A76730"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Incurved side lobes</w:t>
            </w:r>
          </w:p>
        </w:tc>
        <w:tc>
          <w:tcPr>
            <w:tcW w:w="1943" w:type="dxa"/>
          </w:tcPr>
          <w:p w14:paraId="2C4FB430" w14:textId="77777777" w:rsidR="00174F27" w:rsidRPr="00A76730" w:rsidRDefault="00BC1F32"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Large, thin-textured</w:t>
            </w:r>
          </w:p>
        </w:tc>
      </w:tr>
      <w:tr w:rsidR="00174F27" w:rsidRPr="00A76730" w14:paraId="5768E963" w14:textId="77777777">
        <w:tc>
          <w:tcPr>
            <w:cnfStyle w:val="001000000000" w:firstRow="0" w:lastRow="0" w:firstColumn="1" w:lastColumn="0" w:oddVBand="0" w:evenVBand="0" w:oddHBand="0" w:evenHBand="0" w:firstRowFirstColumn="0" w:firstRowLastColumn="0" w:lastRowFirstColumn="0" w:lastRowLastColumn="0"/>
            <w:tcW w:w="1584" w:type="dxa"/>
          </w:tcPr>
          <w:p w14:paraId="56382DF8" w14:textId="77777777" w:rsidR="00174F27" w:rsidRPr="00A76730" w:rsidRDefault="002A3F96" w:rsidP="00BD0100">
            <w:pPr>
              <w:rPr>
                <w:lang w:val="en-GB"/>
              </w:rPr>
            </w:pPr>
            <w:r w:rsidRPr="00A76730">
              <w:rPr>
                <w:lang w:val="en-GB"/>
              </w:rPr>
              <w:t>Staminode</w:t>
            </w:r>
          </w:p>
        </w:tc>
        <w:tc>
          <w:tcPr>
            <w:tcW w:w="1786" w:type="dxa"/>
          </w:tcPr>
          <w:p w14:paraId="44486254" w14:textId="77777777" w:rsidR="00174F27" w:rsidRPr="00A76730" w:rsidRDefault="00BC1F32" w:rsidP="00BD0100">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Lunate</w:t>
            </w:r>
          </w:p>
        </w:tc>
        <w:tc>
          <w:tcPr>
            <w:tcW w:w="2017" w:type="dxa"/>
          </w:tcPr>
          <w:p w14:paraId="27F10530" w14:textId="77777777" w:rsidR="00174F27" w:rsidRPr="00A76730" w:rsidRDefault="00BC1F32"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Ovate to transversely elliptic</w:t>
            </w:r>
          </w:p>
        </w:tc>
        <w:tc>
          <w:tcPr>
            <w:tcW w:w="1952" w:type="dxa"/>
          </w:tcPr>
          <w:p w14:paraId="6460BFA7" w14:textId="77777777" w:rsidR="00174F27" w:rsidRPr="00A76730" w:rsidRDefault="00BC1F32"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Oblong</w:t>
            </w:r>
          </w:p>
        </w:tc>
        <w:tc>
          <w:tcPr>
            <w:tcW w:w="1943" w:type="dxa"/>
          </w:tcPr>
          <w:p w14:paraId="6EA552DD" w14:textId="77777777" w:rsidR="00174F27" w:rsidRPr="00A76730" w:rsidRDefault="002A3F96"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Large</w:t>
            </w:r>
          </w:p>
        </w:tc>
      </w:tr>
    </w:tbl>
    <w:p w14:paraId="6ECE539A" w14:textId="77777777" w:rsidR="00501685" w:rsidRPr="00A76730" w:rsidRDefault="00501685" w:rsidP="000D346B">
      <w:pPr>
        <w:rPr>
          <w:lang w:val="en-GB"/>
        </w:rPr>
      </w:pPr>
    </w:p>
    <w:p w14:paraId="7C6A3693" w14:textId="77777777" w:rsidR="003032D1" w:rsidRPr="00A76730" w:rsidRDefault="003032D1" w:rsidP="003032D1">
      <w:pPr>
        <w:pStyle w:val="Kop3"/>
        <w:rPr>
          <w:lang w:val="en-GB"/>
        </w:rPr>
      </w:pPr>
      <w:bookmarkStart w:id="107" w:name="_Toc262217605"/>
      <w:r w:rsidRPr="00A76730">
        <w:rPr>
          <w:i/>
          <w:lang w:val="en-GB"/>
        </w:rPr>
        <w:t>Salep</w:t>
      </w:r>
      <w:r w:rsidRPr="00A76730">
        <w:rPr>
          <w:lang w:val="en-GB"/>
        </w:rPr>
        <w:t xml:space="preserve"> orchids</w:t>
      </w:r>
      <w:bookmarkEnd w:id="107"/>
    </w:p>
    <w:p w14:paraId="11BC9A85" w14:textId="77777777" w:rsidR="001504BE" w:rsidRPr="00A76730" w:rsidRDefault="003032D1" w:rsidP="003032D1">
      <w:pPr>
        <w:rPr>
          <w:lang w:val="en-GB"/>
        </w:rPr>
      </w:pPr>
      <w:r w:rsidRPr="00A76730">
        <w:rPr>
          <w:lang w:val="en-GB"/>
        </w:rPr>
        <w:t>D</w:t>
      </w:r>
      <w:r w:rsidR="001504BE" w:rsidRPr="00A76730">
        <w:rPr>
          <w:lang w:val="en-GB"/>
        </w:rPr>
        <w:t xml:space="preserve">ue to time </w:t>
      </w:r>
      <w:r w:rsidRPr="00A76730">
        <w:rPr>
          <w:lang w:val="en-GB"/>
        </w:rPr>
        <w:t>constraints</w:t>
      </w:r>
      <w:r w:rsidR="001504BE" w:rsidRPr="00A76730">
        <w:rPr>
          <w:lang w:val="en-GB"/>
        </w:rPr>
        <w:t>, pictures of these orchids could not be investigated further during this internship.</w:t>
      </w:r>
    </w:p>
    <w:p w14:paraId="0B809033" w14:textId="77777777" w:rsidR="00A65893" w:rsidRPr="00A76730" w:rsidRDefault="00A65893" w:rsidP="00A65893">
      <w:pPr>
        <w:pStyle w:val="Kop2"/>
        <w:rPr>
          <w:lang w:val="en-GB"/>
        </w:rPr>
      </w:pPr>
      <w:bookmarkStart w:id="108" w:name="_Toc262217606"/>
      <w:r w:rsidRPr="00A76730">
        <w:rPr>
          <w:lang w:val="en-GB"/>
        </w:rPr>
        <w:t>Testing the website</w:t>
      </w:r>
      <w:bookmarkEnd w:id="108"/>
    </w:p>
    <w:p w14:paraId="5E28AAA0" w14:textId="77777777" w:rsidR="003E2255" w:rsidRPr="00A76730" w:rsidRDefault="003D4993" w:rsidP="006D61D3">
      <w:pPr>
        <w:rPr>
          <w:lang w:val="en-GB"/>
        </w:rPr>
      </w:pPr>
      <w:r w:rsidRPr="00A76730">
        <w:rPr>
          <w:lang w:val="en-GB"/>
        </w:rPr>
        <w:t>To test the website</w:t>
      </w:r>
      <w:r w:rsidR="0030521B" w:rsidRPr="00A76730">
        <w:rPr>
          <w:lang w:val="en-GB"/>
        </w:rPr>
        <w:t>,</w:t>
      </w:r>
      <w:r w:rsidRPr="00A76730">
        <w:rPr>
          <w:lang w:val="en-GB"/>
        </w:rPr>
        <w:t xml:space="preserve"> a working </w:t>
      </w:r>
      <w:r w:rsidR="00593442" w:rsidRPr="00A76730">
        <w:rPr>
          <w:lang w:val="en-GB"/>
        </w:rPr>
        <w:t>ANN</w:t>
      </w:r>
      <w:r w:rsidRPr="00A76730">
        <w:rPr>
          <w:lang w:val="en-GB"/>
        </w:rPr>
        <w:t xml:space="preserve"> was required. After testing the </w:t>
      </w:r>
      <w:r w:rsidR="00593442" w:rsidRPr="00A76730">
        <w:rPr>
          <w:lang w:val="en-GB"/>
        </w:rPr>
        <w:t>ANNs,</w:t>
      </w:r>
      <w:r w:rsidRPr="00A76730">
        <w:rPr>
          <w:lang w:val="en-GB"/>
        </w:rPr>
        <w:t xml:space="preserve"> a working </w:t>
      </w:r>
      <w:r w:rsidR="00593442" w:rsidRPr="00A76730">
        <w:rPr>
          <w:lang w:val="en-GB"/>
        </w:rPr>
        <w:t>ANN</w:t>
      </w:r>
      <w:r w:rsidRPr="00A76730">
        <w:rPr>
          <w:lang w:val="en-GB"/>
        </w:rPr>
        <w:t xml:space="preserve"> </w:t>
      </w:r>
      <w:r w:rsidR="000A4C9D" w:rsidRPr="00A76730">
        <w:rPr>
          <w:lang w:val="en-GB"/>
        </w:rPr>
        <w:t>was</w:t>
      </w:r>
      <w:r w:rsidRPr="00A76730">
        <w:rPr>
          <w:lang w:val="en-GB"/>
        </w:rPr>
        <w:t xml:space="preserve"> implemented on the website. This website </w:t>
      </w:r>
      <w:r w:rsidR="001504BE" w:rsidRPr="00A76730">
        <w:rPr>
          <w:lang w:val="en-GB"/>
        </w:rPr>
        <w:t>was</w:t>
      </w:r>
      <w:r w:rsidRPr="00A76730">
        <w:rPr>
          <w:lang w:val="en-GB"/>
        </w:rPr>
        <w:t xml:space="preserve"> tested on receiving a picture, run</w:t>
      </w:r>
      <w:r w:rsidR="001504BE" w:rsidRPr="00A76730">
        <w:rPr>
          <w:lang w:val="en-GB"/>
        </w:rPr>
        <w:t>ning</w:t>
      </w:r>
      <w:r w:rsidRPr="00A76730">
        <w:rPr>
          <w:lang w:val="en-GB"/>
        </w:rPr>
        <w:t xml:space="preserve"> the classify script using the given network and sending back a result. First this </w:t>
      </w:r>
      <w:r w:rsidR="001504BE" w:rsidRPr="00A76730">
        <w:rPr>
          <w:lang w:val="en-GB"/>
        </w:rPr>
        <w:t>was</w:t>
      </w:r>
      <w:r w:rsidRPr="00A76730">
        <w:rPr>
          <w:lang w:val="en-GB"/>
        </w:rPr>
        <w:t xml:space="preserve"> tested for only one device. Once this was working correctly, the website was also tested to receive pictures from more than one device at the same time and send a result back. Receiving the pictures was working correctly, but sending back a result </w:t>
      </w:r>
      <w:r w:rsidR="001504BE" w:rsidRPr="00A76730">
        <w:rPr>
          <w:lang w:val="en-GB"/>
        </w:rPr>
        <w:t xml:space="preserve">was </w:t>
      </w:r>
      <w:r w:rsidRPr="00A76730">
        <w:rPr>
          <w:lang w:val="en-GB"/>
        </w:rPr>
        <w:t xml:space="preserve">not. The result of the first uploaded picture was send back to all devices. </w:t>
      </w:r>
      <w:r w:rsidR="000A4C9D" w:rsidRPr="00A76730">
        <w:rPr>
          <w:lang w:val="en-GB"/>
        </w:rPr>
        <w:t xml:space="preserve">So this part of the website was </w:t>
      </w:r>
      <w:r w:rsidR="001504BE" w:rsidRPr="00A76730">
        <w:rPr>
          <w:lang w:val="en-GB"/>
        </w:rPr>
        <w:t>made operable during this in</w:t>
      </w:r>
      <w:r w:rsidR="00CE5BEC" w:rsidRPr="00A76730">
        <w:rPr>
          <w:lang w:val="en-GB"/>
        </w:rPr>
        <w:t>ternship</w:t>
      </w:r>
      <w:r w:rsidR="00517A5E" w:rsidRPr="00A76730">
        <w:rPr>
          <w:lang w:val="en-GB"/>
        </w:rPr>
        <w:t xml:space="preserve">. The IP-address was used to save the uploaded picture in a directory. The name of this directory will be the IP-address. Only the picture in the directory with the correct IP-address will be classified, and its result </w:t>
      </w:r>
      <w:del w:id="109" w:author="Rutger Vos" w:date="2014-05-22T11:21:00Z">
        <w:r w:rsidR="00517A5E" w:rsidRPr="00A76730" w:rsidDel="007D3DE5">
          <w:rPr>
            <w:lang w:val="en-GB"/>
          </w:rPr>
          <w:delText>will be</w:delText>
        </w:r>
      </w:del>
      <w:ins w:id="110" w:author="Rutger Vos" w:date="2014-05-22T11:21:00Z">
        <w:r w:rsidR="007D3DE5">
          <w:rPr>
            <w:lang w:val="en-GB"/>
          </w:rPr>
          <w:t>is</w:t>
        </w:r>
      </w:ins>
      <w:r w:rsidR="00517A5E" w:rsidRPr="00A76730">
        <w:rPr>
          <w:lang w:val="en-GB"/>
        </w:rPr>
        <w:t xml:space="preserve"> sen</w:t>
      </w:r>
      <w:ins w:id="111" w:author="Rutger Vos" w:date="2014-05-22T11:21:00Z">
        <w:r w:rsidR="007D3DE5">
          <w:rPr>
            <w:lang w:val="en-GB"/>
          </w:rPr>
          <w:t>t</w:t>
        </w:r>
      </w:ins>
      <w:del w:id="112" w:author="Rutger Vos" w:date="2014-05-22T11:21:00Z">
        <w:r w:rsidR="00517A5E" w:rsidRPr="00A76730" w:rsidDel="007D3DE5">
          <w:rPr>
            <w:lang w:val="en-GB"/>
          </w:rPr>
          <w:delText>d</w:delText>
        </w:r>
      </w:del>
      <w:r w:rsidR="00517A5E" w:rsidRPr="00A76730">
        <w:rPr>
          <w:lang w:val="en-GB"/>
        </w:rPr>
        <w:t xml:space="preserve"> back to the website.</w:t>
      </w:r>
      <w:r w:rsidR="003E2255" w:rsidRPr="00A76730">
        <w:rPr>
          <w:lang w:val="en-GB"/>
        </w:rPr>
        <w:br w:type="page"/>
      </w:r>
    </w:p>
    <w:p w14:paraId="59269B82" w14:textId="77777777" w:rsidR="006D61D3" w:rsidRPr="00A76730" w:rsidRDefault="00257D2C" w:rsidP="00257D2C">
      <w:pPr>
        <w:pStyle w:val="Kop1"/>
        <w:rPr>
          <w:lang w:val="en-GB"/>
        </w:rPr>
      </w:pPr>
      <w:bookmarkStart w:id="113" w:name="_Toc262217607"/>
      <w:r w:rsidRPr="00A76730">
        <w:rPr>
          <w:lang w:val="en-GB"/>
        </w:rPr>
        <w:t>Results</w:t>
      </w:r>
      <w:bookmarkEnd w:id="113"/>
    </w:p>
    <w:p w14:paraId="3928ACD5" w14:textId="77777777" w:rsidR="00257D2C" w:rsidRPr="00A76730" w:rsidRDefault="00B55530" w:rsidP="00B55530">
      <w:pPr>
        <w:pStyle w:val="Kop2"/>
        <w:rPr>
          <w:lang w:val="en-GB"/>
        </w:rPr>
      </w:pPr>
      <w:bookmarkStart w:id="114" w:name="_Toc262217608"/>
      <w:r w:rsidRPr="00A76730">
        <w:rPr>
          <w:lang w:val="en-GB"/>
        </w:rPr>
        <w:t>Website</w:t>
      </w:r>
      <w:bookmarkEnd w:id="114"/>
    </w:p>
    <w:p w14:paraId="687B42B7" w14:textId="77777777" w:rsidR="00020E87" w:rsidRPr="00A76730" w:rsidRDefault="007001B9" w:rsidP="000204CB">
      <w:pPr>
        <w:rPr>
          <w:lang w:val="en-GB"/>
        </w:rPr>
        <w:sectPr w:rsidR="00020E87" w:rsidRPr="00A76730">
          <w:footerReference w:type="even" r:id="rId17"/>
          <w:footerReference w:type="default" r:id="rId18"/>
          <w:footerReference w:type="first" r:id="rId19"/>
          <w:pgSz w:w="11900" w:h="16840"/>
          <w:pgMar w:top="1417" w:right="1417" w:bottom="1417" w:left="1417" w:header="708" w:footer="708" w:gutter="0"/>
          <w:cols w:space="708"/>
          <w:titlePg/>
          <w:docGrid w:linePitch="360"/>
        </w:sectPr>
      </w:pPr>
      <w:r w:rsidRPr="00A76730">
        <w:rPr>
          <w:lang w:val="en-GB"/>
        </w:rPr>
        <w:t xml:space="preserve">To make the software available for </w:t>
      </w:r>
      <w:r w:rsidR="00984118" w:rsidRPr="00A76730">
        <w:rPr>
          <w:lang w:val="en-GB"/>
        </w:rPr>
        <w:t>end-</w:t>
      </w:r>
      <w:r w:rsidRPr="00A76730">
        <w:rPr>
          <w:lang w:val="en-GB"/>
        </w:rPr>
        <w:t xml:space="preserve">users a website </w:t>
      </w:r>
      <w:r w:rsidR="00A4087A" w:rsidRPr="00A76730">
        <w:rPr>
          <w:lang w:val="en-GB"/>
        </w:rPr>
        <w:t>was</w:t>
      </w:r>
      <w:r w:rsidRPr="00A76730">
        <w:rPr>
          <w:lang w:val="en-GB"/>
        </w:rPr>
        <w:t xml:space="preserve"> developed.</w:t>
      </w:r>
      <w:r w:rsidR="005647FB" w:rsidRPr="00A76730">
        <w:rPr>
          <w:lang w:val="en-GB"/>
        </w:rPr>
        <w:t xml:space="preserve"> </w:t>
      </w:r>
      <w:r w:rsidR="00593442" w:rsidRPr="00A76730">
        <w:rPr>
          <w:lang w:val="en-GB"/>
        </w:rPr>
        <w:t>A</w:t>
      </w:r>
      <w:r w:rsidRPr="00A76730">
        <w:rPr>
          <w:lang w:val="en-GB"/>
        </w:rPr>
        <w:t xml:space="preserve"> first design of this</w:t>
      </w:r>
      <w:r w:rsidR="00B55530" w:rsidRPr="00A76730">
        <w:rPr>
          <w:lang w:val="en-GB"/>
        </w:rPr>
        <w:t xml:space="preserve"> website </w:t>
      </w:r>
      <w:r w:rsidR="00CE5BEC" w:rsidRPr="00A76730">
        <w:rPr>
          <w:lang w:val="en-GB"/>
        </w:rPr>
        <w:t>was</w:t>
      </w:r>
      <w:r w:rsidR="00B55530" w:rsidRPr="00A76730">
        <w:rPr>
          <w:lang w:val="en-GB"/>
        </w:rPr>
        <w:t xml:space="preserve"> finished</w:t>
      </w:r>
      <w:r w:rsidR="00CE5BEC" w:rsidRPr="00A76730">
        <w:rPr>
          <w:lang w:val="en-GB"/>
        </w:rPr>
        <w:t xml:space="preserve"> during this internship</w:t>
      </w:r>
      <w:r w:rsidR="00B55530" w:rsidRPr="00A76730">
        <w:rPr>
          <w:lang w:val="en-GB"/>
        </w:rPr>
        <w:t xml:space="preserve">. </w:t>
      </w:r>
      <w:r w:rsidR="001D4240" w:rsidRPr="00A76730">
        <w:rPr>
          <w:lang w:val="en-GB"/>
        </w:rPr>
        <w:t>It</w:t>
      </w:r>
      <w:r w:rsidR="00B55530" w:rsidRPr="00A76730">
        <w:rPr>
          <w:lang w:val="en-GB"/>
        </w:rPr>
        <w:t xml:space="preserve"> </w:t>
      </w:r>
      <w:del w:id="115" w:author="Rutger Vos" w:date="2014-05-22T11:21:00Z">
        <w:r w:rsidR="00B55530" w:rsidRPr="00A76730" w:rsidDel="007D3DE5">
          <w:rPr>
            <w:lang w:val="en-GB"/>
          </w:rPr>
          <w:delText xml:space="preserve">contains </w:delText>
        </w:r>
      </w:del>
      <w:ins w:id="116" w:author="Rutger Vos" w:date="2014-05-22T11:21:00Z">
        <w:r w:rsidR="007D3DE5">
          <w:rPr>
            <w:lang w:val="en-GB"/>
          </w:rPr>
          <w:t>consists of</w:t>
        </w:r>
        <w:r w:rsidR="007D3DE5" w:rsidRPr="00A76730">
          <w:rPr>
            <w:lang w:val="en-GB"/>
          </w:rPr>
          <w:t xml:space="preserve"> </w:t>
        </w:r>
      </w:ins>
      <w:r w:rsidR="00B55530" w:rsidRPr="00A76730">
        <w:rPr>
          <w:lang w:val="en-GB"/>
        </w:rPr>
        <w:t>a homepage, a page for uploading a picture, a page to show the picture is uploaded correctly</w:t>
      </w:r>
      <w:r w:rsidR="001D4240" w:rsidRPr="00A76730">
        <w:rPr>
          <w:lang w:val="en-GB"/>
        </w:rPr>
        <w:t>,</w:t>
      </w:r>
      <w:r w:rsidR="00B55530" w:rsidRPr="00A76730">
        <w:rPr>
          <w:lang w:val="en-GB"/>
        </w:rPr>
        <w:t xml:space="preserve"> and a result</w:t>
      </w:r>
      <w:ins w:id="117" w:author="Rutger Vos" w:date="2014-05-22T11:21:00Z">
        <w:r w:rsidR="007D3DE5">
          <w:rPr>
            <w:lang w:val="en-GB"/>
          </w:rPr>
          <w:t>s</w:t>
        </w:r>
      </w:ins>
      <w:r w:rsidR="00B55530" w:rsidRPr="00A76730">
        <w:rPr>
          <w:lang w:val="en-GB"/>
        </w:rPr>
        <w:t xml:space="preserve"> page.</w:t>
      </w:r>
      <w:r w:rsidR="005647FB" w:rsidRPr="00A76730">
        <w:rPr>
          <w:lang w:val="en-GB"/>
        </w:rPr>
        <w:t xml:space="preserve"> </w:t>
      </w:r>
      <w:r w:rsidR="00B55530" w:rsidRPr="00A76730">
        <w:rPr>
          <w:lang w:val="en-GB"/>
        </w:rPr>
        <w:t>On the homepage it is possible to choos</w:t>
      </w:r>
      <w:r w:rsidR="004857B4" w:rsidRPr="00A76730">
        <w:rPr>
          <w:lang w:val="en-GB"/>
        </w:rPr>
        <w:t>e to upload a picture or remove</w:t>
      </w:r>
      <w:r w:rsidR="00B55530" w:rsidRPr="00A76730">
        <w:rPr>
          <w:lang w:val="en-GB"/>
        </w:rPr>
        <w:t xml:space="preserve"> unused files from the server. </w:t>
      </w:r>
      <w:r w:rsidR="000204CB" w:rsidRPr="00A76730">
        <w:rPr>
          <w:lang w:val="en-GB"/>
        </w:rPr>
        <w:t>The last option requires</w:t>
      </w:r>
      <w:r w:rsidR="00B55530" w:rsidRPr="00A76730">
        <w:rPr>
          <w:lang w:val="en-GB"/>
        </w:rPr>
        <w:t xml:space="preserve"> </w:t>
      </w:r>
      <w:r w:rsidR="00E5650A" w:rsidRPr="00A76730">
        <w:rPr>
          <w:lang w:val="en-GB"/>
        </w:rPr>
        <w:t xml:space="preserve">to log in with a valid </w:t>
      </w:r>
      <w:commentRangeStart w:id="118"/>
      <w:r w:rsidR="00E5650A" w:rsidRPr="00A76730">
        <w:rPr>
          <w:lang w:val="en-GB"/>
        </w:rPr>
        <w:t>account</w:t>
      </w:r>
      <w:commentRangeEnd w:id="118"/>
      <w:r w:rsidR="007D3DE5">
        <w:rPr>
          <w:rStyle w:val="Verwijzingopmerking"/>
          <w:vanish/>
        </w:rPr>
        <w:commentReference w:id="118"/>
      </w:r>
      <w:r w:rsidR="00E5650A" w:rsidRPr="00A76730">
        <w:rPr>
          <w:lang w:val="en-GB"/>
        </w:rPr>
        <w:t>.</w:t>
      </w:r>
      <w:r w:rsidR="00C65A54" w:rsidRPr="00A76730">
        <w:rPr>
          <w:lang w:val="en-GB"/>
        </w:rPr>
        <w:t xml:space="preserve"> A </w:t>
      </w:r>
      <w:del w:id="119" w:author="Rutger Vos" w:date="2014-05-22T11:22:00Z">
        <w:r w:rsidR="00C65A54" w:rsidRPr="00A76730" w:rsidDel="007D3DE5">
          <w:rPr>
            <w:lang w:val="en-GB"/>
          </w:rPr>
          <w:delText xml:space="preserve">workflow </w:delText>
        </w:r>
      </w:del>
      <w:ins w:id="120" w:author="Rutger Vos" w:date="2014-05-22T11:22:00Z">
        <w:r w:rsidR="007D3DE5">
          <w:rPr>
            <w:lang w:val="en-GB"/>
          </w:rPr>
          <w:t>flowchart</w:t>
        </w:r>
        <w:r w:rsidR="007D3DE5" w:rsidRPr="00A76730">
          <w:rPr>
            <w:lang w:val="en-GB"/>
          </w:rPr>
          <w:t xml:space="preserve"> </w:t>
        </w:r>
      </w:ins>
      <w:r w:rsidR="00C65A54" w:rsidRPr="00A76730">
        <w:rPr>
          <w:lang w:val="en-GB"/>
        </w:rPr>
        <w:t xml:space="preserve">of this website </w:t>
      </w:r>
      <w:del w:id="121" w:author="Rutger Vos" w:date="2014-05-22T11:22:00Z">
        <w:r w:rsidR="00C65A54" w:rsidRPr="00A76730" w:rsidDel="007D3DE5">
          <w:rPr>
            <w:lang w:val="en-GB"/>
          </w:rPr>
          <w:delText>can be found</w:delText>
        </w:r>
      </w:del>
      <w:ins w:id="122" w:author="Rutger Vos" w:date="2014-05-22T11:22:00Z">
        <w:r w:rsidR="007D3DE5">
          <w:rPr>
            <w:lang w:val="en-GB"/>
          </w:rPr>
          <w:t>is shown</w:t>
        </w:r>
      </w:ins>
      <w:r w:rsidR="00C65A54" w:rsidRPr="00A76730">
        <w:rPr>
          <w:lang w:val="en-GB"/>
        </w:rPr>
        <w:t xml:space="preserve"> in figure 4. Figure 5 </w:t>
      </w:r>
      <w:r w:rsidR="003A66C7" w:rsidRPr="00A76730">
        <w:rPr>
          <w:lang w:val="en-GB"/>
        </w:rPr>
        <w:t xml:space="preserve">zooms </w:t>
      </w:r>
      <w:r w:rsidR="00C65A54" w:rsidRPr="00A76730">
        <w:rPr>
          <w:lang w:val="en-GB"/>
        </w:rPr>
        <w:t>in on the uploading part of the website.</w:t>
      </w:r>
      <w:r w:rsidR="00330D27" w:rsidRPr="00A76730">
        <w:rPr>
          <w:lang w:val="en-GB"/>
        </w:rPr>
        <w:t xml:space="preserve"> </w:t>
      </w:r>
      <w:r w:rsidR="00593442" w:rsidRPr="00A76730">
        <w:rPr>
          <w:lang w:val="en-GB"/>
        </w:rPr>
        <w:t>After selecting the upload option the user is forwarded to the upload page. On this page the user can select a picture to upload. On iPhones it is also possible to take a picture after tapping the “select file” button. The website will check whether the selected file is a picture. If it is not, the user stays on the upload page and a warning is issued. After uploading the file,</w:t>
      </w:r>
      <w:r w:rsidR="00CA0AF7" w:rsidRPr="00A76730">
        <w:rPr>
          <w:lang w:val="en-GB"/>
        </w:rPr>
        <w:t xml:space="preserve"> the picture will be renamed</w:t>
      </w:r>
      <w:r w:rsidR="00593442" w:rsidRPr="00A76730">
        <w:rPr>
          <w:lang w:val="en-GB"/>
        </w:rPr>
        <w:t>. When these modifications are done the user is directed to the upload success page. Here the user can see the uploaded picture. The user can choose to see the results or cancel. If the user selects the result option, the classify.pl script will run to classify the picture (</w:t>
      </w:r>
      <w:r w:rsidR="000204CB" w:rsidRPr="00A76730">
        <w:rPr>
          <w:lang w:val="en-GB"/>
        </w:rPr>
        <w:t>see appendix 1</w:t>
      </w:r>
      <w:r w:rsidR="00593442" w:rsidRPr="00A76730">
        <w:rPr>
          <w:lang w:val="en-GB"/>
        </w:rPr>
        <w:t xml:space="preserve">.4.1). </w:t>
      </w:r>
      <w:del w:id="123" w:author="Rutger Vos" w:date="2014-05-22T11:23:00Z">
        <w:r w:rsidR="00330D27" w:rsidRPr="00A76730" w:rsidDel="007D3DE5">
          <w:rPr>
            <w:lang w:val="en-GB"/>
          </w:rPr>
          <w:delText>The workflow</w:delText>
        </w:r>
      </w:del>
      <w:ins w:id="124" w:author="Rutger Vos" w:date="2014-05-22T11:23:00Z">
        <w:r w:rsidR="007D3DE5">
          <w:rPr>
            <w:lang w:val="en-GB"/>
          </w:rPr>
          <w:t>A flowchart</w:t>
        </w:r>
      </w:ins>
      <w:r w:rsidR="00330D27" w:rsidRPr="00A76730">
        <w:rPr>
          <w:lang w:val="en-GB"/>
        </w:rPr>
        <w:t xml:space="preserve"> of the classification step of the website can be found in figure 6</w:t>
      </w:r>
      <w:r w:rsidR="000204CB" w:rsidRPr="00A76730">
        <w:rPr>
          <w:lang w:val="en-GB"/>
        </w:rPr>
        <w:t>.</w:t>
      </w:r>
      <w:r w:rsidR="00593442" w:rsidRPr="00A76730">
        <w:rPr>
          <w:lang w:val="en-GB"/>
        </w:rPr>
        <w:t xml:space="preserve"> The output of this program is a list with numbers. An example of this output can be found in </w:t>
      </w:r>
      <w:r w:rsidR="000204CB" w:rsidRPr="00A76730">
        <w:rPr>
          <w:highlight w:val="green"/>
          <w:lang w:val="en-GB"/>
        </w:rPr>
        <w:t>supplementary 1.2</w:t>
      </w:r>
      <w:r w:rsidR="00593442" w:rsidRPr="00A76730">
        <w:rPr>
          <w:lang w:val="en-GB"/>
        </w:rPr>
        <w:t>. This list is sent to a python script, result.py, that translate</w:t>
      </w:r>
      <w:r w:rsidR="003A66C7" w:rsidRPr="00A76730">
        <w:rPr>
          <w:lang w:val="en-GB"/>
        </w:rPr>
        <w:t>s</w:t>
      </w:r>
      <w:r w:rsidR="00593442" w:rsidRPr="00A76730">
        <w:rPr>
          <w:lang w:val="en-GB"/>
        </w:rPr>
        <w:t xml:space="preserve"> this list to a readabl</w:t>
      </w:r>
      <w:r w:rsidR="003A66C7" w:rsidRPr="00A76730">
        <w:rPr>
          <w:lang w:val="en-GB"/>
        </w:rPr>
        <w:t>e</w:t>
      </w:r>
      <w:r w:rsidR="00593442" w:rsidRPr="00A76730">
        <w:rPr>
          <w:lang w:val="en-GB"/>
        </w:rPr>
        <w:t xml:space="preserve"> result (</w:t>
      </w:r>
      <w:r w:rsidR="000204CB" w:rsidRPr="00A76730">
        <w:rPr>
          <w:lang w:val="en-GB"/>
        </w:rPr>
        <w:t>see appendix 1.6.2</w:t>
      </w:r>
      <w:r w:rsidR="00593442" w:rsidRPr="00A76730">
        <w:rPr>
          <w:lang w:val="en-GB"/>
        </w:rPr>
        <w:t>).</w:t>
      </w:r>
      <w:r w:rsidR="00330D27" w:rsidRPr="00A76730">
        <w:rPr>
          <w:lang w:val="en-GB"/>
        </w:rPr>
        <w:t xml:space="preserve"> </w:t>
      </w:r>
      <w:r w:rsidR="00593442" w:rsidRPr="00A76730">
        <w:rPr>
          <w:lang w:val="en-GB"/>
        </w:rPr>
        <w:t>F</w:t>
      </w:r>
      <w:r w:rsidR="00330D27" w:rsidRPr="00A76730">
        <w:rPr>
          <w:lang w:val="en-GB"/>
        </w:rPr>
        <w:t>igure</w:t>
      </w:r>
      <w:r w:rsidR="003A66C7" w:rsidRPr="00A76730">
        <w:rPr>
          <w:lang w:val="en-GB"/>
        </w:rPr>
        <w:t xml:space="preserve"> </w:t>
      </w:r>
      <w:r w:rsidR="00330D27" w:rsidRPr="00A76730">
        <w:rPr>
          <w:lang w:val="en-GB"/>
        </w:rPr>
        <w:t>7</w:t>
      </w:r>
      <w:r w:rsidR="00593442" w:rsidRPr="00A76730">
        <w:rPr>
          <w:lang w:val="en-GB"/>
        </w:rPr>
        <w:t xml:space="preserve"> </w:t>
      </w:r>
      <w:del w:id="125" w:author="Rutger Vos" w:date="2014-05-22T11:23:00Z">
        <w:r w:rsidR="00593442" w:rsidRPr="00A76730" w:rsidDel="007D3DE5">
          <w:rPr>
            <w:lang w:val="en-GB"/>
          </w:rPr>
          <w:delText>holds a workflow</w:delText>
        </w:r>
      </w:del>
      <w:ins w:id="126" w:author="Rutger Vos" w:date="2014-05-22T11:23:00Z">
        <w:r w:rsidR="007D3DE5">
          <w:rPr>
            <w:lang w:val="en-GB"/>
          </w:rPr>
          <w:t>shows a flowchart</w:t>
        </w:r>
      </w:ins>
      <w:r w:rsidR="00593442" w:rsidRPr="00A76730">
        <w:rPr>
          <w:lang w:val="en-GB"/>
        </w:rPr>
        <w:t xml:space="preserve"> of this script</w:t>
      </w:r>
      <w:r w:rsidR="00330D27" w:rsidRPr="00A76730">
        <w:rPr>
          <w:lang w:val="en-GB"/>
        </w:rPr>
        <w:t>.</w:t>
      </w:r>
      <w:r w:rsidR="000204CB" w:rsidRPr="00A76730">
        <w:rPr>
          <w:lang w:val="en-GB"/>
        </w:rPr>
        <w:t xml:space="preserve"> The output of this script </w:t>
      </w:r>
      <w:r w:rsidR="00984118" w:rsidRPr="00A76730">
        <w:rPr>
          <w:lang w:val="en-GB"/>
        </w:rPr>
        <w:t>is</w:t>
      </w:r>
      <w:r w:rsidR="00B55530" w:rsidRPr="00A76730">
        <w:rPr>
          <w:lang w:val="en-GB"/>
        </w:rPr>
        <w:t xml:space="preserve"> sen</w:t>
      </w:r>
      <w:r w:rsidR="00984118" w:rsidRPr="00A76730">
        <w:rPr>
          <w:lang w:val="en-GB"/>
        </w:rPr>
        <w:t>t</w:t>
      </w:r>
      <w:r w:rsidR="00B55530" w:rsidRPr="00A76730">
        <w:rPr>
          <w:lang w:val="en-GB"/>
        </w:rPr>
        <w:t xml:space="preserve"> back to the result page, where the user can </w:t>
      </w:r>
      <w:r w:rsidR="00984118" w:rsidRPr="00A76730">
        <w:rPr>
          <w:lang w:val="en-GB"/>
        </w:rPr>
        <w:t>view it</w:t>
      </w:r>
      <w:r w:rsidR="00B55530" w:rsidRPr="00A76730">
        <w:rPr>
          <w:lang w:val="en-GB"/>
        </w:rPr>
        <w:t>.</w:t>
      </w:r>
      <w:r w:rsidR="006F39D0" w:rsidRPr="00A76730">
        <w:rPr>
          <w:lang w:val="en-GB"/>
        </w:rPr>
        <w:t xml:space="preserve"> Supplement</w:t>
      </w:r>
      <w:r w:rsidR="00837965">
        <w:rPr>
          <w:lang w:val="en-GB"/>
        </w:rPr>
        <w:t>ary 3</w:t>
      </w:r>
      <w:r w:rsidR="005E48BE" w:rsidRPr="00A76730">
        <w:rPr>
          <w:lang w:val="en-GB"/>
        </w:rPr>
        <w:t xml:space="preserve"> contains screenshot</w:t>
      </w:r>
      <w:r w:rsidR="0044237B" w:rsidRPr="00A76730">
        <w:rPr>
          <w:lang w:val="en-GB"/>
        </w:rPr>
        <w:t>s</w:t>
      </w:r>
      <w:r w:rsidR="005E48BE" w:rsidRPr="00A76730">
        <w:rPr>
          <w:lang w:val="en-GB"/>
        </w:rPr>
        <w:t xml:space="preserve"> of this</w:t>
      </w:r>
      <w:r w:rsidR="006F39D0" w:rsidRPr="00A76730">
        <w:rPr>
          <w:lang w:val="en-GB"/>
        </w:rPr>
        <w:t xml:space="preserve"> website</w:t>
      </w:r>
      <w:r w:rsidR="00C65A54" w:rsidRPr="00A76730">
        <w:rPr>
          <w:lang w:val="en-GB"/>
        </w:rPr>
        <w:t>.</w:t>
      </w:r>
    </w:p>
    <w:p w14:paraId="5BBB506D" w14:textId="77777777" w:rsidR="00F40845" w:rsidRPr="00A76730" w:rsidRDefault="00404C96" w:rsidP="000204CB">
      <w:pPr>
        <w:rPr>
          <w:lang w:val="en-GB"/>
        </w:rPr>
        <w:sectPr w:rsidR="00F40845" w:rsidRPr="00A76730">
          <w:footerReference w:type="default" r:id="rId20"/>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66432" behindDoc="0" locked="0" layoutInCell="1" allowOverlap="1" wp14:anchorId="42376DC9" wp14:editId="637B8EDC">
            <wp:simplePos x="0" y="0"/>
            <wp:positionH relativeFrom="margin">
              <wp:align>center</wp:align>
            </wp:positionH>
            <wp:positionV relativeFrom="margin">
              <wp:align>center</wp:align>
            </wp:positionV>
            <wp:extent cx="9209405" cy="4340225"/>
            <wp:effectExtent l="0" t="0" r="1079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jpeg"/>
                    <pic:cNvPicPr/>
                  </pic:nvPicPr>
                  <pic:blipFill>
                    <a:blip r:embed="rId21">
                      <a:extLst>
                        <a:ext uri="{28A0092B-C50C-407E-A947-70E740481C1C}">
                          <a14:useLocalDpi xmlns:a14="http://schemas.microsoft.com/office/drawing/2010/main" val="0"/>
                        </a:ext>
                      </a:extLst>
                    </a:blip>
                    <a:stretch>
                      <a:fillRect/>
                    </a:stretch>
                  </pic:blipFill>
                  <pic:spPr>
                    <a:xfrm>
                      <a:off x="0" y="0"/>
                      <a:ext cx="9209405" cy="4340706"/>
                    </a:xfrm>
                    <a:prstGeom prst="rect">
                      <a:avLst/>
                    </a:prstGeom>
                    <a:noFill/>
                    <a:ln>
                      <a:noFill/>
                    </a:ln>
                  </pic:spPr>
                </pic:pic>
              </a:graphicData>
            </a:graphic>
          </wp:anchor>
        </w:drawing>
      </w:r>
      <w:r w:rsidR="00826CDE">
        <w:rPr>
          <w:noProof/>
          <w:lang w:val="en-US"/>
        </w:rPr>
        <w:pict w14:anchorId="16247BC5">
          <v:shape id="Tekstvak 18" o:spid="_x0000_s1027" type="#_x0000_t202" style="position:absolute;margin-left:-12.8pt;margin-top:406.9pt;width:725.15pt;height:23.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" stroked="f">
            <v:textbox style="mso-fit-shape-to-text:t" inset="0,0,0,0">
              <w:txbxContent>
                <w:p w14:paraId="3CC431A9" w14:textId="77777777" w:rsidR="007364AE" w:rsidRPr="00517A5E" w:rsidRDefault="007364AE" w:rsidP="00F40845">
                  <w:pPr>
                    <w:pStyle w:val="Bijschrift"/>
                    <w:rPr>
                      <w:noProof/>
                      <w:sz w:val="22"/>
                      <w:lang w:val="en-GB"/>
                    </w:rPr>
                  </w:pPr>
                  <w:r w:rsidRPr="00517A5E">
                    <w:rPr>
                      <w:sz w:val="22"/>
                      <w:lang w:val="en-GB"/>
                    </w:rPr>
                    <w:t xml:space="preserve">Figure </w:t>
                  </w:r>
                  <w:r w:rsidRPr="00517A5E">
                    <w:rPr>
                      <w:sz w:val="22"/>
                      <w:lang w:val="en-GB"/>
                    </w:rPr>
                    <w:fldChar w:fldCharType="begin"/>
                  </w:r>
                  <w:r w:rsidRPr="00517A5E">
                    <w:rPr>
                      <w:sz w:val="22"/>
                      <w:lang w:val="en-GB"/>
                    </w:rPr>
                    <w:instrText xml:space="preserve"> SEQ Figure \* ARABIC </w:instrText>
                  </w:r>
                  <w:r w:rsidRPr="00517A5E">
                    <w:rPr>
                      <w:sz w:val="22"/>
                      <w:lang w:val="en-GB"/>
                    </w:rPr>
                    <w:fldChar w:fldCharType="separate"/>
                  </w:r>
                  <w:r w:rsidRPr="00517A5E">
                    <w:rPr>
                      <w:noProof/>
                      <w:sz w:val="22"/>
                      <w:lang w:val="en-GB"/>
                    </w:rPr>
                    <w:t>4</w:t>
                  </w:r>
                  <w:r w:rsidRPr="00517A5E">
                    <w:rPr>
                      <w:sz w:val="22"/>
                      <w:lang w:val="en-GB"/>
                    </w:rPr>
                    <w:fldChar w:fldCharType="end"/>
                  </w:r>
                  <w:r w:rsidRPr="00517A5E">
                    <w:rPr>
                      <w:sz w:val="22"/>
                      <w:lang w:val="en-GB"/>
                    </w:rPr>
                    <w:t xml:space="preserve"> </w:t>
                  </w:r>
                  <w:del w:id="127" w:author="Rutger Vos" w:date="2014-05-22T11:23:00Z">
                    <w:r w:rsidRPr="00517A5E" w:rsidDel="007D3DE5">
                      <w:rPr>
                        <w:sz w:val="22"/>
                        <w:lang w:val="en-GB"/>
                      </w:rPr>
                      <w:delText xml:space="preserve">Workflow </w:delText>
                    </w:r>
                  </w:del>
                  <w:ins w:id="128" w:author="Rutger Vos" w:date="2014-05-22T11:23:00Z">
                    <w:r>
                      <w:rPr>
                        <w:sz w:val="22"/>
                        <w:lang w:val="en-GB"/>
                      </w:rPr>
                      <w:t>Flowchart</w:t>
                    </w:r>
                    <w:r w:rsidRPr="00517A5E">
                      <w:rPr>
                        <w:sz w:val="22"/>
                        <w:lang w:val="en-GB"/>
                      </w:rPr>
                      <w:t xml:space="preserve"> </w:t>
                    </w:r>
                  </w:ins>
                  <w:r w:rsidRPr="00517A5E">
                    <w:rPr>
                      <w:sz w:val="22"/>
                      <w:lang w:val="en-GB"/>
                    </w:rPr>
                    <w:t>of the website. Green: Start of the workflow, start the website.</w:t>
                  </w:r>
                </w:p>
              </w:txbxContent>
            </v:textbox>
            <w10:wrap type="square"/>
          </v:shape>
        </w:pict>
      </w:r>
    </w:p>
    <w:p w14:paraId="3C095FA8" w14:textId="77777777" w:rsidR="00F40845" w:rsidRPr="00A76730" w:rsidRDefault="000764C3" w:rsidP="000204CB">
      <w:pPr>
        <w:rPr>
          <w:lang w:val="en-GB"/>
        </w:rPr>
        <w:sectPr w:rsidR="00F40845" w:rsidRPr="00A76730">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69504" behindDoc="0" locked="0" layoutInCell="1" allowOverlap="1" wp14:anchorId="10ACF2FC" wp14:editId="55F26CC9">
            <wp:simplePos x="0" y="0"/>
            <wp:positionH relativeFrom="margin">
              <wp:align>center</wp:align>
            </wp:positionH>
            <wp:positionV relativeFrom="margin">
              <wp:align>center</wp:align>
            </wp:positionV>
            <wp:extent cx="8034655" cy="5770245"/>
            <wp:effectExtent l="25400" t="25400" r="17145" b="2095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eg"/>
                    <pic:cNvPicPr/>
                  </pic:nvPicPr>
                  <pic:blipFill>
                    <a:blip r:embed="rId22">
                      <a:extLst>
                        <a:ext uri="{28A0092B-C50C-407E-A947-70E740481C1C}">
                          <a14:useLocalDpi xmlns:a14="http://schemas.microsoft.com/office/drawing/2010/main" val="0"/>
                        </a:ext>
                      </a:extLst>
                    </a:blip>
                    <a:stretch>
                      <a:fillRect/>
                    </a:stretch>
                  </pic:blipFill>
                  <pic:spPr>
                    <a:xfrm>
                      <a:off x="0" y="0"/>
                      <a:ext cx="8034873" cy="5770245"/>
                    </a:xfrm>
                    <a:prstGeom prst="rect">
                      <a:avLst/>
                    </a:prstGeom>
                    <a:ln>
                      <a:solidFill>
                        <a:schemeClr val="tx1"/>
                      </a:solidFill>
                    </a:ln>
                  </pic:spPr>
                </pic:pic>
              </a:graphicData>
            </a:graphic>
          </wp:anchor>
        </w:drawing>
      </w:r>
      <w:r w:rsidR="00826CDE">
        <w:rPr>
          <w:noProof/>
          <w:lang w:val="en-US"/>
        </w:rPr>
        <w:pict w14:anchorId="5044408C">
          <v:shape id="Tekstvak 26" o:spid="_x0000_s1028" type="#_x0000_t202" style="position:absolute;margin-left:30.15pt;margin-top:458.5pt;width:639.1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" stroked="f">
            <v:textbox style="mso-fit-shape-to-text:t" inset="0,0,0,0">
              <w:txbxContent>
                <w:p w14:paraId="3CBA856C" w14:textId="77777777" w:rsidR="007364AE" w:rsidRPr="00404C96" w:rsidRDefault="007364AE" w:rsidP="00F40845">
                  <w:pPr>
                    <w:pStyle w:val="Bijschrift"/>
                    <w:rPr>
                      <w:noProof/>
                      <w:sz w:val="22"/>
                      <w:lang w:val="en-GB"/>
                    </w:rPr>
                  </w:pPr>
                  <w:r w:rsidRPr="00404C96">
                    <w:rPr>
                      <w:sz w:val="22"/>
                      <w:lang w:val="en-GB"/>
                    </w:rPr>
                    <w:t xml:space="preserve">Figure </w:t>
                  </w:r>
                  <w:r w:rsidRPr="00404C96">
                    <w:rPr>
                      <w:sz w:val="22"/>
                      <w:lang w:val="en-GB"/>
                    </w:rPr>
                    <w:fldChar w:fldCharType="begin"/>
                  </w:r>
                  <w:r w:rsidRPr="00404C96">
                    <w:rPr>
                      <w:sz w:val="22"/>
                      <w:lang w:val="en-GB"/>
                    </w:rPr>
                    <w:instrText xml:space="preserve"> SEQ Figure \* ARABIC </w:instrText>
                  </w:r>
                  <w:r w:rsidRPr="00404C96">
                    <w:rPr>
                      <w:sz w:val="22"/>
                      <w:lang w:val="en-GB"/>
                    </w:rPr>
                    <w:fldChar w:fldCharType="separate"/>
                  </w:r>
                  <w:r w:rsidRPr="00404C96">
                    <w:rPr>
                      <w:noProof/>
                      <w:sz w:val="22"/>
                      <w:lang w:val="en-GB"/>
                    </w:rPr>
                    <w:t>5</w:t>
                  </w:r>
                  <w:r w:rsidRPr="00404C96">
                    <w:rPr>
                      <w:sz w:val="22"/>
                      <w:lang w:val="en-GB"/>
                    </w:rPr>
                    <w:fldChar w:fldCharType="end"/>
                  </w:r>
                  <w:r w:rsidRPr="00404C96">
                    <w:rPr>
                      <w:sz w:val="22"/>
                      <w:lang w:val="en-GB"/>
                    </w:rPr>
                    <w:t xml:space="preserve"> </w:t>
                  </w:r>
                  <w:del w:id="129" w:author="Rutger Vos" w:date="2014-05-22T11:23:00Z">
                    <w:r w:rsidRPr="00404C96" w:rsidDel="007D3DE5">
                      <w:rPr>
                        <w:sz w:val="22"/>
                        <w:lang w:val="en-GB"/>
                      </w:rPr>
                      <w:delText xml:space="preserve">Workflow </w:delText>
                    </w:r>
                  </w:del>
                  <w:ins w:id="130" w:author="Rutger Vos" w:date="2014-05-22T11:23:00Z">
                    <w:r>
                      <w:rPr>
                        <w:sz w:val="22"/>
                        <w:lang w:val="en-GB"/>
                      </w:rPr>
                      <w:t>Flowchart</w:t>
                    </w:r>
                    <w:r w:rsidRPr="00404C96">
                      <w:rPr>
                        <w:sz w:val="22"/>
                        <w:lang w:val="en-GB"/>
                      </w:rPr>
                      <w:t xml:space="preserve"> </w:t>
                    </w:r>
                  </w:ins>
                  <w:r w:rsidRPr="00404C96">
                    <w:rPr>
                      <w:sz w:val="22"/>
                      <w:lang w:val="en-GB"/>
                    </w:rPr>
                    <w:t>of the website, zoomed in on uploading. Green: Start of the workflow, start the website.</w:t>
                  </w:r>
                </w:p>
              </w:txbxContent>
            </v:textbox>
            <w10:wrap type="square"/>
          </v:shape>
        </w:pict>
      </w:r>
    </w:p>
    <w:p w14:paraId="4EA785C0" w14:textId="77777777" w:rsidR="00F40845" w:rsidRPr="00A76730" w:rsidRDefault="00F40845" w:rsidP="000204CB">
      <w:pPr>
        <w:rPr>
          <w:lang w:val="en-GB"/>
        </w:rPr>
        <w:sectPr w:rsidR="00F40845" w:rsidRPr="00A76730">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72576" behindDoc="0" locked="0" layoutInCell="1" allowOverlap="1" wp14:anchorId="656D196B" wp14:editId="2575008E">
            <wp:simplePos x="0" y="0"/>
            <wp:positionH relativeFrom="margin">
              <wp:align>center</wp:align>
            </wp:positionH>
            <wp:positionV relativeFrom="margin">
              <wp:align>center</wp:align>
            </wp:positionV>
            <wp:extent cx="9776460" cy="4704715"/>
            <wp:effectExtent l="0" t="0" r="254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jpeg"/>
                    <pic:cNvPicPr/>
                  </pic:nvPicPr>
                  <pic:blipFill>
                    <a:blip r:embed="rId23">
                      <a:extLst>
                        <a:ext uri="{28A0092B-C50C-407E-A947-70E740481C1C}">
                          <a14:useLocalDpi xmlns:a14="http://schemas.microsoft.com/office/drawing/2010/main" val="0"/>
                        </a:ext>
                      </a:extLst>
                    </a:blip>
                    <a:stretch>
                      <a:fillRect/>
                    </a:stretch>
                  </pic:blipFill>
                  <pic:spPr>
                    <a:xfrm>
                      <a:off x="0" y="0"/>
                      <a:ext cx="9775733" cy="4704714"/>
                    </a:xfrm>
                    <a:prstGeom prst="rect">
                      <a:avLst/>
                    </a:prstGeom>
                  </pic:spPr>
                </pic:pic>
              </a:graphicData>
            </a:graphic>
          </wp:anchor>
        </w:drawing>
      </w:r>
      <w:r w:rsidR="00826CDE">
        <w:rPr>
          <w:noProof/>
          <w:lang w:val="en-US"/>
        </w:rPr>
        <w:pict w14:anchorId="14A30388">
          <v:shape id="Tekstvak 31" o:spid="_x0000_s1029" type="#_x0000_t202" style="position:absolute;margin-left:-34.8pt;margin-top:416.35pt;width:769.8pt;height:23.4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" stroked="f">
            <v:textbox style="mso-fit-shape-to-text:t" inset="0,0,0,0">
              <w:txbxContent>
                <w:p w14:paraId="60BAE667" w14:textId="77777777" w:rsidR="007364AE" w:rsidRPr="00250331" w:rsidRDefault="007364AE" w:rsidP="00F40845">
                  <w:pPr>
                    <w:pStyle w:val="Bijschrift"/>
                    <w:rPr>
                      <w:noProof/>
                      <w:sz w:val="22"/>
                      <w:lang w:val="en-GB"/>
                    </w:rPr>
                  </w:pPr>
                  <w:r w:rsidRPr="00250331">
                    <w:rPr>
                      <w:sz w:val="22"/>
                      <w:lang w:val="en-GB"/>
                    </w:rPr>
                    <w:t xml:space="preserve">Figure </w:t>
                  </w:r>
                  <w:r w:rsidRPr="00250331">
                    <w:rPr>
                      <w:sz w:val="22"/>
                      <w:lang w:val="en-GB"/>
                    </w:rPr>
                    <w:fldChar w:fldCharType="begin"/>
                  </w:r>
                  <w:r w:rsidRPr="00250331">
                    <w:rPr>
                      <w:sz w:val="22"/>
                      <w:lang w:val="en-GB"/>
                    </w:rPr>
                    <w:instrText xml:space="preserve"> SEQ Figure \* ARABIC </w:instrText>
                  </w:r>
                  <w:r w:rsidRPr="00250331">
                    <w:rPr>
                      <w:sz w:val="22"/>
                      <w:lang w:val="en-GB"/>
                    </w:rPr>
                    <w:fldChar w:fldCharType="separate"/>
                  </w:r>
                  <w:r w:rsidRPr="00250331">
                    <w:rPr>
                      <w:noProof/>
                      <w:sz w:val="22"/>
                      <w:lang w:val="en-GB"/>
                    </w:rPr>
                    <w:t>6</w:t>
                  </w:r>
                  <w:r w:rsidRPr="00250331">
                    <w:rPr>
                      <w:noProof/>
                      <w:sz w:val="22"/>
                      <w:lang w:val="en-GB"/>
                    </w:rPr>
                    <w:fldChar w:fldCharType="end"/>
                  </w:r>
                  <w:r w:rsidRPr="00250331">
                    <w:rPr>
                      <w:sz w:val="22"/>
                      <w:lang w:val="en-GB"/>
                    </w:rPr>
                    <w:t xml:space="preserve"> </w:t>
                  </w:r>
                  <w:del w:id="131" w:author="Rutger Vos" w:date="2014-05-22T11:24:00Z">
                    <w:r w:rsidRPr="00250331" w:rsidDel="007D3DE5">
                      <w:rPr>
                        <w:sz w:val="22"/>
                        <w:lang w:val="en-GB"/>
                      </w:rPr>
                      <w:delText xml:space="preserve">Workflow </w:delText>
                    </w:r>
                  </w:del>
                  <w:ins w:id="132" w:author="Rutger Vos" w:date="2014-05-22T11:24:00Z">
                    <w:r>
                      <w:rPr>
                        <w:sz w:val="22"/>
                        <w:lang w:val="en-GB"/>
                      </w:rPr>
                      <w:t>Flowchart</w:t>
                    </w:r>
                    <w:r w:rsidRPr="00250331">
                      <w:rPr>
                        <w:sz w:val="22"/>
                        <w:lang w:val="en-GB"/>
                      </w:rPr>
                      <w:t xml:space="preserve"> </w:t>
                    </w:r>
                  </w:ins>
                  <w:r w:rsidRPr="00250331">
                    <w:rPr>
                      <w:sz w:val="22"/>
                      <w:lang w:val="en-GB"/>
                    </w:rPr>
                    <w:t>of the classification step of the website. Green: Start of the workflow, get the picture, Red: End of the workflow, send the result.</w:t>
                  </w:r>
                </w:p>
              </w:txbxContent>
            </v:textbox>
            <w10:wrap type="square"/>
          </v:shape>
        </w:pict>
      </w:r>
    </w:p>
    <w:p w14:paraId="0BC2E8CD" w14:textId="77777777" w:rsidR="00A01D34" w:rsidRPr="00A76730" w:rsidRDefault="001A29A7" w:rsidP="000204CB">
      <w:pPr>
        <w:rPr>
          <w:lang w:val="en-GB"/>
        </w:rPr>
        <w:sectPr w:rsidR="00A01D34" w:rsidRPr="00A76730">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75648" behindDoc="0" locked="0" layoutInCell="1" allowOverlap="1" wp14:anchorId="4CCB37DF" wp14:editId="2B2B3A15">
            <wp:simplePos x="0" y="0"/>
            <wp:positionH relativeFrom="margin">
              <wp:align>center</wp:align>
            </wp:positionH>
            <wp:positionV relativeFrom="margin">
              <wp:align>center</wp:align>
            </wp:positionV>
            <wp:extent cx="9494520" cy="4730750"/>
            <wp:effectExtent l="0" t="0" r="508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eg"/>
                    <pic:cNvPicPr/>
                  </pic:nvPicPr>
                  <pic:blipFill>
                    <a:blip r:embed="rId24">
                      <a:extLst>
                        <a:ext uri="{28A0092B-C50C-407E-A947-70E740481C1C}">
                          <a14:useLocalDpi xmlns:a14="http://schemas.microsoft.com/office/drawing/2010/main" val="0"/>
                        </a:ext>
                      </a:extLst>
                    </a:blip>
                    <a:stretch>
                      <a:fillRect/>
                    </a:stretch>
                  </pic:blipFill>
                  <pic:spPr>
                    <a:xfrm>
                      <a:off x="0" y="0"/>
                      <a:ext cx="9494740" cy="4731386"/>
                    </a:xfrm>
                    <a:prstGeom prst="rect">
                      <a:avLst/>
                    </a:prstGeom>
                  </pic:spPr>
                </pic:pic>
              </a:graphicData>
            </a:graphic>
          </wp:anchor>
        </w:drawing>
      </w:r>
      <w:r w:rsidR="00826CDE">
        <w:rPr>
          <w:noProof/>
          <w:lang w:val="en-US"/>
        </w:rPr>
        <w:pict w14:anchorId="346009D4">
          <v:shape id="Tekstvak 32" o:spid="_x0000_s1030" type="#_x0000_t202" style="position:absolute;margin-left:-23.8pt;margin-top:417.4pt;width:747.6pt;height:23.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" stroked="f">
            <v:textbox style="mso-fit-shape-to-text:t" inset="0,0,0,0">
              <w:txbxContent>
                <w:p w14:paraId="30A00690" w14:textId="77777777" w:rsidR="007364AE" w:rsidRPr="000764C3" w:rsidRDefault="007364AE" w:rsidP="00F40845">
                  <w:pPr>
                    <w:pStyle w:val="Bijschrift"/>
                    <w:rPr>
                      <w:noProof/>
                      <w:sz w:val="22"/>
                      <w:lang w:val="en-GB"/>
                    </w:rPr>
                  </w:pPr>
                  <w:r w:rsidRPr="000764C3">
                    <w:rPr>
                      <w:sz w:val="22"/>
                      <w:lang w:val="en-GB"/>
                    </w:rPr>
                    <w:t xml:space="preserve">Figure </w:t>
                  </w:r>
                  <w:r w:rsidRPr="000764C3">
                    <w:rPr>
                      <w:sz w:val="22"/>
                      <w:lang w:val="en-GB"/>
                    </w:rPr>
                    <w:fldChar w:fldCharType="begin"/>
                  </w:r>
                  <w:r w:rsidRPr="000764C3">
                    <w:rPr>
                      <w:sz w:val="22"/>
                      <w:lang w:val="en-GB"/>
                    </w:rPr>
                    <w:instrText xml:space="preserve"> SEQ Figure \* ARABIC </w:instrText>
                  </w:r>
                  <w:r w:rsidRPr="000764C3">
                    <w:rPr>
                      <w:sz w:val="22"/>
                      <w:lang w:val="en-GB"/>
                    </w:rPr>
                    <w:fldChar w:fldCharType="separate"/>
                  </w:r>
                  <w:r w:rsidRPr="000764C3">
                    <w:rPr>
                      <w:noProof/>
                      <w:sz w:val="22"/>
                      <w:lang w:val="en-GB"/>
                    </w:rPr>
                    <w:t>7</w:t>
                  </w:r>
                  <w:r w:rsidRPr="000764C3">
                    <w:rPr>
                      <w:sz w:val="22"/>
                      <w:lang w:val="en-GB"/>
                    </w:rPr>
                    <w:fldChar w:fldCharType="end"/>
                  </w:r>
                  <w:r w:rsidRPr="000764C3">
                    <w:rPr>
                      <w:sz w:val="22"/>
                      <w:lang w:val="en-GB"/>
                    </w:rPr>
                    <w:t xml:space="preserve"> </w:t>
                  </w:r>
                  <w:del w:id="133" w:author="Rutger Vos" w:date="2014-05-22T11:24:00Z">
                    <w:r w:rsidRPr="000764C3" w:rsidDel="007D3DE5">
                      <w:rPr>
                        <w:sz w:val="22"/>
                        <w:lang w:val="en-GB"/>
                      </w:rPr>
                      <w:delText xml:space="preserve">Workflow </w:delText>
                    </w:r>
                  </w:del>
                  <w:ins w:id="134" w:author="Rutger Vos" w:date="2014-05-22T11:24:00Z">
                    <w:r>
                      <w:rPr>
                        <w:sz w:val="22"/>
                        <w:lang w:val="en-GB"/>
                      </w:rPr>
                      <w:t>Flowchart</w:t>
                    </w:r>
                    <w:r w:rsidRPr="000764C3">
                      <w:rPr>
                        <w:sz w:val="22"/>
                        <w:lang w:val="en-GB"/>
                      </w:rPr>
                      <w:t xml:space="preserve"> </w:t>
                    </w:r>
                  </w:ins>
                  <w:r w:rsidRPr="000764C3">
                    <w:rPr>
                      <w:sz w:val="22"/>
                      <w:lang w:val="en-GB"/>
                    </w:rPr>
                    <w:t>of result.py. Green: Start of the workflow, get the input file. Red: End of the workflow, send the result.</w:t>
                  </w:r>
                </w:p>
              </w:txbxContent>
            </v:textbox>
            <w10:wrap type="square"/>
          </v:shape>
        </w:pict>
      </w:r>
    </w:p>
    <w:p w14:paraId="4F69AFFA" w14:textId="77777777" w:rsidR="00E93D4F" w:rsidRPr="00A76730" w:rsidRDefault="00E93D4F" w:rsidP="00E93D4F">
      <w:pPr>
        <w:pStyle w:val="Kop2"/>
        <w:rPr>
          <w:lang w:val="en-GB"/>
        </w:rPr>
      </w:pPr>
      <w:bookmarkStart w:id="135" w:name="_Toc262217609"/>
      <w:r w:rsidRPr="00A76730">
        <w:rPr>
          <w:lang w:val="en-GB"/>
        </w:rPr>
        <w:t>Preparation script</w:t>
      </w:r>
      <w:r w:rsidR="00CE5BEC" w:rsidRPr="00A76730">
        <w:rPr>
          <w:lang w:val="en-GB"/>
        </w:rPr>
        <w:t>s</w:t>
      </w:r>
      <w:bookmarkEnd w:id="135"/>
    </w:p>
    <w:p w14:paraId="2490E9CE" w14:textId="77777777" w:rsidR="00E93D4F" w:rsidRPr="00A76730" w:rsidRDefault="00E93D4F" w:rsidP="00E93D4F">
      <w:pPr>
        <w:rPr>
          <w:lang w:val="en-GB"/>
        </w:rPr>
      </w:pPr>
      <w:r w:rsidRPr="00A76730">
        <w:rPr>
          <w:lang w:val="en-GB"/>
        </w:rPr>
        <w:t xml:space="preserve">To </w:t>
      </w:r>
      <w:r w:rsidR="0044237B" w:rsidRPr="00A76730">
        <w:rPr>
          <w:lang w:val="en-GB"/>
        </w:rPr>
        <w:t>semi-</w:t>
      </w:r>
      <w:r w:rsidRPr="00A76730">
        <w:rPr>
          <w:lang w:val="en-GB"/>
        </w:rPr>
        <w:t>automate the preparation process</w:t>
      </w:r>
      <w:r w:rsidR="00CE5BEC" w:rsidRPr="00A76730">
        <w:rPr>
          <w:lang w:val="en-GB"/>
        </w:rPr>
        <w:t>,</w:t>
      </w:r>
      <w:r w:rsidRPr="00A76730">
        <w:rPr>
          <w:lang w:val="en-GB"/>
        </w:rPr>
        <w:t xml:space="preserve"> a bash script</w:t>
      </w:r>
      <w:r w:rsidR="00134196" w:rsidRPr="00A76730">
        <w:rPr>
          <w:lang w:val="en-GB"/>
        </w:rPr>
        <w:t>, training.sh,</w:t>
      </w:r>
      <w:r w:rsidRPr="00A76730">
        <w:rPr>
          <w:lang w:val="en-GB"/>
        </w:rPr>
        <w:t xml:space="preserve"> </w:t>
      </w:r>
      <w:r w:rsidR="00984118" w:rsidRPr="00A76730">
        <w:rPr>
          <w:lang w:val="en-GB"/>
        </w:rPr>
        <w:t xml:space="preserve">was </w:t>
      </w:r>
      <w:r w:rsidRPr="00A76730">
        <w:rPr>
          <w:lang w:val="en-GB"/>
        </w:rPr>
        <w:t>developed</w:t>
      </w:r>
      <w:r w:rsidR="0048109B" w:rsidRPr="00A76730">
        <w:rPr>
          <w:lang w:val="en-GB"/>
        </w:rPr>
        <w:t xml:space="preserve"> (see appendix </w:t>
      </w:r>
      <w:r w:rsidR="00B61B9E">
        <w:rPr>
          <w:lang w:val="en-GB"/>
        </w:rPr>
        <w:t>1.1.3</w:t>
      </w:r>
      <w:r w:rsidR="00134196" w:rsidRPr="00A76730">
        <w:rPr>
          <w:lang w:val="en-GB"/>
        </w:rPr>
        <w:t>, and the first script in figure 3</w:t>
      </w:r>
      <w:r w:rsidR="0048109B" w:rsidRPr="00A76730">
        <w:rPr>
          <w:lang w:val="en-GB"/>
        </w:rPr>
        <w:t>)</w:t>
      </w:r>
      <w:r w:rsidRPr="00A76730">
        <w:rPr>
          <w:lang w:val="en-GB"/>
        </w:rPr>
        <w:t>.</w:t>
      </w:r>
      <w:r w:rsidR="00E96389" w:rsidRPr="00A76730">
        <w:rPr>
          <w:lang w:val="en-GB"/>
        </w:rPr>
        <w:t xml:space="preserve"> Figure 8 contains a workflow of this script.</w:t>
      </w:r>
      <w:r w:rsidRPr="00A76730">
        <w:rPr>
          <w:lang w:val="en-GB"/>
        </w:rPr>
        <w:t xml:space="preserve"> The first step in this script </w:t>
      </w:r>
      <w:r w:rsidR="00CE5BEC" w:rsidRPr="00A76730">
        <w:rPr>
          <w:lang w:val="en-GB"/>
        </w:rPr>
        <w:t>was</w:t>
      </w:r>
      <w:r w:rsidRPr="00A76730">
        <w:rPr>
          <w:lang w:val="en-GB"/>
        </w:rPr>
        <w:t xml:space="preserve"> running Offlickr.py to download the pictures as .jpg and the metadata files as .xml. After downloading these files, the script will</w:t>
      </w:r>
      <w:r w:rsidR="00143DA0" w:rsidRPr="00A76730">
        <w:rPr>
          <w:lang w:val="en-GB"/>
        </w:rPr>
        <w:t xml:space="preserve"> run another python script, get_tags.py (see appendix </w:t>
      </w:r>
      <w:r w:rsidR="00E15E68" w:rsidRPr="00A76730">
        <w:rPr>
          <w:lang w:val="en-GB"/>
        </w:rPr>
        <w:t>1</w:t>
      </w:r>
      <w:r w:rsidR="006879CB">
        <w:rPr>
          <w:lang w:val="en-GB"/>
        </w:rPr>
        <w:t>.5.3</w:t>
      </w:r>
      <w:r w:rsidR="00143DA0" w:rsidRPr="00A76730">
        <w:rPr>
          <w:lang w:val="en-GB"/>
        </w:rPr>
        <w:t>), to</w:t>
      </w:r>
      <w:r w:rsidR="00EA7490" w:rsidRPr="00A76730">
        <w:rPr>
          <w:lang w:val="en-GB"/>
        </w:rPr>
        <w:t xml:space="preserve"> get the original names and the tags from the meta</w:t>
      </w:r>
      <w:r w:rsidRPr="00A76730">
        <w:rPr>
          <w:lang w:val="en-GB"/>
        </w:rPr>
        <w:t>data</w:t>
      </w:r>
      <w:r w:rsidR="00C95759" w:rsidRPr="00A76730">
        <w:rPr>
          <w:lang w:val="en-GB"/>
        </w:rPr>
        <w:t>.</w:t>
      </w:r>
      <w:r w:rsidR="00051FA4" w:rsidRPr="00A76730">
        <w:rPr>
          <w:lang w:val="en-GB"/>
        </w:rPr>
        <w:t xml:space="preserve"> A workflow of this script can be found in figure 9.</w:t>
      </w:r>
      <w:r w:rsidR="00C95759" w:rsidRPr="00A76730">
        <w:rPr>
          <w:lang w:val="en-GB"/>
        </w:rPr>
        <w:t xml:space="preserve"> This info will be</w:t>
      </w:r>
      <w:r w:rsidRPr="00A76730">
        <w:rPr>
          <w:lang w:val="en-GB"/>
        </w:rPr>
        <w:t xml:space="preserve"> save</w:t>
      </w:r>
      <w:r w:rsidR="00C95759" w:rsidRPr="00A76730">
        <w:rPr>
          <w:lang w:val="en-GB"/>
        </w:rPr>
        <w:t>d</w:t>
      </w:r>
      <w:r w:rsidRPr="00A76730">
        <w:rPr>
          <w:lang w:val="en-GB"/>
        </w:rPr>
        <w:t xml:space="preserve"> in .txt files, using the id of the picture as name. </w:t>
      </w:r>
      <w:r w:rsidR="00984118" w:rsidRPr="00A76730">
        <w:rPr>
          <w:lang w:val="en-GB"/>
        </w:rPr>
        <w:t xml:space="preserve">For example, if </w:t>
      </w:r>
      <w:r w:rsidRPr="00A76730">
        <w:rPr>
          <w:lang w:val="en-GB"/>
        </w:rPr>
        <w:t xml:space="preserve">the picture name is 123456789.jpg the tag file of this picture </w:t>
      </w:r>
      <w:r w:rsidR="00984118" w:rsidRPr="00A76730">
        <w:rPr>
          <w:lang w:val="en-GB"/>
        </w:rPr>
        <w:t>is</w:t>
      </w:r>
      <w:r w:rsidRPr="00A76730">
        <w:rPr>
          <w:lang w:val="en-GB"/>
        </w:rPr>
        <w:t xml:space="preserve"> 123456789_tags.txt. At the end of this step the .xml files </w:t>
      </w:r>
      <w:r w:rsidR="00984118" w:rsidRPr="00A76730">
        <w:rPr>
          <w:lang w:val="en-GB"/>
        </w:rPr>
        <w:t>are</w:t>
      </w:r>
      <w:r w:rsidRPr="00A76730">
        <w:rPr>
          <w:lang w:val="en-GB"/>
        </w:rPr>
        <w:t xml:space="preserve"> removed.</w:t>
      </w:r>
      <w:r w:rsidR="00231C33" w:rsidRPr="00A76730">
        <w:rPr>
          <w:lang w:val="en-GB"/>
        </w:rPr>
        <w:t xml:space="preserve"> </w:t>
      </w:r>
      <w:r w:rsidR="000E07EC" w:rsidRPr="00A76730">
        <w:rPr>
          <w:lang w:val="en-GB"/>
        </w:rPr>
        <w:t>E</w:t>
      </w:r>
      <w:r w:rsidR="00231C33" w:rsidRPr="00A76730">
        <w:rPr>
          <w:lang w:val="en-GB"/>
        </w:rPr>
        <w:t>xample of</w:t>
      </w:r>
      <w:r w:rsidR="000E07EC" w:rsidRPr="00A76730">
        <w:rPr>
          <w:lang w:val="en-GB"/>
        </w:rPr>
        <w:t xml:space="preserve"> different</w:t>
      </w:r>
      <w:r w:rsidR="00231C33" w:rsidRPr="00A76730">
        <w:rPr>
          <w:lang w:val="en-GB"/>
        </w:rPr>
        <w:t xml:space="preserve"> tag file</w:t>
      </w:r>
      <w:r w:rsidR="000E07EC" w:rsidRPr="00A76730">
        <w:rPr>
          <w:lang w:val="en-GB"/>
        </w:rPr>
        <w:t>s</w:t>
      </w:r>
      <w:r w:rsidR="00231C33" w:rsidRPr="00A76730">
        <w:rPr>
          <w:lang w:val="en-GB"/>
        </w:rPr>
        <w:t xml:space="preserve"> can be found in </w:t>
      </w:r>
      <w:r w:rsidR="003A66C7" w:rsidRPr="00A76730">
        <w:rPr>
          <w:lang w:val="en-GB"/>
        </w:rPr>
        <w:t xml:space="preserve">supplements </w:t>
      </w:r>
      <w:r w:rsidR="00E15E68" w:rsidRPr="00A76730">
        <w:rPr>
          <w:lang w:val="en-GB"/>
        </w:rPr>
        <w:t>1.3-1.5</w:t>
      </w:r>
      <w:r w:rsidR="00231C33" w:rsidRPr="00A76730">
        <w:rPr>
          <w:lang w:val="en-GB"/>
        </w:rPr>
        <w:t>. The structure of these files is</w:t>
      </w:r>
      <w:r w:rsidR="002533FF" w:rsidRPr="00A76730">
        <w:rPr>
          <w:lang w:val="en-GB"/>
        </w:rPr>
        <w:t xml:space="preserve"> </w:t>
      </w:r>
      <w:r w:rsidR="00231C33" w:rsidRPr="00A76730">
        <w:rPr>
          <w:lang w:val="en-GB"/>
        </w:rPr>
        <w:t>always the same</w:t>
      </w:r>
      <w:r w:rsidR="00984118" w:rsidRPr="00A76730">
        <w:rPr>
          <w:lang w:val="en-GB"/>
        </w:rPr>
        <w:t>:</w:t>
      </w:r>
      <w:r w:rsidR="002533FF" w:rsidRPr="00A76730">
        <w:rPr>
          <w:lang w:val="en-GB"/>
        </w:rPr>
        <w:t xml:space="preserve"> the f</w:t>
      </w:r>
      <w:r w:rsidR="00231C33" w:rsidRPr="00A76730">
        <w:rPr>
          <w:lang w:val="en-GB"/>
        </w:rPr>
        <w:t>irst</w:t>
      </w:r>
      <w:r w:rsidR="002533FF" w:rsidRPr="00A76730">
        <w:rPr>
          <w:lang w:val="en-GB"/>
        </w:rPr>
        <w:t xml:space="preserve"> line is</w:t>
      </w:r>
      <w:r w:rsidR="00231C33" w:rsidRPr="00A76730">
        <w:rPr>
          <w:lang w:val="en-GB"/>
        </w:rPr>
        <w:t xml:space="preserve"> the original name of the picture, then an empty line, after that </w:t>
      </w:r>
      <w:r w:rsidR="00E15E68" w:rsidRPr="00A76730">
        <w:rPr>
          <w:lang w:val="en-GB"/>
        </w:rPr>
        <w:t>the shape for the tuber pictures or</w:t>
      </w:r>
      <w:r w:rsidR="00EA7490" w:rsidRPr="00A76730">
        <w:rPr>
          <w:lang w:val="en-GB"/>
        </w:rPr>
        <w:t xml:space="preserve"> </w:t>
      </w:r>
      <w:r w:rsidR="00E15E68" w:rsidRPr="00A76730">
        <w:rPr>
          <w:lang w:val="en-GB"/>
        </w:rPr>
        <w:t xml:space="preserve">the section and species for the flower pictures. The </w:t>
      </w:r>
      <w:r w:rsidR="00231C33" w:rsidRPr="00A76730">
        <w:rPr>
          <w:lang w:val="en-GB"/>
        </w:rPr>
        <w:t xml:space="preserve">last tag </w:t>
      </w:r>
      <w:r w:rsidR="00984118" w:rsidRPr="00A76730">
        <w:rPr>
          <w:lang w:val="en-GB"/>
        </w:rPr>
        <w:t xml:space="preserve">indicates whether the object </w:t>
      </w:r>
      <w:r w:rsidR="00231C33" w:rsidRPr="00A76730">
        <w:rPr>
          <w:lang w:val="en-GB"/>
        </w:rPr>
        <w:t xml:space="preserve">is a </w:t>
      </w:r>
      <w:r w:rsidR="00794D45" w:rsidRPr="00A76730">
        <w:rPr>
          <w:lang w:val="en-GB"/>
        </w:rPr>
        <w:t xml:space="preserve">slipper orchid </w:t>
      </w:r>
      <w:r w:rsidR="00231C33" w:rsidRPr="00A76730">
        <w:rPr>
          <w:lang w:val="en-GB"/>
        </w:rPr>
        <w:t>flower</w:t>
      </w:r>
      <w:r w:rsidR="00984118" w:rsidRPr="00A76730">
        <w:rPr>
          <w:lang w:val="en-GB"/>
        </w:rPr>
        <w:t xml:space="preserve"> or a</w:t>
      </w:r>
      <w:r w:rsidR="00794D45" w:rsidRPr="00A76730">
        <w:rPr>
          <w:lang w:val="en-GB"/>
        </w:rPr>
        <w:t xml:space="preserve"> </w:t>
      </w:r>
      <w:r w:rsidR="00794D45" w:rsidRPr="00A76730">
        <w:rPr>
          <w:i/>
          <w:lang w:val="en-GB"/>
        </w:rPr>
        <w:t>salep</w:t>
      </w:r>
      <w:r w:rsidR="00984118" w:rsidRPr="00A76730">
        <w:rPr>
          <w:lang w:val="en-GB"/>
        </w:rPr>
        <w:t xml:space="preserve"> </w:t>
      </w:r>
      <w:r w:rsidR="00794D45" w:rsidRPr="00A76730">
        <w:rPr>
          <w:lang w:val="en-GB"/>
        </w:rPr>
        <w:t xml:space="preserve">orchid </w:t>
      </w:r>
      <w:r w:rsidR="00984118" w:rsidRPr="00A76730">
        <w:rPr>
          <w:lang w:val="en-GB"/>
        </w:rPr>
        <w:t>tuber</w:t>
      </w:r>
      <w:r w:rsidR="00231C33" w:rsidRPr="00A76730">
        <w:rPr>
          <w:lang w:val="en-GB"/>
        </w:rPr>
        <w:t>.</w:t>
      </w:r>
      <w:r w:rsidR="002533FF" w:rsidRPr="00A76730">
        <w:rPr>
          <w:lang w:val="en-GB"/>
        </w:rPr>
        <w:t xml:space="preserve"> </w:t>
      </w:r>
      <w:r w:rsidR="00231C33" w:rsidRPr="00A76730">
        <w:rPr>
          <w:lang w:val="en-GB"/>
        </w:rPr>
        <w:t xml:space="preserve">The knowledge of this structure can be used </w:t>
      </w:r>
      <w:r w:rsidR="00C95759" w:rsidRPr="00A76730">
        <w:rPr>
          <w:lang w:val="en-GB"/>
        </w:rPr>
        <w:t>in the next step</w:t>
      </w:r>
      <w:r w:rsidR="00231C33" w:rsidRPr="00A76730">
        <w:rPr>
          <w:lang w:val="en-GB"/>
        </w:rPr>
        <w:t>.</w:t>
      </w:r>
    </w:p>
    <w:p w14:paraId="66665176" w14:textId="77777777" w:rsidR="00231C33" w:rsidRPr="00A76730" w:rsidRDefault="00231C33" w:rsidP="00050811">
      <w:pPr>
        <w:ind w:firstLine="708"/>
        <w:rPr>
          <w:lang w:val="en-GB"/>
        </w:rPr>
      </w:pPr>
      <w:r w:rsidRPr="00A76730">
        <w:rPr>
          <w:lang w:val="en-GB"/>
        </w:rPr>
        <w:t>In th</w:t>
      </w:r>
      <w:r w:rsidR="00CE5BEC" w:rsidRPr="00A76730">
        <w:rPr>
          <w:lang w:val="en-GB"/>
        </w:rPr>
        <w:t>e next</w:t>
      </w:r>
      <w:r w:rsidR="002533FF" w:rsidRPr="00A76730">
        <w:rPr>
          <w:lang w:val="en-GB"/>
        </w:rPr>
        <w:t xml:space="preserve"> step the pictures </w:t>
      </w:r>
      <w:r w:rsidR="00984118" w:rsidRPr="00A76730">
        <w:rPr>
          <w:lang w:val="en-GB"/>
        </w:rPr>
        <w:t>ar</w:t>
      </w:r>
      <w:r w:rsidR="002533FF" w:rsidRPr="00A76730">
        <w:rPr>
          <w:lang w:val="en-GB"/>
        </w:rPr>
        <w:t>e divided between two directories, Flower and Tuber. Before the pictures and tags are moved to the correct directory, t</w:t>
      </w:r>
      <w:r w:rsidR="00086AF9" w:rsidRPr="00A76730">
        <w:rPr>
          <w:lang w:val="en-GB"/>
        </w:rPr>
        <w:t>he pictures were</w:t>
      </w:r>
      <w:r w:rsidR="002533FF" w:rsidRPr="00A76730">
        <w:rPr>
          <w:lang w:val="en-GB"/>
        </w:rPr>
        <w:t xml:space="preserve"> converted f</w:t>
      </w:r>
      <w:r w:rsidR="00197246" w:rsidRPr="00A76730">
        <w:rPr>
          <w:lang w:val="en-GB"/>
        </w:rPr>
        <w:t>ro</w:t>
      </w:r>
      <w:r w:rsidR="002533FF" w:rsidRPr="00A76730">
        <w:rPr>
          <w:lang w:val="en-GB"/>
        </w:rPr>
        <w:t>m .jpg to .png</w:t>
      </w:r>
      <w:r w:rsidR="00086AF9" w:rsidRPr="00A76730">
        <w:rPr>
          <w:lang w:val="en-GB"/>
        </w:rPr>
        <w:t xml:space="preserve">. This </w:t>
      </w:r>
      <w:r w:rsidR="00A83A9C" w:rsidRPr="00A76730">
        <w:rPr>
          <w:lang w:val="en-GB"/>
        </w:rPr>
        <w:t>conversion</w:t>
      </w:r>
      <w:r w:rsidR="00086AF9" w:rsidRPr="00A76730">
        <w:rPr>
          <w:lang w:val="en-GB"/>
        </w:rPr>
        <w:t xml:space="preserve"> was required because the training scripts only work</w:t>
      </w:r>
      <w:del w:id="136" w:author="Rutger Vos" w:date="2014-05-22T11:24:00Z">
        <w:r w:rsidR="00086AF9" w:rsidRPr="00A76730" w:rsidDel="007D3DE5">
          <w:rPr>
            <w:lang w:val="en-GB"/>
          </w:rPr>
          <w:delText>s</w:delText>
        </w:r>
      </w:del>
      <w:r w:rsidR="00086AF9" w:rsidRPr="00A76730">
        <w:rPr>
          <w:lang w:val="en-GB"/>
        </w:rPr>
        <w:t xml:space="preserve"> with png files</w:t>
      </w:r>
      <w:r w:rsidR="002533FF" w:rsidRPr="00A76730">
        <w:rPr>
          <w:lang w:val="en-GB"/>
        </w:rPr>
        <w:t>.</w:t>
      </w:r>
      <w:r w:rsidR="0048109B" w:rsidRPr="00A76730">
        <w:rPr>
          <w:lang w:val="en-GB"/>
        </w:rPr>
        <w:t xml:space="preserve"> After converting the pictures, t</w:t>
      </w:r>
      <w:r w:rsidR="00086AF9" w:rsidRPr="00A76730">
        <w:rPr>
          <w:lang w:val="en-GB"/>
        </w:rPr>
        <w:t>he .jpg files were</w:t>
      </w:r>
      <w:r w:rsidR="00CE5BEC" w:rsidRPr="00A76730">
        <w:rPr>
          <w:lang w:val="en-GB"/>
        </w:rPr>
        <w:t xml:space="preserve"> </w:t>
      </w:r>
      <w:r w:rsidR="00984118" w:rsidRPr="00A76730">
        <w:rPr>
          <w:lang w:val="en-GB"/>
        </w:rPr>
        <w:t>not</w:t>
      </w:r>
      <w:r w:rsidR="0048109B" w:rsidRPr="00A76730">
        <w:rPr>
          <w:lang w:val="en-GB"/>
        </w:rPr>
        <w:t xml:space="preserve"> </w:t>
      </w:r>
      <w:r w:rsidR="00086AF9" w:rsidRPr="00A76730">
        <w:rPr>
          <w:lang w:val="en-GB"/>
        </w:rPr>
        <w:t>used anymore,</w:t>
      </w:r>
      <w:r w:rsidR="00CF7771" w:rsidRPr="00A76730">
        <w:rPr>
          <w:lang w:val="en-GB"/>
        </w:rPr>
        <w:t xml:space="preserve"> so</w:t>
      </w:r>
      <w:r w:rsidR="00086AF9" w:rsidRPr="00A76730">
        <w:rPr>
          <w:lang w:val="en-GB"/>
        </w:rPr>
        <w:t xml:space="preserve"> </w:t>
      </w:r>
      <w:r w:rsidR="0048109B" w:rsidRPr="00A76730">
        <w:rPr>
          <w:lang w:val="en-GB"/>
        </w:rPr>
        <w:t>all .j</w:t>
      </w:r>
      <w:r w:rsidR="00086AF9" w:rsidRPr="00A76730">
        <w:rPr>
          <w:lang w:val="en-GB"/>
        </w:rPr>
        <w:t>pg</w:t>
      </w:r>
      <w:del w:id="137" w:author="Rutger Vos" w:date="2014-05-22T11:25:00Z">
        <w:r w:rsidR="00086AF9" w:rsidRPr="00A76730" w:rsidDel="007D3DE5">
          <w:rPr>
            <w:lang w:val="en-GB"/>
          </w:rPr>
          <w:delText>s</w:delText>
        </w:r>
      </w:del>
      <w:r w:rsidR="00086AF9" w:rsidRPr="00A76730">
        <w:rPr>
          <w:lang w:val="en-GB"/>
        </w:rPr>
        <w:t xml:space="preserve"> </w:t>
      </w:r>
      <w:r w:rsidR="00CF7771" w:rsidRPr="00A76730">
        <w:rPr>
          <w:lang w:val="en-GB"/>
        </w:rPr>
        <w:t xml:space="preserve">files </w:t>
      </w:r>
      <w:r w:rsidR="00086AF9" w:rsidRPr="00A76730">
        <w:rPr>
          <w:lang w:val="en-GB"/>
        </w:rPr>
        <w:t>were</w:t>
      </w:r>
      <w:r w:rsidR="0048109B" w:rsidRPr="00A76730">
        <w:rPr>
          <w:lang w:val="en-GB"/>
        </w:rPr>
        <w:t xml:space="preserve"> removed.</w:t>
      </w:r>
    </w:p>
    <w:p w14:paraId="7E4FFC99" w14:textId="77777777" w:rsidR="0048109B" w:rsidRPr="00A76730" w:rsidRDefault="0048109B" w:rsidP="0002508A">
      <w:pPr>
        <w:ind w:firstLine="709"/>
        <w:rPr>
          <w:lang w:val="en-GB"/>
        </w:rPr>
      </w:pPr>
      <w:r w:rsidRPr="00A76730">
        <w:rPr>
          <w:lang w:val="en-GB"/>
        </w:rPr>
        <w:t>After dividing the pictures between</w:t>
      </w:r>
      <w:r w:rsidR="00FC36A3" w:rsidRPr="00A76730">
        <w:rPr>
          <w:lang w:val="en-GB"/>
        </w:rPr>
        <w:t xml:space="preserve"> the directories</w:t>
      </w:r>
      <w:r w:rsidRPr="00A76730">
        <w:rPr>
          <w:lang w:val="en-GB"/>
        </w:rPr>
        <w:t xml:space="preserve"> Flower and Tuber, the separation goes further. First the Flower pi</w:t>
      </w:r>
      <w:r w:rsidR="00C95759" w:rsidRPr="00A76730">
        <w:rPr>
          <w:lang w:val="en-GB"/>
        </w:rPr>
        <w:t xml:space="preserve">ctures are divided between the different </w:t>
      </w:r>
      <w:r w:rsidR="00794D45" w:rsidRPr="00A76730">
        <w:rPr>
          <w:lang w:val="en-GB"/>
        </w:rPr>
        <w:t xml:space="preserve">slipper orchid </w:t>
      </w:r>
      <w:r w:rsidR="00FC36A3" w:rsidRPr="00A76730">
        <w:rPr>
          <w:lang w:val="en-GB"/>
        </w:rPr>
        <w:t xml:space="preserve">sections and </w:t>
      </w:r>
      <w:r w:rsidRPr="00A76730">
        <w:rPr>
          <w:lang w:val="en-GB"/>
        </w:rPr>
        <w:t xml:space="preserve">species. After this </w:t>
      </w:r>
      <w:r w:rsidR="009D4894" w:rsidRPr="00A76730">
        <w:rPr>
          <w:lang w:val="en-GB"/>
        </w:rPr>
        <w:t>division</w:t>
      </w:r>
      <w:r w:rsidRPr="00A76730">
        <w:rPr>
          <w:lang w:val="en-GB"/>
        </w:rPr>
        <w:t xml:space="preserve"> there are some directories with </w:t>
      </w:r>
      <w:r w:rsidR="00FC36A3" w:rsidRPr="00A76730">
        <w:rPr>
          <w:lang w:val="en-GB"/>
        </w:rPr>
        <w:t>the section names</w:t>
      </w:r>
      <w:r w:rsidRPr="00A76730">
        <w:rPr>
          <w:lang w:val="en-GB"/>
        </w:rPr>
        <w:t xml:space="preserve"> in</w:t>
      </w:r>
      <w:r w:rsidR="00FC36A3" w:rsidRPr="00A76730">
        <w:rPr>
          <w:lang w:val="en-GB"/>
        </w:rPr>
        <w:t>side the</w:t>
      </w:r>
      <w:r w:rsidRPr="00A76730">
        <w:rPr>
          <w:lang w:val="en-GB"/>
        </w:rPr>
        <w:t xml:space="preserve"> Flower</w:t>
      </w:r>
      <w:r w:rsidR="00FC36A3" w:rsidRPr="00A76730">
        <w:rPr>
          <w:lang w:val="en-GB"/>
        </w:rPr>
        <w:t xml:space="preserve"> directory</w:t>
      </w:r>
      <w:r w:rsidRPr="00A76730">
        <w:rPr>
          <w:lang w:val="en-GB"/>
        </w:rPr>
        <w:t xml:space="preserve">, and every </w:t>
      </w:r>
      <w:r w:rsidR="00FC36A3" w:rsidRPr="00A76730">
        <w:rPr>
          <w:lang w:val="en-GB"/>
        </w:rPr>
        <w:t>section</w:t>
      </w:r>
      <w:r w:rsidRPr="00A76730">
        <w:rPr>
          <w:lang w:val="en-GB"/>
        </w:rPr>
        <w:t xml:space="preserve"> directory contains </w:t>
      </w:r>
      <w:r w:rsidR="00794D45" w:rsidRPr="00A76730">
        <w:rPr>
          <w:lang w:val="en-GB"/>
        </w:rPr>
        <w:t xml:space="preserve">further </w:t>
      </w:r>
      <w:r w:rsidRPr="00A76730">
        <w:rPr>
          <w:lang w:val="en-GB"/>
        </w:rPr>
        <w:t>species directories. After dividing the Flower pictures</w:t>
      </w:r>
      <w:r w:rsidR="00794D45" w:rsidRPr="00A76730">
        <w:rPr>
          <w:lang w:val="en-GB"/>
        </w:rPr>
        <w:t>,</w:t>
      </w:r>
      <w:r w:rsidRPr="00A76730">
        <w:rPr>
          <w:lang w:val="en-GB"/>
        </w:rPr>
        <w:t xml:space="preserve"> the Tuber pictures are divide</w:t>
      </w:r>
      <w:r w:rsidR="00794D45" w:rsidRPr="00A76730">
        <w:rPr>
          <w:lang w:val="en-GB"/>
        </w:rPr>
        <w:t>d</w:t>
      </w:r>
      <w:r w:rsidRPr="00A76730">
        <w:rPr>
          <w:lang w:val="en-GB"/>
        </w:rPr>
        <w:t xml:space="preserve"> between shape and Look-a-Like or orchid. This step will produce six directories: LOblong, LSpur, LRound, Oblong, Spur and Round. All directories starting with </w:t>
      </w:r>
      <w:r w:rsidR="009D4894" w:rsidRPr="00A76730">
        <w:rPr>
          <w:lang w:val="en-GB"/>
        </w:rPr>
        <w:t>an</w:t>
      </w:r>
      <w:r w:rsidRPr="00A76730">
        <w:rPr>
          <w:lang w:val="en-GB"/>
        </w:rPr>
        <w:t xml:space="preserve"> “L” are for the Look-a-Like tubers.</w:t>
      </w:r>
    </w:p>
    <w:p w14:paraId="5D9A6687" w14:textId="77777777" w:rsidR="00F40845" w:rsidRPr="00A76730" w:rsidRDefault="0048109B" w:rsidP="00050811">
      <w:pPr>
        <w:ind w:firstLine="708"/>
        <w:rPr>
          <w:lang w:val="en-GB"/>
        </w:rPr>
        <w:sectPr w:rsidR="00F40845" w:rsidRPr="00A76730">
          <w:footerReference w:type="default" r:id="rId25"/>
          <w:pgSz w:w="11900" w:h="16840"/>
          <w:pgMar w:top="1417" w:right="1417" w:bottom="1417" w:left="1417" w:header="708" w:footer="708" w:gutter="0"/>
          <w:cols w:space="708"/>
          <w:docGrid w:linePitch="360"/>
        </w:sectPr>
      </w:pPr>
      <w:r w:rsidRPr="00A76730">
        <w:rPr>
          <w:lang w:val="en-GB"/>
        </w:rPr>
        <w:t xml:space="preserve">The last step in the preparation process is </w:t>
      </w:r>
      <w:r w:rsidR="00E723F4" w:rsidRPr="00A76730">
        <w:rPr>
          <w:lang w:val="en-GB"/>
        </w:rPr>
        <w:t xml:space="preserve">segmenting </w:t>
      </w:r>
      <w:r w:rsidRPr="00A76730">
        <w:rPr>
          <w:lang w:val="en-GB"/>
        </w:rPr>
        <w:t>the pictures</w:t>
      </w:r>
      <w:r w:rsidR="00753F74" w:rsidRPr="00A76730">
        <w:rPr>
          <w:lang w:val="en-GB"/>
        </w:rPr>
        <w:t xml:space="preserve"> of the tubers</w:t>
      </w:r>
      <w:r w:rsidR="003A209C" w:rsidRPr="00A76730">
        <w:rPr>
          <w:lang w:val="en-GB"/>
        </w:rPr>
        <w:t>, using a Perl script developed by Rut</w:t>
      </w:r>
      <w:r w:rsidR="00984118" w:rsidRPr="00A76730">
        <w:rPr>
          <w:lang w:val="en-GB"/>
        </w:rPr>
        <w:t>g</w:t>
      </w:r>
      <w:r w:rsidR="003A209C" w:rsidRPr="00A76730">
        <w:rPr>
          <w:lang w:val="en-GB"/>
        </w:rPr>
        <w:t>er Vos</w:t>
      </w:r>
      <w:r w:rsidR="004B1368" w:rsidRPr="00A76730">
        <w:rPr>
          <w:lang w:val="en-GB"/>
        </w:rPr>
        <w:t>: splitter.pl</w:t>
      </w:r>
      <w:r w:rsidR="00250331">
        <w:rPr>
          <w:lang w:val="en-GB"/>
        </w:rPr>
        <w:t xml:space="preserve"> [22</w:t>
      </w:r>
      <w:r w:rsidR="00DC328C" w:rsidRPr="00A76730">
        <w:rPr>
          <w:lang w:val="en-GB"/>
        </w:rPr>
        <w:t>]</w:t>
      </w:r>
      <w:r w:rsidR="003A209C" w:rsidRPr="00A76730">
        <w:rPr>
          <w:lang w:val="en-GB"/>
        </w:rPr>
        <w:t xml:space="preserve"> (see appendix </w:t>
      </w:r>
      <w:r w:rsidR="00E15E68" w:rsidRPr="00A76730">
        <w:rPr>
          <w:lang w:val="en-GB"/>
        </w:rPr>
        <w:t>1.4.2</w:t>
      </w:r>
      <w:r w:rsidR="003A209C" w:rsidRPr="00A76730">
        <w:rPr>
          <w:lang w:val="en-GB"/>
        </w:rPr>
        <w:t>)</w:t>
      </w:r>
      <w:r w:rsidRPr="00A76730">
        <w:rPr>
          <w:lang w:val="en-GB"/>
        </w:rPr>
        <w:t xml:space="preserve">. This </w:t>
      </w:r>
      <w:r w:rsidR="003A209C" w:rsidRPr="00A76730">
        <w:rPr>
          <w:lang w:val="en-GB"/>
        </w:rPr>
        <w:t>script</w:t>
      </w:r>
      <w:r w:rsidR="00E75427" w:rsidRPr="00A76730">
        <w:rPr>
          <w:lang w:val="en-GB"/>
        </w:rPr>
        <w:t xml:space="preserve"> use</w:t>
      </w:r>
      <w:ins w:id="138" w:author="Rutger Vos" w:date="2014-05-22T11:25:00Z">
        <w:r w:rsidR="005864D9">
          <w:rPr>
            <w:lang w:val="en-GB"/>
          </w:rPr>
          <w:t>s</w:t>
        </w:r>
      </w:ins>
      <w:del w:id="139" w:author="Rutger Vos" w:date="2014-05-22T11:25:00Z">
        <w:r w:rsidR="00E75427" w:rsidRPr="00A76730" w:rsidDel="005864D9">
          <w:rPr>
            <w:lang w:val="en-GB"/>
          </w:rPr>
          <w:delText>d</w:delText>
        </w:r>
      </w:del>
      <w:r w:rsidR="00E75427" w:rsidRPr="00A76730">
        <w:rPr>
          <w:lang w:val="en-GB"/>
        </w:rPr>
        <w:t xml:space="preserve"> </w:t>
      </w:r>
      <w:r w:rsidR="00E723F4" w:rsidRPr="00A76730">
        <w:rPr>
          <w:lang w:val="en-GB"/>
        </w:rPr>
        <w:t>the</w:t>
      </w:r>
      <w:r w:rsidR="00E75427" w:rsidRPr="00A76730">
        <w:rPr>
          <w:lang w:val="en-GB"/>
        </w:rPr>
        <w:t xml:space="preserve"> Perl package</w:t>
      </w:r>
      <w:r w:rsidR="00E723F4" w:rsidRPr="00A76730">
        <w:rPr>
          <w:lang w:val="en-GB"/>
        </w:rPr>
        <w:t xml:space="preserve"> </w:t>
      </w:r>
      <w:r w:rsidR="00E75427" w:rsidRPr="00A76730">
        <w:rPr>
          <w:lang w:val="en-GB"/>
        </w:rPr>
        <w:t>Image::Magick to modify</w:t>
      </w:r>
      <w:r w:rsidR="003A209C" w:rsidRPr="00A76730">
        <w:rPr>
          <w:lang w:val="en-GB"/>
        </w:rPr>
        <w:t xml:space="preserve"> the picture so</w:t>
      </w:r>
      <w:r w:rsidRPr="00A76730">
        <w:rPr>
          <w:lang w:val="en-GB"/>
        </w:rPr>
        <w:t xml:space="preserve"> </w:t>
      </w:r>
      <w:r w:rsidR="0014447F" w:rsidRPr="00A76730">
        <w:rPr>
          <w:lang w:val="en-GB"/>
        </w:rPr>
        <w:t xml:space="preserve">that only the tuber is on the picture, with </w:t>
      </w:r>
      <w:r w:rsidR="00794D45" w:rsidRPr="00A76730">
        <w:rPr>
          <w:lang w:val="en-GB"/>
        </w:rPr>
        <w:t>a minimum</w:t>
      </w:r>
      <w:r w:rsidR="0014447F" w:rsidRPr="00A76730">
        <w:rPr>
          <w:lang w:val="en-GB"/>
        </w:rPr>
        <w:t xml:space="preserve"> background. </w:t>
      </w:r>
      <w:r w:rsidR="009D4894" w:rsidRPr="00A76730">
        <w:rPr>
          <w:lang w:val="en-GB"/>
        </w:rPr>
        <w:t>With an option of Image::Magick</w:t>
      </w:r>
      <w:r w:rsidR="00E75427" w:rsidRPr="00A76730">
        <w:rPr>
          <w:lang w:val="en-GB"/>
        </w:rPr>
        <w:t xml:space="preserve"> </w:t>
      </w:r>
      <w:r w:rsidR="009D4894" w:rsidRPr="00A76730">
        <w:rPr>
          <w:lang w:val="en-GB"/>
        </w:rPr>
        <w:t>the background is</w:t>
      </w:r>
      <w:r w:rsidR="0014447F" w:rsidRPr="00A76730">
        <w:rPr>
          <w:lang w:val="en-GB"/>
        </w:rPr>
        <w:t xml:space="preserve"> </w:t>
      </w:r>
      <w:r w:rsidR="00FC36A3" w:rsidRPr="00A76730">
        <w:rPr>
          <w:lang w:val="en-GB"/>
        </w:rPr>
        <w:t>modified</w:t>
      </w:r>
      <w:r w:rsidR="0014447F" w:rsidRPr="00A76730">
        <w:rPr>
          <w:lang w:val="en-GB"/>
        </w:rPr>
        <w:t xml:space="preserve"> to be completely white</w:t>
      </w:r>
      <w:r w:rsidR="002C02EE" w:rsidRPr="00A76730">
        <w:rPr>
          <w:lang w:val="en-GB"/>
        </w:rPr>
        <w:t xml:space="preserve"> </w:t>
      </w:r>
      <w:r w:rsidR="009D4894" w:rsidRPr="00A76730">
        <w:rPr>
          <w:lang w:val="en-GB"/>
        </w:rPr>
        <w:t xml:space="preserve">(see the square in appendix </w:t>
      </w:r>
      <w:r w:rsidR="00E15E68" w:rsidRPr="00A76730">
        <w:rPr>
          <w:lang w:val="en-GB"/>
        </w:rPr>
        <w:t>1.4.2</w:t>
      </w:r>
      <w:r w:rsidR="009D4894" w:rsidRPr="00A76730">
        <w:rPr>
          <w:lang w:val="en-GB"/>
        </w:rPr>
        <w:t>)</w:t>
      </w:r>
      <w:r w:rsidR="0014447F" w:rsidRPr="00A76730">
        <w:rPr>
          <w:lang w:val="en-GB"/>
        </w:rPr>
        <w:t>.</w:t>
      </w:r>
      <w:r w:rsidR="003A209C" w:rsidRPr="00A76730">
        <w:rPr>
          <w:lang w:val="en-GB"/>
        </w:rPr>
        <w:t xml:space="preserve"> Figure </w:t>
      </w:r>
      <w:r w:rsidR="00AF7FAC">
        <w:rPr>
          <w:lang w:val="en-GB"/>
        </w:rPr>
        <w:t>S-11 in supplementary 2</w:t>
      </w:r>
      <w:r w:rsidR="003A209C" w:rsidRPr="00A76730">
        <w:rPr>
          <w:lang w:val="en-GB"/>
        </w:rPr>
        <w:t xml:space="preserve"> shows a picture before and after </w:t>
      </w:r>
      <w:r w:rsidR="00E723F4" w:rsidRPr="00A76730">
        <w:rPr>
          <w:lang w:val="en-GB"/>
        </w:rPr>
        <w:t>segmentation</w:t>
      </w:r>
      <w:r w:rsidR="00197246" w:rsidRPr="00A76730">
        <w:rPr>
          <w:lang w:val="en-GB"/>
        </w:rPr>
        <w:t>.</w:t>
      </w:r>
      <w:r w:rsidR="0048715F" w:rsidRPr="00A76730">
        <w:rPr>
          <w:lang w:val="en-GB"/>
        </w:rPr>
        <w:t xml:space="preserve"> The pictures of the flowers were</w:t>
      </w:r>
      <w:r w:rsidR="00753F74" w:rsidRPr="00A76730">
        <w:rPr>
          <w:lang w:val="en-GB"/>
        </w:rPr>
        <w:t xml:space="preserve"> already </w:t>
      </w:r>
      <w:r w:rsidR="00E723F4" w:rsidRPr="00A76730">
        <w:rPr>
          <w:lang w:val="en-GB"/>
        </w:rPr>
        <w:t>segmented</w:t>
      </w:r>
      <w:r w:rsidR="00753F74" w:rsidRPr="00A76730">
        <w:rPr>
          <w:lang w:val="en-GB"/>
        </w:rPr>
        <w:t xml:space="preserve">, so this step </w:t>
      </w:r>
      <w:r w:rsidR="000F5B2C" w:rsidRPr="00A76730">
        <w:rPr>
          <w:lang w:val="en-GB"/>
        </w:rPr>
        <w:t xml:space="preserve">was </w:t>
      </w:r>
      <w:r w:rsidR="00753F74" w:rsidRPr="00A76730">
        <w:rPr>
          <w:lang w:val="en-GB"/>
        </w:rPr>
        <w:t>not required for these pictures.</w:t>
      </w:r>
    </w:p>
    <w:p w14:paraId="075C2715" w14:textId="77777777" w:rsidR="00F40845" w:rsidRPr="00A76730" w:rsidRDefault="00E15E68" w:rsidP="00050811">
      <w:pPr>
        <w:ind w:firstLine="708"/>
        <w:rPr>
          <w:lang w:val="en-GB"/>
        </w:rPr>
        <w:sectPr w:rsidR="00F40845" w:rsidRPr="00A76730">
          <w:footerReference w:type="default" r:id="rId26"/>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78720" behindDoc="0" locked="0" layoutInCell="1" allowOverlap="1" wp14:anchorId="6365C774" wp14:editId="52A1AB3E">
            <wp:simplePos x="0" y="0"/>
            <wp:positionH relativeFrom="margin">
              <wp:align>center</wp:align>
            </wp:positionH>
            <wp:positionV relativeFrom="margin">
              <wp:align>center</wp:align>
            </wp:positionV>
            <wp:extent cx="7399655" cy="6542405"/>
            <wp:effectExtent l="0" t="0" r="0" b="1079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eg"/>
                    <pic:cNvPicPr/>
                  </pic:nvPicPr>
                  <pic:blipFill>
                    <a:blip r:embed="rId27">
                      <a:extLst>
                        <a:ext uri="{28A0092B-C50C-407E-A947-70E740481C1C}">
                          <a14:useLocalDpi xmlns:a14="http://schemas.microsoft.com/office/drawing/2010/main" val="0"/>
                        </a:ext>
                      </a:extLst>
                    </a:blip>
                    <a:stretch>
                      <a:fillRect/>
                    </a:stretch>
                  </pic:blipFill>
                  <pic:spPr>
                    <a:xfrm>
                      <a:off x="0" y="0"/>
                      <a:ext cx="7399148" cy="6542405"/>
                    </a:xfrm>
                    <a:prstGeom prst="rect">
                      <a:avLst/>
                    </a:prstGeom>
                  </pic:spPr>
                </pic:pic>
              </a:graphicData>
            </a:graphic>
          </wp:anchor>
        </w:drawing>
      </w:r>
      <w:r w:rsidR="00826CDE">
        <w:rPr>
          <w:noProof/>
          <w:lang w:val="en-US"/>
        </w:rPr>
        <w:pict w14:anchorId="1F335E44">
          <v:shape id="Tekstvak 33" o:spid="_x0000_s1031" type="#_x0000_t202" style="position:absolute;left:0;text-align:left;margin-left:58.85pt;margin-top:488.3pt;width:582.65pt;height:23.4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" stroked="f">
            <v:textbox style="mso-fit-shape-to-text:t" inset="0,0,0,0">
              <w:txbxContent>
                <w:p w14:paraId="5CBC6FB4" w14:textId="77777777" w:rsidR="007364AE" w:rsidRPr="0048715F" w:rsidRDefault="007364AE" w:rsidP="00E15E68">
                  <w:pPr>
                    <w:pStyle w:val="Bijschrift"/>
                    <w:rPr>
                      <w:noProof/>
                      <w:sz w:val="22"/>
                      <w:lang w:val="en-GB"/>
                    </w:rPr>
                  </w:pPr>
                  <w:r w:rsidRPr="0048715F">
                    <w:rPr>
                      <w:sz w:val="22"/>
                      <w:lang w:val="en-GB"/>
                    </w:rPr>
                    <w:t xml:space="preserve">Figure </w:t>
                  </w:r>
                  <w:r w:rsidRPr="0048715F">
                    <w:rPr>
                      <w:sz w:val="22"/>
                      <w:lang w:val="en-GB"/>
                    </w:rPr>
                    <w:fldChar w:fldCharType="begin"/>
                  </w:r>
                  <w:r w:rsidRPr="0048715F">
                    <w:rPr>
                      <w:sz w:val="22"/>
                      <w:lang w:val="en-GB"/>
                    </w:rPr>
                    <w:instrText xml:space="preserve"> SEQ Figure \* ARABIC </w:instrText>
                  </w:r>
                  <w:r w:rsidRPr="0048715F">
                    <w:rPr>
                      <w:sz w:val="22"/>
                      <w:lang w:val="en-GB"/>
                    </w:rPr>
                    <w:fldChar w:fldCharType="separate"/>
                  </w:r>
                  <w:r w:rsidRPr="0048715F">
                    <w:rPr>
                      <w:noProof/>
                      <w:sz w:val="22"/>
                      <w:lang w:val="en-GB"/>
                    </w:rPr>
                    <w:t>8</w:t>
                  </w:r>
                  <w:r w:rsidRPr="0048715F">
                    <w:rPr>
                      <w:sz w:val="22"/>
                      <w:lang w:val="en-GB"/>
                    </w:rPr>
                    <w:fldChar w:fldCharType="end"/>
                  </w:r>
                  <w:r w:rsidRPr="0048715F">
                    <w:rPr>
                      <w:sz w:val="22"/>
                      <w:lang w:val="en-GB"/>
                    </w:rPr>
                    <w:t xml:space="preserve"> </w:t>
                  </w:r>
                  <w:del w:id="140" w:author="Rutger Vos" w:date="2014-05-22T11:26:00Z">
                    <w:r w:rsidRPr="0048715F" w:rsidDel="005864D9">
                      <w:rPr>
                        <w:sz w:val="22"/>
                        <w:lang w:val="en-GB"/>
                      </w:rPr>
                      <w:delText xml:space="preserve">Workflow </w:delText>
                    </w:r>
                  </w:del>
                  <w:ins w:id="141" w:author="Rutger Vos" w:date="2014-05-22T11:26:00Z">
                    <w:r>
                      <w:rPr>
                        <w:sz w:val="22"/>
                        <w:lang w:val="en-GB"/>
                      </w:rPr>
                      <w:t>Flowchart</w:t>
                    </w:r>
                    <w:r w:rsidRPr="0048715F">
                      <w:rPr>
                        <w:sz w:val="22"/>
                        <w:lang w:val="en-GB"/>
                      </w:rPr>
                      <w:t xml:space="preserve"> </w:t>
                    </w:r>
                  </w:ins>
                  <w:r w:rsidRPr="0048715F">
                    <w:rPr>
                      <w:sz w:val="22"/>
                      <w:lang w:val="en-GB"/>
                    </w:rPr>
                    <w:t>of training.sh. The colour of the arrows indicates in which step they are involved.</w:t>
                  </w:r>
                </w:p>
              </w:txbxContent>
            </v:textbox>
            <w10:wrap type="square"/>
          </v:shape>
        </w:pict>
      </w:r>
    </w:p>
    <w:p w14:paraId="75540287" w14:textId="77777777" w:rsidR="007F5A8E" w:rsidRPr="00A76730" w:rsidRDefault="001A29A7" w:rsidP="00050811">
      <w:pPr>
        <w:ind w:firstLine="708"/>
        <w:rPr>
          <w:lang w:val="en-GB"/>
        </w:rPr>
        <w:sectPr w:rsidR="007F5A8E" w:rsidRPr="00A76730">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85888" behindDoc="0" locked="0" layoutInCell="1" allowOverlap="1" wp14:anchorId="10B40A08" wp14:editId="65F198A4">
            <wp:simplePos x="0" y="0"/>
            <wp:positionH relativeFrom="margin">
              <wp:align>center</wp:align>
            </wp:positionH>
            <wp:positionV relativeFrom="margin">
              <wp:align>center</wp:align>
            </wp:positionV>
            <wp:extent cx="8265160" cy="6149975"/>
            <wp:effectExtent l="0" t="0" r="0" b="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tags.jpeg"/>
                    <pic:cNvPicPr/>
                  </pic:nvPicPr>
                  <pic:blipFill>
                    <a:blip r:embed="rId28">
                      <a:extLst>
                        <a:ext uri="{28A0092B-C50C-407E-A947-70E740481C1C}">
                          <a14:useLocalDpi xmlns:a14="http://schemas.microsoft.com/office/drawing/2010/main" val="0"/>
                        </a:ext>
                      </a:extLst>
                    </a:blip>
                    <a:stretch>
                      <a:fillRect/>
                    </a:stretch>
                  </pic:blipFill>
                  <pic:spPr>
                    <a:xfrm>
                      <a:off x="0" y="0"/>
                      <a:ext cx="8265160" cy="6150060"/>
                    </a:xfrm>
                    <a:prstGeom prst="rect">
                      <a:avLst/>
                    </a:prstGeom>
                  </pic:spPr>
                </pic:pic>
              </a:graphicData>
            </a:graphic>
          </wp:anchor>
        </w:drawing>
      </w:r>
      <w:r w:rsidR="00826CDE">
        <w:rPr>
          <w:noProof/>
          <w:lang w:val="en-US"/>
        </w:rPr>
        <w:pict w14:anchorId="0079AD37">
          <v:shape id="Tekstvak 34" o:spid="_x0000_s1032" type="#_x0000_t202" style="position:absolute;left:0;text-align:left;margin-left:24.75pt;margin-top:478.15pt;width:650.8pt;height:23.4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" stroked="f">
            <v:textbox style="mso-fit-shape-to-text:t" inset="0,0,0,0">
              <w:txbxContent>
                <w:p w14:paraId="237D17D0" w14:textId="77777777" w:rsidR="007364AE" w:rsidRPr="0048715F" w:rsidRDefault="007364AE" w:rsidP="00E15E68">
                  <w:pPr>
                    <w:pStyle w:val="Bijschrift"/>
                    <w:rPr>
                      <w:noProof/>
                      <w:sz w:val="22"/>
                      <w:lang w:val="en-US"/>
                    </w:rPr>
                  </w:pPr>
                  <w:r w:rsidRPr="0048715F">
                    <w:rPr>
                      <w:sz w:val="22"/>
                    </w:rPr>
                    <w:t xml:space="preserve">Figure </w:t>
                  </w:r>
                  <w:r w:rsidRPr="0048715F">
                    <w:rPr>
                      <w:sz w:val="22"/>
                    </w:rPr>
                    <w:fldChar w:fldCharType="begin"/>
                  </w:r>
                  <w:r w:rsidRPr="0048715F">
                    <w:rPr>
                      <w:sz w:val="22"/>
                    </w:rPr>
                    <w:instrText xml:space="preserve"> SEQ Figure \* ARABIC </w:instrText>
                  </w:r>
                  <w:r w:rsidRPr="0048715F">
                    <w:rPr>
                      <w:sz w:val="22"/>
                    </w:rPr>
                    <w:fldChar w:fldCharType="separate"/>
                  </w:r>
                  <w:r w:rsidRPr="0048715F">
                    <w:rPr>
                      <w:noProof/>
                      <w:sz w:val="22"/>
                    </w:rPr>
                    <w:t>9</w:t>
                  </w:r>
                  <w:r w:rsidRPr="0048715F">
                    <w:rPr>
                      <w:noProof/>
                      <w:sz w:val="22"/>
                    </w:rPr>
                    <w:fldChar w:fldCharType="end"/>
                  </w:r>
                  <w:r w:rsidRPr="0048715F">
                    <w:rPr>
                      <w:sz w:val="22"/>
                    </w:rPr>
                    <w:t xml:space="preserve"> </w:t>
                  </w:r>
                  <w:del w:id="142" w:author="Rutger Vos" w:date="2014-05-22T11:26:00Z">
                    <w:r w:rsidRPr="0048715F" w:rsidDel="005864D9">
                      <w:rPr>
                        <w:sz w:val="22"/>
                      </w:rPr>
                      <w:delText xml:space="preserve">Workflow </w:delText>
                    </w:r>
                  </w:del>
                  <w:ins w:id="143" w:author="Rutger Vos" w:date="2014-05-22T11:26:00Z">
                    <w:r>
                      <w:rPr>
                        <w:sz w:val="22"/>
                      </w:rPr>
                      <w:t>Flowchart</w:t>
                    </w:r>
                    <w:r w:rsidRPr="0048715F">
                      <w:rPr>
                        <w:sz w:val="22"/>
                      </w:rPr>
                      <w:t xml:space="preserve"> </w:t>
                    </w:r>
                  </w:ins>
                  <w:r w:rsidRPr="0048715F">
                    <w:rPr>
                      <w:sz w:val="22"/>
                    </w:rPr>
                    <w:t>of get_tags.py. Green: Start of the workflow.</w:t>
                  </w:r>
                </w:p>
              </w:txbxContent>
            </v:textbox>
            <w10:wrap type="square"/>
          </v:shape>
        </w:pict>
      </w:r>
    </w:p>
    <w:p w14:paraId="32F1F433" w14:textId="77777777" w:rsidR="00753F74" w:rsidRPr="00A76730" w:rsidRDefault="0002508A" w:rsidP="000F5B2C">
      <w:pPr>
        <w:pStyle w:val="Kop2"/>
        <w:rPr>
          <w:lang w:val="en-GB"/>
        </w:rPr>
      </w:pPr>
      <w:bookmarkStart w:id="144" w:name="_Toc262217610"/>
      <w:r w:rsidRPr="00A76730">
        <w:rPr>
          <w:lang w:val="en-GB"/>
        </w:rPr>
        <w:t>Create</w:t>
      </w:r>
      <w:r w:rsidR="00753F74" w:rsidRPr="00A76730">
        <w:rPr>
          <w:lang w:val="en-GB"/>
        </w:rPr>
        <w:t xml:space="preserve"> training data</w:t>
      </w:r>
      <w:bookmarkEnd w:id="144"/>
    </w:p>
    <w:p w14:paraId="07320573" w14:textId="77777777" w:rsidR="0002508A" w:rsidRPr="00A76730" w:rsidRDefault="00753F74" w:rsidP="000F5B2C">
      <w:pPr>
        <w:rPr>
          <w:lang w:val="en-GB"/>
        </w:rPr>
      </w:pPr>
      <w:r w:rsidRPr="00A76730">
        <w:rPr>
          <w:lang w:val="en-GB"/>
        </w:rPr>
        <w:t>When the preparation script</w:t>
      </w:r>
      <w:r w:rsidR="00FC36A3" w:rsidRPr="00A76730">
        <w:rPr>
          <w:lang w:val="en-GB"/>
        </w:rPr>
        <w:t xml:space="preserve"> is finished</w:t>
      </w:r>
      <w:r w:rsidRPr="00A76730">
        <w:rPr>
          <w:lang w:val="en-GB"/>
        </w:rPr>
        <w:t xml:space="preserve"> the training data can be generated. To do this</w:t>
      </w:r>
      <w:r w:rsidR="000F5B2C" w:rsidRPr="00A76730">
        <w:rPr>
          <w:lang w:val="en-GB"/>
        </w:rPr>
        <w:t>,</w:t>
      </w:r>
      <w:r w:rsidRPr="00A76730">
        <w:rPr>
          <w:lang w:val="en-GB"/>
        </w:rPr>
        <w:t xml:space="preserve"> a bash script, create_traindata.</w:t>
      </w:r>
      <w:r w:rsidR="0004332E" w:rsidRPr="00A76730">
        <w:rPr>
          <w:lang w:val="en-GB"/>
        </w:rPr>
        <w:t xml:space="preserve">sh, </w:t>
      </w:r>
      <w:r w:rsidR="00E723F4" w:rsidRPr="00A76730">
        <w:rPr>
          <w:lang w:val="en-GB"/>
        </w:rPr>
        <w:t xml:space="preserve">was </w:t>
      </w:r>
      <w:r w:rsidR="0004332E" w:rsidRPr="00A76730">
        <w:rPr>
          <w:lang w:val="en-GB"/>
        </w:rPr>
        <w:t xml:space="preserve">developed (see </w:t>
      </w:r>
      <w:r w:rsidR="001A29A7" w:rsidRPr="00A76730">
        <w:rPr>
          <w:lang w:val="en-GB"/>
        </w:rPr>
        <w:t>appendix 1.1.1</w:t>
      </w:r>
      <w:r w:rsidR="00FC36A3" w:rsidRPr="00A76730">
        <w:rPr>
          <w:lang w:val="en-GB"/>
        </w:rPr>
        <w:t>, and the second script in figure 3</w:t>
      </w:r>
      <w:r w:rsidRPr="00A76730">
        <w:rPr>
          <w:lang w:val="en-GB"/>
        </w:rPr>
        <w:t xml:space="preserve">). </w:t>
      </w:r>
      <w:r w:rsidR="00FC36A3" w:rsidRPr="00A76730">
        <w:rPr>
          <w:lang w:val="en-GB"/>
        </w:rPr>
        <w:t>T</w:t>
      </w:r>
      <w:r w:rsidRPr="00A76730">
        <w:rPr>
          <w:lang w:val="en-GB"/>
        </w:rPr>
        <w:t xml:space="preserve">his script runs two different Perl scripts developed by Rutger Vos. One </w:t>
      </w:r>
      <w:r w:rsidR="00415CA5" w:rsidRPr="00A76730">
        <w:rPr>
          <w:lang w:val="en-GB"/>
        </w:rPr>
        <w:t xml:space="preserve">of these </w:t>
      </w:r>
      <w:r w:rsidR="0002508A" w:rsidRPr="00A76730">
        <w:rPr>
          <w:lang w:val="en-GB"/>
        </w:rPr>
        <w:t>script</w:t>
      </w:r>
      <w:r w:rsidR="00415CA5" w:rsidRPr="00A76730">
        <w:rPr>
          <w:lang w:val="en-GB"/>
        </w:rPr>
        <w:t>s</w:t>
      </w:r>
      <w:r w:rsidR="00DC328C" w:rsidRPr="00A76730">
        <w:rPr>
          <w:lang w:val="en-GB"/>
        </w:rPr>
        <w:t>, traindata.pl,</w:t>
      </w:r>
      <w:r w:rsidR="00415CA5" w:rsidRPr="00A76730">
        <w:rPr>
          <w:lang w:val="en-GB"/>
        </w:rPr>
        <w:t xml:space="preserve"> is</w:t>
      </w:r>
      <w:r w:rsidR="0002508A" w:rsidRPr="00A76730">
        <w:rPr>
          <w:lang w:val="en-GB"/>
        </w:rPr>
        <w:t xml:space="preserve"> </w:t>
      </w:r>
      <w:r w:rsidRPr="00A76730">
        <w:rPr>
          <w:lang w:val="en-GB"/>
        </w:rPr>
        <w:t xml:space="preserve">for the tubers and </w:t>
      </w:r>
      <w:r w:rsidR="00AA592A" w:rsidRPr="00A76730">
        <w:rPr>
          <w:lang w:val="en-GB"/>
        </w:rPr>
        <w:t>the other</w:t>
      </w:r>
      <w:r w:rsidR="00DC328C" w:rsidRPr="00A76730">
        <w:rPr>
          <w:lang w:val="en-GB"/>
        </w:rPr>
        <w:t>, traindata2.pl,</w:t>
      </w:r>
      <w:r w:rsidR="0004332E" w:rsidRPr="00A76730">
        <w:rPr>
          <w:lang w:val="en-GB"/>
        </w:rPr>
        <w:t xml:space="preserve"> for the flowers (</w:t>
      </w:r>
      <w:r w:rsidR="001A29A7" w:rsidRPr="00A76730">
        <w:rPr>
          <w:lang w:val="en-GB"/>
        </w:rPr>
        <w:t>see appendices 1.4.4</w:t>
      </w:r>
      <w:r w:rsidR="0004332E" w:rsidRPr="00A76730">
        <w:rPr>
          <w:lang w:val="en-GB"/>
        </w:rPr>
        <w:t xml:space="preserve"> and </w:t>
      </w:r>
      <w:r w:rsidR="001A29A7" w:rsidRPr="00A76730">
        <w:rPr>
          <w:lang w:val="en-GB"/>
        </w:rPr>
        <w:t>1.4.5</w:t>
      </w:r>
      <w:r w:rsidRPr="00A76730">
        <w:rPr>
          <w:lang w:val="en-GB"/>
        </w:rPr>
        <w:t>). The only difference</w:t>
      </w:r>
      <w:r w:rsidR="0002508A" w:rsidRPr="00A76730">
        <w:rPr>
          <w:lang w:val="en-GB"/>
        </w:rPr>
        <w:t xml:space="preserve"> between these two scripts</w:t>
      </w:r>
      <w:r w:rsidRPr="00A76730">
        <w:rPr>
          <w:lang w:val="en-GB"/>
        </w:rPr>
        <w:t xml:space="preserve"> is the accepted input file</w:t>
      </w:r>
      <w:r w:rsidR="00FC36A3" w:rsidRPr="00A76730">
        <w:rPr>
          <w:lang w:val="en-GB"/>
        </w:rPr>
        <w:t>s. The script for the tubers only accept files with a name in the format &lt;number&gt;,&lt;number&gt;.png</w:t>
      </w:r>
      <w:r w:rsidR="00895FCC" w:rsidRPr="00A76730">
        <w:rPr>
          <w:lang w:val="en-GB"/>
        </w:rPr>
        <w:t>, while the other script accepts files with a name that contains at leas</w:t>
      </w:r>
      <w:r w:rsidR="00471668" w:rsidRPr="00A76730">
        <w:rPr>
          <w:lang w:val="en-GB"/>
        </w:rPr>
        <w:t>t</w:t>
      </w:r>
      <w:r w:rsidR="00895FCC" w:rsidRPr="00A76730">
        <w:rPr>
          <w:lang w:val="en-GB"/>
        </w:rPr>
        <w:t xml:space="preserve"> one number.</w:t>
      </w:r>
      <w:r w:rsidR="00471668" w:rsidRPr="00A76730">
        <w:rPr>
          <w:lang w:val="en-GB"/>
        </w:rPr>
        <w:t xml:space="preserve"> </w:t>
      </w:r>
      <w:r w:rsidR="00FC36A3" w:rsidRPr="00A76730">
        <w:rPr>
          <w:lang w:val="en-GB"/>
        </w:rPr>
        <w:t>T</w:t>
      </w:r>
      <w:r w:rsidR="0002508A" w:rsidRPr="00A76730">
        <w:rPr>
          <w:lang w:val="en-GB"/>
        </w:rPr>
        <w:t xml:space="preserve">hese scripts create </w:t>
      </w:r>
      <w:r w:rsidR="001A29A7" w:rsidRPr="00A76730">
        <w:rPr>
          <w:lang w:val="en-GB"/>
        </w:rPr>
        <w:t>.</w:t>
      </w:r>
      <w:r w:rsidR="0002508A" w:rsidRPr="00A76730">
        <w:rPr>
          <w:lang w:val="en-GB"/>
        </w:rPr>
        <w:t xml:space="preserve">tsv (tab separated value) files for every directory. </w:t>
      </w:r>
      <w:commentRangeStart w:id="145"/>
      <w:r w:rsidR="0002508A" w:rsidRPr="00A76730">
        <w:rPr>
          <w:lang w:val="en-GB"/>
        </w:rPr>
        <w:t xml:space="preserve">So after running create_traindata.sh there is a </w:t>
      </w:r>
      <w:r w:rsidR="001A29A7" w:rsidRPr="00A76730">
        <w:rPr>
          <w:lang w:val="en-GB"/>
        </w:rPr>
        <w:t>.</w:t>
      </w:r>
      <w:r w:rsidR="0002508A" w:rsidRPr="00A76730">
        <w:rPr>
          <w:lang w:val="en-GB"/>
        </w:rPr>
        <w:t>tsv file for every species of the flower pictures and a tsv file for every shape of the tuber.</w:t>
      </w:r>
      <w:r w:rsidR="00141448" w:rsidRPr="00A76730">
        <w:rPr>
          <w:lang w:val="en-GB"/>
        </w:rPr>
        <w:t xml:space="preserve"> These tsv files contain the intensities of Red, Blue and Green (RBG) of 50 vertical </w:t>
      </w:r>
      <w:del w:id="146" w:author="Rutger Vos" w:date="2014-05-22T11:27:00Z">
        <w:r w:rsidR="00141448" w:rsidRPr="00A76730" w:rsidDel="005864D9">
          <w:rPr>
            <w:lang w:val="en-GB"/>
          </w:rPr>
          <w:delText xml:space="preserve">points </w:delText>
        </w:r>
      </w:del>
      <w:ins w:id="147" w:author="Rutger Vos" w:date="2014-05-22T11:27:00Z">
        <w:r w:rsidR="005864D9">
          <w:rPr>
            <w:lang w:val="en-GB"/>
          </w:rPr>
          <w:t>bins</w:t>
        </w:r>
        <w:r w:rsidR="005864D9" w:rsidRPr="00A76730">
          <w:rPr>
            <w:lang w:val="en-GB"/>
          </w:rPr>
          <w:t xml:space="preserve"> </w:t>
        </w:r>
      </w:ins>
      <w:r w:rsidR="00141448" w:rsidRPr="00A76730">
        <w:rPr>
          <w:lang w:val="en-GB"/>
        </w:rPr>
        <w:t xml:space="preserve">and 25 horizontal </w:t>
      </w:r>
      <w:del w:id="148" w:author="Rutger Vos" w:date="2014-05-22T11:27:00Z">
        <w:r w:rsidR="00141448" w:rsidRPr="00A76730" w:rsidDel="005864D9">
          <w:rPr>
            <w:lang w:val="en-GB"/>
          </w:rPr>
          <w:delText>points</w:delText>
        </w:r>
      </w:del>
      <w:ins w:id="149" w:author="Rutger Vos" w:date="2014-05-22T11:27:00Z">
        <w:r w:rsidR="005864D9">
          <w:rPr>
            <w:lang w:val="en-GB"/>
          </w:rPr>
          <w:t>bins</w:t>
        </w:r>
      </w:ins>
      <w:r w:rsidR="00141448" w:rsidRPr="00A76730">
        <w:rPr>
          <w:lang w:val="en-GB"/>
        </w:rPr>
        <w:t xml:space="preserve">. This means that the classification is based on </w:t>
      </w:r>
      <w:ins w:id="150" w:author="Rutger Vos" w:date="2014-05-22T11:27:00Z">
        <w:r w:rsidR="005864D9">
          <w:rPr>
            <w:lang w:val="en-GB"/>
          </w:rPr>
          <w:t xml:space="preserve">both </w:t>
        </w:r>
      </w:ins>
      <w:r w:rsidR="0045660F" w:rsidRPr="00A76730">
        <w:rPr>
          <w:lang w:val="en-GB"/>
        </w:rPr>
        <w:t>colour</w:t>
      </w:r>
      <w:ins w:id="151" w:author="Rutger Vos" w:date="2014-05-22T11:27:00Z">
        <w:r w:rsidR="005864D9">
          <w:rPr>
            <w:lang w:val="en-GB"/>
          </w:rPr>
          <w:t xml:space="preserve"> and shape</w:t>
        </w:r>
      </w:ins>
      <w:r w:rsidR="00141448" w:rsidRPr="00A76730">
        <w:rPr>
          <w:lang w:val="en-GB"/>
        </w:rPr>
        <w:t>.</w:t>
      </w:r>
      <w:commentRangeEnd w:id="145"/>
      <w:r w:rsidR="00E723F4" w:rsidRPr="00A76730">
        <w:rPr>
          <w:rStyle w:val="Verwijzingopmerking"/>
          <w:lang w:val="en-GB"/>
        </w:rPr>
        <w:commentReference w:id="145"/>
      </w:r>
    </w:p>
    <w:p w14:paraId="2507B3BE" w14:textId="77777777" w:rsidR="00E36B0D" w:rsidRPr="00A76730" w:rsidRDefault="001A29A7" w:rsidP="00895FCC">
      <w:pPr>
        <w:ind w:firstLine="709"/>
        <w:rPr>
          <w:lang w:val="en-GB"/>
        </w:rPr>
      </w:pPr>
      <w:r w:rsidRPr="00A76730">
        <w:rPr>
          <w:lang w:val="en-GB"/>
        </w:rPr>
        <w:t>From this point t</w:t>
      </w:r>
      <w:r w:rsidR="0002508A" w:rsidRPr="00A76730">
        <w:rPr>
          <w:lang w:val="en-GB"/>
        </w:rPr>
        <w:t xml:space="preserve">he </w:t>
      </w:r>
      <w:r w:rsidRPr="00A76730">
        <w:rPr>
          <w:lang w:val="en-GB"/>
        </w:rPr>
        <w:t>.</w:t>
      </w:r>
      <w:r w:rsidR="0002508A" w:rsidRPr="00A76730">
        <w:rPr>
          <w:lang w:val="en-GB"/>
        </w:rPr>
        <w:t>tsv files of the tuber can be used for training the neural network</w:t>
      </w:r>
      <w:r w:rsidRPr="00A76730">
        <w:rPr>
          <w:lang w:val="en-GB"/>
        </w:rPr>
        <w:t>s</w:t>
      </w:r>
      <w:r w:rsidR="0002508A" w:rsidRPr="00A76730">
        <w:rPr>
          <w:lang w:val="en-GB"/>
        </w:rPr>
        <w:t>. The tsv files of the flowers need to be modified before using them for training the neural network</w:t>
      </w:r>
      <w:r w:rsidRPr="00A76730">
        <w:rPr>
          <w:lang w:val="en-GB"/>
        </w:rPr>
        <w:t>s</w:t>
      </w:r>
      <w:r w:rsidR="0002508A" w:rsidRPr="00A76730">
        <w:rPr>
          <w:lang w:val="en-GB"/>
        </w:rPr>
        <w:t>. To automate this modification process a bash script</w:t>
      </w:r>
      <w:r w:rsidR="006879CB">
        <w:rPr>
          <w:lang w:val="en-GB"/>
        </w:rPr>
        <w:t>, modify_flower_data.sh,</w:t>
      </w:r>
      <w:r w:rsidR="0002508A" w:rsidRPr="00A76730">
        <w:rPr>
          <w:lang w:val="en-GB"/>
        </w:rPr>
        <w:t xml:space="preserve"> </w:t>
      </w:r>
      <w:r w:rsidR="006C281B" w:rsidRPr="00A76730">
        <w:rPr>
          <w:lang w:val="en-GB"/>
        </w:rPr>
        <w:t xml:space="preserve">was </w:t>
      </w:r>
      <w:r w:rsidR="0002508A" w:rsidRPr="00A76730">
        <w:rPr>
          <w:lang w:val="en-GB"/>
        </w:rPr>
        <w:t>devel</w:t>
      </w:r>
      <w:r w:rsidR="00895FCC" w:rsidRPr="00A76730">
        <w:rPr>
          <w:lang w:val="en-GB"/>
        </w:rPr>
        <w:t>oped that run</w:t>
      </w:r>
      <w:r w:rsidR="006C281B" w:rsidRPr="00A76730">
        <w:rPr>
          <w:lang w:val="en-GB"/>
        </w:rPr>
        <w:t>s</w:t>
      </w:r>
      <w:r w:rsidR="00895FCC" w:rsidRPr="00A76730">
        <w:rPr>
          <w:lang w:val="en-GB"/>
        </w:rPr>
        <w:t xml:space="preserve"> two</w:t>
      </w:r>
      <w:r w:rsidR="0004332E" w:rsidRPr="00A76730">
        <w:rPr>
          <w:lang w:val="en-GB"/>
        </w:rPr>
        <w:t xml:space="preserve"> python scripts (</w:t>
      </w:r>
      <w:r w:rsidR="006879CB">
        <w:rPr>
          <w:lang w:val="en-GB"/>
        </w:rPr>
        <w:t>see appendix 1.1.2</w:t>
      </w:r>
      <w:r w:rsidRPr="00A76730">
        <w:rPr>
          <w:lang w:val="en-GB"/>
        </w:rPr>
        <w:t>, the third</w:t>
      </w:r>
      <w:r w:rsidR="00895FCC" w:rsidRPr="00A76730">
        <w:rPr>
          <w:lang w:val="en-GB"/>
        </w:rPr>
        <w:t xml:space="preserve"> script in figure 3</w:t>
      </w:r>
      <w:r w:rsidR="0004332E" w:rsidRPr="00A76730">
        <w:rPr>
          <w:lang w:val="en-GB"/>
        </w:rPr>
        <w:t xml:space="preserve"> and appendices </w:t>
      </w:r>
      <w:r w:rsidR="006879CB">
        <w:rPr>
          <w:lang w:val="en-GB"/>
        </w:rPr>
        <w:t>1.5.1 and 1.5.1</w:t>
      </w:r>
      <w:r w:rsidR="00895FCC" w:rsidRPr="00A76730">
        <w:rPr>
          <w:lang w:val="en-GB"/>
        </w:rPr>
        <w:t>). The first python script</w:t>
      </w:r>
      <w:r w:rsidRPr="00A76730">
        <w:rPr>
          <w:lang w:val="en-GB"/>
        </w:rPr>
        <w:t>, combine_files.py,</w:t>
      </w:r>
      <w:r w:rsidR="00895FCC" w:rsidRPr="00A76730">
        <w:rPr>
          <w:lang w:val="en-GB"/>
        </w:rPr>
        <w:t xml:space="preserve"> creates tsv files per section by combining the tsv files in that specific section. When all sections have a tsv file the second python script</w:t>
      </w:r>
      <w:r w:rsidRPr="00A76730">
        <w:rPr>
          <w:lang w:val="en-GB"/>
        </w:rPr>
        <w:t>, add_columns.py,</w:t>
      </w:r>
      <w:r w:rsidR="00895FCC" w:rsidRPr="00A76730">
        <w:rPr>
          <w:lang w:val="en-GB"/>
        </w:rPr>
        <w:t xml:space="preserve"> </w:t>
      </w:r>
      <w:r w:rsidR="006C281B" w:rsidRPr="00A76730">
        <w:rPr>
          <w:lang w:val="en-GB"/>
        </w:rPr>
        <w:t>is run</w:t>
      </w:r>
      <w:r w:rsidR="00895FCC" w:rsidRPr="00A76730">
        <w:rPr>
          <w:lang w:val="en-GB"/>
        </w:rPr>
        <w:t>. This script create</w:t>
      </w:r>
      <w:r w:rsidR="0045660F" w:rsidRPr="00A76730">
        <w:rPr>
          <w:lang w:val="en-GB"/>
        </w:rPr>
        <w:t>s</w:t>
      </w:r>
      <w:r w:rsidR="00895FCC" w:rsidRPr="00A76730">
        <w:rPr>
          <w:lang w:val="en-GB"/>
        </w:rPr>
        <w:t xml:space="preserve"> extra columns, one column per section. </w:t>
      </w:r>
      <w:r w:rsidR="0002508A" w:rsidRPr="00A76730">
        <w:rPr>
          <w:lang w:val="en-GB"/>
        </w:rPr>
        <w:t xml:space="preserve">After creating the columns they </w:t>
      </w:r>
      <w:del w:id="152" w:author="Rutger Vos" w:date="2014-05-22T11:27:00Z">
        <w:r w:rsidR="00E36B0D" w:rsidRPr="00A76730" w:rsidDel="005864D9">
          <w:rPr>
            <w:lang w:val="en-GB"/>
          </w:rPr>
          <w:delText>will be</w:delText>
        </w:r>
      </w:del>
      <w:ins w:id="153" w:author="Rutger Vos" w:date="2014-05-22T11:27:00Z">
        <w:r w:rsidR="005864D9">
          <w:rPr>
            <w:lang w:val="en-GB"/>
          </w:rPr>
          <w:t>are</w:t>
        </w:r>
      </w:ins>
      <w:r w:rsidR="00E36B0D" w:rsidRPr="00A76730">
        <w:rPr>
          <w:lang w:val="en-GB"/>
        </w:rPr>
        <w:t xml:space="preserve"> filled in. The guideline for</w:t>
      </w:r>
      <w:r w:rsidR="00895FCC" w:rsidRPr="00A76730">
        <w:rPr>
          <w:lang w:val="en-GB"/>
        </w:rPr>
        <w:t xml:space="preserve"> this step is: the first section</w:t>
      </w:r>
      <w:r w:rsidR="00E36B0D" w:rsidRPr="00A76730">
        <w:rPr>
          <w:lang w:val="en-GB"/>
        </w:rPr>
        <w:t xml:space="preserve"> ge</w:t>
      </w:r>
      <w:r w:rsidR="00895FCC" w:rsidRPr="00A76730">
        <w:rPr>
          <w:lang w:val="en-GB"/>
        </w:rPr>
        <w:t>ts 1’s in the first column and -1</w:t>
      </w:r>
      <w:r w:rsidR="00E36B0D" w:rsidRPr="00A76730">
        <w:rPr>
          <w:lang w:val="en-GB"/>
        </w:rPr>
        <w:t>’s in all other columns. The second s</w:t>
      </w:r>
      <w:r w:rsidR="00895FCC" w:rsidRPr="00A76730">
        <w:rPr>
          <w:lang w:val="en-GB"/>
        </w:rPr>
        <w:t xml:space="preserve">ection </w:t>
      </w:r>
      <w:r w:rsidR="00E36B0D" w:rsidRPr="00A76730">
        <w:rPr>
          <w:lang w:val="en-GB"/>
        </w:rPr>
        <w:t>ge</w:t>
      </w:r>
      <w:r w:rsidR="00895FCC" w:rsidRPr="00A76730">
        <w:rPr>
          <w:lang w:val="en-GB"/>
        </w:rPr>
        <w:t>ts 1</w:t>
      </w:r>
      <w:del w:id="154" w:author="Rutger Vos" w:date="2014-05-22T11:28:00Z">
        <w:r w:rsidR="00895FCC" w:rsidRPr="00A76730" w:rsidDel="005864D9">
          <w:rPr>
            <w:lang w:val="en-GB"/>
          </w:rPr>
          <w:delText>’</w:delText>
        </w:r>
      </w:del>
      <w:r w:rsidR="00895FCC" w:rsidRPr="00A76730">
        <w:rPr>
          <w:lang w:val="en-GB"/>
        </w:rPr>
        <w:t xml:space="preserve"> in the second column and -1</w:t>
      </w:r>
      <w:del w:id="155" w:author="Rutger Vos" w:date="2014-05-22T11:28:00Z">
        <w:r w:rsidR="00E36B0D" w:rsidRPr="00A76730" w:rsidDel="005864D9">
          <w:rPr>
            <w:lang w:val="en-GB"/>
          </w:rPr>
          <w:delText>’</w:delText>
        </w:r>
      </w:del>
      <w:r w:rsidR="00E36B0D" w:rsidRPr="00A76730">
        <w:rPr>
          <w:lang w:val="en-GB"/>
        </w:rPr>
        <w:t xml:space="preserve"> in all other columns</w:t>
      </w:r>
      <w:ins w:id="156" w:author="Rutger Vos" w:date="2014-05-22T11:28:00Z">
        <w:r w:rsidR="005864D9">
          <w:rPr>
            <w:lang w:val="en-GB"/>
          </w:rPr>
          <w:t>, and so on</w:t>
        </w:r>
      </w:ins>
      <w:r w:rsidR="00E36B0D" w:rsidRPr="00A76730">
        <w:rPr>
          <w:lang w:val="en-GB"/>
        </w:rPr>
        <w:t xml:space="preserve"> </w:t>
      </w:r>
      <w:del w:id="157" w:author="Rutger Vos" w:date="2014-05-22T11:28:00Z">
        <w:r w:rsidR="00E36B0D" w:rsidRPr="00A76730" w:rsidDel="005864D9">
          <w:rPr>
            <w:lang w:val="en-GB"/>
          </w:rPr>
          <w:delText>etc</w:delText>
        </w:r>
      </w:del>
      <w:r w:rsidR="00E36B0D" w:rsidRPr="00A76730">
        <w:rPr>
          <w:lang w:val="en-GB"/>
        </w:rPr>
        <w:t>.</w:t>
      </w:r>
      <w:r w:rsidRPr="00A76730">
        <w:rPr>
          <w:lang w:val="en-GB"/>
        </w:rPr>
        <w:t xml:space="preserve"> </w:t>
      </w:r>
      <w:r w:rsidR="003E7F55" w:rsidRPr="00A76730">
        <w:rPr>
          <w:lang w:val="en-GB"/>
        </w:rPr>
        <w:t>The sections were sorted from A to Z</w:t>
      </w:r>
      <w:r w:rsidRPr="00A76730">
        <w:rPr>
          <w:lang w:val="en-GB"/>
        </w:rPr>
        <w:t>.</w:t>
      </w:r>
      <w:r w:rsidR="00895FCC" w:rsidRPr="00A76730">
        <w:rPr>
          <w:lang w:val="en-GB"/>
        </w:rPr>
        <w:t xml:space="preserve"> </w:t>
      </w:r>
      <w:del w:id="158" w:author="Rutger Vos" w:date="2014-05-22T11:28:00Z">
        <w:r w:rsidR="003E7F55" w:rsidRPr="00A76730" w:rsidDel="005864D9">
          <w:rPr>
            <w:lang w:val="en-GB"/>
          </w:rPr>
          <w:delText>The knowledge of this guideline</w:delText>
        </w:r>
      </w:del>
      <w:ins w:id="159" w:author="Rutger Vos" w:date="2014-05-22T11:28:00Z">
        <w:r w:rsidR="005864D9">
          <w:rPr>
            <w:lang w:val="en-GB"/>
          </w:rPr>
          <w:t>This convention</w:t>
        </w:r>
      </w:ins>
      <w:r w:rsidR="003E7F55" w:rsidRPr="00A76730">
        <w:rPr>
          <w:lang w:val="en-GB"/>
        </w:rPr>
        <w:t xml:space="preserve"> was </w:t>
      </w:r>
      <w:ins w:id="160" w:author="Rutger Vos" w:date="2014-05-22T11:28:00Z">
        <w:r w:rsidR="005864D9">
          <w:rPr>
            <w:lang w:val="en-GB"/>
          </w:rPr>
          <w:t xml:space="preserve">subsequently </w:t>
        </w:r>
      </w:ins>
      <w:r w:rsidR="003E7F55" w:rsidRPr="00A76730">
        <w:rPr>
          <w:lang w:val="en-GB"/>
        </w:rPr>
        <w:t>used in the classification step. This step produce</w:t>
      </w:r>
      <w:ins w:id="161" w:author="Rutger Vos" w:date="2014-05-22T11:28:00Z">
        <w:r w:rsidR="005864D9">
          <w:rPr>
            <w:lang w:val="en-GB"/>
          </w:rPr>
          <w:t>s</w:t>
        </w:r>
      </w:ins>
      <w:r w:rsidR="003E7F55" w:rsidRPr="00A76730">
        <w:rPr>
          <w:lang w:val="en-GB"/>
        </w:rPr>
        <w:t xml:space="preserve"> a list with seven numbers, one for each possible section, sorted from Z to A. So when the last of these seven numbers is positive </w:t>
      </w:r>
      <w:r w:rsidR="00882322" w:rsidRPr="00A76730">
        <w:rPr>
          <w:lang w:val="en-GB"/>
        </w:rPr>
        <w:t>this means the pictures is classified as the first section and so on.</w:t>
      </w:r>
      <w:r w:rsidR="003E7F55" w:rsidRPr="00A76730">
        <w:rPr>
          <w:lang w:val="en-GB"/>
        </w:rPr>
        <w:t xml:space="preserve"> </w:t>
      </w:r>
      <w:r w:rsidR="00895FCC" w:rsidRPr="00A76730">
        <w:rPr>
          <w:lang w:val="en-GB"/>
        </w:rPr>
        <w:t xml:space="preserve">After </w:t>
      </w:r>
      <w:r w:rsidR="00882322" w:rsidRPr="00A76730">
        <w:rPr>
          <w:lang w:val="en-GB"/>
        </w:rPr>
        <w:t>adding these columns</w:t>
      </w:r>
      <w:r w:rsidR="00895FCC" w:rsidRPr="00A76730">
        <w:rPr>
          <w:lang w:val="en-GB"/>
        </w:rPr>
        <w:t xml:space="preserve"> the data can be used to train the neural networks.</w:t>
      </w:r>
    </w:p>
    <w:p w14:paraId="338744E2" w14:textId="77777777" w:rsidR="00415CA5" w:rsidRPr="00A76730" w:rsidRDefault="00415CA5" w:rsidP="000F5B2C">
      <w:pPr>
        <w:pStyle w:val="Kop2"/>
        <w:rPr>
          <w:lang w:val="en-GB"/>
        </w:rPr>
      </w:pPr>
      <w:bookmarkStart w:id="162" w:name="_Toc262217611"/>
      <w:commentRangeStart w:id="163"/>
      <w:r w:rsidRPr="00A76730">
        <w:rPr>
          <w:lang w:val="en-GB"/>
        </w:rPr>
        <w:t>Neural networks</w:t>
      </w:r>
      <w:bookmarkEnd w:id="162"/>
      <w:commentRangeEnd w:id="163"/>
      <w:r w:rsidR="008A1770">
        <w:rPr>
          <w:rStyle w:val="Verwijzingopmerking"/>
          <w:rFonts w:eastAsiaTheme="minorEastAsia" w:cstheme="minorBidi"/>
          <w:b w:val="0"/>
          <w:bCs w:val="0"/>
          <w:vanish/>
          <w:color w:val="auto"/>
        </w:rPr>
        <w:commentReference w:id="163"/>
      </w:r>
    </w:p>
    <w:p w14:paraId="676A692B" w14:textId="77777777" w:rsidR="004647C0" w:rsidRPr="00A76730" w:rsidRDefault="00415CA5" w:rsidP="000F5B2C">
      <w:pPr>
        <w:rPr>
          <w:lang w:val="en-GB"/>
        </w:rPr>
      </w:pPr>
      <w:r w:rsidRPr="00A76730">
        <w:rPr>
          <w:lang w:val="en-GB"/>
        </w:rPr>
        <w:t xml:space="preserve">After completing these preparation </w:t>
      </w:r>
      <w:r w:rsidR="00882322" w:rsidRPr="00A76730">
        <w:rPr>
          <w:lang w:val="en-GB"/>
        </w:rPr>
        <w:t>process</w:t>
      </w:r>
      <w:r w:rsidR="007700B6" w:rsidRPr="00A76730">
        <w:rPr>
          <w:lang w:val="en-GB"/>
        </w:rPr>
        <w:t>,</w:t>
      </w:r>
      <w:r w:rsidRPr="00A76730">
        <w:rPr>
          <w:lang w:val="en-GB"/>
        </w:rPr>
        <w:t xml:space="preserve"> a neural ne</w:t>
      </w:r>
      <w:r w:rsidR="00895FCC" w:rsidRPr="00A76730">
        <w:rPr>
          <w:lang w:val="en-GB"/>
        </w:rPr>
        <w:t>twork can be</w:t>
      </w:r>
      <w:r w:rsidRPr="00A76730">
        <w:rPr>
          <w:lang w:val="en-GB"/>
        </w:rPr>
        <w:t xml:space="preserve"> trained. To train the network a Perl script</w:t>
      </w:r>
      <w:r w:rsidR="005119DF" w:rsidRPr="00A76730">
        <w:rPr>
          <w:lang w:val="en-GB"/>
        </w:rPr>
        <w:t xml:space="preserve"> written by Rutger Vos</w:t>
      </w:r>
      <w:r w:rsidRPr="00A76730">
        <w:rPr>
          <w:lang w:val="en-GB"/>
        </w:rPr>
        <w:t>, trainai</w:t>
      </w:r>
      <w:r w:rsidR="00141448" w:rsidRPr="00A76730">
        <w:rPr>
          <w:lang w:val="en-GB"/>
        </w:rPr>
        <w:t>.pl</w:t>
      </w:r>
      <w:r w:rsidR="00250331">
        <w:rPr>
          <w:lang w:val="en-GB"/>
        </w:rPr>
        <w:t xml:space="preserve"> [22</w:t>
      </w:r>
      <w:r w:rsidR="005119DF" w:rsidRPr="00A76730">
        <w:rPr>
          <w:lang w:val="en-GB"/>
        </w:rPr>
        <w:t>]</w:t>
      </w:r>
      <w:r w:rsidR="008377D2" w:rsidRPr="00A76730">
        <w:rPr>
          <w:lang w:val="en-GB"/>
        </w:rPr>
        <w:t>, was</w:t>
      </w:r>
      <w:r w:rsidR="00141448" w:rsidRPr="00A76730">
        <w:rPr>
          <w:lang w:val="en-GB"/>
        </w:rPr>
        <w:t xml:space="preserve"> used (</w:t>
      </w:r>
      <w:r w:rsidR="001A29A7" w:rsidRPr="00A76730">
        <w:rPr>
          <w:lang w:val="en-GB"/>
        </w:rPr>
        <w:t>see appendix 1.4.3</w:t>
      </w:r>
      <w:r w:rsidRPr="00A76730">
        <w:rPr>
          <w:lang w:val="en-GB"/>
        </w:rPr>
        <w:t xml:space="preserve">). </w:t>
      </w:r>
      <w:r w:rsidR="0045660F" w:rsidRPr="00A76730">
        <w:rPr>
          <w:lang w:val="en-GB"/>
        </w:rPr>
        <w:t>This script accepts a directory with tsv files, the number of categories (</w:t>
      </w:r>
      <w:r w:rsidR="001A29A7" w:rsidRPr="00A76730">
        <w:rPr>
          <w:lang w:val="en-GB"/>
        </w:rPr>
        <w:t>the</w:t>
      </w:r>
      <w:r w:rsidR="0045660F" w:rsidRPr="00A76730">
        <w:rPr>
          <w:lang w:val="en-GB"/>
        </w:rPr>
        <w:t xml:space="preserve"> number of extra columns), the output file, a Desired Error and the maximal number of epochs. The last one is the</w:t>
      </w:r>
      <w:ins w:id="164" w:author="Rutger Vos" w:date="2014-05-22T11:29:00Z">
        <w:r w:rsidR="005864D9">
          <w:rPr>
            <w:lang w:val="en-GB"/>
          </w:rPr>
          <w:t xml:space="preserve"> maximum</w:t>
        </w:r>
      </w:ins>
      <w:r w:rsidR="0045660F" w:rsidRPr="00A76730">
        <w:rPr>
          <w:lang w:val="en-GB"/>
        </w:rPr>
        <w:t xml:space="preserve"> number of rounds the network will be trained. When </w:t>
      </w:r>
      <w:del w:id="165" w:author="Rutger Vos" w:date="2014-05-22T11:29:00Z">
        <w:r w:rsidR="0045660F" w:rsidRPr="00A76730" w:rsidDel="008A1770">
          <w:rPr>
            <w:lang w:val="en-GB"/>
          </w:rPr>
          <w:delText xml:space="preserve">this </w:delText>
        </w:r>
      </w:del>
      <w:ins w:id="166" w:author="Rutger Vos" w:date="2014-05-22T11:29:00Z">
        <w:r w:rsidR="008A1770">
          <w:rPr>
            <w:lang w:val="en-GB"/>
          </w:rPr>
          <w:t>either the Desired Error or the</w:t>
        </w:r>
        <w:r w:rsidR="008A1770" w:rsidRPr="00A76730">
          <w:rPr>
            <w:lang w:val="en-GB"/>
          </w:rPr>
          <w:t xml:space="preserve"> </w:t>
        </w:r>
      </w:ins>
      <w:r w:rsidR="0045660F" w:rsidRPr="00A76730">
        <w:rPr>
          <w:lang w:val="en-GB"/>
        </w:rPr>
        <w:t>number</w:t>
      </w:r>
      <w:ins w:id="167" w:author="Rutger Vos" w:date="2014-05-22T11:29:00Z">
        <w:r w:rsidR="008A1770">
          <w:rPr>
            <w:lang w:val="en-GB"/>
          </w:rPr>
          <w:t xml:space="preserve"> of epochs</w:t>
        </w:r>
      </w:ins>
      <w:r w:rsidR="0045660F" w:rsidRPr="00A76730">
        <w:rPr>
          <w:lang w:val="en-GB"/>
        </w:rPr>
        <w:t xml:space="preserve"> is reached, the training process will stop.</w:t>
      </w:r>
      <w:r w:rsidR="006C281B" w:rsidRPr="00A76730">
        <w:rPr>
          <w:lang w:val="en-GB"/>
        </w:rPr>
        <w:t xml:space="preserve"> </w:t>
      </w:r>
      <w:r w:rsidR="0045660F" w:rsidRPr="00A76730">
        <w:rPr>
          <w:lang w:val="en-GB"/>
        </w:rPr>
        <w:t xml:space="preserve">Because the network is trained with the tsv files, it is trained to see patterns in the colour intensities of </w:t>
      </w:r>
      <w:r w:rsidR="006C281B" w:rsidRPr="00A76730">
        <w:rPr>
          <w:lang w:val="en-GB"/>
        </w:rPr>
        <w:t>RGB</w:t>
      </w:r>
      <w:r w:rsidR="0045660F" w:rsidRPr="00A76730">
        <w:rPr>
          <w:lang w:val="en-GB"/>
        </w:rPr>
        <w:t>. Now the network acts lik</w:t>
      </w:r>
      <w:r w:rsidR="00412576" w:rsidRPr="00A76730">
        <w:rPr>
          <w:lang w:val="en-GB"/>
        </w:rPr>
        <w:t>e it can see different colours</w:t>
      </w:r>
      <w:ins w:id="168" w:author="Rutger Vos" w:date="2014-05-22T11:29:00Z">
        <w:r w:rsidR="008A1770">
          <w:rPr>
            <w:lang w:val="en-GB"/>
          </w:rPr>
          <w:t xml:space="preserve"> and shapes</w:t>
        </w:r>
      </w:ins>
      <w:r w:rsidR="00412576" w:rsidRPr="00A76730">
        <w:rPr>
          <w:lang w:val="en-GB"/>
        </w:rPr>
        <w:t>.</w:t>
      </w:r>
    </w:p>
    <w:p w14:paraId="78517301" w14:textId="77777777" w:rsidR="0045660F" w:rsidRPr="00A76730" w:rsidRDefault="0045660F" w:rsidP="004647C0">
      <w:pPr>
        <w:ind w:firstLine="709"/>
        <w:rPr>
          <w:lang w:val="en-GB"/>
        </w:rPr>
      </w:pPr>
      <w:r w:rsidRPr="00A76730">
        <w:rPr>
          <w:lang w:val="en-GB"/>
        </w:rPr>
        <w:t>During this project</w:t>
      </w:r>
      <w:r w:rsidR="00415CA5" w:rsidRPr="00A76730">
        <w:rPr>
          <w:lang w:val="en-GB"/>
        </w:rPr>
        <w:t xml:space="preserve"> </w:t>
      </w:r>
      <w:r w:rsidR="000C4125" w:rsidRPr="00A76730">
        <w:rPr>
          <w:lang w:val="en-GB"/>
        </w:rPr>
        <w:t xml:space="preserve">14 </w:t>
      </w:r>
      <w:r w:rsidRPr="00A76730">
        <w:rPr>
          <w:lang w:val="en-GB"/>
        </w:rPr>
        <w:t>ANNs were</w:t>
      </w:r>
      <w:r w:rsidR="000C4125" w:rsidRPr="00A76730">
        <w:rPr>
          <w:lang w:val="en-GB"/>
        </w:rPr>
        <w:t xml:space="preserve"> created for identifying </w:t>
      </w:r>
      <w:r w:rsidR="00CE5BEC" w:rsidRPr="00A76730">
        <w:rPr>
          <w:lang w:val="en-GB"/>
        </w:rPr>
        <w:t xml:space="preserve">slipper orchid </w:t>
      </w:r>
      <w:r w:rsidR="000C4125" w:rsidRPr="00A76730">
        <w:rPr>
          <w:lang w:val="en-GB"/>
        </w:rPr>
        <w:t xml:space="preserve">flowers. Seven for the first test run and seven for the second test run. </w:t>
      </w:r>
      <w:r w:rsidRPr="00A76730">
        <w:rPr>
          <w:lang w:val="en-GB"/>
        </w:rPr>
        <w:t>As mention</w:t>
      </w:r>
      <w:r w:rsidR="006C281B" w:rsidRPr="00A76730">
        <w:rPr>
          <w:lang w:val="en-GB"/>
        </w:rPr>
        <w:t>ed</w:t>
      </w:r>
      <w:r w:rsidRPr="00A76730">
        <w:rPr>
          <w:lang w:val="en-GB"/>
        </w:rPr>
        <w:t xml:space="preserve"> earlier t</w:t>
      </w:r>
      <w:r w:rsidR="004647C0" w:rsidRPr="00A76730">
        <w:rPr>
          <w:lang w:val="en-GB"/>
        </w:rPr>
        <w:t>he Desired Error was</w:t>
      </w:r>
      <w:r w:rsidRPr="00A76730">
        <w:rPr>
          <w:lang w:val="en-GB"/>
        </w:rPr>
        <w:t xml:space="preserve"> </w:t>
      </w:r>
      <w:del w:id="169" w:author="Rutger Vos" w:date="2014-05-22T11:32:00Z">
        <w:r w:rsidRPr="00A76730" w:rsidDel="008A1770">
          <w:rPr>
            <w:lang w:val="en-GB"/>
          </w:rPr>
          <w:delText xml:space="preserve">lowered </w:delText>
        </w:r>
      </w:del>
      <w:ins w:id="170" w:author="Rutger Vos" w:date="2014-05-22T11:32:00Z">
        <w:r w:rsidR="008A1770">
          <w:rPr>
            <w:lang w:val="en-GB"/>
          </w:rPr>
          <w:t>incremented</w:t>
        </w:r>
        <w:r w:rsidR="008A1770" w:rsidRPr="00A76730">
          <w:rPr>
            <w:lang w:val="en-GB"/>
          </w:rPr>
          <w:t xml:space="preserve"> </w:t>
        </w:r>
      </w:ins>
      <w:del w:id="171" w:author="Rutger Vos" w:date="2014-05-22T11:32:00Z">
        <w:r w:rsidRPr="00A76730" w:rsidDel="008A1770">
          <w:rPr>
            <w:lang w:val="en-GB"/>
          </w:rPr>
          <w:delText>ten times</w:delText>
        </w:r>
      </w:del>
      <w:ins w:id="172" w:author="Rutger Vos" w:date="2014-05-22T11:32:00Z">
        <w:r w:rsidR="008A1770">
          <w:rPr>
            <w:lang w:val="en-GB"/>
          </w:rPr>
          <w:t>tenfold</w:t>
        </w:r>
      </w:ins>
      <w:r w:rsidRPr="00A76730">
        <w:rPr>
          <w:lang w:val="en-GB"/>
        </w:rPr>
        <w:t xml:space="preserve"> per network.</w:t>
      </w:r>
      <w:r w:rsidR="006C281B" w:rsidRPr="00A76730">
        <w:rPr>
          <w:lang w:val="en-GB"/>
        </w:rPr>
        <w:t xml:space="preserve"> </w:t>
      </w:r>
      <w:r w:rsidR="000C4125" w:rsidRPr="00A76730">
        <w:rPr>
          <w:lang w:val="en-GB"/>
        </w:rPr>
        <w:t>The networks can be found on:</w:t>
      </w:r>
    </w:p>
    <w:p w14:paraId="67B5EC24" w14:textId="77777777" w:rsidR="000C4125" w:rsidRPr="00A76730" w:rsidRDefault="00826CDE" w:rsidP="000F5B2C">
      <w:pPr>
        <w:rPr>
          <w:lang w:val="en-GB"/>
        </w:rPr>
      </w:pPr>
      <w:hyperlink r:id="rId29" w:history="1">
        <w:r w:rsidR="000C4125" w:rsidRPr="00A76730">
          <w:rPr>
            <w:rStyle w:val="Hyperlink"/>
            <w:lang w:val="en-GB"/>
          </w:rPr>
          <w:t>https://github.com/naturalis/img-classify/tree/master/webapp/ann</w:t>
        </w:r>
      </w:hyperlink>
      <w:r w:rsidR="000C4125" w:rsidRPr="00A76730">
        <w:rPr>
          <w:lang w:val="en-GB"/>
        </w:rPr>
        <w:t xml:space="preserve"> </w:t>
      </w:r>
    </w:p>
    <w:p w14:paraId="493107CE" w14:textId="77777777" w:rsidR="008E3C18" w:rsidRPr="00A76730" w:rsidRDefault="000C4125" w:rsidP="000F5B2C">
      <w:pPr>
        <w:rPr>
          <w:lang w:val="en-GB"/>
        </w:rPr>
      </w:pPr>
      <w:r w:rsidRPr="00A76730">
        <w:rPr>
          <w:lang w:val="en-GB"/>
        </w:rPr>
        <w:t>All</w:t>
      </w:r>
      <w:r w:rsidR="001420E3" w:rsidRPr="00A76730">
        <w:rPr>
          <w:lang w:val="en-GB"/>
        </w:rPr>
        <w:t xml:space="preserve"> </w:t>
      </w:r>
      <w:r w:rsidR="00471668" w:rsidRPr="00A76730">
        <w:rPr>
          <w:lang w:val="en-GB"/>
        </w:rPr>
        <w:t>ANNs</w:t>
      </w:r>
      <w:r w:rsidR="001A29A7" w:rsidRPr="00A76730">
        <w:rPr>
          <w:lang w:val="en-GB"/>
        </w:rPr>
        <w:t xml:space="preserve"> with a name ending with 4x.ann</w:t>
      </w:r>
      <w:r w:rsidRPr="00A76730">
        <w:rPr>
          <w:lang w:val="en-GB"/>
        </w:rPr>
        <w:t xml:space="preserve"> </w:t>
      </w:r>
      <w:r w:rsidR="00471668" w:rsidRPr="00A76730">
        <w:rPr>
          <w:lang w:val="en-GB"/>
        </w:rPr>
        <w:t xml:space="preserve">were </w:t>
      </w:r>
      <w:r w:rsidRPr="00A76730">
        <w:rPr>
          <w:lang w:val="en-GB"/>
        </w:rPr>
        <w:t xml:space="preserve">used for the first test run and all </w:t>
      </w:r>
      <w:r w:rsidR="001420E3" w:rsidRPr="00A76730">
        <w:rPr>
          <w:lang w:val="en-GB"/>
        </w:rPr>
        <w:t>ANN</w:t>
      </w:r>
      <w:r w:rsidR="001A29A7" w:rsidRPr="00A76730">
        <w:rPr>
          <w:lang w:val="en-GB"/>
        </w:rPr>
        <w:t>’s with 5x.ann</w:t>
      </w:r>
      <w:r w:rsidR="00471668" w:rsidRPr="00A76730">
        <w:rPr>
          <w:lang w:val="en-GB"/>
        </w:rPr>
        <w:t xml:space="preserve"> </w:t>
      </w:r>
      <w:r w:rsidR="004647C0" w:rsidRPr="00A76730">
        <w:rPr>
          <w:lang w:val="en-GB"/>
        </w:rPr>
        <w:t>were</w:t>
      </w:r>
      <w:r w:rsidR="005C0CFF" w:rsidRPr="00A76730">
        <w:rPr>
          <w:lang w:val="en-GB"/>
        </w:rPr>
        <w:t xml:space="preserve"> used for the second test run.</w:t>
      </w:r>
      <w:r w:rsidR="00CE5BEC" w:rsidRPr="00A76730">
        <w:rPr>
          <w:lang w:val="en-GB"/>
        </w:rPr>
        <w:t xml:space="preserve"> Due to time constraints, </w:t>
      </w:r>
      <w:r w:rsidR="00E53045" w:rsidRPr="00A76730">
        <w:rPr>
          <w:lang w:val="en-GB"/>
        </w:rPr>
        <w:t xml:space="preserve">networks for tubers of </w:t>
      </w:r>
      <w:r w:rsidR="00E53045" w:rsidRPr="00A76730">
        <w:rPr>
          <w:i/>
          <w:lang w:val="en-GB"/>
        </w:rPr>
        <w:t>salep</w:t>
      </w:r>
      <w:r w:rsidR="00E53045" w:rsidRPr="00A76730">
        <w:rPr>
          <w:lang w:val="en-GB"/>
        </w:rPr>
        <w:t xml:space="preserve"> orchids and look-a-likes </w:t>
      </w:r>
      <w:r w:rsidR="007700B6" w:rsidRPr="00A76730">
        <w:rPr>
          <w:lang w:val="en-GB"/>
        </w:rPr>
        <w:t>were</w:t>
      </w:r>
      <w:r w:rsidR="00E53045" w:rsidRPr="00A76730">
        <w:rPr>
          <w:lang w:val="en-GB"/>
        </w:rPr>
        <w:t xml:space="preserve"> created, but not tested.</w:t>
      </w:r>
    </w:p>
    <w:p w14:paraId="790544CC" w14:textId="77777777" w:rsidR="008E3C18" w:rsidRPr="00A76730" w:rsidRDefault="008E3C18" w:rsidP="008E3C18">
      <w:pPr>
        <w:pStyle w:val="Kop2"/>
        <w:rPr>
          <w:lang w:val="en-GB"/>
        </w:rPr>
      </w:pPr>
      <w:bookmarkStart w:id="173" w:name="_Toc262217612"/>
      <w:r w:rsidRPr="00A76730">
        <w:rPr>
          <w:lang w:val="en-GB"/>
        </w:rPr>
        <w:t>First test run</w:t>
      </w:r>
      <w:bookmarkEnd w:id="173"/>
    </w:p>
    <w:p w14:paraId="5A2D3394" w14:textId="77777777" w:rsidR="005C3013" w:rsidRPr="00A76730" w:rsidRDefault="007700B6" w:rsidP="008E3C18">
      <w:pPr>
        <w:rPr>
          <w:lang w:val="en-GB"/>
        </w:rPr>
      </w:pPr>
      <w:r w:rsidRPr="00A76730">
        <w:rPr>
          <w:lang w:val="en-GB"/>
        </w:rPr>
        <w:t>In</w:t>
      </w:r>
      <w:r w:rsidR="00FA7689" w:rsidRPr="00A76730">
        <w:rPr>
          <w:lang w:val="en-GB"/>
        </w:rPr>
        <w:t xml:space="preserve"> the</w:t>
      </w:r>
      <w:r w:rsidR="008E3C18" w:rsidRPr="00A76730">
        <w:rPr>
          <w:lang w:val="en-GB"/>
        </w:rPr>
        <w:t xml:space="preserve"> first test run four of the seven sections</w:t>
      </w:r>
      <w:r w:rsidR="004647C0" w:rsidRPr="00A76730">
        <w:rPr>
          <w:lang w:val="en-GB"/>
        </w:rPr>
        <w:t xml:space="preserve"> of </w:t>
      </w:r>
      <w:r w:rsidR="004647C0" w:rsidRPr="00A76730">
        <w:rPr>
          <w:i/>
          <w:lang w:val="en-GB"/>
        </w:rPr>
        <w:t>Paphiopedilum</w:t>
      </w:r>
      <w:r w:rsidR="004E312A" w:rsidRPr="00A76730">
        <w:rPr>
          <w:lang w:val="en-GB"/>
        </w:rPr>
        <w:t>,</w:t>
      </w:r>
      <w:r w:rsidR="004647C0" w:rsidRPr="00A76730">
        <w:rPr>
          <w:lang w:val="en-GB"/>
        </w:rPr>
        <w:t xml:space="preserve"> i.e.</w:t>
      </w:r>
      <w:r w:rsidR="004E312A" w:rsidRPr="00A76730">
        <w:rPr>
          <w:lang w:val="en-GB"/>
        </w:rPr>
        <w:t xml:space="preserve"> </w:t>
      </w:r>
      <w:r w:rsidR="004E312A" w:rsidRPr="00A76730">
        <w:rPr>
          <w:i/>
          <w:lang w:val="en-GB"/>
        </w:rPr>
        <w:t xml:space="preserve">Barbata, Brachypetalum, Coryopedilum </w:t>
      </w:r>
      <w:r w:rsidR="004E312A" w:rsidRPr="00A76730">
        <w:rPr>
          <w:lang w:val="en-GB"/>
        </w:rPr>
        <w:t xml:space="preserve">and </w:t>
      </w:r>
      <w:r w:rsidR="004E312A" w:rsidRPr="00A76730">
        <w:rPr>
          <w:i/>
          <w:lang w:val="en-GB"/>
        </w:rPr>
        <w:t>Parvisepalum</w:t>
      </w:r>
      <w:r w:rsidR="004E312A" w:rsidRPr="00A76730">
        <w:rPr>
          <w:lang w:val="en-GB"/>
        </w:rPr>
        <w:t xml:space="preserve"> were</w:t>
      </w:r>
      <w:r w:rsidR="008E3C18" w:rsidRPr="00A76730">
        <w:rPr>
          <w:lang w:val="en-GB"/>
        </w:rPr>
        <w:t xml:space="preserve"> tested.</w:t>
      </w:r>
      <w:r w:rsidR="004E312A" w:rsidRPr="00A76730">
        <w:rPr>
          <w:lang w:val="en-GB"/>
        </w:rPr>
        <w:t xml:space="preserve"> The ANNs were also t</w:t>
      </w:r>
      <w:r w:rsidR="004647C0" w:rsidRPr="00A76730">
        <w:rPr>
          <w:lang w:val="en-GB"/>
        </w:rPr>
        <w:t>ested with a few pictures of</w:t>
      </w:r>
      <w:r w:rsidR="004E312A" w:rsidRPr="00A76730">
        <w:rPr>
          <w:lang w:val="en-GB"/>
        </w:rPr>
        <w:t xml:space="preserve"> </w:t>
      </w:r>
      <w:r w:rsidR="006B5238" w:rsidRPr="00A76730">
        <w:rPr>
          <w:lang w:val="en-GB"/>
        </w:rPr>
        <w:t>hybrids</w:t>
      </w:r>
      <w:r w:rsidR="004647C0" w:rsidRPr="00A76730">
        <w:rPr>
          <w:lang w:val="en-GB"/>
        </w:rPr>
        <w:t xml:space="preserve"> between species</w:t>
      </w:r>
      <w:r w:rsidR="004E312A" w:rsidRPr="00A76730">
        <w:rPr>
          <w:lang w:val="en-GB"/>
        </w:rPr>
        <w:t xml:space="preserve"> of </w:t>
      </w:r>
      <w:r w:rsidR="004E312A" w:rsidRPr="00A76730">
        <w:rPr>
          <w:i/>
          <w:lang w:val="en-GB"/>
        </w:rPr>
        <w:t>Parvisepalum</w:t>
      </w:r>
      <w:r w:rsidR="004E312A" w:rsidRPr="00A76730">
        <w:rPr>
          <w:lang w:val="en-GB"/>
        </w:rPr>
        <w:t xml:space="preserve"> and </w:t>
      </w:r>
      <w:r w:rsidR="004E312A" w:rsidRPr="00A76730">
        <w:rPr>
          <w:i/>
          <w:lang w:val="en-GB"/>
        </w:rPr>
        <w:t>Brachypetalum</w:t>
      </w:r>
      <w:r w:rsidR="004E312A" w:rsidRPr="00A76730">
        <w:rPr>
          <w:lang w:val="en-GB"/>
        </w:rPr>
        <w:t xml:space="preserve">. The results of these tests can be found in </w:t>
      </w:r>
      <w:r w:rsidR="001A29A7" w:rsidRPr="00A76730">
        <w:rPr>
          <w:lang w:val="en-GB"/>
        </w:rPr>
        <w:t>supplementary 4</w:t>
      </w:r>
      <w:r w:rsidR="004E312A" w:rsidRPr="00A76730">
        <w:rPr>
          <w:lang w:val="en-GB"/>
        </w:rPr>
        <w:t xml:space="preserve">. </w:t>
      </w:r>
      <w:r w:rsidR="00F670E4" w:rsidRPr="00A76730">
        <w:rPr>
          <w:lang w:val="en-GB"/>
        </w:rPr>
        <w:t xml:space="preserve">The different networks are shown horizontally and the different pictures vertically. A green cell with the text </w:t>
      </w:r>
      <w:r w:rsidR="004647C0" w:rsidRPr="00A76730">
        <w:rPr>
          <w:lang w:val="en-GB"/>
        </w:rPr>
        <w:t>‘C</w:t>
      </w:r>
      <w:r w:rsidR="00F670E4" w:rsidRPr="00A76730">
        <w:rPr>
          <w:lang w:val="en-GB"/>
        </w:rPr>
        <w:t>orrect</w:t>
      </w:r>
      <w:r w:rsidR="004647C0" w:rsidRPr="00A76730">
        <w:rPr>
          <w:lang w:val="en-GB"/>
        </w:rPr>
        <w:t>’ means the network</w:t>
      </w:r>
      <w:r w:rsidR="00F670E4" w:rsidRPr="00A76730">
        <w:rPr>
          <w:lang w:val="en-GB"/>
        </w:rPr>
        <w:t xml:space="preserve"> classified the picture to the correct section. A yellow cell with the text </w:t>
      </w:r>
      <w:r w:rsidR="004647C0" w:rsidRPr="00A76730">
        <w:rPr>
          <w:lang w:val="en-GB"/>
        </w:rPr>
        <w:t>‘</w:t>
      </w:r>
      <w:r w:rsidR="00F670E4" w:rsidRPr="00A76730">
        <w:rPr>
          <w:lang w:val="en-GB"/>
        </w:rPr>
        <w:t>Unknown</w:t>
      </w:r>
      <w:r w:rsidR="004647C0" w:rsidRPr="00A76730">
        <w:rPr>
          <w:lang w:val="en-GB"/>
        </w:rPr>
        <w:t>’</w:t>
      </w:r>
      <w:r w:rsidR="00F670E4" w:rsidRPr="00A76730">
        <w:rPr>
          <w:lang w:val="en-GB"/>
        </w:rPr>
        <w:t xml:space="preserve"> means the network was unable to classify the picture</w:t>
      </w:r>
      <w:r w:rsidR="004647C0" w:rsidRPr="00A76730">
        <w:rPr>
          <w:lang w:val="en-GB"/>
        </w:rPr>
        <w:t xml:space="preserve"> to any section</w:t>
      </w:r>
      <w:r w:rsidR="00F670E4" w:rsidRPr="00A76730">
        <w:rPr>
          <w:lang w:val="en-GB"/>
        </w:rPr>
        <w:t xml:space="preserve">. A yellow cell with the text </w:t>
      </w:r>
      <w:r w:rsidR="004647C0" w:rsidRPr="00A76730">
        <w:rPr>
          <w:lang w:val="en-GB"/>
        </w:rPr>
        <w:t>‘</w:t>
      </w:r>
      <w:r w:rsidR="00097A11" w:rsidRPr="00A76730">
        <w:rPr>
          <w:lang w:val="en-GB"/>
        </w:rPr>
        <w:t>Unknown</w:t>
      </w:r>
      <w:r w:rsidR="00F670E4" w:rsidRPr="00A76730">
        <w:rPr>
          <w:lang w:val="en-GB"/>
        </w:rPr>
        <w:t xml:space="preserve"> &lt;number&gt;/&lt;number&gt;</w:t>
      </w:r>
      <w:r w:rsidR="004647C0" w:rsidRPr="00A76730">
        <w:rPr>
          <w:lang w:val="en-GB"/>
        </w:rPr>
        <w:t>’</w:t>
      </w:r>
      <w:r w:rsidR="00F670E4" w:rsidRPr="00A76730">
        <w:rPr>
          <w:lang w:val="en-GB"/>
        </w:rPr>
        <w:t xml:space="preserve"> means the network was unable to </w:t>
      </w:r>
      <w:r w:rsidR="00CE5BEC" w:rsidRPr="00A76730">
        <w:rPr>
          <w:lang w:val="en-GB"/>
        </w:rPr>
        <w:t>select</w:t>
      </w:r>
      <w:r w:rsidR="005C3013" w:rsidRPr="00A76730">
        <w:rPr>
          <w:lang w:val="en-GB"/>
        </w:rPr>
        <w:t xml:space="preserve"> </w:t>
      </w:r>
      <w:r w:rsidR="00CE5BEC" w:rsidRPr="00A76730">
        <w:rPr>
          <w:lang w:val="en-GB"/>
        </w:rPr>
        <w:t>a</w:t>
      </w:r>
      <w:r w:rsidR="005C3013" w:rsidRPr="00A76730">
        <w:rPr>
          <w:lang w:val="en-GB"/>
        </w:rPr>
        <w:t xml:space="preserve"> section</w:t>
      </w:r>
      <w:r w:rsidR="004647C0" w:rsidRPr="00A76730">
        <w:rPr>
          <w:lang w:val="en-GB"/>
        </w:rPr>
        <w:t xml:space="preserve"> from two options</w:t>
      </w:r>
      <w:r w:rsidR="005C3013" w:rsidRPr="00A76730">
        <w:rPr>
          <w:lang w:val="en-GB"/>
        </w:rPr>
        <w:t>. When this text</w:t>
      </w:r>
      <w:r w:rsidR="004647C0" w:rsidRPr="00A76730">
        <w:rPr>
          <w:lang w:val="en-GB"/>
        </w:rPr>
        <w:t xml:space="preserve"> is green, one of the options was</w:t>
      </w:r>
      <w:r w:rsidR="005C3013" w:rsidRPr="00A76730">
        <w:rPr>
          <w:lang w:val="en-GB"/>
        </w:rPr>
        <w:t xml:space="preserve"> the correct section. A red cell with the text </w:t>
      </w:r>
      <w:r w:rsidR="004647C0" w:rsidRPr="00A76730">
        <w:rPr>
          <w:lang w:val="en-GB"/>
        </w:rPr>
        <w:t>‘</w:t>
      </w:r>
      <w:r w:rsidR="005C3013" w:rsidRPr="00A76730">
        <w:rPr>
          <w:lang w:val="en-GB"/>
        </w:rPr>
        <w:t>Incorrect &lt;number&gt;</w:t>
      </w:r>
      <w:r w:rsidR="004647C0" w:rsidRPr="00A76730">
        <w:rPr>
          <w:lang w:val="en-GB"/>
        </w:rPr>
        <w:t>’</w:t>
      </w:r>
      <w:r w:rsidR="005C3013" w:rsidRPr="00A76730">
        <w:rPr>
          <w:lang w:val="en-GB"/>
        </w:rPr>
        <w:t xml:space="preserve"> means the network classified the picture to a wrong section. The number indicates to which section the network</w:t>
      </w:r>
      <w:r w:rsidR="004647C0" w:rsidRPr="00A76730">
        <w:rPr>
          <w:lang w:val="en-GB"/>
        </w:rPr>
        <w:t xml:space="preserve"> erroneously</w:t>
      </w:r>
      <w:r w:rsidR="005C3013" w:rsidRPr="00A76730">
        <w:rPr>
          <w:lang w:val="en-GB"/>
        </w:rPr>
        <w:t xml:space="preserve"> classified the picture.</w:t>
      </w:r>
      <w:r w:rsidR="00CE5BEC" w:rsidRPr="00A76730">
        <w:rPr>
          <w:lang w:val="en-GB"/>
        </w:rPr>
        <w:t xml:space="preserve"> Below, </w:t>
      </w:r>
      <w:r w:rsidR="007C0ADF" w:rsidRPr="00A76730">
        <w:rPr>
          <w:lang w:val="en-GB"/>
        </w:rPr>
        <w:t>the obtained results will be discussed in more detail</w:t>
      </w:r>
      <w:r w:rsidR="00CE5BEC" w:rsidRPr="00A76730">
        <w:rPr>
          <w:lang w:val="en-GB"/>
        </w:rPr>
        <w:t>.</w:t>
      </w:r>
    </w:p>
    <w:p w14:paraId="13209D25" w14:textId="77777777" w:rsidR="005C3013" w:rsidRPr="00A76730" w:rsidRDefault="00CE5BEC" w:rsidP="005C3013">
      <w:pPr>
        <w:pStyle w:val="Kop3"/>
        <w:rPr>
          <w:i/>
          <w:lang w:val="en-GB"/>
        </w:rPr>
      </w:pPr>
      <w:bookmarkStart w:id="174" w:name="_Toc262217613"/>
      <w:r w:rsidRPr="00A76730">
        <w:rPr>
          <w:lang w:val="en-GB"/>
        </w:rPr>
        <w:t xml:space="preserve">Section </w:t>
      </w:r>
      <w:r w:rsidR="005C3013" w:rsidRPr="00A76730">
        <w:rPr>
          <w:i/>
          <w:lang w:val="en-GB"/>
        </w:rPr>
        <w:t>Barbata</w:t>
      </w:r>
      <w:bookmarkEnd w:id="174"/>
    </w:p>
    <w:p w14:paraId="653948E4" w14:textId="77777777" w:rsidR="00976CB1" w:rsidRPr="00A76730" w:rsidRDefault="000E2BF0" w:rsidP="005C3013">
      <w:pPr>
        <w:rPr>
          <w:lang w:val="en-GB"/>
        </w:rPr>
      </w:pPr>
      <w:r w:rsidRPr="00A76730">
        <w:rPr>
          <w:lang w:val="en-GB"/>
        </w:rPr>
        <w:t>This section is c</w:t>
      </w:r>
      <w:r w:rsidR="009E61FC" w:rsidRPr="00A76730">
        <w:rPr>
          <w:lang w:val="en-GB"/>
        </w:rPr>
        <w:t xml:space="preserve">haracterized morphologically by </w:t>
      </w:r>
      <w:r w:rsidR="001A29A7" w:rsidRPr="00A76730">
        <w:rPr>
          <w:lang w:val="en-GB"/>
        </w:rPr>
        <w:t>spathulated</w:t>
      </w:r>
      <w:r w:rsidR="005A1354" w:rsidRPr="00A76730">
        <w:rPr>
          <w:lang w:val="en-GB"/>
        </w:rPr>
        <w:t>, spotted and/or warted petals and incurved side lobes</w:t>
      </w:r>
      <w:r w:rsidR="004647C0" w:rsidRPr="00A76730">
        <w:rPr>
          <w:lang w:val="en-GB"/>
        </w:rPr>
        <w:t xml:space="preserve"> of the lip</w:t>
      </w:r>
      <w:r w:rsidR="005A1354" w:rsidRPr="00A76730">
        <w:rPr>
          <w:lang w:val="en-GB"/>
        </w:rPr>
        <w:t>.</w:t>
      </w:r>
      <w:r w:rsidRPr="00A76730">
        <w:rPr>
          <w:lang w:val="en-GB"/>
        </w:rPr>
        <w:t xml:space="preserve"> </w:t>
      </w:r>
      <w:r w:rsidR="00CA7080" w:rsidRPr="00A76730">
        <w:rPr>
          <w:lang w:val="en-GB"/>
        </w:rPr>
        <w:t xml:space="preserve">Most of the species of the section </w:t>
      </w:r>
      <w:r w:rsidR="00CA7080" w:rsidRPr="00A76730">
        <w:rPr>
          <w:i/>
          <w:lang w:val="en-GB"/>
        </w:rPr>
        <w:t>Barbata</w:t>
      </w:r>
      <w:r w:rsidR="00CA7080" w:rsidRPr="00A76730">
        <w:rPr>
          <w:lang w:val="en-GB"/>
        </w:rPr>
        <w:t xml:space="preserve"> </w:t>
      </w:r>
      <w:r w:rsidR="00CE5BEC" w:rsidRPr="00A76730">
        <w:rPr>
          <w:lang w:val="en-GB"/>
        </w:rPr>
        <w:t>were</w:t>
      </w:r>
      <w:r w:rsidR="00CA7080" w:rsidRPr="00A76730">
        <w:rPr>
          <w:lang w:val="en-GB"/>
        </w:rPr>
        <w:t xml:space="preserve"> classified incorrectly. As seen in </w:t>
      </w:r>
      <w:r w:rsidR="001A29A7" w:rsidRPr="00A76730">
        <w:rPr>
          <w:lang w:val="en-GB"/>
        </w:rPr>
        <w:t>table 2</w:t>
      </w:r>
      <w:r w:rsidR="00CE5BEC" w:rsidRPr="00A76730">
        <w:rPr>
          <w:lang w:val="en-GB"/>
        </w:rPr>
        <w:t xml:space="preserve"> in </w:t>
      </w:r>
      <w:r w:rsidR="007C0ADF" w:rsidRPr="00A76730">
        <w:rPr>
          <w:lang w:val="en-GB"/>
        </w:rPr>
        <w:t>Supplementary</w:t>
      </w:r>
      <w:r w:rsidR="001A29A7" w:rsidRPr="00A76730">
        <w:rPr>
          <w:lang w:val="en-GB"/>
        </w:rPr>
        <w:t xml:space="preserve"> 4</w:t>
      </w:r>
      <w:r w:rsidR="00CA7080" w:rsidRPr="00A76730">
        <w:rPr>
          <w:lang w:val="en-GB"/>
        </w:rPr>
        <w:t>, most of the incorrect</w:t>
      </w:r>
      <w:r w:rsidR="00B94FA2" w:rsidRPr="00A76730">
        <w:rPr>
          <w:lang w:val="en-GB"/>
        </w:rPr>
        <w:t>ly</w:t>
      </w:r>
      <w:r w:rsidR="00CA7080" w:rsidRPr="00A76730">
        <w:rPr>
          <w:lang w:val="en-GB"/>
        </w:rPr>
        <w:t xml:space="preserve"> classified pictures </w:t>
      </w:r>
      <w:r w:rsidR="00CE5BEC" w:rsidRPr="00A76730">
        <w:rPr>
          <w:lang w:val="en-GB"/>
        </w:rPr>
        <w:t>were</w:t>
      </w:r>
      <w:r w:rsidR="00CA7080" w:rsidRPr="00A76730">
        <w:rPr>
          <w:lang w:val="en-GB"/>
        </w:rPr>
        <w:t xml:space="preserve"> classified as </w:t>
      </w:r>
      <w:r w:rsidR="00CE5BEC" w:rsidRPr="00A76730">
        <w:rPr>
          <w:lang w:val="en-GB"/>
        </w:rPr>
        <w:t xml:space="preserve">section </w:t>
      </w:r>
      <w:r w:rsidR="00CA7080" w:rsidRPr="00A76730">
        <w:rPr>
          <w:i/>
          <w:lang w:val="en-GB"/>
        </w:rPr>
        <w:t>Paphiopedilum</w:t>
      </w:r>
      <w:r w:rsidR="00CA7080" w:rsidRPr="00A76730">
        <w:rPr>
          <w:lang w:val="en-GB"/>
        </w:rPr>
        <w:t xml:space="preserve">. </w:t>
      </w:r>
      <w:r w:rsidR="00BA6F47" w:rsidRPr="00A76730">
        <w:rPr>
          <w:lang w:val="en-GB"/>
        </w:rPr>
        <w:t xml:space="preserve">One explanation for this mistake could be that the species in both sections </w:t>
      </w:r>
      <w:r w:rsidR="00CE5BEC" w:rsidRPr="00A76730">
        <w:rPr>
          <w:lang w:val="en-GB"/>
        </w:rPr>
        <w:t>share</w:t>
      </w:r>
      <w:r w:rsidR="00BA6F47" w:rsidRPr="00A76730">
        <w:rPr>
          <w:lang w:val="en-GB"/>
        </w:rPr>
        <w:t xml:space="preserve"> </w:t>
      </w:r>
      <w:r w:rsidR="00CE5BEC" w:rsidRPr="00A76730">
        <w:rPr>
          <w:lang w:val="en-GB"/>
        </w:rPr>
        <w:t xml:space="preserve">several </w:t>
      </w:r>
      <w:r w:rsidR="00BA6F47" w:rsidRPr="00A76730">
        <w:rPr>
          <w:lang w:val="en-GB"/>
        </w:rPr>
        <w:t xml:space="preserve">similar characteristics. The petals for instance have mostly the same shape. </w:t>
      </w:r>
      <w:r w:rsidR="004647C0" w:rsidRPr="00A76730">
        <w:rPr>
          <w:lang w:val="en-GB"/>
        </w:rPr>
        <w:t>Another explanation is that both sections have many species so variation is high.</w:t>
      </w:r>
    </w:p>
    <w:p w14:paraId="61AE325C" w14:textId="77777777" w:rsidR="000F63B7" w:rsidRPr="00A76730" w:rsidRDefault="000F63B7" w:rsidP="004647C0">
      <w:pPr>
        <w:ind w:firstLine="709"/>
        <w:rPr>
          <w:lang w:val="en-GB"/>
        </w:rPr>
      </w:pPr>
      <w:r w:rsidRPr="00A76730">
        <w:rPr>
          <w:lang w:val="en-GB"/>
        </w:rPr>
        <w:t xml:space="preserve">After characteristic pictures of three different species of the section </w:t>
      </w:r>
      <w:r w:rsidRPr="00A76730">
        <w:rPr>
          <w:i/>
          <w:lang w:val="en-GB"/>
        </w:rPr>
        <w:t>Barbata</w:t>
      </w:r>
      <w:r w:rsidRPr="00A76730">
        <w:rPr>
          <w:lang w:val="en-GB"/>
        </w:rPr>
        <w:t xml:space="preserve"> were added to the test set, belonging to </w:t>
      </w:r>
      <w:r w:rsidRPr="00A76730">
        <w:rPr>
          <w:i/>
          <w:lang w:val="en-GB"/>
        </w:rPr>
        <w:t>P.</w:t>
      </w:r>
      <w:r w:rsidRPr="00A76730">
        <w:rPr>
          <w:lang w:val="en-GB"/>
        </w:rPr>
        <w:t xml:space="preserve"> </w:t>
      </w:r>
      <w:r w:rsidRPr="00A76730">
        <w:rPr>
          <w:i/>
          <w:lang w:val="en-GB"/>
        </w:rPr>
        <w:t>argus, P. tonsum</w:t>
      </w:r>
      <w:r w:rsidRPr="00A76730">
        <w:rPr>
          <w:lang w:val="en-GB"/>
        </w:rPr>
        <w:t xml:space="preserve"> and </w:t>
      </w:r>
      <w:r w:rsidRPr="00A76730">
        <w:rPr>
          <w:i/>
          <w:lang w:val="en-GB"/>
        </w:rPr>
        <w:t>P.</w:t>
      </w:r>
      <w:r w:rsidRPr="00A76730">
        <w:rPr>
          <w:lang w:val="en-GB"/>
        </w:rPr>
        <w:t xml:space="preserve"> </w:t>
      </w:r>
      <w:r w:rsidRPr="00A76730">
        <w:rPr>
          <w:i/>
          <w:lang w:val="en-GB"/>
        </w:rPr>
        <w:t>wardii</w:t>
      </w:r>
      <w:r w:rsidRPr="00A76730">
        <w:rPr>
          <w:lang w:val="en-GB"/>
        </w:rPr>
        <w:t>, it turned out that even pictures with all characteristics of the section clearly visible were hard to classify correctly (</w:t>
      </w:r>
      <w:r w:rsidR="00D13BEF" w:rsidRPr="00A76730">
        <w:rPr>
          <w:lang w:val="en-GB"/>
        </w:rPr>
        <w:t>see table 3 in supplementary 4</w:t>
      </w:r>
      <w:r w:rsidRPr="00A76730">
        <w:rPr>
          <w:lang w:val="en-GB"/>
        </w:rPr>
        <w:t xml:space="preserve">). </w:t>
      </w:r>
      <w:r w:rsidR="00D13BEF" w:rsidRPr="00A76730">
        <w:rPr>
          <w:lang w:val="en-GB"/>
        </w:rPr>
        <w:t>Like before, o</w:t>
      </w:r>
      <w:r w:rsidR="00A83A9C" w:rsidRPr="00A76730">
        <w:rPr>
          <w:lang w:val="en-GB"/>
        </w:rPr>
        <w:t>ne</w:t>
      </w:r>
      <w:r w:rsidR="00D13BEF" w:rsidRPr="00A76730">
        <w:rPr>
          <w:lang w:val="en-GB"/>
        </w:rPr>
        <w:t xml:space="preserve"> of the possible explanations could be</w:t>
      </w:r>
      <w:r w:rsidR="00A83A9C" w:rsidRPr="00A76730">
        <w:rPr>
          <w:lang w:val="en-GB"/>
        </w:rPr>
        <w:t xml:space="preserve"> that </w:t>
      </w:r>
      <w:r w:rsidR="00EE7DB7" w:rsidRPr="00A76730">
        <w:rPr>
          <w:lang w:val="en-GB"/>
        </w:rPr>
        <w:t xml:space="preserve">species of the section </w:t>
      </w:r>
      <w:r w:rsidR="00EE7DB7" w:rsidRPr="00A76730">
        <w:rPr>
          <w:i/>
          <w:lang w:val="en-GB"/>
        </w:rPr>
        <w:t>Barbata</w:t>
      </w:r>
      <w:r w:rsidR="00EE7DB7" w:rsidRPr="00A76730">
        <w:rPr>
          <w:lang w:val="en-GB"/>
        </w:rPr>
        <w:t xml:space="preserve"> share characteristics with the section </w:t>
      </w:r>
      <w:r w:rsidR="00EE7DB7" w:rsidRPr="00A76730">
        <w:rPr>
          <w:i/>
          <w:lang w:val="en-GB"/>
        </w:rPr>
        <w:t>Paphiopedilum</w:t>
      </w:r>
      <w:r w:rsidR="00EE7DB7" w:rsidRPr="00A76730">
        <w:rPr>
          <w:lang w:val="en-GB"/>
        </w:rPr>
        <w:t>. Another explanation could be that not enough train data of these species</w:t>
      </w:r>
      <w:r w:rsidR="004647C0" w:rsidRPr="00A76730">
        <w:rPr>
          <w:lang w:val="en-GB"/>
        </w:rPr>
        <w:t xml:space="preserve"> were added yet.</w:t>
      </w:r>
    </w:p>
    <w:p w14:paraId="72CEE3F6" w14:textId="77777777" w:rsidR="000F63B7" w:rsidRPr="00A76730" w:rsidRDefault="000F63B7" w:rsidP="005C3013">
      <w:pPr>
        <w:rPr>
          <w:lang w:val="en-GB"/>
        </w:rPr>
      </w:pPr>
    </w:p>
    <w:p w14:paraId="060C4DD4" w14:textId="77777777" w:rsidR="00976CB1" w:rsidRPr="00A76730" w:rsidRDefault="00CE5BEC" w:rsidP="00976CB1">
      <w:pPr>
        <w:pStyle w:val="Kop3"/>
        <w:rPr>
          <w:lang w:val="en-GB"/>
        </w:rPr>
      </w:pPr>
      <w:bookmarkStart w:id="175" w:name="_Toc262217614"/>
      <w:r w:rsidRPr="00A76730">
        <w:rPr>
          <w:lang w:val="en-GB"/>
        </w:rPr>
        <w:t xml:space="preserve">Section </w:t>
      </w:r>
      <w:r w:rsidR="00976CB1" w:rsidRPr="00A76730">
        <w:rPr>
          <w:i/>
          <w:lang w:val="en-GB"/>
        </w:rPr>
        <w:t>Brachypetalum</w:t>
      </w:r>
      <w:bookmarkEnd w:id="175"/>
    </w:p>
    <w:p w14:paraId="2112826D" w14:textId="77777777" w:rsidR="00976CB1" w:rsidRPr="00A76730" w:rsidRDefault="000E2BF0" w:rsidP="00976CB1">
      <w:pPr>
        <w:rPr>
          <w:lang w:val="en-GB"/>
        </w:rPr>
      </w:pPr>
      <w:r w:rsidRPr="00A76730">
        <w:rPr>
          <w:lang w:val="en-GB"/>
        </w:rPr>
        <w:t>This section is c</w:t>
      </w:r>
      <w:r w:rsidR="00632A5A" w:rsidRPr="00A76730">
        <w:rPr>
          <w:lang w:val="en-GB"/>
        </w:rPr>
        <w:t>haracterized morphologically by</w:t>
      </w:r>
      <w:r w:rsidR="000F63B7" w:rsidRPr="00A76730">
        <w:rPr>
          <w:lang w:val="en-GB"/>
        </w:rPr>
        <w:t xml:space="preserve"> broad-elliptic petals</w:t>
      </w:r>
      <w:r w:rsidR="00D13BEF" w:rsidRPr="00A76730">
        <w:rPr>
          <w:lang w:val="en-GB"/>
        </w:rPr>
        <w:t xml:space="preserve"> with purple spots</w:t>
      </w:r>
      <w:r w:rsidR="000F63B7" w:rsidRPr="00A76730">
        <w:rPr>
          <w:lang w:val="en-GB"/>
        </w:rPr>
        <w:t>,</w:t>
      </w:r>
      <w:r w:rsidR="004647C0" w:rsidRPr="00A76730">
        <w:rPr>
          <w:lang w:val="en-GB"/>
        </w:rPr>
        <w:t xml:space="preserve"> a</w:t>
      </w:r>
      <w:r w:rsidR="000F63B7" w:rsidRPr="00A76730">
        <w:rPr>
          <w:lang w:val="en-GB"/>
        </w:rPr>
        <w:t xml:space="preserve"> small and ovoid lip with an incurved margin and pale yellow or white flowers.</w:t>
      </w:r>
      <w:r w:rsidRPr="00A76730">
        <w:rPr>
          <w:lang w:val="en-GB"/>
        </w:rPr>
        <w:t xml:space="preserve"> </w:t>
      </w:r>
      <w:r w:rsidR="0031156A" w:rsidRPr="00A76730">
        <w:rPr>
          <w:lang w:val="en-GB"/>
        </w:rPr>
        <w:t>The visual recognition software developed during this internship identified this section very well</w:t>
      </w:r>
      <w:r w:rsidR="00D13BEF" w:rsidRPr="00A76730">
        <w:rPr>
          <w:lang w:val="en-GB"/>
        </w:rPr>
        <w:t xml:space="preserve"> (see table 4 in supplementary 3)</w:t>
      </w:r>
      <w:r w:rsidR="00976CB1" w:rsidRPr="00A76730">
        <w:rPr>
          <w:lang w:val="en-GB"/>
        </w:rPr>
        <w:t xml:space="preserve">. None of the pictures </w:t>
      </w:r>
      <w:r w:rsidR="00CE5BEC" w:rsidRPr="00A76730">
        <w:rPr>
          <w:lang w:val="en-GB"/>
        </w:rPr>
        <w:t>were</w:t>
      </w:r>
      <w:r w:rsidR="00976CB1" w:rsidRPr="00A76730">
        <w:rPr>
          <w:lang w:val="en-GB"/>
        </w:rPr>
        <w:t xml:space="preserve"> classified incorrectly and only a few </w:t>
      </w:r>
      <w:r w:rsidR="00CE5BEC" w:rsidRPr="00A76730">
        <w:rPr>
          <w:lang w:val="en-GB"/>
        </w:rPr>
        <w:t>were</w:t>
      </w:r>
      <w:r w:rsidR="00976CB1" w:rsidRPr="00A76730">
        <w:rPr>
          <w:lang w:val="en-GB"/>
        </w:rPr>
        <w:t xml:space="preserve"> classified</w:t>
      </w:r>
      <w:r w:rsidR="00CE5BEC" w:rsidRPr="00A76730">
        <w:rPr>
          <w:lang w:val="en-GB"/>
        </w:rPr>
        <w:t xml:space="preserve"> as</w:t>
      </w:r>
      <w:r w:rsidR="00976CB1" w:rsidRPr="00A76730">
        <w:rPr>
          <w:lang w:val="en-GB"/>
        </w:rPr>
        <w:t xml:space="preserve"> unknown. But even then</w:t>
      </w:r>
      <w:r w:rsidR="00CE5BEC" w:rsidRPr="00A76730">
        <w:rPr>
          <w:lang w:val="en-GB"/>
        </w:rPr>
        <w:t>,</w:t>
      </w:r>
      <w:r w:rsidR="00976CB1" w:rsidRPr="00A76730">
        <w:rPr>
          <w:lang w:val="en-GB"/>
        </w:rPr>
        <w:t xml:space="preserve"> most of the time the correct section </w:t>
      </w:r>
      <w:r w:rsidR="00CE5BEC" w:rsidRPr="00A76730">
        <w:rPr>
          <w:lang w:val="en-GB"/>
        </w:rPr>
        <w:t>was</w:t>
      </w:r>
      <w:r w:rsidR="00976CB1" w:rsidRPr="00A76730">
        <w:rPr>
          <w:lang w:val="en-GB"/>
        </w:rPr>
        <w:t xml:space="preserve"> one of the options.</w:t>
      </w:r>
      <w:r w:rsidR="004647C0" w:rsidRPr="00A76730">
        <w:rPr>
          <w:lang w:val="en-GB"/>
        </w:rPr>
        <w:t xml:space="preserve"> A possible explanation could be that this section contains few species only so variation is low.</w:t>
      </w:r>
    </w:p>
    <w:p w14:paraId="5E226337" w14:textId="77777777" w:rsidR="00976CB1" w:rsidRPr="00A76730" w:rsidRDefault="00CE5BEC" w:rsidP="00976CB1">
      <w:pPr>
        <w:pStyle w:val="Kop3"/>
        <w:rPr>
          <w:i/>
          <w:lang w:val="en-GB"/>
        </w:rPr>
      </w:pPr>
      <w:bookmarkStart w:id="176" w:name="_Toc262217615"/>
      <w:r w:rsidRPr="00A76730">
        <w:rPr>
          <w:lang w:val="en-GB"/>
        </w:rPr>
        <w:t>Section</w:t>
      </w:r>
      <w:r w:rsidRPr="00A76730">
        <w:rPr>
          <w:i/>
          <w:lang w:val="en-GB"/>
        </w:rPr>
        <w:t xml:space="preserve"> </w:t>
      </w:r>
      <w:r w:rsidR="00976CB1" w:rsidRPr="00A76730">
        <w:rPr>
          <w:i/>
          <w:lang w:val="en-GB"/>
        </w:rPr>
        <w:t>Coryopedilum</w:t>
      </w:r>
      <w:bookmarkEnd w:id="176"/>
    </w:p>
    <w:p w14:paraId="68452A17" w14:textId="77777777" w:rsidR="004647C0" w:rsidRPr="00A76730" w:rsidRDefault="000E2BF0" w:rsidP="00976CB1">
      <w:pPr>
        <w:rPr>
          <w:lang w:val="en-GB"/>
        </w:rPr>
      </w:pPr>
      <w:r w:rsidRPr="00A76730">
        <w:rPr>
          <w:lang w:val="en-GB"/>
        </w:rPr>
        <w:t>This section is c</w:t>
      </w:r>
      <w:r w:rsidR="00632A5A" w:rsidRPr="00A76730">
        <w:rPr>
          <w:lang w:val="en-GB"/>
        </w:rPr>
        <w:t>haracterized morphologically by</w:t>
      </w:r>
      <w:r w:rsidRPr="00A76730">
        <w:rPr>
          <w:lang w:val="en-GB"/>
        </w:rPr>
        <w:t xml:space="preserve"> </w:t>
      </w:r>
      <w:r w:rsidR="00632A5A" w:rsidRPr="00A76730">
        <w:rPr>
          <w:lang w:val="en-GB"/>
        </w:rPr>
        <w:t>long, tapering, spirally twisted</w:t>
      </w:r>
      <w:r w:rsidR="004647C0" w:rsidRPr="00A76730">
        <w:rPr>
          <w:lang w:val="en-GB"/>
        </w:rPr>
        <w:t xml:space="preserve"> and</w:t>
      </w:r>
      <w:r w:rsidR="00632A5A" w:rsidRPr="00A76730">
        <w:rPr>
          <w:lang w:val="en-GB"/>
        </w:rPr>
        <w:t xml:space="preserve"> hanging p</w:t>
      </w:r>
      <w:r w:rsidR="004647C0" w:rsidRPr="00A76730">
        <w:rPr>
          <w:lang w:val="en-GB"/>
        </w:rPr>
        <w:t>etals with warts on the margins and glands</w:t>
      </w:r>
      <w:r w:rsidR="00632A5A" w:rsidRPr="00A76730">
        <w:rPr>
          <w:lang w:val="en-GB"/>
        </w:rPr>
        <w:t xml:space="preserve"> at</w:t>
      </w:r>
      <w:r w:rsidR="004647C0" w:rsidRPr="00A76730">
        <w:rPr>
          <w:lang w:val="en-GB"/>
        </w:rPr>
        <w:t xml:space="preserve"> the</w:t>
      </w:r>
      <w:r w:rsidR="00632A5A" w:rsidRPr="00A76730">
        <w:rPr>
          <w:lang w:val="en-GB"/>
        </w:rPr>
        <w:t xml:space="preserve"> tip and</w:t>
      </w:r>
      <w:r w:rsidR="004647C0" w:rsidRPr="00A76730">
        <w:rPr>
          <w:lang w:val="en-GB"/>
        </w:rPr>
        <w:t xml:space="preserve"> a lip with</w:t>
      </w:r>
      <w:r w:rsidR="00632A5A" w:rsidRPr="00A76730">
        <w:rPr>
          <w:lang w:val="en-GB"/>
        </w:rPr>
        <w:t xml:space="preserve"> incurved side lobes. </w:t>
      </w:r>
      <w:r w:rsidR="00976CB1" w:rsidRPr="00A76730">
        <w:rPr>
          <w:lang w:val="en-GB"/>
        </w:rPr>
        <w:t xml:space="preserve">In this section one picture stands out, </w:t>
      </w:r>
      <w:r w:rsidR="00CE5BEC" w:rsidRPr="00A76730">
        <w:rPr>
          <w:i/>
          <w:lang w:val="en-GB"/>
        </w:rPr>
        <w:t xml:space="preserve">P. </w:t>
      </w:r>
      <w:r w:rsidR="00976CB1" w:rsidRPr="00A76730">
        <w:rPr>
          <w:i/>
          <w:lang w:val="en-GB"/>
        </w:rPr>
        <w:t>rothschildianium</w:t>
      </w:r>
      <w:r w:rsidR="00976CB1" w:rsidRPr="00A76730">
        <w:rPr>
          <w:lang w:val="en-GB"/>
        </w:rPr>
        <w:t xml:space="preserve">1. This picture </w:t>
      </w:r>
      <w:r w:rsidRPr="00A76730">
        <w:rPr>
          <w:lang w:val="en-GB"/>
        </w:rPr>
        <w:t>was</w:t>
      </w:r>
      <w:r w:rsidR="00976CB1" w:rsidRPr="00A76730">
        <w:rPr>
          <w:lang w:val="en-GB"/>
        </w:rPr>
        <w:t xml:space="preserve"> classified correctly with all</w:t>
      </w:r>
      <w:r w:rsidR="0084274C" w:rsidRPr="00A76730">
        <w:rPr>
          <w:lang w:val="en-GB"/>
        </w:rPr>
        <w:t xml:space="preserve"> networks</w:t>
      </w:r>
      <w:r w:rsidR="00D13BEF" w:rsidRPr="00A76730">
        <w:rPr>
          <w:lang w:val="en-GB"/>
        </w:rPr>
        <w:t xml:space="preserve"> (See table 5 in supplementary 4)</w:t>
      </w:r>
      <w:r w:rsidR="0084274C" w:rsidRPr="00A76730">
        <w:rPr>
          <w:lang w:val="en-GB"/>
        </w:rPr>
        <w:t>. So this is a good picture for classifying. Further, it is shown that the ot</w:t>
      </w:r>
      <w:r w:rsidR="00EE7DB7" w:rsidRPr="00A76730">
        <w:rPr>
          <w:lang w:val="en-GB"/>
        </w:rPr>
        <w:t>her two pictures of this species</w:t>
      </w:r>
      <w:r w:rsidR="0084274C" w:rsidRPr="00A76730">
        <w:rPr>
          <w:lang w:val="en-GB"/>
        </w:rPr>
        <w:t xml:space="preserve"> </w:t>
      </w:r>
      <w:r w:rsidRPr="00A76730">
        <w:rPr>
          <w:lang w:val="en-GB"/>
        </w:rPr>
        <w:t>were</w:t>
      </w:r>
      <w:r w:rsidR="0084274C" w:rsidRPr="00A76730">
        <w:rPr>
          <w:lang w:val="en-GB"/>
        </w:rPr>
        <w:t xml:space="preserve"> much harder to identify.</w:t>
      </w:r>
      <w:r w:rsidRPr="00A76730">
        <w:rPr>
          <w:lang w:val="en-GB"/>
        </w:rPr>
        <w:t xml:space="preserve"> </w:t>
      </w:r>
      <w:r w:rsidR="00EE7DB7" w:rsidRPr="00A76730">
        <w:rPr>
          <w:lang w:val="en-GB"/>
        </w:rPr>
        <w:t>Possible explanations are that the first picture has more characteristics visible than the other two</w:t>
      </w:r>
      <w:r w:rsidR="004647C0" w:rsidRPr="00A76730">
        <w:rPr>
          <w:lang w:val="en-GB"/>
        </w:rPr>
        <w:t xml:space="preserve"> (i.e. spirally twisted petals and incurved side lobes)</w:t>
      </w:r>
      <w:r w:rsidR="004E7E6A" w:rsidRPr="00A76730">
        <w:rPr>
          <w:lang w:val="en-GB"/>
        </w:rPr>
        <w:t xml:space="preserve"> or</w:t>
      </w:r>
      <w:r w:rsidR="004647C0" w:rsidRPr="00A76730">
        <w:rPr>
          <w:lang w:val="en-GB"/>
        </w:rPr>
        <w:t xml:space="preserve"> that</w:t>
      </w:r>
      <w:r w:rsidR="004E7E6A" w:rsidRPr="00A76730">
        <w:rPr>
          <w:lang w:val="en-GB"/>
        </w:rPr>
        <w:t xml:space="preserve"> the </w:t>
      </w:r>
      <w:r w:rsidR="004647C0" w:rsidRPr="00A76730">
        <w:rPr>
          <w:lang w:val="en-GB"/>
        </w:rPr>
        <w:t>resolution</w:t>
      </w:r>
      <w:r w:rsidR="004E7E6A" w:rsidRPr="00A76730">
        <w:rPr>
          <w:lang w:val="en-GB"/>
        </w:rPr>
        <w:t xml:space="preserve"> of the first picture is better than the other two.</w:t>
      </w:r>
    </w:p>
    <w:p w14:paraId="406CB0E3" w14:textId="77777777" w:rsidR="00894D0B" w:rsidRPr="00A76730" w:rsidRDefault="000E2BF0" w:rsidP="00894D0B">
      <w:pPr>
        <w:pStyle w:val="Kop3"/>
        <w:rPr>
          <w:i/>
          <w:lang w:val="en-GB"/>
        </w:rPr>
      </w:pPr>
      <w:bookmarkStart w:id="177" w:name="_Toc262217616"/>
      <w:r w:rsidRPr="00A76730">
        <w:rPr>
          <w:lang w:val="en-GB"/>
        </w:rPr>
        <w:t xml:space="preserve">Section </w:t>
      </w:r>
      <w:r w:rsidR="00894D0B" w:rsidRPr="00A76730">
        <w:rPr>
          <w:i/>
          <w:lang w:val="en-GB"/>
        </w:rPr>
        <w:t>Parvisepalum</w:t>
      </w:r>
      <w:bookmarkEnd w:id="177"/>
    </w:p>
    <w:p w14:paraId="24CAC9F6" w14:textId="77777777" w:rsidR="004647C0" w:rsidRPr="00A76730" w:rsidRDefault="000E2BF0" w:rsidP="00894D0B">
      <w:pPr>
        <w:rPr>
          <w:lang w:val="en-GB"/>
        </w:rPr>
      </w:pPr>
      <w:r w:rsidRPr="00A76730">
        <w:rPr>
          <w:lang w:val="en-GB"/>
        </w:rPr>
        <w:t>This section is c</w:t>
      </w:r>
      <w:r w:rsidR="00632A5A" w:rsidRPr="00A76730">
        <w:rPr>
          <w:lang w:val="en-GB"/>
        </w:rPr>
        <w:t>haracterized morphologically by</w:t>
      </w:r>
      <w:r w:rsidRPr="00A76730">
        <w:rPr>
          <w:lang w:val="en-GB"/>
        </w:rPr>
        <w:t xml:space="preserve"> </w:t>
      </w:r>
      <w:r w:rsidR="004647C0" w:rsidRPr="00A76730">
        <w:rPr>
          <w:lang w:val="en-GB"/>
        </w:rPr>
        <w:t>broad-elliptic, sub</w:t>
      </w:r>
      <w:r w:rsidR="00632A5A" w:rsidRPr="00A76730">
        <w:rPr>
          <w:lang w:val="en-GB"/>
        </w:rPr>
        <w:t>circular cream/yellow coloured petals and</w:t>
      </w:r>
      <w:r w:rsidR="004647C0" w:rsidRPr="00A76730">
        <w:rPr>
          <w:lang w:val="en-GB"/>
        </w:rPr>
        <w:t xml:space="preserve"> a large staminode</w:t>
      </w:r>
      <w:r w:rsidR="00632A5A" w:rsidRPr="00A76730">
        <w:rPr>
          <w:lang w:val="en-GB"/>
        </w:rPr>
        <w:t xml:space="preserve">. </w:t>
      </w:r>
      <w:r w:rsidR="00894D0B" w:rsidRPr="00A76730">
        <w:rPr>
          <w:lang w:val="en-GB"/>
        </w:rPr>
        <w:t xml:space="preserve">This section also has a striking picture, </w:t>
      </w:r>
      <w:r w:rsidRPr="00A76730">
        <w:rPr>
          <w:i/>
          <w:lang w:val="en-GB"/>
        </w:rPr>
        <w:t xml:space="preserve">P. </w:t>
      </w:r>
      <w:r w:rsidR="00894D0B" w:rsidRPr="00A76730">
        <w:rPr>
          <w:i/>
          <w:lang w:val="en-GB"/>
        </w:rPr>
        <w:t>emersonii</w:t>
      </w:r>
      <w:r w:rsidR="004647C0" w:rsidRPr="00A76730">
        <w:rPr>
          <w:lang w:val="en-GB"/>
        </w:rPr>
        <w:t>2_1. This picture was</w:t>
      </w:r>
      <w:r w:rsidR="00894D0B" w:rsidRPr="00A76730">
        <w:rPr>
          <w:lang w:val="en-GB"/>
        </w:rPr>
        <w:t xml:space="preserve"> always incorrectly classified. </w:t>
      </w:r>
      <w:commentRangeStart w:id="178"/>
      <w:r w:rsidR="00894D0B" w:rsidRPr="00A76730">
        <w:rPr>
          <w:lang w:val="en-GB"/>
        </w:rPr>
        <w:t xml:space="preserve">Research on this picture shows </w:t>
      </w:r>
      <w:r w:rsidR="00677ED4" w:rsidRPr="00A76730">
        <w:rPr>
          <w:lang w:val="en-GB"/>
        </w:rPr>
        <w:t xml:space="preserve">that </w:t>
      </w:r>
      <w:r w:rsidR="00894D0B" w:rsidRPr="00A76730">
        <w:rPr>
          <w:lang w:val="en-GB"/>
        </w:rPr>
        <w:t>the petals are darker than the petals on the other pictures</w:t>
      </w:r>
      <w:r w:rsidR="00677ED4" w:rsidRPr="00A76730">
        <w:rPr>
          <w:lang w:val="en-GB"/>
        </w:rPr>
        <w:t xml:space="preserve"> of this section</w:t>
      </w:r>
      <w:commentRangeEnd w:id="178"/>
      <w:r w:rsidR="00B301D9">
        <w:rPr>
          <w:rStyle w:val="Verwijzingopmerking"/>
          <w:vanish/>
        </w:rPr>
        <w:commentReference w:id="178"/>
      </w:r>
      <w:r w:rsidR="00894D0B" w:rsidRPr="00A76730">
        <w:rPr>
          <w:lang w:val="en-GB"/>
        </w:rPr>
        <w:t xml:space="preserve">. </w:t>
      </w:r>
      <w:r w:rsidR="00D13BEF" w:rsidRPr="00A76730">
        <w:rPr>
          <w:lang w:val="en-GB"/>
        </w:rPr>
        <w:t>In addition,</w:t>
      </w:r>
      <w:r w:rsidR="0063226B" w:rsidRPr="00A76730">
        <w:rPr>
          <w:lang w:val="en-GB"/>
        </w:rPr>
        <w:t xml:space="preserve"> table</w:t>
      </w:r>
      <w:r w:rsidR="00D13BEF" w:rsidRPr="00A76730">
        <w:rPr>
          <w:lang w:val="en-GB"/>
        </w:rPr>
        <w:t xml:space="preserve"> 6 in supplementary 4</w:t>
      </w:r>
      <w:r w:rsidR="0063226B" w:rsidRPr="00A76730">
        <w:rPr>
          <w:lang w:val="en-GB"/>
        </w:rPr>
        <w:t xml:space="preserve"> shows that</w:t>
      </w:r>
      <w:r w:rsidR="004647C0" w:rsidRPr="00A76730">
        <w:rPr>
          <w:lang w:val="en-GB"/>
        </w:rPr>
        <w:t xml:space="preserve"> </w:t>
      </w:r>
      <w:r w:rsidR="004647C0" w:rsidRPr="00A76730">
        <w:rPr>
          <w:i/>
          <w:lang w:val="en-GB"/>
        </w:rPr>
        <w:t>P.</w:t>
      </w:r>
      <w:r w:rsidR="0063226B" w:rsidRPr="00A76730">
        <w:rPr>
          <w:lang w:val="en-GB"/>
        </w:rPr>
        <w:t xml:space="preserve"> </w:t>
      </w:r>
      <w:r w:rsidR="0063226B" w:rsidRPr="00A76730">
        <w:rPr>
          <w:i/>
          <w:lang w:val="en-GB"/>
        </w:rPr>
        <w:t>armeniacum</w:t>
      </w:r>
      <w:r w:rsidR="004647C0" w:rsidRPr="00A76730">
        <w:rPr>
          <w:lang w:val="en-GB"/>
        </w:rPr>
        <w:t xml:space="preserve"> was</w:t>
      </w:r>
      <w:r w:rsidR="0063226B" w:rsidRPr="00A76730">
        <w:rPr>
          <w:lang w:val="en-GB"/>
        </w:rPr>
        <w:t xml:space="preserve"> the best</w:t>
      </w:r>
      <w:r w:rsidR="004647C0" w:rsidRPr="00A76730">
        <w:rPr>
          <w:lang w:val="en-GB"/>
        </w:rPr>
        <w:t xml:space="preserve"> recognized</w:t>
      </w:r>
      <w:r w:rsidR="0063226B" w:rsidRPr="00A76730">
        <w:rPr>
          <w:lang w:val="en-GB"/>
        </w:rPr>
        <w:t xml:space="preserve"> species. All t</w:t>
      </w:r>
      <w:r w:rsidR="004647C0" w:rsidRPr="00A76730">
        <w:rPr>
          <w:lang w:val="en-GB"/>
        </w:rPr>
        <w:t>est pictures of this species were</w:t>
      </w:r>
      <w:r w:rsidR="0063226B" w:rsidRPr="00A76730">
        <w:rPr>
          <w:lang w:val="en-GB"/>
        </w:rPr>
        <w:t xml:space="preserve"> classified correct by all networks.</w:t>
      </w:r>
      <w:r w:rsidR="004647C0" w:rsidRPr="00A76730">
        <w:rPr>
          <w:lang w:val="en-GB"/>
        </w:rPr>
        <w:t xml:space="preserve"> A possible explanation could be that this section contains few species only so variation is low.</w:t>
      </w:r>
    </w:p>
    <w:p w14:paraId="12B29F83" w14:textId="77777777" w:rsidR="0063226B" w:rsidRPr="00A76730" w:rsidRDefault="0063226B" w:rsidP="0063226B">
      <w:pPr>
        <w:pStyle w:val="Kop3"/>
        <w:rPr>
          <w:lang w:val="en-GB"/>
        </w:rPr>
      </w:pPr>
      <w:bookmarkStart w:id="179" w:name="_Toc262217617"/>
      <w:r w:rsidRPr="00A76730">
        <w:rPr>
          <w:lang w:val="en-GB"/>
        </w:rPr>
        <w:t>Hybrids of</w:t>
      </w:r>
      <w:r w:rsidR="000E2BF0" w:rsidRPr="00A76730">
        <w:rPr>
          <w:lang w:val="en-GB"/>
        </w:rPr>
        <w:t xml:space="preserve"> species from sections </w:t>
      </w:r>
      <w:r w:rsidRPr="00A76730">
        <w:rPr>
          <w:i/>
          <w:lang w:val="en-GB"/>
        </w:rPr>
        <w:t>Parvisepalum</w:t>
      </w:r>
      <w:r w:rsidRPr="00A76730">
        <w:rPr>
          <w:lang w:val="en-GB"/>
        </w:rPr>
        <w:t xml:space="preserve"> and </w:t>
      </w:r>
      <w:r w:rsidRPr="00A76730">
        <w:rPr>
          <w:i/>
          <w:lang w:val="en-GB"/>
        </w:rPr>
        <w:t>Brachypetalum</w:t>
      </w:r>
      <w:bookmarkEnd w:id="179"/>
    </w:p>
    <w:p w14:paraId="699E2075" w14:textId="77777777" w:rsidR="004647C0" w:rsidRPr="00A76730" w:rsidRDefault="00097A11" w:rsidP="0063226B">
      <w:pPr>
        <w:rPr>
          <w:lang w:val="en-GB"/>
        </w:rPr>
      </w:pPr>
      <w:r w:rsidRPr="00A76730">
        <w:rPr>
          <w:lang w:val="en-GB"/>
        </w:rPr>
        <w:t>Besides</w:t>
      </w:r>
      <w:r w:rsidR="0063226B" w:rsidRPr="00A76730">
        <w:rPr>
          <w:lang w:val="en-GB"/>
        </w:rPr>
        <w:t xml:space="preserve"> testing the ANNs with pictures of the sections, the networks </w:t>
      </w:r>
      <w:r w:rsidR="002C0DF8" w:rsidRPr="00A76730">
        <w:rPr>
          <w:lang w:val="en-GB"/>
        </w:rPr>
        <w:t>were</w:t>
      </w:r>
      <w:r w:rsidR="0063226B" w:rsidRPr="00A76730">
        <w:rPr>
          <w:lang w:val="en-GB"/>
        </w:rPr>
        <w:t xml:space="preserve"> also tested with pictures of hybrids</w:t>
      </w:r>
      <w:r w:rsidR="004647C0" w:rsidRPr="00A76730">
        <w:rPr>
          <w:lang w:val="en-GB"/>
        </w:rPr>
        <w:t xml:space="preserve"> of species of different sections</w:t>
      </w:r>
      <w:r w:rsidR="0063226B" w:rsidRPr="00A76730">
        <w:rPr>
          <w:lang w:val="en-GB"/>
        </w:rPr>
        <w:t>.</w:t>
      </w:r>
      <w:r w:rsidR="008D6819" w:rsidRPr="00A76730">
        <w:rPr>
          <w:lang w:val="en-GB"/>
        </w:rPr>
        <w:t xml:space="preserve"> </w:t>
      </w:r>
      <w:r w:rsidR="00EA38C2" w:rsidRPr="00A76730">
        <w:rPr>
          <w:lang w:val="en-GB"/>
        </w:rPr>
        <w:t xml:space="preserve">This was </w:t>
      </w:r>
      <w:r w:rsidR="004647C0" w:rsidRPr="00A76730">
        <w:rPr>
          <w:lang w:val="en-GB"/>
        </w:rPr>
        <w:t>done to test if it was possible to identify</w:t>
      </w:r>
      <w:r w:rsidR="00EA38C2" w:rsidRPr="00A76730">
        <w:rPr>
          <w:lang w:val="en-GB"/>
        </w:rPr>
        <w:t xml:space="preserve"> one or both of the </w:t>
      </w:r>
      <w:r w:rsidR="00AA025E" w:rsidRPr="00A76730">
        <w:rPr>
          <w:lang w:val="en-GB"/>
        </w:rPr>
        <w:t xml:space="preserve">parental </w:t>
      </w:r>
      <w:r w:rsidR="004647C0" w:rsidRPr="00A76730">
        <w:rPr>
          <w:lang w:val="en-GB"/>
        </w:rPr>
        <w:t>species</w:t>
      </w:r>
      <w:r w:rsidR="00EA38C2" w:rsidRPr="00A76730">
        <w:rPr>
          <w:lang w:val="en-GB"/>
        </w:rPr>
        <w:t>.</w:t>
      </w:r>
      <w:r w:rsidR="004647C0" w:rsidRPr="00A76730">
        <w:rPr>
          <w:lang w:val="en-GB"/>
        </w:rPr>
        <w:t xml:space="preserve"> It could be hard to identify both parental species</w:t>
      </w:r>
      <w:r w:rsidR="00D13BEF" w:rsidRPr="00A76730">
        <w:rPr>
          <w:lang w:val="en-GB"/>
        </w:rPr>
        <w:t xml:space="preserve"> because t</w:t>
      </w:r>
      <w:r w:rsidR="004647C0" w:rsidRPr="00A76730">
        <w:rPr>
          <w:lang w:val="en-GB"/>
        </w:rPr>
        <w:t>he hybrid shares a part of its morphology</w:t>
      </w:r>
      <w:r w:rsidR="00D13BEF" w:rsidRPr="00A76730">
        <w:rPr>
          <w:lang w:val="en-GB"/>
        </w:rPr>
        <w:t xml:space="preserve"> with the mother and another part wit</w:t>
      </w:r>
      <w:r w:rsidR="004647C0" w:rsidRPr="00A76730">
        <w:rPr>
          <w:lang w:val="en-GB"/>
        </w:rPr>
        <w:t>h the father. Since the ANNs were</w:t>
      </w:r>
      <w:r w:rsidR="00D13BEF" w:rsidRPr="00A76730">
        <w:rPr>
          <w:lang w:val="en-GB"/>
        </w:rPr>
        <w:t xml:space="preserve"> not trained with pictures of</w:t>
      </w:r>
      <w:r w:rsidR="004647C0" w:rsidRPr="00A76730">
        <w:rPr>
          <w:lang w:val="en-GB"/>
        </w:rPr>
        <w:t xml:space="preserve"> hybrids, the assumption was</w:t>
      </w:r>
      <w:r w:rsidR="00D13BEF" w:rsidRPr="00A76730">
        <w:rPr>
          <w:lang w:val="en-GB"/>
        </w:rPr>
        <w:t xml:space="preserve"> tha</w:t>
      </w:r>
      <w:r w:rsidR="00606009" w:rsidRPr="00A76730">
        <w:rPr>
          <w:lang w:val="en-GB"/>
        </w:rPr>
        <w:t>t only one parental section would</w:t>
      </w:r>
      <w:r w:rsidR="00D13BEF" w:rsidRPr="00A76730">
        <w:rPr>
          <w:lang w:val="en-GB"/>
        </w:rPr>
        <w:t xml:space="preserve"> be found by the neural networks.</w:t>
      </w:r>
      <w:r w:rsidR="002C0DF8" w:rsidRPr="00A76730">
        <w:rPr>
          <w:lang w:val="en-GB"/>
        </w:rPr>
        <w:t xml:space="preserve"> </w:t>
      </w:r>
      <w:r w:rsidR="00BA4982" w:rsidRPr="00A76730">
        <w:rPr>
          <w:lang w:val="en-GB"/>
        </w:rPr>
        <w:t>T</w:t>
      </w:r>
      <w:r w:rsidR="008D6819" w:rsidRPr="00A76730">
        <w:rPr>
          <w:lang w:val="en-GB"/>
        </w:rPr>
        <w:t xml:space="preserve">able </w:t>
      </w:r>
      <w:r w:rsidR="00D13BEF" w:rsidRPr="00A76730">
        <w:rPr>
          <w:lang w:val="en-GB"/>
        </w:rPr>
        <w:t>7 in supplementary 4</w:t>
      </w:r>
      <w:r w:rsidR="00BA4982" w:rsidRPr="00A76730">
        <w:rPr>
          <w:lang w:val="en-GB"/>
        </w:rPr>
        <w:t xml:space="preserve"> </w:t>
      </w:r>
      <w:r w:rsidR="008D6819" w:rsidRPr="00A76730">
        <w:rPr>
          <w:lang w:val="en-GB"/>
        </w:rPr>
        <w:t xml:space="preserve">shows that most of the time the pictures </w:t>
      </w:r>
      <w:r w:rsidR="002C0DF8" w:rsidRPr="00A76730">
        <w:rPr>
          <w:lang w:val="en-GB"/>
        </w:rPr>
        <w:t>were</w:t>
      </w:r>
      <w:r w:rsidR="008D6819" w:rsidRPr="00A76730">
        <w:rPr>
          <w:lang w:val="en-GB"/>
        </w:rPr>
        <w:t xml:space="preserve"> </w:t>
      </w:r>
      <w:ins w:id="180" w:author="Rutger Vos" w:date="2014-05-22T11:39:00Z">
        <w:r w:rsidR="00173C4E">
          <w:rPr>
            <w:lang w:val="en-GB"/>
          </w:rPr>
          <w:t xml:space="preserve">indeed </w:t>
        </w:r>
      </w:ins>
      <w:r w:rsidR="008D6819" w:rsidRPr="00A76730">
        <w:rPr>
          <w:lang w:val="en-GB"/>
        </w:rPr>
        <w:t>classified as one of the parental sections</w:t>
      </w:r>
      <w:del w:id="181" w:author="Rutger Vos" w:date="2014-05-22T11:39:00Z">
        <w:r w:rsidR="00606009" w:rsidRPr="00A76730" w:rsidDel="00173C4E">
          <w:rPr>
            <w:lang w:val="en-GB"/>
          </w:rPr>
          <w:delText xml:space="preserve"> indeed</w:delText>
        </w:r>
      </w:del>
      <w:r w:rsidR="008D6819" w:rsidRPr="00A76730">
        <w:rPr>
          <w:lang w:val="en-GB"/>
        </w:rPr>
        <w:t xml:space="preserve">. In just one case, </w:t>
      </w:r>
      <w:r w:rsidR="008D6819" w:rsidRPr="00A76730">
        <w:rPr>
          <w:i/>
          <w:lang w:val="en-GB"/>
        </w:rPr>
        <w:t>armeniacum</w:t>
      </w:r>
      <w:r w:rsidR="00677ED4" w:rsidRPr="00A76730">
        <w:rPr>
          <w:lang w:val="en-GB"/>
        </w:rPr>
        <w:t xml:space="preserve"> x </w:t>
      </w:r>
      <w:r w:rsidR="008D6819" w:rsidRPr="00A76730">
        <w:rPr>
          <w:i/>
          <w:lang w:val="en-GB"/>
        </w:rPr>
        <w:t>concolor</w:t>
      </w:r>
      <w:r w:rsidR="008D6819" w:rsidRPr="00A76730">
        <w:rPr>
          <w:lang w:val="en-GB"/>
        </w:rPr>
        <w:t xml:space="preserve"> using the network with Desired Error 0</w:t>
      </w:r>
      <w:r w:rsidR="00AA025E" w:rsidRPr="00A76730">
        <w:rPr>
          <w:lang w:val="en-GB"/>
        </w:rPr>
        <w:t>.</w:t>
      </w:r>
      <w:r w:rsidR="008D6819" w:rsidRPr="00A76730">
        <w:rPr>
          <w:lang w:val="en-GB"/>
        </w:rPr>
        <w:t>0</w:t>
      </w:r>
      <w:r w:rsidR="00606009" w:rsidRPr="00A76730">
        <w:rPr>
          <w:lang w:val="en-GB"/>
        </w:rPr>
        <w:t>0001, both parental sections were</w:t>
      </w:r>
      <w:r w:rsidR="008D6819" w:rsidRPr="00A76730">
        <w:rPr>
          <w:lang w:val="en-GB"/>
        </w:rPr>
        <w:t xml:space="preserve"> found.</w:t>
      </w:r>
    </w:p>
    <w:p w14:paraId="7250075C" w14:textId="77777777" w:rsidR="008D6819" w:rsidRPr="00A76730" w:rsidRDefault="00E81FD9" w:rsidP="008D6819">
      <w:pPr>
        <w:pStyle w:val="Kop2"/>
        <w:rPr>
          <w:lang w:val="en-GB"/>
        </w:rPr>
      </w:pPr>
      <w:bookmarkStart w:id="182" w:name="_Toc262217618"/>
      <w:r w:rsidRPr="00A76730">
        <w:rPr>
          <w:lang w:val="en-GB"/>
        </w:rPr>
        <w:t>Characteristic research</w:t>
      </w:r>
      <w:bookmarkEnd w:id="182"/>
    </w:p>
    <w:p w14:paraId="033752FB" w14:textId="77777777" w:rsidR="0052071C" w:rsidRPr="00A76730" w:rsidRDefault="00E81FD9" w:rsidP="0052071C">
      <w:pPr>
        <w:rPr>
          <w:lang w:val="en-GB"/>
        </w:rPr>
      </w:pPr>
      <w:r w:rsidRPr="00A76730">
        <w:rPr>
          <w:lang w:val="en-GB"/>
        </w:rPr>
        <w:t xml:space="preserve">Following the results of the first run, research on the characteristics of some species </w:t>
      </w:r>
      <w:r w:rsidR="00C60D7C" w:rsidRPr="00A76730">
        <w:rPr>
          <w:lang w:val="en-GB"/>
        </w:rPr>
        <w:t>was</w:t>
      </w:r>
      <w:r w:rsidRPr="00A76730">
        <w:rPr>
          <w:lang w:val="en-GB"/>
        </w:rPr>
        <w:t xml:space="preserve"> done</w:t>
      </w:r>
      <w:r w:rsidR="004E7E6A" w:rsidRPr="00A76730">
        <w:rPr>
          <w:lang w:val="en-GB"/>
        </w:rPr>
        <w:t xml:space="preserve"> to understand why some species</w:t>
      </w:r>
      <w:r w:rsidR="00AA025E" w:rsidRPr="00A76730">
        <w:rPr>
          <w:lang w:val="en-GB"/>
        </w:rPr>
        <w:t xml:space="preserve"> or </w:t>
      </w:r>
      <w:r w:rsidR="004E7E6A" w:rsidRPr="00A76730">
        <w:rPr>
          <w:lang w:val="en-GB"/>
        </w:rPr>
        <w:t>sections were hard to classify</w:t>
      </w:r>
      <w:r w:rsidRPr="00A76730">
        <w:rPr>
          <w:lang w:val="en-GB"/>
        </w:rPr>
        <w:t xml:space="preserve">. The results of this research can be found in </w:t>
      </w:r>
      <w:r w:rsidR="00D13BEF" w:rsidRPr="00A76730">
        <w:rPr>
          <w:lang w:val="en-GB"/>
        </w:rPr>
        <w:t>supplementary 5</w:t>
      </w:r>
      <w:r w:rsidRPr="00A76730">
        <w:rPr>
          <w:lang w:val="en-GB"/>
        </w:rPr>
        <w:t>. These results</w:t>
      </w:r>
      <w:r w:rsidR="004E7E6A" w:rsidRPr="00A76730">
        <w:rPr>
          <w:lang w:val="en-GB"/>
        </w:rPr>
        <w:t xml:space="preserve"> show that most of the test pictures do not have all section characteristics visible. The results indicate also that some characteristics were shared between different sections, like broad-elliptic petals in the sections </w:t>
      </w:r>
      <w:r w:rsidR="00B50BE5" w:rsidRPr="00A76730">
        <w:rPr>
          <w:i/>
          <w:lang w:val="en-GB"/>
        </w:rPr>
        <w:t xml:space="preserve">Brachypetalum </w:t>
      </w:r>
      <w:r w:rsidR="00B50BE5" w:rsidRPr="00A76730">
        <w:rPr>
          <w:lang w:val="en-GB"/>
        </w:rPr>
        <w:t xml:space="preserve">and </w:t>
      </w:r>
      <w:r w:rsidR="00B50BE5" w:rsidRPr="00A76730">
        <w:rPr>
          <w:i/>
          <w:lang w:val="en-GB"/>
        </w:rPr>
        <w:t>Parvisepalum</w:t>
      </w:r>
      <w:r w:rsidR="00B50BE5" w:rsidRPr="00A76730">
        <w:rPr>
          <w:lang w:val="en-GB"/>
        </w:rPr>
        <w:t>.</w:t>
      </w:r>
      <w:r w:rsidR="004E7E6A" w:rsidRPr="00A76730">
        <w:rPr>
          <w:lang w:val="en-GB"/>
        </w:rPr>
        <w:t xml:space="preserve"> This</w:t>
      </w:r>
      <w:r w:rsidRPr="00A76730">
        <w:rPr>
          <w:lang w:val="en-GB"/>
        </w:rPr>
        <w:t xml:space="preserve"> </w:t>
      </w:r>
      <w:r w:rsidR="00D13BEF" w:rsidRPr="00A76730">
        <w:rPr>
          <w:lang w:val="en-GB"/>
        </w:rPr>
        <w:t>could be a reason</w:t>
      </w:r>
      <w:r w:rsidRPr="00A76730">
        <w:rPr>
          <w:lang w:val="en-GB"/>
        </w:rPr>
        <w:t xml:space="preserve"> why some species </w:t>
      </w:r>
      <w:r w:rsidR="002C0DF8" w:rsidRPr="00A76730">
        <w:rPr>
          <w:lang w:val="en-GB"/>
        </w:rPr>
        <w:t>were</w:t>
      </w:r>
      <w:r w:rsidRPr="00A76730">
        <w:rPr>
          <w:lang w:val="en-GB"/>
        </w:rPr>
        <w:t xml:space="preserve"> classified very </w:t>
      </w:r>
      <w:r w:rsidR="00AA025E" w:rsidRPr="00A76730">
        <w:rPr>
          <w:lang w:val="en-GB"/>
        </w:rPr>
        <w:t>poorly</w:t>
      </w:r>
      <w:r w:rsidRPr="00A76730">
        <w:rPr>
          <w:lang w:val="en-GB"/>
        </w:rPr>
        <w:t xml:space="preserve">. </w:t>
      </w:r>
      <w:r w:rsidR="002C0DF8" w:rsidRPr="00A76730">
        <w:rPr>
          <w:lang w:val="en-GB"/>
        </w:rPr>
        <w:t xml:space="preserve">Essential characters necessary for correct </w:t>
      </w:r>
      <w:r w:rsidR="001115EE" w:rsidRPr="00A76730">
        <w:rPr>
          <w:lang w:val="en-GB"/>
        </w:rPr>
        <w:t>identification turned out to be the shape of the petals, the presence or absence of wards on the petals</w:t>
      </w:r>
      <w:ins w:id="183" w:author="Rutger Vos" w:date="2014-05-22T11:40:00Z">
        <w:r w:rsidR="00173C4E">
          <w:rPr>
            <w:lang w:val="en-GB"/>
          </w:rPr>
          <w:t>,</w:t>
        </w:r>
      </w:ins>
      <w:r w:rsidR="001115EE" w:rsidRPr="00A76730">
        <w:rPr>
          <w:lang w:val="en-GB"/>
        </w:rPr>
        <w:t xml:space="preserve"> the colour of the flower</w:t>
      </w:r>
      <w:ins w:id="184" w:author="Rutger Vos" w:date="2014-05-22T11:40:00Z">
        <w:r w:rsidR="00173C4E">
          <w:rPr>
            <w:lang w:val="en-GB"/>
          </w:rPr>
          <w:t>,</w:t>
        </w:r>
      </w:ins>
      <w:r w:rsidR="001115EE" w:rsidRPr="00A76730">
        <w:rPr>
          <w:lang w:val="en-GB"/>
        </w:rPr>
        <w:t xml:space="preserve"> and the shape of the lip</w:t>
      </w:r>
      <w:r w:rsidR="0052071C" w:rsidRPr="00A76730">
        <w:rPr>
          <w:lang w:val="en-GB"/>
        </w:rPr>
        <w:t xml:space="preserve"> (incurved or not)</w:t>
      </w:r>
      <w:r w:rsidR="001115EE" w:rsidRPr="00A76730">
        <w:rPr>
          <w:lang w:val="en-GB"/>
        </w:rPr>
        <w:t xml:space="preserve">. Especially the colour was often distorted </w:t>
      </w:r>
      <w:commentRangeStart w:id="185"/>
      <w:r w:rsidR="001115EE" w:rsidRPr="00A76730">
        <w:rPr>
          <w:lang w:val="en-GB"/>
        </w:rPr>
        <w:t>(i.e. white flowers looked yellow or yellow flowers looked green)</w:t>
      </w:r>
      <w:commentRangeEnd w:id="185"/>
      <w:r w:rsidR="00173C4E">
        <w:rPr>
          <w:rStyle w:val="Verwijzingopmerking"/>
          <w:vanish/>
        </w:rPr>
        <w:commentReference w:id="185"/>
      </w:r>
      <w:r w:rsidR="001115EE" w:rsidRPr="00A76730">
        <w:rPr>
          <w:lang w:val="en-GB"/>
        </w:rPr>
        <w:t xml:space="preserve"> which might explain </w:t>
      </w:r>
      <w:ins w:id="186" w:author="Rutger Vos" w:date="2014-05-22T11:41:00Z">
        <w:r w:rsidR="00173C4E">
          <w:rPr>
            <w:lang w:val="en-GB"/>
          </w:rPr>
          <w:t xml:space="preserve">some of the </w:t>
        </w:r>
      </w:ins>
      <w:r w:rsidR="001115EE" w:rsidRPr="00A76730">
        <w:rPr>
          <w:lang w:val="en-GB"/>
        </w:rPr>
        <w:t>poor results obtained.</w:t>
      </w:r>
    </w:p>
    <w:p w14:paraId="7C7712B7" w14:textId="77777777" w:rsidR="001115EE" w:rsidRPr="00A76730" w:rsidRDefault="00E81FD9" w:rsidP="001115EE">
      <w:pPr>
        <w:ind w:firstLine="709"/>
        <w:rPr>
          <w:lang w:val="en-GB"/>
        </w:rPr>
      </w:pPr>
      <w:r w:rsidRPr="00A76730">
        <w:rPr>
          <w:lang w:val="en-GB"/>
        </w:rPr>
        <w:t xml:space="preserve">During this research it was also </w:t>
      </w:r>
      <w:r w:rsidR="00C60D7C" w:rsidRPr="00A76730">
        <w:rPr>
          <w:lang w:val="en-GB"/>
        </w:rPr>
        <w:t>discovered</w:t>
      </w:r>
      <w:r w:rsidRPr="00A76730">
        <w:rPr>
          <w:lang w:val="en-GB"/>
        </w:rPr>
        <w:t xml:space="preserve"> that some species</w:t>
      </w:r>
      <w:r w:rsidR="006B5238" w:rsidRPr="00A76730">
        <w:rPr>
          <w:lang w:val="en-GB"/>
        </w:rPr>
        <w:t xml:space="preserve"> of the sections </w:t>
      </w:r>
      <w:r w:rsidR="006B5238" w:rsidRPr="00A76730">
        <w:rPr>
          <w:i/>
          <w:lang w:val="en-GB"/>
        </w:rPr>
        <w:t>Barbata</w:t>
      </w:r>
      <w:r w:rsidR="006B5238" w:rsidRPr="00A76730">
        <w:rPr>
          <w:lang w:val="en-GB"/>
        </w:rPr>
        <w:t xml:space="preserve"> and </w:t>
      </w:r>
      <w:r w:rsidR="006B5238" w:rsidRPr="00A76730">
        <w:rPr>
          <w:i/>
          <w:lang w:val="en-GB"/>
        </w:rPr>
        <w:t>Coryopedilum</w:t>
      </w:r>
      <w:r w:rsidRPr="00A76730">
        <w:rPr>
          <w:lang w:val="en-GB"/>
        </w:rPr>
        <w:t xml:space="preserve"> had only one picture in the train data. This could also be a reason why these species </w:t>
      </w:r>
      <w:r w:rsidR="00C60D7C" w:rsidRPr="00A76730">
        <w:rPr>
          <w:lang w:val="en-GB"/>
        </w:rPr>
        <w:t>were</w:t>
      </w:r>
      <w:r w:rsidRPr="00A76730">
        <w:rPr>
          <w:lang w:val="en-GB"/>
        </w:rPr>
        <w:t xml:space="preserve"> classified </w:t>
      </w:r>
      <w:r w:rsidR="00AA025E" w:rsidRPr="00A76730">
        <w:rPr>
          <w:lang w:val="en-GB"/>
        </w:rPr>
        <w:t>poorly</w:t>
      </w:r>
      <w:r w:rsidRPr="00A76730">
        <w:rPr>
          <w:lang w:val="en-GB"/>
        </w:rPr>
        <w:t xml:space="preserve">. </w:t>
      </w:r>
      <w:r w:rsidR="00C60D7C" w:rsidRPr="00A76730">
        <w:rPr>
          <w:lang w:val="en-GB"/>
        </w:rPr>
        <w:t>E</w:t>
      </w:r>
      <w:r w:rsidRPr="00A76730">
        <w:rPr>
          <w:lang w:val="en-GB"/>
        </w:rPr>
        <w:t xml:space="preserve">xtra pictures of these species were added to the train data. This expanded train set </w:t>
      </w:r>
      <w:r w:rsidR="00C60D7C" w:rsidRPr="00A76730">
        <w:rPr>
          <w:lang w:val="en-GB"/>
        </w:rPr>
        <w:t>was</w:t>
      </w:r>
      <w:r w:rsidRPr="00A76730">
        <w:rPr>
          <w:lang w:val="en-GB"/>
        </w:rPr>
        <w:t xml:space="preserve"> used to train the ANNs again. These new networks were tested again with the same test sets</w:t>
      </w:r>
      <w:r w:rsidR="00C60D7C" w:rsidRPr="00A76730">
        <w:rPr>
          <w:lang w:val="en-GB"/>
        </w:rPr>
        <w:t xml:space="preserve"> to find out if better classification results were obtained</w:t>
      </w:r>
      <w:r w:rsidRPr="00A76730">
        <w:rPr>
          <w:lang w:val="en-GB"/>
        </w:rPr>
        <w:t>.</w:t>
      </w:r>
      <w:r w:rsidR="002C0DF8" w:rsidRPr="00A76730">
        <w:rPr>
          <w:lang w:val="en-GB"/>
        </w:rPr>
        <w:t xml:space="preserve"> The results of this experiment are described in more detail below.</w:t>
      </w:r>
    </w:p>
    <w:p w14:paraId="7F15E4C6" w14:textId="77777777" w:rsidR="00E81FD9" w:rsidRPr="00A76730" w:rsidRDefault="00E81FD9" w:rsidP="00E81FD9">
      <w:pPr>
        <w:pStyle w:val="Kop2"/>
        <w:rPr>
          <w:lang w:val="en-GB"/>
        </w:rPr>
      </w:pPr>
      <w:bookmarkStart w:id="187" w:name="_Toc262217619"/>
      <w:r w:rsidRPr="00A76730">
        <w:rPr>
          <w:lang w:val="en-GB"/>
        </w:rPr>
        <w:t>Second test run</w:t>
      </w:r>
      <w:bookmarkEnd w:id="187"/>
    </w:p>
    <w:p w14:paraId="05F67F3D" w14:textId="77777777" w:rsidR="001115EE" w:rsidRPr="00A76730" w:rsidRDefault="006B5238" w:rsidP="00E81FD9">
      <w:pPr>
        <w:rPr>
          <w:lang w:val="en-GB"/>
        </w:rPr>
      </w:pPr>
      <w:r w:rsidRPr="00A76730">
        <w:rPr>
          <w:lang w:val="en-GB"/>
        </w:rPr>
        <w:t xml:space="preserve">To </w:t>
      </w:r>
      <w:r w:rsidR="00AA025E" w:rsidRPr="00A76730">
        <w:rPr>
          <w:lang w:val="en-GB"/>
        </w:rPr>
        <w:t xml:space="preserve">demonstrate </w:t>
      </w:r>
      <w:r w:rsidRPr="00A76730">
        <w:rPr>
          <w:lang w:val="en-GB"/>
        </w:rPr>
        <w:t>that more pictures in the train data improves the ability of the ANNs to classify pictures</w:t>
      </w:r>
      <w:r w:rsidR="002C0DF8" w:rsidRPr="00A76730">
        <w:rPr>
          <w:lang w:val="en-GB"/>
        </w:rPr>
        <w:t>,</w:t>
      </w:r>
      <w:r w:rsidRPr="00A76730">
        <w:rPr>
          <w:lang w:val="en-GB"/>
        </w:rPr>
        <w:t xml:space="preserve"> a second test run</w:t>
      </w:r>
      <w:r w:rsidR="002C0DF8" w:rsidRPr="00A76730">
        <w:rPr>
          <w:lang w:val="en-GB"/>
        </w:rPr>
        <w:t xml:space="preserve"> was</w:t>
      </w:r>
      <w:r w:rsidRPr="00A76730">
        <w:rPr>
          <w:lang w:val="en-GB"/>
        </w:rPr>
        <w:t xml:space="preserve"> done. The results of this run can be found in </w:t>
      </w:r>
      <w:r w:rsidR="00D13BEF" w:rsidRPr="00A76730">
        <w:rPr>
          <w:lang w:val="en-GB"/>
        </w:rPr>
        <w:t>supplementary 6</w:t>
      </w:r>
      <w:r w:rsidRPr="00A76730">
        <w:rPr>
          <w:lang w:val="en-GB"/>
        </w:rPr>
        <w:t xml:space="preserve">. The structure of these tables is the same as in </w:t>
      </w:r>
      <w:r w:rsidR="00D13BEF" w:rsidRPr="00A76730">
        <w:rPr>
          <w:lang w:val="en-GB"/>
        </w:rPr>
        <w:t>supplementary 4</w:t>
      </w:r>
      <w:r w:rsidRPr="00A76730">
        <w:rPr>
          <w:lang w:val="en-GB"/>
        </w:rPr>
        <w:t xml:space="preserve">. </w:t>
      </w:r>
      <w:r w:rsidR="0052071C" w:rsidRPr="00A76730">
        <w:rPr>
          <w:lang w:val="en-GB"/>
        </w:rPr>
        <w:t xml:space="preserve">Some </w:t>
      </w:r>
      <w:r w:rsidR="002C0DF8" w:rsidRPr="00A76730">
        <w:rPr>
          <w:lang w:val="en-GB"/>
        </w:rPr>
        <w:t>pictures (</w:t>
      </w:r>
      <w:r w:rsidR="0052071C" w:rsidRPr="00A76730">
        <w:rPr>
          <w:lang w:val="en-GB"/>
        </w:rPr>
        <w:t>i.e. 50 out of 124</w:t>
      </w:r>
      <w:r w:rsidR="001115EE" w:rsidRPr="00A76730">
        <w:rPr>
          <w:lang w:val="en-GB"/>
        </w:rPr>
        <w:t>; roughly 40%</w:t>
      </w:r>
      <w:r w:rsidR="002C0DF8" w:rsidRPr="00A76730">
        <w:rPr>
          <w:lang w:val="en-GB"/>
        </w:rPr>
        <w:t>) were</w:t>
      </w:r>
      <w:r w:rsidRPr="00A76730">
        <w:rPr>
          <w:lang w:val="en-GB"/>
        </w:rPr>
        <w:t xml:space="preserve"> </w:t>
      </w:r>
      <w:r w:rsidR="002C0DF8" w:rsidRPr="00A76730">
        <w:rPr>
          <w:lang w:val="en-GB"/>
        </w:rPr>
        <w:t xml:space="preserve">indeed </w:t>
      </w:r>
      <w:r w:rsidRPr="00A76730">
        <w:rPr>
          <w:lang w:val="en-GB"/>
        </w:rPr>
        <w:t>classified better</w:t>
      </w:r>
      <w:r w:rsidR="002C0DF8" w:rsidRPr="00A76730">
        <w:rPr>
          <w:lang w:val="en-GB"/>
        </w:rPr>
        <w:t>, showi</w:t>
      </w:r>
      <w:r w:rsidR="00707294" w:rsidRPr="00A76730">
        <w:rPr>
          <w:lang w:val="en-GB"/>
        </w:rPr>
        <w:t xml:space="preserve">ng that more training </w:t>
      </w:r>
      <w:ins w:id="188" w:author="Rutger Vos" w:date="2014-05-22T11:42:00Z">
        <w:r w:rsidR="00173C4E">
          <w:rPr>
            <w:lang w:val="en-GB"/>
          </w:rPr>
          <w:t xml:space="preserve">data </w:t>
        </w:r>
      </w:ins>
      <w:r w:rsidR="00707294" w:rsidRPr="00A76730">
        <w:rPr>
          <w:lang w:val="en-GB"/>
        </w:rPr>
        <w:t xml:space="preserve">pays of. </w:t>
      </w:r>
      <w:r w:rsidR="00482A42" w:rsidRPr="00A76730">
        <w:rPr>
          <w:lang w:val="en-GB"/>
        </w:rPr>
        <w:t xml:space="preserve">Other </w:t>
      </w:r>
      <w:r w:rsidRPr="00A76730">
        <w:rPr>
          <w:lang w:val="en-GB"/>
        </w:rPr>
        <w:t>pictures</w:t>
      </w:r>
      <w:r w:rsidR="0052071C" w:rsidRPr="00A76730">
        <w:rPr>
          <w:lang w:val="en-GB"/>
        </w:rPr>
        <w:t xml:space="preserve"> (i.e. 30 out of 124</w:t>
      </w:r>
      <w:r w:rsidR="001115EE" w:rsidRPr="00A76730">
        <w:rPr>
          <w:lang w:val="en-GB"/>
        </w:rPr>
        <w:t>; roughly 25%</w:t>
      </w:r>
      <w:r w:rsidR="0052071C" w:rsidRPr="00A76730">
        <w:rPr>
          <w:lang w:val="en-GB"/>
        </w:rPr>
        <w:t>)</w:t>
      </w:r>
      <w:r w:rsidRPr="00A76730">
        <w:rPr>
          <w:lang w:val="en-GB"/>
        </w:rPr>
        <w:t xml:space="preserve"> </w:t>
      </w:r>
      <w:r w:rsidR="002C0DF8" w:rsidRPr="00A76730">
        <w:rPr>
          <w:lang w:val="en-GB"/>
        </w:rPr>
        <w:t>were</w:t>
      </w:r>
      <w:r w:rsidRPr="00A76730">
        <w:rPr>
          <w:lang w:val="en-GB"/>
        </w:rPr>
        <w:t xml:space="preserve"> classified wo</w:t>
      </w:r>
      <w:r w:rsidR="0052071C" w:rsidRPr="00A76730">
        <w:rPr>
          <w:lang w:val="en-GB"/>
        </w:rPr>
        <w:t>rse than in the first test run. One explanation</w:t>
      </w:r>
      <w:r w:rsidRPr="00A76730">
        <w:rPr>
          <w:lang w:val="en-GB"/>
        </w:rPr>
        <w:t xml:space="preserve"> could be </w:t>
      </w:r>
      <w:del w:id="189" w:author="Rutger Vos" w:date="2014-05-22T11:42:00Z">
        <w:r w:rsidR="00B50BE5" w:rsidRPr="00A76730" w:rsidDel="00173C4E">
          <w:rPr>
            <w:lang w:val="en-GB"/>
          </w:rPr>
          <w:delText xml:space="preserve">the </w:delText>
        </w:r>
      </w:del>
      <w:r w:rsidR="00B50BE5" w:rsidRPr="00A76730">
        <w:rPr>
          <w:lang w:val="en-GB"/>
        </w:rPr>
        <w:t>coincidence during training</w:t>
      </w:r>
      <w:r w:rsidRPr="00A76730">
        <w:rPr>
          <w:lang w:val="en-GB"/>
        </w:rPr>
        <w:t xml:space="preserve">. </w:t>
      </w:r>
      <w:commentRangeStart w:id="190"/>
      <w:r w:rsidRPr="00A76730">
        <w:rPr>
          <w:lang w:val="en-GB"/>
        </w:rPr>
        <w:t>When you train t</w:t>
      </w:r>
      <w:r w:rsidR="002C0DF8" w:rsidRPr="00A76730">
        <w:rPr>
          <w:lang w:val="en-GB"/>
        </w:rPr>
        <w:t>w</w:t>
      </w:r>
      <w:r w:rsidRPr="00A76730">
        <w:rPr>
          <w:lang w:val="en-GB"/>
        </w:rPr>
        <w:t>o networks with the same settings and the same train set, both networks will be different</w:t>
      </w:r>
      <w:r w:rsidR="002C0DF8" w:rsidRPr="00A76730">
        <w:rPr>
          <w:lang w:val="en-GB"/>
        </w:rPr>
        <w:t xml:space="preserve"> nonetheless</w:t>
      </w:r>
      <w:r w:rsidRPr="00A76730">
        <w:rPr>
          <w:lang w:val="en-GB"/>
        </w:rPr>
        <w:t>.</w:t>
      </w:r>
      <w:r w:rsidR="002C0DF8" w:rsidRPr="00A76730">
        <w:rPr>
          <w:lang w:val="en-GB"/>
        </w:rPr>
        <w:t xml:space="preserve"> </w:t>
      </w:r>
      <w:r w:rsidR="00D13BEF" w:rsidRPr="00A76730">
        <w:rPr>
          <w:lang w:val="en-GB"/>
        </w:rPr>
        <w:t>The cause of this phenomenon is that d</w:t>
      </w:r>
      <w:r w:rsidR="0052071C" w:rsidRPr="00A76730">
        <w:rPr>
          <w:lang w:val="en-GB"/>
        </w:rPr>
        <w:t>uring the training the networks create connections. These connections will be</w:t>
      </w:r>
      <w:r w:rsidR="001115EE" w:rsidRPr="00A76730">
        <w:rPr>
          <w:lang w:val="en-GB"/>
        </w:rPr>
        <w:t xml:space="preserve"> different</w:t>
      </w:r>
      <w:r w:rsidR="0052071C" w:rsidRPr="00A76730">
        <w:rPr>
          <w:lang w:val="en-GB"/>
        </w:rPr>
        <w:t xml:space="preserve"> every time you train the network. </w:t>
      </w:r>
      <w:commentRangeEnd w:id="190"/>
      <w:r w:rsidR="00173C4E">
        <w:rPr>
          <w:rStyle w:val="Verwijzingopmerking"/>
          <w:vanish/>
        </w:rPr>
        <w:commentReference w:id="190"/>
      </w:r>
      <w:r w:rsidR="0052071C" w:rsidRPr="00A76730">
        <w:rPr>
          <w:lang w:val="en-GB"/>
        </w:rPr>
        <w:t>To classify a new picture the connections in the network</w:t>
      </w:r>
      <w:r w:rsidR="001115EE" w:rsidRPr="00A76730">
        <w:rPr>
          <w:lang w:val="en-GB"/>
        </w:rPr>
        <w:t xml:space="preserve"> found at that moment</w:t>
      </w:r>
      <w:r w:rsidR="0052071C" w:rsidRPr="00A76730">
        <w:rPr>
          <w:lang w:val="en-GB"/>
        </w:rPr>
        <w:t xml:space="preserve"> are used to give a result. This means that different connections can result in a different classification. The remaining 44 pictures</w:t>
      </w:r>
      <w:r w:rsidR="001115EE" w:rsidRPr="00A76730">
        <w:rPr>
          <w:lang w:val="en-GB"/>
        </w:rPr>
        <w:t xml:space="preserve"> (roughly 35%)</w:t>
      </w:r>
      <w:r w:rsidR="0052071C" w:rsidRPr="00A76730">
        <w:rPr>
          <w:lang w:val="en-GB"/>
        </w:rPr>
        <w:t xml:space="preserve"> were classified as good as in the first test run.</w:t>
      </w:r>
    </w:p>
    <w:p w14:paraId="5C7BEBA6" w14:textId="77777777" w:rsidR="00E21980" w:rsidRPr="00A76730" w:rsidRDefault="002C0DF8" w:rsidP="00E21980">
      <w:pPr>
        <w:pStyle w:val="Kop3"/>
        <w:rPr>
          <w:i/>
          <w:lang w:val="en-GB"/>
        </w:rPr>
      </w:pPr>
      <w:bookmarkStart w:id="191" w:name="_Toc262217620"/>
      <w:r w:rsidRPr="00A76730">
        <w:rPr>
          <w:lang w:val="en-GB"/>
        </w:rPr>
        <w:t>Section</w:t>
      </w:r>
      <w:r w:rsidRPr="00A76730">
        <w:rPr>
          <w:i/>
          <w:lang w:val="en-GB"/>
        </w:rPr>
        <w:t xml:space="preserve"> </w:t>
      </w:r>
      <w:r w:rsidR="00E21980" w:rsidRPr="00A76730">
        <w:rPr>
          <w:i/>
          <w:lang w:val="en-GB"/>
        </w:rPr>
        <w:t>Barbata</w:t>
      </w:r>
      <w:bookmarkEnd w:id="191"/>
    </w:p>
    <w:p w14:paraId="190C2AC1" w14:textId="77777777" w:rsidR="001115EE" w:rsidRPr="00A76730" w:rsidRDefault="00E21980" w:rsidP="001115EE">
      <w:pPr>
        <w:rPr>
          <w:lang w:val="en-GB"/>
        </w:rPr>
      </w:pPr>
      <w:r w:rsidRPr="00A76730">
        <w:rPr>
          <w:lang w:val="en-GB"/>
        </w:rPr>
        <w:t>After the second test</w:t>
      </w:r>
      <w:r w:rsidR="002C0DF8" w:rsidRPr="00A76730">
        <w:rPr>
          <w:lang w:val="en-GB"/>
        </w:rPr>
        <w:t>, species belonging to</w:t>
      </w:r>
      <w:r w:rsidRPr="00A76730">
        <w:rPr>
          <w:lang w:val="en-GB"/>
        </w:rPr>
        <w:t xml:space="preserve"> </w:t>
      </w:r>
      <w:r w:rsidR="002C0DF8" w:rsidRPr="00A76730">
        <w:rPr>
          <w:lang w:val="en-GB"/>
        </w:rPr>
        <w:t xml:space="preserve">section </w:t>
      </w:r>
      <w:r w:rsidRPr="00A76730">
        <w:rPr>
          <w:i/>
          <w:lang w:val="en-GB"/>
        </w:rPr>
        <w:t>Barbata</w:t>
      </w:r>
      <w:r w:rsidRPr="00A76730">
        <w:rPr>
          <w:b/>
          <w:i/>
          <w:lang w:val="en-GB"/>
        </w:rPr>
        <w:t xml:space="preserve"> </w:t>
      </w:r>
      <w:r w:rsidR="002C0DF8" w:rsidRPr="00A76730">
        <w:rPr>
          <w:lang w:val="en-GB"/>
        </w:rPr>
        <w:t>were</w:t>
      </w:r>
      <w:r w:rsidRPr="00A76730">
        <w:rPr>
          <w:lang w:val="en-GB"/>
        </w:rPr>
        <w:t xml:space="preserve"> still </w:t>
      </w:r>
      <w:r w:rsidR="002C0DF8" w:rsidRPr="00A76730">
        <w:rPr>
          <w:lang w:val="en-GB"/>
        </w:rPr>
        <w:t>difficult to</w:t>
      </w:r>
      <w:r w:rsidRPr="00A76730">
        <w:rPr>
          <w:lang w:val="en-GB"/>
        </w:rPr>
        <w:t xml:space="preserve"> classif</w:t>
      </w:r>
      <w:r w:rsidR="0052071C" w:rsidRPr="00A76730">
        <w:rPr>
          <w:lang w:val="en-GB"/>
        </w:rPr>
        <w:t>y</w:t>
      </w:r>
      <w:r w:rsidR="00AF7FAC">
        <w:rPr>
          <w:lang w:val="en-GB"/>
        </w:rPr>
        <w:t xml:space="preserve"> (See tables 12 and 13</w:t>
      </w:r>
      <w:r w:rsidR="00D13BEF" w:rsidRPr="00A76730">
        <w:rPr>
          <w:lang w:val="en-GB"/>
        </w:rPr>
        <w:t xml:space="preserve"> in supplementary 6)</w:t>
      </w:r>
      <w:r w:rsidR="0052071C" w:rsidRPr="00A76730">
        <w:rPr>
          <w:lang w:val="en-GB"/>
        </w:rPr>
        <w:t>. The results do show that many</w:t>
      </w:r>
      <w:r w:rsidRPr="00A76730">
        <w:rPr>
          <w:lang w:val="en-GB"/>
        </w:rPr>
        <w:t xml:space="preserve"> of the pictures of this section</w:t>
      </w:r>
      <w:r w:rsidR="00481A6A" w:rsidRPr="00A76730">
        <w:rPr>
          <w:lang w:val="en-GB"/>
        </w:rPr>
        <w:t xml:space="preserve"> were</w:t>
      </w:r>
      <w:r w:rsidRPr="00A76730">
        <w:rPr>
          <w:lang w:val="en-GB"/>
        </w:rPr>
        <w:t xml:space="preserve"> classified better</w:t>
      </w:r>
      <w:del w:id="192" w:author="Rutger Vos" w:date="2014-05-22T11:43:00Z">
        <w:r w:rsidR="00481A6A" w:rsidRPr="00A76730" w:rsidDel="00173C4E">
          <w:rPr>
            <w:lang w:val="en-GB"/>
          </w:rPr>
          <w:delText>,</w:delText>
        </w:r>
      </w:del>
      <w:r w:rsidR="00481A6A" w:rsidRPr="00A76730">
        <w:rPr>
          <w:lang w:val="en-GB"/>
        </w:rPr>
        <w:t xml:space="preserve"> </w:t>
      </w:r>
      <w:del w:id="193" w:author="Rutger Vos" w:date="2014-05-22T11:43:00Z">
        <w:r w:rsidR="0052071C" w:rsidRPr="00A76730" w:rsidDel="00173C4E">
          <w:rPr>
            <w:lang w:val="en-GB"/>
          </w:rPr>
          <w:delText xml:space="preserve">though </w:delText>
        </w:r>
      </w:del>
      <w:r w:rsidR="0052071C" w:rsidRPr="00A76730">
        <w:rPr>
          <w:lang w:val="en-GB"/>
        </w:rPr>
        <w:t>(i.e. 25 out of 45</w:t>
      </w:r>
      <w:r w:rsidR="001115EE" w:rsidRPr="00A76730">
        <w:rPr>
          <w:lang w:val="en-GB"/>
        </w:rPr>
        <w:t>; roughly 56%</w:t>
      </w:r>
      <w:r w:rsidR="00481A6A" w:rsidRPr="00A76730">
        <w:rPr>
          <w:lang w:val="en-GB"/>
        </w:rPr>
        <w:t>)</w:t>
      </w:r>
      <w:r w:rsidRPr="00A76730">
        <w:rPr>
          <w:lang w:val="en-GB"/>
        </w:rPr>
        <w:t xml:space="preserve">. It is striking that some pictures of species with </w:t>
      </w:r>
      <w:r w:rsidR="00FF722D" w:rsidRPr="00A76730">
        <w:rPr>
          <w:lang w:val="en-GB"/>
        </w:rPr>
        <w:t>additional pictures in the train set were classified worse</w:t>
      </w:r>
      <w:r w:rsidR="00481A6A" w:rsidRPr="00A76730">
        <w:rPr>
          <w:lang w:val="en-GB"/>
        </w:rPr>
        <w:t>, though</w:t>
      </w:r>
      <w:r w:rsidR="00FE2EF6" w:rsidRPr="00A76730">
        <w:rPr>
          <w:lang w:val="en-GB"/>
        </w:rPr>
        <w:t>, because the assumption is that more pictures in the train set will improve the classification.</w:t>
      </w:r>
      <w:r w:rsidR="00481A6A" w:rsidRPr="00A76730">
        <w:rPr>
          <w:lang w:val="en-GB"/>
        </w:rPr>
        <w:t xml:space="preserve"> </w:t>
      </w:r>
      <w:r w:rsidR="0052071C" w:rsidRPr="00A76730">
        <w:rPr>
          <w:lang w:val="en-GB"/>
        </w:rPr>
        <w:t>Th</w:t>
      </w:r>
      <w:r w:rsidR="001115EE" w:rsidRPr="00A76730">
        <w:rPr>
          <w:lang w:val="en-GB"/>
        </w:rPr>
        <w:t xml:space="preserve">ese concerned the species </w:t>
      </w:r>
      <w:r w:rsidR="0052071C" w:rsidRPr="00A76730">
        <w:rPr>
          <w:i/>
          <w:lang w:val="en-GB"/>
        </w:rPr>
        <w:t>P. argus</w:t>
      </w:r>
      <w:r w:rsidR="001115EE" w:rsidRPr="00A76730">
        <w:rPr>
          <w:lang w:val="en-GB"/>
        </w:rPr>
        <w:t xml:space="preserve">, </w:t>
      </w:r>
      <w:r w:rsidR="0052071C" w:rsidRPr="00A76730">
        <w:rPr>
          <w:i/>
          <w:lang w:val="en-GB"/>
        </w:rPr>
        <w:t>P. hennisianum</w:t>
      </w:r>
      <w:r w:rsidR="001115EE" w:rsidRPr="00A76730">
        <w:rPr>
          <w:i/>
          <w:lang w:val="en-GB"/>
        </w:rPr>
        <w:t xml:space="preserve">, </w:t>
      </w:r>
      <w:r w:rsidR="0052071C" w:rsidRPr="00A76730">
        <w:rPr>
          <w:i/>
          <w:lang w:val="en-GB"/>
        </w:rPr>
        <w:t>P. tonsum</w:t>
      </w:r>
      <w:r w:rsidR="001115EE" w:rsidRPr="00A76730">
        <w:rPr>
          <w:i/>
          <w:lang w:val="en-GB"/>
        </w:rPr>
        <w:t xml:space="preserve"> </w:t>
      </w:r>
      <w:r w:rsidR="001115EE" w:rsidRPr="00A76730">
        <w:rPr>
          <w:lang w:val="en-GB"/>
        </w:rPr>
        <w:t xml:space="preserve">and </w:t>
      </w:r>
      <w:r w:rsidR="0052071C" w:rsidRPr="00A76730">
        <w:rPr>
          <w:i/>
          <w:lang w:val="en-GB"/>
        </w:rPr>
        <w:t>P. wardii</w:t>
      </w:r>
      <w:r w:rsidR="001115EE" w:rsidRPr="00A76730">
        <w:rPr>
          <w:lang w:val="en-GB"/>
        </w:rPr>
        <w:t xml:space="preserve">. </w:t>
      </w:r>
      <w:r w:rsidR="00F76B8E" w:rsidRPr="00A76730">
        <w:rPr>
          <w:lang w:val="en-GB"/>
        </w:rPr>
        <w:t>A p</w:t>
      </w:r>
      <w:r w:rsidR="001115EE" w:rsidRPr="00A76730">
        <w:rPr>
          <w:lang w:val="en-GB"/>
        </w:rPr>
        <w:t>ossible expla</w:t>
      </w:r>
      <w:r w:rsidR="00F76B8E" w:rsidRPr="00A76730">
        <w:rPr>
          <w:lang w:val="en-GB"/>
        </w:rPr>
        <w:t>nation is</w:t>
      </w:r>
      <w:r w:rsidR="001115EE" w:rsidRPr="00A76730">
        <w:rPr>
          <w:lang w:val="en-GB"/>
        </w:rPr>
        <w:t xml:space="preserve"> the different connections</w:t>
      </w:r>
      <w:r w:rsidR="00F76B8E" w:rsidRPr="00A76730">
        <w:rPr>
          <w:lang w:val="en-GB"/>
        </w:rPr>
        <w:t xml:space="preserve"> in the ANN’s of the first test run and the second test run.</w:t>
      </w:r>
    </w:p>
    <w:p w14:paraId="02D0F3BA" w14:textId="77777777" w:rsidR="00FF722D" w:rsidRPr="00A76730" w:rsidRDefault="002C0DF8" w:rsidP="00FF722D">
      <w:pPr>
        <w:pStyle w:val="Kop3"/>
        <w:rPr>
          <w:i/>
          <w:lang w:val="en-GB"/>
        </w:rPr>
      </w:pPr>
      <w:bookmarkStart w:id="194" w:name="_Toc262217621"/>
      <w:r w:rsidRPr="00A76730">
        <w:rPr>
          <w:lang w:val="en-GB"/>
        </w:rPr>
        <w:t>Section</w:t>
      </w:r>
      <w:r w:rsidRPr="00A76730">
        <w:rPr>
          <w:i/>
          <w:lang w:val="en-GB"/>
        </w:rPr>
        <w:t xml:space="preserve"> </w:t>
      </w:r>
      <w:r w:rsidR="00FF722D" w:rsidRPr="00A76730">
        <w:rPr>
          <w:i/>
          <w:lang w:val="en-GB"/>
        </w:rPr>
        <w:t>Brachypetalum</w:t>
      </w:r>
      <w:bookmarkEnd w:id="194"/>
    </w:p>
    <w:p w14:paraId="2522D03B" w14:textId="77777777" w:rsidR="00F76B8E" w:rsidRPr="00A76730" w:rsidRDefault="00FF722D" w:rsidP="00FF722D">
      <w:pPr>
        <w:rPr>
          <w:lang w:val="en-GB"/>
        </w:rPr>
      </w:pPr>
      <w:r w:rsidRPr="00A76730">
        <w:rPr>
          <w:i/>
          <w:lang w:val="en-GB"/>
        </w:rPr>
        <w:t>Brachypetalum</w:t>
      </w:r>
      <w:r w:rsidRPr="00A76730">
        <w:rPr>
          <w:lang w:val="en-GB"/>
        </w:rPr>
        <w:t xml:space="preserve"> is one of the sections that di</w:t>
      </w:r>
      <w:r w:rsidR="00481A6A" w:rsidRPr="00A76730">
        <w:rPr>
          <w:lang w:val="en-GB"/>
        </w:rPr>
        <w:t>d not</w:t>
      </w:r>
      <w:r w:rsidRPr="00A76730">
        <w:rPr>
          <w:lang w:val="en-GB"/>
        </w:rPr>
        <w:t xml:space="preserve"> get additional pictures in the train set. Nevertheless, there are some pictures that were better classified than before</w:t>
      </w:r>
      <w:r w:rsidR="00AF7FAC">
        <w:rPr>
          <w:lang w:val="en-GB"/>
        </w:rPr>
        <w:t xml:space="preserve"> (See table 14</w:t>
      </w:r>
      <w:r w:rsidR="00D13BEF" w:rsidRPr="00A76730">
        <w:rPr>
          <w:lang w:val="en-GB"/>
        </w:rPr>
        <w:t xml:space="preserve"> in supplementary 6)</w:t>
      </w:r>
      <w:r w:rsidRPr="00A76730">
        <w:rPr>
          <w:lang w:val="en-GB"/>
        </w:rPr>
        <w:t xml:space="preserve">. </w:t>
      </w:r>
      <w:r w:rsidR="00DA4CEC" w:rsidRPr="00A76730">
        <w:rPr>
          <w:lang w:val="en-GB"/>
        </w:rPr>
        <w:t xml:space="preserve">These concerned some pictures of </w:t>
      </w:r>
      <w:r w:rsidR="00DA4CEC" w:rsidRPr="00A76730">
        <w:rPr>
          <w:i/>
          <w:lang w:val="en-GB"/>
        </w:rPr>
        <w:t>P. concolor</w:t>
      </w:r>
      <w:r w:rsidR="00DA4CEC" w:rsidRPr="00A76730">
        <w:rPr>
          <w:lang w:val="en-GB"/>
        </w:rPr>
        <w:t xml:space="preserve"> and </w:t>
      </w:r>
      <w:r w:rsidR="00DA4CEC" w:rsidRPr="00A76730">
        <w:rPr>
          <w:i/>
          <w:lang w:val="en-GB"/>
        </w:rPr>
        <w:t>P. godefroyae</w:t>
      </w:r>
      <w:r w:rsidR="00DA4CEC" w:rsidRPr="00A76730">
        <w:rPr>
          <w:lang w:val="en-GB"/>
        </w:rPr>
        <w:t>.</w:t>
      </w:r>
      <w:r w:rsidR="00481A6A" w:rsidRPr="00A76730">
        <w:rPr>
          <w:lang w:val="en-GB"/>
        </w:rPr>
        <w:t xml:space="preserve"> </w:t>
      </w:r>
      <w:r w:rsidRPr="00A76730">
        <w:rPr>
          <w:lang w:val="en-GB"/>
        </w:rPr>
        <w:t>Bu</w:t>
      </w:r>
      <w:r w:rsidR="002F3191" w:rsidRPr="00A76730">
        <w:rPr>
          <w:lang w:val="en-GB"/>
        </w:rPr>
        <w:t>t also in this section there were</w:t>
      </w:r>
      <w:r w:rsidRPr="00A76730">
        <w:rPr>
          <w:lang w:val="en-GB"/>
        </w:rPr>
        <w:t xml:space="preserve"> some pictures that were classified worse.</w:t>
      </w:r>
      <w:r w:rsidR="00481A6A" w:rsidRPr="00A76730">
        <w:rPr>
          <w:lang w:val="en-GB"/>
        </w:rPr>
        <w:t xml:space="preserve"> These concerned</w:t>
      </w:r>
      <w:r w:rsidR="00DA4CEC" w:rsidRPr="00A76730">
        <w:rPr>
          <w:lang w:val="en-GB"/>
        </w:rPr>
        <w:t xml:space="preserve"> </w:t>
      </w:r>
      <w:r w:rsidR="00F76B8E" w:rsidRPr="00A76730">
        <w:rPr>
          <w:lang w:val="en-GB"/>
        </w:rPr>
        <w:t>other</w:t>
      </w:r>
      <w:r w:rsidR="00DA4CEC" w:rsidRPr="00A76730">
        <w:rPr>
          <w:lang w:val="en-GB"/>
        </w:rPr>
        <w:t xml:space="preserve"> pictures of </w:t>
      </w:r>
      <w:r w:rsidR="00DA4CEC" w:rsidRPr="00A76730">
        <w:rPr>
          <w:i/>
          <w:lang w:val="en-GB"/>
        </w:rPr>
        <w:t xml:space="preserve">P. concolor </w:t>
      </w:r>
      <w:r w:rsidR="00DA4CEC" w:rsidRPr="00A76730">
        <w:rPr>
          <w:lang w:val="en-GB"/>
        </w:rPr>
        <w:t xml:space="preserve">and </w:t>
      </w:r>
      <w:r w:rsidR="00DA4CEC" w:rsidRPr="00A76730">
        <w:rPr>
          <w:i/>
          <w:lang w:val="en-GB"/>
        </w:rPr>
        <w:t>P. godefroyae</w:t>
      </w:r>
      <w:r w:rsidR="00DA4CEC" w:rsidRPr="00A76730">
        <w:rPr>
          <w:lang w:val="en-GB"/>
        </w:rPr>
        <w:t xml:space="preserve"> and also some pictures of </w:t>
      </w:r>
      <w:r w:rsidR="00DA4CEC" w:rsidRPr="00A76730">
        <w:rPr>
          <w:i/>
          <w:lang w:val="en-GB"/>
        </w:rPr>
        <w:t>P. niveum</w:t>
      </w:r>
      <w:r w:rsidR="00DA4CEC" w:rsidRPr="00A76730">
        <w:rPr>
          <w:lang w:val="en-GB"/>
        </w:rPr>
        <w:t>.</w:t>
      </w:r>
      <w:r w:rsidR="00F76B8E" w:rsidRPr="00A76730">
        <w:rPr>
          <w:lang w:val="en-GB"/>
        </w:rPr>
        <w:t xml:space="preserve"> </w:t>
      </w:r>
      <w:commentRangeStart w:id="195"/>
      <w:r w:rsidR="00F76B8E" w:rsidRPr="00A76730">
        <w:rPr>
          <w:lang w:val="en-GB"/>
        </w:rPr>
        <w:t>A possible explanation is again the different connections between the ANNs of the first test run and the second test run.</w:t>
      </w:r>
      <w:commentRangeEnd w:id="195"/>
      <w:r w:rsidR="00173C4E">
        <w:rPr>
          <w:rStyle w:val="Verwijzingopmerking"/>
          <w:vanish/>
        </w:rPr>
        <w:commentReference w:id="195"/>
      </w:r>
    </w:p>
    <w:p w14:paraId="439B40FA" w14:textId="77777777" w:rsidR="00FF722D" w:rsidRPr="00A76730" w:rsidRDefault="002C0DF8" w:rsidP="00FF722D">
      <w:pPr>
        <w:pStyle w:val="Kop3"/>
        <w:rPr>
          <w:i/>
          <w:lang w:val="en-GB"/>
        </w:rPr>
      </w:pPr>
      <w:bookmarkStart w:id="196" w:name="_Toc262217622"/>
      <w:r w:rsidRPr="00A76730">
        <w:rPr>
          <w:lang w:val="en-GB"/>
        </w:rPr>
        <w:t>Section</w:t>
      </w:r>
      <w:r w:rsidRPr="00A76730">
        <w:rPr>
          <w:i/>
          <w:lang w:val="en-GB"/>
        </w:rPr>
        <w:t xml:space="preserve"> </w:t>
      </w:r>
      <w:r w:rsidR="00FF722D" w:rsidRPr="00A76730">
        <w:rPr>
          <w:i/>
          <w:lang w:val="en-GB"/>
        </w:rPr>
        <w:t>Coryopedilum</w:t>
      </w:r>
      <w:bookmarkEnd w:id="196"/>
    </w:p>
    <w:p w14:paraId="3618839F" w14:textId="77777777" w:rsidR="00F76B8E" w:rsidRPr="00A76730" w:rsidRDefault="00FF722D" w:rsidP="00FF722D">
      <w:pPr>
        <w:rPr>
          <w:lang w:val="en-GB"/>
        </w:rPr>
      </w:pPr>
      <w:r w:rsidRPr="00A76730">
        <w:rPr>
          <w:lang w:val="en-GB"/>
        </w:rPr>
        <w:t>This is a notabl</w:t>
      </w:r>
      <w:ins w:id="197" w:author="Rutger Vos" w:date="2014-05-22T11:45:00Z">
        <w:r w:rsidR="00173C4E">
          <w:rPr>
            <w:lang w:val="en-GB"/>
          </w:rPr>
          <w:t>e</w:t>
        </w:r>
      </w:ins>
      <w:del w:id="198" w:author="Rutger Vos" w:date="2014-05-22T11:45:00Z">
        <w:r w:rsidRPr="00A76730" w:rsidDel="00173C4E">
          <w:rPr>
            <w:lang w:val="en-GB"/>
          </w:rPr>
          <w:delText>y</w:delText>
        </w:r>
      </w:del>
      <w:r w:rsidRPr="00A76730">
        <w:rPr>
          <w:lang w:val="en-GB"/>
        </w:rPr>
        <w:t xml:space="preserve"> section. This section </w:t>
      </w:r>
      <w:r w:rsidR="00F76B8E" w:rsidRPr="00A76730">
        <w:rPr>
          <w:lang w:val="en-GB"/>
        </w:rPr>
        <w:t>received</w:t>
      </w:r>
      <w:r w:rsidRPr="00A76730">
        <w:rPr>
          <w:lang w:val="en-GB"/>
        </w:rPr>
        <w:t xml:space="preserve"> additional pictures in the train data, but not of the </w:t>
      </w:r>
      <w:r w:rsidR="00D13BEF" w:rsidRPr="00A76730">
        <w:rPr>
          <w:lang w:val="en-GB"/>
        </w:rPr>
        <w:t>species</w:t>
      </w:r>
      <w:r w:rsidRPr="00A76730">
        <w:rPr>
          <w:lang w:val="en-GB"/>
        </w:rPr>
        <w:t xml:space="preserve"> in the test data. Nevertheless, the pictures were much better classified than in the first run</w:t>
      </w:r>
      <w:r w:rsidR="00AF7FAC">
        <w:rPr>
          <w:lang w:val="en-GB"/>
        </w:rPr>
        <w:t xml:space="preserve"> (See table 15</w:t>
      </w:r>
      <w:r w:rsidR="00D13BEF" w:rsidRPr="00A76730">
        <w:rPr>
          <w:lang w:val="en-GB"/>
        </w:rPr>
        <w:t xml:space="preserve"> in supplementary 6)</w:t>
      </w:r>
      <w:r w:rsidRPr="00A76730">
        <w:rPr>
          <w:lang w:val="en-GB"/>
        </w:rPr>
        <w:t>. This is also the only section that has no longer incorrectly classified p</w:t>
      </w:r>
      <w:r w:rsidR="00F76B8E" w:rsidRPr="00A76730">
        <w:rPr>
          <w:lang w:val="en-GB"/>
        </w:rPr>
        <w:t>ictures. Still some pictures were</w:t>
      </w:r>
      <w:r w:rsidRPr="00A76730">
        <w:rPr>
          <w:lang w:val="en-GB"/>
        </w:rPr>
        <w:t xml:space="preserve"> classified</w:t>
      </w:r>
      <w:r w:rsidR="00F76B8E" w:rsidRPr="00A76730">
        <w:rPr>
          <w:lang w:val="en-GB"/>
        </w:rPr>
        <w:t xml:space="preserve"> as</w:t>
      </w:r>
      <w:r w:rsidRPr="00A76730">
        <w:rPr>
          <w:lang w:val="en-GB"/>
        </w:rPr>
        <w:t xml:space="preserve"> unknown.</w:t>
      </w:r>
      <w:r w:rsidR="00F76B8E" w:rsidRPr="00A76730">
        <w:rPr>
          <w:lang w:val="en-GB"/>
        </w:rPr>
        <w:t xml:space="preserve"> A possible explanation could be that the train data contains more variation after adding some pictures. The pictures in the test data looked more like the new variations, which made it possible to classify the picture to the correct section.</w:t>
      </w:r>
    </w:p>
    <w:p w14:paraId="657E4B91" w14:textId="77777777" w:rsidR="001C773B" w:rsidRPr="00A76730" w:rsidRDefault="002C0DF8" w:rsidP="001C773B">
      <w:pPr>
        <w:pStyle w:val="Kop3"/>
        <w:rPr>
          <w:i/>
          <w:lang w:val="en-GB"/>
        </w:rPr>
      </w:pPr>
      <w:bookmarkStart w:id="199" w:name="_Toc262217623"/>
      <w:r w:rsidRPr="00A76730">
        <w:rPr>
          <w:lang w:val="en-GB"/>
        </w:rPr>
        <w:t>Section</w:t>
      </w:r>
      <w:r w:rsidRPr="00A76730">
        <w:rPr>
          <w:i/>
          <w:lang w:val="en-GB"/>
        </w:rPr>
        <w:t xml:space="preserve"> </w:t>
      </w:r>
      <w:r w:rsidR="001C773B" w:rsidRPr="00A76730">
        <w:rPr>
          <w:i/>
          <w:lang w:val="en-GB"/>
        </w:rPr>
        <w:t>Parvisepalum</w:t>
      </w:r>
      <w:bookmarkEnd w:id="199"/>
    </w:p>
    <w:p w14:paraId="3925ED97" w14:textId="77777777" w:rsidR="00F76B8E" w:rsidRPr="00A76730" w:rsidRDefault="001C773B" w:rsidP="001C773B">
      <w:pPr>
        <w:rPr>
          <w:lang w:val="en-GB"/>
        </w:rPr>
      </w:pPr>
      <w:r w:rsidRPr="00A76730">
        <w:rPr>
          <w:lang w:val="en-GB"/>
        </w:rPr>
        <w:t>After the first test run this section was one of the best-classified sections. Although there were no additional pictures of this section</w:t>
      </w:r>
      <w:r w:rsidR="00F76B8E" w:rsidRPr="00A76730">
        <w:rPr>
          <w:lang w:val="en-GB"/>
        </w:rPr>
        <w:t xml:space="preserve"> added</w:t>
      </w:r>
      <w:r w:rsidRPr="00A76730">
        <w:rPr>
          <w:lang w:val="en-GB"/>
        </w:rPr>
        <w:t xml:space="preserve">, some pictures were classified </w:t>
      </w:r>
      <w:r w:rsidR="00D13BEF" w:rsidRPr="00A76730">
        <w:rPr>
          <w:lang w:val="en-GB"/>
        </w:rPr>
        <w:t>better</w:t>
      </w:r>
      <w:r w:rsidRPr="00A76730">
        <w:rPr>
          <w:lang w:val="en-GB"/>
        </w:rPr>
        <w:t xml:space="preserve"> during the second test run</w:t>
      </w:r>
      <w:r w:rsidR="00AF7FAC">
        <w:rPr>
          <w:lang w:val="en-GB"/>
        </w:rPr>
        <w:t xml:space="preserve"> (See table 16</w:t>
      </w:r>
      <w:r w:rsidR="00D13BEF" w:rsidRPr="00A76730">
        <w:rPr>
          <w:lang w:val="en-GB"/>
        </w:rPr>
        <w:t xml:space="preserve"> in supplementary 6)</w:t>
      </w:r>
      <w:r w:rsidRPr="00A76730">
        <w:rPr>
          <w:lang w:val="en-GB"/>
        </w:rPr>
        <w:t>.</w:t>
      </w:r>
      <w:r w:rsidR="00F76B8E" w:rsidRPr="00A76730">
        <w:rPr>
          <w:lang w:val="en-GB"/>
        </w:rPr>
        <w:t xml:space="preserve"> Again, one of the possible explanations could be the different connections between the first ANNs and the second ANNs.</w:t>
      </w:r>
    </w:p>
    <w:p w14:paraId="7F18939E" w14:textId="77777777" w:rsidR="001C773B" w:rsidRPr="00A76730" w:rsidRDefault="001C773B" w:rsidP="001C773B">
      <w:pPr>
        <w:pStyle w:val="Kop3"/>
        <w:rPr>
          <w:lang w:val="en-GB"/>
        </w:rPr>
      </w:pPr>
      <w:bookmarkStart w:id="200" w:name="_Toc262217624"/>
      <w:r w:rsidRPr="00A76730">
        <w:rPr>
          <w:lang w:val="en-GB"/>
        </w:rPr>
        <w:t>Hybrids of</w:t>
      </w:r>
      <w:r w:rsidR="00F76B8E" w:rsidRPr="00A76730">
        <w:rPr>
          <w:lang w:val="en-GB"/>
        </w:rPr>
        <w:t xml:space="preserve"> species from section</w:t>
      </w:r>
      <w:r w:rsidRPr="00A76730">
        <w:rPr>
          <w:lang w:val="en-GB"/>
        </w:rPr>
        <w:t xml:space="preserve"> </w:t>
      </w:r>
      <w:r w:rsidRPr="00A76730">
        <w:rPr>
          <w:i/>
          <w:lang w:val="en-GB"/>
        </w:rPr>
        <w:t>Parvisepalum</w:t>
      </w:r>
      <w:r w:rsidRPr="00A76730">
        <w:rPr>
          <w:lang w:val="en-GB"/>
        </w:rPr>
        <w:t xml:space="preserve"> and </w:t>
      </w:r>
      <w:r w:rsidRPr="00A76730">
        <w:rPr>
          <w:i/>
          <w:lang w:val="en-GB"/>
        </w:rPr>
        <w:t>Brachypetalum</w:t>
      </w:r>
      <w:bookmarkEnd w:id="200"/>
    </w:p>
    <w:p w14:paraId="6CE40576" w14:textId="77777777" w:rsidR="0069039C" w:rsidRPr="00A76730" w:rsidRDefault="001C773B" w:rsidP="001C773B">
      <w:pPr>
        <w:rPr>
          <w:lang w:val="en-GB"/>
        </w:rPr>
      </w:pPr>
      <w:r w:rsidRPr="00A76730">
        <w:rPr>
          <w:lang w:val="en-GB"/>
        </w:rPr>
        <w:t>Most of the hybrids were classified correct</w:t>
      </w:r>
      <w:r w:rsidR="00482A42" w:rsidRPr="00A76730">
        <w:rPr>
          <w:lang w:val="en-GB"/>
        </w:rPr>
        <w:t>ly</w:t>
      </w:r>
      <w:r w:rsidRPr="00A76730">
        <w:rPr>
          <w:lang w:val="en-GB"/>
        </w:rPr>
        <w:t xml:space="preserve"> in the first test run. </w:t>
      </w:r>
      <w:r w:rsidR="00E85A97" w:rsidRPr="00A76730">
        <w:rPr>
          <w:lang w:val="en-GB"/>
        </w:rPr>
        <w:t>During the second test run it was seen that some pictures were classified better to one of the parental sections</w:t>
      </w:r>
      <w:r w:rsidR="00AF7FAC">
        <w:rPr>
          <w:lang w:val="en-GB"/>
        </w:rPr>
        <w:t xml:space="preserve"> (See table 17</w:t>
      </w:r>
      <w:r w:rsidR="008A650E" w:rsidRPr="00A76730">
        <w:rPr>
          <w:lang w:val="en-GB"/>
        </w:rPr>
        <w:t xml:space="preserve"> in supplementary 6)</w:t>
      </w:r>
      <w:r w:rsidR="00E85A97" w:rsidRPr="00A76730">
        <w:rPr>
          <w:lang w:val="en-GB"/>
        </w:rPr>
        <w:t>. The picture that was classified to both parental sections in</w:t>
      </w:r>
      <w:r w:rsidR="00ED33CA" w:rsidRPr="00A76730">
        <w:rPr>
          <w:lang w:val="en-GB"/>
        </w:rPr>
        <w:t xml:space="preserve"> the first run, was</w:t>
      </w:r>
      <w:r w:rsidR="00E85A97" w:rsidRPr="00A76730">
        <w:rPr>
          <w:lang w:val="en-GB"/>
        </w:rPr>
        <w:t xml:space="preserve"> classified to only one parental section in this run.</w:t>
      </w:r>
      <w:r w:rsidR="00ED33CA" w:rsidRPr="00A76730">
        <w:rPr>
          <w:lang w:val="en-GB"/>
        </w:rPr>
        <w:t xml:space="preserve"> Because it was only seen one time in the first test run that both parental sections were recognized, it could be coincidence. This could be an explanation to the results of the second test run. A possible explanation for the better results of some pictures could be again the different connections between the different ANNs.</w:t>
      </w:r>
      <w:r w:rsidR="0069039C" w:rsidRPr="00A76730">
        <w:rPr>
          <w:lang w:val="en-GB"/>
        </w:rPr>
        <w:br w:type="page"/>
      </w:r>
    </w:p>
    <w:p w14:paraId="02B283D2" w14:textId="77777777" w:rsidR="0069039C" w:rsidRPr="00A76730" w:rsidRDefault="0069039C" w:rsidP="0069039C">
      <w:pPr>
        <w:pStyle w:val="Kop1"/>
        <w:rPr>
          <w:lang w:val="en-GB"/>
        </w:rPr>
      </w:pPr>
      <w:bookmarkStart w:id="201" w:name="_Toc262217625"/>
      <w:r w:rsidRPr="00A76730">
        <w:rPr>
          <w:lang w:val="en-GB"/>
        </w:rPr>
        <w:t>Discussion</w:t>
      </w:r>
      <w:bookmarkEnd w:id="201"/>
    </w:p>
    <w:p w14:paraId="1577BDD3" w14:textId="77777777" w:rsidR="00471668" w:rsidRPr="00A76730" w:rsidRDefault="00471668" w:rsidP="00412576">
      <w:pPr>
        <w:pStyle w:val="Kop2"/>
        <w:rPr>
          <w:lang w:val="en-GB"/>
        </w:rPr>
      </w:pPr>
      <w:bookmarkStart w:id="202" w:name="_Toc262217626"/>
      <w:r w:rsidRPr="00A76730">
        <w:rPr>
          <w:lang w:val="en-GB"/>
        </w:rPr>
        <w:t>Tubers</w:t>
      </w:r>
      <w:bookmarkEnd w:id="202"/>
    </w:p>
    <w:p w14:paraId="2DB9F36A" w14:textId="77777777" w:rsidR="006A05AA" w:rsidRPr="00A76730" w:rsidRDefault="009D4894" w:rsidP="00E354BC">
      <w:pPr>
        <w:rPr>
          <w:lang w:val="en-GB"/>
        </w:rPr>
      </w:pPr>
      <w:r w:rsidRPr="00A76730">
        <w:rPr>
          <w:lang w:val="en-GB"/>
        </w:rPr>
        <w:t xml:space="preserve">Because it is hard to extract DNA from </w:t>
      </w:r>
      <w:r w:rsidR="005647FB" w:rsidRPr="00A76730">
        <w:rPr>
          <w:lang w:val="en-GB"/>
        </w:rPr>
        <w:t xml:space="preserve">a </w:t>
      </w:r>
      <w:r w:rsidRPr="00A76730">
        <w:rPr>
          <w:lang w:val="en-GB"/>
        </w:rPr>
        <w:t>dried tuber, m</w:t>
      </w:r>
      <w:r w:rsidR="0069039C" w:rsidRPr="00A76730">
        <w:rPr>
          <w:lang w:val="en-GB"/>
        </w:rPr>
        <w:t>ost of the tubers of</w:t>
      </w:r>
      <w:r w:rsidR="005647FB" w:rsidRPr="00A76730">
        <w:rPr>
          <w:lang w:val="en-GB"/>
        </w:rPr>
        <w:t xml:space="preserve"> confiscated</w:t>
      </w:r>
      <w:r w:rsidR="0069039C" w:rsidRPr="00A76730">
        <w:rPr>
          <w:lang w:val="en-GB"/>
        </w:rPr>
        <w:t xml:space="preserve"> </w:t>
      </w:r>
      <w:r w:rsidR="002F3191" w:rsidRPr="00A76730">
        <w:rPr>
          <w:i/>
          <w:lang w:val="en-GB"/>
        </w:rPr>
        <w:t>salep</w:t>
      </w:r>
      <w:r w:rsidR="002F3191" w:rsidRPr="00A76730">
        <w:rPr>
          <w:lang w:val="en-GB"/>
        </w:rPr>
        <w:t xml:space="preserve"> </w:t>
      </w:r>
      <w:r w:rsidR="0069039C" w:rsidRPr="00A76730">
        <w:rPr>
          <w:lang w:val="en-GB"/>
        </w:rPr>
        <w:t xml:space="preserve">orchids </w:t>
      </w:r>
      <w:r w:rsidR="002F3191" w:rsidRPr="00A76730">
        <w:rPr>
          <w:lang w:val="en-GB"/>
        </w:rPr>
        <w:t>could not</w:t>
      </w:r>
      <w:r w:rsidR="00ED33CA" w:rsidRPr="00A76730">
        <w:rPr>
          <w:lang w:val="en-GB"/>
        </w:rPr>
        <w:t xml:space="preserve"> yet</w:t>
      </w:r>
      <w:r w:rsidR="005647FB" w:rsidRPr="00A76730">
        <w:rPr>
          <w:lang w:val="en-GB"/>
        </w:rPr>
        <w:t xml:space="preserve"> be</w:t>
      </w:r>
      <w:r w:rsidR="0069039C" w:rsidRPr="00A76730">
        <w:rPr>
          <w:lang w:val="en-GB"/>
        </w:rPr>
        <w:t xml:space="preserve"> identified</w:t>
      </w:r>
      <w:r w:rsidR="002C02EE" w:rsidRPr="00A76730">
        <w:rPr>
          <w:lang w:val="en-GB"/>
        </w:rPr>
        <w:t xml:space="preserve"> to </w:t>
      </w:r>
      <w:r w:rsidR="005647FB" w:rsidRPr="00A76730">
        <w:rPr>
          <w:lang w:val="en-GB"/>
        </w:rPr>
        <w:t>species level</w:t>
      </w:r>
      <w:r w:rsidR="006A05AA" w:rsidRPr="00A76730">
        <w:rPr>
          <w:lang w:val="en-GB"/>
        </w:rPr>
        <w:t xml:space="preserve"> during my internship</w:t>
      </w:r>
      <w:r w:rsidR="0069039C" w:rsidRPr="00A76730">
        <w:rPr>
          <w:lang w:val="en-GB"/>
        </w:rPr>
        <w:t xml:space="preserve">. </w:t>
      </w:r>
      <w:r w:rsidR="00197246" w:rsidRPr="00A76730">
        <w:rPr>
          <w:lang w:val="en-GB"/>
        </w:rPr>
        <w:t>D</w:t>
      </w:r>
      <w:r w:rsidR="0069039C" w:rsidRPr="00A76730">
        <w:rPr>
          <w:lang w:val="en-GB"/>
        </w:rPr>
        <w:t>uring this project they c</w:t>
      </w:r>
      <w:r w:rsidR="002C02EE" w:rsidRPr="00A76730">
        <w:rPr>
          <w:lang w:val="en-GB"/>
        </w:rPr>
        <w:t>ould therefore only</w:t>
      </w:r>
      <w:r w:rsidR="0069039C" w:rsidRPr="00A76730">
        <w:rPr>
          <w:lang w:val="en-GB"/>
        </w:rPr>
        <w:t xml:space="preserve"> be used to train the neural network to see differences between orchid tubers and </w:t>
      </w:r>
      <w:r w:rsidR="00482A42" w:rsidRPr="00A76730">
        <w:rPr>
          <w:lang w:val="en-GB"/>
        </w:rPr>
        <w:t>l</w:t>
      </w:r>
      <w:r w:rsidR="0069039C" w:rsidRPr="00A76730">
        <w:rPr>
          <w:lang w:val="en-GB"/>
        </w:rPr>
        <w:t>ooka</w:t>
      </w:r>
      <w:r w:rsidR="00482A42" w:rsidRPr="00A76730">
        <w:rPr>
          <w:lang w:val="en-GB"/>
        </w:rPr>
        <w:t>l</w:t>
      </w:r>
      <w:r w:rsidR="0069039C" w:rsidRPr="00A76730">
        <w:rPr>
          <w:lang w:val="en-GB"/>
        </w:rPr>
        <w:t>ike tubers</w:t>
      </w:r>
      <w:r w:rsidR="002C02EE" w:rsidRPr="00A76730">
        <w:rPr>
          <w:lang w:val="en-GB"/>
        </w:rPr>
        <w:t xml:space="preserve"> up to the </w:t>
      </w:r>
      <w:r w:rsidR="00ED33CA" w:rsidRPr="00A76730">
        <w:rPr>
          <w:lang w:val="en-GB"/>
        </w:rPr>
        <w:t>family (i.e. orchid versus non orchid)</w:t>
      </w:r>
      <w:r w:rsidR="002C02EE" w:rsidRPr="00A76730">
        <w:rPr>
          <w:lang w:val="en-GB"/>
        </w:rPr>
        <w:t xml:space="preserve"> level</w:t>
      </w:r>
      <w:r w:rsidR="0069039C" w:rsidRPr="00A76730">
        <w:rPr>
          <w:lang w:val="en-GB"/>
        </w:rPr>
        <w:t xml:space="preserve">. </w:t>
      </w:r>
      <w:r w:rsidR="006A05AA" w:rsidRPr="00A76730">
        <w:rPr>
          <w:lang w:val="en-GB"/>
        </w:rPr>
        <w:t>The time necessary to test this was lacking, though, so</w:t>
      </w:r>
      <w:r w:rsidR="002F3191" w:rsidRPr="00A76730">
        <w:rPr>
          <w:lang w:val="en-GB"/>
        </w:rPr>
        <w:t xml:space="preserve"> this is not</w:t>
      </w:r>
      <w:r w:rsidR="006A05AA" w:rsidRPr="00A76730">
        <w:rPr>
          <w:lang w:val="en-GB"/>
        </w:rPr>
        <w:t xml:space="preserve"> work</w:t>
      </w:r>
      <w:r w:rsidR="002F3191" w:rsidRPr="00A76730">
        <w:rPr>
          <w:lang w:val="en-GB"/>
        </w:rPr>
        <w:t>ed</w:t>
      </w:r>
      <w:r w:rsidR="006A05AA" w:rsidRPr="00A76730">
        <w:rPr>
          <w:lang w:val="en-GB"/>
        </w:rPr>
        <w:t xml:space="preserve"> out completely. A new student will </w:t>
      </w:r>
      <w:r w:rsidR="0069039C" w:rsidRPr="00A76730">
        <w:rPr>
          <w:lang w:val="en-GB"/>
        </w:rPr>
        <w:t xml:space="preserve">use the pictures </w:t>
      </w:r>
      <w:r w:rsidR="002F3191" w:rsidRPr="00A76730">
        <w:rPr>
          <w:lang w:val="en-GB"/>
        </w:rPr>
        <w:t>that were</w:t>
      </w:r>
      <w:r w:rsidR="006A05AA" w:rsidRPr="00A76730">
        <w:rPr>
          <w:lang w:val="en-GB"/>
        </w:rPr>
        <w:t xml:space="preserve"> made </w:t>
      </w:r>
      <w:r w:rsidR="0069039C" w:rsidRPr="00A76730">
        <w:rPr>
          <w:lang w:val="en-GB"/>
        </w:rPr>
        <w:t xml:space="preserve">to </w:t>
      </w:r>
      <w:r w:rsidR="002C02EE" w:rsidRPr="00A76730">
        <w:rPr>
          <w:lang w:val="en-GB"/>
        </w:rPr>
        <w:t xml:space="preserve">further </w:t>
      </w:r>
      <w:r w:rsidR="0069039C" w:rsidRPr="00A76730">
        <w:rPr>
          <w:lang w:val="en-GB"/>
        </w:rPr>
        <w:t xml:space="preserve">train the neural network to </w:t>
      </w:r>
      <w:r w:rsidR="002C02EE" w:rsidRPr="00A76730">
        <w:rPr>
          <w:lang w:val="en-GB"/>
        </w:rPr>
        <w:t xml:space="preserve">identify them to </w:t>
      </w:r>
      <w:r w:rsidR="006A05AA" w:rsidRPr="00A76730">
        <w:rPr>
          <w:lang w:val="en-GB"/>
        </w:rPr>
        <w:t>orchid</w:t>
      </w:r>
      <w:r w:rsidR="00ED33CA" w:rsidRPr="00A76730">
        <w:rPr>
          <w:lang w:val="en-GB"/>
        </w:rPr>
        <w:t>s versus looka</w:t>
      </w:r>
      <w:r w:rsidR="006A05AA" w:rsidRPr="00A76730">
        <w:rPr>
          <w:lang w:val="en-GB"/>
        </w:rPr>
        <w:t>likes</w:t>
      </w:r>
      <w:r w:rsidR="0069039C" w:rsidRPr="00A76730">
        <w:rPr>
          <w:lang w:val="en-GB"/>
        </w:rPr>
        <w:t>.</w:t>
      </w:r>
    </w:p>
    <w:p w14:paraId="51BBF6FC" w14:textId="77777777" w:rsidR="006A05AA" w:rsidRPr="00A76730" w:rsidRDefault="006A05AA" w:rsidP="006A05AA">
      <w:pPr>
        <w:pStyle w:val="Kop2"/>
        <w:rPr>
          <w:lang w:val="en-GB"/>
        </w:rPr>
      </w:pPr>
      <w:bookmarkStart w:id="203" w:name="_Toc262217627"/>
      <w:r w:rsidRPr="00A76730">
        <w:rPr>
          <w:lang w:val="en-GB"/>
        </w:rPr>
        <w:t>Slipper orchids</w:t>
      </w:r>
      <w:bookmarkEnd w:id="203"/>
    </w:p>
    <w:p w14:paraId="32FEF458" w14:textId="77777777" w:rsidR="006A05AA" w:rsidRPr="00A76730" w:rsidRDefault="006A05AA" w:rsidP="00E354BC">
      <w:pPr>
        <w:rPr>
          <w:lang w:val="en-GB"/>
        </w:rPr>
      </w:pPr>
      <w:r w:rsidRPr="00A76730">
        <w:rPr>
          <w:lang w:val="en-GB"/>
        </w:rPr>
        <w:t>Sections of slipper orchids that could be identified</w:t>
      </w:r>
      <w:r w:rsidR="00DA4CEC" w:rsidRPr="00A76730">
        <w:rPr>
          <w:lang w:val="en-GB"/>
        </w:rPr>
        <w:t xml:space="preserve"> correctly included </w:t>
      </w:r>
      <w:r w:rsidR="00DA4CEC" w:rsidRPr="00A76730">
        <w:rPr>
          <w:i/>
          <w:lang w:val="en-GB"/>
        </w:rPr>
        <w:t xml:space="preserve">Brachypetalum </w:t>
      </w:r>
      <w:r w:rsidR="00DA4CEC" w:rsidRPr="00A76730">
        <w:rPr>
          <w:lang w:val="en-GB"/>
        </w:rPr>
        <w:t xml:space="preserve">(75-95% in the second test run), </w:t>
      </w:r>
      <w:r w:rsidR="00DA4CEC" w:rsidRPr="00A76730">
        <w:rPr>
          <w:i/>
          <w:lang w:val="en-GB"/>
        </w:rPr>
        <w:t>Coryopedilum</w:t>
      </w:r>
      <w:r w:rsidR="00DA4CEC" w:rsidRPr="00A76730">
        <w:rPr>
          <w:lang w:val="en-GB"/>
        </w:rPr>
        <w:t xml:space="preserve"> (67-100% in the second test run), </w:t>
      </w:r>
      <w:r w:rsidR="00DA4CEC" w:rsidRPr="00A76730">
        <w:rPr>
          <w:i/>
          <w:lang w:val="en-GB"/>
        </w:rPr>
        <w:t>Parvisepalum</w:t>
      </w:r>
      <w:r w:rsidR="00DA4CEC" w:rsidRPr="00A76730">
        <w:rPr>
          <w:lang w:val="en-GB"/>
        </w:rPr>
        <w:t xml:space="preserve"> (73-85%</w:t>
      </w:r>
      <w:r w:rsidR="00ED33CA" w:rsidRPr="00A76730">
        <w:rPr>
          <w:lang w:val="en-GB"/>
        </w:rPr>
        <w:t xml:space="preserve"> in the second test run) and primary</w:t>
      </w:r>
      <w:r w:rsidR="00DA4CEC" w:rsidRPr="00A76730">
        <w:rPr>
          <w:lang w:val="en-GB"/>
        </w:rPr>
        <w:t xml:space="preserve"> hybrids of</w:t>
      </w:r>
      <w:r w:rsidR="00ED33CA" w:rsidRPr="00A76730">
        <w:rPr>
          <w:lang w:val="en-GB"/>
        </w:rPr>
        <w:t xml:space="preserve"> species of</w:t>
      </w:r>
      <w:r w:rsidR="00DA4CEC" w:rsidRPr="00A76730">
        <w:rPr>
          <w:lang w:val="en-GB"/>
        </w:rPr>
        <w:t xml:space="preserve"> </w:t>
      </w:r>
      <w:r w:rsidR="00DA4CEC" w:rsidRPr="00A76730">
        <w:rPr>
          <w:i/>
          <w:lang w:val="en-GB"/>
        </w:rPr>
        <w:t>Parvisepalum</w:t>
      </w:r>
      <w:r w:rsidR="00DA4CEC" w:rsidRPr="00A76730">
        <w:rPr>
          <w:lang w:val="en-GB"/>
        </w:rPr>
        <w:t xml:space="preserve"> and </w:t>
      </w:r>
      <w:r w:rsidR="00DA4CEC" w:rsidRPr="00A76730">
        <w:rPr>
          <w:i/>
          <w:lang w:val="en-GB"/>
        </w:rPr>
        <w:t>Brachypetalum</w:t>
      </w:r>
      <w:r w:rsidR="00DA4CEC" w:rsidRPr="00A76730">
        <w:rPr>
          <w:lang w:val="en-GB"/>
        </w:rPr>
        <w:t xml:space="preserve"> (75-100% in the second test run).</w:t>
      </w:r>
      <w:r w:rsidR="00C952E4" w:rsidRPr="00A76730">
        <w:rPr>
          <w:lang w:val="en-GB"/>
        </w:rPr>
        <w:t xml:space="preserve"> The only section that was less easy to identify was </w:t>
      </w:r>
      <w:r w:rsidR="00C952E4" w:rsidRPr="00A76730">
        <w:rPr>
          <w:i/>
          <w:lang w:val="en-GB"/>
        </w:rPr>
        <w:t>Barbata</w:t>
      </w:r>
      <w:r w:rsidR="00C952E4" w:rsidRPr="00A76730">
        <w:rPr>
          <w:lang w:val="en-GB"/>
        </w:rPr>
        <w:t xml:space="preserve"> (24-41% in the second test run).</w:t>
      </w:r>
      <w:r w:rsidRPr="00A76730">
        <w:rPr>
          <w:lang w:val="en-GB"/>
        </w:rPr>
        <w:t xml:space="preserve"> </w:t>
      </w:r>
      <w:r w:rsidR="00712E01" w:rsidRPr="00A76730">
        <w:rPr>
          <w:lang w:val="en-GB"/>
        </w:rPr>
        <w:t xml:space="preserve">The section </w:t>
      </w:r>
      <w:r w:rsidR="00712E01" w:rsidRPr="00A76730">
        <w:rPr>
          <w:i/>
          <w:lang w:val="en-GB"/>
        </w:rPr>
        <w:t>Barbata</w:t>
      </w:r>
      <w:r w:rsidR="00712E01" w:rsidRPr="00A76730">
        <w:rPr>
          <w:b/>
          <w:i/>
          <w:lang w:val="en-GB"/>
        </w:rPr>
        <w:t xml:space="preserve"> </w:t>
      </w:r>
      <w:r w:rsidR="00ED33CA" w:rsidRPr="00A76730">
        <w:rPr>
          <w:lang w:val="en-GB"/>
        </w:rPr>
        <w:t>has</w:t>
      </w:r>
      <w:del w:id="204" w:author="Rutger Vos" w:date="2014-05-22T11:46:00Z">
        <w:r w:rsidR="00ED33CA" w:rsidRPr="00A76730" w:rsidDel="00173C4E">
          <w:rPr>
            <w:lang w:val="en-GB"/>
          </w:rPr>
          <w:delText>e</w:delText>
        </w:r>
      </w:del>
      <w:r w:rsidR="00712E01" w:rsidRPr="00A76730">
        <w:rPr>
          <w:lang w:val="en-GB"/>
        </w:rPr>
        <w:t xml:space="preserve"> more characteristics in common with the section </w:t>
      </w:r>
      <w:r w:rsidR="00712E01" w:rsidRPr="00A76730">
        <w:rPr>
          <w:i/>
          <w:lang w:val="en-GB"/>
        </w:rPr>
        <w:t>Paphiopedilum</w:t>
      </w:r>
      <w:r w:rsidR="00712E01" w:rsidRPr="00A76730">
        <w:rPr>
          <w:lang w:val="en-GB"/>
        </w:rPr>
        <w:t xml:space="preserve"> than the other sections</w:t>
      </w:r>
      <w:r w:rsidR="00097A11" w:rsidRPr="00A76730">
        <w:rPr>
          <w:lang w:val="en-GB"/>
        </w:rPr>
        <w:t>, which</w:t>
      </w:r>
      <w:r w:rsidR="00712E01" w:rsidRPr="00A76730">
        <w:rPr>
          <w:lang w:val="en-GB"/>
        </w:rPr>
        <w:t xml:space="preserve"> might explain why pictures of the section </w:t>
      </w:r>
      <w:r w:rsidR="00712E01" w:rsidRPr="00A76730">
        <w:rPr>
          <w:i/>
          <w:lang w:val="en-GB"/>
        </w:rPr>
        <w:t>Barbata</w:t>
      </w:r>
      <w:r w:rsidR="00712E01" w:rsidRPr="00A76730">
        <w:rPr>
          <w:lang w:val="en-GB"/>
        </w:rPr>
        <w:t xml:space="preserve"> were often classified as </w:t>
      </w:r>
      <w:r w:rsidR="00712E01" w:rsidRPr="00A76730">
        <w:rPr>
          <w:i/>
          <w:lang w:val="en-GB"/>
        </w:rPr>
        <w:t>Paphiopedilum</w:t>
      </w:r>
      <w:r w:rsidR="00712E01" w:rsidRPr="00A76730">
        <w:rPr>
          <w:lang w:val="en-GB"/>
        </w:rPr>
        <w:t>.</w:t>
      </w:r>
    </w:p>
    <w:p w14:paraId="79F0A2CA" w14:textId="77777777" w:rsidR="00471668" w:rsidRPr="00A76730" w:rsidRDefault="00471668" w:rsidP="00E354BC">
      <w:pPr>
        <w:pStyle w:val="Kop2"/>
        <w:rPr>
          <w:lang w:val="en-GB"/>
        </w:rPr>
      </w:pPr>
      <w:bookmarkStart w:id="205" w:name="_Toc262217628"/>
      <w:r w:rsidRPr="00A76730">
        <w:rPr>
          <w:lang w:val="en-GB"/>
        </w:rPr>
        <w:t>Training networks</w:t>
      </w:r>
      <w:bookmarkEnd w:id="205"/>
    </w:p>
    <w:p w14:paraId="1FA222E2" w14:textId="77777777" w:rsidR="00481A6A" w:rsidRPr="00A76730" w:rsidRDefault="00ED33CA" w:rsidP="00E354BC">
      <w:pPr>
        <w:rPr>
          <w:lang w:val="en-GB"/>
        </w:rPr>
      </w:pPr>
      <w:r w:rsidRPr="00A76730">
        <w:rPr>
          <w:lang w:val="en-GB"/>
        </w:rPr>
        <w:t>During</w:t>
      </w:r>
      <w:r w:rsidR="00BD3420" w:rsidRPr="00A76730">
        <w:rPr>
          <w:lang w:val="en-GB"/>
        </w:rPr>
        <w:t xml:space="preserve"> training</w:t>
      </w:r>
      <w:r w:rsidRPr="00A76730">
        <w:rPr>
          <w:lang w:val="en-GB"/>
        </w:rPr>
        <w:t xml:space="preserve"> of</w:t>
      </w:r>
      <w:r w:rsidR="00BD3420" w:rsidRPr="00A76730">
        <w:rPr>
          <w:lang w:val="en-GB"/>
        </w:rPr>
        <w:t xml:space="preserve"> the </w:t>
      </w:r>
      <w:r w:rsidRPr="00A76730">
        <w:rPr>
          <w:lang w:val="en-GB"/>
        </w:rPr>
        <w:t>networks it was found that it was</w:t>
      </w:r>
      <w:r w:rsidR="00BD3420" w:rsidRPr="00A76730">
        <w:rPr>
          <w:lang w:val="en-GB"/>
        </w:rPr>
        <w:t xml:space="preserve"> very hard to fi</w:t>
      </w:r>
      <w:r w:rsidR="00BB73AC" w:rsidRPr="00A76730">
        <w:rPr>
          <w:lang w:val="en-GB"/>
        </w:rPr>
        <w:t>nd good pictures of flowers of</w:t>
      </w:r>
      <w:r w:rsidR="00BD3420" w:rsidRPr="00A76730">
        <w:rPr>
          <w:lang w:val="en-GB"/>
        </w:rPr>
        <w:t xml:space="preserve"> some species. </w:t>
      </w:r>
      <w:r w:rsidR="00BB73AC" w:rsidRPr="00A76730">
        <w:rPr>
          <w:lang w:val="en-GB"/>
        </w:rPr>
        <w:t xml:space="preserve">When this fact is combined with </w:t>
      </w:r>
      <w:r w:rsidR="002F3191" w:rsidRPr="00A76730">
        <w:rPr>
          <w:lang w:val="en-GB"/>
        </w:rPr>
        <w:t>the fact that some species had</w:t>
      </w:r>
      <w:r w:rsidR="00BB73AC" w:rsidRPr="00A76730">
        <w:rPr>
          <w:lang w:val="en-GB"/>
        </w:rPr>
        <w:t xml:space="preserve"> few pictures in the train set, this could be a reason why these species </w:t>
      </w:r>
      <w:r w:rsidR="006A05AA" w:rsidRPr="00A76730">
        <w:rPr>
          <w:lang w:val="en-GB"/>
        </w:rPr>
        <w:t>were</w:t>
      </w:r>
      <w:r w:rsidR="00BB73AC" w:rsidRPr="00A76730">
        <w:rPr>
          <w:lang w:val="en-GB"/>
        </w:rPr>
        <w:t xml:space="preserve"> </w:t>
      </w:r>
      <w:r w:rsidR="00482A42" w:rsidRPr="00A76730">
        <w:rPr>
          <w:lang w:val="en-GB"/>
        </w:rPr>
        <w:t xml:space="preserve">poorly </w:t>
      </w:r>
      <w:r w:rsidR="00BB73AC" w:rsidRPr="00A76730">
        <w:rPr>
          <w:lang w:val="en-GB"/>
        </w:rPr>
        <w:t>classified.</w:t>
      </w:r>
      <w:r w:rsidR="006A05AA" w:rsidRPr="00A76730">
        <w:rPr>
          <w:lang w:val="en-GB"/>
        </w:rPr>
        <w:t xml:space="preserve"> This assumption is supported by the fact that when more pictures were added to the train set, identification improved. This was especially </w:t>
      </w:r>
      <w:r w:rsidR="00805164" w:rsidRPr="00A76730">
        <w:rPr>
          <w:lang w:val="en-GB"/>
        </w:rPr>
        <w:t xml:space="preserve">found for </w:t>
      </w:r>
      <w:r w:rsidR="00805164" w:rsidRPr="00A76730">
        <w:rPr>
          <w:i/>
          <w:lang w:val="en-GB"/>
        </w:rPr>
        <w:t xml:space="preserve">P. hennisianum, P. tonsum, P. violascens, P. glanduliferum, P. wilhelminiae </w:t>
      </w:r>
      <w:r w:rsidR="00805164" w:rsidRPr="00A76730">
        <w:rPr>
          <w:lang w:val="en-GB"/>
        </w:rPr>
        <w:t xml:space="preserve">and </w:t>
      </w:r>
      <w:r w:rsidR="00805164" w:rsidRPr="00A76730">
        <w:rPr>
          <w:i/>
          <w:lang w:val="en-GB"/>
        </w:rPr>
        <w:t>P. rothschildianium</w:t>
      </w:r>
      <w:r w:rsidR="006A05AA" w:rsidRPr="00A76730">
        <w:rPr>
          <w:lang w:val="en-GB"/>
        </w:rPr>
        <w:t>.</w:t>
      </w:r>
    </w:p>
    <w:p w14:paraId="2A21098D" w14:textId="77777777" w:rsidR="0020749A" w:rsidRPr="00A76730" w:rsidRDefault="0020749A" w:rsidP="0020749A">
      <w:pPr>
        <w:pStyle w:val="Kop1"/>
        <w:rPr>
          <w:lang w:val="en-GB"/>
        </w:rPr>
      </w:pPr>
      <w:bookmarkStart w:id="206" w:name="_Toc262217629"/>
      <w:r w:rsidRPr="00A76730">
        <w:rPr>
          <w:lang w:val="en-GB"/>
        </w:rPr>
        <w:t>Conclusion</w:t>
      </w:r>
      <w:r w:rsidR="00481A6A" w:rsidRPr="00A76730">
        <w:rPr>
          <w:lang w:val="en-GB"/>
        </w:rPr>
        <w:t>s</w:t>
      </w:r>
      <w:bookmarkEnd w:id="206"/>
    </w:p>
    <w:p w14:paraId="50782AB5" w14:textId="77777777" w:rsidR="00C7359C" w:rsidRPr="00A76730" w:rsidRDefault="00E354BC" w:rsidP="00E354BC">
      <w:pPr>
        <w:pStyle w:val="Kop2"/>
        <w:rPr>
          <w:lang w:val="en-GB"/>
        </w:rPr>
      </w:pPr>
      <w:bookmarkStart w:id="207" w:name="_Toc262217630"/>
      <w:r w:rsidRPr="00A76730">
        <w:rPr>
          <w:lang w:val="en-GB"/>
        </w:rPr>
        <w:t xml:space="preserve">Classifying </w:t>
      </w:r>
      <w:r w:rsidR="000E2BF0" w:rsidRPr="00A76730">
        <w:rPr>
          <w:lang w:val="en-GB"/>
        </w:rPr>
        <w:t xml:space="preserve">slipper orchids </w:t>
      </w:r>
      <w:r w:rsidRPr="00A76730">
        <w:rPr>
          <w:lang w:val="en-GB"/>
        </w:rPr>
        <w:t xml:space="preserve">from pictures is </w:t>
      </w:r>
      <w:r w:rsidR="002F3191" w:rsidRPr="00A76730">
        <w:rPr>
          <w:lang w:val="en-GB"/>
        </w:rPr>
        <w:t>possible</w:t>
      </w:r>
      <w:bookmarkEnd w:id="207"/>
    </w:p>
    <w:p w14:paraId="2D0B3C58" w14:textId="77777777" w:rsidR="00ED33CA" w:rsidRPr="00A76730" w:rsidRDefault="00ED33CA" w:rsidP="0020749A">
      <w:pPr>
        <w:rPr>
          <w:lang w:val="en-GB"/>
        </w:rPr>
      </w:pPr>
      <w:r w:rsidRPr="00A76730">
        <w:rPr>
          <w:lang w:val="en-GB"/>
        </w:rPr>
        <w:t>Although some species were</w:t>
      </w:r>
      <w:r w:rsidR="00BD3420" w:rsidRPr="00A76730">
        <w:rPr>
          <w:lang w:val="en-GB"/>
        </w:rPr>
        <w:t xml:space="preserve"> very hard to classify, the results s</w:t>
      </w:r>
      <w:r w:rsidRPr="00A76730">
        <w:rPr>
          <w:lang w:val="en-GB"/>
        </w:rPr>
        <w:t>how that it is possible for most</w:t>
      </w:r>
      <w:r w:rsidR="00BD3420" w:rsidRPr="00A76730">
        <w:rPr>
          <w:lang w:val="en-GB"/>
        </w:rPr>
        <w:t xml:space="preserve"> species to be classified to section level </w:t>
      </w:r>
      <w:r w:rsidRPr="00A76730">
        <w:rPr>
          <w:lang w:val="en-GB"/>
        </w:rPr>
        <w:t xml:space="preserve">correctly </w:t>
      </w:r>
      <w:r w:rsidR="00BD3420" w:rsidRPr="00A76730">
        <w:rPr>
          <w:lang w:val="en-GB"/>
        </w:rPr>
        <w:t>using a picture</w:t>
      </w:r>
      <w:r w:rsidRPr="00A76730">
        <w:rPr>
          <w:lang w:val="en-GB"/>
        </w:rPr>
        <w:t xml:space="preserve"> of a flower</w:t>
      </w:r>
      <w:r w:rsidR="00C7359C" w:rsidRPr="00A76730">
        <w:rPr>
          <w:lang w:val="en-GB"/>
        </w:rPr>
        <w:t>.</w:t>
      </w:r>
      <w:r w:rsidR="001420E3" w:rsidRPr="00A76730">
        <w:rPr>
          <w:lang w:val="en-GB"/>
        </w:rPr>
        <w:t xml:space="preserve"> </w:t>
      </w:r>
      <w:r w:rsidR="00BB73AC" w:rsidRPr="00A76730">
        <w:rPr>
          <w:lang w:val="en-GB"/>
        </w:rPr>
        <w:t xml:space="preserve">Some species need more </w:t>
      </w:r>
      <w:r w:rsidR="00482A42" w:rsidRPr="00A76730">
        <w:rPr>
          <w:lang w:val="en-GB"/>
        </w:rPr>
        <w:t>or</w:t>
      </w:r>
      <w:r w:rsidR="00BB73AC" w:rsidRPr="00A76730">
        <w:rPr>
          <w:lang w:val="en-GB"/>
        </w:rPr>
        <w:t xml:space="preserve"> better pictures in the train set, but the concept of classifying </w:t>
      </w:r>
      <w:r w:rsidR="00481A6A" w:rsidRPr="00A76730">
        <w:rPr>
          <w:lang w:val="en-GB"/>
        </w:rPr>
        <w:t xml:space="preserve">slipper </w:t>
      </w:r>
      <w:r w:rsidR="00BB73AC" w:rsidRPr="00A76730">
        <w:rPr>
          <w:lang w:val="en-GB"/>
        </w:rPr>
        <w:t>orchids from a picture</w:t>
      </w:r>
      <w:r w:rsidRPr="00A76730">
        <w:rPr>
          <w:lang w:val="en-GB"/>
        </w:rPr>
        <w:t xml:space="preserve"> of a flower</w:t>
      </w:r>
      <w:r w:rsidR="00BB73AC" w:rsidRPr="00A76730">
        <w:rPr>
          <w:lang w:val="en-GB"/>
        </w:rPr>
        <w:t xml:space="preserve"> has been </w:t>
      </w:r>
      <w:del w:id="208" w:author="Rutger Vos" w:date="2014-05-22T11:47:00Z">
        <w:r w:rsidR="00BB73AC" w:rsidRPr="00A76730" w:rsidDel="00173C4E">
          <w:rPr>
            <w:lang w:val="en-GB"/>
          </w:rPr>
          <w:delText xml:space="preserve">proven </w:delText>
        </w:r>
      </w:del>
      <w:ins w:id="209" w:author="Rutger Vos" w:date="2014-05-22T11:47:00Z">
        <w:r w:rsidR="00173C4E">
          <w:rPr>
            <w:lang w:val="en-GB"/>
          </w:rPr>
          <w:t>demonstrated</w:t>
        </w:r>
        <w:r w:rsidR="00173C4E" w:rsidRPr="00A76730">
          <w:rPr>
            <w:lang w:val="en-GB"/>
          </w:rPr>
          <w:t xml:space="preserve"> </w:t>
        </w:r>
      </w:ins>
      <w:r w:rsidR="00BB73AC" w:rsidRPr="00A76730">
        <w:rPr>
          <w:lang w:val="en-GB"/>
        </w:rPr>
        <w:t>during this project.</w:t>
      </w:r>
    </w:p>
    <w:p w14:paraId="2316C699" w14:textId="77777777" w:rsidR="00481A6A" w:rsidRPr="00A76730" w:rsidRDefault="00481A6A" w:rsidP="00481A6A">
      <w:pPr>
        <w:pStyle w:val="Kop2"/>
        <w:rPr>
          <w:lang w:val="en-GB"/>
        </w:rPr>
      </w:pPr>
      <w:bookmarkStart w:id="210" w:name="_Toc262217631"/>
      <w:r w:rsidRPr="00A76730">
        <w:rPr>
          <w:lang w:val="en-GB"/>
        </w:rPr>
        <w:t>Difference</w:t>
      </w:r>
      <w:ins w:id="211" w:author="Rutger Vos" w:date="2014-05-22T11:47:00Z">
        <w:r w:rsidR="00173C4E">
          <w:rPr>
            <w:lang w:val="en-GB"/>
          </w:rPr>
          <w:t>s</w:t>
        </w:r>
      </w:ins>
      <w:r w:rsidRPr="00A76730">
        <w:rPr>
          <w:lang w:val="en-GB"/>
        </w:rPr>
        <w:t xml:space="preserve"> between well classifiable vs </w:t>
      </w:r>
      <w:r w:rsidR="008A650E" w:rsidRPr="00A76730">
        <w:rPr>
          <w:lang w:val="en-GB"/>
        </w:rPr>
        <w:t>hard</w:t>
      </w:r>
      <w:r w:rsidRPr="00A76730">
        <w:rPr>
          <w:lang w:val="en-GB"/>
        </w:rPr>
        <w:t xml:space="preserve"> classifiable sections of slipper orchids</w:t>
      </w:r>
      <w:bookmarkEnd w:id="210"/>
    </w:p>
    <w:p w14:paraId="3BCDB220" w14:textId="77777777" w:rsidR="00F901F1" w:rsidRPr="00A76730" w:rsidRDefault="00F901F1" w:rsidP="00257D2C">
      <w:pPr>
        <w:rPr>
          <w:lang w:val="en-GB"/>
        </w:rPr>
      </w:pPr>
      <w:r w:rsidRPr="00A76730">
        <w:rPr>
          <w:lang w:val="en-GB"/>
        </w:rPr>
        <w:t>The only sectio</w:t>
      </w:r>
      <w:r w:rsidR="000A2472" w:rsidRPr="00A76730">
        <w:rPr>
          <w:lang w:val="en-GB"/>
        </w:rPr>
        <w:t>n of th</w:t>
      </w:r>
      <w:ins w:id="212" w:author="Rutger Vos" w:date="2014-05-22T11:48:00Z">
        <w:r w:rsidR="00173C4E">
          <w:rPr>
            <w:lang w:val="en-GB"/>
          </w:rPr>
          <w:t>ose</w:t>
        </w:r>
      </w:ins>
      <w:del w:id="213" w:author="Rutger Vos" w:date="2014-05-22T11:48:00Z">
        <w:r w:rsidR="000A2472" w:rsidRPr="00A76730" w:rsidDel="00173C4E">
          <w:rPr>
            <w:lang w:val="en-GB"/>
          </w:rPr>
          <w:delText>e</w:delText>
        </w:r>
      </w:del>
      <w:r w:rsidR="000A2472" w:rsidRPr="00A76730">
        <w:rPr>
          <w:lang w:val="en-GB"/>
        </w:rPr>
        <w:t xml:space="preserve"> tested </w:t>
      </w:r>
      <w:del w:id="214" w:author="Rutger Vos" w:date="2014-05-22T11:48:00Z">
        <w:r w:rsidR="000A2472" w:rsidRPr="00A76730" w:rsidDel="00173C4E">
          <w:rPr>
            <w:lang w:val="en-GB"/>
          </w:rPr>
          <w:delText xml:space="preserve">sections </w:delText>
        </w:r>
      </w:del>
      <w:r w:rsidR="000A2472" w:rsidRPr="00A76730">
        <w:rPr>
          <w:lang w:val="en-GB"/>
        </w:rPr>
        <w:t>that remained</w:t>
      </w:r>
      <w:r w:rsidRPr="00A76730">
        <w:rPr>
          <w:lang w:val="en-GB"/>
        </w:rPr>
        <w:t xml:space="preserve"> hard to classify </w:t>
      </w:r>
      <w:r w:rsidR="000A2472" w:rsidRPr="00A76730">
        <w:rPr>
          <w:lang w:val="en-GB"/>
        </w:rPr>
        <w:t>was</w:t>
      </w:r>
      <w:r w:rsidRPr="00A76730">
        <w:rPr>
          <w:lang w:val="en-GB"/>
        </w:rPr>
        <w:t xml:space="preserve"> the section </w:t>
      </w:r>
      <w:r w:rsidRPr="00A76730">
        <w:rPr>
          <w:i/>
          <w:lang w:val="en-GB"/>
        </w:rPr>
        <w:t>Barbata</w:t>
      </w:r>
      <w:r w:rsidRPr="00A76730">
        <w:rPr>
          <w:lang w:val="en-GB"/>
        </w:rPr>
        <w:t>. Most of the</w:t>
      </w:r>
      <w:r w:rsidR="000A2472" w:rsidRPr="00A76730">
        <w:rPr>
          <w:lang w:val="en-GB"/>
        </w:rPr>
        <w:t xml:space="preserve"> floral</w:t>
      </w:r>
      <w:r w:rsidRPr="00A76730">
        <w:rPr>
          <w:lang w:val="en-GB"/>
        </w:rPr>
        <w:t xml:space="preserve"> characteristics of this section are shared with the section </w:t>
      </w:r>
      <w:r w:rsidRPr="00A76730">
        <w:rPr>
          <w:i/>
          <w:lang w:val="en-GB"/>
        </w:rPr>
        <w:t>Paphiopedilum</w:t>
      </w:r>
      <w:r w:rsidRPr="00A76730">
        <w:rPr>
          <w:lang w:val="en-GB"/>
        </w:rPr>
        <w:t xml:space="preserve">. </w:t>
      </w:r>
      <w:r w:rsidR="008A650E" w:rsidRPr="00A76730">
        <w:rPr>
          <w:lang w:val="en-GB"/>
        </w:rPr>
        <w:t xml:space="preserve">All other tested sections have </w:t>
      </w:r>
      <w:r w:rsidR="000A2472" w:rsidRPr="00A76730">
        <w:rPr>
          <w:lang w:val="en-GB"/>
        </w:rPr>
        <w:t>unique</w:t>
      </w:r>
      <w:r w:rsidR="008A650E" w:rsidRPr="00A76730">
        <w:rPr>
          <w:lang w:val="en-GB"/>
        </w:rPr>
        <w:t xml:space="preserve"> characteristics. </w:t>
      </w:r>
      <w:r w:rsidR="000A2472" w:rsidRPr="00A76730">
        <w:rPr>
          <w:lang w:val="en-GB"/>
        </w:rPr>
        <w:t>This might explain</w:t>
      </w:r>
      <w:r w:rsidRPr="00A76730">
        <w:rPr>
          <w:lang w:val="en-GB"/>
        </w:rPr>
        <w:t xml:space="preserve"> why some of the pictures of the section </w:t>
      </w:r>
      <w:r w:rsidRPr="00A76730">
        <w:rPr>
          <w:i/>
          <w:lang w:val="en-GB"/>
        </w:rPr>
        <w:t>Barbata</w:t>
      </w:r>
      <w:r w:rsidRPr="00A76730">
        <w:rPr>
          <w:lang w:val="en-GB"/>
        </w:rPr>
        <w:t xml:space="preserve"> were classified as </w:t>
      </w:r>
      <w:r w:rsidRPr="00A76730">
        <w:rPr>
          <w:i/>
          <w:lang w:val="en-GB"/>
        </w:rPr>
        <w:t>Paphiopedilum</w:t>
      </w:r>
      <w:r w:rsidRPr="00A76730">
        <w:rPr>
          <w:lang w:val="en-GB"/>
        </w:rPr>
        <w:t>.</w:t>
      </w:r>
    </w:p>
    <w:p w14:paraId="5D374798" w14:textId="77777777" w:rsidR="000A2472" w:rsidRPr="00A76730" w:rsidRDefault="00F901F1" w:rsidP="00257D2C">
      <w:pPr>
        <w:rPr>
          <w:lang w:val="en-GB"/>
        </w:rPr>
      </w:pPr>
      <w:r w:rsidRPr="00A76730">
        <w:rPr>
          <w:lang w:val="en-GB"/>
        </w:rPr>
        <w:t xml:space="preserve">After adding pictures of this section to the training set the classification improved a little bit. Still many pictures were classified as </w:t>
      </w:r>
      <w:r w:rsidRPr="00A76730">
        <w:rPr>
          <w:i/>
          <w:lang w:val="en-GB"/>
        </w:rPr>
        <w:t>Paphiopedilum</w:t>
      </w:r>
      <w:r w:rsidRPr="00A76730">
        <w:rPr>
          <w:lang w:val="en-GB"/>
        </w:rPr>
        <w:t xml:space="preserve">. This supports the assumption that </w:t>
      </w:r>
      <w:r w:rsidR="000A2472" w:rsidRPr="00A76730">
        <w:rPr>
          <w:lang w:val="en-GB"/>
        </w:rPr>
        <w:t>the shared characteristics make</w:t>
      </w:r>
      <w:r w:rsidRPr="00A76730">
        <w:rPr>
          <w:lang w:val="en-GB"/>
        </w:rPr>
        <w:t xml:space="preserve"> it hard to classify pictures of this section</w:t>
      </w:r>
      <w:r w:rsidR="000A2472" w:rsidRPr="00A76730">
        <w:rPr>
          <w:lang w:val="en-GB"/>
        </w:rPr>
        <w:t xml:space="preserve"> correctly</w:t>
      </w:r>
      <w:r w:rsidRPr="00A76730">
        <w:rPr>
          <w:lang w:val="en-GB"/>
        </w:rPr>
        <w:t xml:space="preserve">. </w:t>
      </w:r>
    </w:p>
    <w:p w14:paraId="2CC2877C" w14:textId="77777777" w:rsidR="00A76730" w:rsidRPr="00A76730" w:rsidRDefault="000A2472" w:rsidP="000A2472">
      <w:pPr>
        <w:pStyle w:val="Kop1"/>
        <w:rPr>
          <w:lang w:val="en-GB"/>
        </w:rPr>
      </w:pPr>
      <w:bookmarkStart w:id="215" w:name="_Toc262217632"/>
      <w:r w:rsidRPr="00A76730">
        <w:rPr>
          <w:lang w:val="en-GB"/>
        </w:rPr>
        <w:t>Suggestions for follow-ups</w:t>
      </w:r>
      <w:bookmarkEnd w:id="215"/>
    </w:p>
    <w:p w14:paraId="3DD45DCA" w14:textId="77777777" w:rsidR="00A76730" w:rsidRDefault="00A76730" w:rsidP="00A76730">
      <w:pPr>
        <w:rPr>
          <w:lang w:val="en-GB"/>
        </w:rPr>
      </w:pPr>
      <w:r w:rsidRPr="00A76730">
        <w:rPr>
          <w:lang w:val="en-GB"/>
        </w:rPr>
        <w:t xml:space="preserve">To </w:t>
      </w:r>
      <w:r>
        <w:rPr>
          <w:lang w:val="en-GB"/>
        </w:rPr>
        <w:t>make this software available for the outside world, the website needs to become online.</w:t>
      </w:r>
    </w:p>
    <w:p w14:paraId="171EDBA3" w14:textId="77777777" w:rsidR="00A76730" w:rsidRDefault="00A76730" w:rsidP="00A76730">
      <w:pPr>
        <w:rPr>
          <w:lang w:val="en-GB"/>
        </w:rPr>
      </w:pPr>
      <w:r>
        <w:rPr>
          <w:lang w:val="en-GB"/>
        </w:rPr>
        <w:t xml:space="preserve">Before the website will be made online, the ANNs need to be tested with the sections </w:t>
      </w:r>
      <w:r>
        <w:rPr>
          <w:i/>
          <w:lang w:val="en-GB"/>
        </w:rPr>
        <w:t xml:space="preserve">P. Cochlopetalum, P. Paphiopedilum </w:t>
      </w:r>
      <w:r>
        <w:rPr>
          <w:lang w:val="en-GB"/>
        </w:rPr>
        <w:t xml:space="preserve">and </w:t>
      </w:r>
      <w:r>
        <w:rPr>
          <w:i/>
          <w:lang w:val="en-GB"/>
        </w:rPr>
        <w:t>P. Pardalopetalum</w:t>
      </w:r>
      <w:r>
        <w:rPr>
          <w:lang w:val="en-GB"/>
        </w:rPr>
        <w:t xml:space="preserve">. Depending on the results of these tests, the ANNs need to be trained again with more/better train data of one or more of these sections. The ANNs have to be re-trained with more/better train data of the section </w:t>
      </w:r>
      <w:r>
        <w:rPr>
          <w:i/>
          <w:lang w:val="en-GB"/>
        </w:rPr>
        <w:t>Barbata</w:t>
      </w:r>
      <w:r>
        <w:rPr>
          <w:lang w:val="en-GB"/>
        </w:rPr>
        <w:t xml:space="preserve"> anyway.</w:t>
      </w:r>
    </w:p>
    <w:p w14:paraId="15DCBA1C" w14:textId="77777777" w:rsidR="000A2472" w:rsidRPr="00A76730" w:rsidRDefault="00A76730" w:rsidP="00C93B7A">
      <w:pPr>
        <w:ind w:firstLine="709"/>
        <w:rPr>
          <w:lang w:val="en-GB"/>
        </w:rPr>
      </w:pPr>
      <w:r>
        <w:rPr>
          <w:lang w:val="en-GB"/>
        </w:rPr>
        <w:t>When the website is online, custom</w:t>
      </w:r>
      <w:ins w:id="216" w:author="Rutger Vos" w:date="2014-05-22T11:48:00Z">
        <w:r w:rsidR="00173C4E">
          <w:rPr>
            <w:lang w:val="en-GB"/>
          </w:rPr>
          <w:t>s</w:t>
        </w:r>
      </w:ins>
      <w:r>
        <w:rPr>
          <w:lang w:val="en-GB"/>
        </w:rPr>
        <w:t xml:space="preserve"> officers</w:t>
      </w:r>
      <w:r w:rsidR="00C93B7A">
        <w:rPr>
          <w:lang w:val="en-GB"/>
        </w:rPr>
        <w:t xml:space="preserve"> can use this website to classify orchid flowers. To make the website more useful for custom officers, the software needs to be expended by classifying orchid tubers and orchid leafs.</w:t>
      </w:r>
    </w:p>
    <w:p w14:paraId="4FDC78FF" w14:textId="77777777" w:rsidR="00481A6A" w:rsidRPr="00A76730" w:rsidRDefault="00481A6A" w:rsidP="00481A6A">
      <w:pPr>
        <w:pStyle w:val="Kop1"/>
        <w:rPr>
          <w:lang w:val="en-GB"/>
        </w:rPr>
      </w:pPr>
      <w:bookmarkStart w:id="217" w:name="_Toc262217633"/>
      <w:bookmarkStart w:id="218" w:name="_Toc243966302"/>
      <w:bookmarkStart w:id="219" w:name="_Toc243966303"/>
      <w:r w:rsidRPr="00A76730">
        <w:rPr>
          <w:lang w:val="en-GB"/>
        </w:rPr>
        <w:t>Acknowledgements</w:t>
      </w:r>
      <w:bookmarkEnd w:id="217"/>
    </w:p>
    <w:p w14:paraId="581AAAA6" w14:textId="77777777" w:rsidR="00481A6A" w:rsidRPr="00A76730" w:rsidRDefault="00481A6A" w:rsidP="00F75E3C">
      <w:pPr>
        <w:rPr>
          <w:lang w:val="en-GB"/>
        </w:rPr>
      </w:pPr>
      <w:r w:rsidRPr="00A76730">
        <w:rPr>
          <w:lang w:val="en-GB"/>
        </w:rPr>
        <w:t>I would like to thank the following people for helping me</w:t>
      </w:r>
      <w:ins w:id="220" w:author="Rutger Vos" w:date="2014-05-22T11:49:00Z">
        <w:r w:rsidR="00173C4E">
          <w:rPr>
            <w:lang w:val="en-GB"/>
          </w:rPr>
          <w:t>:</w:t>
        </w:r>
      </w:ins>
      <w:bookmarkStart w:id="221" w:name="_GoBack"/>
      <w:del w:id="222" w:author="Rutger Vos" w:date="2014-05-22T11:49:00Z">
        <w:r w:rsidR="00C92329" w:rsidRPr="00A76730" w:rsidDel="00173C4E">
          <w:rPr>
            <w:lang w:val="en-GB"/>
          </w:rPr>
          <w:delText>.</w:delText>
        </w:r>
      </w:del>
      <w:bookmarkEnd w:id="221"/>
      <w:r w:rsidR="00C92329" w:rsidRPr="00A76730">
        <w:rPr>
          <w:lang w:val="en-GB"/>
        </w:rPr>
        <w:t xml:space="preserve"> Serrano Pereira for segmenting some pictures and test some of my scripts, David Roberts for providing slipper orchid flower pictures, Rogier van Vught for providing some look-a-like tubers and Benjamin Versteeg for helping me out with Django.</w:t>
      </w:r>
    </w:p>
    <w:p w14:paraId="12117E3F" w14:textId="77777777" w:rsidR="004B6D6D" w:rsidRPr="00A76730" w:rsidRDefault="004B6D6D" w:rsidP="00B056D7">
      <w:pPr>
        <w:pStyle w:val="Kop1"/>
        <w:rPr>
          <w:lang w:val="en-GB"/>
        </w:rPr>
      </w:pPr>
      <w:bookmarkStart w:id="223" w:name="_Toc262217634"/>
      <w:r w:rsidRPr="00A76730">
        <w:rPr>
          <w:lang w:val="en-GB"/>
        </w:rPr>
        <w:t>References</w:t>
      </w:r>
      <w:bookmarkEnd w:id="218"/>
      <w:bookmarkEnd w:id="223"/>
    </w:p>
    <w:p w14:paraId="4424E57E" w14:textId="77777777" w:rsidR="004B6D6D" w:rsidRPr="00A76730" w:rsidRDefault="004B6D6D" w:rsidP="00B056D7">
      <w:pPr>
        <w:rPr>
          <w:lang w:val="en-GB"/>
        </w:rPr>
      </w:pPr>
    </w:p>
    <w:p w14:paraId="5684EBDD" w14:textId="77777777" w:rsidR="0054453A" w:rsidRPr="00A76730" w:rsidRDefault="00D4636F" w:rsidP="00B056D7">
      <w:pPr>
        <w:rPr>
          <w:color w:val="0000FF" w:themeColor="hyperlink"/>
          <w:u w:val="single"/>
          <w:lang w:val="en-GB"/>
        </w:rPr>
      </w:pPr>
      <w:r>
        <w:rPr>
          <w:lang w:val="en-GB"/>
        </w:rPr>
        <w:t>[</w:t>
      </w:r>
      <w:r w:rsidR="004B6D6D" w:rsidRPr="00A76730">
        <w:rPr>
          <w:lang w:val="en-GB"/>
        </w:rPr>
        <w:t xml:space="preserve">1] </w:t>
      </w:r>
      <w:r w:rsidR="004A43DF" w:rsidRPr="00A76730">
        <w:rPr>
          <w:lang w:val="en-GB"/>
        </w:rPr>
        <w:t>David Roberts, Durrell Institute of Conservation and Ecology, University of Kent</w:t>
      </w:r>
    </w:p>
    <w:p w14:paraId="44595600" w14:textId="77777777" w:rsidR="004B6D6D" w:rsidRPr="00A76730" w:rsidRDefault="004B6D6D" w:rsidP="00B056D7">
      <w:pPr>
        <w:rPr>
          <w:lang w:val="en-GB"/>
        </w:rPr>
      </w:pPr>
    </w:p>
    <w:p w14:paraId="32451A3D" w14:textId="77777777" w:rsidR="004B6D6D" w:rsidRPr="00A76730" w:rsidRDefault="004B6D6D" w:rsidP="00B056D7">
      <w:pPr>
        <w:rPr>
          <w:lang w:val="en-GB"/>
        </w:rPr>
      </w:pPr>
      <w:r w:rsidRPr="00A76730">
        <w:rPr>
          <w:lang w:val="en-GB"/>
        </w:rPr>
        <w:t xml:space="preserve">[2] The Plant List, 2010, </w:t>
      </w:r>
      <w:hyperlink r:id="rId30" w:history="1">
        <w:r w:rsidRPr="00A76730">
          <w:rPr>
            <w:rStyle w:val="Hyperlink"/>
            <w:lang w:val="en-GB"/>
          </w:rPr>
          <w:t>http://www.theplantlist.org/browse/A/Orchidaceae/</w:t>
        </w:r>
      </w:hyperlink>
    </w:p>
    <w:p w14:paraId="200C60A4" w14:textId="77777777" w:rsidR="004B6D6D" w:rsidRPr="00A76730" w:rsidRDefault="004B6D6D" w:rsidP="00B056D7">
      <w:pPr>
        <w:rPr>
          <w:lang w:val="en-GB"/>
        </w:rPr>
      </w:pPr>
    </w:p>
    <w:p w14:paraId="15E43C30" w14:textId="77777777" w:rsidR="004B6D6D" w:rsidRPr="00A76730" w:rsidRDefault="004B6D6D" w:rsidP="00B056D7">
      <w:pPr>
        <w:rPr>
          <w:lang w:val="en-GB"/>
        </w:rPr>
      </w:pPr>
      <w:r w:rsidRPr="00A76730">
        <w:rPr>
          <w:lang w:val="en-GB"/>
        </w:rPr>
        <w:t xml:space="preserve">[3] Orchid Smuggling and Conservation (ORCHID), </w:t>
      </w:r>
      <w:hyperlink r:id="rId31" w:history="1">
        <w:r w:rsidRPr="00A76730">
          <w:rPr>
            <w:rStyle w:val="Hyperlink"/>
            <w:lang w:val="en-GB"/>
          </w:rPr>
          <w:t>http://www1.american.edu/ted/orchid.htm</w:t>
        </w:r>
      </w:hyperlink>
    </w:p>
    <w:p w14:paraId="6FE5B149" w14:textId="77777777" w:rsidR="004B6D6D" w:rsidRPr="00A76730" w:rsidRDefault="004B6D6D" w:rsidP="00B056D7">
      <w:pPr>
        <w:rPr>
          <w:lang w:val="en-GB"/>
        </w:rPr>
      </w:pPr>
    </w:p>
    <w:p w14:paraId="59CF3208" w14:textId="77777777" w:rsidR="00FC67A9" w:rsidRPr="00A76730" w:rsidRDefault="00FC67A9" w:rsidP="00B056D7">
      <w:pPr>
        <w:rPr>
          <w:lang w:val="en-GB"/>
        </w:rPr>
      </w:pPr>
      <w:r w:rsidRPr="00A76730">
        <w:rPr>
          <w:lang w:val="en-GB"/>
        </w:rPr>
        <w:t xml:space="preserve">[4] </w:t>
      </w:r>
      <w:hyperlink r:id="rId32" w:history="1">
        <w:r w:rsidRPr="00A76730">
          <w:rPr>
            <w:rStyle w:val="Hyperlink"/>
            <w:lang w:val="en-GB"/>
          </w:rPr>
          <w:t>http://www.cites.org</w:t>
        </w:r>
      </w:hyperlink>
      <w:r w:rsidRPr="00A76730">
        <w:rPr>
          <w:lang w:val="en-GB"/>
        </w:rPr>
        <w:t xml:space="preserve"> </w:t>
      </w:r>
    </w:p>
    <w:p w14:paraId="7CBF4820" w14:textId="77777777" w:rsidR="00FC67A9" w:rsidRPr="00A76730" w:rsidRDefault="00FC67A9" w:rsidP="00B056D7">
      <w:pPr>
        <w:rPr>
          <w:lang w:val="en-GB"/>
        </w:rPr>
      </w:pPr>
    </w:p>
    <w:p w14:paraId="513EF10E" w14:textId="77777777" w:rsidR="004B6D6D" w:rsidRPr="00A76730" w:rsidRDefault="00FC67A9" w:rsidP="00B056D7">
      <w:pPr>
        <w:rPr>
          <w:lang w:val="en-GB"/>
        </w:rPr>
      </w:pPr>
      <w:r w:rsidRPr="00A76730">
        <w:rPr>
          <w:lang w:val="en-GB"/>
        </w:rPr>
        <w:t>[5</w:t>
      </w:r>
      <w:r w:rsidR="004B6D6D" w:rsidRPr="00A76730">
        <w:rPr>
          <w:lang w:val="en-GB"/>
        </w:rPr>
        <w:t xml:space="preserve">] Royal Botanic Gardens Kew, 2001, </w:t>
      </w:r>
      <w:hyperlink r:id="rId33" w:history="1">
        <w:r w:rsidR="004B6D6D" w:rsidRPr="00A76730">
          <w:rPr>
            <w:rStyle w:val="Hyperlink"/>
            <w:lang w:val="en-GB"/>
          </w:rPr>
          <w:t>http://www.kew.org/plants-fungi/Cypripedium-calceolus.htm</w:t>
        </w:r>
      </w:hyperlink>
    </w:p>
    <w:p w14:paraId="76B2829F" w14:textId="77777777" w:rsidR="004B6D6D" w:rsidRDefault="004B6D6D" w:rsidP="00B056D7">
      <w:pPr>
        <w:rPr>
          <w:lang w:val="en-GB"/>
        </w:rPr>
      </w:pPr>
    </w:p>
    <w:p w14:paraId="3949F41D" w14:textId="77777777" w:rsidR="00D4636F" w:rsidRDefault="00D4636F" w:rsidP="00D4636F">
      <w:pPr>
        <w:rPr>
          <w:lang w:val="en-GB"/>
        </w:rPr>
      </w:pPr>
      <w:r>
        <w:rPr>
          <w:lang w:val="en-GB"/>
        </w:rPr>
        <w:t>[6</w:t>
      </w:r>
      <w:r w:rsidRPr="00A76730">
        <w:rPr>
          <w:lang w:val="en-GB"/>
        </w:rPr>
        <w:t xml:space="preserve">]CITES Appendices, June 2013, </w:t>
      </w:r>
      <w:hyperlink r:id="rId34" w:history="1">
        <w:r w:rsidRPr="00A76730">
          <w:rPr>
            <w:rStyle w:val="Hyperlink"/>
            <w:lang w:val="en-GB"/>
          </w:rPr>
          <w:t>http://www.cites.org/eng/app/appendices.php</w:t>
        </w:r>
      </w:hyperlink>
      <w:r w:rsidRPr="00A76730">
        <w:rPr>
          <w:lang w:val="en-GB"/>
        </w:rPr>
        <w:t xml:space="preserve"> </w:t>
      </w:r>
    </w:p>
    <w:p w14:paraId="6526DB2B" w14:textId="77777777" w:rsidR="00D4636F" w:rsidRPr="00A76730" w:rsidRDefault="00D4636F" w:rsidP="00B056D7">
      <w:pPr>
        <w:rPr>
          <w:lang w:val="en-GB"/>
        </w:rPr>
      </w:pPr>
    </w:p>
    <w:p w14:paraId="1EB2EA46" w14:textId="77777777" w:rsidR="004B6D6D" w:rsidRPr="00A76730" w:rsidRDefault="00D4636F" w:rsidP="00B056D7">
      <w:pPr>
        <w:rPr>
          <w:lang w:val="en-GB"/>
        </w:rPr>
      </w:pPr>
      <w:r>
        <w:rPr>
          <w:lang w:val="en-GB"/>
        </w:rPr>
        <w:t>[7</w:t>
      </w:r>
      <w:r w:rsidR="004B6D6D" w:rsidRPr="00A76730">
        <w:rPr>
          <w:lang w:val="en-GB"/>
        </w:rPr>
        <w:t>] Kasparek M and Grimm U, 1999, European trade in Turkish Salep with Special Reference to Germany. Economic Botany 53(4): 396-406</w:t>
      </w:r>
    </w:p>
    <w:p w14:paraId="50D23740" w14:textId="77777777" w:rsidR="004B6D6D" w:rsidRPr="00A76730" w:rsidRDefault="004B6D6D" w:rsidP="00B056D7">
      <w:pPr>
        <w:rPr>
          <w:lang w:val="en-GB"/>
        </w:rPr>
      </w:pPr>
    </w:p>
    <w:p w14:paraId="2B9E7874" w14:textId="77777777" w:rsidR="004B6D6D" w:rsidRPr="00A76730" w:rsidRDefault="004B6D6D" w:rsidP="00B056D7">
      <w:pPr>
        <w:rPr>
          <w:lang w:val="en-GB"/>
        </w:rPr>
      </w:pPr>
      <w:r w:rsidRPr="00A76730">
        <w:rPr>
          <w:lang w:val="en-GB"/>
        </w:rPr>
        <w:t>[</w:t>
      </w:r>
      <w:r w:rsidR="00D4636F">
        <w:rPr>
          <w:lang w:val="en-GB"/>
        </w:rPr>
        <w:t>8</w:t>
      </w:r>
      <w:r w:rsidRPr="00A76730">
        <w:rPr>
          <w:lang w:val="en-GB"/>
        </w:rPr>
        <w:t>] Camera: gsmnationblog, 2013, </w:t>
      </w:r>
      <w:hyperlink r:id="rId35" w:history="1">
        <w:r w:rsidRPr="00A76730">
          <w:rPr>
            <w:color w:val="0000E9"/>
            <w:u w:val="single" w:color="0000E9"/>
            <w:lang w:val="en-GB"/>
          </w:rPr>
          <w:t>http://www.gsmnation.com/blog/2013/02/19/snap-away-5-best-smartphone-cameras-available/</w:t>
        </w:r>
      </w:hyperlink>
    </w:p>
    <w:p w14:paraId="797FCAAF" w14:textId="77777777" w:rsidR="004B6D6D" w:rsidRPr="00A76730" w:rsidRDefault="004B6D6D" w:rsidP="00B056D7">
      <w:pPr>
        <w:rPr>
          <w:lang w:val="en-GB"/>
        </w:rPr>
      </w:pPr>
    </w:p>
    <w:p w14:paraId="368FA5E5" w14:textId="77777777" w:rsidR="004B6D6D" w:rsidRPr="00A76730" w:rsidRDefault="004B6D6D" w:rsidP="00B056D7">
      <w:pPr>
        <w:rPr>
          <w:lang w:val="en-GB"/>
        </w:rPr>
      </w:pPr>
      <w:r w:rsidRPr="00A76730">
        <w:rPr>
          <w:lang w:val="en-GB"/>
        </w:rPr>
        <w:t>[</w:t>
      </w:r>
      <w:r w:rsidR="00D4636F">
        <w:rPr>
          <w:lang w:val="en-GB"/>
        </w:rPr>
        <w:t>9</w:t>
      </w:r>
      <w:r w:rsidRPr="00A76730">
        <w:rPr>
          <w:lang w:val="en-GB"/>
        </w:rPr>
        <w:t>] Envelop: Tuxx, 2004 - 2013, </w:t>
      </w:r>
      <w:hyperlink r:id="rId36" w:history="1">
        <w:r w:rsidRPr="00A76730">
          <w:rPr>
            <w:color w:val="0000E9"/>
            <w:u w:val="single" w:color="0000E9"/>
            <w:lang w:val="en-GB"/>
          </w:rPr>
          <w:t>http://www.tuxx.nl/post/adressering/</w:t>
        </w:r>
      </w:hyperlink>
    </w:p>
    <w:p w14:paraId="3FDC01A8" w14:textId="77777777" w:rsidR="004B6D6D" w:rsidRPr="00A76730" w:rsidRDefault="004B6D6D" w:rsidP="00B056D7">
      <w:pPr>
        <w:rPr>
          <w:lang w:val="en-GB"/>
        </w:rPr>
      </w:pPr>
    </w:p>
    <w:p w14:paraId="76385E19" w14:textId="77777777" w:rsidR="004B6D6D" w:rsidRPr="00A76730" w:rsidRDefault="004B6D6D" w:rsidP="00B056D7">
      <w:pPr>
        <w:rPr>
          <w:lang w:val="en-GB"/>
        </w:rPr>
      </w:pPr>
      <w:r w:rsidRPr="00A76730">
        <w:rPr>
          <w:lang w:val="en-GB"/>
        </w:rPr>
        <w:t>[</w:t>
      </w:r>
      <w:r w:rsidR="00D4636F">
        <w:rPr>
          <w:lang w:val="en-GB"/>
        </w:rPr>
        <w:t>10</w:t>
      </w:r>
      <w:r w:rsidRPr="00A76730">
        <w:rPr>
          <w:lang w:val="en-GB"/>
        </w:rPr>
        <w:t>] Naturalis tower: unityfm, 2013, </w:t>
      </w:r>
      <w:hyperlink r:id="rId37" w:history="1">
        <w:r w:rsidRPr="00A76730">
          <w:rPr>
            <w:color w:val="0000E9"/>
            <w:u w:val="single" w:color="0000E9"/>
            <w:lang w:val="en-GB"/>
          </w:rPr>
          <w:t>http://www.unityfm.nl/nieuws.php?id=26906</w:t>
        </w:r>
      </w:hyperlink>
    </w:p>
    <w:p w14:paraId="6B7EDDA4" w14:textId="77777777" w:rsidR="004B6D6D" w:rsidRPr="00A76730" w:rsidRDefault="004B6D6D" w:rsidP="00B056D7">
      <w:pPr>
        <w:rPr>
          <w:lang w:val="en-GB"/>
        </w:rPr>
      </w:pPr>
    </w:p>
    <w:p w14:paraId="7D09C074" w14:textId="77777777" w:rsidR="004B6D6D" w:rsidRPr="00A76730" w:rsidRDefault="004B6D6D" w:rsidP="00B056D7">
      <w:pPr>
        <w:rPr>
          <w:lang w:val="en-GB"/>
        </w:rPr>
      </w:pPr>
      <w:r w:rsidRPr="00A76730">
        <w:rPr>
          <w:lang w:val="en-GB"/>
        </w:rPr>
        <w:t>[</w:t>
      </w:r>
      <w:r w:rsidR="00D4636F">
        <w:rPr>
          <w:lang w:val="en-GB"/>
        </w:rPr>
        <w:t>11</w:t>
      </w:r>
      <w:r w:rsidRPr="00A76730">
        <w:rPr>
          <w:lang w:val="en-GB"/>
        </w:rPr>
        <w:t>] Database: introduction to query optimizer, 2013, </w:t>
      </w:r>
      <w:hyperlink r:id="rId38" w:history="1">
        <w:r w:rsidRPr="00A76730">
          <w:rPr>
            <w:color w:val="0000E9"/>
            <w:u w:val="single" w:color="0000E9"/>
            <w:lang w:val="en-GB"/>
          </w:rPr>
          <w:t>http://prabathsql.blogspot.nl/2013/01/introdiuction-to-query-optimizer.html</w:t>
        </w:r>
      </w:hyperlink>
    </w:p>
    <w:p w14:paraId="7A292749" w14:textId="77777777" w:rsidR="004B6D6D" w:rsidRPr="00A76730" w:rsidRDefault="004B6D6D" w:rsidP="00B056D7">
      <w:pPr>
        <w:rPr>
          <w:lang w:val="en-GB"/>
        </w:rPr>
      </w:pPr>
    </w:p>
    <w:p w14:paraId="17D5132F" w14:textId="77777777" w:rsidR="004B6D6D" w:rsidRPr="00A76730" w:rsidRDefault="004B6D6D" w:rsidP="00B056D7">
      <w:pPr>
        <w:rPr>
          <w:lang w:val="en-GB"/>
        </w:rPr>
      </w:pPr>
      <w:r w:rsidRPr="00A76730">
        <w:rPr>
          <w:lang w:val="en-GB"/>
        </w:rPr>
        <w:t>[</w:t>
      </w:r>
      <w:r w:rsidR="00D4636F">
        <w:rPr>
          <w:lang w:val="en-GB"/>
        </w:rPr>
        <w:t>12</w:t>
      </w:r>
      <w:r w:rsidRPr="00A76730">
        <w:rPr>
          <w:lang w:val="en-GB"/>
        </w:rPr>
        <w:t>] Wheelwork: op eigen kracht praktijk voor ergotherapie, 2013, </w:t>
      </w:r>
      <w:hyperlink r:id="rId39" w:history="1">
        <w:r w:rsidRPr="00A76730">
          <w:rPr>
            <w:color w:val="0000E9"/>
            <w:u w:val="single" w:color="0000E9"/>
            <w:lang w:val="en-GB"/>
          </w:rPr>
          <w:t>http://www.ergotherapieopeigenkracht.nl/vergoeding-ergotherapie/</w:t>
        </w:r>
      </w:hyperlink>
    </w:p>
    <w:p w14:paraId="644DA8B2" w14:textId="77777777" w:rsidR="004B6D6D" w:rsidRPr="00A76730" w:rsidRDefault="004B6D6D" w:rsidP="00B056D7">
      <w:pPr>
        <w:rPr>
          <w:lang w:val="en-GB"/>
        </w:rPr>
      </w:pPr>
    </w:p>
    <w:p w14:paraId="124D9E77" w14:textId="77777777" w:rsidR="004B6D6D" w:rsidRPr="00A76730" w:rsidRDefault="004B6D6D" w:rsidP="00B056D7">
      <w:pPr>
        <w:rPr>
          <w:lang w:val="en-GB"/>
        </w:rPr>
      </w:pPr>
      <w:r w:rsidRPr="00A76730">
        <w:rPr>
          <w:lang w:val="en-GB"/>
        </w:rPr>
        <w:t>[1</w:t>
      </w:r>
      <w:r w:rsidR="00D4636F">
        <w:rPr>
          <w:lang w:val="en-GB"/>
        </w:rPr>
        <w:t>3</w:t>
      </w:r>
      <w:r w:rsidRPr="00A76730">
        <w:rPr>
          <w:lang w:val="en-GB"/>
        </w:rPr>
        <w:t>] Lamp: ledweeklampen, </w:t>
      </w:r>
      <w:hyperlink r:id="rId40" w:history="1">
        <w:r w:rsidRPr="00A76730">
          <w:rPr>
            <w:color w:val="0000E9"/>
            <w:u w:val="single" w:color="0000E9"/>
            <w:lang w:val="en-GB"/>
          </w:rPr>
          <w:t>http://www.ledkweeklampen.nl</w:t>
        </w:r>
      </w:hyperlink>
    </w:p>
    <w:p w14:paraId="46C500FD" w14:textId="77777777" w:rsidR="004B6D6D" w:rsidRPr="00A76730" w:rsidRDefault="004B6D6D" w:rsidP="00B056D7">
      <w:pPr>
        <w:rPr>
          <w:lang w:val="en-GB"/>
        </w:rPr>
      </w:pPr>
    </w:p>
    <w:p w14:paraId="0EC3C7E0" w14:textId="77777777" w:rsidR="004B6D6D" w:rsidRPr="00A76730" w:rsidRDefault="004B6D6D" w:rsidP="00B056D7">
      <w:pPr>
        <w:rPr>
          <w:lang w:val="en-GB"/>
        </w:rPr>
      </w:pPr>
      <w:r w:rsidRPr="00A76730">
        <w:rPr>
          <w:lang w:val="en-GB"/>
        </w:rPr>
        <w:t>[1</w:t>
      </w:r>
      <w:r w:rsidR="00D4636F">
        <w:rPr>
          <w:lang w:val="en-GB"/>
        </w:rPr>
        <w:t>4</w:t>
      </w:r>
      <w:r w:rsidRPr="00A76730">
        <w:rPr>
          <w:lang w:val="en-GB"/>
        </w:rPr>
        <w:t>] iPhone: T-Mobile, </w:t>
      </w:r>
      <w:hyperlink r:id="rId41" w:history="1">
        <w:r w:rsidRPr="00A76730">
          <w:rPr>
            <w:color w:val="0000E9"/>
            <w:u w:val="single" w:color="0000E9"/>
            <w:lang w:val="en-GB"/>
          </w:rPr>
          <w:t>http://shop.t-mobile.nl/eca/RAPRD/Apple-iPhone-4-8GB-wit/map48gbpwi.html?ab_agid=1021</w:t>
        </w:r>
      </w:hyperlink>
    </w:p>
    <w:p w14:paraId="07D78750" w14:textId="77777777" w:rsidR="004B6D6D" w:rsidRPr="00A76730" w:rsidRDefault="004B6D6D" w:rsidP="00B056D7">
      <w:pPr>
        <w:rPr>
          <w:lang w:val="en-GB"/>
        </w:rPr>
      </w:pPr>
    </w:p>
    <w:p w14:paraId="726EBE9C" w14:textId="77777777" w:rsidR="004B6D6D" w:rsidRPr="00A76730" w:rsidRDefault="004B6D6D" w:rsidP="00B056D7">
      <w:pPr>
        <w:rPr>
          <w:color w:val="0000E9"/>
          <w:u w:val="single" w:color="0000E9"/>
          <w:lang w:val="en-GB"/>
        </w:rPr>
      </w:pPr>
      <w:r w:rsidRPr="00A76730">
        <w:rPr>
          <w:lang w:val="en-GB"/>
        </w:rPr>
        <w:t>[1</w:t>
      </w:r>
      <w:r w:rsidR="00D4636F">
        <w:rPr>
          <w:lang w:val="en-GB"/>
        </w:rPr>
        <w:t>5</w:t>
      </w:r>
      <w:r w:rsidRPr="00A76730">
        <w:rPr>
          <w:lang w:val="en-GB"/>
        </w:rPr>
        <w:t>] Slipper orchid: Wikimedia commons, 2009, </w:t>
      </w:r>
      <w:hyperlink r:id="rId42" w:history="1">
        <w:r w:rsidRPr="00A76730">
          <w:rPr>
            <w:color w:val="0000E9"/>
            <w:u w:val="single" w:color="0000E9"/>
            <w:lang w:val="en-GB"/>
          </w:rPr>
          <w:t>http://commons.wikimedia.org/wiki/File:Slipper_orchid_wyn1.jpg</w:t>
        </w:r>
      </w:hyperlink>
    </w:p>
    <w:p w14:paraId="1D934981" w14:textId="77777777" w:rsidR="004B6D6D" w:rsidRPr="00A76730" w:rsidRDefault="004B6D6D" w:rsidP="00B056D7">
      <w:pPr>
        <w:rPr>
          <w:lang w:val="en-GB"/>
        </w:rPr>
      </w:pPr>
    </w:p>
    <w:p w14:paraId="3677A3D2" w14:textId="77777777" w:rsidR="00765C8F" w:rsidRPr="00A76730" w:rsidRDefault="00D4636F" w:rsidP="00765C8F">
      <w:pPr>
        <w:rPr>
          <w:rStyle w:val="Hyperlink"/>
        </w:rPr>
      </w:pPr>
      <w:r>
        <w:rPr>
          <w:lang w:val="en-GB"/>
        </w:rPr>
        <w:t>[16</w:t>
      </w:r>
      <w:r w:rsidR="00765C8F" w:rsidRPr="00A76730">
        <w:rPr>
          <w:lang w:val="en-GB"/>
        </w:rPr>
        <w:t xml:space="preserve">] KeyLemon, 2013, </w:t>
      </w:r>
      <w:hyperlink r:id="rId43" w:history="1">
        <w:r w:rsidR="00765C8F" w:rsidRPr="00A76730">
          <w:rPr>
            <w:rStyle w:val="Hyperlink"/>
            <w:lang w:val="en-GB"/>
          </w:rPr>
          <w:t>https://www.keylemon.com/product/</w:t>
        </w:r>
      </w:hyperlink>
    </w:p>
    <w:p w14:paraId="26D46D7B" w14:textId="77777777" w:rsidR="004B6D6D" w:rsidRDefault="004B6D6D" w:rsidP="00B056D7">
      <w:pPr>
        <w:rPr>
          <w:lang w:val="en-GB"/>
        </w:rPr>
      </w:pPr>
    </w:p>
    <w:p w14:paraId="3E78D862" w14:textId="77777777" w:rsidR="00D4636F" w:rsidRDefault="00D4636F" w:rsidP="00D4636F">
      <w:pPr>
        <w:rPr>
          <w:lang w:val="en-GB"/>
        </w:rPr>
      </w:pPr>
      <w:r>
        <w:rPr>
          <w:lang w:val="en-GB"/>
        </w:rPr>
        <w:t xml:space="preserve">[17] LeafSnap, 2011, </w:t>
      </w:r>
      <w:hyperlink r:id="rId44" w:history="1">
        <w:r w:rsidRPr="002C3BBE">
          <w:rPr>
            <w:rStyle w:val="Hyperlink"/>
            <w:lang w:val="en-GB"/>
          </w:rPr>
          <w:t>www.leafsnap.com</w:t>
        </w:r>
      </w:hyperlink>
    </w:p>
    <w:p w14:paraId="3D11F321" w14:textId="77777777" w:rsidR="00D4636F" w:rsidRPr="00A76730" w:rsidRDefault="00D4636F" w:rsidP="00B056D7">
      <w:pPr>
        <w:rPr>
          <w:lang w:val="en-GB"/>
        </w:rPr>
      </w:pPr>
    </w:p>
    <w:p w14:paraId="74A9166C" w14:textId="77777777" w:rsidR="00765C8F" w:rsidRPr="00A76730" w:rsidRDefault="00765C8F" w:rsidP="00765C8F">
      <w:pPr>
        <w:rPr>
          <w:lang w:val="en-GB"/>
        </w:rPr>
      </w:pPr>
      <w:r w:rsidRPr="00A76730">
        <w:rPr>
          <w:lang w:val="en-GB"/>
        </w:rPr>
        <w:t>[</w:t>
      </w:r>
      <w:r w:rsidR="00D4636F">
        <w:rPr>
          <w:lang w:val="en-GB"/>
        </w:rPr>
        <w:t>18</w:t>
      </w:r>
      <w:r w:rsidRPr="00A76730">
        <w:rPr>
          <w:lang w:val="en-GB"/>
        </w:rPr>
        <w:t xml:space="preserve">] Offlickr, Hugo Haas, </w:t>
      </w:r>
      <w:hyperlink r:id="rId45" w:history="1">
        <w:r w:rsidRPr="00A76730">
          <w:rPr>
            <w:rStyle w:val="Hyperlink"/>
            <w:lang w:val="en-GB"/>
          </w:rPr>
          <w:t>http://code.google.com/p/offlickr</w:t>
        </w:r>
      </w:hyperlink>
    </w:p>
    <w:p w14:paraId="15CE1A7C" w14:textId="77777777" w:rsidR="00D4636F" w:rsidRPr="00A76730" w:rsidRDefault="00D4636F" w:rsidP="00B056D7">
      <w:pPr>
        <w:rPr>
          <w:lang w:val="en-GB"/>
        </w:rPr>
      </w:pPr>
    </w:p>
    <w:p w14:paraId="1EDAB43B" w14:textId="77777777" w:rsidR="00593442" w:rsidRPr="00A76730" w:rsidRDefault="00D4636F" w:rsidP="00593442">
      <w:pPr>
        <w:rPr>
          <w:lang w:val="en-GB"/>
        </w:rPr>
      </w:pPr>
      <w:r>
        <w:rPr>
          <w:lang w:val="en-GB"/>
        </w:rPr>
        <w:t>[19</w:t>
      </w:r>
      <w:r w:rsidR="00593442" w:rsidRPr="00A76730">
        <w:rPr>
          <w:lang w:val="en-GB"/>
        </w:rPr>
        <w:t xml:space="preserve">] Chochai A, 2012, Molecular phylogenetics of </w:t>
      </w:r>
      <w:r w:rsidR="00593442" w:rsidRPr="00A76730">
        <w:rPr>
          <w:i/>
          <w:lang w:val="en-GB"/>
        </w:rPr>
        <w:t>Paphiopedilum</w:t>
      </w:r>
      <w:r w:rsidR="00593442" w:rsidRPr="00A76730">
        <w:rPr>
          <w:lang w:val="en-GB"/>
        </w:rPr>
        <w:t xml:space="preserve"> (Cypripedioideae; Orchidaceae) based on nuclear ribosomal ITS and plastid sequences, In: Botanical Journal of the Linnean Society 170: 176-196</w:t>
      </w:r>
    </w:p>
    <w:p w14:paraId="47410337" w14:textId="77777777" w:rsidR="00593442" w:rsidRPr="00A76730" w:rsidRDefault="00593442" w:rsidP="00593442">
      <w:pPr>
        <w:rPr>
          <w:lang w:val="en-GB"/>
        </w:rPr>
      </w:pPr>
    </w:p>
    <w:p w14:paraId="24252F45" w14:textId="77777777" w:rsidR="00593442" w:rsidRPr="00A76730" w:rsidRDefault="00D4636F" w:rsidP="00593442">
      <w:pPr>
        <w:rPr>
          <w:lang w:val="en-GB"/>
        </w:rPr>
      </w:pPr>
      <w:r>
        <w:rPr>
          <w:lang w:val="en-GB"/>
        </w:rPr>
        <w:t>[20</w:t>
      </w:r>
      <w:r w:rsidR="00593442" w:rsidRPr="00A76730">
        <w:rPr>
          <w:lang w:val="en-GB"/>
        </w:rPr>
        <w:t>] Lawler LJ, 1984, Ethnobotany of the Orchidaceae, In: Arditti J (ed.), Orchid biology: reviews and perspectives: 27-149. Cornell University Press, Ithaca, New York, USA</w:t>
      </w:r>
    </w:p>
    <w:p w14:paraId="41933F2F" w14:textId="77777777" w:rsidR="00593442" w:rsidRPr="00A76730" w:rsidRDefault="00593442" w:rsidP="00B056D7">
      <w:pPr>
        <w:rPr>
          <w:lang w:val="en-GB"/>
        </w:rPr>
      </w:pPr>
    </w:p>
    <w:p w14:paraId="48EBD51A" w14:textId="77777777" w:rsidR="00593442" w:rsidRPr="00A76730" w:rsidRDefault="00D4636F" w:rsidP="00B056D7">
      <w:pPr>
        <w:rPr>
          <w:lang w:val="en-GB"/>
        </w:rPr>
      </w:pPr>
      <w:r>
        <w:rPr>
          <w:lang w:val="en-GB"/>
        </w:rPr>
        <w:t>[21</w:t>
      </w:r>
      <w:r w:rsidR="00593442" w:rsidRPr="00A76730">
        <w:rPr>
          <w:lang w:val="en-GB"/>
        </w:rPr>
        <w:t xml:space="preserve">] Cribb P, 1998, The genus </w:t>
      </w:r>
      <w:r w:rsidR="00593442" w:rsidRPr="00A76730">
        <w:rPr>
          <w:i/>
          <w:lang w:val="en-GB"/>
        </w:rPr>
        <w:t>Paphiopedilum</w:t>
      </w:r>
      <w:r w:rsidR="00593442" w:rsidRPr="00A76730">
        <w:rPr>
          <w:lang w:val="en-GB"/>
        </w:rPr>
        <w:t xml:space="preserve"> second edition</w:t>
      </w:r>
    </w:p>
    <w:p w14:paraId="1A5B16EC" w14:textId="77777777" w:rsidR="00593442" w:rsidRPr="00A76730" w:rsidRDefault="00593442" w:rsidP="00B056D7">
      <w:pPr>
        <w:rPr>
          <w:lang w:val="en-GB"/>
        </w:rPr>
      </w:pPr>
    </w:p>
    <w:p w14:paraId="338B125C" w14:textId="77777777" w:rsidR="005119DF" w:rsidRPr="00A76730" w:rsidRDefault="005119DF" w:rsidP="005119DF">
      <w:pPr>
        <w:rPr>
          <w:lang w:val="en-GB"/>
        </w:rPr>
      </w:pPr>
      <w:r w:rsidRPr="00A76730">
        <w:rPr>
          <w:lang w:val="en-GB"/>
        </w:rPr>
        <w:t>[</w:t>
      </w:r>
      <w:r w:rsidR="00D4636F">
        <w:rPr>
          <w:lang w:val="en-GB"/>
        </w:rPr>
        <w:t>22</w:t>
      </w:r>
      <w:r w:rsidRPr="00A76730">
        <w:rPr>
          <w:lang w:val="en-GB"/>
        </w:rPr>
        <w:t>] Rutger Vos, Bioinformatic</w:t>
      </w:r>
      <w:r w:rsidR="00482A42" w:rsidRPr="00A76730">
        <w:rPr>
          <w:lang w:val="en-GB"/>
        </w:rPr>
        <w:t>ist</w:t>
      </w:r>
      <w:r w:rsidRPr="00A76730">
        <w:rPr>
          <w:lang w:val="en-GB"/>
        </w:rPr>
        <w:t xml:space="preserve"> at Naturalis Biodiversity Center</w:t>
      </w:r>
    </w:p>
    <w:p w14:paraId="794C16DB" w14:textId="77777777" w:rsidR="005119DF" w:rsidRPr="00A76730" w:rsidRDefault="005119DF" w:rsidP="00B056D7">
      <w:pPr>
        <w:rPr>
          <w:lang w:val="en-GB"/>
        </w:rPr>
      </w:pPr>
    </w:p>
    <w:p w14:paraId="7715BBAD" w14:textId="77777777" w:rsidR="00765E5D" w:rsidRPr="00A76730" w:rsidRDefault="00D4636F" w:rsidP="00B056D7">
      <w:pPr>
        <w:rPr>
          <w:lang w:val="en-GB"/>
        </w:rPr>
      </w:pPr>
      <w:r w:rsidRPr="003E59CF">
        <w:rPr>
          <w:lang w:val="en-GB"/>
        </w:rPr>
        <w:t>[23</w:t>
      </w:r>
      <w:r w:rsidR="004B6D6D" w:rsidRPr="003E59CF">
        <w:rPr>
          <w:lang w:val="en-GB"/>
        </w:rPr>
        <w:t>]</w:t>
      </w:r>
      <w:r w:rsidR="005119DF" w:rsidRPr="003E59CF">
        <w:rPr>
          <w:lang w:val="en-GB"/>
        </w:rPr>
        <w:t xml:space="preserve"> Photographs by Patrick Wijntjes</w:t>
      </w:r>
    </w:p>
    <w:p w14:paraId="17CDE040" w14:textId="77777777" w:rsidR="00853C4C" w:rsidRPr="00A76730" w:rsidRDefault="00853C4C" w:rsidP="00B056D7">
      <w:pPr>
        <w:rPr>
          <w:lang w:val="en-GB"/>
        </w:rPr>
        <w:sectPr w:rsidR="00853C4C" w:rsidRPr="00A76730">
          <w:footerReference w:type="default" r:id="rId46"/>
          <w:pgSz w:w="11900" w:h="16840"/>
          <w:pgMar w:top="1417" w:right="1417" w:bottom="1417" w:left="1417" w:header="708" w:footer="708" w:gutter="0"/>
          <w:cols w:space="708"/>
          <w:docGrid w:linePitch="360"/>
        </w:sectPr>
      </w:pPr>
    </w:p>
    <w:p w14:paraId="5020A93A" w14:textId="77777777" w:rsidR="00DC328C" w:rsidRPr="00A76730" w:rsidRDefault="00DC328C" w:rsidP="00DC328C">
      <w:pPr>
        <w:pStyle w:val="Kop1"/>
        <w:rPr>
          <w:lang w:val="en-GB"/>
        </w:rPr>
      </w:pPr>
      <w:bookmarkStart w:id="224" w:name="_Toc262217635"/>
      <w:r w:rsidRPr="00A76730">
        <w:rPr>
          <w:lang w:val="en-GB"/>
        </w:rPr>
        <w:t>Supplements</w:t>
      </w:r>
      <w:bookmarkEnd w:id="224"/>
    </w:p>
    <w:p w14:paraId="1008F5D5" w14:textId="77777777" w:rsidR="00DC328C" w:rsidRPr="00A76730" w:rsidRDefault="00DC328C" w:rsidP="00DC328C">
      <w:pPr>
        <w:pStyle w:val="Kop2"/>
        <w:numPr>
          <w:ilvl w:val="0"/>
          <w:numId w:val="21"/>
          <w:numberingChange w:id="225" w:author="Rutger Vos" w:date="2014-05-22T10:58:00Z" w:original="%1:1:0:."/>
        </w:numPr>
        <w:rPr>
          <w:lang w:val="en-GB"/>
        </w:rPr>
      </w:pPr>
      <w:bookmarkStart w:id="226" w:name="_Toc262217636"/>
      <w:r w:rsidRPr="00A76730">
        <w:rPr>
          <w:lang w:val="en-GB"/>
        </w:rPr>
        <w:t>Input and output files</w:t>
      </w:r>
      <w:bookmarkEnd w:id="226"/>
    </w:p>
    <w:p w14:paraId="42CBA51A" w14:textId="77777777" w:rsidR="00DC328C" w:rsidRPr="00A76730" w:rsidRDefault="00DC328C" w:rsidP="00DC328C">
      <w:pPr>
        <w:pStyle w:val="Kop3"/>
        <w:numPr>
          <w:ilvl w:val="1"/>
          <w:numId w:val="21"/>
          <w:numberingChange w:id="227" w:author="Rutger Vos" w:date="2014-05-22T10:58:00Z" w:original="%1:1:0:.%2:1:0:."/>
        </w:numPr>
        <w:rPr>
          <w:lang w:val="en-GB"/>
        </w:rPr>
      </w:pPr>
      <w:bookmarkStart w:id="228" w:name="_Toc262217637"/>
      <w:r w:rsidRPr="00A76730">
        <w:rPr>
          <w:lang w:val="en-GB"/>
        </w:rPr>
        <w:t>Example of an xml file</w:t>
      </w:r>
      <w:bookmarkEnd w:id="228"/>
    </w:p>
    <w:p w14:paraId="19899D2E" w14:textId="77777777" w:rsidR="00DC328C" w:rsidRPr="00A76730" w:rsidRDefault="00DC328C" w:rsidP="00DC328C">
      <w:pPr>
        <w:rPr>
          <w:lang w:val="en-GB"/>
        </w:rPr>
      </w:pPr>
      <w:r w:rsidRPr="00A76730">
        <w:rPr>
          <w:lang w:val="en-GB"/>
        </w:rPr>
        <w:t>&lt;photo id="12342126885" secret="ca74c114fa" server="7451" farm="8" dateuploaded="1391690138" isfavorite="0" license="0" safety_level="2" rotation="0" originalsecret="29fddd19e8" originalformat="jpg" views="0" media="photo"&gt;</w:t>
      </w:r>
    </w:p>
    <w:p w14:paraId="4F5FB32B" w14:textId="77777777" w:rsidR="00DC328C" w:rsidRPr="00A76730" w:rsidRDefault="00DC328C" w:rsidP="00DC328C">
      <w:pPr>
        <w:rPr>
          <w:lang w:val="en-GB"/>
        </w:rPr>
      </w:pPr>
      <w:r w:rsidRPr="00A76730">
        <w:rPr>
          <w:lang w:val="en-GB"/>
        </w:rPr>
        <w:tab/>
        <w:t>&lt;owner nsid="113733456@N06" username="patrick_naturalis" realname="Patrick Wijntjes" location="" iconserver="0" iconfarm="0" path_alias=""/&gt;</w:t>
      </w:r>
    </w:p>
    <w:p w14:paraId="25696113" w14:textId="77777777" w:rsidR="00DC328C" w:rsidRPr="00A76730" w:rsidRDefault="00DC328C" w:rsidP="00DC328C">
      <w:pPr>
        <w:rPr>
          <w:lang w:val="en-GB"/>
        </w:rPr>
      </w:pPr>
      <w:r w:rsidRPr="00A76730">
        <w:rPr>
          <w:lang w:val="en-GB"/>
        </w:rPr>
        <w:tab/>
        <w:t>&lt;title&gt;charlesworthii5&lt;/title&gt;</w:t>
      </w:r>
    </w:p>
    <w:p w14:paraId="56BDD152" w14:textId="77777777" w:rsidR="00DC328C" w:rsidRPr="00A76730" w:rsidRDefault="00DC328C" w:rsidP="00DC328C">
      <w:pPr>
        <w:rPr>
          <w:lang w:val="en-GB"/>
        </w:rPr>
      </w:pPr>
      <w:r w:rsidRPr="00A76730">
        <w:rPr>
          <w:lang w:val="en-GB"/>
        </w:rPr>
        <w:tab/>
        <w:t>&lt;description/&gt;</w:t>
      </w:r>
    </w:p>
    <w:p w14:paraId="4B141234" w14:textId="77777777" w:rsidR="00DC328C" w:rsidRPr="00A76730" w:rsidRDefault="00DC328C" w:rsidP="00DC328C">
      <w:pPr>
        <w:rPr>
          <w:lang w:val="en-GB"/>
        </w:rPr>
      </w:pPr>
      <w:r w:rsidRPr="00A76730">
        <w:rPr>
          <w:lang w:val="en-GB"/>
        </w:rPr>
        <w:tab/>
        <w:t>&lt;visibility ispublic="0" isfriend="0" isfamily="0"/&gt;</w:t>
      </w:r>
    </w:p>
    <w:p w14:paraId="5C0B1F71" w14:textId="77777777" w:rsidR="00DC328C" w:rsidRPr="00A76730" w:rsidRDefault="00DC328C" w:rsidP="00DC328C">
      <w:pPr>
        <w:rPr>
          <w:lang w:val="en-GB"/>
        </w:rPr>
      </w:pPr>
      <w:r w:rsidRPr="00A76730">
        <w:rPr>
          <w:lang w:val="en-GB"/>
        </w:rPr>
        <w:tab/>
        <w:t>&lt;dates posted="1391690138" taken="2012-08-29 17:13:09" takengranularity="0" lastupdate="1391690248"/&gt;</w:t>
      </w:r>
    </w:p>
    <w:p w14:paraId="31C227FD" w14:textId="77777777" w:rsidR="00DC328C" w:rsidRPr="00A76730" w:rsidRDefault="00DC328C" w:rsidP="00DC328C">
      <w:pPr>
        <w:rPr>
          <w:lang w:val="en-GB"/>
        </w:rPr>
      </w:pPr>
      <w:r w:rsidRPr="00A76730">
        <w:rPr>
          <w:lang w:val="en-GB"/>
        </w:rPr>
        <w:tab/>
        <w:t>&lt;permissions permcomment="0" permaddmeta="0"/&gt;</w:t>
      </w:r>
    </w:p>
    <w:p w14:paraId="0084EB02" w14:textId="77777777" w:rsidR="00DC328C" w:rsidRPr="00A76730" w:rsidRDefault="00DC328C" w:rsidP="00DC328C">
      <w:pPr>
        <w:rPr>
          <w:lang w:val="en-GB"/>
        </w:rPr>
      </w:pPr>
      <w:r w:rsidRPr="00A76730">
        <w:rPr>
          <w:lang w:val="en-GB"/>
        </w:rPr>
        <w:tab/>
        <w:t>&lt;editability cancomment="1" canaddmeta="1"/&gt;</w:t>
      </w:r>
    </w:p>
    <w:p w14:paraId="063853E4" w14:textId="77777777" w:rsidR="00DC328C" w:rsidRPr="00A76730" w:rsidRDefault="00DC328C" w:rsidP="00DC328C">
      <w:pPr>
        <w:rPr>
          <w:lang w:val="en-GB"/>
        </w:rPr>
      </w:pPr>
      <w:r w:rsidRPr="00A76730">
        <w:rPr>
          <w:lang w:val="en-GB"/>
        </w:rPr>
        <w:tab/>
        <w:t>&lt;publiceditability cancomment="0" canaddmeta="0"/&gt;</w:t>
      </w:r>
    </w:p>
    <w:p w14:paraId="39F71318" w14:textId="77777777" w:rsidR="00DC328C" w:rsidRPr="00A76730" w:rsidRDefault="00DC328C" w:rsidP="00DC328C">
      <w:pPr>
        <w:rPr>
          <w:lang w:val="en-GB"/>
        </w:rPr>
      </w:pPr>
      <w:r w:rsidRPr="00A76730">
        <w:rPr>
          <w:lang w:val="en-GB"/>
        </w:rPr>
        <w:tab/>
        <w:t>&lt;usage candownload="1" canblog="1" canprint="1" canshare="0"/&gt;</w:t>
      </w:r>
    </w:p>
    <w:p w14:paraId="56A446B5" w14:textId="77777777" w:rsidR="00DC328C" w:rsidRPr="00A76730" w:rsidRDefault="00DC328C" w:rsidP="00DC328C">
      <w:pPr>
        <w:rPr>
          <w:lang w:val="en-GB"/>
        </w:rPr>
      </w:pPr>
      <w:r w:rsidRPr="00A76730">
        <w:rPr>
          <w:lang w:val="en-GB"/>
        </w:rPr>
        <w:tab/>
        <w:t>&lt;comments&gt;0&lt;/comments&gt;</w:t>
      </w:r>
    </w:p>
    <w:p w14:paraId="7739772D" w14:textId="77777777" w:rsidR="00DC328C" w:rsidRPr="00A76730" w:rsidRDefault="00DC328C" w:rsidP="00DC328C">
      <w:pPr>
        <w:rPr>
          <w:lang w:val="en-GB"/>
        </w:rPr>
      </w:pPr>
      <w:r w:rsidRPr="00A76730">
        <w:rPr>
          <w:lang w:val="en-GB"/>
        </w:rPr>
        <w:tab/>
        <w:t>&lt;notes/&gt;</w:t>
      </w:r>
    </w:p>
    <w:p w14:paraId="729DE8FD" w14:textId="77777777" w:rsidR="00DC328C" w:rsidRPr="00A76730" w:rsidRDefault="00DC328C" w:rsidP="00DC328C">
      <w:pPr>
        <w:rPr>
          <w:lang w:val="en-GB"/>
        </w:rPr>
      </w:pPr>
      <w:r w:rsidRPr="00A76730">
        <w:rPr>
          <w:lang w:val="en-GB"/>
        </w:rPr>
        <w:tab/>
        <w:t>&lt;people haspeople="0"/&gt;</w:t>
      </w:r>
    </w:p>
    <w:p w14:paraId="2F0024A0" w14:textId="77777777" w:rsidR="00DC328C" w:rsidRPr="00A76730" w:rsidRDefault="00826CDE" w:rsidP="00DC328C">
      <w:pPr>
        <w:rPr>
          <w:lang w:val="en-GB"/>
        </w:rPr>
      </w:pPr>
      <w:r>
        <w:rPr>
          <w:noProof/>
          <w:lang w:val="en-US"/>
        </w:rPr>
        <w:pict w14:anchorId="56F6BE18">
          <v:shape id="Kader 1" o:spid="_x0000_s1034" style="position:absolute;margin-left:-18pt;margin-top:.05pt;width:470.6pt;height:1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adj="0,,0" path="m0,0l5976620,,5976620,1494155,,1494155,,0xm41059,41059l41059,1453096,5935561,1453096,5935561,41059,41059,41059xe" fillcolor="#a7bfde [1620]" strokecolor="#4579b8 [3044]" strokeweight=".25pt">
            <v:fill color2="#4f81bd [3204]" rotate="t" focus="100%" type="gradient">
              <o:fill v:ext="view" type="gradientUnscaled"/>
            </v:fill>
            <v:stroke joinstyle="round"/>
            <v:shadow on="t" opacity="22936f" mv:blur="40000f" origin=",.5" offset="0,23000emu"/>
            <v:formulas/>
            <v:path arrowok="t" o:connecttype="custom" o:connectlocs="0,0;5976620,0;5976620,1494155;0,1494155;0,0;41059,41059;41059,1453096;5935561,1453096;5935561,41059;41059,41059" o:connectangles="0,0,0,0,0,0,0,0,0,0"/>
          </v:shape>
        </w:pict>
      </w:r>
      <w:r w:rsidR="00DC328C" w:rsidRPr="00A76730">
        <w:rPr>
          <w:lang w:val="en-GB"/>
        </w:rPr>
        <w:tab/>
        <w:t>&lt;tags&gt;</w:t>
      </w:r>
    </w:p>
    <w:p w14:paraId="3389EB90" w14:textId="77777777" w:rsidR="00DC328C" w:rsidRPr="00A76730" w:rsidRDefault="00DC328C" w:rsidP="00DC328C">
      <w:pPr>
        <w:rPr>
          <w:lang w:val="en-GB"/>
        </w:rPr>
      </w:pPr>
      <w:r w:rsidRPr="00A76730">
        <w:rPr>
          <w:lang w:val="en-GB"/>
        </w:rPr>
        <w:tab/>
      </w:r>
      <w:r w:rsidRPr="00A76730">
        <w:rPr>
          <w:lang w:val="en-GB"/>
        </w:rPr>
        <w:tab/>
        <w:t>&lt;tag id="113688134-12342126885-10993197" author="113733456@N06" raw="genus:Paphiopedilum" machine_tag="0"&gt;genuspaphiopedilum&lt;/tag&gt;</w:t>
      </w:r>
    </w:p>
    <w:p w14:paraId="4D1EBA32" w14:textId="77777777" w:rsidR="00DC328C" w:rsidRPr="00A76730" w:rsidRDefault="00DC328C" w:rsidP="00DC328C">
      <w:pPr>
        <w:rPr>
          <w:lang w:val="en-GB"/>
        </w:rPr>
      </w:pPr>
      <w:r w:rsidRPr="00A76730">
        <w:rPr>
          <w:lang w:val="en-GB"/>
        </w:rPr>
        <w:tab/>
      </w:r>
      <w:r w:rsidRPr="00A76730">
        <w:rPr>
          <w:lang w:val="en-GB"/>
        </w:rPr>
        <w:tab/>
        <w:t>&lt;tag id="113688134-12342126885-188931923" author="113733456@N06" raw="species:chariesworthii" machine_tag="0"&gt;specieschariesworthii&lt;/tag&gt;</w:t>
      </w:r>
    </w:p>
    <w:p w14:paraId="2ED9E390" w14:textId="77777777" w:rsidR="00DC328C" w:rsidRPr="00A76730" w:rsidRDefault="00DC328C" w:rsidP="00DC328C">
      <w:pPr>
        <w:rPr>
          <w:lang w:val="en-GB"/>
        </w:rPr>
      </w:pPr>
      <w:r w:rsidRPr="00A76730">
        <w:rPr>
          <w:lang w:val="en-GB"/>
        </w:rPr>
        <w:tab/>
      </w:r>
      <w:r w:rsidRPr="00A76730">
        <w:rPr>
          <w:lang w:val="en-GB"/>
        </w:rPr>
        <w:tab/>
        <w:t>&lt;tag id="113688134-12342126885-535" author="113733456@N06" raw="Flower" machine_tag="0"&gt;flower&lt;/tag&gt;</w:t>
      </w:r>
    </w:p>
    <w:p w14:paraId="77FBC527" w14:textId="77777777" w:rsidR="00DC328C" w:rsidRPr="00A76730" w:rsidRDefault="00DC328C" w:rsidP="00DC328C">
      <w:pPr>
        <w:rPr>
          <w:lang w:val="en-GB"/>
        </w:rPr>
      </w:pPr>
      <w:r w:rsidRPr="00A76730">
        <w:rPr>
          <w:lang w:val="en-GB"/>
        </w:rPr>
        <w:tab/>
        <w:t>&lt;/tags&gt;</w:t>
      </w:r>
    </w:p>
    <w:p w14:paraId="10C77211" w14:textId="77777777" w:rsidR="00DC328C" w:rsidRPr="00A76730" w:rsidRDefault="00DC328C" w:rsidP="00DC328C">
      <w:pPr>
        <w:rPr>
          <w:lang w:val="en-GB"/>
        </w:rPr>
      </w:pPr>
      <w:r w:rsidRPr="00A76730">
        <w:rPr>
          <w:lang w:val="en-GB"/>
        </w:rPr>
        <w:tab/>
        <w:t>&lt;urls&gt;</w:t>
      </w:r>
    </w:p>
    <w:p w14:paraId="4E6FA442" w14:textId="77777777" w:rsidR="00DC328C" w:rsidRPr="00A76730" w:rsidRDefault="00DC328C" w:rsidP="00DC328C">
      <w:pPr>
        <w:rPr>
          <w:lang w:val="en-GB"/>
        </w:rPr>
      </w:pPr>
      <w:r w:rsidRPr="00A76730">
        <w:rPr>
          <w:lang w:val="en-GB"/>
        </w:rPr>
        <w:tab/>
      </w:r>
      <w:r w:rsidRPr="00A76730">
        <w:rPr>
          <w:lang w:val="en-GB"/>
        </w:rPr>
        <w:tab/>
        <w:t>&lt;url type="photopage"&gt;http://www.flickr.com/photos/113733456@N06/12342126885/&lt;/url&gt;</w:t>
      </w:r>
    </w:p>
    <w:p w14:paraId="2BFD46A7" w14:textId="77777777" w:rsidR="00DC328C" w:rsidRPr="00A76730" w:rsidRDefault="00DC328C" w:rsidP="00DC328C">
      <w:pPr>
        <w:rPr>
          <w:lang w:val="en-GB"/>
        </w:rPr>
      </w:pPr>
      <w:r w:rsidRPr="00A76730">
        <w:rPr>
          <w:lang w:val="en-GB"/>
        </w:rPr>
        <w:tab/>
        <w:t>&lt;/urls&gt;</w:t>
      </w:r>
    </w:p>
    <w:p w14:paraId="2E8C43DE" w14:textId="77777777" w:rsidR="003609FA" w:rsidRPr="00A76730" w:rsidRDefault="00DC328C" w:rsidP="00DC328C">
      <w:pPr>
        <w:rPr>
          <w:lang w:val="en-GB"/>
        </w:rPr>
      </w:pPr>
      <w:r w:rsidRPr="00A76730">
        <w:rPr>
          <w:lang w:val="en-GB"/>
        </w:rPr>
        <w:t>&lt;/photo&gt;</w:t>
      </w:r>
      <w:r w:rsidR="003609FA" w:rsidRPr="00A76730">
        <w:rPr>
          <w:lang w:val="en-GB"/>
        </w:rPr>
        <w:br w:type="page"/>
      </w:r>
    </w:p>
    <w:p w14:paraId="56147543" w14:textId="77777777" w:rsidR="003609FA" w:rsidRPr="00A76730" w:rsidRDefault="003609FA" w:rsidP="003609FA">
      <w:pPr>
        <w:pStyle w:val="Kop3"/>
        <w:numPr>
          <w:ilvl w:val="1"/>
          <w:numId w:val="21"/>
          <w:numberingChange w:id="229" w:author="Rutger Vos" w:date="2014-05-22T10:58:00Z" w:original="%1:1:0:.%2:2:0:."/>
        </w:numPr>
        <w:rPr>
          <w:lang w:val="en-GB"/>
        </w:rPr>
      </w:pPr>
      <w:bookmarkStart w:id="230" w:name="_Toc262217638"/>
      <w:r w:rsidRPr="00A76730">
        <w:rPr>
          <w:lang w:val="en-GB"/>
        </w:rPr>
        <w:t>Example of an output file of classify.pl</w:t>
      </w:r>
      <w:bookmarkEnd w:id="230"/>
    </w:p>
    <w:p w14:paraId="69E36E78" w14:textId="77777777" w:rsidR="003609FA" w:rsidRPr="00A76730" w:rsidRDefault="003609FA" w:rsidP="003609FA">
      <w:pPr>
        <w:rPr>
          <w:lang w:val="en-GB"/>
        </w:rPr>
      </w:pPr>
    </w:p>
    <w:p w14:paraId="5511D758" w14:textId="77777777" w:rsidR="003609FA" w:rsidRPr="00A76730" w:rsidRDefault="003609FA" w:rsidP="003609FA">
      <w:pPr>
        <w:rPr>
          <w:lang w:val="en-GB"/>
        </w:rPr>
      </w:pPr>
      <w:r w:rsidRPr="00A76730">
        <w:rPr>
          <w:lang w:val="en-GB"/>
        </w:rPr>
        <w:t>Entry: color-100,451.png</w:t>
      </w:r>
    </w:p>
    <w:p w14:paraId="287F3E6F" w14:textId="77777777" w:rsidR="003609FA" w:rsidRPr="00A76730" w:rsidRDefault="003609FA" w:rsidP="003609FA">
      <w:pPr>
        <w:rPr>
          <w:lang w:val="en-GB"/>
        </w:rPr>
      </w:pPr>
      <w:r w:rsidRPr="00A76730">
        <w:rPr>
          <w:lang w:val="en-GB"/>
        </w:rPr>
        <w:t>$VAR1 = [</w:t>
      </w:r>
    </w:p>
    <w:p w14:paraId="348AFEA5" w14:textId="77777777" w:rsidR="003609FA" w:rsidRPr="00A76730" w:rsidRDefault="003609FA" w:rsidP="003609FA">
      <w:pPr>
        <w:rPr>
          <w:lang w:val="en-GB"/>
        </w:rPr>
      </w:pPr>
      <w:r w:rsidRPr="00A76730">
        <w:rPr>
          <w:lang w:val="en-GB"/>
        </w:rPr>
        <w:t xml:space="preserve">          '-0.456072704368231',</w:t>
      </w:r>
    </w:p>
    <w:p w14:paraId="5357BD02" w14:textId="77777777" w:rsidR="003609FA" w:rsidRPr="00A76730" w:rsidRDefault="003609FA" w:rsidP="003609FA">
      <w:pPr>
        <w:rPr>
          <w:lang w:val="en-GB"/>
        </w:rPr>
      </w:pPr>
      <w:r w:rsidRPr="00A76730">
        <w:rPr>
          <w:lang w:val="en-GB"/>
        </w:rPr>
        <w:t xml:space="preserve">          '-0.973874677375054',</w:t>
      </w:r>
    </w:p>
    <w:p w14:paraId="67FAD0FD" w14:textId="77777777" w:rsidR="003609FA" w:rsidRPr="00A76730" w:rsidRDefault="003609FA" w:rsidP="003609FA">
      <w:pPr>
        <w:rPr>
          <w:lang w:val="en-GB"/>
        </w:rPr>
      </w:pPr>
      <w:r w:rsidRPr="00A76730">
        <w:rPr>
          <w:lang w:val="en-GB"/>
        </w:rPr>
        <w:t xml:space="preserve">          '-1',</w:t>
      </w:r>
    </w:p>
    <w:p w14:paraId="1C305CE5" w14:textId="77777777" w:rsidR="003609FA" w:rsidRPr="00A76730" w:rsidRDefault="003609FA" w:rsidP="003609FA">
      <w:pPr>
        <w:rPr>
          <w:lang w:val="en-GB"/>
        </w:rPr>
      </w:pPr>
      <w:r w:rsidRPr="00A76730">
        <w:rPr>
          <w:lang w:val="en-GB"/>
        </w:rPr>
        <w:t xml:space="preserve">          '-0.999999808175595',</w:t>
      </w:r>
    </w:p>
    <w:p w14:paraId="06686EA6" w14:textId="77777777" w:rsidR="003609FA" w:rsidRPr="00A76730" w:rsidRDefault="003609FA" w:rsidP="003609FA">
      <w:pPr>
        <w:rPr>
          <w:lang w:val="en-GB"/>
        </w:rPr>
      </w:pPr>
      <w:r w:rsidRPr="00A76730">
        <w:rPr>
          <w:lang w:val="en-GB"/>
        </w:rPr>
        <w:t xml:space="preserve">          '0.990980698747592'</w:t>
      </w:r>
    </w:p>
    <w:p w14:paraId="6F698548" w14:textId="77777777" w:rsidR="003609FA" w:rsidRPr="00A76730" w:rsidRDefault="003609FA" w:rsidP="003609FA">
      <w:pPr>
        <w:rPr>
          <w:lang w:val="en-GB"/>
        </w:rPr>
      </w:pPr>
      <w:r w:rsidRPr="00A76730">
        <w:rPr>
          <w:lang w:val="en-GB"/>
        </w:rPr>
        <w:t xml:space="preserve">        ];</w:t>
      </w:r>
    </w:p>
    <w:p w14:paraId="3E2B1717" w14:textId="77777777" w:rsidR="003609FA" w:rsidRPr="00A76730" w:rsidRDefault="003609FA" w:rsidP="003609FA">
      <w:pPr>
        <w:rPr>
          <w:lang w:val="en-GB"/>
        </w:rPr>
      </w:pPr>
      <w:r w:rsidRPr="00A76730">
        <w:rPr>
          <w:lang w:val="en-GB"/>
        </w:rPr>
        <w:t>Entry: color-129,334.png</w:t>
      </w:r>
    </w:p>
    <w:p w14:paraId="1621919E" w14:textId="77777777" w:rsidR="003609FA" w:rsidRPr="00A76730" w:rsidRDefault="003609FA" w:rsidP="003609FA">
      <w:pPr>
        <w:rPr>
          <w:lang w:val="en-GB"/>
        </w:rPr>
      </w:pPr>
      <w:r w:rsidRPr="00A76730">
        <w:rPr>
          <w:lang w:val="en-GB"/>
        </w:rPr>
        <w:t>$VAR1 = [</w:t>
      </w:r>
    </w:p>
    <w:p w14:paraId="20DC2015" w14:textId="77777777" w:rsidR="003609FA" w:rsidRPr="00A76730" w:rsidRDefault="003609FA" w:rsidP="003609FA">
      <w:pPr>
        <w:rPr>
          <w:lang w:val="en-GB"/>
        </w:rPr>
      </w:pPr>
      <w:r w:rsidRPr="00A76730">
        <w:rPr>
          <w:lang w:val="en-GB"/>
        </w:rPr>
        <w:t xml:space="preserve">          '-0.811027796569903',</w:t>
      </w:r>
    </w:p>
    <w:p w14:paraId="37C79C9F" w14:textId="77777777" w:rsidR="003609FA" w:rsidRPr="00A76730" w:rsidRDefault="003609FA" w:rsidP="003609FA">
      <w:pPr>
        <w:rPr>
          <w:lang w:val="en-GB"/>
        </w:rPr>
      </w:pPr>
      <w:r w:rsidRPr="00A76730">
        <w:rPr>
          <w:lang w:val="en-GB"/>
        </w:rPr>
        <w:t xml:space="preserve">          '-0.999812464339958',</w:t>
      </w:r>
    </w:p>
    <w:p w14:paraId="7FD0552D" w14:textId="77777777" w:rsidR="003609FA" w:rsidRPr="00A76730" w:rsidRDefault="003609FA" w:rsidP="003609FA">
      <w:pPr>
        <w:rPr>
          <w:lang w:val="en-GB"/>
        </w:rPr>
      </w:pPr>
      <w:r w:rsidRPr="00A76730">
        <w:rPr>
          <w:lang w:val="en-GB"/>
        </w:rPr>
        <w:t xml:space="preserve">          '0.99572448600037',</w:t>
      </w:r>
    </w:p>
    <w:p w14:paraId="7660A23F" w14:textId="77777777" w:rsidR="003609FA" w:rsidRPr="00A76730" w:rsidRDefault="003609FA" w:rsidP="003609FA">
      <w:pPr>
        <w:rPr>
          <w:lang w:val="en-GB"/>
        </w:rPr>
      </w:pPr>
      <w:r w:rsidRPr="00A76730">
        <w:rPr>
          <w:lang w:val="en-GB"/>
        </w:rPr>
        <w:t xml:space="preserve">          '-0.996400768699541',</w:t>
      </w:r>
    </w:p>
    <w:p w14:paraId="743D3150" w14:textId="77777777" w:rsidR="003609FA" w:rsidRPr="00A76730" w:rsidRDefault="003609FA" w:rsidP="003609FA">
      <w:pPr>
        <w:rPr>
          <w:lang w:val="en-GB"/>
        </w:rPr>
      </w:pPr>
      <w:r w:rsidRPr="00A76730">
        <w:rPr>
          <w:lang w:val="en-GB"/>
        </w:rPr>
        <w:t xml:space="preserve">          '-1'</w:t>
      </w:r>
    </w:p>
    <w:p w14:paraId="6A99AF97" w14:textId="77777777" w:rsidR="003609FA" w:rsidRPr="00A76730" w:rsidRDefault="003609FA" w:rsidP="003609FA">
      <w:pPr>
        <w:rPr>
          <w:lang w:val="en-GB"/>
        </w:rPr>
      </w:pPr>
      <w:r w:rsidRPr="00A76730">
        <w:rPr>
          <w:lang w:val="en-GB"/>
        </w:rPr>
        <w:t xml:space="preserve">        ];</w:t>
      </w:r>
    </w:p>
    <w:p w14:paraId="24F2127E" w14:textId="77777777" w:rsidR="003609FA" w:rsidRPr="00A76730" w:rsidRDefault="003609FA" w:rsidP="003609FA">
      <w:pPr>
        <w:rPr>
          <w:lang w:val="en-GB"/>
        </w:rPr>
      </w:pPr>
      <w:r w:rsidRPr="00A76730">
        <w:rPr>
          <w:lang w:val="en-GB"/>
        </w:rPr>
        <w:t>Entry: color-141,711.png</w:t>
      </w:r>
    </w:p>
    <w:p w14:paraId="75BC2F0E" w14:textId="77777777" w:rsidR="003609FA" w:rsidRPr="00A76730" w:rsidRDefault="003609FA" w:rsidP="003609FA">
      <w:pPr>
        <w:rPr>
          <w:lang w:val="en-GB"/>
        </w:rPr>
      </w:pPr>
      <w:r w:rsidRPr="00A76730">
        <w:rPr>
          <w:lang w:val="en-GB"/>
        </w:rPr>
        <w:t>$VAR1 = [</w:t>
      </w:r>
    </w:p>
    <w:p w14:paraId="4F6630A2" w14:textId="77777777" w:rsidR="003609FA" w:rsidRPr="00A76730" w:rsidRDefault="003609FA" w:rsidP="003609FA">
      <w:pPr>
        <w:rPr>
          <w:lang w:val="en-GB"/>
        </w:rPr>
      </w:pPr>
      <w:r w:rsidRPr="00A76730">
        <w:rPr>
          <w:lang w:val="en-GB"/>
        </w:rPr>
        <w:t xml:space="preserve">          '0.971726551475096',</w:t>
      </w:r>
    </w:p>
    <w:p w14:paraId="1E649D22" w14:textId="77777777" w:rsidR="003609FA" w:rsidRPr="00A76730" w:rsidRDefault="003609FA" w:rsidP="003609FA">
      <w:pPr>
        <w:rPr>
          <w:lang w:val="en-GB"/>
        </w:rPr>
      </w:pPr>
      <w:r w:rsidRPr="00A76730">
        <w:rPr>
          <w:lang w:val="en-GB"/>
        </w:rPr>
        <w:t xml:space="preserve">          '-0.999312299486709',</w:t>
      </w:r>
    </w:p>
    <w:p w14:paraId="14ECD282" w14:textId="77777777" w:rsidR="003609FA" w:rsidRPr="00A76730" w:rsidRDefault="003609FA" w:rsidP="003609FA">
      <w:pPr>
        <w:rPr>
          <w:lang w:val="en-GB"/>
        </w:rPr>
      </w:pPr>
      <w:r w:rsidRPr="00A76730">
        <w:rPr>
          <w:lang w:val="en-GB"/>
        </w:rPr>
        <w:t xml:space="preserve">          '-0.981400879260904',</w:t>
      </w:r>
    </w:p>
    <w:p w14:paraId="5C547EB2" w14:textId="77777777" w:rsidR="003609FA" w:rsidRPr="00A76730" w:rsidRDefault="003609FA" w:rsidP="003609FA">
      <w:pPr>
        <w:rPr>
          <w:lang w:val="en-GB"/>
        </w:rPr>
      </w:pPr>
      <w:r w:rsidRPr="00A76730">
        <w:rPr>
          <w:lang w:val="en-GB"/>
        </w:rPr>
        <w:t xml:space="preserve">          '-0.99960776872456',</w:t>
      </w:r>
    </w:p>
    <w:p w14:paraId="308D58B8" w14:textId="77777777" w:rsidR="003609FA" w:rsidRPr="00A76730" w:rsidRDefault="003609FA" w:rsidP="003609FA">
      <w:pPr>
        <w:rPr>
          <w:lang w:val="en-GB"/>
        </w:rPr>
      </w:pPr>
      <w:r w:rsidRPr="00A76730">
        <w:rPr>
          <w:lang w:val="en-GB"/>
        </w:rPr>
        <w:t xml:space="preserve">          '-1'</w:t>
      </w:r>
    </w:p>
    <w:p w14:paraId="39914D75" w14:textId="77777777" w:rsidR="003609FA" w:rsidRPr="00A76730" w:rsidRDefault="003609FA" w:rsidP="003609FA">
      <w:pPr>
        <w:rPr>
          <w:lang w:val="en-GB"/>
        </w:rPr>
      </w:pPr>
      <w:r w:rsidRPr="00A76730">
        <w:rPr>
          <w:lang w:val="en-GB"/>
        </w:rPr>
        <w:t xml:space="preserve">        ];</w:t>
      </w:r>
    </w:p>
    <w:p w14:paraId="16554757" w14:textId="77777777" w:rsidR="003609FA" w:rsidRPr="00A76730" w:rsidRDefault="003609FA" w:rsidP="003609FA">
      <w:pPr>
        <w:rPr>
          <w:lang w:val="en-GB"/>
        </w:rPr>
      </w:pPr>
      <w:r w:rsidRPr="00A76730">
        <w:rPr>
          <w:lang w:val="en-GB"/>
        </w:rPr>
        <w:t>Entry: color-222,648.png</w:t>
      </w:r>
    </w:p>
    <w:p w14:paraId="609E932B" w14:textId="77777777" w:rsidR="003609FA" w:rsidRPr="00A76730" w:rsidRDefault="003609FA" w:rsidP="003609FA">
      <w:pPr>
        <w:rPr>
          <w:lang w:val="en-GB"/>
        </w:rPr>
      </w:pPr>
      <w:r w:rsidRPr="00A76730">
        <w:rPr>
          <w:lang w:val="en-GB"/>
        </w:rPr>
        <w:t>$VAR1 = [</w:t>
      </w:r>
    </w:p>
    <w:p w14:paraId="3E80CC29" w14:textId="77777777" w:rsidR="003609FA" w:rsidRPr="00A76730" w:rsidRDefault="003609FA" w:rsidP="003609FA">
      <w:pPr>
        <w:rPr>
          <w:lang w:val="en-GB"/>
        </w:rPr>
      </w:pPr>
      <w:r w:rsidRPr="00A76730">
        <w:rPr>
          <w:lang w:val="en-GB"/>
        </w:rPr>
        <w:t xml:space="preserve">          '0.996738096627912',</w:t>
      </w:r>
    </w:p>
    <w:p w14:paraId="6E251E2E" w14:textId="77777777" w:rsidR="003609FA" w:rsidRPr="00A76730" w:rsidRDefault="003609FA" w:rsidP="003609FA">
      <w:pPr>
        <w:rPr>
          <w:lang w:val="en-GB"/>
        </w:rPr>
      </w:pPr>
      <w:r w:rsidRPr="00A76730">
        <w:rPr>
          <w:lang w:val="en-GB"/>
        </w:rPr>
        <w:t xml:space="preserve">          '-0.919456120335819',</w:t>
      </w:r>
    </w:p>
    <w:p w14:paraId="2103AA06" w14:textId="77777777" w:rsidR="003609FA" w:rsidRPr="00A76730" w:rsidRDefault="003609FA" w:rsidP="003609FA">
      <w:pPr>
        <w:rPr>
          <w:lang w:val="en-GB"/>
        </w:rPr>
      </w:pPr>
      <w:r w:rsidRPr="00A76730">
        <w:rPr>
          <w:lang w:val="en-GB"/>
        </w:rPr>
        <w:t xml:space="preserve">          '-0.999987677705016',</w:t>
      </w:r>
    </w:p>
    <w:p w14:paraId="249E5D75" w14:textId="77777777" w:rsidR="003609FA" w:rsidRPr="00A76730" w:rsidRDefault="003609FA" w:rsidP="003609FA">
      <w:pPr>
        <w:rPr>
          <w:lang w:val="en-GB"/>
        </w:rPr>
      </w:pPr>
      <w:r w:rsidRPr="00A76730">
        <w:rPr>
          <w:lang w:val="en-GB"/>
        </w:rPr>
        <w:t xml:space="preserve">          '-0.999994486624424',</w:t>
      </w:r>
    </w:p>
    <w:p w14:paraId="6A740A99" w14:textId="77777777" w:rsidR="003609FA" w:rsidRPr="00A76730" w:rsidRDefault="003609FA" w:rsidP="003609FA">
      <w:pPr>
        <w:rPr>
          <w:lang w:val="en-GB"/>
        </w:rPr>
      </w:pPr>
      <w:r w:rsidRPr="00A76730">
        <w:rPr>
          <w:lang w:val="en-GB"/>
        </w:rPr>
        <w:t xml:space="preserve">          '-0.99999973650751'</w:t>
      </w:r>
    </w:p>
    <w:p w14:paraId="00C77929" w14:textId="77777777" w:rsidR="003609FA" w:rsidRPr="00A76730" w:rsidRDefault="003609FA" w:rsidP="003609FA">
      <w:pPr>
        <w:rPr>
          <w:lang w:val="en-GB"/>
        </w:rPr>
      </w:pPr>
      <w:r w:rsidRPr="00A76730">
        <w:rPr>
          <w:lang w:val="en-GB"/>
        </w:rPr>
        <w:t xml:space="preserve">        ];</w:t>
      </w:r>
    </w:p>
    <w:p w14:paraId="7F7FCABF" w14:textId="77777777" w:rsidR="003609FA" w:rsidRPr="00A76730" w:rsidRDefault="003609FA" w:rsidP="003609FA">
      <w:pPr>
        <w:rPr>
          <w:lang w:val="en-GB"/>
        </w:rPr>
      </w:pPr>
      <w:r w:rsidRPr="00A76730">
        <w:rPr>
          <w:lang w:val="en-GB"/>
        </w:rPr>
        <w:t>Entry: color-447,1931.png</w:t>
      </w:r>
    </w:p>
    <w:p w14:paraId="6491EBB6" w14:textId="77777777" w:rsidR="003609FA" w:rsidRPr="00A76730" w:rsidRDefault="003609FA" w:rsidP="003609FA">
      <w:pPr>
        <w:rPr>
          <w:lang w:val="en-GB"/>
        </w:rPr>
      </w:pPr>
      <w:r w:rsidRPr="00A76730">
        <w:rPr>
          <w:lang w:val="en-GB"/>
        </w:rPr>
        <w:t>$VAR1 = [</w:t>
      </w:r>
    </w:p>
    <w:p w14:paraId="4D0C80E7" w14:textId="77777777" w:rsidR="003609FA" w:rsidRPr="00A76730" w:rsidRDefault="003609FA" w:rsidP="003609FA">
      <w:pPr>
        <w:rPr>
          <w:lang w:val="en-GB"/>
        </w:rPr>
      </w:pPr>
      <w:r w:rsidRPr="00A76730">
        <w:rPr>
          <w:lang w:val="en-GB"/>
        </w:rPr>
        <w:t xml:space="preserve">          '0.935067461526289',</w:t>
      </w:r>
    </w:p>
    <w:p w14:paraId="73BA0B4F" w14:textId="77777777" w:rsidR="003609FA" w:rsidRPr="00A76730" w:rsidRDefault="003609FA" w:rsidP="003609FA">
      <w:pPr>
        <w:rPr>
          <w:lang w:val="en-GB"/>
        </w:rPr>
      </w:pPr>
      <w:r w:rsidRPr="00A76730">
        <w:rPr>
          <w:lang w:val="en-GB"/>
        </w:rPr>
        <w:t xml:space="preserve">          '-0.999821434281431',</w:t>
      </w:r>
    </w:p>
    <w:p w14:paraId="4350DD65" w14:textId="77777777" w:rsidR="003609FA" w:rsidRPr="00A76730" w:rsidRDefault="003609FA" w:rsidP="003609FA">
      <w:pPr>
        <w:rPr>
          <w:lang w:val="en-GB"/>
        </w:rPr>
      </w:pPr>
      <w:r w:rsidRPr="00A76730">
        <w:rPr>
          <w:lang w:val="en-GB"/>
        </w:rPr>
        <w:t xml:space="preserve">          '-0.999766410047794',</w:t>
      </w:r>
    </w:p>
    <w:p w14:paraId="104A43BC" w14:textId="77777777" w:rsidR="003609FA" w:rsidRPr="00A76730" w:rsidRDefault="003609FA" w:rsidP="003609FA">
      <w:pPr>
        <w:rPr>
          <w:lang w:val="en-GB"/>
        </w:rPr>
      </w:pPr>
      <w:r w:rsidRPr="00A76730">
        <w:rPr>
          <w:lang w:val="en-GB"/>
        </w:rPr>
        <w:t xml:space="preserve">          '-0.996420240471305',</w:t>
      </w:r>
    </w:p>
    <w:p w14:paraId="0C15472F" w14:textId="77777777" w:rsidR="003609FA" w:rsidRPr="00A76730" w:rsidRDefault="003609FA" w:rsidP="003609FA">
      <w:pPr>
        <w:rPr>
          <w:lang w:val="en-GB"/>
        </w:rPr>
      </w:pPr>
      <w:r w:rsidRPr="00A76730">
        <w:rPr>
          <w:lang w:val="en-GB"/>
        </w:rPr>
        <w:t xml:space="preserve">          '-1'</w:t>
      </w:r>
    </w:p>
    <w:p w14:paraId="27589F48" w14:textId="77777777" w:rsidR="003609FA" w:rsidRPr="00A76730" w:rsidRDefault="003609FA" w:rsidP="003609FA">
      <w:pPr>
        <w:rPr>
          <w:lang w:val="en-GB"/>
        </w:rPr>
      </w:pPr>
      <w:r w:rsidRPr="00A76730">
        <w:rPr>
          <w:lang w:val="en-GB"/>
        </w:rPr>
        <w:t xml:space="preserve">        ];</w:t>
      </w:r>
    </w:p>
    <w:p w14:paraId="0DE35265" w14:textId="77777777" w:rsidR="003609FA" w:rsidRPr="00A76730" w:rsidRDefault="003609FA" w:rsidP="003609FA">
      <w:pPr>
        <w:rPr>
          <w:lang w:val="en-GB"/>
        </w:rPr>
      </w:pPr>
      <w:r w:rsidRPr="00A76730">
        <w:rPr>
          <w:lang w:val="en-GB"/>
        </w:rPr>
        <w:t>Entry: color-46,379.png</w:t>
      </w:r>
    </w:p>
    <w:p w14:paraId="64DC99DF" w14:textId="77777777" w:rsidR="003609FA" w:rsidRPr="00A76730" w:rsidRDefault="003609FA" w:rsidP="003609FA">
      <w:pPr>
        <w:rPr>
          <w:lang w:val="en-GB"/>
        </w:rPr>
      </w:pPr>
      <w:r w:rsidRPr="00A76730">
        <w:rPr>
          <w:lang w:val="en-GB"/>
        </w:rPr>
        <w:t>$VAR1 = [</w:t>
      </w:r>
    </w:p>
    <w:p w14:paraId="7E07EE27" w14:textId="77777777" w:rsidR="003609FA" w:rsidRPr="00A76730" w:rsidRDefault="003609FA" w:rsidP="003609FA">
      <w:pPr>
        <w:rPr>
          <w:lang w:val="en-GB"/>
        </w:rPr>
      </w:pPr>
      <w:r w:rsidRPr="00A76730">
        <w:rPr>
          <w:lang w:val="en-GB"/>
        </w:rPr>
        <w:t xml:space="preserve">          '0.997483774166035',</w:t>
      </w:r>
    </w:p>
    <w:p w14:paraId="11484ED3" w14:textId="77777777" w:rsidR="003609FA" w:rsidRPr="00A76730" w:rsidRDefault="003609FA" w:rsidP="003609FA">
      <w:pPr>
        <w:rPr>
          <w:lang w:val="en-GB"/>
        </w:rPr>
      </w:pPr>
      <w:r w:rsidRPr="00A76730">
        <w:rPr>
          <w:lang w:val="en-GB"/>
        </w:rPr>
        <w:t xml:space="preserve">          '-0.994043337286478',</w:t>
      </w:r>
    </w:p>
    <w:p w14:paraId="1E04A37C" w14:textId="77777777" w:rsidR="003609FA" w:rsidRPr="00A76730" w:rsidRDefault="003609FA" w:rsidP="003609FA">
      <w:pPr>
        <w:rPr>
          <w:lang w:val="en-GB"/>
        </w:rPr>
      </w:pPr>
      <w:r w:rsidRPr="00A76730">
        <w:rPr>
          <w:lang w:val="en-GB"/>
        </w:rPr>
        <w:t xml:space="preserve">          '-0.998988899850576',</w:t>
      </w:r>
    </w:p>
    <w:p w14:paraId="330093AE" w14:textId="77777777" w:rsidR="003609FA" w:rsidRPr="00A76730" w:rsidRDefault="003609FA" w:rsidP="003609FA">
      <w:pPr>
        <w:rPr>
          <w:lang w:val="en-GB"/>
        </w:rPr>
      </w:pPr>
      <w:r w:rsidRPr="00A76730">
        <w:rPr>
          <w:lang w:val="en-GB"/>
        </w:rPr>
        <w:t xml:space="preserve">          '-0.999999999293947',</w:t>
      </w:r>
    </w:p>
    <w:p w14:paraId="382E4690" w14:textId="77777777" w:rsidR="003609FA" w:rsidRPr="00A76730" w:rsidRDefault="003609FA" w:rsidP="003609FA">
      <w:pPr>
        <w:rPr>
          <w:lang w:val="en-GB"/>
        </w:rPr>
      </w:pPr>
      <w:r w:rsidRPr="00A76730">
        <w:rPr>
          <w:lang w:val="en-GB"/>
        </w:rPr>
        <w:t xml:space="preserve">          '-0.99999999995774'</w:t>
      </w:r>
    </w:p>
    <w:p w14:paraId="6255DFAC" w14:textId="77777777" w:rsidR="003609FA" w:rsidRPr="00A76730" w:rsidRDefault="003609FA" w:rsidP="003609FA">
      <w:pPr>
        <w:rPr>
          <w:lang w:val="en-GB"/>
        </w:rPr>
      </w:pPr>
      <w:r w:rsidRPr="00A76730">
        <w:rPr>
          <w:lang w:val="en-GB"/>
        </w:rPr>
        <w:t xml:space="preserve">        ];</w:t>
      </w:r>
    </w:p>
    <w:p w14:paraId="1372AFC4" w14:textId="77777777" w:rsidR="003609FA" w:rsidRPr="00A76730" w:rsidRDefault="003609FA" w:rsidP="003609FA">
      <w:pPr>
        <w:rPr>
          <w:lang w:val="en-GB"/>
        </w:rPr>
      </w:pPr>
      <w:r w:rsidRPr="00A76730">
        <w:rPr>
          <w:lang w:val="en-GB"/>
        </w:rPr>
        <w:t>Entry: color-50,380.png</w:t>
      </w:r>
    </w:p>
    <w:p w14:paraId="31CDA35B" w14:textId="77777777" w:rsidR="003609FA" w:rsidRPr="00A76730" w:rsidRDefault="003609FA" w:rsidP="003609FA">
      <w:pPr>
        <w:rPr>
          <w:lang w:val="en-GB"/>
        </w:rPr>
      </w:pPr>
      <w:r w:rsidRPr="00A76730">
        <w:rPr>
          <w:lang w:val="en-GB"/>
        </w:rPr>
        <w:t>$VAR1 = [</w:t>
      </w:r>
    </w:p>
    <w:p w14:paraId="3900B9E5" w14:textId="77777777" w:rsidR="003609FA" w:rsidRPr="00A76730" w:rsidRDefault="003609FA" w:rsidP="003609FA">
      <w:pPr>
        <w:rPr>
          <w:lang w:val="en-GB"/>
        </w:rPr>
      </w:pPr>
      <w:r w:rsidRPr="00A76730">
        <w:rPr>
          <w:lang w:val="en-GB"/>
        </w:rPr>
        <w:t xml:space="preserve">          '0.940404321606217',</w:t>
      </w:r>
    </w:p>
    <w:p w14:paraId="6BE845E1" w14:textId="77777777" w:rsidR="003609FA" w:rsidRPr="00A76730" w:rsidRDefault="003609FA" w:rsidP="003609FA">
      <w:pPr>
        <w:rPr>
          <w:lang w:val="en-GB"/>
        </w:rPr>
      </w:pPr>
      <w:r w:rsidRPr="00A76730">
        <w:rPr>
          <w:lang w:val="en-GB"/>
        </w:rPr>
        <w:t xml:space="preserve">          '-0.758403411429261',</w:t>
      </w:r>
    </w:p>
    <w:p w14:paraId="48CDB1B6" w14:textId="77777777" w:rsidR="003609FA" w:rsidRPr="00A76730" w:rsidRDefault="003609FA" w:rsidP="003609FA">
      <w:pPr>
        <w:rPr>
          <w:lang w:val="en-GB"/>
        </w:rPr>
      </w:pPr>
      <w:r w:rsidRPr="00A76730">
        <w:rPr>
          <w:lang w:val="en-GB"/>
        </w:rPr>
        <w:t xml:space="preserve">          '-0.999999840072036',</w:t>
      </w:r>
    </w:p>
    <w:p w14:paraId="16277F64" w14:textId="77777777" w:rsidR="003609FA" w:rsidRPr="00A76730" w:rsidRDefault="003609FA" w:rsidP="003609FA">
      <w:pPr>
        <w:rPr>
          <w:lang w:val="en-GB"/>
        </w:rPr>
      </w:pPr>
      <w:r w:rsidRPr="00A76730">
        <w:rPr>
          <w:lang w:val="en-GB"/>
        </w:rPr>
        <w:t xml:space="preserve">          '-0.999999955862603',</w:t>
      </w:r>
    </w:p>
    <w:p w14:paraId="044EE4DE" w14:textId="77777777" w:rsidR="003609FA" w:rsidRPr="00A76730" w:rsidRDefault="003609FA" w:rsidP="003609FA">
      <w:pPr>
        <w:rPr>
          <w:lang w:val="en-GB"/>
        </w:rPr>
      </w:pPr>
      <w:r w:rsidRPr="00A76730">
        <w:rPr>
          <w:lang w:val="en-GB"/>
        </w:rPr>
        <w:t xml:space="preserve">          '-0.999999983567608'</w:t>
      </w:r>
    </w:p>
    <w:p w14:paraId="61AEBB57" w14:textId="77777777" w:rsidR="003609FA" w:rsidRPr="00A76730" w:rsidRDefault="003609FA" w:rsidP="003609FA">
      <w:pPr>
        <w:rPr>
          <w:lang w:val="en-GB"/>
        </w:rPr>
      </w:pPr>
      <w:r w:rsidRPr="00A76730">
        <w:rPr>
          <w:lang w:val="en-GB"/>
        </w:rPr>
        <w:t xml:space="preserve">        ];</w:t>
      </w:r>
    </w:p>
    <w:p w14:paraId="0755D645" w14:textId="77777777" w:rsidR="003609FA" w:rsidRPr="00A76730" w:rsidRDefault="003609FA" w:rsidP="003609FA">
      <w:pPr>
        <w:rPr>
          <w:lang w:val="en-GB"/>
        </w:rPr>
      </w:pPr>
      <w:r w:rsidRPr="00A76730">
        <w:rPr>
          <w:lang w:val="en-GB"/>
        </w:rPr>
        <w:t>Entry: color-56,651.png</w:t>
      </w:r>
    </w:p>
    <w:p w14:paraId="0309CA7F" w14:textId="77777777" w:rsidR="003609FA" w:rsidRPr="00A76730" w:rsidRDefault="003609FA" w:rsidP="003609FA">
      <w:pPr>
        <w:rPr>
          <w:lang w:val="en-GB"/>
        </w:rPr>
      </w:pPr>
      <w:r w:rsidRPr="00A76730">
        <w:rPr>
          <w:lang w:val="en-GB"/>
        </w:rPr>
        <w:t>$VAR1 = [</w:t>
      </w:r>
    </w:p>
    <w:p w14:paraId="29AA0ACF" w14:textId="77777777" w:rsidR="003609FA" w:rsidRPr="00A76730" w:rsidRDefault="003609FA" w:rsidP="003609FA">
      <w:pPr>
        <w:rPr>
          <w:lang w:val="en-GB"/>
        </w:rPr>
      </w:pPr>
      <w:r w:rsidRPr="00A76730">
        <w:rPr>
          <w:lang w:val="en-GB"/>
        </w:rPr>
        <w:t xml:space="preserve">          '-0.897130009835269',</w:t>
      </w:r>
    </w:p>
    <w:p w14:paraId="7B6D622B" w14:textId="77777777" w:rsidR="003609FA" w:rsidRPr="00A76730" w:rsidRDefault="003609FA" w:rsidP="003609FA">
      <w:pPr>
        <w:rPr>
          <w:lang w:val="en-GB"/>
        </w:rPr>
      </w:pPr>
      <w:r w:rsidRPr="00A76730">
        <w:rPr>
          <w:lang w:val="en-GB"/>
        </w:rPr>
        <w:t xml:space="preserve">          '0.994303714419604',</w:t>
      </w:r>
    </w:p>
    <w:p w14:paraId="2E5BFA97" w14:textId="77777777" w:rsidR="003609FA" w:rsidRPr="00A76730" w:rsidRDefault="003609FA" w:rsidP="003609FA">
      <w:pPr>
        <w:rPr>
          <w:lang w:val="en-GB"/>
        </w:rPr>
      </w:pPr>
      <w:r w:rsidRPr="00A76730">
        <w:rPr>
          <w:lang w:val="en-GB"/>
        </w:rPr>
        <w:t xml:space="preserve">          '-0.999999951703297',</w:t>
      </w:r>
    </w:p>
    <w:p w14:paraId="19A94D26" w14:textId="77777777" w:rsidR="003609FA" w:rsidRPr="00A76730" w:rsidRDefault="003609FA" w:rsidP="003609FA">
      <w:pPr>
        <w:rPr>
          <w:lang w:val="en-GB"/>
        </w:rPr>
      </w:pPr>
      <w:r w:rsidRPr="00A76730">
        <w:rPr>
          <w:lang w:val="en-GB"/>
        </w:rPr>
        <w:t xml:space="preserve">          '-0.999999993987055',</w:t>
      </w:r>
    </w:p>
    <w:p w14:paraId="0F015990" w14:textId="77777777" w:rsidR="003609FA" w:rsidRPr="00A76730" w:rsidRDefault="003609FA" w:rsidP="003609FA">
      <w:pPr>
        <w:rPr>
          <w:lang w:val="en-GB"/>
        </w:rPr>
      </w:pPr>
      <w:r w:rsidRPr="00A76730">
        <w:rPr>
          <w:lang w:val="en-GB"/>
        </w:rPr>
        <w:t xml:space="preserve">          '-1'</w:t>
      </w:r>
    </w:p>
    <w:p w14:paraId="41D5A9FA" w14:textId="77777777" w:rsidR="003609FA" w:rsidRPr="00A76730" w:rsidRDefault="003609FA" w:rsidP="003609FA">
      <w:pPr>
        <w:rPr>
          <w:lang w:val="en-GB"/>
        </w:rPr>
      </w:pPr>
      <w:r w:rsidRPr="00A76730">
        <w:rPr>
          <w:lang w:val="en-GB"/>
        </w:rPr>
        <w:t xml:space="preserve">        ];</w:t>
      </w:r>
    </w:p>
    <w:p w14:paraId="3CE6AC4B" w14:textId="77777777" w:rsidR="003609FA" w:rsidRPr="00A76730" w:rsidRDefault="003609FA" w:rsidP="003609FA">
      <w:pPr>
        <w:rPr>
          <w:lang w:val="en-GB"/>
        </w:rPr>
      </w:pPr>
      <w:r w:rsidRPr="00A76730">
        <w:rPr>
          <w:lang w:val="en-GB"/>
        </w:rPr>
        <w:t>Entry: color-64,737.png</w:t>
      </w:r>
    </w:p>
    <w:p w14:paraId="786C963B" w14:textId="77777777" w:rsidR="003609FA" w:rsidRPr="00A76730" w:rsidRDefault="003609FA" w:rsidP="003609FA">
      <w:pPr>
        <w:rPr>
          <w:lang w:val="en-GB"/>
        </w:rPr>
      </w:pPr>
      <w:r w:rsidRPr="00A76730">
        <w:rPr>
          <w:lang w:val="en-GB"/>
        </w:rPr>
        <w:t>$VAR1 = [</w:t>
      </w:r>
    </w:p>
    <w:p w14:paraId="78CC3F3B" w14:textId="77777777" w:rsidR="003609FA" w:rsidRPr="00A76730" w:rsidRDefault="003609FA" w:rsidP="003609FA">
      <w:pPr>
        <w:rPr>
          <w:lang w:val="en-GB"/>
        </w:rPr>
      </w:pPr>
      <w:r w:rsidRPr="00A76730">
        <w:rPr>
          <w:lang w:val="en-GB"/>
        </w:rPr>
        <w:t xml:space="preserve">          '0.93481407861017',</w:t>
      </w:r>
    </w:p>
    <w:p w14:paraId="4EA2A68E" w14:textId="77777777" w:rsidR="003609FA" w:rsidRPr="00A76730" w:rsidRDefault="003609FA" w:rsidP="003609FA">
      <w:pPr>
        <w:rPr>
          <w:lang w:val="en-GB"/>
        </w:rPr>
      </w:pPr>
      <w:r w:rsidRPr="00A76730">
        <w:rPr>
          <w:lang w:val="en-GB"/>
        </w:rPr>
        <w:t xml:space="preserve">          '0.345711139511172',</w:t>
      </w:r>
    </w:p>
    <w:p w14:paraId="50DC739F" w14:textId="77777777" w:rsidR="003609FA" w:rsidRPr="00A76730" w:rsidRDefault="003609FA" w:rsidP="003609FA">
      <w:pPr>
        <w:rPr>
          <w:lang w:val="en-GB"/>
        </w:rPr>
      </w:pPr>
      <w:r w:rsidRPr="00A76730">
        <w:rPr>
          <w:lang w:val="en-GB"/>
        </w:rPr>
        <w:t xml:space="preserve">          '-0.999999999999977',</w:t>
      </w:r>
    </w:p>
    <w:p w14:paraId="344C7307" w14:textId="77777777" w:rsidR="003609FA" w:rsidRPr="00A76730" w:rsidRDefault="003609FA" w:rsidP="003609FA">
      <w:pPr>
        <w:rPr>
          <w:lang w:val="en-GB"/>
        </w:rPr>
      </w:pPr>
      <w:r w:rsidRPr="00A76730">
        <w:rPr>
          <w:lang w:val="en-GB"/>
        </w:rPr>
        <w:t xml:space="preserve">          '-0.999999985064081',</w:t>
      </w:r>
    </w:p>
    <w:p w14:paraId="73E5AC55" w14:textId="77777777" w:rsidR="003609FA" w:rsidRPr="00A76730" w:rsidRDefault="003609FA" w:rsidP="003609FA">
      <w:pPr>
        <w:rPr>
          <w:lang w:val="en-GB"/>
        </w:rPr>
      </w:pPr>
      <w:r w:rsidRPr="00A76730">
        <w:rPr>
          <w:lang w:val="en-GB"/>
        </w:rPr>
        <w:t xml:space="preserve">          '-1'</w:t>
      </w:r>
    </w:p>
    <w:p w14:paraId="4D111C15" w14:textId="77777777" w:rsidR="003609FA" w:rsidRPr="00A76730" w:rsidRDefault="003609FA" w:rsidP="003609FA">
      <w:pPr>
        <w:rPr>
          <w:lang w:val="en-GB"/>
        </w:rPr>
      </w:pPr>
      <w:r w:rsidRPr="00A76730">
        <w:rPr>
          <w:lang w:val="en-GB"/>
        </w:rPr>
        <w:t xml:space="preserve">        ];</w:t>
      </w:r>
    </w:p>
    <w:p w14:paraId="246F3E5A" w14:textId="77777777" w:rsidR="003609FA" w:rsidRPr="00A76730" w:rsidRDefault="003609FA" w:rsidP="003609FA">
      <w:pPr>
        <w:rPr>
          <w:lang w:val="en-GB"/>
        </w:rPr>
      </w:pPr>
      <w:r w:rsidRPr="00A76730">
        <w:rPr>
          <w:lang w:val="en-GB"/>
        </w:rPr>
        <w:t>Entry: color-7,390.png</w:t>
      </w:r>
    </w:p>
    <w:p w14:paraId="5AB7CBAD" w14:textId="77777777" w:rsidR="003609FA" w:rsidRPr="00A76730" w:rsidRDefault="003609FA" w:rsidP="003609FA">
      <w:pPr>
        <w:rPr>
          <w:lang w:val="en-GB"/>
        </w:rPr>
      </w:pPr>
      <w:r w:rsidRPr="00A76730">
        <w:rPr>
          <w:lang w:val="en-GB"/>
        </w:rPr>
        <w:t>$VAR1 = [</w:t>
      </w:r>
    </w:p>
    <w:p w14:paraId="580D828A" w14:textId="77777777" w:rsidR="003609FA" w:rsidRPr="00A76730" w:rsidRDefault="003609FA" w:rsidP="003609FA">
      <w:pPr>
        <w:rPr>
          <w:lang w:val="en-GB"/>
        </w:rPr>
      </w:pPr>
      <w:r w:rsidRPr="00A76730">
        <w:rPr>
          <w:lang w:val="en-GB"/>
        </w:rPr>
        <w:t xml:space="preserve">          '-0.999853813787961',</w:t>
      </w:r>
    </w:p>
    <w:p w14:paraId="1955C80B" w14:textId="77777777" w:rsidR="003609FA" w:rsidRPr="00A76730" w:rsidRDefault="003609FA" w:rsidP="003609FA">
      <w:pPr>
        <w:rPr>
          <w:lang w:val="en-GB"/>
        </w:rPr>
      </w:pPr>
      <w:r w:rsidRPr="00A76730">
        <w:rPr>
          <w:lang w:val="en-GB"/>
        </w:rPr>
        <w:t xml:space="preserve">          '-0.303503446288619',</w:t>
      </w:r>
    </w:p>
    <w:p w14:paraId="0AE814A8" w14:textId="77777777" w:rsidR="003609FA" w:rsidRPr="00A76730" w:rsidRDefault="003609FA" w:rsidP="003609FA">
      <w:pPr>
        <w:rPr>
          <w:lang w:val="en-GB"/>
        </w:rPr>
      </w:pPr>
      <w:r w:rsidRPr="00A76730">
        <w:rPr>
          <w:lang w:val="en-GB"/>
        </w:rPr>
        <w:t xml:space="preserve">          '-0.999984006201254',</w:t>
      </w:r>
    </w:p>
    <w:p w14:paraId="046D2F87" w14:textId="77777777" w:rsidR="003609FA" w:rsidRPr="00A76730" w:rsidRDefault="003609FA" w:rsidP="003609FA">
      <w:pPr>
        <w:rPr>
          <w:lang w:val="en-GB"/>
        </w:rPr>
      </w:pPr>
      <w:r w:rsidRPr="00A76730">
        <w:rPr>
          <w:lang w:val="en-GB"/>
        </w:rPr>
        <w:t xml:space="preserve">          '-0.999999238570459',</w:t>
      </w:r>
    </w:p>
    <w:p w14:paraId="6BC4EDE3" w14:textId="77777777" w:rsidR="003609FA" w:rsidRPr="00A76730" w:rsidRDefault="003609FA" w:rsidP="003609FA">
      <w:pPr>
        <w:rPr>
          <w:lang w:val="en-GB"/>
        </w:rPr>
      </w:pPr>
      <w:r w:rsidRPr="00A76730">
        <w:rPr>
          <w:lang w:val="en-GB"/>
        </w:rPr>
        <w:t xml:space="preserve">          '-1'</w:t>
      </w:r>
    </w:p>
    <w:p w14:paraId="7CE6FEDE" w14:textId="77777777" w:rsidR="003609FA" w:rsidRPr="00A76730" w:rsidRDefault="003609FA" w:rsidP="003609FA">
      <w:pPr>
        <w:rPr>
          <w:lang w:val="en-GB"/>
        </w:rPr>
      </w:pPr>
      <w:r w:rsidRPr="00A76730">
        <w:rPr>
          <w:lang w:val="en-GB"/>
        </w:rPr>
        <w:t xml:space="preserve">        ];</w:t>
      </w:r>
      <w:r w:rsidRPr="00A76730">
        <w:rPr>
          <w:lang w:val="en-GB"/>
        </w:rPr>
        <w:br w:type="page"/>
      </w:r>
    </w:p>
    <w:p w14:paraId="44CC8FF2" w14:textId="77777777" w:rsidR="00DC328C" w:rsidRPr="00A76730" w:rsidRDefault="00DC328C" w:rsidP="003609FA">
      <w:pPr>
        <w:pStyle w:val="Kop3"/>
        <w:numPr>
          <w:ilvl w:val="1"/>
          <w:numId w:val="21"/>
          <w:numberingChange w:id="231" w:author="Rutger Vos" w:date="2014-05-22T10:58:00Z" w:original="%1:1:0:.%2:3:0:."/>
        </w:numPr>
        <w:rPr>
          <w:lang w:val="en-GB"/>
        </w:rPr>
      </w:pPr>
      <w:bookmarkStart w:id="232" w:name="_Toc262217639"/>
      <w:r w:rsidRPr="00A76730">
        <w:rPr>
          <w:lang w:val="en-GB"/>
        </w:rPr>
        <w:t>Tag file of a flower</w:t>
      </w:r>
      <w:bookmarkEnd w:id="232"/>
    </w:p>
    <w:p w14:paraId="76BB1625" w14:textId="77777777" w:rsidR="00DC328C" w:rsidRPr="00A76730" w:rsidRDefault="00DC328C" w:rsidP="00DC328C">
      <w:pPr>
        <w:rPr>
          <w:lang w:val="en-GB"/>
        </w:rPr>
      </w:pPr>
    </w:p>
    <w:p w14:paraId="024D847A" w14:textId="77777777" w:rsidR="00DC328C" w:rsidRPr="00A76730" w:rsidRDefault="00DC328C" w:rsidP="00DC328C">
      <w:pPr>
        <w:rPr>
          <w:lang w:val="en-GB"/>
        </w:rPr>
      </w:pPr>
      <w:r w:rsidRPr="00A76730">
        <w:rPr>
          <w:lang w:val="en-GB"/>
        </w:rPr>
        <w:t>bellatulum12 phot</w:t>
      </w:r>
    </w:p>
    <w:p w14:paraId="72DFF9AF" w14:textId="77777777" w:rsidR="00DC328C" w:rsidRPr="00A76730" w:rsidRDefault="00DC328C" w:rsidP="00DC328C">
      <w:pPr>
        <w:rPr>
          <w:lang w:val="en-GB"/>
        </w:rPr>
      </w:pPr>
    </w:p>
    <w:p w14:paraId="157AA5B7" w14:textId="77777777" w:rsidR="00DC328C" w:rsidRPr="00A76730" w:rsidRDefault="00DC328C" w:rsidP="00DC328C">
      <w:pPr>
        <w:rPr>
          <w:lang w:val="en-GB"/>
        </w:rPr>
      </w:pPr>
      <w:r w:rsidRPr="00A76730">
        <w:rPr>
          <w:lang w:val="en-GB"/>
        </w:rPr>
        <w:t>genus:Brachypetalum</w:t>
      </w:r>
    </w:p>
    <w:p w14:paraId="1D3420B2" w14:textId="77777777" w:rsidR="00DC328C" w:rsidRPr="00A76730" w:rsidRDefault="00DC328C" w:rsidP="00DC328C">
      <w:pPr>
        <w:rPr>
          <w:lang w:val="en-GB"/>
        </w:rPr>
      </w:pPr>
      <w:r w:rsidRPr="00A76730">
        <w:rPr>
          <w:lang w:val="en-GB"/>
        </w:rPr>
        <w:t>species:bellatulum</w:t>
      </w:r>
    </w:p>
    <w:p w14:paraId="73D6FD84" w14:textId="77777777" w:rsidR="00DC328C" w:rsidRPr="00A76730" w:rsidRDefault="003609FA" w:rsidP="00DC328C">
      <w:pPr>
        <w:rPr>
          <w:lang w:val="en-GB"/>
        </w:rPr>
      </w:pPr>
      <w:r w:rsidRPr="00A76730">
        <w:rPr>
          <w:lang w:val="en-GB"/>
        </w:rPr>
        <w:t>Flower</w:t>
      </w:r>
    </w:p>
    <w:p w14:paraId="19C89B47" w14:textId="77777777" w:rsidR="00DC328C" w:rsidRPr="00A76730" w:rsidRDefault="00530F39" w:rsidP="003609FA">
      <w:pPr>
        <w:pStyle w:val="Kop3"/>
        <w:numPr>
          <w:ilvl w:val="1"/>
          <w:numId w:val="21"/>
          <w:numberingChange w:id="233" w:author="Rutger Vos" w:date="2014-05-22T10:58:00Z" w:original="%1:1:0:.%2:4:0:."/>
        </w:numPr>
        <w:rPr>
          <w:lang w:val="en-GB"/>
        </w:rPr>
      </w:pPr>
      <w:bookmarkStart w:id="234" w:name="_Toc262217640"/>
      <w:r w:rsidRPr="00A76730">
        <w:rPr>
          <w:lang w:val="en-GB"/>
        </w:rPr>
        <w:t>Tag file of a</w:t>
      </w:r>
      <w:r w:rsidR="00DC328C" w:rsidRPr="00A76730">
        <w:rPr>
          <w:lang w:val="en-GB"/>
        </w:rPr>
        <w:t xml:space="preserve"> </w:t>
      </w:r>
      <w:r w:rsidR="00DC328C" w:rsidRPr="00A76730">
        <w:rPr>
          <w:i/>
          <w:lang w:val="en-GB"/>
        </w:rPr>
        <w:t>salep</w:t>
      </w:r>
      <w:r w:rsidR="00DC328C" w:rsidRPr="00A76730">
        <w:rPr>
          <w:lang w:val="en-GB"/>
        </w:rPr>
        <w:t xml:space="preserve"> tuber</w:t>
      </w:r>
      <w:bookmarkEnd w:id="234"/>
    </w:p>
    <w:p w14:paraId="3FF9C30B" w14:textId="77777777" w:rsidR="00DC328C" w:rsidRPr="00A76730" w:rsidRDefault="00DC328C" w:rsidP="00DC328C">
      <w:pPr>
        <w:rPr>
          <w:lang w:val="en-GB"/>
        </w:rPr>
      </w:pPr>
    </w:p>
    <w:p w14:paraId="6BBC4513" w14:textId="77777777" w:rsidR="00DC328C" w:rsidRPr="00A76730" w:rsidRDefault="00DC328C" w:rsidP="00DC328C">
      <w:pPr>
        <w:rPr>
          <w:lang w:val="en-GB"/>
        </w:rPr>
      </w:pPr>
      <w:r w:rsidRPr="00A76730">
        <w:rPr>
          <w:lang w:val="en-GB"/>
        </w:rPr>
        <w:t>TEH-1.1_5</w:t>
      </w:r>
    </w:p>
    <w:p w14:paraId="30B2E011" w14:textId="77777777" w:rsidR="00DC328C" w:rsidRPr="00A76730" w:rsidRDefault="00DC328C" w:rsidP="00DC328C">
      <w:pPr>
        <w:rPr>
          <w:lang w:val="en-GB"/>
        </w:rPr>
      </w:pPr>
    </w:p>
    <w:p w14:paraId="594AB0E2" w14:textId="77777777" w:rsidR="00DC328C" w:rsidRPr="00A76730" w:rsidRDefault="00DC328C" w:rsidP="00DC328C">
      <w:pPr>
        <w:rPr>
          <w:lang w:val="en-GB"/>
        </w:rPr>
      </w:pPr>
      <w:r w:rsidRPr="00A76730">
        <w:rPr>
          <w:lang w:val="en-GB"/>
        </w:rPr>
        <w:t>Orchid_spur</w:t>
      </w:r>
    </w:p>
    <w:p w14:paraId="2170BD99" w14:textId="77777777" w:rsidR="00DC328C" w:rsidRPr="00A76730" w:rsidRDefault="00DC328C" w:rsidP="00DC328C">
      <w:pPr>
        <w:rPr>
          <w:lang w:val="en-GB"/>
        </w:rPr>
      </w:pPr>
      <w:r w:rsidRPr="00A76730">
        <w:rPr>
          <w:lang w:val="en-GB"/>
        </w:rPr>
        <w:t>Orchid</w:t>
      </w:r>
    </w:p>
    <w:p w14:paraId="7D2654D8" w14:textId="77777777" w:rsidR="00DC328C" w:rsidRPr="00A76730" w:rsidRDefault="00DC328C" w:rsidP="00DC328C">
      <w:pPr>
        <w:rPr>
          <w:lang w:val="en-GB"/>
        </w:rPr>
      </w:pPr>
      <w:r w:rsidRPr="00A76730">
        <w:rPr>
          <w:lang w:val="en-GB"/>
        </w:rPr>
        <w:t>Spur</w:t>
      </w:r>
    </w:p>
    <w:p w14:paraId="4291E080" w14:textId="77777777" w:rsidR="00DC328C" w:rsidRPr="00A76730" w:rsidRDefault="00DC328C" w:rsidP="00DC328C">
      <w:pPr>
        <w:rPr>
          <w:lang w:val="en-GB"/>
        </w:rPr>
      </w:pPr>
      <w:r w:rsidRPr="00A76730">
        <w:rPr>
          <w:lang w:val="en-GB"/>
        </w:rPr>
        <w:t>genus:Dactylorhiza</w:t>
      </w:r>
    </w:p>
    <w:p w14:paraId="715E560E" w14:textId="77777777" w:rsidR="00DC328C" w:rsidRPr="00A76730" w:rsidRDefault="00DC328C" w:rsidP="00DC328C">
      <w:pPr>
        <w:rPr>
          <w:lang w:val="en-GB"/>
        </w:rPr>
      </w:pPr>
      <w:r w:rsidRPr="00A76730">
        <w:rPr>
          <w:lang w:val="en-GB"/>
        </w:rPr>
        <w:t>species:incarnata</w:t>
      </w:r>
    </w:p>
    <w:p w14:paraId="4B1842D5" w14:textId="77777777" w:rsidR="00DC328C" w:rsidRPr="00A76730" w:rsidRDefault="00DC328C" w:rsidP="00DC328C">
      <w:pPr>
        <w:rPr>
          <w:lang w:val="en-GB"/>
        </w:rPr>
      </w:pPr>
      <w:r w:rsidRPr="00A76730">
        <w:rPr>
          <w:lang w:val="en-GB"/>
        </w:rPr>
        <w:t>Tuber</w:t>
      </w:r>
    </w:p>
    <w:p w14:paraId="7CC8C702" w14:textId="77777777" w:rsidR="00DC328C" w:rsidRPr="00A76730" w:rsidRDefault="00DC328C" w:rsidP="00DC328C">
      <w:pPr>
        <w:rPr>
          <w:lang w:val="en-GB"/>
        </w:rPr>
      </w:pPr>
    </w:p>
    <w:p w14:paraId="3D878B91" w14:textId="77777777" w:rsidR="00DC328C" w:rsidRPr="00A76730" w:rsidRDefault="00DC328C" w:rsidP="003609FA">
      <w:pPr>
        <w:pStyle w:val="Kop3"/>
        <w:numPr>
          <w:ilvl w:val="1"/>
          <w:numId w:val="21"/>
          <w:numberingChange w:id="235" w:author="Rutger Vos" w:date="2014-05-22T10:58:00Z" w:original="%1:1:0:.%2:5:0:."/>
        </w:numPr>
        <w:rPr>
          <w:lang w:val="en-GB"/>
        </w:rPr>
      </w:pPr>
      <w:bookmarkStart w:id="236" w:name="_Toc262217641"/>
      <w:r w:rsidRPr="00A76730">
        <w:rPr>
          <w:lang w:val="en-GB"/>
        </w:rPr>
        <w:t>Tag file of a Look-a-Like tuber</w:t>
      </w:r>
      <w:bookmarkEnd w:id="236"/>
    </w:p>
    <w:p w14:paraId="14020CA0" w14:textId="77777777" w:rsidR="00DC328C" w:rsidRPr="00A76730" w:rsidRDefault="00DC328C" w:rsidP="00DC328C">
      <w:pPr>
        <w:rPr>
          <w:lang w:val="en-GB"/>
        </w:rPr>
      </w:pPr>
    </w:p>
    <w:p w14:paraId="2DAB0C86" w14:textId="77777777" w:rsidR="00DC328C" w:rsidRPr="00A76730" w:rsidRDefault="00DC328C" w:rsidP="00DC328C">
      <w:pPr>
        <w:rPr>
          <w:lang w:val="en-GB"/>
        </w:rPr>
      </w:pPr>
      <w:r w:rsidRPr="00A76730">
        <w:rPr>
          <w:lang w:val="en-GB"/>
        </w:rPr>
        <w:t>tulipa red riding hood3</w:t>
      </w:r>
    </w:p>
    <w:p w14:paraId="160C4594" w14:textId="77777777" w:rsidR="00DC328C" w:rsidRPr="00A76730" w:rsidRDefault="00DC328C" w:rsidP="00DC328C">
      <w:pPr>
        <w:rPr>
          <w:lang w:val="en-GB"/>
        </w:rPr>
      </w:pPr>
    </w:p>
    <w:p w14:paraId="6FD5EA85" w14:textId="77777777" w:rsidR="00DC328C" w:rsidRPr="00A76730" w:rsidRDefault="00DC328C" w:rsidP="00DC328C">
      <w:pPr>
        <w:rPr>
          <w:lang w:val="en-GB"/>
        </w:rPr>
      </w:pPr>
      <w:r w:rsidRPr="00A76730">
        <w:rPr>
          <w:lang w:val="en-GB"/>
        </w:rPr>
        <w:t>Look-a-Like_round</w:t>
      </w:r>
    </w:p>
    <w:p w14:paraId="7C92F383" w14:textId="77777777" w:rsidR="00DC328C" w:rsidRPr="00A76730" w:rsidRDefault="00DC328C" w:rsidP="00DC328C">
      <w:pPr>
        <w:rPr>
          <w:lang w:val="en-GB"/>
        </w:rPr>
      </w:pPr>
      <w:r w:rsidRPr="00A76730">
        <w:rPr>
          <w:lang w:val="en-GB"/>
        </w:rPr>
        <w:t>Look-a-Like</w:t>
      </w:r>
    </w:p>
    <w:p w14:paraId="2C94EAE4" w14:textId="77777777" w:rsidR="00DC328C" w:rsidRPr="00A76730" w:rsidRDefault="00DC328C" w:rsidP="00DC328C">
      <w:pPr>
        <w:rPr>
          <w:lang w:val="en-GB"/>
        </w:rPr>
      </w:pPr>
      <w:r w:rsidRPr="00A76730">
        <w:rPr>
          <w:lang w:val="en-GB"/>
        </w:rPr>
        <w:t>Round</w:t>
      </w:r>
    </w:p>
    <w:p w14:paraId="680401DF" w14:textId="77777777" w:rsidR="00DC328C" w:rsidRPr="00A76730" w:rsidRDefault="00DC328C" w:rsidP="00DC328C">
      <w:pPr>
        <w:rPr>
          <w:lang w:val="en-GB"/>
        </w:rPr>
      </w:pPr>
      <w:r w:rsidRPr="00A76730">
        <w:rPr>
          <w:lang w:val="en-GB"/>
        </w:rPr>
        <w:t>genus:Tulipa</w:t>
      </w:r>
    </w:p>
    <w:p w14:paraId="7CC8A811" w14:textId="77777777" w:rsidR="00DC328C" w:rsidRPr="00A76730" w:rsidRDefault="00DC328C" w:rsidP="00DC328C">
      <w:pPr>
        <w:rPr>
          <w:lang w:val="en-GB"/>
        </w:rPr>
      </w:pPr>
      <w:r w:rsidRPr="00A76730">
        <w:rPr>
          <w:lang w:val="en-GB"/>
        </w:rPr>
        <w:t>species:greigii</w:t>
      </w:r>
    </w:p>
    <w:p w14:paraId="38E48F22" w14:textId="77777777" w:rsidR="00DC328C" w:rsidRPr="00A76730" w:rsidRDefault="00DC328C" w:rsidP="00DC328C">
      <w:pPr>
        <w:rPr>
          <w:lang w:val="en-GB"/>
        </w:rPr>
      </w:pPr>
      <w:r w:rsidRPr="00A76730">
        <w:rPr>
          <w:lang w:val="en-GB"/>
        </w:rPr>
        <w:t>Tuber</w:t>
      </w:r>
    </w:p>
    <w:p w14:paraId="3353E80A" w14:textId="77777777" w:rsidR="00837965" w:rsidRDefault="00837965" w:rsidP="00990F52">
      <w:pPr>
        <w:rPr>
          <w:lang w:val="en-GB"/>
        </w:rPr>
        <w:sectPr w:rsidR="00837965">
          <w:pgSz w:w="11900" w:h="16840"/>
          <w:pgMar w:top="1417" w:right="851" w:bottom="1417" w:left="709" w:header="708" w:footer="708" w:gutter="0"/>
          <w:cols w:space="708"/>
          <w:docGrid w:linePitch="360"/>
        </w:sectPr>
      </w:pPr>
    </w:p>
    <w:p w14:paraId="34F9958F" w14:textId="77777777" w:rsidR="00837965" w:rsidRPr="003E59CF" w:rsidRDefault="00837965" w:rsidP="00837965">
      <w:pPr>
        <w:pStyle w:val="Kop2"/>
        <w:numPr>
          <w:ilvl w:val="0"/>
          <w:numId w:val="36"/>
          <w:numberingChange w:id="237" w:author="Rutger Vos" w:date="2014-05-22T10:58:00Z" w:original="%1:2:0:."/>
        </w:numPr>
        <w:rPr>
          <w:lang w:val="en-GB"/>
        </w:rPr>
      </w:pPr>
      <w:bookmarkStart w:id="238" w:name="_Toc262217642"/>
      <w:r w:rsidRPr="00A76730">
        <w:rPr>
          <w:lang w:val="en-GB"/>
        </w:rPr>
        <w:t xml:space="preserve">Photographs of </w:t>
      </w:r>
      <w:r w:rsidRPr="00A76730">
        <w:rPr>
          <w:i/>
          <w:lang w:val="en-GB"/>
        </w:rPr>
        <w:t>salep</w:t>
      </w:r>
      <w:r w:rsidRPr="00A76730">
        <w:rPr>
          <w:lang w:val="en-GB"/>
        </w:rPr>
        <w:t xml:space="preserve"> orchid look-</w:t>
      </w:r>
      <w:r w:rsidRPr="003E59CF">
        <w:rPr>
          <w:lang w:val="en-GB"/>
        </w:rPr>
        <w:t>a-likes [23]</w:t>
      </w:r>
      <w:bookmarkEnd w:id="238"/>
      <w:r w:rsidRPr="003E59CF">
        <w:rPr>
          <w:lang w:val="en-GB"/>
        </w:rPr>
        <w:br/>
      </w:r>
    </w:p>
    <w:p w14:paraId="65EB6531" w14:textId="77777777" w:rsidR="00837965" w:rsidRPr="003E59CF" w:rsidRDefault="00837965" w:rsidP="00837965">
      <w:pPr>
        <w:keepNext/>
        <w:rPr>
          <w:lang w:val="en-GB"/>
        </w:rPr>
      </w:pPr>
      <w:r w:rsidRPr="003E59CF">
        <w:rPr>
          <w:noProof/>
          <w:lang w:val="en-US"/>
        </w:rPr>
        <w:drawing>
          <wp:inline distT="0" distB="0" distL="0" distR="0" wp14:anchorId="52E77184" wp14:editId="13FAAF3F">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7">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295E544" w14:textId="77777777" w:rsidR="00837965" w:rsidRPr="003E59CF" w:rsidRDefault="00837965" w:rsidP="00837965">
      <w:pPr>
        <w:pStyle w:val="Bijschrift"/>
        <w:rPr>
          <w:lang w:val="en-GB"/>
        </w:rPr>
      </w:pPr>
      <w:r w:rsidRPr="003E59CF">
        <w:rPr>
          <w:lang w:val="en-GB"/>
        </w:rPr>
        <w:t>Figure S-</w:t>
      </w:r>
      <w:r w:rsidR="00AD1C5F" w:rsidRPr="003E59CF">
        <w:rPr>
          <w:lang w:val="en-GB"/>
        </w:rPr>
        <w:fldChar w:fldCharType="begin"/>
      </w:r>
      <w:r w:rsidRPr="003E59CF">
        <w:rPr>
          <w:lang w:val="en-GB"/>
        </w:rPr>
        <w:instrText xml:space="preserve"> SEQ Figure_S- \* ARABIC </w:instrText>
      </w:r>
      <w:r w:rsidR="00AD1C5F" w:rsidRPr="003E59CF">
        <w:rPr>
          <w:lang w:val="en-GB"/>
        </w:rPr>
        <w:fldChar w:fldCharType="separate"/>
      </w:r>
      <w:r w:rsidRPr="003E59CF">
        <w:rPr>
          <w:noProof/>
          <w:lang w:val="en-GB"/>
        </w:rPr>
        <w:t>1</w:t>
      </w:r>
      <w:r w:rsidR="00AD1C5F" w:rsidRPr="003E59CF">
        <w:rPr>
          <w:noProof/>
          <w:lang w:val="en-GB"/>
        </w:rPr>
        <w:fldChar w:fldCharType="end"/>
      </w:r>
      <w:r w:rsidRPr="003E59CF">
        <w:rPr>
          <w:lang w:val="en-GB"/>
        </w:rPr>
        <w:t xml:space="preserve"> </w:t>
      </w:r>
      <w:r w:rsidRPr="003E59CF">
        <w:rPr>
          <w:i/>
          <w:lang w:val="en-GB"/>
        </w:rPr>
        <w:t>Arum maculatum</w:t>
      </w:r>
      <w:r w:rsidRPr="003E59CF">
        <w:rPr>
          <w:lang w:val="en-GB"/>
        </w:rPr>
        <w:t xml:space="preserve"> [23]</w:t>
      </w:r>
    </w:p>
    <w:p w14:paraId="1B891ABA" w14:textId="77777777" w:rsidR="00837965" w:rsidRPr="003E59CF" w:rsidRDefault="00837965" w:rsidP="00837965">
      <w:pPr>
        <w:rPr>
          <w:lang w:val="en-GB"/>
        </w:rPr>
      </w:pPr>
    </w:p>
    <w:p w14:paraId="75D30DCF" w14:textId="77777777" w:rsidR="00837965" w:rsidRPr="003E59CF" w:rsidRDefault="00837965" w:rsidP="00837965">
      <w:pPr>
        <w:rPr>
          <w:lang w:val="en-GB"/>
        </w:rPr>
      </w:pPr>
    </w:p>
    <w:p w14:paraId="3CC5BFE7" w14:textId="77777777" w:rsidR="00837965" w:rsidRPr="003E59CF" w:rsidRDefault="00837965" w:rsidP="00837965">
      <w:pPr>
        <w:rPr>
          <w:lang w:val="en-GB"/>
        </w:rPr>
      </w:pPr>
    </w:p>
    <w:p w14:paraId="095FC495" w14:textId="77777777" w:rsidR="00837965" w:rsidRPr="003E59CF" w:rsidRDefault="00837965" w:rsidP="00837965">
      <w:pPr>
        <w:keepNext/>
        <w:rPr>
          <w:lang w:val="en-GB"/>
        </w:rPr>
      </w:pPr>
      <w:r w:rsidRPr="003E59CF">
        <w:rPr>
          <w:noProof/>
          <w:lang w:val="en-US"/>
        </w:rPr>
        <w:drawing>
          <wp:inline distT="0" distB="0" distL="0" distR="0" wp14:anchorId="1321B2A5" wp14:editId="0ECF249C">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8">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3A053C6E" w14:textId="77777777" w:rsidR="00837965" w:rsidRPr="003E59CF" w:rsidRDefault="00837965" w:rsidP="00837965">
      <w:pPr>
        <w:pStyle w:val="Bijschrift"/>
        <w:rPr>
          <w:lang w:val="en-GB"/>
        </w:rPr>
      </w:pPr>
      <w:r w:rsidRPr="003E59CF">
        <w:rPr>
          <w:lang w:val="en-GB"/>
        </w:rPr>
        <w:t>Figure S-</w:t>
      </w:r>
      <w:r w:rsidR="00AD1C5F" w:rsidRPr="003E59CF">
        <w:rPr>
          <w:lang w:val="en-GB"/>
        </w:rPr>
        <w:fldChar w:fldCharType="begin"/>
      </w:r>
      <w:r w:rsidRPr="003E59CF">
        <w:rPr>
          <w:lang w:val="en-GB"/>
        </w:rPr>
        <w:instrText xml:space="preserve"> SEQ Figure_S- \* ARABIC </w:instrText>
      </w:r>
      <w:r w:rsidR="00AD1C5F" w:rsidRPr="003E59CF">
        <w:rPr>
          <w:lang w:val="en-GB"/>
        </w:rPr>
        <w:fldChar w:fldCharType="separate"/>
      </w:r>
      <w:r w:rsidRPr="003E59CF">
        <w:rPr>
          <w:noProof/>
          <w:lang w:val="en-GB"/>
        </w:rPr>
        <w:t>2</w:t>
      </w:r>
      <w:r w:rsidR="00AD1C5F" w:rsidRPr="003E59CF">
        <w:rPr>
          <w:noProof/>
          <w:lang w:val="en-GB"/>
        </w:rPr>
        <w:fldChar w:fldCharType="end"/>
      </w:r>
      <w:r w:rsidRPr="003E59CF">
        <w:rPr>
          <w:lang w:val="en-GB"/>
        </w:rPr>
        <w:t xml:space="preserve"> </w:t>
      </w:r>
      <w:r w:rsidRPr="003E59CF">
        <w:rPr>
          <w:i/>
          <w:lang w:val="en-GB"/>
        </w:rPr>
        <w:t>Asparagus officinalis</w:t>
      </w:r>
      <w:r w:rsidRPr="003E59CF">
        <w:rPr>
          <w:lang w:val="en-GB"/>
        </w:rPr>
        <w:t xml:space="preserve"> [23]</w:t>
      </w:r>
    </w:p>
    <w:p w14:paraId="75EC198E" w14:textId="77777777" w:rsidR="00837965" w:rsidRPr="003E59CF" w:rsidRDefault="00837965" w:rsidP="00837965">
      <w:pPr>
        <w:rPr>
          <w:lang w:val="en-GB"/>
        </w:rPr>
      </w:pPr>
    </w:p>
    <w:p w14:paraId="7D9D555E" w14:textId="77777777" w:rsidR="00837965" w:rsidRPr="003E59CF" w:rsidRDefault="00837965" w:rsidP="00837965">
      <w:pPr>
        <w:rPr>
          <w:lang w:val="en-GB"/>
        </w:rPr>
      </w:pPr>
    </w:p>
    <w:p w14:paraId="17E0EFDC" w14:textId="77777777" w:rsidR="00837965" w:rsidRPr="003E59CF" w:rsidRDefault="00837965" w:rsidP="00837965">
      <w:pPr>
        <w:rPr>
          <w:lang w:val="en-GB"/>
        </w:rPr>
      </w:pPr>
    </w:p>
    <w:p w14:paraId="2B5E9660" w14:textId="77777777" w:rsidR="00837965" w:rsidRPr="003E59CF" w:rsidRDefault="00837965" w:rsidP="00837965">
      <w:pPr>
        <w:keepNext/>
        <w:rPr>
          <w:lang w:val="en-GB"/>
        </w:rPr>
      </w:pPr>
      <w:r w:rsidRPr="003E59CF">
        <w:rPr>
          <w:noProof/>
          <w:lang w:val="en-US"/>
        </w:rPr>
        <w:drawing>
          <wp:inline distT="0" distB="0" distL="0" distR="0" wp14:anchorId="3BBC1EC8" wp14:editId="3AF5BBA5">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49">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6BBB757" w14:textId="77777777" w:rsidR="00837965" w:rsidRPr="003E59CF" w:rsidRDefault="00837965" w:rsidP="00837965">
      <w:pPr>
        <w:pStyle w:val="Bijschrift"/>
        <w:rPr>
          <w:lang w:val="en-GB"/>
        </w:rPr>
      </w:pPr>
      <w:r w:rsidRPr="003E59CF">
        <w:rPr>
          <w:lang w:val="en-GB"/>
        </w:rPr>
        <w:t>Figure S-</w:t>
      </w:r>
      <w:r w:rsidR="00AD1C5F" w:rsidRPr="003E59CF">
        <w:rPr>
          <w:lang w:val="en-GB"/>
        </w:rPr>
        <w:fldChar w:fldCharType="begin"/>
      </w:r>
      <w:r w:rsidRPr="003E59CF">
        <w:rPr>
          <w:lang w:val="en-GB"/>
        </w:rPr>
        <w:instrText xml:space="preserve"> SEQ Figure_S- \* ARABIC </w:instrText>
      </w:r>
      <w:r w:rsidR="00AD1C5F" w:rsidRPr="003E59CF">
        <w:rPr>
          <w:lang w:val="en-GB"/>
        </w:rPr>
        <w:fldChar w:fldCharType="separate"/>
      </w:r>
      <w:r w:rsidRPr="003E59CF">
        <w:rPr>
          <w:noProof/>
          <w:lang w:val="en-GB"/>
        </w:rPr>
        <w:t>3</w:t>
      </w:r>
      <w:r w:rsidR="00AD1C5F" w:rsidRPr="003E59CF">
        <w:rPr>
          <w:noProof/>
          <w:lang w:val="en-GB"/>
        </w:rPr>
        <w:fldChar w:fldCharType="end"/>
      </w:r>
      <w:r w:rsidRPr="003E59CF">
        <w:rPr>
          <w:lang w:val="en-GB"/>
        </w:rPr>
        <w:t xml:space="preserve"> </w:t>
      </w:r>
      <w:r w:rsidRPr="003E59CF">
        <w:rPr>
          <w:i/>
          <w:lang w:val="en-GB"/>
        </w:rPr>
        <w:t>Polygonatum verticillatum</w:t>
      </w:r>
      <w:r w:rsidRPr="003E59CF">
        <w:rPr>
          <w:lang w:val="en-GB"/>
        </w:rPr>
        <w:t xml:space="preserve"> [23</w:t>
      </w:r>
    </w:p>
    <w:p w14:paraId="4A7575F9" w14:textId="77777777" w:rsidR="00837965" w:rsidRPr="003E59CF" w:rsidRDefault="00837965" w:rsidP="00837965">
      <w:pPr>
        <w:rPr>
          <w:lang w:val="en-GB"/>
        </w:rPr>
      </w:pPr>
    </w:p>
    <w:p w14:paraId="173BA47B" w14:textId="77777777" w:rsidR="00837965" w:rsidRPr="003E59CF" w:rsidRDefault="00837965" w:rsidP="00837965">
      <w:pPr>
        <w:pStyle w:val="Kop1"/>
        <w:rPr>
          <w:lang w:val="en-GB"/>
        </w:rPr>
      </w:pPr>
    </w:p>
    <w:p w14:paraId="6621C00C" w14:textId="77777777" w:rsidR="00837965" w:rsidRPr="003E59CF" w:rsidRDefault="00837965" w:rsidP="00837965">
      <w:pPr>
        <w:contextualSpacing/>
        <w:rPr>
          <w:lang w:val="en-GB"/>
        </w:rPr>
      </w:pPr>
    </w:p>
    <w:p w14:paraId="37D1837F" w14:textId="77777777" w:rsidR="00837965" w:rsidRPr="003E59CF" w:rsidRDefault="00837965" w:rsidP="00837965">
      <w:pPr>
        <w:contextualSpacing/>
        <w:rPr>
          <w:lang w:val="en-GB"/>
        </w:rPr>
      </w:pPr>
    </w:p>
    <w:p w14:paraId="7BAE71A1" w14:textId="77777777" w:rsidR="00837965" w:rsidRPr="003E59CF" w:rsidRDefault="00837965" w:rsidP="00837965">
      <w:pPr>
        <w:keepNext/>
        <w:rPr>
          <w:lang w:val="en-GB"/>
        </w:rPr>
      </w:pPr>
      <w:r w:rsidRPr="003E59CF">
        <w:rPr>
          <w:noProof/>
          <w:lang w:val="en-US"/>
        </w:rPr>
        <w:drawing>
          <wp:inline distT="0" distB="0" distL="0" distR="0" wp14:anchorId="002C6C62" wp14:editId="43468AF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50">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6E4A2D2A" w14:textId="77777777" w:rsidR="00837965" w:rsidRPr="003E59CF" w:rsidRDefault="00837965" w:rsidP="00837965">
      <w:pPr>
        <w:pStyle w:val="Bijschrift"/>
        <w:rPr>
          <w:lang w:val="en-GB"/>
        </w:rPr>
      </w:pPr>
      <w:r w:rsidRPr="003E59CF">
        <w:rPr>
          <w:lang w:val="en-GB"/>
        </w:rPr>
        <w:t>Figure S-</w:t>
      </w:r>
      <w:r w:rsidR="00AD1C5F" w:rsidRPr="003E59CF">
        <w:rPr>
          <w:lang w:val="en-GB"/>
        </w:rPr>
        <w:fldChar w:fldCharType="begin"/>
      </w:r>
      <w:r w:rsidRPr="003E59CF">
        <w:rPr>
          <w:lang w:val="en-GB"/>
        </w:rPr>
        <w:instrText xml:space="preserve"> SEQ Figure_S- \* ARABIC </w:instrText>
      </w:r>
      <w:r w:rsidR="00AD1C5F" w:rsidRPr="003E59CF">
        <w:rPr>
          <w:lang w:val="en-GB"/>
        </w:rPr>
        <w:fldChar w:fldCharType="separate"/>
      </w:r>
      <w:r w:rsidRPr="003E59CF">
        <w:rPr>
          <w:noProof/>
          <w:lang w:val="en-GB"/>
        </w:rPr>
        <w:t>4</w:t>
      </w:r>
      <w:r w:rsidR="00AD1C5F" w:rsidRPr="003E59CF">
        <w:rPr>
          <w:noProof/>
          <w:lang w:val="en-GB"/>
        </w:rPr>
        <w:fldChar w:fldCharType="end"/>
      </w:r>
      <w:r w:rsidRPr="003E59CF">
        <w:rPr>
          <w:lang w:val="en-GB"/>
        </w:rPr>
        <w:t xml:space="preserve"> </w:t>
      </w:r>
      <w:r w:rsidRPr="003E59CF">
        <w:rPr>
          <w:i/>
          <w:lang w:val="en-GB"/>
        </w:rPr>
        <w:t>Tulipa greigii</w:t>
      </w:r>
      <w:r w:rsidRPr="003E59CF">
        <w:rPr>
          <w:lang w:val="en-GB"/>
        </w:rPr>
        <w:t xml:space="preserve"> [23]</w:t>
      </w:r>
    </w:p>
    <w:p w14:paraId="2EB391E1" w14:textId="77777777" w:rsidR="00837965" w:rsidRPr="003E59CF" w:rsidRDefault="00837965" w:rsidP="00837965">
      <w:pPr>
        <w:rPr>
          <w:lang w:val="en-GB"/>
        </w:rPr>
      </w:pPr>
    </w:p>
    <w:p w14:paraId="39F034B0" w14:textId="77777777" w:rsidR="00837965" w:rsidRPr="003E59CF" w:rsidRDefault="00837965" w:rsidP="00837965">
      <w:pPr>
        <w:rPr>
          <w:lang w:val="en-GB"/>
        </w:rPr>
      </w:pPr>
    </w:p>
    <w:p w14:paraId="4F221682" w14:textId="77777777" w:rsidR="00837965" w:rsidRPr="003E59CF" w:rsidRDefault="00837965" w:rsidP="00837965">
      <w:pPr>
        <w:rPr>
          <w:lang w:val="en-GB"/>
        </w:rPr>
      </w:pPr>
    </w:p>
    <w:p w14:paraId="69C65982" w14:textId="77777777" w:rsidR="00837965" w:rsidRPr="003E59CF" w:rsidRDefault="00837965" w:rsidP="00837965">
      <w:pPr>
        <w:keepNext/>
        <w:rPr>
          <w:lang w:val="en-GB"/>
        </w:rPr>
      </w:pPr>
      <w:r w:rsidRPr="003E59CF">
        <w:rPr>
          <w:noProof/>
          <w:lang w:val="en-US"/>
        </w:rPr>
        <w:drawing>
          <wp:inline distT="0" distB="0" distL="0" distR="0" wp14:anchorId="044F369A" wp14:editId="6DEE6B43">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51">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7964B9B9" w14:textId="77777777" w:rsidR="00837965" w:rsidRPr="003E59CF" w:rsidRDefault="00837965" w:rsidP="00837965">
      <w:pPr>
        <w:pStyle w:val="Bijschrift"/>
        <w:rPr>
          <w:lang w:val="en-GB"/>
        </w:rPr>
      </w:pPr>
      <w:r w:rsidRPr="003E59CF">
        <w:rPr>
          <w:lang w:val="en-GB"/>
        </w:rPr>
        <w:t>Figure S-</w:t>
      </w:r>
      <w:r w:rsidR="00AD1C5F" w:rsidRPr="003E59CF">
        <w:rPr>
          <w:lang w:val="en-GB"/>
        </w:rPr>
        <w:fldChar w:fldCharType="begin"/>
      </w:r>
      <w:r w:rsidRPr="003E59CF">
        <w:rPr>
          <w:lang w:val="en-GB"/>
        </w:rPr>
        <w:instrText xml:space="preserve"> SEQ Figure_S- \* ARABIC </w:instrText>
      </w:r>
      <w:r w:rsidR="00AD1C5F" w:rsidRPr="003E59CF">
        <w:rPr>
          <w:lang w:val="en-GB"/>
        </w:rPr>
        <w:fldChar w:fldCharType="separate"/>
      </w:r>
      <w:r w:rsidRPr="003E59CF">
        <w:rPr>
          <w:noProof/>
          <w:lang w:val="en-GB"/>
        </w:rPr>
        <w:t>5</w:t>
      </w:r>
      <w:r w:rsidR="00AD1C5F" w:rsidRPr="003E59CF">
        <w:rPr>
          <w:noProof/>
          <w:lang w:val="en-GB"/>
        </w:rPr>
        <w:fldChar w:fldCharType="end"/>
      </w:r>
      <w:r w:rsidRPr="003E59CF">
        <w:rPr>
          <w:lang w:val="en-GB"/>
        </w:rPr>
        <w:t xml:space="preserve"> </w:t>
      </w:r>
      <w:r w:rsidRPr="003E59CF">
        <w:rPr>
          <w:i/>
          <w:lang w:val="en-GB"/>
        </w:rPr>
        <w:t>Tulipa sp.</w:t>
      </w:r>
      <w:r w:rsidRPr="003E59CF">
        <w:rPr>
          <w:lang w:val="en-GB"/>
        </w:rPr>
        <w:t xml:space="preserve"> [23]</w:t>
      </w:r>
    </w:p>
    <w:p w14:paraId="2835E4D2" w14:textId="77777777" w:rsidR="00837965" w:rsidRPr="003E59CF" w:rsidRDefault="00837965" w:rsidP="00837965">
      <w:pPr>
        <w:pStyle w:val="Bijschrift"/>
        <w:rPr>
          <w:lang w:val="en-GB"/>
        </w:rPr>
        <w:sectPr w:rsidR="00837965" w:rsidRPr="003E59CF">
          <w:footerReference w:type="default" r:id="rId52"/>
          <w:pgSz w:w="11900" w:h="16840"/>
          <w:pgMar w:top="1417" w:right="1417" w:bottom="1417" w:left="1417" w:header="708" w:footer="708" w:gutter="0"/>
          <w:cols w:num="2" w:space="708"/>
          <w:docGrid w:linePitch="360"/>
        </w:sectPr>
      </w:pPr>
    </w:p>
    <w:p w14:paraId="36981472" w14:textId="77777777" w:rsidR="00837965" w:rsidRPr="003E59CF" w:rsidRDefault="00837965" w:rsidP="00837965">
      <w:pPr>
        <w:pStyle w:val="Bijschrift"/>
        <w:keepNext/>
        <w:rPr>
          <w:lang w:val="en-GB"/>
        </w:rPr>
      </w:pPr>
      <w:r w:rsidRPr="003E59CF">
        <w:rPr>
          <w:noProof/>
          <w:lang w:val="en-US"/>
        </w:rPr>
        <w:drawing>
          <wp:inline distT="0" distB="0" distL="0" distR="0" wp14:anchorId="6E95E7D1" wp14:editId="07EB2E25">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53">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Pr="003E59CF">
        <w:rPr>
          <w:noProof/>
          <w:lang w:val="en-US"/>
        </w:rPr>
        <w:drawing>
          <wp:inline distT="0" distB="0" distL="0" distR="0" wp14:anchorId="64560699" wp14:editId="53480E85">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0355302F" w14:textId="77777777" w:rsidR="00837965" w:rsidRPr="00A76730" w:rsidRDefault="00837965" w:rsidP="00837965">
      <w:pPr>
        <w:pStyle w:val="Bijschrift"/>
        <w:rPr>
          <w:lang w:val="en-GB"/>
        </w:rPr>
      </w:pPr>
      <w:r w:rsidRPr="003E59CF">
        <w:rPr>
          <w:lang w:val="en-GB"/>
        </w:rPr>
        <w:t>Figure S-</w:t>
      </w:r>
      <w:r w:rsidR="00AD1C5F" w:rsidRPr="003E59CF">
        <w:rPr>
          <w:lang w:val="en-GB"/>
        </w:rPr>
        <w:fldChar w:fldCharType="begin"/>
      </w:r>
      <w:r w:rsidRPr="003E59CF">
        <w:rPr>
          <w:lang w:val="en-GB"/>
        </w:rPr>
        <w:instrText xml:space="preserve"> SEQ Figure_S- \* ARABIC </w:instrText>
      </w:r>
      <w:r w:rsidR="00AD1C5F" w:rsidRPr="003E59CF">
        <w:rPr>
          <w:lang w:val="en-GB"/>
        </w:rPr>
        <w:fldChar w:fldCharType="separate"/>
      </w:r>
      <w:r w:rsidRPr="003E59CF">
        <w:rPr>
          <w:noProof/>
          <w:lang w:val="en-GB"/>
        </w:rPr>
        <w:t>6</w:t>
      </w:r>
      <w:r w:rsidR="00AD1C5F" w:rsidRPr="003E59CF">
        <w:rPr>
          <w:noProof/>
          <w:lang w:val="en-GB"/>
        </w:rPr>
        <w:fldChar w:fldCharType="end"/>
      </w:r>
      <w:r w:rsidRPr="003E59CF">
        <w:rPr>
          <w:lang w:val="en-GB"/>
        </w:rPr>
        <w:t xml:space="preserve"> A: A picture of a tuber, before segmenting. B: A picture of the same tuber after segmenting [23].</w:t>
      </w:r>
    </w:p>
    <w:p w14:paraId="76263B96" w14:textId="77777777" w:rsidR="00837965" w:rsidRPr="00A76730" w:rsidRDefault="00837965" w:rsidP="00837965">
      <w:pPr>
        <w:pStyle w:val="Bijschrift"/>
        <w:rPr>
          <w:lang w:val="en-GB"/>
        </w:rPr>
        <w:sectPr w:rsidR="00837965" w:rsidRPr="00A76730">
          <w:footerReference w:type="default" r:id="rId55"/>
          <w:pgSz w:w="11900" w:h="16840"/>
          <w:pgMar w:top="1417" w:right="851" w:bottom="1417" w:left="709" w:header="708" w:footer="708" w:gutter="0"/>
          <w:cols w:space="708"/>
          <w:docGrid w:linePitch="360"/>
        </w:sectPr>
      </w:pPr>
    </w:p>
    <w:p w14:paraId="33C8D265" w14:textId="77777777" w:rsidR="00990F52" w:rsidRPr="00A76730" w:rsidRDefault="00990F52" w:rsidP="00837965">
      <w:pPr>
        <w:pStyle w:val="Kop2"/>
        <w:numPr>
          <w:ilvl w:val="0"/>
          <w:numId w:val="30"/>
          <w:numberingChange w:id="239" w:author="Rutger Vos" w:date="2014-05-22T10:58:00Z" w:original="%1:3:0:."/>
        </w:numPr>
        <w:spacing w:after="120"/>
        <w:rPr>
          <w:lang w:val="en-GB"/>
        </w:rPr>
      </w:pPr>
      <w:bookmarkStart w:id="240" w:name="_Toc262217643"/>
      <w:r w:rsidRPr="00A76730">
        <w:rPr>
          <w:lang w:val="en-GB"/>
        </w:rPr>
        <w:t>Screenshots of the classification website</w:t>
      </w:r>
      <w:bookmarkEnd w:id="240"/>
    </w:p>
    <w:p w14:paraId="3A3C42A3" w14:textId="77777777" w:rsidR="00990F52" w:rsidRPr="00A76730" w:rsidRDefault="00990F52" w:rsidP="00990F52">
      <w:pPr>
        <w:keepNext/>
        <w:rPr>
          <w:lang w:val="en-GB"/>
        </w:rPr>
      </w:pPr>
      <w:r w:rsidRPr="00A76730">
        <w:rPr>
          <w:noProof/>
          <w:lang w:val="en-US"/>
        </w:rPr>
        <w:drawing>
          <wp:inline distT="0" distB="0" distL="0" distR="0" wp14:anchorId="0E61F696" wp14:editId="5F3D8C0B">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56">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34D527CE" w14:textId="77777777" w:rsidR="00990F52" w:rsidRPr="00A76730" w:rsidRDefault="00990F52" w:rsidP="00990F52">
      <w:pPr>
        <w:pStyle w:val="Bijschrift"/>
        <w:rPr>
          <w:lang w:val="en-GB"/>
        </w:rPr>
      </w:pPr>
      <w:r w:rsidRPr="00A76730">
        <w:rPr>
          <w:lang w:val="en-GB"/>
        </w:rPr>
        <w:t>Figure S-</w:t>
      </w:r>
      <w:r w:rsidR="00AD1C5F" w:rsidRPr="00A76730">
        <w:rPr>
          <w:lang w:val="en-GB"/>
        </w:rPr>
        <w:fldChar w:fldCharType="begin"/>
      </w:r>
      <w:r w:rsidRPr="00A76730">
        <w:rPr>
          <w:lang w:val="en-GB"/>
        </w:rPr>
        <w:instrText xml:space="preserve"> SEQ Figure_S- \* ARABIC </w:instrText>
      </w:r>
      <w:r w:rsidR="00AD1C5F" w:rsidRPr="00A76730">
        <w:rPr>
          <w:lang w:val="en-GB"/>
        </w:rPr>
        <w:fldChar w:fldCharType="separate"/>
      </w:r>
      <w:r w:rsidR="003E7F55" w:rsidRPr="00A76730">
        <w:rPr>
          <w:noProof/>
          <w:lang w:val="en-GB"/>
        </w:rPr>
        <w:t>1</w:t>
      </w:r>
      <w:r w:rsidR="00AD1C5F" w:rsidRPr="00A76730">
        <w:rPr>
          <w:lang w:val="en-GB"/>
        </w:rPr>
        <w:fldChar w:fldCharType="end"/>
      </w:r>
      <w:r w:rsidRPr="00A76730">
        <w:rPr>
          <w:lang w:val="en-GB"/>
        </w:rPr>
        <w:t xml:space="preserve"> Homepage of the classification website</w:t>
      </w:r>
    </w:p>
    <w:p w14:paraId="7064D357" w14:textId="77777777" w:rsidR="00990F52" w:rsidRPr="00A76730" w:rsidRDefault="00990F52" w:rsidP="00990F52">
      <w:pPr>
        <w:keepNext/>
        <w:rPr>
          <w:lang w:val="en-GB"/>
        </w:rPr>
      </w:pPr>
      <w:r w:rsidRPr="00A76730">
        <w:rPr>
          <w:noProof/>
          <w:lang w:val="en-US"/>
        </w:rPr>
        <w:drawing>
          <wp:inline distT="0" distB="0" distL="0" distR="0" wp14:anchorId="57325AA3" wp14:editId="41CBF47C">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57">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670C91B6" w14:textId="77777777" w:rsidR="00990F52" w:rsidRPr="00A76730" w:rsidRDefault="00990F52" w:rsidP="00990F52">
      <w:pPr>
        <w:pStyle w:val="Bijschrift"/>
        <w:rPr>
          <w:lang w:val="en-GB"/>
        </w:rPr>
        <w:sectPr w:rsidR="00990F52" w:rsidRPr="00A76730">
          <w:pgSz w:w="16840" w:h="11900" w:orient="landscape"/>
          <w:pgMar w:top="709" w:right="1417" w:bottom="1410" w:left="1417" w:header="708" w:footer="708" w:gutter="0"/>
          <w:cols w:space="708"/>
          <w:docGrid w:linePitch="360"/>
        </w:sectPr>
      </w:pPr>
      <w:r w:rsidRPr="00A76730">
        <w:rPr>
          <w:lang w:val="en-GB"/>
        </w:rPr>
        <w:t>Figure S-</w:t>
      </w:r>
      <w:r w:rsidR="00AD1C5F" w:rsidRPr="00A76730">
        <w:rPr>
          <w:lang w:val="en-GB"/>
        </w:rPr>
        <w:fldChar w:fldCharType="begin"/>
      </w:r>
      <w:r w:rsidRPr="00A76730">
        <w:rPr>
          <w:lang w:val="en-GB"/>
        </w:rPr>
        <w:instrText xml:space="preserve"> SEQ Figure_S- \* ARABIC </w:instrText>
      </w:r>
      <w:r w:rsidR="00AD1C5F" w:rsidRPr="00A76730">
        <w:rPr>
          <w:lang w:val="en-GB"/>
        </w:rPr>
        <w:fldChar w:fldCharType="separate"/>
      </w:r>
      <w:r w:rsidR="003E7F55" w:rsidRPr="00A76730">
        <w:rPr>
          <w:noProof/>
          <w:lang w:val="en-GB"/>
        </w:rPr>
        <w:t>2</w:t>
      </w:r>
      <w:r w:rsidR="00AD1C5F" w:rsidRPr="00A76730">
        <w:rPr>
          <w:lang w:val="en-GB"/>
        </w:rPr>
        <w:fldChar w:fldCharType="end"/>
      </w:r>
      <w:r w:rsidRPr="00A76730">
        <w:rPr>
          <w:lang w:val="en-GB"/>
        </w:rPr>
        <w:t xml:space="preserve"> Upload page of the classification website</w:t>
      </w:r>
    </w:p>
    <w:p w14:paraId="683EDC8A" w14:textId="77777777" w:rsidR="00990F52" w:rsidRPr="00A76730" w:rsidRDefault="00990F52" w:rsidP="00990F52">
      <w:pPr>
        <w:keepNext/>
        <w:rPr>
          <w:lang w:val="en-GB"/>
        </w:rPr>
      </w:pPr>
      <w:r w:rsidRPr="00A76730">
        <w:rPr>
          <w:noProof/>
          <w:lang w:val="en-US"/>
        </w:rPr>
        <w:drawing>
          <wp:inline distT="0" distB="0" distL="0" distR="0" wp14:anchorId="486F07A5" wp14:editId="66853389">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58">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4E9F89C7" w14:textId="77777777" w:rsidR="00990F52" w:rsidRPr="00A76730" w:rsidRDefault="00990F52" w:rsidP="00990F52">
      <w:pPr>
        <w:pStyle w:val="Bijschrift"/>
        <w:rPr>
          <w:lang w:val="en-GB"/>
        </w:rPr>
      </w:pPr>
      <w:r w:rsidRPr="00A76730">
        <w:rPr>
          <w:lang w:val="en-GB"/>
        </w:rPr>
        <w:t>Figure S-</w:t>
      </w:r>
      <w:r w:rsidR="00AD1C5F" w:rsidRPr="00A76730">
        <w:rPr>
          <w:lang w:val="en-GB"/>
        </w:rPr>
        <w:fldChar w:fldCharType="begin"/>
      </w:r>
      <w:r w:rsidRPr="00A76730">
        <w:rPr>
          <w:lang w:val="en-GB"/>
        </w:rPr>
        <w:instrText xml:space="preserve"> SEQ Figure_S- \* ARABIC </w:instrText>
      </w:r>
      <w:r w:rsidR="00AD1C5F" w:rsidRPr="00A76730">
        <w:rPr>
          <w:lang w:val="en-GB"/>
        </w:rPr>
        <w:fldChar w:fldCharType="separate"/>
      </w:r>
      <w:r w:rsidR="003E7F55" w:rsidRPr="00A76730">
        <w:rPr>
          <w:noProof/>
          <w:lang w:val="en-GB"/>
        </w:rPr>
        <w:t>3</w:t>
      </w:r>
      <w:r w:rsidR="00AD1C5F" w:rsidRPr="00A76730">
        <w:rPr>
          <w:lang w:val="en-GB"/>
        </w:rPr>
        <w:fldChar w:fldCharType="end"/>
      </w:r>
      <w:r w:rsidRPr="00A76730">
        <w:rPr>
          <w:lang w:val="en-GB"/>
        </w:rPr>
        <w:t xml:space="preserve"> Screen to select the picture to be classified</w:t>
      </w:r>
    </w:p>
    <w:p w14:paraId="5975637E" w14:textId="77777777" w:rsidR="00990F52" w:rsidRPr="00A76730" w:rsidRDefault="00990F52" w:rsidP="00990F52">
      <w:pPr>
        <w:keepNext/>
        <w:rPr>
          <w:lang w:val="en-GB"/>
        </w:rPr>
      </w:pPr>
      <w:r w:rsidRPr="00A76730">
        <w:rPr>
          <w:noProof/>
          <w:lang w:val="en-US"/>
        </w:rPr>
        <w:drawing>
          <wp:inline distT="0" distB="0" distL="0" distR="0" wp14:anchorId="1F16EC82" wp14:editId="4D7BF39E">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59">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0776CE91" w14:textId="77777777" w:rsidR="00990F52" w:rsidRPr="00A76730" w:rsidRDefault="00990F52" w:rsidP="00990F52">
      <w:pPr>
        <w:pStyle w:val="Bijschrift"/>
        <w:rPr>
          <w:lang w:val="en-GB"/>
        </w:rPr>
      </w:pPr>
      <w:r w:rsidRPr="00A76730">
        <w:rPr>
          <w:lang w:val="en-GB"/>
        </w:rPr>
        <w:t>Figure S-</w:t>
      </w:r>
      <w:r w:rsidR="00AD1C5F" w:rsidRPr="00A76730">
        <w:rPr>
          <w:lang w:val="en-GB"/>
        </w:rPr>
        <w:fldChar w:fldCharType="begin"/>
      </w:r>
      <w:r w:rsidRPr="00A76730">
        <w:rPr>
          <w:lang w:val="en-GB"/>
        </w:rPr>
        <w:instrText xml:space="preserve"> SEQ Figure_S- \* ARABIC </w:instrText>
      </w:r>
      <w:r w:rsidR="00AD1C5F" w:rsidRPr="00A76730">
        <w:rPr>
          <w:lang w:val="en-GB"/>
        </w:rPr>
        <w:fldChar w:fldCharType="separate"/>
      </w:r>
      <w:r w:rsidR="003E7F55" w:rsidRPr="00A76730">
        <w:rPr>
          <w:noProof/>
          <w:lang w:val="en-GB"/>
        </w:rPr>
        <w:t>4</w:t>
      </w:r>
      <w:r w:rsidR="00AD1C5F" w:rsidRPr="00A76730">
        <w:rPr>
          <w:lang w:val="en-GB"/>
        </w:rPr>
        <w:fldChar w:fldCharType="end"/>
      </w:r>
      <w:r w:rsidRPr="00A76730">
        <w:rPr>
          <w:lang w:val="en-GB"/>
        </w:rPr>
        <w:t xml:space="preserve"> page to check if the picture is uploaded correctly</w:t>
      </w:r>
    </w:p>
    <w:p w14:paraId="73DF3277" w14:textId="77777777" w:rsidR="00990F52" w:rsidRPr="00A76730" w:rsidRDefault="00990F52" w:rsidP="00990F52">
      <w:pPr>
        <w:keepNext/>
        <w:rPr>
          <w:lang w:val="en-GB"/>
        </w:rPr>
      </w:pPr>
      <w:r w:rsidRPr="00A76730">
        <w:rPr>
          <w:noProof/>
          <w:lang w:val="en-US"/>
        </w:rPr>
        <w:drawing>
          <wp:inline distT="0" distB="0" distL="0" distR="0" wp14:anchorId="273DDDAD" wp14:editId="0B6DF132">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60">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49FFC5C" w14:textId="77777777" w:rsidR="00990F52" w:rsidRPr="00A76730" w:rsidRDefault="00990F52" w:rsidP="00990F52">
      <w:pPr>
        <w:pStyle w:val="Bijschrift"/>
        <w:rPr>
          <w:lang w:val="en-GB"/>
        </w:rPr>
        <w:sectPr w:rsidR="00990F52" w:rsidRPr="00A76730">
          <w:pgSz w:w="16840" w:h="11900" w:orient="landscape"/>
          <w:pgMar w:top="709" w:right="1417" w:bottom="1410" w:left="1417" w:header="708" w:footer="708" w:gutter="0"/>
          <w:cols w:space="708"/>
          <w:docGrid w:linePitch="360"/>
        </w:sectPr>
      </w:pPr>
      <w:r w:rsidRPr="00A76730">
        <w:rPr>
          <w:lang w:val="en-GB"/>
        </w:rPr>
        <w:t>Figure S-</w:t>
      </w:r>
      <w:r w:rsidR="00AD1C5F" w:rsidRPr="00A76730">
        <w:rPr>
          <w:lang w:val="en-GB"/>
        </w:rPr>
        <w:fldChar w:fldCharType="begin"/>
      </w:r>
      <w:r w:rsidRPr="00A76730">
        <w:rPr>
          <w:lang w:val="en-GB"/>
        </w:rPr>
        <w:instrText xml:space="preserve"> SEQ Figure_S- \* ARABIC </w:instrText>
      </w:r>
      <w:r w:rsidR="00AD1C5F" w:rsidRPr="00A76730">
        <w:rPr>
          <w:lang w:val="en-GB"/>
        </w:rPr>
        <w:fldChar w:fldCharType="separate"/>
      </w:r>
      <w:r w:rsidR="003E7F55" w:rsidRPr="00A76730">
        <w:rPr>
          <w:noProof/>
          <w:lang w:val="en-GB"/>
        </w:rPr>
        <w:t>5</w:t>
      </w:r>
      <w:r w:rsidR="00AD1C5F" w:rsidRPr="00A76730">
        <w:rPr>
          <w:lang w:val="en-GB"/>
        </w:rPr>
        <w:fldChar w:fldCharType="end"/>
      </w:r>
      <w:r w:rsidRPr="00A76730">
        <w:rPr>
          <w:lang w:val="en-GB"/>
        </w:rPr>
        <w:t xml:space="preserve"> Result page of the classification website</w:t>
      </w:r>
    </w:p>
    <w:p w14:paraId="18A13C73" w14:textId="77777777" w:rsidR="00796656" w:rsidRPr="00A76730" w:rsidRDefault="00E67269" w:rsidP="00837965">
      <w:pPr>
        <w:pStyle w:val="Kop2"/>
        <w:numPr>
          <w:ilvl w:val="0"/>
          <w:numId w:val="36"/>
          <w:numberingChange w:id="241" w:author="Rutger Vos" w:date="2014-05-22T10:58:00Z" w:original="%1:3:0:."/>
        </w:numPr>
        <w:rPr>
          <w:lang w:val="en-GB"/>
        </w:rPr>
      </w:pPr>
      <w:bookmarkStart w:id="242" w:name="_Toc262217644"/>
      <w:r w:rsidRPr="00A76730">
        <w:rPr>
          <w:lang w:val="en-GB"/>
        </w:rPr>
        <w:t>R</w:t>
      </w:r>
      <w:r w:rsidR="00796656" w:rsidRPr="00A76730">
        <w:rPr>
          <w:lang w:val="en-GB"/>
        </w:rPr>
        <w:t>esults of first test run</w:t>
      </w:r>
      <w:bookmarkEnd w:id="242"/>
    </w:p>
    <w:p w14:paraId="7C98D83F" w14:textId="77777777" w:rsidR="0098386A" w:rsidRPr="00A76730" w:rsidRDefault="0098386A" w:rsidP="0098386A">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2</w:t>
      </w:r>
      <w:r w:rsidR="00AD1C5F" w:rsidRPr="00A76730">
        <w:rPr>
          <w:lang w:val="en-GB"/>
        </w:rPr>
        <w:fldChar w:fldCharType="end"/>
      </w:r>
      <w:r w:rsidRPr="00A76730">
        <w:rPr>
          <w:lang w:val="en-GB"/>
        </w:rPr>
        <w:t xml:space="preserve"> Results of first test of </w:t>
      </w:r>
      <w:r w:rsidR="00481A6A" w:rsidRPr="00A76730">
        <w:rPr>
          <w:i/>
          <w:lang w:val="en-GB"/>
        </w:rPr>
        <w:t>Paphiopedilum</w:t>
      </w:r>
      <w:r w:rsidR="00C525AF" w:rsidRPr="00A76730">
        <w:rPr>
          <w:lang w:val="en-GB"/>
        </w:rPr>
        <w:t xml:space="preserve"> </w:t>
      </w:r>
      <w:r w:rsidRPr="00A76730">
        <w:rPr>
          <w:lang w:val="en-GB"/>
        </w:rPr>
        <w:t xml:space="preserve">section </w:t>
      </w:r>
      <w:r w:rsidRPr="00A76730">
        <w:rPr>
          <w:i/>
          <w:lang w:val="en-GB"/>
        </w:rPr>
        <w:t>Barbata</w:t>
      </w:r>
      <w:r w:rsidRPr="00A76730">
        <w:rPr>
          <w:lang w:val="en-GB"/>
        </w:rPr>
        <w:t>. Red: incorrect</w:t>
      </w:r>
      <w:r w:rsidR="00481A6A" w:rsidRPr="00A76730">
        <w:rPr>
          <w:lang w:val="en-GB"/>
        </w:rPr>
        <w:t>ly</w:t>
      </w:r>
      <w:r w:rsidRPr="00A76730">
        <w:rPr>
          <w:lang w:val="en-GB"/>
        </w:rPr>
        <w:t xml:space="preserve"> classified. Green: Correct</w:t>
      </w:r>
      <w:r w:rsidR="00481A6A" w:rsidRPr="00A76730">
        <w:rPr>
          <w:lang w:val="en-GB"/>
        </w:rPr>
        <w:t>ly</w:t>
      </w:r>
      <w:r w:rsidRPr="00A76730">
        <w:rPr>
          <w:lang w:val="en-GB"/>
        </w:rPr>
        <w:t xml:space="preserve"> classified. Yellow </w:t>
      </w:r>
      <w:r w:rsidR="00637E9B" w:rsidRPr="00A76730">
        <w:rPr>
          <w:lang w:val="en-GB"/>
        </w:rPr>
        <w:t>background</w:t>
      </w:r>
      <w:r w:rsidR="00392632" w:rsidRPr="00A76730">
        <w:rPr>
          <w:lang w:val="en-GB"/>
        </w:rPr>
        <w:t xml:space="preserve"> and brown</w:t>
      </w:r>
      <w:r w:rsidRPr="00A76730">
        <w:rPr>
          <w:lang w:val="en-GB"/>
        </w:rPr>
        <w:t xml:space="preserve"> text: Unable to classify</w:t>
      </w:r>
      <w:r w:rsidR="00637E9B" w:rsidRPr="00A76730">
        <w:rPr>
          <w:lang w:val="en-GB"/>
        </w:rPr>
        <w:t xml:space="preserve"> (to one section)</w:t>
      </w:r>
      <w:r w:rsidRPr="00A76730">
        <w:rPr>
          <w:lang w:val="en-GB"/>
        </w:rPr>
        <w:t>. Yellow background and green text: Unable to classify to one section, but t</w:t>
      </w:r>
      <w:r w:rsidR="00C52EE6" w:rsidRPr="00A76730">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918"/>
        <w:gridCol w:w="1918"/>
        <w:gridCol w:w="1817"/>
        <w:gridCol w:w="2013"/>
        <w:gridCol w:w="1647"/>
        <w:gridCol w:w="1569"/>
        <w:gridCol w:w="1699"/>
      </w:tblGrid>
      <w:tr w:rsidR="00553570" w:rsidRPr="00A76730" w14:paraId="1AA9549C" w14:textId="77777777">
        <w:trPr>
          <w:trHeight w:val="232"/>
        </w:trPr>
        <w:tc>
          <w:tcPr>
            <w:tcW w:w="0" w:type="auto"/>
            <w:tcBorders>
              <w:top w:val="nil"/>
              <w:left w:val="nil"/>
              <w:bottom w:val="nil"/>
              <w:right w:val="nil"/>
            </w:tcBorders>
            <w:shd w:val="clear" w:color="auto" w:fill="auto"/>
            <w:noWrap/>
            <w:vAlign w:val="bottom"/>
          </w:tcPr>
          <w:p w14:paraId="0EACEC3D" w14:textId="77777777" w:rsidR="00553570" w:rsidRPr="00A76730" w:rsidRDefault="00553570"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1AEFA3AC" w14:textId="77777777" w:rsidR="00553570" w:rsidRPr="00A76730" w:rsidRDefault="00553570" w:rsidP="0098386A">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 </w:t>
            </w:r>
          </w:p>
        </w:tc>
        <w:tc>
          <w:tcPr>
            <w:tcW w:w="0" w:type="auto"/>
            <w:gridSpan w:val="4"/>
            <w:tcBorders>
              <w:top w:val="nil"/>
              <w:left w:val="single" w:sz="4" w:space="0" w:color="auto"/>
              <w:bottom w:val="nil"/>
              <w:right w:val="nil"/>
            </w:tcBorders>
            <w:shd w:val="clear" w:color="auto" w:fill="auto"/>
            <w:noWrap/>
            <w:vAlign w:val="bottom"/>
          </w:tcPr>
          <w:p w14:paraId="7666CA35" w14:textId="77777777" w:rsidR="00553570" w:rsidRPr="00A76730" w:rsidRDefault="00553570" w:rsidP="00553570">
            <w:pPr>
              <w:jc w:val="center"/>
              <w:rPr>
                <w:rFonts w:ascii="Calibri" w:eastAsia="Times New Roman" w:hAnsi="Calibri" w:cs="Times New Roman"/>
                <w:b/>
                <w:bCs/>
                <w:sz w:val="20"/>
                <w:szCs w:val="2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20"/>
                <w:lang w:val="en-GB"/>
              </w:rPr>
              <w:t>Barbata</w:t>
            </w:r>
            <w:r w:rsidRPr="00A76730">
              <w:rPr>
                <w:rFonts w:ascii="Calibri" w:eastAsia="Times New Roman" w:hAnsi="Calibri" w:cs="Times New Roman"/>
                <w:b/>
                <w:bCs/>
                <w:sz w:val="32"/>
                <w:szCs w:val="20"/>
                <w:lang w:val="en-GB"/>
              </w:rPr>
              <w:t xml:space="preserve"> run1_2</w:t>
            </w:r>
          </w:p>
        </w:tc>
        <w:tc>
          <w:tcPr>
            <w:tcW w:w="0" w:type="auto"/>
            <w:tcBorders>
              <w:top w:val="nil"/>
              <w:left w:val="single" w:sz="4" w:space="0" w:color="auto"/>
              <w:bottom w:val="nil"/>
              <w:right w:val="nil"/>
            </w:tcBorders>
            <w:shd w:val="clear" w:color="auto" w:fill="auto"/>
            <w:noWrap/>
            <w:vAlign w:val="bottom"/>
          </w:tcPr>
          <w:p w14:paraId="60685374" w14:textId="77777777" w:rsidR="00553570" w:rsidRPr="00A76730" w:rsidRDefault="00553570" w:rsidP="0098386A">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1D568141" w14:textId="77777777" w:rsidR="00553570" w:rsidRPr="00A76730" w:rsidRDefault="00553570" w:rsidP="0098386A">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 </w:t>
            </w:r>
          </w:p>
        </w:tc>
      </w:tr>
      <w:tr w:rsidR="00F7449E" w:rsidRPr="00A76730" w14:paraId="3C7CDE2D" w14:textId="77777777">
        <w:trPr>
          <w:trHeight w:val="300"/>
        </w:trPr>
        <w:tc>
          <w:tcPr>
            <w:tcW w:w="0" w:type="auto"/>
            <w:tcBorders>
              <w:top w:val="nil"/>
              <w:left w:val="nil"/>
              <w:bottom w:val="nil"/>
              <w:right w:val="nil"/>
            </w:tcBorders>
            <w:shd w:val="clear" w:color="auto" w:fill="auto"/>
            <w:noWrap/>
            <w:vAlign w:val="bottom"/>
          </w:tcPr>
          <w:p w14:paraId="6D1FAEC6" w14:textId="77777777" w:rsidR="00F7449E" w:rsidRPr="00A76730"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7380D46B"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3061FBB1"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3A0181A7"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66D7C107"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7E150FD1"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090CC2CF"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499A38AB"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r>
      <w:tr w:rsidR="00F7449E" w:rsidRPr="00A76730" w14:paraId="6CC2FB28" w14:textId="77777777">
        <w:trPr>
          <w:trHeight w:val="300"/>
        </w:trPr>
        <w:tc>
          <w:tcPr>
            <w:tcW w:w="0" w:type="auto"/>
            <w:tcBorders>
              <w:top w:val="nil"/>
              <w:left w:val="nil"/>
              <w:bottom w:val="single" w:sz="4" w:space="0" w:color="auto"/>
              <w:right w:val="nil"/>
            </w:tcBorders>
            <w:shd w:val="clear" w:color="auto" w:fill="auto"/>
            <w:noWrap/>
            <w:vAlign w:val="bottom"/>
          </w:tcPr>
          <w:p w14:paraId="1D6426F6" w14:textId="77777777" w:rsidR="00F7449E" w:rsidRPr="00A76730" w:rsidRDefault="00F7449E" w:rsidP="0098386A">
            <w:pPr>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26377134"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tcPr>
          <w:p w14:paraId="37FE9675"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tcPr>
          <w:p w14:paraId="3CDED3AE"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tcPr>
          <w:p w14:paraId="4B6B977F"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tcPr>
          <w:p w14:paraId="799FC271"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tcPr>
          <w:p w14:paraId="00F36B0E"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155EB142"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47</w:t>
            </w:r>
          </w:p>
        </w:tc>
      </w:tr>
      <w:tr w:rsidR="00F7449E" w:rsidRPr="00A76730" w14:paraId="40FBEA16" w14:textId="77777777">
        <w:trPr>
          <w:trHeight w:val="300"/>
        </w:trPr>
        <w:tc>
          <w:tcPr>
            <w:tcW w:w="0" w:type="auto"/>
            <w:tcBorders>
              <w:top w:val="nil"/>
              <w:left w:val="single" w:sz="4" w:space="0" w:color="auto"/>
              <w:bottom w:val="nil"/>
              <w:right w:val="nil"/>
            </w:tcBorders>
            <w:shd w:val="clear" w:color="auto" w:fill="auto"/>
            <w:noWrap/>
            <w:vAlign w:val="bottom"/>
          </w:tcPr>
          <w:p w14:paraId="0F2A0C22" w14:textId="77777777" w:rsidR="00F7449E" w:rsidRPr="00A76730" w:rsidRDefault="00F7449E" w:rsidP="0098386A">
            <w:pPr>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tcPr>
          <w:p w14:paraId="5B202115"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tcPr>
          <w:p w14:paraId="7AA20D53"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tcPr>
          <w:p w14:paraId="35E61C2B"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tcPr>
          <w:p w14:paraId="57D37091"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tcPr>
          <w:p w14:paraId="6592476F"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tcPr>
          <w:p w14:paraId="37CB6895"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tcPr>
          <w:p w14:paraId="1177EE41"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1,00E-10</w:t>
            </w:r>
          </w:p>
        </w:tc>
      </w:tr>
      <w:tr w:rsidR="00F7449E" w:rsidRPr="00A76730" w14:paraId="79899D4A" w14:textId="777777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1B5029DB" w14:textId="77777777" w:rsidR="00F7449E" w:rsidRPr="00A76730" w:rsidRDefault="00F7449E" w:rsidP="0098386A">
            <w:pPr>
              <w:rPr>
                <w:rFonts w:ascii="Calibri" w:eastAsia="Times New Roman" w:hAnsi="Calibri" w:cs="Times New Roman"/>
                <w:b/>
                <w:bCs/>
                <w:color w:val="000000"/>
                <w:sz w:val="22"/>
                <w:szCs w:val="20"/>
                <w:lang w:val="en-GB"/>
              </w:rPr>
            </w:pPr>
            <w:r w:rsidRPr="00A76730">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tcPr>
          <w:p w14:paraId="6D62848E"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tcPr>
          <w:p w14:paraId="77843F28"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2777E03D"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3CE23DA1"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4E632F8A"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tcPr>
          <w:p w14:paraId="4E23AA1B"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4941BA01"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14</w:t>
            </w:r>
          </w:p>
        </w:tc>
      </w:tr>
      <w:tr w:rsidR="00F7449E" w:rsidRPr="00A76730" w14:paraId="098CE805" w14:textId="77777777">
        <w:trPr>
          <w:trHeight w:val="300"/>
        </w:trPr>
        <w:tc>
          <w:tcPr>
            <w:tcW w:w="0" w:type="auto"/>
            <w:tcBorders>
              <w:top w:val="nil"/>
              <w:left w:val="nil"/>
              <w:bottom w:val="nil"/>
              <w:right w:val="nil"/>
            </w:tcBorders>
            <w:shd w:val="clear" w:color="auto" w:fill="auto"/>
            <w:noWrap/>
            <w:vAlign w:val="bottom"/>
          </w:tcPr>
          <w:p w14:paraId="2F64136C" w14:textId="77777777" w:rsidR="00F7449E" w:rsidRPr="00A76730" w:rsidRDefault="00B2228F"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2D49F3A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0915D45F"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2580ED8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5E25CDB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6B5154E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2A33B61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1CDDF1A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r>
      <w:tr w:rsidR="00F7449E" w:rsidRPr="00A76730" w14:paraId="0595EA9A" w14:textId="77777777">
        <w:trPr>
          <w:trHeight w:val="300"/>
        </w:trPr>
        <w:tc>
          <w:tcPr>
            <w:tcW w:w="0" w:type="auto"/>
            <w:tcBorders>
              <w:top w:val="nil"/>
              <w:left w:val="nil"/>
              <w:bottom w:val="nil"/>
              <w:right w:val="nil"/>
            </w:tcBorders>
            <w:shd w:val="clear" w:color="auto" w:fill="auto"/>
            <w:noWrap/>
            <w:vAlign w:val="bottom"/>
          </w:tcPr>
          <w:p w14:paraId="7DADB272"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tcPr>
          <w:p w14:paraId="0BA3CD2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26032AA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62888423"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tcPr>
          <w:p w14:paraId="2A421E6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4594967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705DB05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tcPr>
          <w:p w14:paraId="5542FAA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r>
      <w:tr w:rsidR="00F7449E" w:rsidRPr="00A76730" w14:paraId="33601661" w14:textId="77777777">
        <w:trPr>
          <w:trHeight w:val="300"/>
        </w:trPr>
        <w:tc>
          <w:tcPr>
            <w:tcW w:w="0" w:type="auto"/>
            <w:tcBorders>
              <w:top w:val="nil"/>
              <w:left w:val="nil"/>
              <w:bottom w:val="nil"/>
              <w:right w:val="nil"/>
            </w:tcBorders>
            <w:shd w:val="clear" w:color="auto" w:fill="auto"/>
            <w:noWrap/>
            <w:vAlign w:val="bottom"/>
          </w:tcPr>
          <w:p w14:paraId="6355CFF0"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tcPr>
          <w:p w14:paraId="6E171AA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07666B2A"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7F29CC5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019164F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41DB7B0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C0A80F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tcPr>
          <w:p w14:paraId="5A02AAD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r>
      <w:tr w:rsidR="00F7449E" w:rsidRPr="00A76730" w14:paraId="598C6E4A" w14:textId="77777777">
        <w:trPr>
          <w:trHeight w:val="300"/>
        </w:trPr>
        <w:tc>
          <w:tcPr>
            <w:tcW w:w="0" w:type="auto"/>
            <w:tcBorders>
              <w:top w:val="nil"/>
              <w:left w:val="nil"/>
              <w:bottom w:val="nil"/>
              <w:right w:val="nil"/>
            </w:tcBorders>
            <w:shd w:val="clear" w:color="auto" w:fill="auto"/>
            <w:noWrap/>
            <w:vAlign w:val="bottom"/>
          </w:tcPr>
          <w:p w14:paraId="084743C9"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tcPr>
          <w:p w14:paraId="31002081"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tcPr>
          <w:p w14:paraId="6CEBCE53"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2D5741B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0780AAD4"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tcPr>
          <w:p w14:paraId="6E2633F8"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tcPr>
          <w:p w14:paraId="4AA4B0B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2B1B8364"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r>
      <w:tr w:rsidR="00F7449E" w:rsidRPr="00A76730" w14:paraId="13BCD48B" w14:textId="77777777">
        <w:trPr>
          <w:trHeight w:val="300"/>
        </w:trPr>
        <w:tc>
          <w:tcPr>
            <w:tcW w:w="0" w:type="auto"/>
            <w:tcBorders>
              <w:top w:val="nil"/>
              <w:left w:val="nil"/>
              <w:bottom w:val="nil"/>
              <w:right w:val="nil"/>
            </w:tcBorders>
            <w:shd w:val="clear" w:color="auto" w:fill="auto"/>
            <w:noWrap/>
            <w:vAlign w:val="bottom"/>
          </w:tcPr>
          <w:p w14:paraId="7B6FFA5A"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tcPr>
          <w:p w14:paraId="11E4370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B1EA87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2325A5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0C0858F"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4D0A38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31D5C9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874CBD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387C61A9" w14:textId="77777777">
        <w:trPr>
          <w:trHeight w:val="300"/>
        </w:trPr>
        <w:tc>
          <w:tcPr>
            <w:tcW w:w="0" w:type="auto"/>
            <w:tcBorders>
              <w:top w:val="nil"/>
              <w:left w:val="nil"/>
              <w:bottom w:val="nil"/>
              <w:right w:val="nil"/>
            </w:tcBorders>
            <w:shd w:val="clear" w:color="auto" w:fill="auto"/>
            <w:noWrap/>
            <w:vAlign w:val="bottom"/>
          </w:tcPr>
          <w:p w14:paraId="4E329F61"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tcPr>
          <w:p w14:paraId="07191FA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tcPr>
          <w:p w14:paraId="69DF6A0F"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tcPr>
          <w:p w14:paraId="3AF4A3F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tcPr>
          <w:p w14:paraId="5643A88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7CA6174A"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tcPr>
          <w:p w14:paraId="0AD86B9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tcPr>
          <w:p w14:paraId="2BA372E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221C0FCD" w14:textId="77777777">
        <w:trPr>
          <w:trHeight w:val="300"/>
        </w:trPr>
        <w:tc>
          <w:tcPr>
            <w:tcW w:w="0" w:type="auto"/>
            <w:tcBorders>
              <w:top w:val="nil"/>
              <w:left w:val="nil"/>
              <w:bottom w:val="nil"/>
              <w:right w:val="nil"/>
            </w:tcBorders>
            <w:shd w:val="clear" w:color="auto" w:fill="auto"/>
            <w:noWrap/>
            <w:vAlign w:val="bottom"/>
          </w:tcPr>
          <w:p w14:paraId="16BB646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tcPr>
          <w:p w14:paraId="2E071B8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1B8FE8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tcPr>
          <w:p w14:paraId="1108BEF6"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17928EE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6C80FBD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2B4A9C0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6851B86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052455E0" w14:textId="77777777">
        <w:trPr>
          <w:trHeight w:val="300"/>
        </w:trPr>
        <w:tc>
          <w:tcPr>
            <w:tcW w:w="0" w:type="auto"/>
            <w:tcBorders>
              <w:top w:val="nil"/>
              <w:left w:val="nil"/>
              <w:bottom w:val="nil"/>
              <w:right w:val="nil"/>
            </w:tcBorders>
            <w:shd w:val="clear" w:color="auto" w:fill="auto"/>
            <w:noWrap/>
            <w:vAlign w:val="bottom"/>
          </w:tcPr>
          <w:p w14:paraId="2996F0C8"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tcPr>
          <w:p w14:paraId="1EA0032C"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tcPr>
          <w:p w14:paraId="7BA672A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3B88FE9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119C520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3504C37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2CAB68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tcPr>
          <w:p w14:paraId="05C8D87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16D37303" w14:textId="77777777">
        <w:trPr>
          <w:trHeight w:val="300"/>
        </w:trPr>
        <w:tc>
          <w:tcPr>
            <w:tcW w:w="0" w:type="auto"/>
            <w:tcBorders>
              <w:top w:val="nil"/>
              <w:left w:val="nil"/>
              <w:bottom w:val="nil"/>
              <w:right w:val="nil"/>
            </w:tcBorders>
            <w:shd w:val="clear" w:color="auto" w:fill="auto"/>
            <w:noWrap/>
            <w:vAlign w:val="bottom"/>
          </w:tcPr>
          <w:p w14:paraId="5DFF184A"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tcPr>
          <w:p w14:paraId="1E53A54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tcPr>
          <w:p w14:paraId="09F858D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774942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6E64A5E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tcPr>
          <w:p w14:paraId="263CC9C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0514FEA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tcPr>
          <w:p w14:paraId="117A2B1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1CB6B19C" w14:textId="77777777">
        <w:trPr>
          <w:trHeight w:val="300"/>
        </w:trPr>
        <w:tc>
          <w:tcPr>
            <w:tcW w:w="0" w:type="auto"/>
            <w:tcBorders>
              <w:top w:val="nil"/>
              <w:left w:val="nil"/>
              <w:bottom w:val="nil"/>
              <w:right w:val="nil"/>
            </w:tcBorders>
            <w:shd w:val="clear" w:color="auto" w:fill="auto"/>
            <w:noWrap/>
            <w:vAlign w:val="bottom"/>
          </w:tcPr>
          <w:p w14:paraId="48EFFE46"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tcPr>
          <w:p w14:paraId="39FAA88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tcPr>
          <w:p w14:paraId="601F5E56"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tcPr>
          <w:p w14:paraId="2E7304A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0D86345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tcPr>
          <w:p w14:paraId="7093A86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6BAF6DD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tcPr>
          <w:p w14:paraId="44160B2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r>
      <w:tr w:rsidR="00F7449E" w:rsidRPr="00A76730" w14:paraId="19E05675" w14:textId="77777777">
        <w:trPr>
          <w:trHeight w:val="300"/>
        </w:trPr>
        <w:tc>
          <w:tcPr>
            <w:tcW w:w="0" w:type="auto"/>
            <w:tcBorders>
              <w:top w:val="nil"/>
              <w:left w:val="nil"/>
              <w:bottom w:val="nil"/>
              <w:right w:val="nil"/>
            </w:tcBorders>
            <w:shd w:val="clear" w:color="auto" w:fill="auto"/>
            <w:noWrap/>
            <w:vAlign w:val="bottom"/>
          </w:tcPr>
          <w:p w14:paraId="27C86A5E"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tcPr>
          <w:p w14:paraId="4EA5509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3710C24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8F95A4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3109631C"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502BF2A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4109B7F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2CE2F51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2D4A5C6F" w14:textId="77777777">
        <w:trPr>
          <w:trHeight w:val="300"/>
        </w:trPr>
        <w:tc>
          <w:tcPr>
            <w:tcW w:w="0" w:type="auto"/>
            <w:tcBorders>
              <w:top w:val="nil"/>
              <w:left w:val="nil"/>
              <w:bottom w:val="nil"/>
              <w:right w:val="nil"/>
            </w:tcBorders>
            <w:shd w:val="clear" w:color="auto" w:fill="auto"/>
            <w:noWrap/>
            <w:vAlign w:val="bottom"/>
          </w:tcPr>
          <w:p w14:paraId="4E6192B5"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tcPr>
          <w:p w14:paraId="1045F92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677521D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3A1186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tcPr>
          <w:p w14:paraId="26328163"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7A9A757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129A94B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4F488CB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3B129610" w14:textId="77777777">
        <w:trPr>
          <w:trHeight w:val="300"/>
        </w:trPr>
        <w:tc>
          <w:tcPr>
            <w:tcW w:w="0" w:type="auto"/>
            <w:tcBorders>
              <w:top w:val="nil"/>
              <w:left w:val="nil"/>
              <w:bottom w:val="nil"/>
              <w:right w:val="nil"/>
            </w:tcBorders>
            <w:shd w:val="clear" w:color="auto" w:fill="auto"/>
            <w:noWrap/>
            <w:vAlign w:val="bottom"/>
          </w:tcPr>
          <w:p w14:paraId="18C8EB03"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tcPr>
          <w:p w14:paraId="6EECA003"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06C38FB3"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176C7C3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37E596E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7DDA1438"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3246AA6C"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tcPr>
          <w:p w14:paraId="5C04B14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2FE7B342" w14:textId="77777777">
        <w:trPr>
          <w:trHeight w:val="300"/>
        </w:trPr>
        <w:tc>
          <w:tcPr>
            <w:tcW w:w="0" w:type="auto"/>
            <w:tcBorders>
              <w:top w:val="nil"/>
              <w:left w:val="nil"/>
              <w:bottom w:val="nil"/>
              <w:right w:val="nil"/>
            </w:tcBorders>
            <w:shd w:val="clear" w:color="auto" w:fill="auto"/>
            <w:noWrap/>
            <w:vAlign w:val="bottom"/>
          </w:tcPr>
          <w:p w14:paraId="5313BB67"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tcPr>
          <w:p w14:paraId="37094538"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tcPr>
          <w:p w14:paraId="79B1574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36E01C8"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tcPr>
          <w:p w14:paraId="4E47181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1875152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tcPr>
          <w:p w14:paraId="5EB98CB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0F57A1D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38A88F58" w14:textId="77777777">
        <w:trPr>
          <w:trHeight w:val="300"/>
        </w:trPr>
        <w:tc>
          <w:tcPr>
            <w:tcW w:w="0" w:type="auto"/>
            <w:tcBorders>
              <w:top w:val="nil"/>
              <w:left w:val="nil"/>
              <w:bottom w:val="nil"/>
              <w:right w:val="nil"/>
            </w:tcBorders>
            <w:shd w:val="clear" w:color="auto" w:fill="auto"/>
            <w:noWrap/>
            <w:vAlign w:val="bottom"/>
          </w:tcPr>
          <w:p w14:paraId="66D4A6C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tcPr>
          <w:p w14:paraId="070EAB7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58D483D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6BD1BA5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67E7B95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tcPr>
          <w:p w14:paraId="3FBED929"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179DD27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tcPr>
          <w:p w14:paraId="1C9FC72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07CE1568" w14:textId="77777777">
        <w:trPr>
          <w:trHeight w:val="300"/>
        </w:trPr>
        <w:tc>
          <w:tcPr>
            <w:tcW w:w="0" w:type="auto"/>
            <w:tcBorders>
              <w:top w:val="nil"/>
              <w:left w:val="nil"/>
              <w:bottom w:val="nil"/>
              <w:right w:val="nil"/>
            </w:tcBorders>
            <w:shd w:val="clear" w:color="auto" w:fill="auto"/>
            <w:noWrap/>
            <w:vAlign w:val="bottom"/>
          </w:tcPr>
          <w:p w14:paraId="358FEAD3"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tcPr>
          <w:p w14:paraId="6D3081E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78F498A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5A90B30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7C31F41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236D94D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3DF47D7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77ED569"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114404FE" w14:textId="77777777">
        <w:trPr>
          <w:trHeight w:val="300"/>
        </w:trPr>
        <w:tc>
          <w:tcPr>
            <w:tcW w:w="0" w:type="auto"/>
            <w:tcBorders>
              <w:top w:val="nil"/>
              <w:left w:val="nil"/>
              <w:bottom w:val="nil"/>
              <w:right w:val="nil"/>
            </w:tcBorders>
            <w:shd w:val="clear" w:color="auto" w:fill="auto"/>
            <w:noWrap/>
            <w:vAlign w:val="bottom"/>
          </w:tcPr>
          <w:p w14:paraId="0817FEB7"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tcPr>
          <w:p w14:paraId="1B937458"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02E320D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5E6FE63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05E0C85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B71BC9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755BEB2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tcPr>
          <w:p w14:paraId="6259274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3B272DA3" w14:textId="77777777">
        <w:trPr>
          <w:trHeight w:val="300"/>
        </w:trPr>
        <w:tc>
          <w:tcPr>
            <w:tcW w:w="0" w:type="auto"/>
            <w:tcBorders>
              <w:top w:val="nil"/>
              <w:left w:val="nil"/>
              <w:bottom w:val="nil"/>
              <w:right w:val="nil"/>
            </w:tcBorders>
            <w:shd w:val="clear" w:color="auto" w:fill="auto"/>
            <w:noWrap/>
            <w:vAlign w:val="bottom"/>
          </w:tcPr>
          <w:p w14:paraId="79803AF8"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tcPr>
          <w:p w14:paraId="47632CD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tcPr>
          <w:p w14:paraId="42BCDBF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6250AAF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4BBAA93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52FA1EE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6081980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tcPr>
          <w:p w14:paraId="66B14EC1"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r>
      <w:tr w:rsidR="00F7449E" w:rsidRPr="00A76730" w14:paraId="55EC5B03" w14:textId="77777777">
        <w:trPr>
          <w:trHeight w:val="300"/>
        </w:trPr>
        <w:tc>
          <w:tcPr>
            <w:tcW w:w="0" w:type="auto"/>
            <w:tcBorders>
              <w:top w:val="nil"/>
              <w:left w:val="nil"/>
              <w:bottom w:val="nil"/>
              <w:right w:val="nil"/>
            </w:tcBorders>
            <w:shd w:val="clear" w:color="auto" w:fill="auto"/>
            <w:noWrap/>
            <w:vAlign w:val="bottom"/>
          </w:tcPr>
          <w:p w14:paraId="690E92CA"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tcPr>
          <w:p w14:paraId="6F2241A5"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tcPr>
          <w:p w14:paraId="103D573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1C47D7F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0B35B3D2"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tcPr>
          <w:p w14:paraId="26402787"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tcPr>
          <w:p w14:paraId="06392E4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5AB1112A"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3DC47DB5" w14:textId="77777777">
        <w:trPr>
          <w:trHeight w:val="300"/>
        </w:trPr>
        <w:tc>
          <w:tcPr>
            <w:tcW w:w="0" w:type="auto"/>
            <w:tcBorders>
              <w:top w:val="nil"/>
              <w:left w:val="nil"/>
              <w:bottom w:val="nil"/>
              <w:right w:val="nil"/>
            </w:tcBorders>
            <w:shd w:val="clear" w:color="auto" w:fill="auto"/>
            <w:noWrap/>
            <w:vAlign w:val="bottom"/>
          </w:tcPr>
          <w:p w14:paraId="676C6B5D"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tcPr>
          <w:p w14:paraId="455FB07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0302A639"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tcPr>
          <w:p w14:paraId="17AF810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42F56C0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5C3DC61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48E47A9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tcPr>
          <w:p w14:paraId="00404C8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59085BC2" w14:textId="77777777">
        <w:trPr>
          <w:trHeight w:val="300"/>
        </w:trPr>
        <w:tc>
          <w:tcPr>
            <w:tcW w:w="0" w:type="auto"/>
            <w:tcBorders>
              <w:top w:val="nil"/>
              <w:left w:val="nil"/>
              <w:bottom w:val="nil"/>
              <w:right w:val="nil"/>
            </w:tcBorders>
            <w:shd w:val="clear" w:color="auto" w:fill="auto"/>
            <w:noWrap/>
            <w:vAlign w:val="bottom"/>
          </w:tcPr>
          <w:p w14:paraId="3617581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hookerae1</w:t>
            </w:r>
          </w:p>
        </w:tc>
        <w:tc>
          <w:tcPr>
            <w:tcW w:w="0" w:type="auto"/>
            <w:tcBorders>
              <w:top w:val="nil"/>
              <w:left w:val="single" w:sz="4" w:space="0" w:color="auto"/>
              <w:bottom w:val="nil"/>
              <w:right w:val="nil"/>
            </w:tcBorders>
            <w:shd w:val="clear" w:color="000000" w:fill="FFC7CE"/>
            <w:noWrap/>
            <w:vAlign w:val="bottom"/>
          </w:tcPr>
          <w:p w14:paraId="389BD36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4D092CB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7404773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A5D541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96ECBB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tcPr>
          <w:p w14:paraId="4A8B215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tcPr>
          <w:p w14:paraId="568C222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779C7FF7" w14:textId="77777777">
        <w:trPr>
          <w:trHeight w:val="300"/>
        </w:trPr>
        <w:tc>
          <w:tcPr>
            <w:tcW w:w="0" w:type="auto"/>
            <w:tcBorders>
              <w:top w:val="nil"/>
              <w:left w:val="nil"/>
              <w:bottom w:val="nil"/>
              <w:right w:val="nil"/>
            </w:tcBorders>
            <w:shd w:val="clear" w:color="auto" w:fill="auto"/>
            <w:noWrap/>
            <w:vAlign w:val="bottom"/>
          </w:tcPr>
          <w:p w14:paraId="30B516E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tcPr>
          <w:p w14:paraId="2E3BF48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D1FE43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5B83B6C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6708AA9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286489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49A9C0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A5F5DC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4C549CA8" w14:textId="77777777">
        <w:trPr>
          <w:trHeight w:val="300"/>
        </w:trPr>
        <w:tc>
          <w:tcPr>
            <w:tcW w:w="0" w:type="auto"/>
            <w:tcBorders>
              <w:top w:val="nil"/>
              <w:left w:val="nil"/>
              <w:bottom w:val="nil"/>
              <w:right w:val="nil"/>
            </w:tcBorders>
            <w:shd w:val="clear" w:color="auto" w:fill="auto"/>
            <w:noWrap/>
            <w:vAlign w:val="bottom"/>
          </w:tcPr>
          <w:p w14:paraId="49E6122D"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tcPr>
          <w:p w14:paraId="1A543479"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B6DBD8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C0DC1E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6D3D804"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tcPr>
          <w:p w14:paraId="2812CDE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472A09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C88849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66035DCF" w14:textId="77777777">
        <w:trPr>
          <w:trHeight w:val="300"/>
        </w:trPr>
        <w:tc>
          <w:tcPr>
            <w:tcW w:w="0" w:type="auto"/>
            <w:tcBorders>
              <w:top w:val="nil"/>
              <w:left w:val="nil"/>
              <w:bottom w:val="nil"/>
              <w:right w:val="nil"/>
            </w:tcBorders>
            <w:shd w:val="clear" w:color="auto" w:fill="auto"/>
            <w:noWrap/>
            <w:vAlign w:val="bottom"/>
          </w:tcPr>
          <w:p w14:paraId="650AAB3A"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tcPr>
          <w:p w14:paraId="6557B3DF"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tcPr>
          <w:p w14:paraId="709C701D"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3C85FD46"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tcPr>
          <w:p w14:paraId="7B52404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1D7868B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2F56F43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35E324B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7A3FEA64" w14:textId="77777777">
        <w:trPr>
          <w:trHeight w:val="300"/>
        </w:trPr>
        <w:tc>
          <w:tcPr>
            <w:tcW w:w="0" w:type="auto"/>
            <w:tcBorders>
              <w:top w:val="nil"/>
              <w:left w:val="nil"/>
              <w:bottom w:val="nil"/>
              <w:right w:val="nil"/>
            </w:tcBorders>
            <w:shd w:val="clear" w:color="auto" w:fill="auto"/>
            <w:noWrap/>
            <w:vAlign w:val="bottom"/>
          </w:tcPr>
          <w:p w14:paraId="2A32C14A"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tcPr>
          <w:p w14:paraId="782E0DB8"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19D143E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0C25E848"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254CC7F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tcPr>
          <w:p w14:paraId="0D9FC58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456925A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tcPr>
          <w:p w14:paraId="6DD75E0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3BE18A3E" w14:textId="77777777">
        <w:trPr>
          <w:trHeight w:val="300"/>
        </w:trPr>
        <w:tc>
          <w:tcPr>
            <w:tcW w:w="0" w:type="auto"/>
            <w:tcBorders>
              <w:top w:val="nil"/>
              <w:left w:val="nil"/>
              <w:bottom w:val="nil"/>
              <w:right w:val="nil"/>
            </w:tcBorders>
            <w:shd w:val="clear" w:color="auto" w:fill="auto"/>
            <w:noWrap/>
            <w:vAlign w:val="bottom"/>
          </w:tcPr>
          <w:p w14:paraId="010FFE3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tcPr>
          <w:p w14:paraId="5D98F9A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50AF05F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6584A8C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tcPr>
          <w:p w14:paraId="2D4C92AC"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DA38DEC"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368894D7"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tcPr>
          <w:p w14:paraId="30C2CA8F"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1021385E" w14:textId="77777777">
        <w:trPr>
          <w:trHeight w:val="300"/>
        </w:trPr>
        <w:tc>
          <w:tcPr>
            <w:tcW w:w="0" w:type="auto"/>
            <w:tcBorders>
              <w:top w:val="nil"/>
              <w:left w:val="nil"/>
              <w:bottom w:val="nil"/>
              <w:right w:val="nil"/>
            </w:tcBorders>
            <w:shd w:val="clear" w:color="auto" w:fill="auto"/>
            <w:noWrap/>
            <w:vAlign w:val="bottom"/>
          </w:tcPr>
          <w:p w14:paraId="56815280"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tcPr>
          <w:p w14:paraId="3A46DA8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B39772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69E044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716756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3A2BC0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513F039"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tcPr>
          <w:p w14:paraId="58F37D7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r>
      <w:tr w:rsidR="00F7449E" w:rsidRPr="00A76730" w14:paraId="6E81223F" w14:textId="77777777">
        <w:trPr>
          <w:trHeight w:val="300"/>
        </w:trPr>
        <w:tc>
          <w:tcPr>
            <w:tcW w:w="0" w:type="auto"/>
            <w:tcBorders>
              <w:top w:val="nil"/>
              <w:left w:val="nil"/>
              <w:bottom w:val="nil"/>
              <w:right w:val="nil"/>
            </w:tcBorders>
            <w:shd w:val="clear" w:color="auto" w:fill="auto"/>
            <w:noWrap/>
            <w:vAlign w:val="bottom"/>
          </w:tcPr>
          <w:p w14:paraId="657C2478"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tcPr>
          <w:p w14:paraId="669003E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3DF1CB5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0012CB6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6C131A5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tcPr>
          <w:p w14:paraId="33E68494"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D78E48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11E3E2D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7131EC30" w14:textId="77777777">
        <w:trPr>
          <w:trHeight w:val="300"/>
        </w:trPr>
        <w:tc>
          <w:tcPr>
            <w:tcW w:w="0" w:type="auto"/>
            <w:tcBorders>
              <w:top w:val="nil"/>
              <w:left w:val="nil"/>
              <w:bottom w:val="nil"/>
              <w:right w:val="nil"/>
            </w:tcBorders>
            <w:shd w:val="clear" w:color="auto" w:fill="auto"/>
            <w:noWrap/>
            <w:vAlign w:val="bottom"/>
          </w:tcPr>
          <w:p w14:paraId="6B0BBF2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tcPr>
          <w:p w14:paraId="3CB1F79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1274386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0FA43AA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tcPr>
          <w:p w14:paraId="2A6C03B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0CD69F6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tcPr>
          <w:p w14:paraId="20AD0C4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tcPr>
          <w:p w14:paraId="29BDCB6D"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1/3</w:t>
            </w:r>
          </w:p>
        </w:tc>
      </w:tr>
      <w:tr w:rsidR="00F7449E" w:rsidRPr="00A76730" w14:paraId="6EC40257" w14:textId="77777777">
        <w:trPr>
          <w:trHeight w:val="300"/>
        </w:trPr>
        <w:tc>
          <w:tcPr>
            <w:tcW w:w="0" w:type="auto"/>
            <w:tcBorders>
              <w:top w:val="nil"/>
              <w:left w:val="nil"/>
              <w:bottom w:val="nil"/>
              <w:right w:val="nil"/>
            </w:tcBorders>
            <w:shd w:val="clear" w:color="auto" w:fill="auto"/>
            <w:noWrap/>
            <w:vAlign w:val="bottom"/>
          </w:tcPr>
          <w:p w14:paraId="233ED43E"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tcPr>
          <w:p w14:paraId="3C610A18"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tcPr>
          <w:p w14:paraId="71CCFDB4"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602DCB10"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tcPr>
          <w:p w14:paraId="57D41B9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F32AC6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560D72CA"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tcPr>
          <w:p w14:paraId="5CF99B34"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63C3CFAC" w14:textId="77777777">
        <w:trPr>
          <w:trHeight w:val="300"/>
        </w:trPr>
        <w:tc>
          <w:tcPr>
            <w:tcW w:w="0" w:type="auto"/>
            <w:tcBorders>
              <w:top w:val="nil"/>
              <w:left w:val="nil"/>
              <w:bottom w:val="nil"/>
              <w:right w:val="nil"/>
            </w:tcBorders>
            <w:shd w:val="clear" w:color="auto" w:fill="auto"/>
            <w:noWrap/>
            <w:vAlign w:val="bottom"/>
          </w:tcPr>
          <w:p w14:paraId="709AA562"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tcPr>
          <w:p w14:paraId="77C7A27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40B00DB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3D0BDE28"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tcPr>
          <w:p w14:paraId="0B567DD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1026B51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37FE033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tcPr>
          <w:p w14:paraId="26CEBA0A"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r>
      <w:tr w:rsidR="00F7449E" w:rsidRPr="00A76730" w14:paraId="47918608" w14:textId="77777777">
        <w:trPr>
          <w:trHeight w:val="300"/>
        </w:trPr>
        <w:tc>
          <w:tcPr>
            <w:tcW w:w="0" w:type="auto"/>
            <w:tcBorders>
              <w:top w:val="nil"/>
              <w:left w:val="nil"/>
              <w:bottom w:val="nil"/>
              <w:right w:val="nil"/>
            </w:tcBorders>
            <w:shd w:val="clear" w:color="auto" w:fill="auto"/>
            <w:noWrap/>
            <w:vAlign w:val="bottom"/>
          </w:tcPr>
          <w:p w14:paraId="6A02E29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tcPr>
          <w:p w14:paraId="0BBC4E7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521A21B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4F8D1D96"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73B4D9B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7C11DDC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54753B0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tcPr>
          <w:p w14:paraId="3065AC58"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3299A6EA" w14:textId="77777777">
        <w:trPr>
          <w:trHeight w:val="300"/>
        </w:trPr>
        <w:tc>
          <w:tcPr>
            <w:tcW w:w="0" w:type="auto"/>
            <w:tcBorders>
              <w:top w:val="nil"/>
              <w:left w:val="nil"/>
              <w:bottom w:val="nil"/>
              <w:right w:val="nil"/>
            </w:tcBorders>
            <w:shd w:val="clear" w:color="auto" w:fill="auto"/>
            <w:noWrap/>
            <w:vAlign w:val="bottom"/>
          </w:tcPr>
          <w:p w14:paraId="34CFC77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tcPr>
          <w:p w14:paraId="2224AD1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74108140"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383B5BC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tcPr>
          <w:p w14:paraId="583DA28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4F9049AA"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6D66E2E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tcPr>
          <w:p w14:paraId="1F1CE569"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23B44240" w14:textId="77777777">
        <w:trPr>
          <w:trHeight w:val="300"/>
        </w:trPr>
        <w:tc>
          <w:tcPr>
            <w:tcW w:w="0" w:type="auto"/>
            <w:tcBorders>
              <w:top w:val="nil"/>
              <w:left w:val="nil"/>
              <w:bottom w:val="nil"/>
              <w:right w:val="nil"/>
            </w:tcBorders>
            <w:shd w:val="clear" w:color="auto" w:fill="auto"/>
            <w:noWrap/>
            <w:vAlign w:val="bottom"/>
          </w:tcPr>
          <w:p w14:paraId="4BA53A92"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tcPr>
          <w:p w14:paraId="1CC4CB88"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tcPr>
          <w:p w14:paraId="44C0E7B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3787148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542A6058"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78BEF4B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tcPr>
          <w:p w14:paraId="50C028FD"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tcPr>
          <w:p w14:paraId="76F1576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7E86B09A" w14:textId="77777777">
        <w:trPr>
          <w:trHeight w:val="300"/>
        </w:trPr>
        <w:tc>
          <w:tcPr>
            <w:tcW w:w="0" w:type="auto"/>
            <w:tcBorders>
              <w:top w:val="nil"/>
              <w:left w:val="nil"/>
              <w:bottom w:val="nil"/>
              <w:right w:val="nil"/>
            </w:tcBorders>
            <w:shd w:val="clear" w:color="auto" w:fill="auto"/>
            <w:noWrap/>
            <w:vAlign w:val="bottom"/>
          </w:tcPr>
          <w:p w14:paraId="555E4DB7"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tcPr>
          <w:p w14:paraId="1DD855B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0F5D77CC"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tcPr>
          <w:p w14:paraId="0FC97B9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F9634D4"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007589F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tcPr>
          <w:p w14:paraId="383AF0F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83A457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301CABFA" w14:textId="77777777">
        <w:trPr>
          <w:trHeight w:val="300"/>
        </w:trPr>
        <w:tc>
          <w:tcPr>
            <w:tcW w:w="0" w:type="auto"/>
            <w:tcBorders>
              <w:top w:val="nil"/>
              <w:left w:val="nil"/>
              <w:bottom w:val="nil"/>
              <w:right w:val="nil"/>
            </w:tcBorders>
            <w:shd w:val="clear" w:color="auto" w:fill="auto"/>
            <w:noWrap/>
            <w:vAlign w:val="bottom"/>
          </w:tcPr>
          <w:p w14:paraId="1031F8C3"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tcPr>
          <w:p w14:paraId="68210B35"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6B7DD3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6ADCB69"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4616BD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1872D1C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07E67B6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tcPr>
          <w:p w14:paraId="3018525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28ADFA75" w14:textId="77777777">
        <w:trPr>
          <w:trHeight w:val="300"/>
        </w:trPr>
        <w:tc>
          <w:tcPr>
            <w:tcW w:w="0" w:type="auto"/>
            <w:tcBorders>
              <w:top w:val="nil"/>
              <w:left w:val="nil"/>
              <w:bottom w:val="nil"/>
              <w:right w:val="nil"/>
            </w:tcBorders>
            <w:shd w:val="clear" w:color="auto" w:fill="auto"/>
            <w:noWrap/>
            <w:vAlign w:val="bottom"/>
          </w:tcPr>
          <w:p w14:paraId="56FE68C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tcPr>
          <w:p w14:paraId="790603F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6D2EF9F"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153F9F53"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tcPr>
          <w:p w14:paraId="44CFF0A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7850AED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4A4FEBA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tcPr>
          <w:p w14:paraId="770F7FF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0DD2DD0F" w14:textId="77777777">
        <w:trPr>
          <w:trHeight w:val="300"/>
        </w:trPr>
        <w:tc>
          <w:tcPr>
            <w:tcW w:w="0" w:type="auto"/>
            <w:tcBorders>
              <w:top w:val="nil"/>
              <w:left w:val="nil"/>
              <w:bottom w:val="nil"/>
              <w:right w:val="nil"/>
            </w:tcBorders>
            <w:shd w:val="clear" w:color="auto" w:fill="auto"/>
            <w:noWrap/>
            <w:vAlign w:val="bottom"/>
          </w:tcPr>
          <w:p w14:paraId="356E238F"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tcPr>
          <w:p w14:paraId="5D57029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E0BF675"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5BFAD3E6"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409FFFE3"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55287F6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0DAD823F"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546A51D9"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5EA3F61C" w14:textId="77777777">
        <w:trPr>
          <w:trHeight w:val="300"/>
        </w:trPr>
        <w:tc>
          <w:tcPr>
            <w:tcW w:w="0" w:type="auto"/>
            <w:tcBorders>
              <w:top w:val="nil"/>
              <w:left w:val="nil"/>
              <w:bottom w:val="nil"/>
              <w:right w:val="nil"/>
            </w:tcBorders>
            <w:shd w:val="clear" w:color="auto" w:fill="auto"/>
            <w:noWrap/>
            <w:vAlign w:val="bottom"/>
          </w:tcPr>
          <w:p w14:paraId="6D773926"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tcPr>
          <w:p w14:paraId="11D8698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3656451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26A4D79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CEFDF6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tcPr>
          <w:p w14:paraId="395B2014"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tcPr>
          <w:p w14:paraId="77EA840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7AD87F98"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r>
      <w:tr w:rsidR="00F7449E" w:rsidRPr="00A76730" w14:paraId="19496B60" w14:textId="77777777">
        <w:trPr>
          <w:trHeight w:val="300"/>
        </w:trPr>
        <w:tc>
          <w:tcPr>
            <w:tcW w:w="0" w:type="auto"/>
            <w:tcBorders>
              <w:top w:val="nil"/>
              <w:left w:val="nil"/>
              <w:bottom w:val="nil"/>
              <w:right w:val="nil"/>
            </w:tcBorders>
            <w:shd w:val="clear" w:color="auto" w:fill="auto"/>
            <w:noWrap/>
            <w:vAlign w:val="bottom"/>
          </w:tcPr>
          <w:p w14:paraId="53256ECE"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tcPr>
          <w:p w14:paraId="5E18BE7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7650793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847B2A4"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419CE7C3"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3B7407C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D5BDC6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782407BA"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0B1E7F36" w14:textId="77777777">
        <w:trPr>
          <w:trHeight w:val="300"/>
        </w:trPr>
        <w:tc>
          <w:tcPr>
            <w:tcW w:w="0" w:type="auto"/>
            <w:tcBorders>
              <w:top w:val="nil"/>
              <w:left w:val="nil"/>
              <w:bottom w:val="nil"/>
              <w:right w:val="nil"/>
            </w:tcBorders>
            <w:shd w:val="clear" w:color="auto" w:fill="auto"/>
            <w:noWrap/>
            <w:vAlign w:val="bottom"/>
          </w:tcPr>
          <w:p w14:paraId="30A8FEA5"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tcPr>
          <w:p w14:paraId="5E3DBF5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01E1ECFC"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tcPr>
          <w:p w14:paraId="534D2F8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532424E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2CA9B0B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04EDA97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tcPr>
          <w:p w14:paraId="2C8BD2B0"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w:t>
            </w:r>
          </w:p>
        </w:tc>
      </w:tr>
      <w:tr w:rsidR="00F7449E" w:rsidRPr="00A76730" w14:paraId="7FFC6C0B" w14:textId="77777777">
        <w:trPr>
          <w:trHeight w:val="300"/>
        </w:trPr>
        <w:tc>
          <w:tcPr>
            <w:tcW w:w="0" w:type="auto"/>
            <w:tcBorders>
              <w:top w:val="nil"/>
              <w:left w:val="nil"/>
              <w:bottom w:val="nil"/>
              <w:right w:val="nil"/>
            </w:tcBorders>
            <w:shd w:val="clear" w:color="auto" w:fill="auto"/>
            <w:noWrap/>
            <w:vAlign w:val="bottom"/>
          </w:tcPr>
          <w:p w14:paraId="2C02E2D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tcPr>
          <w:p w14:paraId="05C5B3C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0C8F2A1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B4FA3A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94626F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4350CD5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0DE2114B"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tcPr>
          <w:p w14:paraId="34BE34C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4E82D988" w14:textId="77777777">
        <w:trPr>
          <w:trHeight w:val="300"/>
        </w:trPr>
        <w:tc>
          <w:tcPr>
            <w:tcW w:w="0" w:type="auto"/>
            <w:tcBorders>
              <w:top w:val="nil"/>
              <w:left w:val="nil"/>
              <w:bottom w:val="nil"/>
              <w:right w:val="nil"/>
            </w:tcBorders>
            <w:shd w:val="clear" w:color="auto" w:fill="auto"/>
            <w:noWrap/>
            <w:vAlign w:val="bottom"/>
          </w:tcPr>
          <w:p w14:paraId="11C9DE75"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tcPr>
          <w:p w14:paraId="0867D6B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tcPr>
          <w:p w14:paraId="12A5FF4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tcPr>
          <w:p w14:paraId="053E3E5A"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tcPr>
          <w:p w14:paraId="3FEABF1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2BB1984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572B4A6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tcPr>
          <w:p w14:paraId="32D2729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5809ACC1" w14:textId="77777777">
        <w:trPr>
          <w:trHeight w:val="300"/>
        </w:trPr>
        <w:tc>
          <w:tcPr>
            <w:tcW w:w="0" w:type="auto"/>
            <w:tcBorders>
              <w:top w:val="nil"/>
              <w:left w:val="nil"/>
              <w:bottom w:val="nil"/>
              <w:right w:val="nil"/>
            </w:tcBorders>
            <w:shd w:val="clear" w:color="auto" w:fill="auto"/>
            <w:noWrap/>
            <w:vAlign w:val="bottom"/>
          </w:tcPr>
          <w:p w14:paraId="0CE0059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tcPr>
          <w:p w14:paraId="0943E4E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CB214D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6D7480A"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tcPr>
          <w:p w14:paraId="2BF374B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35D2269D"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tcPr>
          <w:p w14:paraId="5A203877"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tcPr>
          <w:p w14:paraId="2123087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r>
      <w:tr w:rsidR="00F7449E" w:rsidRPr="00A76730" w14:paraId="2D36E256" w14:textId="77777777">
        <w:trPr>
          <w:trHeight w:val="300"/>
        </w:trPr>
        <w:tc>
          <w:tcPr>
            <w:tcW w:w="0" w:type="auto"/>
            <w:tcBorders>
              <w:top w:val="nil"/>
              <w:left w:val="nil"/>
              <w:bottom w:val="nil"/>
              <w:right w:val="nil"/>
            </w:tcBorders>
            <w:shd w:val="clear" w:color="auto" w:fill="auto"/>
            <w:noWrap/>
            <w:vAlign w:val="bottom"/>
          </w:tcPr>
          <w:p w14:paraId="06353FEF"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tcPr>
          <w:p w14:paraId="43E262C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5EF54E6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03CDAFE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tcPr>
          <w:p w14:paraId="04E19BF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5E28256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453074E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tcPr>
          <w:p w14:paraId="6F01A57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7C688634" w14:textId="77777777">
        <w:trPr>
          <w:trHeight w:val="300"/>
        </w:trPr>
        <w:tc>
          <w:tcPr>
            <w:tcW w:w="0" w:type="auto"/>
            <w:tcBorders>
              <w:top w:val="nil"/>
              <w:left w:val="nil"/>
              <w:bottom w:val="nil"/>
              <w:right w:val="nil"/>
            </w:tcBorders>
            <w:shd w:val="clear" w:color="auto" w:fill="auto"/>
            <w:noWrap/>
            <w:vAlign w:val="bottom"/>
          </w:tcPr>
          <w:p w14:paraId="2D95D7F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tcPr>
          <w:p w14:paraId="688B90B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tcPr>
          <w:p w14:paraId="4D3CE40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tcPr>
          <w:p w14:paraId="3405997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tcPr>
          <w:p w14:paraId="55DC724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tcPr>
          <w:p w14:paraId="0518A25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tcPr>
          <w:p w14:paraId="1D181B2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tcPr>
          <w:p w14:paraId="40D6683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98386A" w:rsidRPr="00A76730" w14:paraId="7EFE5F77" w14:textId="77777777">
        <w:trPr>
          <w:trHeight w:val="300"/>
        </w:trPr>
        <w:tc>
          <w:tcPr>
            <w:tcW w:w="0" w:type="auto"/>
            <w:tcBorders>
              <w:top w:val="nil"/>
              <w:left w:val="nil"/>
              <w:bottom w:val="nil"/>
              <w:right w:val="nil"/>
            </w:tcBorders>
            <w:shd w:val="clear" w:color="auto" w:fill="auto"/>
            <w:noWrap/>
            <w:vAlign w:val="bottom"/>
          </w:tcPr>
          <w:p w14:paraId="50F167A2" w14:textId="77777777" w:rsidR="0098386A" w:rsidRPr="00A76730" w:rsidRDefault="00DB3CF8"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58219DAC" w14:textId="77777777"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1CAAB7F0" w14:textId="77777777"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5C5F2D9B" w14:textId="77777777"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4A656EB9" w14:textId="77777777"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305579C3" w14:textId="77777777"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A2CFD6A" w14:textId="77777777"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B02A19B" w14:textId="77777777"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47</w:t>
            </w:r>
          </w:p>
        </w:tc>
      </w:tr>
      <w:tr w:rsidR="00F7449E" w:rsidRPr="00A76730" w14:paraId="1607E505" w14:textId="77777777">
        <w:trPr>
          <w:trHeight w:val="300"/>
        </w:trPr>
        <w:tc>
          <w:tcPr>
            <w:tcW w:w="0" w:type="auto"/>
            <w:tcBorders>
              <w:top w:val="nil"/>
              <w:left w:val="nil"/>
              <w:bottom w:val="nil"/>
              <w:right w:val="nil"/>
            </w:tcBorders>
            <w:shd w:val="clear" w:color="auto" w:fill="auto"/>
            <w:noWrap/>
            <w:vAlign w:val="bottom"/>
          </w:tcPr>
          <w:p w14:paraId="7FA16637"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6DDB5446"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123CEADB"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60A9CEA"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032902E"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ED20003"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95761FB"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5856D3CB" w14:textId="77777777" w:rsidR="00F7449E" w:rsidRPr="00A76730" w:rsidRDefault="00F7449E" w:rsidP="0098386A">
            <w:pPr>
              <w:rPr>
                <w:rFonts w:ascii="Calibri" w:eastAsia="Times New Roman" w:hAnsi="Calibri" w:cs="Times New Roman"/>
                <w:sz w:val="22"/>
                <w:szCs w:val="20"/>
                <w:lang w:val="en-GB"/>
              </w:rPr>
            </w:pPr>
          </w:p>
        </w:tc>
      </w:tr>
      <w:tr w:rsidR="009D4077" w:rsidRPr="00A76730" w14:paraId="481680CF" w14:textId="77777777">
        <w:trPr>
          <w:trHeight w:val="300"/>
        </w:trPr>
        <w:tc>
          <w:tcPr>
            <w:tcW w:w="0" w:type="auto"/>
            <w:tcBorders>
              <w:top w:val="nil"/>
              <w:left w:val="nil"/>
              <w:bottom w:val="nil"/>
              <w:right w:val="nil"/>
            </w:tcBorders>
            <w:shd w:val="clear" w:color="auto" w:fill="auto"/>
            <w:noWrap/>
            <w:vAlign w:val="bottom"/>
          </w:tcPr>
          <w:p w14:paraId="47E9B53A" w14:textId="77777777" w:rsidR="009D4077" w:rsidRPr="00A76730"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6BDA45B0"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2FB0660D"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tcPr>
          <w:p w14:paraId="1D47D6F8"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w:t>
            </w:r>
            <w:r w:rsidRPr="00A76730">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80E9E31"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2:</w:t>
            </w:r>
            <w:r w:rsidRPr="00A76730">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13D79D30"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3:</w:t>
            </w:r>
            <w:r w:rsidRPr="00A76730">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1B5F6AE"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4:</w:t>
            </w:r>
            <w:r w:rsidRPr="00A76730">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CC54C8C"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xml:space="preserve">5: </w:t>
            </w:r>
            <w:r w:rsidRPr="00A76730">
              <w:rPr>
                <w:rFonts w:ascii="Calibri" w:eastAsia="Times New Roman" w:hAnsi="Calibri" w:cs="Times New Roman"/>
                <w:i/>
                <w:sz w:val="22"/>
                <w:szCs w:val="20"/>
                <w:lang w:val="en-GB"/>
              </w:rPr>
              <w:t>Cochlopetalum</w:t>
            </w:r>
          </w:p>
        </w:tc>
      </w:tr>
      <w:tr w:rsidR="009D4077" w:rsidRPr="00A76730" w14:paraId="047EAB89" w14:textId="77777777">
        <w:trPr>
          <w:trHeight w:val="214"/>
        </w:trPr>
        <w:tc>
          <w:tcPr>
            <w:tcW w:w="0" w:type="auto"/>
            <w:tcBorders>
              <w:top w:val="nil"/>
              <w:left w:val="nil"/>
              <w:bottom w:val="nil"/>
              <w:right w:val="nil"/>
            </w:tcBorders>
            <w:shd w:val="clear" w:color="auto" w:fill="auto"/>
            <w:noWrap/>
            <w:vAlign w:val="bottom"/>
          </w:tcPr>
          <w:p w14:paraId="225858E5" w14:textId="77777777" w:rsidR="009D4077" w:rsidRPr="00A76730"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32571EE9"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xml:space="preserve">*= not in </w:t>
            </w:r>
            <w:r w:rsidR="00097A11" w:rsidRPr="00A76730">
              <w:rPr>
                <w:rFonts w:ascii="Calibri" w:eastAsia="Times New Roman" w:hAnsi="Calibri" w:cs="Times New Roman"/>
                <w:sz w:val="22"/>
                <w:szCs w:val="20"/>
                <w:lang w:val="en-GB"/>
              </w:rPr>
              <w:t>train set</w:t>
            </w:r>
            <w:r w:rsidRPr="00A76730">
              <w:rPr>
                <w:rFonts w:ascii="Calibri" w:eastAsia="Times New Roman" w:hAnsi="Calibri" w:cs="Times New Roman"/>
                <w:sz w:val="22"/>
                <w:szCs w:val="20"/>
                <w:lang w:val="en-GB"/>
              </w:rPr>
              <w:t xml:space="preserve"> / on dear.smartweb.tw</w:t>
            </w:r>
          </w:p>
        </w:tc>
        <w:tc>
          <w:tcPr>
            <w:tcW w:w="0" w:type="auto"/>
            <w:tcBorders>
              <w:top w:val="nil"/>
              <w:left w:val="single" w:sz="4" w:space="0" w:color="auto"/>
            </w:tcBorders>
            <w:shd w:val="clear" w:color="auto" w:fill="auto"/>
            <w:noWrap/>
            <w:vAlign w:val="bottom"/>
          </w:tcPr>
          <w:p w14:paraId="5349A2B1"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6:</w:t>
            </w:r>
            <w:r w:rsidRPr="00A76730">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4AF3362B"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7:</w:t>
            </w:r>
            <w:r w:rsidRPr="00A76730">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6F71EF9A" w14:textId="77777777" w:rsidR="009D4077" w:rsidRPr="00A76730"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0101DAF0" w14:textId="77777777" w:rsidR="009D4077" w:rsidRPr="00A76730"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tcPr>
          <w:p w14:paraId="3F38E38F"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r>
      <w:tr w:rsidR="009D4077" w:rsidRPr="00A76730" w14:paraId="49F510CE" w14:textId="77777777">
        <w:trPr>
          <w:trHeight w:val="214"/>
        </w:trPr>
        <w:tc>
          <w:tcPr>
            <w:tcW w:w="0" w:type="auto"/>
            <w:tcBorders>
              <w:top w:val="nil"/>
              <w:left w:val="nil"/>
              <w:bottom w:val="nil"/>
              <w:right w:val="nil"/>
            </w:tcBorders>
            <w:shd w:val="clear" w:color="auto" w:fill="auto"/>
            <w:noWrap/>
            <w:vAlign w:val="bottom"/>
          </w:tcPr>
          <w:p w14:paraId="0A8769C2" w14:textId="77777777" w:rsidR="009D4077" w:rsidRPr="00A76730"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7F0F9CB"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xml:space="preserve">§=only var. Curtisii in </w:t>
            </w:r>
            <w:r w:rsidR="00097A11" w:rsidRPr="00A76730">
              <w:rPr>
                <w:rFonts w:ascii="Calibri" w:eastAsia="Times New Roman" w:hAnsi="Calibri" w:cs="Times New Roman"/>
                <w:sz w:val="22"/>
                <w:szCs w:val="20"/>
                <w:lang w:val="en-GB"/>
              </w:rPr>
              <w:t>train 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42AB8AB5"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0"/>
                <w:szCs w:val="20"/>
                <w:lang w:val="en-GB"/>
              </w:rPr>
              <w:t>The order in Unknown x/y is &lt;best_sore&gt;/&lt;lower_score&gt;. No numbers? All scores are negative</w:t>
            </w:r>
          </w:p>
        </w:tc>
      </w:tr>
    </w:tbl>
    <w:p w14:paraId="59927A83" w14:textId="77777777" w:rsidR="000808EB" w:rsidRPr="00A76730" w:rsidRDefault="000808EB" w:rsidP="00F7449E">
      <w:pPr>
        <w:rPr>
          <w:lang w:val="en-GB"/>
        </w:rPr>
        <w:sectPr w:rsidR="000808EB" w:rsidRPr="00A76730">
          <w:footerReference w:type="default" r:id="rId61"/>
          <w:pgSz w:w="16840" w:h="11900" w:orient="landscape"/>
          <w:pgMar w:top="709" w:right="1417" w:bottom="851" w:left="1417" w:header="708" w:footer="708" w:gutter="0"/>
          <w:cols w:space="708"/>
          <w:docGrid w:linePitch="360"/>
        </w:sectPr>
      </w:pPr>
    </w:p>
    <w:p w14:paraId="6372DEF6" w14:textId="77777777" w:rsidR="00372313" w:rsidRPr="00A76730" w:rsidRDefault="00372313" w:rsidP="00372313">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3</w:t>
      </w:r>
      <w:r w:rsidR="00AD1C5F" w:rsidRPr="00A76730">
        <w:rPr>
          <w:lang w:val="en-GB"/>
        </w:rPr>
        <w:fldChar w:fldCharType="end"/>
      </w:r>
      <w:r w:rsidRPr="00A76730">
        <w:rPr>
          <w:lang w:val="en-GB"/>
        </w:rPr>
        <w:t xml:space="preserve"> Results of first test of extra pictures of </w:t>
      </w:r>
      <w:r w:rsidR="00481A6A" w:rsidRPr="00A76730">
        <w:rPr>
          <w:i/>
          <w:lang w:val="en-GB"/>
        </w:rPr>
        <w:t>Paphiopedilum</w:t>
      </w:r>
      <w:r w:rsidRPr="00A76730">
        <w:rPr>
          <w:i/>
          <w:lang w:val="en-GB"/>
        </w:rPr>
        <w:t xml:space="preserve"> </w:t>
      </w:r>
      <w:r w:rsidRPr="00A76730">
        <w:rPr>
          <w:lang w:val="en-GB"/>
        </w:rPr>
        <w:t xml:space="preserve">section </w:t>
      </w:r>
      <w:r w:rsidRPr="00A76730">
        <w:rPr>
          <w:i/>
          <w:lang w:val="en-GB"/>
        </w:rPr>
        <w:t>Barbata</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2251"/>
        <w:gridCol w:w="2758"/>
        <w:gridCol w:w="1605"/>
        <w:gridCol w:w="1203"/>
        <w:gridCol w:w="1709"/>
      </w:tblGrid>
      <w:tr w:rsidR="000808EB" w:rsidRPr="00A76730" w14:paraId="5C07237F" w14:textId="77777777">
        <w:trPr>
          <w:trHeight w:val="500"/>
        </w:trPr>
        <w:tc>
          <w:tcPr>
            <w:tcW w:w="0" w:type="auto"/>
            <w:tcBorders>
              <w:top w:val="nil"/>
              <w:left w:val="nil"/>
              <w:bottom w:val="nil"/>
              <w:right w:val="nil"/>
            </w:tcBorders>
            <w:shd w:val="clear" w:color="auto" w:fill="auto"/>
            <w:noWrap/>
            <w:vAlign w:val="bottom"/>
          </w:tcPr>
          <w:p w14:paraId="48E0685F"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6410D8A8"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tcPr>
          <w:p w14:paraId="75547E31"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tcPr>
          <w:p w14:paraId="457A23D9" w14:textId="77777777" w:rsidR="000808EB" w:rsidRPr="00A76730" w:rsidRDefault="00481A6A" w:rsidP="000808EB">
            <w:pPr>
              <w:jc w:val="center"/>
              <w:rPr>
                <w:rFonts w:ascii="Calibri" w:eastAsia="Times New Roman" w:hAnsi="Calibri" w:cs="Times New Roman"/>
                <w:b/>
                <w:bCs/>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000808EB" w:rsidRPr="00A76730">
              <w:rPr>
                <w:rFonts w:ascii="Calibri" w:eastAsia="Times New Roman" w:hAnsi="Calibri" w:cs="Times New Roman"/>
                <w:b/>
                <w:bCs/>
                <w:i/>
                <w:color w:val="000000"/>
                <w:sz w:val="32"/>
                <w:szCs w:val="40"/>
                <w:lang w:val="en-GB"/>
              </w:rPr>
              <w:t>Barbata</w:t>
            </w:r>
            <w:r w:rsidR="000808EB" w:rsidRPr="00A76730">
              <w:rPr>
                <w:rFonts w:ascii="Calibri" w:eastAsia="Times New Roman" w:hAnsi="Calibri" w:cs="Times New Roman"/>
                <w:b/>
                <w:bCs/>
                <w:color w:val="000000"/>
                <w:sz w:val="32"/>
                <w:szCs w:val="40"/>
                <w:lang w:val="en-GB"/>
              </w:rPr>
              <w:t xml:space="preserve"> run</w:t>
            </w:r>
            <w:r w:rsidR="00553570" w:rsidRPr="00A76730">
              <w:rPr>
                <w:rFonts w:ascii="Calibri" w:eastAsia="Times New Roman" w:hAnsi="Calibri" w:cs="Times New Roman"/>
                <w:b/>
                <w:bCs/>
                <w:color w:val="000000"/>
                <w:sz w:val="32"/>
                <w:szCs w:val="40"/>
                <w:lang w:val="en-GB"/>
              </w:rPr>
              <w:t>1_</w:t>
            </w:r>
            <w:r w:rsidRPr="00A76730">
              <w:rPr>
                <w:rFonts w:ascii="Calibri" w:eastAsia="Times New Roman" w:hAnsi="Calibri" w:cs="Times New Roman"/>
                <w:b/>
                <w:bCs/>
                <w:color w:val="000000"/>
                <w:sz w:val="32"/>
                <w:szCs w:val="40"/>
                <w:lang w:val="en-GB"/>
              </w:rPr>
              <w:t>2</w:t>
            </w:r>
          </w:p>
        </w:tc>
        <w:tc>
          <w:tcPr>
            <w:tcW w:w="0" w:type="auto"/>
            <w:tcBorders>
              <w:top w:val="nil"/>
              <w:left w:val="nil"/>
              <w:bottom w:val="nil"/>
              <w:right w:val="nil"/>
            </w:tcBorders>
            <w:shd w:val="clear" w:color="auto" w:fill="auto"/>
            <w:noWrap/>
            <w:vAlign w:val="bottom"/>
          </w:tcPr>
          <w:p w14:paraId="79BE1405" w14:textId="77777777" w:rsidR="000808EB" w:rsidRPr="00A76730"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tcPr>
          <w:p w14:paraId="0C12FC01"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tcPr>
          <w:p w14:paraId="4F5A7353"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r>
      <w:tr w:rsidR="000808EB" w:rsidRPr="00A76730" w14:paraId="73710A53" w14:textId="77777777">
        <w:trPr>
          <w:trHeight w:val="300"/>
        </w:trPr>
        <w:tc>
          <w:tcPr>
            <w:tcW w:w="0" w:type="auto"/>
            <w:tcBorders>
              <w:top w:val="nil"/>
              <w:left w:val="nil"/>
              <w:bottom w:val="nil"/>
              <w:right w:val="nil"/>
            </w:tcBorders>
            <w:shd w:val="clear" w:color="auto" w:fill="auto"/>
            <w:noWrap/>
            <w:vAlign w:val="bottom"/>
          </w:tcPr>
          <w:p w14:paraId="18E9B201"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585E954C"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3F9262A5"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DDF2C34"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5AFC60C"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34D7746"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DE5AC1F"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5F08E61F"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7FEF7146" w14:textId="77777777">
        <w:trPr>
          <w:trHeight w:val="300"/>
        </w:trPr>
        <w:tc>
          <w:tcPr>
            <w:tcW w:w="0" w:type="auto"/>
            <w:tcBorders>
              <w:top w:val="nil"/>
              <w:left w:val="nil"/>
              <w:bottom w:val="single" w:sz="4" w:space="0" w:color="auto"/>
              <w:right w:val="nil"/>
            </w:tcBorders>
            <w:shd w:val="clear" w:color="auto" w:fill="auto"/>
            <w:noWrap/>
            <w:vAlign w:val="bottom"/>
          </w:tcPr>
          <w:p w14:paraId="52A614E7"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487CBA68"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tcPr>
          <w:p w14:paraId="74081579"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tcPr>
          <w:p w14:paraId="752CC029"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tcPr>
          <w:p w14:paraId="50D4D2D0"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tcPr>
          <w:p w14:paraId="0FA86163"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tcPr>
          <w:p w14:paraId="49ACD50D"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tcPr>
          <w:p w14:paraId="06763582"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47</w:t>
            </w:r>
          </w:p>
        </w:tc>
      </w:tr>
      <w:tr w:rsidR="000808EB" w:rsidRPr="00A76730" w14:paraId="44FAB849" w14:textId="77777777">
        <w:trPr>
          <w:trHeight w:val="300"/>
        </w:trPr>
        <w:tc>
          <w:tcPr>
            <w:tcW w:w="0" w:type="auto"/>
            <w:tcBorders>
              <w:top w:val="nil"/>
              <w:left w:val="single" w:sz="4" w:space="0" w:color="auto"/>
              <w:bottom w:val="nil"/>
              <w:right w:val="nil"/>
            </w:tcBorders>
            <w:shd w:val="clear" w:color="auto" w:fill="auto"/>
            <w:noWrap/>
            <w:vAlign w:val="bottom"/>
          </w:tcPr>
          <w:p w14:paraId="1FD97B59"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tcPr>
          <w:p w14:paraId="755DD4FA"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tcPr>
          <w:p w14:paraId="2BC07E3F"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tcPr>
          <w:p w14:paraId="12B80172"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tcPr>
          <w:p w14:paraId="381C1BA0"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tcPr>
          <w:p w14:paraId="295C9F38"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tcPr>
          <w:p w14:paraId="6154F5DE"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tcPr>
          <w:p w14:paraId="13692D47"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1,00E-10</w:t>
            </w:r>
          </w:p>
        </w:tc>
      </w:tr>
      <w:tr w:rsidR="000808EB" w:rsidRPr="00A76730" w14:paraId="630683F9" w14:textId="77777777">
        <w:trPr>
          <w:trHeight w:val="300"/>
        </w:trPr>
        <w:tc>
          <w:tcPr>
            <w:tcW w:w="0" w:type="auto"/>
            <w:tcBorders>
              <w:top w:val="nil"/>
              <w:left w:val="single" w:sz="4" w:space="0" w:color="auto"/>
              <w:bottom w:val="single" w:sz="4" w:space="0" w:color="auto"/>
              <w:right w:val="nil"/>
            </w:tcBorders>
            <w:shd w:val="clear" w:color="auto" w:fill="auto"/>
            <w:noWrap/>
            <w:vAlign w:val="bottom"/>
          </w:tcPr>
          <w:p w14:paraId="617CAAE6"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tcPr>
          <w:p w14:paraId="06B5265B"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6E8D1AA4"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3643FE83"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6987C805"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19115F41"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4A80089E"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tcPr>
          <w:p w14:paraId="2CD78498"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r>
      <w:tr w:rsidR="000808EB" w:rsidRPr="00A76730" w14:paraId="0AF8E89C" w14:textId="77777777">
        <w:trPr>
          <w:trHeight w:val="300"/>
        </w:trPr>
        <w:tc>
          <w:tcPr>
            <w:tcW w:w="0" w:type="auto"/>
            <w:tcBorders>
              <w:top w:val="nil"/>
              <w:left w:val="nil"/>
              <w:bottom w:val="nil"/>
              <w:right w:val="nil"/>
            </w:tcBorders>
            <w:shd w:val="clear" w:color="auto" w:fill="auto"/>
            <w:noWrap/>
            <w:vAlign w:val="bottom"/>
          </w:tcPr>
          <w:p w14:paraId="0C01CF9C" w14:textId="77777777" w:rsidR="000808EB" w:rsidRPr="00A76730" w:rsidRDefault="000808EB" w:rsidP="000808EB">
            <w:pPr>
              <w:rPr>
                <w:rFonts w:ascii="Calibri" w:eastAsia="Times New Roman" w:hAnsi="Calibri" w:cs="Times New Roman"/>
                <w:b/>
                <w:color w:val="000000"/>
                <w:lang w:val="en-GB"/>
              </w:rPr>
            </w:pPr>
            <w:r w:rsidRPr="00A76730">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tcPr>
          <w:p w14:paraId="3C865995"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9276EAB"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48CD38D0"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409613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76E3A37E"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604062C"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336D80F4"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26F3E2DA" w14:textId="77777777">
        <w:trPr>
          <w:trHeight w:val="300"/>
        </w:trPr>
        <w:tc>
          <w:tcPr>
            <w:tcW w:w="0" w:type="auto"/>
            <w:tcBorders>
              <w:top w:val="nil"/>
              <w:left w:val="nil"/>
              <w:bottom w:val="nil"/>
              <w:right w:val="nil"/>
            </w:tcBorders>
            <w:shd w:val="clear" w:color="auto" w:fill="auto"/>
            <w:noWrap/>
            <w:vAlign w:val="bottom"/>
          </w:tcPr>
          <w:p w14:paraId="0A006598"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tcPr>
          <w:p w14:paraId="4C461F2E"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392712EF"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2B0E31E4"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5A9CD437" w14:textId="77777777" w:rsidR="000808EB" w:rsidRPr="00A76730" w:rsidRDefault="000808EB" w:rsidP="000808EB">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tcPr>
          <w:p w14:paraId="4D861A65"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CAF7B6B"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31E92D5"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0808EB" w:rsidRPr="00A76730" w14:paraId="360A0AA4" w14:textId="77777777">
        <w:trPr>
          <w:trHeight w:val="300"/>
        </w:trPr>
        <w:tc>
          <w:tcPr>
            <w:tcW w:w="0" w:type="auto"/>
            <w:tcBorders>
              <w:top w:val="nil"/>
              <w:left w:val="nil"/>
              <w:bottom w:val="nil"/>
              <w:right w:val="nil"/>
            </w:tcBorders>
            <w:shd w:val="clear" w:color="auto" w:fill="auto"/>
            <w:noWrap/>
            <w:vAlign w:val="bottom"/>
          </w:tcPr>
          <w:p w14:paraId="75528721"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tcPr>
          <w:p w14:paraId="7A16F731"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5E161CE4"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115F4E0B"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1041AF1A"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42E72747"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38DA966D"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34C99FF3"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0808EB" w:rsidRPr="00A76730" w14:paraId="6F19F4E1" w14:textId="77777777">
        <w:trPr>
          <w:trHeight w:val="300"/>
        </w:trPr>
        <w:tc>
          <w:tcPr>
            <w:tcW w:w="0" w:type="auto"/>
            <w:tcBorders>
              <w:top w:val="nil"/>
              <w:left w:val="nil"/>
              <w:bottom w:val="nil"/>
              <w:right w:val="nil"/>
            </w:tcBorders>
            <w:shd w:val="clear" w:color="auto" w:fill="auto"/>
            <w:noWrap/>
            <w:vAlign w:val="bottom"/>
          </w:tcPr>
          <w:p w14:paraId="3A46F57E"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tcPr>
          <w:p w14:paraId="4F44BA4A"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tcPr>
          <w:p w14:paraId="1AAB88B8"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tcPr>
          <w:p w14:paraId="41A8BA88"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tcPr>
          <w:p w14:paraId="0108DC63"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tcPr>
          <w:p w14:paraId="4BFB616F"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05D5C442"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tcPr>
          <w:p w14:paraId="74D6CA40"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0808EB" w:rsidRPr="00A76730" w14:paraId="6D558193" w14:textId="77777777">
        <w:trPr>
          <w:trHeight w:val="300"/>
        </w:trPr>
        <w:tc>
          <w:tcPr>
            <w:tcW w:w="0" w:type="auto"/>
            <w:tcBorders>
              <w:top w:val="nil"/>
              <w:left w:val="nil"/>
              <w:bottom w:val="nil"/>
              <w:right w:val="nil"/>
            </w:tcBorders>
            <w:shd w:val="clear" w:color="auto" w:fill="auto"/>
            <w:noWrap/>
            <w:vAlign w:val="bottom"/>
          </w:tcPr>
          <w:p w14:paraId="51D450D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tcPr>
          <w:p w14:paraId="592E9170"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6A8E5226"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tcPr>
          <w:p w14:paraId="70F25B30"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tcPr>
          <w:p w14:paraId="1CA1230C"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6CCA3855"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24DFFED4"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tcPr>
          <w:p w14:paraId="403FDEDC"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0808EB" w:rsidRPr="00A76730" w14:paraId="571FE62B" w14:textId="77777777">
        <w:trPr>
          <w:trHeight w:val="300"/>
        </w:trPr>
        <w:tc>
          <w:tcPr>
            <w:tcW w:w="0" w:type="auto"/>
            <w:tcBorders>
              <w:top w:val="nil"/>
              <w:left w:val="nil"/>
              <w:bottom w:val="nil"/>
              <w:right w:val="nil"/>
            </w:tcBorders>
            <w:shd w:val="clear" w:color="auto" w:fill="auto"/>
            <w:noWrap/>
            <w:vAlign w:val="bottom"/>
          </w:tcPr>
          <w:p w14:paraId="0458D493"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5EDFBBBB"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tcPr>
          <w:p w14:paraId="4831D4D7"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tcPr>
          <w:p w14:paraId="3ABF2920"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tcPr>
          <w:p w14:paraId="5299957A"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tcPr>
          <w:p w14:paraId="690855E4"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tcPr>
          <w:p w14:paraId="7FD3ED3B"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tcPr>
          <w:p w14:paraId="0040F5BC"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r>
      <w:tr w:rsidR="000808EB" w:rsidRPr="00A76730" w14:paraId="5EA65F84" w14:textId="77777777">
        <w:trPr>
          <w:trHeight w:val="300"/>
        </w:trPr>
        <w:tc>
          <w:tcPr>
            <w:tcW w:w="0" w:type="auto"/>
            <w:tcBorders>
              <w:top w:val="nil"/>
              <w:left w:val="nil"/>
              <w:bottom w:val="nil"/>
              <w:right w:val="nil"/>
            </w:tcBorders>
            <w:shd w:val="clear" w:color="auto" w:fill="auto"/>
            <w:noWrap/>
            <w:vAlign w:val="bottom"/>
          </w:tcPr>
          <w:p w14:paraId="7DCDD44A"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5C560CD9"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tcPr>
          <w:p w14:paraId="6C37C54F"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tcPr>
          <w:p w14:paraId="329957CB"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tcPr>
          <w:p w14:paraId="3FC9D665"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tcPr>
          <w:p w14:paraId="3D32BDC1"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3281AF41" w14:textId="77777777">
        <w:trPr>
          <w:trHeight w:val="300"/>
        </w:trPr>
        <w:tc>
          <w:tcPr>
            <w:tcW w:w="0" w:type="auto"/>
            <w:tcBorders>
              <w:top w:val="nil"/>
              <w:left w:val="nil"/>
              <w:bottom w:val="nil"/>
              <w:right w:val="nil"/>
            </w:tcBorders>
            <w:shd w:val="clear" w:color="auto" w:fill="auto"/>
            <w:noWrap/>
            <w:vAlign w:val="bottom"/>
          </w:tcPr>
          <w:p w14:paraId="2FAB32F4"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55CE98F9"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71CF7C98"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3FEBC1E3"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527A063E"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E4E5E21"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F7DD728"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tcPr>
          <w:p w14:paraId="69B3D1B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1E1497F0" w14:textId="77777777">
        <w:trPr>
          <w:trHeight w:val="300"/>
        </w:trPr>
        <w:tc>
          <w:tcPr>
            <w:tcW w:w="0" w:type="auto"/>
            <w:tcBorders>
              <w:top w:val="nil"/>
              <w:left w:val="nil"/>
              <w:bottom w:val="nil"/>
              <w:right w:val="nil"/>
            </w:tcBorders>
            <w:shd w:val="clear" w:color="auto" w:fill="auto"/>
            <w:noWrap/>
            <w:vAlign w:val="bottom"/>
          </w:tcPr>
          <w:p w14:paraId="342D0C8F"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3F47896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366F7B94"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DE4AEF6"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7918F72B"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tcPr>
          <w:p w14:paraId="4DCF2ABA"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tcPr>
          <w:p w14:paraId="1FA6F006"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tcPr>
          <w:p w14:paraId="6252D079"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Pardalopetalum</w:t>
            </w:r>
          </w:p>
        </w:tc>
      </w:tr>
      <w:tr w:rsidR="000808EB" w:rsidRPr="00A76730" w14:paraId="77498630" w14:textId="77777777">
        <w:trPr>
          <w:trHeight w:val="300"/>
        </w:trPr>
        <w:tc>
          <w:tcPr>
            <w:tcW w:w="0" w:type="auto"/>
            <w:tcBorders>
              <w:top w:val="nil"/>
              <w:left w:val="nil"/>
              <w:bottom w:val="nil"/>
              <w:right w:val="nil"/>
            </w:tcBorders>
            <w:shd w:val="clear" w:color="auto" w:fill="auto"/>
            <w:noWrap/>
            <w:vAlign w:val="bottom"/>
          </w:tcPr>
          <w:p w14:paraId="17158DD5"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30EEEE56"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593A176E"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4A1CE06"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6E6987B4"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tcPr>
          <w:p w14:paraId="61880830"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tcPr>
          <w:p w14:paraId="3AAF06C2"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tcPr>
          <w:p w14:paraId="67A31AD7"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Coryopedilum</w:t>
            </w:r>
          </w:p>
        </w:tc>
      </w:tr>
      <w:tr w:rsidR="000808EB" w:rsidRPr="00A76730" w14:paraId="4A03681A" w14:textId="77777777">
        <w:trPr>
          <w:trHeight w:val="300"/>
        </w:trPr>
        <w:tc>
          <w:tcPr>
            <w:tcW w:w="0" w:type="auto"/>
            <w:tcBorders>
              <w:top w:val="nil"/>
              <w:left w:val="nil"/>
              <w:bottom w:val="nil"/>
              <w:right w:val="nil"/>
            </w:tcBorders>
            <w:shd w:val="clear" w:color="auto" w:fill="auto"/>
            <w:noWrap/>
            <w:vAlign w:val="bottom"/>
          </w:tcPr>
          <w:p w14:paraId="5AADE8B4"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5CC5389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519456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588A258"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65C8AB3C"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tcPr>
          <w:p w14:paraId="5E5E0F83"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tcPr>
          <w:p w14:paraId="5985F1F3"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tcPr>
          <w:p w14:paraId="029FDD8F"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Brachypetalum</w:t>
            </w:r>
          </w:p>
        </w:tc>
      </w:tr>
      <w:tr w:rsidR="000808EB" w:rsidRPr="00A76730" w14:paraId="29AC60B6" w14:textId="77777777">
        <w:trPr>
          <w:trHeight w:val="300"/>
        </w:trPr>
        <w:tc>
          <w:tcPr>
            <w:tcW w:w="0" w:type="auto"/>
            <w:tcBorders>
              <w:top w:val="nil"/>
              <w:left w:val="nil"/>
              <w:bottom w:val="nil"/>
              <w:right w:val="nil"/>
            </w:tcBorders>
            <w:shd w:val="clear" w:color="auto" w:fill="auto"/>
            <w:noWrap/>
            <w:vAlign w:val="bottom"/>
          </w:tcPr>
          <w:p w14:paraId="7FBD8D47"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25E1D9D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46F39D0"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A09D48E"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062C05F5"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tcPr>
          <w:p w14:paraId="61ED4E96"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tcPr>
          <w:p w14:paraId="67ECAE60"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7DEA8990"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0C59B299" w14:textId="77777777">
        <w:trPr>
          <w:trHeight w:val="300"/>
        </w:trPr>
        <w:tc>
          <w:tcPr>
            <w:tcW w:w="0" w:type="auto"/>
            <w:tcBorders>
              <w:top w:val="nil"/>
              <w:left w:val="nil"/>
              <w:bottom w:val="nil"/>
              <w:right w:val="nil"/>
            </w:tcBorders>
            <w:shd w:val="clear" w:color="auto" w:fill="auto"/>
            <w:noWrap/>
            <w:vAlign w:val="bottom"/>
          </w:tcPr>
          <w:p w14:paraId="5506E249"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423DEE5"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6F2A9888" w14:textId="77777777" w:rsidR="000808EB" w:rsidRPr="00A76730"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02A9317"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The order in Unknown x/y is &lt;best_score&gt;/&lt;lower_score&gt;. No numbers? All scores are negative!</w:t>
            </w:r>
          </w:p>
        </w:tc>
      </w:tr>
    </w:tbl>
    <w:p w14:paraId="682557DE" w14:textId="77777777" w:rsidR="000808EB" w:rsidRPr="00A76730" w:rsidRDefault="000808EB" w:rsidP="00F7449E">
      <w:pPr>
        <w:rPr>
          <w:lang w:val="en-GB"/>
        </w:rPr>
        <w:sectPr w:rsidR="000808EB" w:rsidRPr="00A76730">
          <w:pgSz w:w="16840" w:h="11900" w:orient="landscape"/>
          <w:pgMar w:top="709" w:right="1417" w:bottom="851" w:left="1417" w:header="708" w:footer="708" w:gutter="0"/>
          <w:cols w:space="708"/>
          <w:docGrid w:linePitch="360"/>
        </w:sectPr>
      </w:pPr>
    </w:p>
    <w:p w14:paraId="7BA8DA01" w14:textId="77777777" w:rsidR="008A36FD" w:rsidRPr="00A76730" w:rsidRDefault="008A36FD" w:rsidP="00F7449E">
      <w:pPr>
        <w:rPr>
          <w:lang w:val="en-GB"/>
        </w:rPr>
        <w:sectPr w:rsidR="008A36FD" w:rsidRPr="00A76730">
          <w:pgSz w:w="16840" w:h="11900" w:orient="landscape"/>
          <w:pgMar w:top="709" w:right="1417" w:bottom="851" w:left="1417" w:header="708" w:footer="708" w:gutter="0"/>
          <w:cols w:space="708"/>
          <w:docGrid w:linePitch="360"/>
        </w:sectPr>
      </w:pPr>
    </w:p>
    <w:p w14:paraId="17C049F5" w14:textId="77777777" w:rsidR="00392632" w:rsidRPr="00A76730" w:rsidRDefault="00392632" w:rsidP="00392632">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4</w:t>
      </w:r>
      <w:r w:rsidR="00AD1C5F" w:rsidRPr="00A76730">
        <w:rPr>
          <w:lang w:val="en-GB"/>
        </w:rPr>
        <w:fldChar w:fldCharType="end"/>
      </w:r>
      <w:r w:rsidR="00C525AF" w:rsidRPr="00A76730">
        <w:rPr>
          <w:lang w:val="en-GB"/>
        </w:rPr>
        <w:t xml:space="preserve"> Results of first test</w:t>
      </w:r>
      <w:r w:rsidRPr="00A76730">
        <w:rPr>
          <w:lang w:val="en-GB"/>
        </w:rPr>
        <w:t xml:space="preserve"> of</w:t>
      </w:r>
      <w:r w:rsidR="00C525AF" w:rsidRPr="00A76730">
        <w:rPr>
          <w:lang w:val="en-GB"/>
        </w:rPr>
        <w:t xml:space="preserve"> </w:t>
      </w:r>
      <w:r w:rsidR="00481A6A" w:rsidRPr="00A76730">
        <w:rPr>
          <w:i/>
          <w:lang w:val="en-GB"/>
        </w:rPr>
        <w:t>Paphiopedilum</w:t>
      </w:r>
      <w:r w:rsidR="00481A6A" w:rsidRPr="00A76730">
        <w:rPr>
          <w:lang w:val="en-GB"/>
        </w:rPr>
        <w:t xml:space="preserve"> </w:t>
      </w:r>
      <w:r w:rsidR="00C525AF" w:rsidRPr="00A76730">
        <w:rPr>
          <w:lang w:val="en-GB"/>
        </w:rPr>
        <w:t>section</w:t>
      </w:r>
      <w:r w:rsidRPr="00A76730">
        <w:rPr>
          <w:lang w:val="en-GB"/>
        </w:rPr>
        <w:t xml:space="preserve"> </w:t>
      </w:r>
      <w:r w:rsidRPr="00A76730">
        <w:rPr>
          <w:i/>
          <w:lang w:val="en-GB"/>
        </w:rPr>
        <w:t xml:space="preserve">Brachypetalum. </w:t>
      </w:r>
      <w:r w:rsidRPr="00A76730">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553570" w:rsidRPr="00A76730" w14:paraId="1418204A" w14:textId="77777777">
        <w:trPr>
          <w:trHeight w:val="489"/>
        </w:trPr>
        <w:tc>
          <w:tcPr>
            <w:tcW w:w="0" w:type="auto"/>
            <w:tcBorders>
              <w:top w:val="nil"/>
              <w:left w:val="nil"/>
              <w:bottom w:val="nil"/>
              <w:right w:val="nil"/>
            </w:tcBorders>
            <w:shd w:val="clear" w:color="auto" w:fill="auto"/>
            <w:noWrap/>
            <w:vAlign w:val="bottom"/>
          </w:tcPr>
          <w:p w14:paraId="46E1FD91" w14:textId="77777777" w:rsidR="00553570" w:rsidRPr="00A76730" w:rsidRDefault="00553570"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66C97B0A" w14:textId="77777777" w:rsidR="00553570" w:rsidRPr="00A76730" w:rsidRDefault="00553570" w:rsidP="008A36F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tcPr>
          <w:p w14:paraId="5A8226E4" w14:textId="77777777" w:rsidR="00553570" w:rsidRPr="00A76730" w:rsidRDefault="00553570" w:rsidP="00553570">
            <w:pPr>
              <w:jc w:val="center"/>
              <w:rPr>
                <w:rFonts w:ascii="Calibri" w:eastAsia="Times New Roman" w:hAnsi="Calibri" w:cs="Times New Roman"/>
                <w:b/>
                <w:bCs/>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32"/>
                <w:lang w:val="en-GB"/>
              </w:rPr>
              <w:t>Brachypetalum</w:t>
            </w:r>
            <w:r w:rsidRPr="00A76730">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tcPr>
          <w:p w14:paraId="4E1AE71F" w14:textId="77777777" w:rsidR="00553570" w:rsidRPr="00A76730" w:rsidRDefault="00553570" w:rsidP="008A36F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7921787C" w14:textId="77777777" w:rsidR="00553570" w:rsidRPr="00A76730" w:rsidRDefault="00553570" w:rsidP="008A36FD">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DB3CF8" w:rsidRPr="00A76730" w14:paraId="2E4ACD7E" w14:textId="77777777">
        <w:trPr>
          <w:trHeight w:val="300"/>
        </w:trPr>
        <w:tc>
          <w:tcPr>
            <w:tcW w:w="0" w:type="auto"/>
            <w:tcBorders>
              <w:top w:val="nil"/>
              <w:left w:val="nil"/>
              <w:bottom w:val="nil"/>
              <w:right w:val="nil"/>
            </w:tcBorders>
            <w:shd w:val="clear" w:color="auto" w:fill="auto"/>
            <w:noWrap/>
            <w:vAlign w:val="bottom"/>
          </w:tcPr>
          <w:p w14:paraId="7C9B7871" w14:textId="77777777" w:rsidR="008A36FD" w:rsidRPr="00A76730"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736884C7"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0BBABEB5"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632D556"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372F04D5"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21D928E3"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23024736"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2972A5AE"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r>
      <w:tr w:rsidR="00DB3CF8" w:rsidRPr="00A76730" w14:paraId="23E16BF8" w14:textId="77777777">
        <w:trPr>
          <w:trHeight w:val="300"/>
        </w:trPr>
        <w:tc>
          <w:tcPr>
            <w:tcW w:w="0" w:type="auto"/>
            <w:tcBorders>
              <w:top w:val="nil"/>
              <w:left w:val="nil"/>
              <w:bottom w:val="single" w:sz="4" w:space="0" w:color="auto"/>
              <w:right w:val="nil"/>
            </w:tcBorders>
            <w:shd w:val="clear" w:color="auto" w:fill="auto"/>
            <w:noWrap/>
            <w:vAlign w:val="bottom"/>
          </w:tcPr>
          <w:p w14:paraId="06BA26FB" w14:textId="77777777" w:rsidR="008A36FD" w:rsidRPr="00A76730" w:rsidRDefault="008A36FD" w:rsidP="008A36FD">
            <w:pPr>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2E76143F"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tcPr>
          <w:p w14:paraId="02F37D0C"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tcPr>
          <w:p w14:paraId="5210E5C3"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tcPr>
          <w:p w14:paraId="6D4B50B7"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tcPr>
          <w:p w14:paraId="7D647C61"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tcPr>
          <w:p w14:paraId="130497D7"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3241DDA9"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47</w:t>
            </w:r>
          </w:p>
        </w:tc>
      </w:tr>
      <w:tr w:rsidR="00DB3CF8" w:rsidRPr="00A76730" w14:paraId="01CEBB38" w14:textId="77777777">
        <w:trPr>
          <w:trHeight w:val="300"/>
        </w:trPr>
        <w:tc>
          <w:tcPr>
            <w:tcW w:w="0" w:type="auto"/>
            <w:tcBorders>
              <w:top w:val="nil"/>
              <w:left w:val="single" w:sz="4" w:space="0" w:color="auto"/>
              <w:bottom w:val="nil"/>
              <w:right w:val="nil"/>
            </w:tcBorders>
            <w:shd w:val="clear" w:color="auto" w:fill="auto"/>
            <w:noWrap/>
            <w:vAlign w:val="bottom"/>
          </w:tcPr>
          <w:p w14:paraId="19F7DF30" w14:textId="77777777" w:rsidR="008A36FD" w:rsidRPr="00A76730" w:rsidRDefault="008A36FD" w:rsidP="008A36FD">
            <w:pPr>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tcPr>
          <w:p w14:paraId="553A02F6"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tcPr>
          <w:p w14:paraId="2D907EFF"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tcPr>
          <w:p w14:paraId="1B64B822"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tcPr>
          <w:p w14:paraId="01F8AC60"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tcPr>
          <w:p w14:paraId="3BF97EF2"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tcPr>
          <w:p w14:paraId="6D87D9DD"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tcPr>
          <w:p w14:paraId="0FBDDCDD"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1,00E-10</w:t>
            </w:r>
          </w:p>
        </w:tc>
      </w:tr>
      <w:tr w:rsidR="00DB3CF8" w:rsidRPr="00A76730" w14:paraId="689BDFED" w14:textId="777777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72F0F7E8" w14:textId="77777777" w:rsidR="008A36FD" w:rsidRPr="00A76730" w:rsidRDefault="008A36FD" w:rsidP="008A36FD">
            <w:pPr>
              <w:rPr>
                <w:rFonts w:ascii="Calibri" w:eastAsia="Times New Roman" w:hAnsi="Calibri" w:cs="Times New Roman"/>
                <w:b/>
                <w:bCs/>
                <w:color w:val="000000"/>
                <w:sz w:val="22"/>
                <w:szCs w:val="18"/>
                <w:lang w:val="en-GB"/>
              </w:rPr>
            </w:pPr>
            <w:r w:rsidRPr="00A76730">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tcPr>
          <w:p w14:paraId="216371B4"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tcPr>
          <w:p w14:paraId="7F0DB884"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tcPr>
          <w:p w14:paraId="4C6C8DA6"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tcPr>
          <w:p w14:paraId="7B82F025"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tcPr>
          <w:p w14:paraId="6943A949"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tcPr>
          <w:p w14:paraId="63C23A72"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D491AF4"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8</w:t>
            </w:r>
          </w:p>
        </w:tc>
      </w:tr>
      <w:tr w:rsidR="00DB3CF8" w:rsidRPr="00A76730" w14:paraId="7729C2AD" w14:textId="77777777">
        <w:trPr>
          <w:trHeight w:val="300"/>
        </w:trPr>
        <w:tc>
          <w:tcPr>
            <w:tcW w:w="0" w:type="auto"/>
            <w:tcBorders>
              <w:top w:val="nil"/>
              <w:left w:val="nil"/>
              <w:bottom w:val="nil"/>
              <w:right w:val="nil"/>
            </w:tcBorders>
            <w:shd w:val="clear" w:color="auto" w:fill="auto"/>
            <w:noWrap/>
            <w:vAlign w:val="bottom"/>
          </w:tcPr>
          <w:p w14:paraId="3EEA6668" w14:textId="77777777" w:rsidR="008A36FD" w:rsidRPr="00A76730" w:rsidRDefault="00DB3CF8" w:rsidP="008A36FD">
            <w:pPr>
              <w:rPr>
                <w:rFonts w:ascii="Calibri" w:eastAsia="Times New Roman" w:hAnsi="Calibri" w:cs="Times New Roman"/>
                <w:b/>
                <w:sz w:val="22"/>
                <w:szCs w:val="18"/>
                <w:lang w:val="en-GB"/>
              </w:rPr>
            </w:pPr>
            <w:r w:rsidRPr="00A76730">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tcPr>
          <w:p w14:paraId="41677F6B"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tcPr>
          <w:p w14:paraId="3A900B55"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tcPr>
          <w:p w14:paraId="430F7F17"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tcPr>
          <w:p w14:paraId="448B6C92"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tcPr>
          <w:p w14:paraId="33D1075D"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tcPr>
          <w:p w14:paraId="75144AF5"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268C807B"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r>
      <w:tr w:rsidR="00DB3CF8" w:rsidRPr="00A76730" w14:paraId="17DE8107" w14:textId="77777777">
        <w:trPr>
          <w:trHeight w:val="300"/>
        </w:trPr>
        <w:tc>
          <w:tcPr>
            <w:tcW w:w="0" w:type="auto"/>
            <w:tcBorders>
              <w:top w:val="nil"/>
              <w:left w:val="nil"/>
              <w:bottom w:val="nil"/>
              <w:right w:val="nil"/>
            </w:tcBorders>
            <w:shd w:val="clear" w:color="auto" w:fill="auto"/>
            <w:noWrap/>
            <w:vAlign w:val="bottom"/>
          </w:tcPr>
          <w:p w14:paraId="181E5871"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tcPr>
          <w:p w14:paraId="5F33A89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5BD8666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7DD4F5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20389E5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71FF14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5F784A6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4CAEC7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5C94CC0E" w14:textId="77777777">
        <w:trPr>
          <w:trHeight w:val="300"/>
        </w:trPr>
        <w:tc>
          <w:tcPr>
            <w:tcW w:w="0" w:type="auto"/>
            <w:tcBorders>
              <w:top w:val="nil"/>
              <w:left w:val="nil"/>
              <w:bottom w:val="nil"/>
              <w:right w:val="nil"/>
            </w:tcBorders>
            <w:shd w:val="clear" w:color="auto" w:fill="auto"/>
            <w:noWrap/>
            <w:vAlign w:val="bottom"/>
          </w:tcPr>
          <w:p w14:paraId="4E089D51"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tcPr>
          <w:p w14:paraId="3B8819F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6F592E5C"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tcPr>
          <w:p w14:paraId="4B54758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022CE04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0EA40A43"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tcPr>
          <w:p w14:paraId="462A6E5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4D8648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77C9AABA" w14:textId="77777777">
        <w:trPr>
          <w:trHeight w:val="300"/>
        </w:trPr>
        <w:tc>
          <w:tcPr>
            <w:tcW w:w="0" w:type="auto"/>
            <w:tcBorders>
              <w:top w:val="nil"/>
              <w:left w:val="nil"/>
              <w:bottom w:val="nil"/>
              <w:right w:val="nil"/>
            </w:tcBorders>
            <w:shd w:val="clear" w:color="auto" w:fill="auto"/>
            <w:noWrap/>
            <w:vAlign w:val="bottom"/>
          </w:tcPr>
          <w:p w14:paraId="53652674"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tcPr>
          <w:p w14:paraId="6A81032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72631F9F"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5FC10DE5"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tcPr>
          <w:p w14:paraId="0C3F033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686AA2C7"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tcPr>
          <w:p w14:paraId="5DF391A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428441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315220B6" w14:textId="77777777">
        <w:trPr>
          <w:trHeight w:val="300"/>
        </w:trPr>
        <w:tc>
          <w:tcPr>
            <w:tcW w:w="0" w:type="auto"/>
            <w:tcBorders>
              <w:top w:val="nil"/>
              <w:left w:val="nil"/>
              <w:bottom w:val="nil"/>
              <w:right w:val="nil"/>
            </w:tcBorders>
            <w:shd w:val="clear" w:color="auto" w:fill="auto"/>
            <w:noWrap/>
            <w:vAlign w:val="bottom"/>
          </w:tcPr>
          <w:p w14:paraId="0EA7A97E"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tcPr>
          <w:p w14:paraId="511E0D6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08F619D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4492D2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65552C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7254BB6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37A68A4E"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tcPr>
          <w:p w14:paraId="0B14A03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4388B279" w14:textId="77777777">
        <w:trPr>
          <w:trHeight w:val="300"/>
        </w:trPr>
        <w:tc>
          <w:tcPr>
            <w:tcW w:w="0" w:type="auto"/>
            <w:tcBorders>
              <w:top w:val="nil"/>
              <w:left w:val="nil"/>
              <w:bottom w:val="nil"/>
              <w:right w:val="nil"/>
            </w:tcBorders>
            <w:shd w:val="clear" w:color="auto" w:fill="auto"/>
            <w:noWrap/>
            <w:vAlign w:val="bottom"/>
          </w:tcPr>
          <w:p w14:paraId="36BDC6B3"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tcPr>
          <w:p w14:paraId="297CA00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2D145F66"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tcPr>
          <w:p w14:paraId="019C95A3"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tcPr>
          <w:p w14:paraId="6F254FE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05781C68"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tcPr>
          <w:p w14:paraId="6BE6709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27AFEA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3272685A" w14:textId="77777777">
        <w:trPr>
          <w:trHeight w:val="300"/>
        </w:trPr>
        <w:tc>
          <w:tcPr>
            <w:tcW w:w="0" w:type="auto"/>
            <w:tcBorders>
              <w:top w:val="nil"/>
              <w:left w:val="nil"/>
              <w:bottom w:val="nil"/>
              <w:right w:val="nil"/>
            </w:tcBorders>
            <w:shd w:val="clear" w:color="auto" w:fill="auto"/>
            <w:noWrap/>
            <w:vAlign w:val="bottom"/>
          </w:tcPr>
          <w:p w14:paraId="6E33A951"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tcPr>
          <w:p w14:paraId="4EF385B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F5D3F3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74E8E8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4BBF76F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0B44917E"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tcPr>
          <w:p w14:paraId="608E507C"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4EB28A5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225BA14A" w14:textId="77777777">
        <w:trPr>
          <w:trHeight w:val="300"/>
        </w:trPr>
        <w:tc>
          <w:tcPr>
            <w:tcW w:w="0" w:type="auto"/>
            <w:tcBorders>
              <w:top w:val="nil"/>
              <w:left w:val="nil"/>
              <w:bottom w:val="nil"/>
              <w:right w:val="nil"/>
            </w:tcBorders>
            <w:shd w:val="clear" w:color="auto" w:fill="auto"/>
            <w:noWrap/>
            <w:vAlign w:val="bottom"/>
          </w:tcPr>
          <w:p w14:paraId="6A1A0D60"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tcPr>
          <w:p w14:paraId="047FFD10"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tcPr>
          <w:p w14:paraId="3D1BF27B"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tcPr>
          <w:p w14:paraId="74321DD7"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tcPr>
          <w:p w14:paraId="41AFB40C"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tcPr>
          <w:p w14:paraId="0C9AFC6A"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tcPr>
          <w:p w14:paraId="30D22FFF"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A881A0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6350D71A" w14:textId="77777777">
        <w:trPr>
          <w:trHeight w:val="300"/>
        </w:trPr>
        <w:tc>
          <w:tcPr>
            <w:tcW w:w="0" w:type="auto"/>
            <w:tcBorders>
              <w:top w:val="nil"/>
              <w:left w:val="nil"/>
              <w:bottom w:val="nil"/>
              <w:right w:val="nil"/>
            </w:tcBorders>
            <w:shd w:val="clear" w:color="auto" w:fill="auto"/>
            <w:noWrap/>
            <w:vAlign w:val="bottom"/>
          </w:tcPr>
          <w:p w14:paraId="30475B71"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tcPr>
          <w:p w14:paraId="3C8BC36F"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tcPr>
          <w:p w14:paraId="58D55AC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0C0976BE"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tcPr>
          <w:p w14:paraId="621D0BB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0F56A01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0948E9A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D37735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17D349B0" w14:textId="77777777">
        <w:trPr>
          <w:trHeight w:val="300"/>
        </w:trPr>
        <w:tc>
          <w:tcPr>
            <w:tcW w:w="0" w:type="auto"/>
            <w:tcBorders>
              <w:top w:val="nil"/>
              <w:left w:val="nil"/>
              <w:bottom w:val="nil"/>
              <w:right w:val="nil"/>
            </w:tcBorders>
            <w:shd w:val="clear" w:color="auto" w:fill="auto"/>
            <w:noWrap/>
            <w:vAlign w:val="bottom"/>
          </w:tcPr>
          <w:p w14:paraId="2F58DC02"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tcPr>
          <w:p w14:paraId="7EFD113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4D8A58AD"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tcPr>
          <w:p w14:paraId="4F78BBB0"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tcPr>
          <w:p w14:paraId="65C53CC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5AB9A96F"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FA5ECE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B7F25A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Correct(low)</w:t>
            </w:r>
          </w:p>
        </w:tc>
      </w:tr>
      <w:tr w:rsidR="00DB3CF8" w:rsidRPr="00A76730" w14:paraId="00734870" w14:textId="77777777">
        <w:trPr>
          <w:trHeight w:val="300"/>
        </w:trPr>
        <w:tc>
          <w:tcPr>
            <w:tcW w:w="0" w:type="auto"/>
            <w:tcBorders>
              <w:top w:val="nil"/>
              <w:left w:val="nil"/>
              <w:bottom w:val="nil"/>
              <w:right w:val="nil"/>
            </w:tcBorders>
            <w:shd w:val="clear" w:color="auto" w:fill="auto"/>
            <w:noWrap/>
            <w:vAlign w:val="bottom"/>
          </w:tcPr>
          <w:p w14:paraId="1FBEA142"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tcPr>
          <w:p w14:paraId="6F3D1CE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68B493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7883FDA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7AA788A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0832282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073AACD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105A40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1DDF27BE" w14:textId="77777777">
        <w:trPr>
          <w:trHeight w:val="300"/>
        </w:trPr>
        <w:tc>
          <w:tcPr>
            <w:tcW w:w="0" w:type="auto"/>
            <w:tcBorders>
              <w:top w:val="nil"/>
              <w:left w:val="nil"/>
              <w:bottom w:val="nil"/>
              <w:right w:val="nil"/>
            </w:tcBorders>
            <w:shd w:val="clear" w:color="auto" w:fill="auto"/>
            <w:noWrap/>
            <w:vAlign w:val="bottom"/>
          </w:tcPr>
          <w:p w14:paraId="61AEAFB3"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tcPr>
          <w:p w14:paraId="05975D0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AD8327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73154BD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30C131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5144F6A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5DB73F5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A05717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709BAF03" w14:textId="77777777">
        <w:trPr>
          <w:trHeight w:val="300"/>
        </w:trPr>
        <w:tc>
          <w:tcPr>
            <w:tcW w:w="0" w:type="auto"/>
            <w:tcBorders>
              <w:top w:val="nil"/>
              <w:left w:val="nil"/>
              <w:bottom w:val="nil"/>
              <w:right w:val="nil"/>
            </w:tcBorders>
            <w:shd w:val="clear" w:color="auto" w:fill="auto"/>
            <w:noWrap/>
            <w:vAlign w:val="bottom"/>
          </w:tcPr>
          <w:p w14:paraId="1504765F"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tcPr>
          <w:p w14:paraId="673DE5E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4CA92B5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0F004A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2EEDA3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0036A3F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4B3CD36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786273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3F60562C" w14:textId="77777777">
        <w:trPr>
          <w:trHeight w:val="300"/>
        </w:trPr>
        <w:tc>
          <w:tcPr>
            <w:tcW w:w="0" w:type="auto"/>
            <w:tcBorders>
              <w:top w:val="nil"/>
              <w:left w:val="nil"/>
              <w:bottom w:val="nil"/>
              <w:right w:val="nil"/>
            </w:tcBorders>
            <w:shd w:val="clear" w:color="auto" w:fill="auto"/>
            <w:noWrap/>
            <w:vAlign w:val="bottom"/>
          </w:tcPr>
          <w:p w14:paraId="1F96094B"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tcPr>
          <w:p w14:paraId="59EF37D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493D484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4F09E51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49A595E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7074281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331DEA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1B379BCA"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r>
      <w:tr w:rsidR="00DB3CF8" w:rsidRPr="00A76730" w14:paraId="033D9A0E" w14:textId="77777777">
        <w:trPr>
          <w:trHeight w:val="300"/>
        </w:trPr>
        <w:tc>
          <w:tcPr>
            <w:tcW w:w="0" w:type="auto"/>
            <w:tcBorders>
              <w:top w:val="nil"/>
              <w:left w:val="nil"/>
              <w:bottom w:val="nil"/>
              <w:right w:val="nil"/>
            </w:tcBorders>
            <w:shd w:val="clear" w:color="auto" w:fill="auto"/>
            <w:noWrap/>
            <w:vAlign w:val="bottom"/>
          </w:tcPr>
          <w:p w14:paraId="6DD69BE4"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tcPr>
          <w:p w14:paraId="5D2765B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4B7659A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6592CC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7617F6C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0642A3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DB4FAC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305092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2C4E9A91" w14:textId="77777777">
        <w:trPr>
          <w:trHeight w:val="300"/>
        </w:trPr>
        <w:tc>
          <w:tcPr>
            <w:tcW w:w="0" w:type="auto"/>
            <w:tcBorders>
              <w:top w:val="nil"/>
              <w:left w:val="nil"/>
              <w:bottom w:val="nil"/>
              <w:right w:val="nil"/>
            </w:tcBorders>
            <w:shd w:val="clear" w:color="auto" w:fill="auto"/>
            <w:noWrap/>
            <w:vAlign w:val="bottom"/>
          </w:tcPr>
          <w:p w14:paraId="6D4BBFFC"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tcPr>
          <w:p w14:paraId="0E11098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EA76ED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854E09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2B37CAB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66845C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94A2D8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DC1510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6C9AECF6" w14:textId="77777777">
        <w:trPr>
          <w:trHeight w:val="300"/>
        </w:trPr>
        <w:tc>
          <w:tcPr>
            <w:tcW w:w="0" w:type="auto"/>
            <w:tcBorders>
              <w:top w:val="nil"/>
              <w:left w:val="nil"/>
              <w:bottom w:val="nil"/>
              <w:right w:val="nil"/>
            </w:tcBorders>
            <w:shd w:val="clear" w:color="auto" w:fill="auto"/>
            <w:noWrap/>
            <w:vAlign w:val="bottom"/>
          </w:tcPr>
          <w:p w14:paraId="5E8C6D7D"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tcPr>
          <w:p w14:paraId="4C5132D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217770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93E587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27D43F3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48A227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258B78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08655E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61BB527C" w14:textId="77777777">
        <w:trPr>
          <w:trHeight w:val="300"/>
        </w:trPr>
        <w:tc>
          <w:tcPr>
            <w:tcW w:w="0" w:type="auto"/>
            <w:tcBorders>
              <w:top w:val="nil"/>
              <w:left w:val="nil"/>
              <w:bottom w:val="nil"/>
              <w:right w:val="nil"/>
            </w:tcBorders>
            <w:shd w:val="clear" w:color="auto" w:fill="auto"/>
            <w:noWrap/>
            <w:vAlign w:val="bottom"/>
          </w:tcPr>
          <w:p w14:paraId="0E819C6C"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tcPr>
          <w:p w14:paraId="1D5A82E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45B823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59F9D0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4758B51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1291EF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196704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35E3F9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128428C8" w14:textId="77777777">
        <w:trPr>
          <w:trHeight w:val="300"/>
        </w:trPr>
        <w:tc>
          <w:tcPr>
            <w:tcW w:w="0" w:type="auto"/>
            <w:tcBorders>
              <w:top w:val="nil"/>
              <w:left w:val="nil"/>
              <w:bottom w:val="nil"/>
              <w:right w:val="nil"/>
            </w:tcBorders>
            <w:shd w:val="clear" w:color="auto" w:fill="auto"/>
            <w:noWrap/>
            <w:vAlign w:val="bottom"/>
          </w:tcPr>
          <w:p w14:paraId="6A5840D3"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tcPr>
          <w:p w14:paraId="56BBE06D"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tcPr>
          <w:p w14:paraId="009DA68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B09E58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05B7422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27112B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26E7630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5CDC82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1BFA0383" w14:textId="77777777">
        <w:trPr>
          <w:trHeight w:val="300"/>
        </w:trPr>
        <w:tc>
          <w:tcPr>
            <w:tcW w:w="0" w:type="auto"/>
            <w:tcBorders>
              <w:top w:val="nil"/>
              <w:left w:val="nil"/>
              <w:bottom w:val="nil"/>
              <w:right w:val="nil"/>
            </w:tcBorders>
            <w:shd w:val="clear" w:color="auto" w:fill="auto"/>
            <w:noWrap/>
            <w:vAlign w:val="bottom"/>
          </w:tcPr>
          <w:p w14:paraId="731D455D"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tcPr>
          <w:p w14:paraId="44FAF04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9E0B86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6D0FDEE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14E70B5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7EAA4D0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tcPr>
          <w:p w14:paraId="665A42F6"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2FC7B86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5079A92A" w14:textId="77777777">
        <w:trPr>
          <w:trHeight w:val="300"/>
        </w:trPr>
        <w:tc>
          <w:tcPr>
            <w:tcW w:w="0" w:type="auto"/>
            <w:tcBorders>
              <w:top w:val="nil"/>
              <w:left w:val="nil"/>
              <w:bottom w:val="nil"/>
              <w:right w:val="nil"/>
            </w:tcBorders>
            <w:shd w:val="clear" w:color="auto" w:fill="auto"/>
            <w:noWrap/>
            <w:vAlign w:val="bottom"/>
          </w:tcPr>
          <w:p w14:paraId="616585FD"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tcPr>
          <w:p w14:paraId="0ED22D1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3019116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tcPr>
          <w:p w14:paraId="4CBD061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tcPr>
          <w:p w14:paraId="0A9F754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2261EA6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tcPr>
          <w:p w14:paraId="21691B5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84B013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992641" w:rsidRPr="00A76730" w14:paraId="5C271B0C" w14:textId="77777777">
        <w:trPr>
          <w:trHeight w:val="300"/>
        </w:trPr>
        <w:tc>
          <w:tcPr>
            <w:tcW w:w="0" w:type="auto"/>
            <w:tcBorders>
              <w:top w:val="nil"/>
              <w:left w:val="nil"/>
              <w:bottom w:val="nil"/>
              <w:right w:val="nil"/>
            </w:tcBorders>
            <w:shd w:val="clear" w:color="auto" w:fill="auto"/>
            <w:noWrap/>
            <w:vAlign w:val="bottom"/>
          </w:tcPr>
          <w:p w14:paraId="665B8D77" w14:textId="77777777" w:rsidR="00992641" w:rsidRPr="00A76730"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614F0CEF"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30B00C95"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tcPr>
          <w:p w14:paraId="6CDF8F36"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color w:val="000000"/>
                <w:sz w:val="22"/>
                <w:szCs w:val="18"/>
                <w:lang w:val="en-GB"/>
              </w:rPr>
              <w:t>1:</w:t>
            </w:r>
            <w:r w:rsidRPr="00A76730">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5785F7B6" w14:textId="77777777"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2:</w:t>
            </w:r>
            <w:r w:rsidRPr="00A76730">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497CECF0" w14:textId="77777777"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3:</w:t>
            </w:r>
            <w:r w:rsidRPr="00A76730">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589A9BA3" w14:textId="77777777"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4:</w:t>
            </w:r>
            <w:r w:rsidRPr="00A76730">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3E519DFF" w14:textId="77777777"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 xml:space="preserve">5: </w:t>
            </w:r>
            <w:r w:rsidRPr="00A76730">
              <w:rPr>
                <w:rFonts w:ascii="Calibri" w:eastAsia="Times New Roman" w:hAnsi="Calibri" w:cs="Times New Roman"/>
                <w:i/>
                <w:color w:val="000000"/>
                <w:sz w:val="22"/>
                <w:szCs w:val="18"/>
                <w:lang w:val="en-GB"/>
              </w:rPr>
              <w:t>Cochlopetalum</w:t>
            </w:r>
          </w:p>
        </w:tc>
      </w:tr>
      <w:tr w:rsidR="00992641" w:rsidRPr="00A76730" w14:paraId="7B87FDF3" w14:textId="77777777">
        <w:trPr>
          <w:trHeight w:val="300"/>
        </w:trPr>
        <w:tc>
          <w:tcPr>
            <w:tcW w:w="0" w:type="auto"/>
            <w:tcBorders>
              <w:top w:val="nil"/>
              <w:left w:val="nil"/>
              <w:bottom w:val="nil"/>
              <w:right w:val="nil"/>
            </w:tcBorders>
            <w:shd w:val="clear" w:color="auto" w:fill="auto"/>
            <w:noWrap/>
            <w:vAlign w:val="bottom"/>
          </w:tcPr>
          <w:p w14:paraId="63458C46" w14:textId="77777777" w:rsidR="00992641" w:rsidRPr="00A76730"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7E234F5D"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2BA89F3E"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tcPr>
          <w:p w14:paraId="7EF1DC1F"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color w:val="000000"/>
                <w:sz w:val="22"/>
                <w:szCs w:val="18"/>
                <w:lang w:val="en-GB"/>
              </w:rPr>
              <w:t>6:</w:t>
            </w:r>
            <w:r w:rsidRPr="00A76730">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1F967FDC" w14:textId="77777777"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7:</w:t>
            </w:r>
            <w:r w:rsidRPr="00A76730">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6BB3D24B" w14:textId="77777777" w:rsidR="00992641" w:rsidRPr="00A76730"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6C976A00" w14:textId="77777777" w:rsidR="00992641" w:rsidRPr="00A76730"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tcPr>
          <w:p w14:paraId="07CA6B6E" w14:textId="77777777"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 </w:t>
            </w:r>
          </w:p>
        </w:tc>
      </w:tr>
      <w:tr w:rsidR="00992641" w:rsidRPr="00A76730" w14:paraId="33C8736C" w14:textId="77777777">
        <w:trPr>
          <w:trHeight w:val="300"/>
        </w:trPr>
        <w:tc>
          <w:tcPr>
            <w:tcW w:w="0" w:type="auto"/>
            <w:tcBorders>
              <w:top w:val="nil"/>
              <w:left w:val="nil"/>
              <w:bottom w:val="nil"/>
              <w:right w:val="nil"/>
            </w:tcBorders>
            <w:shd w:val="clear" w:color="auto" w:fill="auto"/>
            <w:noWrap/>
            <w:vAlign w:val="bottom"/>
          </w:tcPr>
          <w:p w14:paraId="2B264CD0" w14:textId="77777777" w:rsidR="00992641" w:rsidRPr="00A76730"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775D9303"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5BDDD6EB"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688AE6E3" w14:textId="77777777"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sz w:val="22"/>
                <w:lang w:val="en-GB"/>
              </w:rPr>
              <w:t>The order in Unknown x/y is &lt;best_score&gt;/&lt;lower_score&gt;. No numbers? All scores are negative!</w:t>
            </w:r>
          </w:p>
        </w:tc>
      </w:tr>
    </w:tbl>
    <w:p w14:paraId="2C00D1B9" w14:textId="77777777" w:rsidR="00DB3CF8" w:rsidRPr="00A76730" w:rsidRDefault="00DB3CF8" w:rsidP="00F7449E">
      <w:pPr>
        <w:rPr>
          <w:lang w:val="en-GB"/>
        </w:rPr>
        <w:sectPr w:rsidR="00DB3CF8" w:rsidRPr="00A76730">
          <w:type w:val="continuous"/>
          <w:pgSz w:w="16840" w:h="11900" w:orient="landscape"/>
          <w:pgMar w:top="567" w:right="1417" w:bottom="0" w:left="1417" w:header="708" w:footer="708" w:gutter="0"/>
          <w:cols w:space="708"/>
          <w:docGrid w:linePitch="360"/>
        </w:sectPr>
      </w:pPr>
    </w:p>
    <w:p w14:paraId="367A77BB" w14:textId="77777777" w:rsidR="002A2451" w:rsidRPr="00A76730" w:rsidRDefault="002A2451" w:rsidP="00F7449E">
      <w:pPr>
        <w:rPr>
          <w:lang w:val="en-GB"/>
        </w:rPr>
        <w:sectPr w:rsidR="002A2451" w:rsidRPr="00A76730">
          <w:type w:val="continuous"/>
          <w:pgSz w:w="16840" w:h="11900" w:orient="landscape"/>
          <w:pgMar w:top="1417" w:right="1417" w:bottom="851" w:left="1417" w:header="708" w:footer="708" w:gutter="0"/>
          <w:cols w:space="708"/>
          <w:titlePg/>
          <w:docGrid w:linePitch="360"/>
        </w:sectPr>
      </w:pPr>
    </w:p>
    <w:p w14:paraId="13500C64" w14:textId="77777777" w:rsidR="00C525AF" w:rsidRPr="00A76730" w:rsidRDefault="00C525AF" w:rsidP="00C525AF">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5</w:t>
      </w:r>
      <w:r w:rsidR="00AD1C5F" w:rsidRPr="00A76730">
        <w:rPr>
          <w:lang w:val="en-GB"/>
        </w:rPr>
        <w:fldChar w:fldCharType="end"/>
      </w:r>
      <w:r w:rsidRPr="00A76730">
        <w:rPr>
          <w:lang w:val="en-GB"/>
        </w:rPr>
        <w:t xml:space="preserve"> Results of first test of </w:t>
      </w:r>
      <w:r w:rsidR="00481A6A" w:rsidRPr="00A76730">
        <w:rPr>
          <w:i/>
          <w:lang w:val="en-GB"/>
        </w:rPr>
        <w:t xml:space="preserve">Paphiopedilum </w:t>
      </w:r>
      <w:r w:rsidRPr="00A76730">
        <w:rPr>
          <w:lang w:val="en-GB"/>
        </w:rPr>
        <w:t xml:space="preserve">section </w:t>
      </w:r>
      <w:r w:rsidRPr="00A76730">
        <w:rPr>
          <w:i/>
          <w:lang w:val="en-GB"/>
        </w:rPr>
        <w:t>Coryopedilum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553570" w:rsidRPr="00A76730" w14:paraId="6DC9B145" w14:textId="77777777">
        <w:trPr>
          <w:trHeight w:val="100"/>
        </w:trPr>
        <w:tc>
          <w:tcPr>
            <w:tcW w:w="0" w:type="auto"/>
            <w:tcBorders>
              <w:top w:val="nil"/>
              <w:left w:val="nil"/>
              <w:bottom w:val="nil"/>
              <w:right w:val="nil"/>
            </w:tcBorders>
            <w:shd w:val="clear" w:color="auto" w:fill="auto"/>
            <w:noWrap/>
            <w:vAlign w:val="bottom"/>
          </w:tcPr>
          <w:p w14:paraId="00F80870" w14:textId="77777777" w:rsidR="00553570" w:rsidRPr="00A76730" w:rsidRDefault="00553570"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46685554" w14:textId="77777777" w:rsidR="00553570" w:rsidRPr="00A76730" w:rsidRDefault="00553570" w:rsidP="002A2451">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tcPr>
          <w:p w14:paraId="2B9E4A8A" w14:textId="77777777" w:rsidR="00553570" w:rsidRPr="00A76730" w:rsidRDefault="00553570" w:rsidP="00553570">
            <w:pPr>
              <w:jc w:val="center"/>
              <w:rPr>
                <w:rFonts w:ascii="Calibri" w:eastAsia="Times New Roman" w:hAnsi="Calibri" w:cs="Times New Roman"/>
                <w:b/>
                <w:bCs/>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40"/>
                <w:lang w:val="en-GB"/>
              </w:rPr>
              <w:t>Coryopedilum</w:t>
            </w:r>
            <w:r w:rsidRPr="00A76730">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tcPr>
          <w:p w14:paraId="729E58F6" w14:textId="77777777" w:rsidR="00553570" w:rsidRPr="00A76730" w:rsidRDefault="00553570" w:rsidP="002A2451">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tcPr>
          <w:p w14:paraId="3FC7C47C" w14:textId="77777777" w:rsidR="00553570" w:rsidRPr="00A76730" w:rsidRDefault="00553570" w:rsidP="002A2451">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2A2451" w:rsidRPr="00A76730" w14:paraId="2D581ACC" w14:textId="77777777">
        <w:trPr>
          <w:trHeight w:val="300"/>
        </w:trPr>
        <w:tc>
          <w:tcPr>
            <w:tcW w:w="0" w:type="auto"/>
            <w:tcBorders>
              <w:top w:val="nil"/>
              <w:left w:val="nil"/>
              <w:bottom w:val="nil"/>
              <w:right w:val="nil"/>
            </w:tcBorders>
            <w:shd w:val="clear" w:color="auto" w:fill="auto"/>
            <w:noWrap/>
            <w:vAlign w:val="bottom"/>
          </w:tcPr>
          <w:p w14:paraId="6DA2974E" w14:textId="77777777" w:rsidR="002A2451" w:rsidRPr="00A76730"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11937344"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60B9A8C8"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4D8CD985"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2F81AD7E"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CE97D03"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446DA572"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3D70D996"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r>
      <w:tr w:rsidR="002A2451" w:rsidRPr="00A76730" w14:paraId="42578CC3" w14:textId="77777777">
        <w:trPr>
          <w:trHeight w:val="300"/>
        </w:trPr>
        <w:tc>
          <w:tcPr>
            <w:tcW w:w="0" w:type="auto"/>
            <w:tcBorders>
              <w:top w:val="nil"/>
              <w:left w:val="nil"/>
              <w:bottom w:val="single" w:sz="4" w:space="0" w:color="auto"/>
              <w:right w:val="nil"/>
            </w:tcBorders>
            <w:shd w:val="clear" w:color="auto" w:fill="auto"/>
            <w:noWrap/>
            <w:vAlign w:val="bottom"/>
          </w:tcPr>
          <w:p w14:paraId="2808CCA4" w14:textId="77777777" w:rsidR="002A2451" w:rsidRPr="00A76730" w:rsidRDefault="002A2451" w:rsidP="002A2451">
            <w:pPr>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749F82D2"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tcPr>
          <w:p w14:paraId="266AAAED"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tcPr>
          <w:p w14:paraId="652C0AA8"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tcPr>
          <w:p w14:paraId="65A1B096"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tcPr>
          <w:p w14:paraId="0700575E"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tcPr>
          <w:p w14:paraId="332461B4"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tcPr>
          <w:p w14:paraId="15C504D8"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47</w:t>
            </w:r>
          </w:p>
        </w:tc>
      </w:tr>
      <w:tr w:rsidR="002A2451" w:rsidRPr="00A76730" w14:paraId="6FAEA9B5" w14:textId="77777777">
        <w:trPr>
          <w:trHeight w:val="300"/>
        </w:trPr>
        <w:tc>
          <w:tcPr>
            <w:tcW w:w="0" w:type="auto"/>
            <w:tcBorders>
              <w:top w:val="nil"/>
              <w:left w:val="single" w:sz="4" w:space="0" w:color="auto"/>
              <w:bottom w:val="nil"/>
              <w:right w:val="nil"/>
            </w:tcBorders>
            <w:shd w:val="clear" w:color="auto" w:fill="auto"/>
            <w:noWrap/>
            <w:vAlign w:val="bottom"/>
          </w:tcPr>
          <w:p w14:paraId="33BFFAD1" w14:textId="77777777" w:rsidR="002A2451" w:rsidRPr="00A76730" w:rsidRDefault="002A2451" w:rsidP="002A2451">
            <w:pPr>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tcPr>
          <w:p w14:paraId="670605EE"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tcPr>
          <w:p w14:paraId="6D1E6BC7"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tcPr>
          <w:p w14:paraId="431995D9"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tcPr>
          <w:p w14:paraId="479676AE"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tcPr>
          <w:p w14:paraId="7253CAAC"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tcPr>
          <w:p w14:paraId="1393240B"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tcPr>
          <w:p w14:paraId="0EDA81B5"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1,00E-10</w:t>
            </w:r>
          </w:p>
        </w:tc>
      </w:tr>
      <w:tr w:rsidR="002A2451" w:rsidRPr="00A76730" w14:paraId="6C33990B" w14:textId="777777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1AB1845C" w14:textId="77777777" w:rsidR="002A2451" w:rsidRPr="00A76730" w:rsidRDefault="002A2451" w:rsidP="002A2451">
            <w:pPr>
              <w:rPr>
                <w:rFonts w:ascii="Calibri" w:eastAsia="Times New Roman" w:hAnsi="Calibri" w:cs="Times New Roman"/>
                <w:b/>
                <w:bCs/>
                <w:color w:val="000000"/>
                <w:szCs w:val="20"/>
                <w:lang w:val="en-GB"/>
              </w:rPr>
            </w:pPr>
            <w:r w:rsidRPr="00A76730">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tcPr>
          <w:p w14:paraId="272F7DCA"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tcPr>
          <w:p w14:paraId="63F962FB"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tcPr>
          <w:p w14:paraId="715724A7"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tcPr>
          <w:p w14:paraId="372602F8"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tcPr>
          <w:p w14:paraId="484CB7F0"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tcPr>
          <w:p w14:paraId="423955D8"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tcPr>
          <w:p w14:paraId="2C9F0946"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r>
      <w:tr w:rsidR="002A2451" w:rsidRPr="00A76730" w14:paraId="34F5EED9" w14:textId="77777777">
        <w:trPr>
          <w:trHeight w:val="300"/>
        </w:trPr>
        <w:tc>
          <w:tcPr>
            <w:tcW w:w="0" w:type="auto"/>
            <w:tcBorders>
              <w:top w:val="nil"/>
              <w:left w:val="nil"/>
              <w:bottom w:val="nil"/>
              <w:right w:val="nil"/>
            </w:tcBorders>
            <w:shd w:val="clear" w:color="auto" w:fill="auto"/>
            <w:noWrap/>
            <w:vAlign w:val="bottom"/>
          </w:tcPr>
          <w:p w14:paraId="12833A4D" w14:textId="77777777" w:rsidR="002A2451" w:rsidRPr="00A76730" w:rsidRDefault="002A2451" w:rsidP="002A2451">
            <w:pPr>
              <w:rPr>
                <w:rFonts w:ascii="Calibri" w:eastAsia="Times New Roman" w:hAnsi="Calibri" w:cs="Times New Roman"/>
                <w:b/>
                <w:szCs w:val="20"/>
                <w:lang w:val="en-GB"/>
              </w:rPr>
            </w:pPr>
            <w:r w:rsidRPr="00A76730">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tcPr>
          <w:p w14:paraId="4F6066D3"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tcPr>
          <w:p w14:paraId="4055981A"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tcPr>
          <w:p w14:paraId="2EB8E30E"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tcPr>
          <w:p w14:paraId="05EB601D"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tcPr>
          <w:p w14:paraId="31D2EBB6"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tcPr>
          <w:p w14:paraId="03A98148"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tcPr>
          <w:p w14:paraId="18D16AAB"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r>
      <w:tr w:rsidR="002A2451" w:rsidRPr="00A76730" w14:paraId="75AF9EBD" w14:textId="77777777">
        <w:trPr>
          <w:trHeight w:val="300"/>
        </w:trPr>
        <w:tc>
          <w:tcPr>
            <w:tcW w:w="0" w:type="auto"/>
            <w:tcBorders>
              <w:top w:val="nil"/>
              <w:left w:val="nil"/>
              <w:bottom w:val="nil"/>
              <w:right w:val="nil"/>
            </w:tcBorders>
            <w:shd w:val="clear" w:color="auto" w:fill="auto"/>
            <w:noWrap/>
            <w:vAlign w:val="bottom"/>
          </w:tcPr>
          <w:p w14:paraId="59D8D4AB"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tcPr>
          <w:p w14:paraId="6E639C27"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7E6A83EB"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tcPr>
          <w:p w14:paraId="5753C309"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tcPr>
          <w:p w14:paraId="436E0311"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E7871FF"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1DBA4723"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tcPr>
          <w:p w14:paraId="0E47DB2A"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r>
      <w:tr w:rsidR="002A2451" w:rsidRPr="00A76730" w14:paraId="0FAC9A20" w14:textId="77777777">
        <w:trPr>
          <w:trHeight w:val="300"/>
        </w:trPr>
        <w:tc>
          <w:tcPr>
            <w:tcW w:w="0" w:type="auto"/>
            <w:tcBorders>
              <w:top w:val="nil"/>
              <w:left w:val="nil"/>
              <w:bottom w:val="nil"/>
              <w:right w:val="nil"/>
            </w:tcBorders>
            <w:shd w:val="clear" w:color="auto" w:fill="auto"/>
            <w:noWrap/>
            <w:vAlign w:val="bottom"/>
          </w:tcPr>
          <w:p w14:paraId="6D69B99C"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tcPr>
          <w:p w14:paraId="0C0286BE"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57F7DE3F"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5B15EBB4"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730049E7"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6D202A3C"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060141CD"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79460EA4"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r>
      <w:tr w:rsidR="002A2451" w:rsidRPr="00A76730" w14:paraId="644557E0" w14:textId="77777777">
        <w:trPr>
          <w:trHeight w:val="300"/>
        </w:trPr>
        <w:tc>
          <w:tcPr>
            <w:tcW w:w="0" w:type="auto"/>
            <w:tcBorders>
              <w:top w:val="nil"/>
              <w:left w:val="nil"/>
              <w:bottom w:val="nil"/>
              <w:right w:val="nil"/>
            </w:tcBorders>
            <w:shd w:val="clear" w:color="auto" w:fill="auto"/>
            <w:noWrap/>
            <w:vAlign w:val="bottom"/>
          </w:tcPr>
          <w:p w14:paraId="6BA16A81"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tcPr>
          <w:p w14:paraId="2A7FCF80"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tcPr>
          <w:p w14:paraId="04482610" w14:textId="77777777" w:rsidR="002A2451" w:rsidRPr="00A76730" w:rsidRDefault="002A2451" w:rsidP="002A2451">
            <w:pPr>
              <w:rPr>
                <w:rFonts w:ascii="Calibri" w:eastAsia="Times New Roman" w:hAnsi="Calibri" w:cs="Times New Roman"/>
                <w:color w:val="008000"/>
                <w:szCs w:val="20"/>
                <w:lang w:val="en-GB"/>
              </w:rPr>
            </w:pPr>
            <w:r w:rsidRPr="00A76730">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tcPr>
          <w:p w14:paraId="5EE8EF01"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tcPr>
          <w:p w14:paraId="2925E63C"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tcPr>
          <w:p w14:paraId="2DFE62B7"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131DD4EF"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7A7E8F1D"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r>
      <w:tr w:rsidR="002A2451" w:rsidRPr="00A76730" w14:paraId="363FD2C7" w14:textId="77777777">
        <w:trPr>
          <w:trHeight w:val="300"/>
        </w:trPr>
        <w:tc>
          <w:tcPr>
            <w:tcW w:w="0" w:type="auto"/>
            <w:tcBorders>
              <w:top w:val="nil"/>
              <w:left w:val="nil"/>
              <w:bottom w:val="nil"/>
              <w:right w:val="nil"/>
            </w:tcBorders>
            <w:shd w:val="clear" w:color="auto" w:fill="auto"/>
            <w:noWrap/>
            <w:vAlign w:val="bottom"/>
          </w:tcPr>
          <w:p w14:paraId="53490E75"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tcPr>
          <w:p w14:paraId="34BC6F6D"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3C0B8908"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tcPr>
          <w:p w14:paraId="2194C8FB"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tcPr>
          <w:p w14:paraId="63EF0D30"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64D9D9A1"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tcPr>
          <w:p w14:paraId="147EE49C"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tcPr>
          <w:p w14:paraId="6314F675"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r>
      <w:tr w:rsidR="002A2451" w:rsidRPr="00A76730" w14:paraId="1871FC99" w14:textId="77777777">
        <w:trPr>
          <w:trHeight w:val="300"/>
        </w:trPr>
        <w:tc>
          <w:tcPr>
            <w:tcW w:w="0" w:type="auto"/>
            <w:tcBorders>
              <w:top w:val="nil"/>
              <w:left w:val="nil"/>
              <w:bottom w:val="nil"/>
              <w:right w:val="nil"/>
            </w:tcBorders>
            <w:shd w:val="clear" w:color="auto" w:fill="auto"/>
            <w:noWrap/>
            <w:vAlign w:val="bottom"/>
          </w:tcPr>
          <w:p w14:paraId="4985E1D3"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tcPr>
          <w:p w14:paraId="30354B12" w14:textId="77777777" w:rsidR="002A2451" w:rsidRPr="00A76730" w:rsidRDefault="002A2451" w:rsidP="002A2451">
            <w:pPr>
              <w:rPr>
                <w:rFonts w:ascii="Calibri" w:eastAsia="Times New Roman" w:hAnsi="Calibri" w:cs="Times New Roman"/>
                <w:color w:val="008000"/>
                <w:szCs w:val="20"/>
                <w:lang w:val="en-GB"/>
              </w:rPr>
            </w:pPr>
            <w:r w:rsidRPr="00A76730">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tcPr>
          <w:p w14:paraId="078DCF34"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tcPr>
          <w:p w14:paraId="6652B350"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tcPr>
          <w:p w14:paraId="0DB5F176"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17FCF6D7"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5E9647B5"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4649CE09"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r>
      <w:tr w:rsidR="002A2451" w:rsidRPr="00A76730" w14:paraId="675913E5" w14:textId="77777777">
        <w:trPr>
          <w:trHeight w:val="300"/>
        </w:trPr>
        <w:tc>
          <w:tcPr>
            <w:tcW w:w="0" w:type="auto"/>
            <w:tcBorders>
              <w:top w:val="nil"/>
              <w:left w:val="nil"/>
              <w:bottom w:val="nil"/>
              <w:right w:val="nil"/>
            </w:tcBorders>
            <w:shd w:val="clear" w:color="auto" w:fill="auto"/>
            <w:noWrap/>
            <w:vAlign w:val="bottom"/>
          </w:tcPr>
          <w:p w14:paraId="67F43E70"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tcPr>
          <w:p w14:paraId="200C4C1F"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tcPr>
          <w:p w14:paraId="12D0F74A"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tcPr>
          <w:p w14:paraId="75AB83EF"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tcPr>
          <w:p w14:paraId="4FF14E8D"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tcPr>
          <w:p w14:paraId="775F5242"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tcPr>
          <w:p w14:paraId="1EE3A26B" w14:textId="77777777" w:rsidR="002A2451" w:rsidRPr="00A76730" w:rsidRDefault="002A2451" w:rsidP="002A2451">
            <w:pPr>
              <w:rPr>
                <w:rFonts w:ascii="Calibri" w:eastAsia="Times New Roman" w:hAnsi="Calibri" w:cs="Times New Roman"/>
                <w:color w:val="008000"/>
                <w:szCs w:val="20"/>
                <w:lang w:val="en-GB"/>
              </w:rPr>
            </w:pPr>
            <w:r w:rsidRPr="00A76730">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tcPr>
          <w:p w14:paraId="1DDAA0D7"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r>
      <w:tr w:rsidR="002A2451" w:rsidRPr="00A76730" w14:paraId="6BEE1D33" w14:textId="77777777">
        <w:trPr>
          <w:trHeight w:val="300"/>
        </w:trPr>
        <w:tc>
          <w:tcPr>
            <w:tcW w:w="0" w:type="auto"/>
            <w:tcBorders>
              <w:top w:val="nil"/>
              <w:left w:val="nil"/>
              <w:bottom w:val="nil"/>
              <w:right w:val="nil"/>
            </w:tcBorders>
            <w:shd w:val="clear" w:color="auto" w:fill="auto"/>
            <w:noWrap/>
            <w:vAlign w:val="bottom"/>
          </w:tcPr>
          <w:p w14:paraId="5F5D3672"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tcPr>
          <w:p w14:paraId="15FE8FBB"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61DCA404"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688D184C"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07EA1C91"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3B568AF1"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021D1619"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30E568B1"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r>
      <w:tr w:rsidR="002A2451" w:rsidRPr="00A76730" w14:paraId="30E5F1B4" w14:textId="77777777">
        <w:trPr>
          <w:trHeight w:val="300"/>
        </w:trPr>
        <w:tc>
          <w:tcPr>
            <w:tcW w:w="0" w:type="auto"/>
            <w:tcBorders>
              <w:top w:val="nil"/>
              <w:left w:val="nil"/>
              <w:bottom w:val="nil"/>
              <w:right w:val="nil"/>
            </w:tcBorders>
            <w:shd w:val="clear" w:color="auto" w:fill="auto"/>
            <w:noWrap/>
            <w:vAlign w:val="bottom"/>
          </w:tcPr>
          <w:p w14:paraId="28E328A3"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tcPr>
          <w:p w14:paraId="2D9AB97A"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23CA4301"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2179545B"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46A5FC7A"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68D3B0DB"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1C34A7EA"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2B1A7421"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r>
      <w:tr w:rsidR="002A2451" w:rsidRPr="00A76730" w14:paraId="14E8A128" w14:textId="77777777">
        <w:trPr>
          <w:trHeight w:val="300"/>
        </w:trPr>
        <w:tc>
          <w:tcPr>
            <w:tcW w:w="0" w:type="auto"/>
            <w:tcBorders>
              <w:top w:val="nil"/>
              <w:left w:val="nil"/>
              <w:bottom w:val="nil"/>
              <w:right w:val="nil"/>
            </w:tcBorders>
            <w:shd w:val="clear" w:color="auto" w:fill="auto"/>
            <w:noWrap/>
            <w:vAlign w:val="bottom"/>
          </w:tcPr>
          <w:p w14:paraId="00764675"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tcPr>
          <w:p w14:paraId="5479B598"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5C385FCF"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tcPr>
          <w:p w14:paraId="79C07A76"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tcPr>
          <w:p w14:paraId="68270124"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tcPr>
          <w:p w14:paraId="3B63C115"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tcPr>
          <w:p w14:paraId="7CF317E5"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r>
      <w:tr w:rsidR="002A2451" w:rsidRPr="00A76730" w14:paraId="43A89694" w14:textId="77777777">
        <w:trPr>
          <w:trHeight w:val="300"/>
        </w:trPr>
        <w:tc>
          <w:tcPr>
            <w:tcW w:w="0" w:type="auto"/>
            <w:tcBorders>
              <w:top w:val="nil"/>
              <w:left w:val="nil"/>
              <w:bottom w:val="nil"/>
              <w:right w:val="nil"/>
            </w:tcBorders>
            <w:shd w:val="clear" w:color="auto" w:fill="auto"/>
            <w:noWrap/>
            <w:vAlign w:val="bottom"/>
          </w:tcPr>
          <w:p w14:paraId="3B7B43D6"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tcPr>
          <w:p w14:paraId="02E64D73"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5835ED0C"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27D3CF03"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tcPr>
          <w:p w14:paraId="03B974EB"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tcPr>
          <w:p w14:paraId="7CC71224"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tcPr>
          <w:p w14:paraId="7C0FE6CF"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tcPr>
          <w:p w14:paraId="09169D98" w14:textId="77777777" w:rsidR="002A2451" w:rsidRPr="00A76730" w:rsidRDefault="002A2451" w:rsidP="002A2451">
            <w:pPr>
              <w:rPr>
                <w:rFonts w:ascii="Calibri" w:eastAsia="Times New Roman" w:hAnsi="Calibri" w:cs="Times New Roman"/>
                <w:szCs w:val="18"/>
                <w:lang w:val="en-GB"/>
              </w:rPr>
            </w:pPr>
          </w:p>
        </w:tc>
      </w:tr>
      <w:tr w:rsidR="002A2451" w:rsidRPr="00A76730" w14:paraId="28BC71C4" w14:textId="77777777">
        <w:trPr>
          <w:trHeight w:val="300"/>
        </w:trPr>
        <w:tc>
          <w:tcPr>
            <w:tcW w:w="0" w:type="auto"/>
            <w:tcBorders>
              <w:top w:val="nil"/>
              <w:left w:val="nil"/>
              <w:bottom w:val="nil"/>
              <w:right w:val="nil"/>
            </w:tcBorders>
            <w:shd w:val="clear" w:color="auto" w:fill="auto"/>
            <w:noWrap/>
            <w:vAlign w:val="bottom"/>
          </w:tcPr>
          <w:p w14:paraId="35A574BF"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tcPr>
          <w:p w14:paraId="277C9A15"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722FD12C"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2F787202"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tcPr>
          <w:p w14:paraId="3ABA754B"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tcPr>
          <w:p w14:paraId="1E328B6D"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tcPr>
          <w:p w14:paraId="141B8B86"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tcPr>
          <w:p w14:paraId="7FC44C9F"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Pardalopetalum</w:t>
            </w:r>
          </w:p>
        </w:tc>
      </w:tr>
      <w:tr w:rsidR="002A2451" w:rsidRPr="00A76730" w14:paraId="34BD09B1" w14:textId="77777777">
        <w:trPr>
          <w:trHeight w:val="300"/>
        </w:trPr>
        <w:tc>
          <w:tcPr>
            <w:tcW w:w="0" w:type="auto"/>
            <w:tcBorders>
              <w:top w:val="nil"/>
              <w:left w:val="nil"/>
              <w:bottom w:val="nil"/>
              <w:right w:val="nil"/>
            </w:tcBorders>
            <w:shd w:val="clear" w:color="auto" w:fill="auto"/>
            <w:noWrap/>
            <w:vAlign w:val="bottom"/>
          </w:tcPr>
          <w:p w14:paraId="6065255F"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tcPr>
          <w:p w14:paraId="23579E0E"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7357522E"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77F89968"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tcPr>
          <w:p w14:paraId="17221DCD"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tcPr>
          <w:p w14:paraId="12DDEE0F"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tcPr>
          <w:p w14:paraId="67026BD8"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tcPr>
          <w:p w14:paraId="62F038B9"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Coryopedilum</w:t>
            </w:r>
          </w:p>
        </w:tc>
      </w:tr>
      <w:tr w:rsidR="002A2451" w:rsidRPr="00A76730" w14:paraId="336EA99C" w14:textId="77777777">
        <w:trPr>
          <w:trHeight w:val="300"/>
        </w:trPr>
        <w:tc>
          <w:tcPr>
            <w:tcW w:w="0" w:type="auto"/>
            <w:tcBorders>
              <w:top w:val="nil"/>
              <w:left w:val="nil"/>
              <w:bottom w:val="nil"/>
              <w:right w:val="nil"/>
            </w:tcBorders>
            <w:shd w:val="clear" w:color="auto" w:fill="auto"/>
            <w:noWrap/>
            <w:vAlign w:val="bottom"/>
          </w:tcPr>
          <w:p w14:paraId="5329A823"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tcPr>
          <w:p w14:paraId="00242295"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054F55C5"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tcPr>
          <w:p w14:paraId="4F9A1D6A"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tcPr>
          <w:p w14:paraId="66675238"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tcPr>
          <w:p w14:paraId="24CA18D2"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tcPr>
          <w:p w14:paraId="7826E808"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tcPr>
          <w:p w14:paraId="07A08082"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Brachypetalum</w:t>
            </w:r>
          </w:p>
        </w:tc>
      </w:tr>
      <w:tr w:rsidR="002A2451" w:rsidRPr="00A76730" w14:paraId="06BEC363" w14:textId="77777777">
        <w:trPr>
          <w:trHeight w:val="300"/>
        </w:trPr>
        <w:tc>
          <w:tcPr>
            <w:tcW w:w="0" w:type="auto"/>
            <w:tcBorders>
              <w:top w:val="nil"/>
              <w:left w:val="nil"/>
              <w:bottom w:val="nil"/>
              <w:right w:val="nil"/>
            </w:tcBorders>
            <w:shd w:val="clear" w:color="auto" w:fill="auto"/>
            <w:noWrap/>
            <w:vAlign w:val="bottom"/>
          </w:tcPr>
          <w:p w14:paraId="376D89DC"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tcPr>
          <w:p w14:paraId="004E7BA4"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tcPr>
          <w:p w14:paraId="5DE9F753"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73C2268F"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tcPr>
          <w:p w14:paraId="7A4E2A64"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tcPr>
          <w:p w14:paraId="23BD34A4"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tcPr>
          <w:p w14:paraId="2C994A3A"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tcPr>
          <w:p w14:paraId="0FC153F6" w14:textId="77777777" w:rsidR="002A2451" w:rsidRPr="00A76730" w:rsidRDefault="002A2451" w:rsidP="002A2451">
            <w:pPr>
              <w:rPr>
                <w:rFonts w:ascii="Calibri" w:eastAsia="Times New Roman" w:hAnsi="Calibri" w:cs="Times New Roman"/>
                <w:szCs w:val="18"/>
                <w:lang w:val="en-GB"/>
              </w:rPr>
            </w:pPr>
          </w:p>
        </w:tc>
      </w:tr>
    </w:tbl>
    <w:p w14:paraId="5F5A5739" w14:textId="77777777" w:rsidR="00C525AF" w:rsidRPr="00A76730" w:rsidRDefault="00C525AF" w:rsidP="00F7449E">
      <w:pPr>
        <w:rPr>
          <w:lang w:val="en-GB"/>
        </w:rPr>
        <w:sectPr w:rsidR="00C525AF" w:rsidRPr="00A76730">
          <w:type w:val="continuous"/>
          <w:pgSz w:w="16840" w:h="11900" w:orient="landscape"/>
          <w:pgMar w:top="1417" w:right="1417" w:bottom="851" w:left="1417" w:header="708" w:footer="708" w:gutter="0"/>
          <w:cols w:space="708"/>
          <w:docGrid w:linePitch="360"/>
        </w:sectPr>
      </w:pPr>
    </w:p>
    <w:p w14:paraId="27D110A2" w14:textId="77777777" w:rsidR="00796656" w:rsidRPr="00A76730" w:rsidRDefault="00796656" w:rsidP="00796656">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6</w:t>
      </w:r>
      <w:r w:rsidR="00AD1C5F" w:rsidRPr="00A76730">
        <w:rPr>
          <w:lang w:val="en-GB"/>
        </w:rPr>
        <w:fldChar w:fldCharType="end"/>
      </w:r>
      <w:r w:rsidRPr="00A76730">
        <w:rPr>
          <w:lang w:val="en-GB"/>
        </w:rPr>
        <w:t xml:space="preserve"> Results of first test of </w:t>
      </w:r>
      <w:r w:rsidR="00481A6A" w:rsidRPr="00A76730">
        <w:rPr>
          <w:i/>
          <w:lang w:val="en-GB"/>
        </w:rPr>
        <w:t>Paphiopedilum</w:t>
      </w:r>
      <w:r w:rsidR="00481A6A" w:rsidRPr="00A76730">
        <w:rPr>
          <w:lang w:val="en-GB"/>
        </w:rPr>
        <w:t xml:space="preserve"> </w:t>
      </w:r>
      <w:r w:rsidRPr="00A76730">
        <w:rPr>
          <w:lang w:val="en-GB"/>
        </w:rPr>
        <w:t xml:space="preserve">section </w:t>
      </w:r>
      <w:r w:rsidRPr="00A76730">
        <w:rPr>
          <w:i/>
          <w:lang w:val="en-GB"/>
        </w:rPr>
        <w:t>Parvisepalum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553570" w:rsidRPr="00A76730" w14:paraId="5486FC7E" w14:textId="77777777">
        <w:trPr>
          <w:trHeight w:val="100"/>
        </w:trPr>
        <w:tc>
          <w:tcPr>
            <w:tcW w:w="0" w:type="auto"/>
            <w:tcBorders>
              <w:top w:val="nil"/>
              <w:left w:val="nil"/>
              <w:bottom w:val="nil"/>
              <w:right w:val="nil"/>
            </w:tcBorders>
            <w:shd w:val="clear" w:color="auto" w:fill="auto"/>
            <w:noWrap/>
            <w:vAlign w:val="bottom"/>
          </w:tcPr>
          <w:p w14:paraId="1A77D20C" w14:textId="77777777" w:rsidR="00553570" w:rsidRPr="00A76730" w:rsidRDefault="00553570"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01C1DCDF" w14:textId="77777777" w:rsidR="00553570" w:rsidRPr="00A76730" w:rsidRDefault="00553570" w:rsidP="00C525AF">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tcPr>
          <w:p w14:paraId="05430792" w14:textId="77777777" w:rsidR="00553570" w:rsidRPr="00A76730" w:rsidRDefault="00553570" w:rsidP="00553570">
            <w:pPr>
              <w:jc w:val="center"/>
              <w:rPr>
                <w:rFonts w:ascii="Calibri" w:eastAsia="Times New Roman" w:hAnsi="Calibri" w:cs="Times New Roman"/>
                <w:b/>
                <w:bCs/>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40"/>
                <w:lang w:val="en-GB"/>
              </w:rPr>
              <w:t>Parvisepalum</w:t>
            </w:r>
            <w:r w:rsidRPr="00A76730">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tcPr>
          <w:p w14:paraId="77861420" w14:textId="77777777" w:rsidR="00553570" w:rsidRPr="00A76730" w:rsidRDefault="00553570" w:rsidP="00C525AF">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6DBF0746" w14:textId="77777777" w:rsidR="00553570" w:rsidRPr="00A76730" w:rsidRDefault="00553570" w:rsidP="00C525AF">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C525AF" w:rsidRPr="00A76730" w14:paraId="72E93C8E" w14:textId="77777777">
        <w:trPr>
          <w:trHeight w:val="300"/>
        </w:trPr>
        <w:tc>
          <w:tcPr>
            <w:tcW w:w="0" w:type="auto"/>
            <w:tcBorders>
              <w:top w:val="nil"/>
              <w:left w:val="nil"/>
              <w:bottom w:val="nil"/>
              <w:right w:val="nil"/>
            </w:tcBorders>
            <w:shd w:val="clear" w:color="auto" w:fill="auto"/>
            <w:noWrap/>
            <w:vAlign w:val="bottom"/>
          </w:tcPr>
          <w:p w14:paraId="5991558C" w14:textId="77777777" w:rsidR="00C525AF" w:rsidRPr="00A76730"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378BCBA7"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09109FCF"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5DCF8F61"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7EBC6B81"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D7529F4"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32D7334F"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04D823FC"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r>
      <w:tr w:rsidR="00C525AF" w:rsidRPr="00A76730" w14:paraId="46F6C0BA" w14:textId="77777777">
        <w:trPr>
          <w:trHeight w:val="300"/>
        </w:trPr>
        <w:tc>
          <w:tcPr>
            <w:tcW w:w="0" w:type="auto"/>
            <w:tcBorders>
              <w:top w:val="nil"/>
              <w:left w:val="nil"/>
              <w:bottom w:val="single" w:sz="4" w:space="0" w:color="auto"/>
              <w:right w:val="nil"/>
            </w:tcBorders>
            <w:shd w:val="clear" w:color="auto" w:fill="auto"/>
            <w:noWrap/>
            <w:vAlign w:val="bottom"/>
          </w:tcPr>
          <w:p w14:paraId="78C514C2" w14:textId="77777777" w:rsidR="00C525AF" w:rsidRPr="00A76730" w:rsidRDefault="00C525AF" w:rsidP="00C525AF">
            <w:pPr>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3BBA5C60"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tcPr>
          <w:p w14:paraId="77769920"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tcPr>
          <w:p w14:paraId="1BDD610E"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tcPr>
          <w:p w14:paraId="16E11674"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tcPr>
          <w:p w14:paraId="542714BD"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tcPr>
          <w:p w14:paraId="7A538421"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7100CE49"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47</w:t>
            </w:r>
          </w:p>
        </w:tc>
      </w:tr>
      <w:tr w:rsidR="00C525AF" w:rsidRPr="00A76730" w14:paraId="569D710D" w14:textId="77777777">
        <w:trPr>
          <w:trHeight w:val="300"/>
        </w:trPr>
        <w:tc>
          <w:tcPr>
            <w:tcW w:w="0" w:type="auto"/>
            <w:tcBorders>
              <w:top w:val="nil"/>
              <w:left w:val="single" w:sz="4" w:space="0" w:color="auto"/>
              <w:bottom w:val="nil"/>
              <w:right w:val="nil"/>
            </w:tcBorders>
            <w:shd w:val="clear" w:color="auto" w:fill="auto"/>
            <w:noWrap/>
            <w:vAlign w:val="bottom"/>
          </w:tcPr>
          <w:p w14:paraId="034C834E" w14:textId="77777777" w:rsidR="00C525AF" w:rsidRPr="00A76730" w:rsidRDefault="00C525AF" w:rsidP="00C525AF">
            <w:pPr>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tcPr>
          <w:p w14:paraId="2955F1BF"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tcPr>
          <w:p w14:paraId="6127FEE2"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tcPr>
          <w:p w14:paraId="566A146B"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tcPr>
          <w:p w14:paraId="3E9E316D"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tcPr>
          <w:p w14:paraId="55DAF34B"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tcPr>
          <w:p w14:paraId="4BB47623"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tcPr>
          <w:p w14:paraId="6524FA26"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1,00E-10</w:t>
            </w:r>
          </w:p>
        </w:tc>
      </w:tr>
      <w:tr w:rsidR="00C525AF" w:rsidRPr="00A76730" w14:paraId="2EC5E560" w14:textId="777777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7106D31D" w14:textId="77777777" w:rsidR="00C525AF" w:rsidRPr="00A76730" w:rsidRDefault="00C525AF" w:rsidP="00C525AF">
            <w:pPr>
              <w:rPr>
                <w:rFonts w:ascii="Calibri" w:eastAsia="Times New Roman" w:hAnsi="Calibri" w:cs="Times New Roman"/>
                <w:b/>
                <w:bCs/>
                <w:color w:val="000000"/>
                <w:sz w:val="22"/>
                <w:szCs w:val="20"/>
                <w:lang w:val="en-GB"/>
              </w:rPr>
            </w:pPr>
            <w:r w:rsidRPr="00A76730">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tcPr>
          <w:p w14:paraId="2DDE061C"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399D1C57"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5B5509F9"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686C8386"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25FEA55D"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tcPr>
          <w:p w14:paraId="351ABA07"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5D5F5ED4"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r>
      <w:tr w:rsidR="00C525AF" w:rsidRPr="00A76730" w14:paraId="13EFE23F" w14:textId="77777777">
        <w:trPr>
          <w:trHeight w:val="300"/>
        </w:trPr>
        <w:tc>
          <w:tcPr>
            <w:tcW w:w="0" w:type="auto"/>
            <w:tcBorders>
              <w:top w:val="nil"/>
              <w:left w:val="nil"/>
              <w:bottom w:val="nil"/>
              <w:right w:val="nil"/>
            </w:tcBorders>
            <w:shd w:val="clear" w:color="auto" w:fill="auto"/>
            <w:noWrap/>
            <w:vAlign w:val="bottom"/>
          </w:tcPr>
          <w:p w14:paraId="78FD5F1A" w14:textId="77777777" w:rsidR="00C525AF" w:rsidRPr="00A76730" w:rsidRDefault="007A6E37" w:rsidP="00C525AF">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2B36505F"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5DB623F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2F8E2082"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7A81DF0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635644DE"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tcPr>
          <w:p w14:paraId="7F9CE85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418B3152"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r>
      <w:tr w:rsidR="00C525AF" w:rsidRPr="00A76730" w14:paraId="2359205F" w14:textId="77777777">
        <w:trPr>
          <w:trHeight w:val="300"/>
        </w:trPr>
        <w:tc>
          <w:tcPr>
            <w:tcW w:w="0" w:type="auto"/>
            <w:tcBorders>
              <w:top w:val="nil"/>
              <w:left w:val="nil"/>
              <w:bottom w:val="nil"/>
              <w:right w:val="nil"/>
            </w:tcBorders>
            <w:shd w:val="clear" w:color="auto" w:fill="auto"/>
            <w:noWrap/>
            <w:vAlign w:val="bottom"/>
          </w:tcPr>
          <w:p w14:paraId="74C73AF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tcPr>
          <w:p w14:paraId="1A2EED4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5518FE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509E22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73631E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5258A9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C429F9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2F2454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2CE3E937" w14:textId="77777777">
        <w:trPr>
          <w:trHeight w:val="300"/>
        </w:trPr>
        <w:tc>
          <w:tcPr>
            <w:tcW w:w="0" w:type="auto"/>
            <w:tcBorders>
              <w:top w:val="nil"/>
              <w:left w:val="nil"/>
              <w:bottom w:val="nil"/>
              <w:right w:val="nil"/>
            </w:tcBorders>
            <w:shd w:val="clear" w:color="auto" w:fill="auto"/>
            <w:noWrap/>
            <w:vAlign w:val="bottom"/>
          </w:tcPr>
          <w:p w14:paraId="2D3B92F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tcPr>
          <w:p w14:paraId="6182C06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01C677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CB9381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8A97C5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913A8A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239544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C63D4B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4A2FDF3" w14:textId="77777777">
        <w:trPr>
          <w:trHeight w:val="300"/>
        </w:trPr>
        <w:tc>
          <w:tcPr>
            <w:tcW w:w="0" w:type="auto"/>
            <w:tcBorders>
              <w:top w:val="nil"/>
              <w:left w:val="nil"/>
              <w:bottom w:val="nil"/>
              <w:right w:val="nil"/>
            </w:tcBorders>
            <w:shd w:val="clear" w:color="auto" w:fill="auto"/>
            <w:noWrap/>
            <w:vAlign w:val="bottom"/>
          </w:tcPr>
          <w:p w14:paraId="3E76A511"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tcPr>
          <w:p w14:paraId="68A75EF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7F2B86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599AB6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352443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61101F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58491A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9D5A83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0A1A8755" w14:textId="77777777">
        <w:trPr>
          <w:trHeight w:val="300"/>
        </w:trPr>
        <w:tc>
          <w:tcPr>
            <w:tcW w:w="0" w:type="auto"/>
            <w:tcBorders>
              <w:top w:val="nil"/>
              <w:left w:val="nil"/>
              <w:bottom w:val="nil"/>
              <w:right w:val="nil"/>
            </w:tcBorders>
            <w:shd w:val="clear" w:color="auto" w:fill="auto"/>
            <w:noWrap/>
            <w:vAlign w:val="bottom"/>
          </w:tcPr>
          <w:p w14:paraId="0BF5476B"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tcPr>
          <w:p w14:paraId="5BC19C2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D914F0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A92845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1EC80B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9127DF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576466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5773AE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073141EB" w14:textId="77777777">
        <w:trPr>
          <w:trHeight w:val="300"/>
        </w:trPr>
        <w:tc>
          <w:tcPr>
            <w:tcW w:w="0" w:type="auto"/>
            <w:tcBorders>
              <w:top w:val="nil"/>
              <w:left w:val="nil"/>
              <w:bottom w:val="nil"/>
              <w:right w:val="nil"/>
            </w:tcBorders>
            <w:shd w:val="clear" w:color="auto" w:fill="auto"/>
            <w:noWrap/>
            <w:vAlign w:val="bottom"/>
          </w:tcPr>
          <w:p w14:paraId="36C68732"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tcPr>
          <w:p w14:paraId="793D4F4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017F10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1873C7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C286D2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5F0B18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DD6AC8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FA6A5B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904C298" w14:textId="77777777">
        <w:trPr>
          <w:trHeight w:val="300"/>
        </w:trPr>
        <w:tc>
          <w:tcPr>
            <w:tcW w:w="0" w:type="auto"/>
            <w:tcBorders>
              <w:top w:val="nil"/>
              <w:left w:val="nil"/>
              <w:bottom w:val="nil"/>
              <w:right w:val="nil"/>
            </w:tcBorders>
            <w:shd w:val="clear" w:color="auto" w:fill="auto"/>
            <w:noWrap/>
            <w:vAlign w:val="bottom"/>
          </w:tcPr>
          <w:p w14:paraId="07BA8A53"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tcPr>
          <w:p w14:paraId="1A593D3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C8F11A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7A4C18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6A1491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47E94A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71ACB6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9FAE3D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16BC3848" w14:textId="77777777">
        <w:trPr>
          <w:trHeight w:val="300"/>
        </w:trPr>
        <w:tc>
          <w:tcPr>
            <w:tcW w:w="0" w:type="auto"/>
            <w:tcBorders>
              <w:top w:val="nil"/>
              <w:left w:val="nil"/>
              <w:bottom w:val="nil"/>
              <w:right w:val="nil"/>
            </w:tcBorders>
            <w:shd w:val="clear" w:color="auto" w:fill="auto"/>
            <w:noWrap/>
            <w:vAlign w:val="bottom"/>
          </w:tcPr>
          <w:p w14:paraId="26AA203B"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tcPr>
          <w:p w14:paraId="67A3373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7B89691B"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619218E2"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3CD17B7B"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4B7AEE4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615114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143F28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r>
      <w:tr w:rsidR="00C525AF" w:rsidRPr="00A76730" w14:paraId="22298D03" w14:textId="77777777">
        <w:trPr>
          <w:trHeight w:val="300"/>
        </w:trPr>
        <w:tc>
          <w:tcPr>
            <w:tcW w:w="0" w:type="auto"/>
            <w:tcBorders>
              <w:top w:val="nil"/>
              <w:left w:val="nil"/>
              <w:bottom w:val="nil"/>
              <w:right w:val="nil"/>
            </w:tcBorders>
            <w:shd w:val="clear" w:color="auto" w:fill="auto"/>
            <w:noWrap/>
            <w:vAlign w:val="bottom"/>
          </w:tcPr>
          <w:p w14:paraId="4DC7D2B6"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tcPr>
          <w:p w14:paraId="05EB5E9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197C15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tcPr>
          <w:p w14:paraId="25E0BFD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A2D169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EC782A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6EB3F0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39DE59D8"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r>
      <w:tr w:rsidR="00C525AF" w:rsidRPr="00A76730" w14:paraId="0BCB743E" w14:textId="77777777">
        <w:trPr>
          <w:trHeight w:val="300"/>
        </w:trPr>
        <w:tc>
          <w:tcPr>
            <w:tcW w:w="0" w:type="auto"/>
            <w:tcBorders>
              <w:top w:val="nil"/>
              <w:left w:val="nil"/>
              <w:bottom w:val="nil"/>
              <w:right w:val="nil"/>
            </w:tcBorders>
            <w:shd w:val="clear" w:color="auto" w:fill="auto"/>
            <w:noWrap/>
            <w:vAlign w:val="bottom"/>
          </w:tcPr>
          <w:p w14:paraId="2F1361E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tcPr>
          <w:p w14:paraId="159F2B5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64E755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AF817B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AB2BF8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66A045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C35724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96D93C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4A54047C" w14:textId="77777777">
        <w:trPr>
          <w:trHeight w:val="300"/>
        </w:trPr>
        <w:tc>
          <w:tcPr>
            <w:tcW w:w="0" w:type="auto"/>
            <w:tcBorders>
              <w:top w:val="nil"/>
              <w:left w:val="nil"/>
              <w:bottom w:val="nil"/>
              <w:right w:val="nil"/>
            </w:tcBorders>
            <w:shd w:val="clear" w:color="auto" w:fill="auto"/>
            <w:noWrap/>
            <w:vAlign w:val="bottom"/>
          </w:tcPr>
          <w:p w14:paraId="1737296B"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tcPr>
          <w:p w14:paraId="3A3CBED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773320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953E9A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3385A3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3EA4EB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EDBA98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C03D6C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4784BA9F" w14:textId="77777777">
        <w:trPr>
          <w:trHeight w:val="300"/>
        </w:trPr>
        <w:tc>
          <w:tcPr>
            <w:tcW w:w="0" w:type="auto"/>
            <w:tcBorders>
              <w:top w:val="nil"/>
              <w:left w:val="nil"/>
              <w:bottom w:val="nil"/>
              <w:right w:val="nil"/>
            </w:tcBorders>
            <w:shd w:val="clear" w:color="auto" w:fill="auto"/>
            <w:noWrap/>
            <w:vAlign w:val="bottom"/>
          </w:tcPr>
          <w:p w14:paraId="143CE19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tcPr>
          <w:p w14:paraId="7EA8125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0D43FF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9A6AE9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A8491C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5AD843BF"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tcPr>
          <w:p w14:paraId="35ABDDC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D685B5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508A85C" w14:textId="77777777">
        <w:trPr>
          <w:trHeight w:val="300"/>
        </w:trPr>
        <w:tc>
          <w:tcPr>
            <w:tcW w:w="0" w:type="auto"/>
            <w:tcBorders>
              <w:top w:val="nil"/>
              <w:left w:val="nil"/>
              <w:bottom w:val="nil"/>
              <w:right w:val="nil"/>
            </w:tcBorders>
            <w:shd w:val="clear" w:color="auto" w:fill="auto"/>
            <w:noWrap/>
            <w:vAlign w:val="bottom"/>
          </w:tcPr>
          <w:p w14:paraId="49F8516F"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tcPr>
          <w:p w14:paraId="5658E9D6"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tcPr>
          <w:p w14:paraId="2C0FA0C4"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6E9759D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3F5F6B3F"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tcPr>
          <w:p w14:paraId="4AA2226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90DE2E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34C718A1"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C525AF" w:rsidRPr="00A76730" w14:paraId="2AFD76F1" w14:textId="77777777">
        <w:trPr>
          <w:trHeight w:val="300"/>
        </w:trPr>
        <w:tc>
          <w:tcPr>
            <w:tcW w:w="0" w:type="auto"/>
            <w:tcBorders>
              <w:top w:val="nil"/>
              <w:left w:val="nil"/>
              <w:bottom w:val="nil"/>
              <w:right w:val="nil"/>
            </w:tcBorders>
            <w:shd w:val="clear" w:color="auto" w:fill="auto"/>
            <w:noWrap/>
            <w:vAlign w:val="bottom"/>
          </w:tcPr>
          <w:p w14:paraId="482FC363"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tcPr>
          <w:p w14:paraId="6B67915E"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7F40AC45"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F1DCD46"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558DA28"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CB627BF"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131F7D7E"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3A1DF99B"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C525AF" w:rsidRPr="00A76730" w14:paraId="3F64987D" w14:textId="77777777">
        <w:trPr>
          <w:trHeight w:val="300"/>
        </w:trPr>
        <w:tc>
          <w:tcPr>
            <w:tcW w:w="0" w:type="auto"/>
            <w:tcBorders>
              <w:top w:val="nil"/>
              <w:left w:val="nil"/>
              <w:bottom w:val="nil"/>
              <w:right w:val="nil"/>
            </w:tcBorders>
            <w:shd w:val="clear" w:color="auto" w:fill="auto"/>
            <w:noWrap/>
            <w:vAlign w:val="bottom"/>
          </w:tcPr>
          <w:p w14:paraId="58C8C7E7"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tcPr>
          <w:p w14:paraId="29A9C64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128781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893220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F8E52E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20FE76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72E035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B43B43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AC11FD1" w14:textId="77777777">
        <w:trPr>
          <w:trHeight w:val="300"/>
        </w:trPr>
        <w:tc>
          <w:tcPr>
            <w:tcW w:w="0" w:type="auto"/>
            <w:tcBorders>
              <w:top w:val="nil"/>
              <w:left w:val="nil"/>
              <w:bottom w:val="nil"/>
              <w:right w:val="nil"/>
            </w:tcBorders>
            <w:shd w:val="clear" w:color="auto" w:fill="auto"/>
            <w:noWrap/>
            <w:vAlign w:val="bottom"/>
          </w:tcPr>
          <w:p w14:paraId="113AC157"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tcPr>
          <w:p w14:paraId="1617D67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B8C2F8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3C076D9C"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tcPr>
          <w:p w14:paraId="0404DC4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tcPr>
          <w:p w14:paraId="49836B2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1B1BAF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A5D5CE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20A60B35" w14:textId="77777777">
        <w:trPr>
          <w:trHeight w:val="300"/>
        </w:trPr>
        <w:tc>
          <w:tcPr>
            <w:tcW w:w="0" w:type="auto"/>
            <w:tcBorders>
              <w:top w:val="nil"/>
              <w:left w:val="nil"/>
              <w:bottom w:val="nil"/>
              <w:right w:val="nil"/>
            </w:tcBorders>
            <w:shd w:val="clear" w:color="auto" w:fill="auto"/>
            <w:noWrap/>
            <w:vAlign w:val="bottom"/>
          </w:tcPr>
          <w:p w14:paraId="3DEE8D56"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tcPr>
          <w:p w14:paraId="03B0F21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644FC2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0F8A5829"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tcPr>
          <w:p w14:paraId="4964D743"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3CA31249"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tcPr>
          <w:p w14:paraId="5701586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tcPr>
          <w:p w14:paraId="69A9581C"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C525AF" w:rsidRPr="00A76730" w14:paraId="7D5DBFC7" w14:textId="77777777">
        <w:trPr>
          <w:trHeight w:val="300"/>
        </w:trPr>
        <w:tc>
          <w:tcPr>
            <w:tcW w:w="0" w:type="auto"/>
            <w:tcBorders>
              <w:top w:val="nil"/>
              <w:left w:val="nil"/>
              <w:bottom w:val="nil"/>
              <w:right w:val="nil"/>
            </w:tcBorders>
            <w:shd w:val="clear" w:color="auto" w:fill="auto"/>
            <w:noWrap/>
            <w:vAlign w:val="bottom"/>
          </w:tcPr>
          <w:p w14:paraId="1D08AC5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tcPr>
          <w:p w14:paraId="70C89FB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BA4BB1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9AB8D9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562F6C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60A2EB5D"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tcPr>
          <w:p w14:paraId="652C474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EB6FEE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0D29BB93" w14:textId="77777777">
        <w:trPr>
          <w:trHeight w:val="300"/>
        </w:trPr>
        <w:tc>
          <w:tcPr>
            <w:tcW w:w="0" w:type="auto"/>
            <w:tcBorders>
              <w:top w:val="nil"/>
              <w:left w:val="nil"/>
              <w:bottom w:val="nil"/>
              <w:right w:val="nil"/>
            </w:tcBorders>
            <w:shd w:val="clear" w:color="auto" w:fill="auto"/>
            <w:noWrap/>
            <w:vAlign w:val="bottom"/>
          </w:tcPr>
          <w:p w14:paraId="109329CF"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tcPr>
          <w:p w14:paraId="78B7AF0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9C3A98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24B097E"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tcPr>
          <w:p w14:paraId="33B7E6C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11CA55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2FF3CD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4CED0B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265164F1" w14:textId="77777777">
        <w:trPr>
          <w:trHeight w:val="300"/>
        </w:trPr>
        <w:tc>
          <w:tcPr>
            <w:tcW w:w="0" w:type="auto"/>
            <w:tcBorders>
              <w:top w:val="nil"/>
              <w:left w:val="nil"/>
              <w:bottom w:val="nil"/>
              <w:right w:val="nil"/>
            </w:tcBorders>
            <w:shd w:val="clear" w:color="auto" w:fill="auto"/>
            <w:noWrap/>
            <w:vAlign w:val="bottom"/>
          </w:tcPr>
          <w:p w14:paraId="150DA7A2"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tcPr>
          <w:p w14:paraId="47E4B24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B98A2D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9AAEEE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D9C495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FB59F1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5A5EA9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925483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5E1B7D1" w14:textId="77777777">
        <w:trPr>
          <w:trHeight w:val="300"/>
        </w:trPr>
        <w:tc>
          <w:tcPr>
            <w:tcW w:w="0" w:type="auto"/>
            <w:tcBorders>
              <w:top w:val="nil"/>
              <w:left w:val="nil"/>
              <w:bottom w:val="nil"/>
              <w:right w:val="nil"/>
            </w:tcBorders>
            <w:shd w:val="clear" w:color="auto" w:fill="auto"/>
            <w:noWrap/>
            <w:vAlign w:val="bottom"/>
          </w:tcPr>
          <w:p w14:paraId="1B9A331E"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tcPr>
          <w:p w14:paraId="05A7B6E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E208DD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1ED52D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89083C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B1C82E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FD672F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1055D8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60F51C21" w14:textId="77777777">
        <w:trPr>
          <w:trHeight w:val="300"/>
        </w:trPr>
        <w:tc>
          <w:tcPr>
            <w:tcW w:w="0" w:type="auto"/>
            <w:tcBorders>
              <w:top w:val="nil"/>
              <w:left w:val="nil"/>
              <w:bottom w:val="nil"/>
              <w:right w:val="nil"/>
            </w:tcBorders>
            <w:shd w:val="clear" w:color="auto" w:fill="auto"/>
            <w:noWrap/>
            <w:vAlign w:val="bottom"/>
          </w:tcPr>
          <w:p w14:paraId="6F55BA8B"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tcPr>
          <w:p w14:paraId="46E25CC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50F43D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5AA9CB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D4B245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6BF2F1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F7DA83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2AB4EA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B13FACE" w14:textId="77777777">
        <w:trPr>
          <w:trHeight w:val="300"/>
        </w:trPr>
        <w:tc>
          <w:tcPr>
            <w:tcW w:w="0" w:type="auto"/>
            <w:tcBorders>
              <w:top w:val="nil"/>
              <w:left w:val="nil"/>
              <w:bottom w:val="nil"/>
              <w:right w:val="nil"/>
            </w:tcBorders>
            <w:shd w:val="clear" w:color="auto" w:fill="auto"/>
            <w:noWrap/>
            <w:vAlign w:val="bottom"/>
          </w:tcPr>
          <w:p w14:paraId="3645186C"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malipoense2_2</w:t>
            </w:r>
          </w:p>
        </w:tc>
        <w:tc>
          <w:tcPr>
            <w:tcW w:w="0" w:type="auto"/>
            <w:tcBorders>
              <w:top w:val="nil"/>
              <w:left w:val="single" w:sz="4" w:space="0" w:color="auto"/>
              <w:bottom w:val="nil"/>
              <w:right w:val="nil"/>
            </w:tcBorders>
            <w:shd w:val="clear" w:color="000000" w:fill="C6EFCE"/>
            <w:noWrap/>
            <w:vAlign w:val="bottom"/>
          </w:tcPr>
          <w:p w14:paraId="13C6B96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9C494C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58BFAF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626E44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D10C49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5751FF23"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tcPr>
          <w:p w14:paraId="7FB5C35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4710D20" w14:textId="77777777">
        <w:trPr>
          <w:trHeight w:val="300"/>
        </w:trPr>
        <w:tc>
          <w:tcPr>
            <w:tcW w:w="0" w:type="auto"/>
            <w:tcBorders>
              <w:top w:val="nil"/>
              <w:left w:val="nil"/>
              <w:bottom w:val="nil"/>
              <w:right w:val="nil"/>
            </w:tcBorders>
            <w:shd w:val="clear" w:color="auto" w:fill="auto"/>
            <w:noWrap/>
            <w:vAlign w:val="bottom"/>
          </w:tcPr>
          <w:p w14:paraId="4889AA25"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tcPr>
          <w:p w14:paraId="64512A47"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tcPr>
          <w:p w14:paraId="18CFC1A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545180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6B7C81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384FF3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040A6F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B53445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3A57E58" w14:textId="77777777">
        <w:trPr>
          <w:trHeight w:val="300"/>
        </w:trPr>
        <w:tc>
          <w:tcPr>
            <w:tcW w:w="0" w:type="auto"/>
            <w:tcBorders>
              <w:top w:val="nil"/>
              <w:left w:val="nil"/>
              <w:bottom w:val="nil"/>
              <w:right w:val="nil"/>
            </w:tcBorders>
            <w:shd w:val="clear" w:color="auto" w:fill="auto"/>
            <w:noWrap/>
            <w:vAlign w:val="bottom"/>
          </w:tcPr>
          <w:p w14:paraId="301170E6"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tcPr>
          <w:p w14:paraId="2824ED2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BAB344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20187B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FBF93D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396EF8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06FDAD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E2B714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65107E9" w14:textId="77777777">
        <w:trPr>
          <w:trHeight w:val="300"/>
        </w:trPr>
        <w:tc>
          <w:tcPr>
            <w:tcW w:w="0" w:type="auto"/>
            <w:tcBorders>
              <w:top w:val="nil"/>
              <w:left w:val="nil"/>
              <w:bottom w:val="nil"/>
              <w:right w:val="nil"/>
            </w:tcBorders>
            <w:shd w:val="clear" w:color="auto" w:fill="auto"/>
            <w:noWrap/>
            <w:vAlign w:val="bottom"/>
          </w:tcPr>
          <w:p w14:paraId="6EECCFBB"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tcPr>
          <w:p w14:paraId="0DEA2A0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B5A1F9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B7A924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84BD23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FCC690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FE57A8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19B1A6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9C3677B" w14:textId="77777777">
        <w:trPr>
          <w:trHeight w:val="300"/>
        </w:trPr>
        <w:tc>
          <w:tcPr>
            <w:tcW w:w="0" w:type="auto"/>
            <w:tcBorders>
              <w:top w:val="nil"/>
              <w:left w:val="nil"/>
              <w:bottom w:val="nil"/>
              <w:right w:val="nil"/>
            </w:tcBorders>
            <w:shd w:val="clear" w:color="auto" w:fill="auto"/>
            <w:noWrap/>
            <w:vAlign w:val="bottom"/>
          </w:tcPr>
          <w:p w14:paraId="5DA9405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tcPr>
          <w:p w14:paraId="41167F4F"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171EBF89"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tcPr>
          <w:p w14:paraId="11A6A956"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41BB156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131872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41AE8D8"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37635BB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2E9A540F" w14:textId="77777777">
        <w:trPr>
          <w:trHeight w:val="300"/>
        </w:trPr>
        <w:tc>
          <w:tcPr>
            <w:tcW w:w="0" w:type="auto"/>
            <w:tcBorders>
              <w:top w:val="nil"/>
              <w:left w:val="nil"/>
              <w:bottom w:val="nil"/>
              <w:right w:val="nil"/>
            </w:tcBorders>
            <w:shd w:val="clear" w:color="auto" w:fill="auto"/>
            <w:noWrap/>
            <w:vAlign w:val="bottom"/>
          </w:tcPr>
          <w:p w14:paraId="5865C342"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tcPr>
          <w:p w14:paraId="5300924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57F82BFE"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tcPr>
          <w:p w14:paraId="66BCA1B0"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tcPr>
          <w:p w14:paraId="6D93C4C9"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58F149C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3BA853C0"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43A1BB4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FF253FF" w14:textId="77777777">
        <w:trPr>
          <w:trHeight w:val="300"/>
        </w:trPr>
        <w:tc>
          <w:tcPr>
            <w:tcW w:w="0" w:type="auto"/>
            <w:tcBorders>
              <w:top w:val="nil"/>
              <w:left w:val="nil"/>
              <w:bottom w:val="nil"/>
              <w:right w:val="nil"/>
            </w:tcBorders>
            <w:shd w:val="clear" w:color="auto" w:fill="auto"/>
            <w:noWrap/>
            <w:vAlign w:val="bottom"/>
          </w:tcPr>
          <w:p w14:paraId="71977EF1"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tcPr>
          <w:p w14:paraId="5BEDC5E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BCF285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54B1BC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D762F9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A0B619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1AC5D4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C839B8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57E5B59" w14:textId="77777777">
        <w:trPr>
          <w:trHeight w:val="300"/>
        </w:trPr>
        <w:tc>
          <w:tcPr>
            <w:tcW w:w="0" w:type="auto"/>
            <w:tcBorders>
              <w:top w:val="nil"/>
              <w:left w:val="nil"/>
              <w:bottom w:val="nil"/>
              <w:right w:val="nil"/>
            </w:tcBorders>
            <w:shd w:val="clear" w:color="auto" w:fill="auto"/>
            <w:noWrap/>
            <w:vAlign w:val="bottom"/>
          </w:tcPr>
          <w:p w14:paraId="6E8D4243"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tcPr>
          <w:p w14:paraId="3C34025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24BBE1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EC77DE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636A83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9E02BE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800582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0422B2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6B0C0C69" w14:textId="77777777">
        <w:trPr>
          <w:trHeight w:val="300"/>
        </w:trPr>
        <w:tc>
          <w:tcPr>
            <w:tcW w:w="0" w:type="auto"/>
            <w:tcBorders>
              <w:top w:val="nil"/>
              <w:left w:val="nil"/>
              <w:bottom w:val="nil"/>
              <w:right w:val="nil"/>
            </w:tcBorders>
            <w:shd w:val="clear" w:color="auto" w:fill="auto"/>
            <w:noWrap/>
            <w:vAlign w:val="bottom"/>
          </w:tcPr>
          <w:p w14:paraId="6B83398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tcPr>
          <w:p w14:paraId="2443B65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4B79CB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3033820"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tcPr>
          <w:p w14:paraId="4D8CE6D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18076F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8607F54"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190189B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F83D3D4" w14:textId="77777777">
        <w:trPr>
          <w:trHeight w:val="300"/>
        </w:trPr>
        <w:tc>
          <w:tcPr>
            <w:tcW w:w="0" w:type="auto"/>
            <w:tcBorders>
              <w:top w:val="nil"/>
              <w:left w:val="nil"/>
              <w:bottom w:val="nil"/>
              <w:right w:val="nil"/>
            </w:tcBorders>
            <w:shd w:val="clear" w:color="auto" w:fill="auto"/>
            <w:noWrap/>
            <w:vAlign w:val="bottom"/>
          </w:tcPr>
          <w:p w14:paraId="4845126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tcPr>
          <w:p w14:paraId="1CE0CA3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6BAB26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35A7D5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186884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12715B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379B69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F5DE0B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63EF42C" w14:textId="77777777">
        <w:trPr>
          <w:trHeight w:val="300"/>
        </w:trPr>
        <w:tc>
          <w:tcPr>
            <w:tcW w:w="0" w:type="auto"/>
            <w:tcBorders>
              <w:top w:val="nil"/>
              <w:left w:val="nil"/>
              <w:bottom w:val="nil"/>
              <w:right w:val="nil"/>
            </w:tcBorders>
            <w:shd w:val="clear" w:color="auto" w:fill="auto"/>
            <w:noWrap/>
            <w:vAlign w:val="bottom"/>
          </w:tcPr>
          <w:p w14:paraId="5F62610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tcPr>
          <w:p w14:paraId="5C32254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ACD3B2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E626A7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09BD67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57E53F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A67027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CD5843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71D5543" w14:textId="77777777">
        <w:trPr>
          <w:trHeight w:val="300"/>
        </w:trPr>
        <w:tc>
          <w:tcPr>
            <w:tcW w:w="0" w:type="auto"/>
            <w:tcBorders>
              <w:top w:val="nil"/>
              <w:left w:val="nil"/>
              <w:bottom w:val="nil"/>
              <w:right w:val="nil"/>
            </w:tcBorders>
            <w:shd w:val="clear" w:color="auto" w:fill="auto"/>
            <w:noWrap/>
            <w:vAlign w:val="bottom"/>
          </w:tcPr>
          <w:p w14:paraId="282A17EC"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tcPr>
          <w:p w14:paraId="71E48DB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81D0B7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D4E467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EF2732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638D89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DDAEE7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2FAB5C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00C1E721" w14:textId="77777777">
        <w:trPr>
          <w:trHeight w:val="300"/>
        </w:trPr>
        <w:tc>
          <w:tcPr>
            <w:tcW w:w="0" w:type="auto"/>
            <w:tcBorders>
              <w:top w:val="nil"/>
              <w:left w:val="nil"/>
              <w:bottom w:val="nil"/>
              <w:right w:val="nil"/>
            </w:tcBorders>
            <w:shd w:val="clear" w:color="auto" w:fill="auto"/>
            <w:noWrap/>
            <w:vAlign w:val="bottom"/>
          </w:tcPr>
          <w:p w14:paraId="7B5CB25E"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tcPr>
          <w:p w14:paraId="2E33C7D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386818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A23427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5BA0B8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D58FF4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A461A5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E6D437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r>
      <w:tr w:rsidR="00C525AF" w:rsidRPr="00A76730" w14:paraId="0964BE85" w14:textId="77777777">
        <w:trPr>
          <w:trHeight w:val="300"/>
        </w:trPr>
        <w:tc>
          <w:tcPr>
            <w:tcW w:w="0" w:type="auto"/>
            <w:tcBorders>
              <w:top w:val="nil"/>
              <w:left w:val="nil"/>
              <w:bottom w:val="nil"/>
              <w:right w:val="nil"/>
            </w:tcBorders>
            <w:shd w:val="clear" w:color="auto" w:fill="auto"/>
            <w:noWrap/>
            <w:vAlign w:val="bottom"/>
          </w:tcPr>
          <w:p w14:paraId="29CC87A0"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tcPr>
          <w:p w14:paraId="267BC62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56E11B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AAA4A2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1EB599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CD7C74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D0499B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48A517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24BD7084" w14:textId="77777777">
        <w:trPr>
          <w:trHeight w:val="300"/>
        </w:trPr>
        <w:tc>
          <w:tcPr>
            <w:tcW w:w="0" w:type="auto"/>
            <w:tcBorders>
              <w:top w:val="nil"/>
              <w:left w:val="nil"/>
              <w:bottom w:val="nil"/>
              <w:right w:val="nil"/>
            </w:tcBorders>
            <w:shd w:val="clear" w:color="auto" w:fill="auto"/>
            <w:noWrap/>
            <w:vAlign w:val="bottom"/>
          </w:tcPr>
          <w:p w14:paraId="78ED97D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tcPr>
          <w:p w14:paraId="4DE6A3F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42D0FA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6FBD3F3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A3030B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5CA052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234316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758623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67779E22" w14:textId="77777777">
        <w:trPr>
          <w:trHeight w:val="300"/>
        </w:trPr>
        <w:tc>
          <w:tcPr>
            <w:tcW w:w="0" w:type="auto"/>
            <w:tcBorders>
              <w:top w:val="nil"/>
              <w:left w:val="nil"/>
              <w:bottom w:val="nil"/>
              <w:right w:val="nil"/>
            </w:tcBorders>
            <w:shd w:val="clear" w:color="auto" w:fill="auto"/>
            <w:noWrap/>
            <w:vAlign w:val="bottom"/>
          </w:tcPr>
          <w:p w14:paraId="12922DD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tcPr>
          <w:p w14:paraId="0CF4E87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A8818B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422A0B3D"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61FDF14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661F4ED8"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5A20AAEE"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tcPr>
          <w:p w14:paraId="324A4CF8"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C525AF" w:rsidRPr="00A76730" w14:paraId="65CDF923" w14:textId="77777777">
        <w:trPr>
          <w:trHeight w:val="300"/>
        </w:trPr>
        <w:tc>
          <w:tcPr>
            <w:tcW w:w="0" w:type="auto"/>
            <w:tcBorders>
              <w:top w:val="nil"/>
              <w:left w:val="nil"/>
              <w:bottom w:val="nil"/>
              <w:right w:val="nil"/>
            </w:tcBorders>
            <w:shd w:val="clear" w:color="auto" w:fill="auto"/>
            <w:noWrap/>
            <w:vAlign w:val="bottom"/>
          </w:tcPr>
          <w:p w14:paraId="72FA689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tcPr>
          <w:p w14:paraId="0B8BA52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tcPr>
          <w:p w14:paraId="074B8E7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78A5B8D5"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tcPr>
          <w:p w14:paraId="08B0AD6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tcPr>
          <w:p w14:paraId="7CF92327"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tcPr>
          <w:p w14:paraId="7CC68E18"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tcPr>
          <w:p w14:paraId="68462388"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C525AF" w:rsidRPr="00A76730" w14:paraId="2D758140" w14:textId="77777777">
        <w:trPr>
          <w:trHeight w:val="300"/>
        </w:trPr>
        <w:tc>
          <w:tcPr>
            <w:tcW w:w="0" w:type="auto"/>
            <w:tcBorders>
              <w:top w:val="nil"/>
              <w:left w:val="nil"/>
              <w:bottom w:val="nil"/>
              <w:right w:val="nil"/>
            </w:tcBorders>
            <w:shd w:val="clear" w:color="auto" w:fill="auto"/>
            <w:noWrap/>
            <w:vAlign w:val="bottom"/>
          </w:tcPr>
          <w:p w14:paraId="29DBA0AA"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tcPr>
          <w:p w14:paraId="69AF514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5CE017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B1BD31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057D88B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BF2EE9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1B8A27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33EDB7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456856E" w14:textId="77777777">
        <w:trPr>
          <w:trHeight w:val="300"/>
        </w:trPr>
        <w:tc>
          <w:tcPr>
            <w:tcW w:w="0" w:type="auto"/>
            <w:tcBorders>
              <w:top w:val="nil"/>
              <w:left w:val="nil"/>
              <w:bottom w:val="nil"/>
              <w:right w:val="nil"/>
            </w:tcBorders>
            <w:shd w:val="clear" w:color="auto" w:fill="auto"/>
            <w:noWrap/>
            <w:vAlign w:val="bottom"/>
          </w:tcPr>
          <w:p w14:paraId="0FEC501E"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tcPr>
          <w:p w14:paraId="77CA368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tcPr>
          <w:p w14:paraId="239B02FB"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tcPr>
          <w:p w14:paraId="0CCE2F8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D02077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31E432C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1A7C9CA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992EB3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DD8A9CA" w14:textId="77777777">
        <w:trPr>
          <w:trHeight w:val="300"/>
        </w:trPr>
        <w:tc>
          <w:tcPr>
            <w:tcW w:w="0" w:type="auto"/>
            <w:tcBorders>
              <w:top w:val="nil"/>
              <w:left w:val="nil"/>
              <w:bottom w:val="nil"/>
              <w:right w:val="nil"/>
            </w:tcBorders>
            <w:shd w:val="clear" w:color="auto" w:fill="auto"/>
            <w:noWrap/>
            <w:vAlign w:val="bottom"/>
          </w:tcPr>
          <w:p w14:paraId="1649AEBF"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tcPr>
          <w:p w14:paraId="23C18A7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52E8B53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447DDB1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B4B242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7CB7A0D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tcPr>
          <w:p w14:paraId="2BA372A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871B92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63BF7D85" w14:textId="77777777">
        <w:trPr>
          <w:trHeight w:val="300"/>
        </w:trPr>
        <w:tc>
          <w:tcPr>
            <w:tcW w:w="0" w:type="auto"/>
            <w:tcBorders>
              <w:top w:val="nil"/>
              <w:left w:val="nil"/>
              <w:bottom w:val="nil"/>
              <w:right w:val="nil"/>
            </w:tcBorders>
            <w:shd w:val="clear" w:color="auto" w:fill="auto"/>
            <w:noWrap/>
            <w:vAlign w:val="bottom"/>
          </w:tcPr>
          <w:p w14:paraId="7BF6930E" w14:textId="7777777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tcPr>
          <w:p w14:paraId="3D7476D9" w14:textId="7777777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tcPr>
          <w:p w14:paraId="380038ED" w14:textId="7777777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tcPr>
          <w:p w14:paraId="7B94AA9F" w14:textId="7777777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tcPr>
          <w:p w14:paraId="11627D64" w14:textId="7777777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tcPr>
          <w:p w14:paraId="0A7120E6" w14:textId="7777777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tcPr>
          <w:p w14:paraId="3107DA8B" w14:textId="7777777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1557C8D0" w14:textId="7777777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47</w:t>
            </w:r>
          </w:p>
        </w:tc>
      </w:tr>
      <w:tr w:rsidR="00C525AF" w:rsidRPr="00A76730" w14:paraId="1FB4C42F" w14:textId="77777777">
        <w:trPr>
          <w:trHeight w:val="300"/>
        </w:trPr>
        <w:tc>
          <w:tcPr>
            <w:tcW w:w="0" w:type="auto"/>
            <w:tcBorders>
              <w:top w:val="nil"/>
              <w:left w:val="nil"/>
              <w:bottom w:val="nil"/>
              <w:right w:val="nil"/>
            </w:tcBorders>
            <w:shd w:val="clear" w:color="auto" w:fill="auto"/>
            <w:noWrap/>
            <w:vAlign w:val="bottom"/>
          </w:tcPr>
          <w:p w14:paraId="443F4CBB" w14:textId="77777777" w:rsidR="00C525AF" w:rsidRPr="00A76730"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tcPr>
          <w:p w14:paraId="4B6F6D9C"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0CCCE50C"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2B7BBC00"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44E82025"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1826049C"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058B8DFF"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55D32163"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C525AF" w:rsidRPr="00A76730" w14:paraId="4CACFC64" w14:textId="77777777">
        <w:trPr>
          <w:trHeight w:val="300"/>
        </w:trPr>
        <w:tc>
          <w:tcPr>
            <w:tcW w:w="0" w:type="auto"/>
            <w:tcBorders>
              <w:top w:val="nil"/>
              <w:left w:val="nil"/>
              <w:bottom w:val="nil"/>
              <w:right w:val="nil"/>
            </w:tcBorders>
            <w:shd w:val="clear" w:color="auto" w:fill="auto"/>
            <w:noWrap/>
            <w:vAlign w:val="bottom"/>
          </w:tcPr>
          <w:p w14:paraId="74D70428" w14:textId="77777777" w:rsidR="00C525AF" w:rsidRPr="00A76730"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77C75E80"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36814AF6"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19259FF4"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53760C49"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72C232A5"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1F1DD3E3"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56566D53"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C525AF" w:rsidRPr="00A76730" w14:paraId="4ECC9FBC" w14:textId="77777777">
        <w:trPr>
          <w:trHeight w:val="300"/>
        </w:trPr>
        <w:tc>
          <w:tcPr>
            <w:tcW w:w="0" w:type="auto"/>
            <w:tcBorders>
              <w:top w:val="nil"/>
              <w:left w:val="nil"/>
              <w:bottom w:val="nil"/>
              <w:right w:val="nil"/>
            </w:tcBorders>
            <w:shd w:val="clear" w:color="auto" w:fill="auto"/>
            <w:noWrap/>
            <w:vAlign w:val="bottom"/>
          </w:tcPr>
          <w:p w14:paraId="235B701B" w14:textId="77777777" w:rsidR="00C525AF" w:rsidRPr="00A76730"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05E8853E"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444C4F4D"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3E8B0428"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762B3B6F"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73940769"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10ED2B2D"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759E23B4"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C525AF" w:rsidRPr="00A76730" w14:paraId="3E00C365" w14:textId="77777777">
        <w:trPr>
          <w:trHeight w:val="300"/>
        </w:trPr>
        <w:tc>
          <w:tcPr>
            <w:tcW w:w="0" w:type="auto"/>
            <w:tcBorders>
              <w:top w:val="nil"/>
              <w:left w:val="nil"/>
              <w:bottom w:val="nil"/>
              <w:right w:val="nil"/>
            </w:tcBorders>
            <w:shd w:val="clear" w:color="auto" w:fill="auto"/>
            <w:noWrap/>
            <w:vAlign w:val="bottom"/>
          </w:tcPr>
          <w:p w14:paraId="1B18C624"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tcPr>
          <w:p w14:paraId="20761A90"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tcPr>
          <w:p w14:paraId="6DE5C4BA"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tcPr>
          <w:p w14:paraId="22B8F92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w:t>
            </w:r>
            <w:r w:rsidRPr="00A76730">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2D3BF28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2:</w:t>
            </w:r>
            <w:r w:rsidRPr="00A76730">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6FD36A26"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3:</w:t>
            </w:r>
            <w:r w:rsidRPr="00A76730">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1C9C167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4:</w:t>
            </w:r>
            <w:r w:rsidRPr="00A76730">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2B17756E"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xml:space="preserve">5: </w:t>
            </w:r>
            <w:r w:rsidRPr="00A76730">
              <w:rPr>
                <w:rFonts w:ascii="Calibri" w:eastAsia="Times New Roman" w:hAnsi="Calibri" w:cs="Times New Roman"/>
                <w:i/>
                <w:sz w:val="22"/>
                <w:szCs w:val="20"/>
                <w:lang w:val="en-GB"/>
              </w:rPr>
              <w:t>Cochlopetalum</w:t>
            </w:r>
          </w:p>
        </w:tc>
      </w:tr>
      <w:tr w:rsidR="00C525AF" w:rsidRPr="00A76730" w14:paraId="26400FA5" w14:textId="77777777">
        <w:trPr>
          <w:trHeight w:val="300"/>
        </w:trPr>
        <w:tc>
          <w:tcPr>
            <w:tcW w:w="0" w:type="auto"/>
            <w:tcBorders>
              <w:top w:val="nil"/>
              <w:left w:val="nil"/>
              <w:bottom w:val="nil"/>
              <w:right w:val="nil"/>
            </w:tcBorders>
            <w:shd w:val="clear" w:color="auto" w:fill="auto"/>
            <w:noWrap/>
            <w:vAlign w:val="bottom"/>
          </w:tcPr>
          <w:p w14:paraId="3E54C9A4"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tcPr>
          <w:p w14:paraId="55C86B26"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tcPr>
          <w:p w14:paraId="04C37117"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tcPr>
          <w:p w14:paraId="58D6427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6:</w:t>
            </w:r>
            <w:r w:rsidRPr="00A76730">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2EC1AC06"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7:</w:t>
            </w:r>
            <w:r w:rsidRPr="00A76730">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56F12A42"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7CEF1C23"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tcPr>
          <w:p w14:paraId="7C1755B6"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r>
      <w:tr w:rsidR="00C525AF" w:rsidRPr="00A76730" w14:paraId="1B34F124" w14:textId="77777777">
        <w:trPr>
          <w:trHeight w:val="300"/>
        </w:trPr>
        <w:tc>
          <w:tcPr>
            <w:tcW w:w="0" w:type="auto"/>
            <w:tcBorders>
              <w:top w:val="nil"/>
              <w:left w:val="nil"/>
              <w:bottom w:val="nil"/>
              <w:right w:val="nil"/>
            </w:tcBorders>
            <w:shd w:val="clear" w:color="auto" w:fill="auto"/>
            <w:noWrap/>
            <w:vAlign w:val="bottom"/>
          </w:tcPr>
          <w:p w14:paraId="02A4EF68"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tcPr>
          <w:p w14:paraId="0C8120AE"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tcPr>
          <w:p w14:paraId="50CF7A05" w14:textId="77777777" w:rsidR="00C525AF" w:rsidRPr="00A76730"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4288F53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The order in Un-known x/y is &lt;best_sore&gt;/&lt;lower_score&gt;. No numbers? All scores are negative</w:t>
            </w:r>
          </w:p>
        </w:tc>
      </w:tr>
    </w:tbl>
    <w:p w14:paraId="5913AC99" w14:textId="77777777" w:rsidR="005C68A0" w:rsidRPr="00A76730" w:rsidRDefault="005C68A0" w:rsidP="00F7449E">
      <w:pPr>
        <w:rPr>
          <w:lang w:val="en-GB"/>
        </w:rPr>
        <w:sectPr w:rsidR="005C68A0" w:rsidRPr="00A76730">
          <w:pgSz w:w="16840" w:h="11900" w:orient="landscape"/>
          <w:pgMar w:top="1417" w:right="1417" w:bottom="851" w:left="1417" w:header="708" w:footer="708" w:gutter="0"/>
          <w:cols w:space="708"/>
          <w:docGrid w:linePitch="360"/>
        </w:sectPr>
      </w:pPr>
    </w:p>
    <w:p w14:paraId="62D13E19" w14:textId="77777777" w:rsidR="005C68A0" w:rsidRPr="00A76730" w:rsidRDefault="005C68A0" w:rsidP="00F7449E">
      <w:pPr>
        <w:rPr>
          <w:lang w:val="en-GB"/>
        </w:rPr>
        <w:sectPr w:rsidR="005C68A0" w:rsidRPr="00A76730">
          <w:type w:val="continuous"/>
          <w:pgSz w:w="16840" w:h="11900" w:orient="landscape"/>
          <w:pgMar w:top="1417" w:right="1417" w:bottom="851" w:left="1417" w:header="708" w:footer="708" w:gutter="0"/>
          <w:cols w:space="708"/>
          <w:docGrid w:linePitch="360"/>
        </w:sectPr>
      </w:pPr>
    </w:p>
    <w:p w14:paraId="10484117" w14:textId="77777777" w:rsidR="00372313" w:rsidRPr="00A76730" w:rsidRDefault="00372313" w:rsidP="00372313">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7</w:t>
      </w:r>
      <w:r w:rsidR="00AD1C5F" w:rsidRPr="00A76730">
        <w:rPr>
          <w:lang w:val="en-GB"/>
        </w:rPr>
        <w:fldChar w:fldCharType="end"/>
      </w:r>
      <w:r w:rsidRPr="00A76730">
        <w:rPr>
          <w:lang w:val="en-GB"/>
        </w:rPr>
        <w:t xml:space="preserve"> Results of first test of hybrids of </w:t>
      </w:r>
      <w:r w:rsidR="0083173E" w:rsidRPr="00A76730">
        <w:rPr>
          <w:i/>
          <w:lang w:val="en-GB"/>
        </w:rPr>
        <w:t xml:space="preserve">Paphiopedilum </w:t>
      </w:r>
      <w:r w:rsidR="0083173E" w:rsidRPr="00A76730">
        <w:rPr>
          <w:lang w:val="en-GB"/>
        </w:rPr>
        <w:t xml:space="preserve">sect. </w:t>
      </w:r>
      <w:r w:rsidRPr="00A76730">
        <w:rPr>
          <w:i/>
          <w:lang w:val="en-GB"/>
        </w:rPr>
        <w:t>Parvisepalum</w:t>
      </w:r>
      <w:r w:rsidRPr="00A76730">
        <w:rPr>
          <w:lang w:val="en-GB"/>
        </w:rPr>
        <w:t xml:space="preserve"> and </w:t>
      </w:r>
      <w:r w:rsidRPr="00A76730">
        <w:rPr>
          <w:i/>
          <w:lang w:val="en-GB"/>
        </w:rPr>
        <w:t>Brachypetalum</w:t>
      </w:r>
      <w:r w:rsidRPr="00A76730">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29"/>
        <w:gridCol w:w="1729"/>
        <w:gridCol w:w="1729"/>
        <w:gridCol w:w="2562"/>
        <w:gridCol w:w="999"/>
        <w:gridCol w:w="1705"/>
      </w:tblGrid>
      <w:tr w:rsidR="00372313" w:rsidRPr="00A76730" w14:paraId="3992F399" w14:textId="77777777">
        <w:trPr>
          <w:trHeight w:val="500"/>
        </w:trPr>
        <w:tc>
          <w:tcPr>
            <w:tcW w:w="0" w:type="auto"/>
            <w:tcBorders>
              <w:top w:val="nil"/>
              <w:left w:val="nil"/>
              <w:bottom w:val="nil"/>
              <w:right w:val="nil"/>
            </w:tcBorders>
            <w:shd w:val="clear" w:color="auto" w:fill="auto"/>
            <w:noWrap/>
            <w:vAlign w:val="bottom"/>
          </w:tcPr>
          <w:p w14:paraId="3EF5DA6F"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8C9AE4F"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tcPr>
          <w:p w14:paraId="6C3112AB" w14:textId="77777777" w:rsidR="00372313" w:rsidRPr="00A76730" w:rsidRDefault="0083173E" w:rsidP="00372313">
            <w:pPr>
              <w:jc w:val="center"/>
              <w:rPr>
                <w:rFonts w:ascii="Calibri" w:eastAsia="Times New Roman" w:hAnsi="Calibri" w:cs="Times New Roman"/>
                <w:b/>
                <w:bCs/>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00372313" w:rsidRPr="00A76730">
              <w:rPr>
                <w:rFonts w:ascii="Calibri" w:eastAsia="Times New Roman" w:hAnsi="Calibri" w:cs="Times New Roman"/>
                <w:b/>
                <w:bCs/>
                <w:i/>
                <w:color w:val="000000"/>
                <w:sz w:val="32"/>
                <w:szCs w:val="40"/>
                <w:lang w:val="en-GB"/>
              </w:rPr>
              <w:t>Parvisepalum</w:t>
            </w:r>
            <w:r w:rsidR="00372313" w:rsidRPr="00A76730">
              <w:rPr>
                <w:rFonts w:ascii="Calibri" w:eastAsia="Times New Roman" w:hAnsi="Calibri" w:cs="Times New Roman"/>
                <w:b/>
                <w:bCs/>
                <w:color w:val="000000"/>
                <w:sz w:val="32"/>
                <w:szCs w:val="40"/>
                <w:lang w:val="en-GB"/>
              </w:rPr>
              <w:t xml:space="preserve"> X </w:t>
            </w:r>
            <w:r w:rsidR="00372313" w:rsidRPr="00A76730">
              <w:rPr>
                <w:rFonts w:ascii="Calibri" w:eastAsia="Times New Roman" w:hAnsi="Calibri" w:cs="Times New Roman"/>
                <w:b/>
                <w:bCs/>
                <w:i/>
                <w:color w:val="000000"/>
                <w:sz w:val="32"/>
                <w:szCs w:val="40"/>
                <w:lang w:val="en-GB"/>
              </w:rPr>
              <w:t>Brachypetalum</w:t>
            </w:r>
            <w:r w:rsidR="00372313" w:rsidRPr="00A76730">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tcPr>
          <w:p w14:paraId="31A621A2"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tcPr>
          <w:p w14:paraId="4D6512E7"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r>
      <w:tr w:rsidR="00372313" w:rsidRPr="00A76730" w14:paraId="3EC3194A" w14:textId="77777777">
        <w:trPr>
          <w:trHeight w:val="300"/>
        </w:trPr>
        <w:tc>
          <w:tcPr>
            <w:tcW w:w="0" w:type="auto"/>
            <w:tcBorders>
              <w:top w:val="nil"/>
              <w:left w:val="nil"/>
              <w:bottom w:val="nil"/>
              <w:right w:val="nil"/>
            </w:tcBorders>
            <w:shd w:val="clear" w:color="auto" w:fill="auto"/>
            <w:noWrap/>
            <w:vAlign w:val="bottom"/>
          </w:tcPr>
          <w:p w14:paraId="5597F997"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424EFAD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AFA9E10"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B8ECB5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01BA871"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019B6BD"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558459A2"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516F880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02F1792F" w14:textId="77777777">
        <w:trPr>
          <w:trHeight w:val="300"/>
        </w:trPr>
        <w:tc>
          <w:tcPr>
            <w:tcW w:w="0" w:type="auto"/>
            <w:tcBorders>
              <w:top w:val="nil"/>
              <w:left w:val="nil"/>
              <w:bottom w:val="single" w:sz="4" w:space="0" w:color="auto"/>
              <w:right w:val="nil"/>
            </w:tcBorders>
            <w:shd w:val="clear" w:color="auto" w:fill="auto"/>
            <w:noWrap/>
            <w:vAlign w:val="bottom"/>
          </w:tcPr>
          <w:p w14:paraId="5DADF90F"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763891BB"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tcPr>
          <w:p w14:paraId="733BB89A"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tcPr>
          <w:p w14:paraId="5525EDF2"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tcPr>
          <w:p w14:paraId="2B263C73"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tcPr>
          <w:p w14:paraId="74E9D1F4"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tcPr>
          <w:p w14:paraId="49287719"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tcPr>
          <w:p w14:paraId="306DE4DB"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47</w:t>
            </w:r>
          </w:p>
        </w:tc>
      </w:tr>
      <w:tr w:rsidR="00372313" w:rsidRPr="00A76730" w14:paraId="6CA64C67" w14:textId="77777777">
        <w:trPr>
          <w:trHeight w:val="300"/>
        </w:trPr>
        <w:tc>
          <w:tcPr>
            <w:tcW w:w="0" w:type="auto"/>
            <w:tcBorders>
              <w:top w:val="nil"/>
              <w:left w:val="single" w:sz="4" w:space="0" w:color="auto"/>
              <w:bottom w:val="nil"/>
              <w:right w:val="nil"/>
            </w:tcBorders>
            <w:shd w:val="clear" w:color="auto" w:fill="auto"/>
            <w:noWrap/>
            <w:vAlign w:val="bottom"/>
          </w:tcPr>
          <w:p w14:paraId="04C2A877"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tcPr>
          <w:p w14:paraId="3AC58D0A"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tcPr>
          <w:p w14:paraId="47C07EC2"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tcPr>
          <w:p w14:paraId="3ECBA3A1"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tcPr>
          <w:p w14:paraId="25513873"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tcPr>
          <w:p w14:paraId="37EF48E7"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tcPr>
          <w:p w14:paraId="71CC9770"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tcPr>
          <w:p w14:paraId="50DA9581"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1,00E-10</w:t>
            </w:r>
          </w:p>
        </w:tc>
      </w:tr>
      <w:tr w:rsidR="00372313" w:rsidRPr="00A76730" w14:paraId="4627B1AD" w14:textId="77777777">
        <w:trPr>
          <w:trHeight w:val="300"/>
        </w:trPr>
        <w:tc>
          <w:tcPr>
            <w:tcW w:w="0" w:type="auto"/>
            <w:tcBorders>
              <w:top w:val="nil"/>
              <w:left w:val="single" w:sz="4" w:space="0" w:color="auto"/>
              <w:bottom w:val="single" w:sz="4" w:space="0" w:color="auto"/>
              <w:right w:val="nil"/>
            </w:tcBorders>
            <w:shd w:val="clear" w:color="auto" w:fill="auto"/>
            <w:noWrap/>
            <w:vAlign w:val="bottom"/>
          </w:tcPr>
          <w:p w14:paraId="42CE03C1"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tcPr>
          <w:p w14:paraId="7472D229"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tcPr>
          <w:p w14:paraId="73F560EF"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tcPr>
          <w:p w14:paraId="27949C59"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tcPr>
          <w:p w14:paraId="0B3ECEFD"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tcPr>
          <w:p w14:paraId="03976C6C"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tcPr>
          <w:p w14:paraId="63271AAA"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tcPr>
          <w:p w14:paraId="6E36C4C5"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r>
      <w:tr w:rsidR="00372313" w:rsidRPr="00A76730" w14:paraId="1FD424A2" w14:textId="77777777">
        <w:trPr>
          <w:trHeight w:val="300"/>
        </w:trPr>
        <w:tc>
          <w:tcPr>
            <w:tcW w:w="0" w:type="auto"/>
            <w:tcBorders>
              <w:top w:val="nil"/>
              <w:left w:val="nil"/>
              <w:bottom w:val="nil"/>
              <w:right w:val="nil"/>
            </w:tcBorders>
            <w:shd w:val="clear" w:color="auto" w:fill="auto"/>
            <w:noWrap/>
            <w:vAlign w:val="bottom"/>
          </w:tcPr>
          <w:p w14:paraId="7BD81A47" w14:textId="77777777" w:rsidR="00372313" w:rsidRPr="00A76730" w:rsidRDefault="00372313" w:rsidP="00372313">
            <w:pPr>
              <w:rPr>
                <w:rFonts w:ascii="Calibri" w:eastAsia="Times New Roman" w:hAnsi="Calibri" w:cs="Times New Roman"/>
                <w:b/>
                <w:color w:val="000000"/>
                <w:lang w:val="en-GB"/>
              </w:rPr>
            </w:pPr>
            <w:r w:rsidRPr="00A76730">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tcPr>
          <w:p w14:paraId="2C750D3B"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1895897"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D186FA0"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D7F0DA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E3B0F1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ABFB0C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6ED11E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63DC5F80" w14:textId="77777777">
        <w:trPr>
          <w:trHeight w:val="300"/>
        </w:trPr>
        <w:tc>
          <w:tcPr>
            <w:tcW w:w="0" w:type="auto"/>
            <w:tcBorders>
              <w:top w:val="nil"/>
              <w:left w:val="nil"/>
              <w:bottom w:val="nil"/>
              <w:right w:val="nil"/>
            </w:tcBorders>
            <w:shd w:val="clear" w:color="auto" w:fill="auto"/>
            <w:noWrap/>
            <w:vAlign w:val="bottom"/>
          </w:tcPr>
          <w:p w14:paraId="288E154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tcPr>
          <w:p w14:paraId="6DD3D228"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723248A8"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E1A4640"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2105CA69"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7632EAB8"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A63871D"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77431728"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519F4283" w14:textId="77777777">
        <w:trPr>
          <w:trHeight w:val="300"/>
        </w:trPr>
        <w:tc>
          <w:tcPr>
            <w:tcW w:w="0" w:type="auto"/>
            <w:tcBorders>
              <w:top w:val="nil"/>
              <w:left w:val="nil"/>
              <w:bottom w:val="nil"/>
              <w:right w:val="nil"/>
            </w:tcBorders>
            <w:shd w:val="clear" w:color="auto" w:fill="auto"/>
            <w:noWrap/>
            <w:vAlign w:val="bottom"/>
          </w:tcPr>
          <w:p w14:paraId="1848A903"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tcPr>
          <w:p w14:paraId="3688A711"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tcPr>
          <w:p w14:paraId="337DFBE3"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0334FC99"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22CB37D9"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tcPr>
          <w:p w14:paraId="692A5780"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186BA7EA"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tcPr>
          <w:p w14:paraId="75156A63"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372313" w:rsidRPr="00A76730" w14:paraId="57F6DFDF" w14:textId="77777777">
        <w:trPr>
          <w:trHeight w:val="300"/>
        </w:trPr>
        <w:tc>
          <w:tcPr>
            <w:tcW w:w="0" w:type="auto"/>
            <w:tcBorders>
              <w:top w:val="nil"/>
              <w:left w:val="nil"/>
              <w:bottom w:val="nil"/>
              <w:right w:val="nil"/>
            </w:tcBorders>
            <w:shd w:val="clear" w:color="auto" w:fill="auto"/>
            <w:noWrap/>
            <w:vAlign w:val="bottom"/>
          </w:tcPr>
          <w:p w14:paraId="65C780D1"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tcPr>
          <w:p w14:paraId="31A5BAFA"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3E02D59F"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DCA159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CAA4F98"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CBC2D9E"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6A2EF777"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26D86DBE"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1199EB86" w14:textId="77777777">
        <w:trPr>
          <w:trHeight w:val="300"/>
        </w:trPr>
        <w:tc>
          <w:tcPr>
            <w:tcW w:w="0" w:type="auto"/>
            <w:tcBorders>
              <w:top w:val="nil"/>
              <w:left w:val="nil"/>
              <w:bottom w:val="nil"/>
              <w:right w:val="nil"/>
            </w:tcBorders>
            <w:shd w:val="clear" w:color="auto" w:fill="auto"/>
            <w:noWrap/>
            <w:vAlign w:val="bottom"/>
          </w:tcPr>
          <w:p w14:paraId="34F763A6"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tcPr>
          <w:p w14:paraId="11B6B7E4"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29B95E7A" w14:textId="77777777" w:rsidR="00372313" w:rsidRPr="00A76730" w:rsidRDefault="00372313" w:rsidP="00372313">
            <w:pPr>
              <w:jc w:val="right"/>
              <w:rPr>
                <w:rFonts w:ascii="Calibri" w:eastAsia="Times New Roman" w:hAnsi="Calibri" w:cs="Times New Roman"/>
                <w:b/>
                <w:bCs/>
                <w:i/>
                <w:iCs/>
                <w:color w:val="006100"/>
                <w:lang w:val="en-GB"/>
              </w:rPr>
            </w:pPr>
            <w:r w:rsidRPr="00A76730">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tcPr>
          <w:p w14:paraId="476A2E16"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F76CB92"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B6C881E"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2DAEA5D7"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201CF2C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49F3CB81" w14:textId="77777777">
        <w:trPr>
          <w:trHeight w:val="300"/>
        </w:trPr>
        <w:tc>
          <w:tcPr>
            <w:tcW w:w="0" w:type="auto"/>
            <w:tcBorders>
              <w:top w:val="nil"/>
              <w:left w:val="nil"/>
              <w:bottom w:val="nil"/>
              <w:right w:val="nil"/>
            </w:tcBorders>
            <w:shd w:val="clear" w:color="auto" w:fill="auto"/>
            <w:noWrap/>
            <w:vAlign w:val="bottom"/>
          </w:tcPr>
          <w:p w14:paraId="58ED2E7F"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tcPr>
          <w:p w14:paraId="1E1DAE88"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tcPr>
          <w:p w14:paraId="73BD5C90"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294F341"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tcPr>
          <w:p w14:paraId="6744D0AA"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5605F19B"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tcPr>
          <w:p w14:paraId="3D12BE12" w14:textId="77777777" w:rsidR="00372313" w:rsidRPr="00A76730" w:rsidRDefault="00372313" w:rsidP="00372313">
            <w:pPr>
              <w:jc w:val="right"/>
              <w:rPr>
                <w:rFonts w:ascii="Calibri" w:eastAsia="Times New Roman" w:hAnsi="Calibri" w:cs="Times New Roman"/>
                <w:color w:val="9C0006"/>
                <w:lang w:val="en-GB"/>
              </w:rPr>
            </w:pPr>
            <w:r w:rsidRPr="00A76730">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tcPr>
          <w:p w14:paraId="13128E8F"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24C13755" w14:textId="77777777">
        <w:trPr>
          <w:trHeight w:val="300"/>
        </w:trPr>
        <w:tc>
          <w:tcPr>
            <w:tcW w:w="0" w:type="auto"/>
            <w:tcBorders>
              <w:top w:val="nil"/>
              <w:left w:val="nil"/>
              <w:bottom w:val="nil"/>
              <w:right w:val="nil"/>
            </w:tcBorders>
            <w:shd w:val="clear" w:color="auto" w:fill="auto"/>
            <w:noWrap/>
            <w:vAlign w:val="bottom"/>
          </w:tcPr>
          <w:p w14:paraId="28D2FF9D"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tcPr>
          <w:p w14:paraId="41A4E527"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6DF7EF11"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5B9B609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tcPr>
          <w:p w14:paraId="72D4DBEA"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6B058B27"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tcPr>
          <w:p w14:paraId="4EB84DC7"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0F8CB9D1"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r>
      <w:tr w:rsidR="00372313" w:rsidRPr="00A76730" w14:paraId="6C320028" w14:textId="77777777">
        <w:trPr>
          <w:trHeight w:val="300"/>
        </w:trPr>
        <w:tc>
          <w:tcPr>
            <w:tcW w:w="0" w:type="auto"/>
            <w:tcBorders>
              <w:top w:val="nil"/>
              <w:left w:val="nil"/>
              <w:bottom w:val="nil"/>
              <w:right w:val="nil"/>
            </w:tcBorders>
            <w:shd w:val="clear" w:color="auto" w:fill="auto"/>
            <w:noWrap/>
            <w:vAlign w:val="bottom"/>
          </w:tcPr>
          <w:p w14:paraId="2374786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tcPr>
          <w:p w14:paraId="463B7D3A"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733FFF4C"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7931EFA8"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BC3F359"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775B65C9"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85CC2AA"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69A4A3EF"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405ED781" w14:textId="77777777">
        <w:trPr>
          <w:trHeight w:val="300"/>
        </w:trPr>
        <w:tc>
          <w:tcPr>
            <w:tcW w:w="0" w:type="auto"/>
            <w:tcBorders>
              <w:top w:val="nil"/>
              <w:left w:val="nil"/>
              <w:bottom w:val="nil"/>
              <w:right w:val="nil"/>
            </w:tcBorders>
            <w:shd w:val="clear" w:color="auto" w:fill="auto"/>
            <w:noWrap/>
            <w:vAlign w:val="bottom"/>
          </w:tcPr>
          <w:p w14:paraId="553CF3CB"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tcPr>
          <w:p w14:paraId="1E6196ED"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20E7D652"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7915C18E"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52AF668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2DFC883B"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C0314B4"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2D3E0BFE"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5CD17854" w14:textId="77777777">
        <w:trPr>
          <w:trHeight w:val="300"/>
        </w:trPr>
        <w:tc>
          <w:tcPr>
            <w:tcW w:w="0" w:type="auto"/>
            <w:tcBorders>
              <w:top w:val="nil"/>
              <w:left w:val="nil"/>
              <w:bottom w:val="nil"/>
              <w:right w:val="nil"/>
            </w:tcBorders>
            <w:shd w:val="clear" w:color="auto" w:fill="auto"/>
            <w:noWrap/>
            <w:vAlign w:val="bottom"/>
          </w:tcPr>
          <w:p w14:paraId="117E4D9A"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3573C957"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35FFD18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321596A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0141A5D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4E83F7C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37C582D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2F39F0A3"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3CF1DAE7" w14:textId="77777777">
        <w:trPr>
          <w:trHeight w:val="300"/>
        </w:trPr>
        <w:tc>
          <w:tcPr>
            <w:tcW w:w="0" w:type="auto"/>
            <w:tcBorders>
              <w:top w:val="nil"/>
              <w:left w:val="nil"/>
              <w:bottom w:val="nil"/>
              <w:right w:val="nil"/>
            </w:tcBorders>
            <w:shd w:val="clear" w:color="auto" w:fill="auto"/>
            <w:noWrap/>
            <w:vAlign w:val="bottom"/>
          </w:tcPr>
          <w:p w14:paraId="6B02038F"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474F6502"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4BE2D27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57B1302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4390BA2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22426BA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69286DF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4F103C9B"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73576DF3" w14:textId="77777777">
        <w:trPr>
          <w:trHeight w:val="300"/>
        </w:trPr>
        <w:tc>
          <w:tcPr>
            <w:tcW w:w="0" w:type="auto"/>
            <w:tcBorders>
              <w:top w:val="nil"/>
              <w:left w:val="nil"/>
              <w:bottom w:val="nil"/>
              <w:right w:val="nil"/>
            </w:tcBorders>
            <w:shd w:val="clear" w:color="auto" w:fill="auto"/>
            <w:noWrap/>
            <w:vAlign w:val="bottom"/>
          </w:tcPr>
          <w:p w14:paraId="2567AC88"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1552A45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E785E27"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0AC0B3E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DC214B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39A2412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20AA01E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3517F67A"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71F7761E" w14:textId="77777777">
        <w:trPr>
          <w:trHeight w:val="300"/>
        </w:trPr>
        <w:tc>
          <w:tcPr>
            <w:tcW w:w="0" w:type="auto"/>
            <w:tcBorders>
              <w:top w:val="nil"/>
              <w:left w:val="nil"/>
              <w:bottom w:val="nil"/>
              <w:right w:val="nil"/>
            </w:tcBorders>
            <w:shd w:val="clear" w:color="auto" w:fill="auto"/>
            <w:noWrap/>
            <w:vAlign w:val="bottom"/>
          </w:tcPr>
          <w:p w14:paraId="7C21F5FD"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3DE6EEB6"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5F608313"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4914A45" w14:textId="77777777" w:rsidR="00372313" w:rsidRPr="00A76730" w:rsidRDefault="00097A11"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Legend</w:t>
            </w:r>
          </w:p>
        </w:tc>
        <w:tc>
          <w:tcPr>
            <w:tcW w:w="0" w:type="auto"/>
            <w:tcBorders>
              <w:top w:val="nil"/>
              <w:left w:val="nil"/>
              <w:bottom w:val="nil"/>
              <w:right w:val="nil"/>
            </w:tcBorders>
            <w:shd w:val="clear" w:color="auto" w:fill="auto"/>
            <w:noWrap/>
            <w:vAlign w:val="bottom"/>
          </w:tcPr>
          <w:p w14:paraId="24DAEECB"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7E079E4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05504DB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74C2D87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4124A495" w14:textId="77777777">
        <w:trPr>
          <w:trHeight w:val="300"/>
        </w:trPr>
        <w:tc>
          <w:tcPr>
            <w:tcW w:w="0" w:type="auto"/>
            <w:tcBorders>
              <w:top w:val="nil"/>
              <w:left w:val="nil"/>
              <w:bottom w:val="nil"/>
              <w:right w:val="nil"/>
            </w:tcBorders>
            <w:shd w:val="clear" w:color="auto" w:fill="auto"/>
            <w:noWrap/>
            <w:vAlign w:val="bottom"/>
          </w:tcPr>
          <w:p w14:paraId="3D7B46EC"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3D5CA67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66B4886"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7CCA0AFA"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6E1411E7"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tcPr>
          <w:p w14:paraId="12FFB924"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tcPr>
          <w:p w14:paraId="776E550B"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tcPr>
          <w:p w14:paraId="5EC18553"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Pardalopetalum</w:t>
            </w:r>
          </w:p>
        </w:tc>
      </w:tr>
      <w:tr w:rsidR="00372313" w:rsidRPr="00A76730" w14:paraId="4E371114" w14:textId="77777777">
        <w:trPr>
          <w:trHeight w:val="300"/>
        </w:trPr>
        <w:tc>
          <w:tcPr>
            <w:tcW w:w="0" w:type="auto"/>
            <w:tcBorders>
              <w:top w:val="nil"/>
              <w:left w:val="nil"/>
              <w:bottom w:val="nil"/>
              <w:right w:val="nil"/>
            </w:tcBorders>
            <w:shd w:val="clear" w:color="auto" w:fill="auto"/>
            <w:noWrap/>
            <w:vAlign w:val="bottom"/>
          </w:tcPr>
          <w:p w14:paraId="35CAC364"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3EB6B64F"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27CCC8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8BEB94D"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17D76E2F"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tcPr>
          <w:p w14:paraId="3EAAB5D1"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tcPr>
          <w:p w14:paraId="360DD8B9"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tcPr>
          <w:p w14:paraId="4C3FFF6F"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Coryopedilum</w:t>
            </w:r>
          </w:p>
        </w:tc>
      </w:tr>
      <w:tr w:rsidR="00372313" w:rsidRPr="00A76730" w14:paraId="42B3BCB3" w14:textId="77777777">
        <w:trPr>
          <w:trHeight w:val="300"/>
        </w:trPr>
        <w:tc>
          <w:tcPr>
            <w:tcW w:w="0" w:type="auto"/>
            <w:tcBorders>
              <w:top w:val="nil"/>
              <w:left w:val="nil"/>
              <w:bottom w:val="nil"/>
              <w:right w:val="nil"/>
            </w:tcBorders>
            <w:shd w:val="clear" w:color="auto" w:fill="auto"/>
            <w:noWrap/>
            <w:vAlign w:val="bottom"/>
          </w:tcPr>
          <w:p w14:paraId="3196F83E"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7BE436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92CC14D"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35007C9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6EB98479"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tcPr>
          <w:p w14:paraId="5E1C164F"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tcPr>
          <w:p w14:paraId="7690B461"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tcPr>
          <w:p w14:paraId="2864EBB8"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Brachypetalum</w:t>
            </w:r>
          </w:p>
        </w:tc>
      </w:tr>
      <w:tr w:rsidR="00372313" w:rsidRPr="00A76730" w14:paraId="6CC4FC56" w14:textId="77777777">
        <w:trPr>
          <w:trHeight w:val="300"/>
        </w:trPr>
        <w:tc>
          <w:tcPr>
            <w:tcW w:w="0" w:type="auto"/>
            <w:tcBorders>
              <w:top w:val="nil"/>
              <w:left w:val="nil"/>
              <w:bottom w:val="nil"/>
              <w:right w:val="nil"/>
            </w:tcBorders>
            <w:shd w:val="clear" w:color="auto" w:fill="auto"/>
            <w:noWrap/>
            <w:vAlign w:val="bottom"/>
          </w:tcPr>
          <w:p w14:paraId="045AE41D"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2DEDF22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C6F457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73C8BFC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tcPr>
          <w:p w14:paraId="7771C4BA"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tcPr>
          <w:p w14:paraId="6294FD98"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tcPr>
          <w:p w14:paraId="08D18AF6"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69CCB191"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bl>
    <w:p w14:paraId="5C116853" w14:textId="77777777" w:rsidR="00990F52" w:rsidRPr="00A76730" w:rsidRDefault="00990F52" w:rsidP="00F7449E">
      <w:pPr>
        <w:rPr>
          <w:lang w:val="en-GB"/>
        </w:rPr>
        <w:sectPr w:rsidR="00990F52" w:rsidRPr="00A76730">
          <w:pgSz w:w="16840" w:h="11900" w:orient="landscape"/>
          <w:pgMar w:top="1417" w:right="1417" w:bottom="851" w:left="1417" w:header="708" w:footer="708" w:gutter="0"/>
          <w:cols w:space="708"/>
          <w:docGrid w:linePitch="360"/>
        </w:sectPr>
      </w:pPr>
    </w:p>
    <w:p w14:paraId="22DC2660" w14:textId="77777777" w:rsidR="00990F52" w:rsidRPr="00A76730" w:rsidRDefault="00990F52" w:rsidP="00837965">
      <w:pPr>
        <w:pStyle w:val="Kop2"/>
        <w:numPr>
          <w:ilvl w:val="0"/>
          <w:numId w:val="36"/>
          <w:numberingChange w:id="243" w:author="Rutger Vos" w:date="2014-05-22T10:58:00Z" w:original="%1:4:0:."/>
        </w:numPr>
        <w:spacing w:before="0" w:after="120"/>
        <w:rPr>
          <w:lang w:val="en-GB"/>
        </w:rPr>
      </w:pPr>
      <w:bookmarkStart w:id="244" w:name="_Toc262217645"/>
      <w:r w:rsidRPr="00A76730">
        <w:rPr>
          <w:lang w:val="en-GB"/>
        </w:rPr>
        <w:t>Results of characteristic research</w:t>
      </w:r>
      <w:bookmarkEnd w:id="244"/>
    </w:p>
    <w:p w14:paraId="72B8EBC4" w14:textId="77777777" w:rsidR="00990F52" w:rsidRPr="00A76730" w:rsidRDefault="00990F52" w:rsidP="00990F52">
      <w:pPr>
        <w:pStyle w:val="Bijschrift"/>
        <w:keepNext/>
        <w:rPr>
          <w:lang w:val="en-GB"/>
        </w:rPr>
      </w:pPr>
      <w:r w:rsidRPr="00A76730">
        <w:rPr>
          <w:lang w:val="en-GB"/>
        </w:rPr>
        <w:t xml:space="preserve">Table </w:t>
      </w:r>
      <w:r w:rsidR="00AD1C5F" w:rsidRPr="00A76730">
        <w:rPr>
          <w:lang w:val="en-GB"/>
        </w:rPr>
        <w:fldChar w:fldCharType="begin"/>
      </w:r>
      <w:r w:rsidRPr="00A76730">
        <w:rPr>
          <w:lang w:val="en-GB"/>
        </w:rPr>
        <w:instrText xml:space="preserve"> SEQ Table \* ARABIC </w:instrText>
      </w:r>
      <w:r w:rsidR="00AD1C5F" w:rsidRPr="00A76730">
        <w:rPr>
          <w:lang w:val="en-GB"/>
        </w:rPr>
        <w:fldChar w:fldCharType="separate"/>
      </w:r>
      <w:r w:rsidR="003E7F55" w:rsidRPr="00A76730">
        <w:rPr>
          <w:noProof/>
          <w:lang w:val="en-GB"/>
        </w:rPr>
        <w:t>8</w:t>
      </w:r>
      <w:r w:rsidR="00AD1C5F" w:rsidRPr="00A76730">
        <w:rPr>
          <w:lang w:val="en-GB"/>
        </w:rPr>
        <w:fldChar w:fldCharType="end"/>
      </w:r>
      <w:r w:rsidRPr="00A76730">
        <w:rPr>
          <w:lang w:val="en-GB"/>
        </w:rPr>
        <w:t xml:space="preserve"> Characteristics o</w:t>
      </w:r>
      <w:r w:rsidRPr="00A76730">
        <w:rPr>
          <w:i/>
          <w:lang w:val="en-GB"/>
        </w:rPr>
        <w:t>f Paphiopedilum</w:t>
      </w:r>
      <w:r w:rsidRPr="00A76730">
        <w:rPr>
          <w:lang w:val="en-GB"/>
        </w:rPr>
        <w:t xml:space="preserve"> section </w:t>
      </w:r>
      <w:r w:rsidRPr="00A76730">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990F52" w:rsidRPr="00A76730" w14:paraId="3808D128" w14:textId="77777777">
        <w:trPr>
          <w:trHeight w:val="500"/>
        </w:trPr>
        <w:tc>
          <w:tcPr>
            <w:tcW w:w="0" w:type="auto"/>
            <w:tcBorders>
              <w:top w:val="nil"/>
              <w:left w:val="nil"/>
              <w:bottom w:val="nil"/>
              <w:right w:val="nil"/>
            </w:tcBorders>
            <w:shd w:val="clear" w:color="auto" w:fill="auto"/>
            <w:noWrap/>
            <w:vAlign w:val="bottom"/>
          </w:tcPr>
          <w:p w14:paraId="3B39B59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FF73CCA" w14:textId="77777777" w:rsidR="00990F52" w:rsidRPr="00A76730"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tcPr>
          <w:p w14:paraId="3AE3E54E" w14:textId="77777777" w:rsidR="00990F52" w:rsidRPr="00A76730" w:rsidRDefault="00990F52" w:rsidP="00C07EDE">
            <w:pPr>
              <w:jc w:val="center"/>
              <w:rPr>
                <w:rFonts w:ascii="Calibri" w:eastAsia="Times New Roman" w:hAnsi="Calibri" w:cs="Times New Roman"/>
                <w:b/>
                <w:bCs/>
                <w:i/>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tcPr>
          <w:p w14:paraId="53E0A59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C3DA44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3D39BB3" w14:textId="77777777" w:rsidR="00990F52" w:rsidRPr="00A76730" w:rsidRDefault="00990F52" w:rsidP="00C07EDE">
            <w:pPr>
              <w:rPr>
                <w:rFonts w:ascii="Calibri" w:eastAsia="Times New Roman" w:hAnsi="Calibri" w:cs="Times New Roman"/>
                <w:color w:val="000000"/>
                <w:lang w:val="en-GB"/>
              </w:rPr>
            </w:pPr>
          </w:p>
        </w:tc>
      </w:tr>
      <w:tr w:rsidR="00990F52" w:rsidRPr="00A76730" w14:paraId="2FB1D917" w14:textId="77777777">
        <w:trPr>
          <w:trHeight w:val="300"/>
        </w:trPr>
        <w:tc>
          <w:tcPr>
            <w:tcW w:w="0" w:type="auto"/>
            <w:tcBorders>
              <w:top w:val="nil"/>
              <w:left w:val="nil"/>
              <w:bottom w:val="nil"/>
              <w:right w:val="nil"/>
            </w:tcBorders>
            <w:shd w:val="clear" w:color="auto" w:fill="auto"/>
            <w:noWrap/>
            <w:vAlign w:val="bottom"/>
          </w:tcPr>
          <w:p w14:paraId="454CCF0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EAF6E8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B2F035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5A0B89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1D730D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77A28E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47F527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38AD247" w14:textId="77777777" w:rsidR="00990F52" w:rsidRPr="00A76730" w:rsidRDefault="00990F52" w:rsidP="00C07EDE">
            <w:pPr>
              <w:rPr>
                <w:rFonts w:ascii="Calibri" w:eastAsia="Times New Roman" w:hAnsi="Calibri" w:cs="Times New Roman"/>
                <w:color w:val="000000"/>
                <w:lang w:val="en-GB"/>
              </w:rPr>
            </w:pPr>
          </w:p>
        </w:tc>
      </w:tr>
      <w:tr w:rsidR="00990F52" w:rsidRPr="00A76730" w14:paraId="13AD5674"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4E22564"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tcPr>
          <w:p w14:paraId="02C14599"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4B97B102"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tcPr>
          <w:p w14:paraId="156E7CF0"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4ABBBA2F"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1EE2835B"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72D5EB35"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tonsum2_2§</w:t>
            </w:r>
          </w:p>
        </w:tc>
      </w:tr>
      <w:tr w:rsidR="00990F52" w:rsidRPr="00A76730" w14:paraId="267E1892"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BDA5FE7"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039E10D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61F9B025"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42E76EAE"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438DF0F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3762E35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67B85AB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72AB603D"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E8161F2"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tcPr>
          <w:p w14:paraId="549750A3"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single" w:sz="4" w:space="0" w:color="auto"/>
              <w:right w:val="single" w:sz="4" w:space="0" w:color="auto"/>
            </w:tcBorders>
            <w:shd w:val="clear" w:color="auto" w:fill="auto"/>
            <w:noWrap/>
          </w:tcPr>
          <w:p w14:paraId="4BFD613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288742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7DD7DF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67377A73"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single" w:sz="4" w:space="0" w:color="auto"/>
              <w:right w:val="single" w:sz="4" w:space="0" w:color="auto"/>
            </w:tcBorders>
            <w:shd w:val="clear" w:color="auto" w:fill="auto"/>
            <w:noWrap/>
          </w:tcPr>
          <w:p w14:paraId="56616D4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29D3311D"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397FD9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tcPr>
          <w:p w14:paraId="68E9812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10D489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55A7310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0A11E29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B2F9CE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1CA2BA5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7ECF297F"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60FDE0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tcPr>
          <w:p w14:paraId="49C5B11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027DDE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478CE3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98D0CD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7333938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1CAEF3E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76D90096" w14:textId="77777777">
        <w:trPr>
          <w:trHeight w:val="300"/>
        </w:trPr>
        <w:tc>
          <w:tcPr>
            <w:tcW w:w="0" w:type="auto"/>
            <w:tcBorders>
              <w:top w:val="nil"/>
              <w:left w:val="nil"/>
              <w:bottom w:val="nil"/>
              <w:right w:val="nil"/>
            </w:tcBorders>
            <w:shd w:val="clear" w:color="auto" w:fill="auto"/>
            <w:noWrap/>
            <w:vAlign w:val="bottom"/>
          </w:tcPr>
          <w:p w14:paraId="6C77EBC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4F9C972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tcPr>
          <w:p w14:paraId="455F314B"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tcPr>
          <w:p w14:paraId="6FF2F5B1" w14:textId="77777777" w:rsidR="00990F52" w:rsidRPr="00A76730" w:rsidRDefault="00990F52" w:rsidP="00C07EDE">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56C8734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tcPr>
          <w:p w14:paraId="62FB1487"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554F5F8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tcPr>
          <w:p w14:paraId="61117C4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r>
      <w:tr w:rsidR="00990F52" w:rsidRPr="00A76730" w14:paraId="310C0CD5" w14:textId="77777777">
        <w:trPr>
          <w:trHeight w:val="300"/>
        </w:trPr>
        <w:tc>
          <w:tcPr>
            <w:tcW w:w="0" w:type="auto"/>
            <w:tcBorders>
              <w:top w:val="nil"/>
              <w:left w:val="nil"/>
              <w:bottom w:val="nil"/>
              <w:right w:val="nil"/>
            </w:tcBorders>
            <w:shd w:val="clear" w:color="auto" w:fill="auto"/>
            <w:noWrap/>
            <w:vAlign w:val="bottom"/>
          </w:tcPr>
          <w:p w14:paraId="7DF86A0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E09AD1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144358D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tcPr>
          <w:p w14:paraId="76B46DD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02E60E3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tcPr>
          <w:p w14:paraId="4EBB663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064CFB7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tcPr>
          <w:p w14:paraId="5258BB0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r>
      <w:tr w:rsidR="00990F52" w:rsidRPr="00A76730" w14:paraId="55A8C555" w14:textId="77777777">
        <w:trPr>
          <w:trHeight w:val="300"/>
        </w:trPr>
        <w:tc>
          <w:tcPr>
            <w:tcW w:w="0" w:type="auto"/>
            <w:tcBorders>
              <w:top w:val="nil"/>
              <w:left w:val="nil"/>
              <w:bottom w:val="nil"/>
              <w:right w:val="nil"/>
            </w:tcBorders>
            <w:shd w:val="clear" w:color="auto" w:fill="auto"/>
            <w:noWrap/>
            <w:vAlign w:val="bottom"/>
          </w:tcPr>
          <w:p w14:paraId="3655029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65087E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0A7ACC9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tcPr>
          <w:p w14:paraId="24067EC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2839DF8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tcPr>
          <w:p w14:paraId="4F3FF11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6311C78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tcPr>
          <w:p w14:paraId="3C20E97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r>
      <w:tr w:rsidR="00990F52" w:rsidRPr="00A76730" w14:paraId="61607BF5" w14:textId="77777777">
        <w:trPr>
          <w:trHeight w:val="300"/>
        </w:trPr>
        <w:tc>
          <w:tcPr>
            <w:tcW w:w="0" w:type="auto"/>
            <w:tcBorders>
              <w:top w:val="nil"/>
              <w:left w:val="nil"/>
              <w:bottom w:val="nil"/>
              <w:right w:val="nil"/>
            </w:tcBorders>
            <w:shd w:val="clear" w:color="auto" w:fill="auto"/>
            <w:noWrap/>
            <w:vAlign w:val="bottom"/>
          </w:tcPr>
          <w:p w14:paraId="46A71E9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44CDF4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41F1DA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8C2897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A2020E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D9AF7C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7D1FD65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tcPr>
          <w:p w14:paraId="496FCEE1" w14:textId="77777777" w:rsidR="00990F52" w:rsidRPr="00A76730" w:rsidRDefault="00990F52" w:rsidP="00C07EDE">
            <w:pPr>
              <w:jc w:val="center"/>
              <w:rPr>
                <w:rFonts w:ascii="Calibri" w:eastAsia="Times New Roman" w:hAnsi="Calibri" w:cs="Times New Roman"/>
                <w:color w:val="000000"/>
                <w:lang w:val="en-GB"/>
              </w:rPr>
            </w:pPr>
          </w:p>
        </w:tc>
      </w:tr>
      <w:tr w:rsidR="00990F52" w:rsidRPr="00A76730" w14:paraId="27960941" w14:textId="77777777">
        <w:trPr>
          <w:trHeight w:val="300"/>
        </w:trPr>
        <w:tc>
          <w:tcPr>
            <w:tcW w:w="0" w:type="auto"/>
            <w:tcBorders>
              <w:top w:val="nil"/>
              <w:left w:val="nil"/>
              <w:bottom w:val="nil"/>
              <w:right w:val="nil"/>
            </w:tcBorders>
            <w:shd w:val="clear" w:color="auto" w:fill="auto"/>
            <w:noWrap/>
            <w:vAlign w:val="bottom"/>
          </w:tcPr>
          <w:p w14:paraId="4D80474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D3AA65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E0C18A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11A3EE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6EB9F9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8558FB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57713A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438F183" w14:textId="77777777" w:rsidR="00990F52" w:rsidRPr="00A76730" w:rsidRDefault="00990F52" w:rsidP="00C07EDE">
            <w:pPr>
              <w:jc w:val="center"/>
              <w:rPr>
                <w:rFonts w:ascii="Calibri" w:eastAsia="Times New Roman" w:hAnsi="Calibri" w:cs="Times New Roman"/>
                <w:color w:val="000000"/>
                <w:lang w:val="en-GB"/>
              </w:rPr>
            </w:pPr>
          </w:p>
        </w:tc>
      </w:tr>
      <w:tr w:rsidR="00990F52" w:rsidRPr="00A76730" w14:paraId="36BEC162"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41EDD436"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tcPr>
          <w:p w14:paraId="5BF2EE09"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tcPr>
          <w:p w14:paraId="11A2C7FB"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tcPr>
          <w:p w14:paraId="2CDEB390"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tcPr>
          <w:p w14:paraId="769B6ACF"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tcPr>
          <w:p w14:paraId="435D7CB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4853E95" w14:textId="77777777" w:rsidR="00990F52" w:rsidRPr="00A76730" w:rsidRDefault="00990F52" w:rsidP="00C07EDE">
            <w:pPr>
              <w:rPr>
                <w:rFonts w:ascii="Calibri" w:eastAsia="Times New Roman" w:hAnsi="Calibri" w:cs="Times New Roman"/>
                <w:color w:val="000000"/>
                <w:lang w:val="en-GB"/>
              </w:rPr>
            </w:pPr>
          </w:p>
        </w:tc>
      </w:tr>
      <w:tr w:rsidR="00990F52" w:rsidRPr="00A76730" w14:paraId="6A65A4F0"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4F0D8BC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55B7BCC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04D16786"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707D3B9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0F65289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36D2FD0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740C22A" w14:textId="77777777" w:rsidR="00990F52" w:rsidRPr="00A76730" w:rsidRDefault="00990F52" w:rsidP="00C07EDE">
            <w:pPr>
              <w:rPr>
                <w:rFonts w:ascii="Calibri" w:eastAsia="Times New Roman" w:hAnsi="Calibri" w:cs="Times New Roman"/>
                <w:color w:val="000000"/>
                <w:lang w:val="en-GB"/>
              </w:rPr>
            </w:pPr>
          </w:p>
        </w:tc>
      </w:tr>
      <w:tr w:rsidR="00990F52" w:rsidRPr="00A76730" w14:paraId="592FEF60"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87589A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tcPr>
          <w:p w14:paraId="302F2FF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1D504EE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2CEFDFE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096CFDD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35536DB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CA5A175" w14:textId="77777777" w:rsidR="00990F52" w:rsidRPr="00A76730" w:rsidRDefault="00990F52" w:rsidP="00C07EDE">
            <w:pPr>
              <w:rPr>
                <w:rFonts w:ascii="Calibri" w:eastAsia="Times New Roman" w:hAnsi="Calibri" w:cs="Times New Roman"/>
                <w:color w:val="000000"/>
                <w:lang w:val="en-GB"/>
              </w:rPr>
            </w:pPr>
          </w:p>
        </w:tc>
      </w:tr>
      <w:tr w:rsidR="00990F52" w:rsidRPr="00A76730" w14:paraId="1824E3B5"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EFF28F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tcPr>
          <w:p w14:paraId="3DD3659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71EC63B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14BA168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1FE478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530AD8C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22A9F0F" w14:textId="77777777" w:rsidR="00990F52" w:rsidRPr="00A76730" w:rsidRDefault="00990F52" w:rsidP="00C07EDE">
            <w:pPr>
              <w:rPr>
                <w:rFonts w:ascii="Calibri" w:eastAsia="Times New Roman" w:hAnsi="Calibri" w:cs="Times New Roman"/>
                <w:color w:val="000000"/>
                <w:lang w:val="en-GB"/>
              </w:rPr>
            </w:pPr>
          </w:p>
        </w:tc>
      </w:tr>
      <w:tr w:rsidR="00990F52" w:rsidRPr="00A76730" w14:paraId="355F7452"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5A4067C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tcPr>
          <w:p w14:paraId="73D9182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A805D1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98136B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D1CFD1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6C2764A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E4D4511" w14:textId="77777777" w:rsidR="00990F52" w:rsidRPr="00A76730" w:rsidRDefault="00990F52" w:rsidP="00C07EDE">
            <w:pPr>
              <w:rPr>
                <w:rFonts w:ascii="Calibri" w:eastAsia="Times New Roman" w:hAnsi="Calibri" w:cs="Times New Roman"/>
                <w:color w:val="000000"/>
                <w:lang w:val="en-GB"/>
              </w:rPr>
            </w:pPr>
          </w:p>
        </w:tc>
      </w:tr>
      <w:tr w:rsidR="00990F52" w:rsidRPr="00A76730" w14:paraId="2C41B0EC" w14:textId="77777777">
        <w:trPr>
          <w:trHeight w:val="300"/>
        </w:trPr>
        <w:tc>
          <w:tcPr>
            <w:tcW w:w="0" w:type="auto"/>
            <w:tcBorders>
              <w:top w:val="nil"/>
              <w:left w:val="nil"/>
              <w:bottom w:val="nil"/>
              <w:right w:val="nil"/>
            </w:tcBorders>
            <w:shd w:val="clear" w:color="auto" w:fill="auto"/>
            <w:noWrap/>
            <w:vAlign w:val="bottom"/>
          </w:tcPr>
          <w:p w14:paraId="29FE2AC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16BC0EF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tcPr>
          <w:p w14:paraId="4796676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tcPr>
          <w:p w14:paraId="7008CBA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tcPr>
          <w:p w14:paraId="1C7AAB1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tcPr>
          <w:p w14:paraId="2901E23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8509B3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7608100" w14:textId="77777777" w:rsidR="00990F52" w:rsidRPr="00A76730" w:rsidRDefault="00990F52" w:rsidP="00C07EDE">
            <w:pPr>
              <w:rPr>
                <w:rFonts w:ascii="Calibri" w:eastAsia="Times New Roman" w:hAnsi="Calibri" w:cs="Times New Roman"/>
                <w:color w:val="000000"/>
                <w:lang w:val="en-GB"/>
              </w:rPr>
            </w:pPr>
          </w:p>
        </w:tc>
      </w:tr>
      <w:tr w:rsidR="00990F52" w:rsidRPr="00A76730" w14:paraId="0F96AA6A" w14:textId="77777777">
        <w:trPr>
          <w:trHeight w:val="300"/>
        </w:trPr>
        <w:tc>
          <w:tcPr>
            <w:tcW w:w="0" w:type="auto"/>
            <w:tcBorders>
              <w:top w:val="nil"/>
              <w:left w:val="nil"/>
              <w:bottom w:val="nil"/>
              <w:right w:val="nil"/>
            </w:tcBorders>
            <w:shd w:val="clear" w:color="auto" w:fill="auto"/>
            <w:noWrap/>
            <w:vAlign w:val="bottom"/>
          </w:tcPr>
          <w:p w14:paraId="6F2D11F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F18295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4CF605E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tcPr>
          <w:p w14:paraId="154E5ED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tcPr>
          <w:p w14:paraId="7A984C3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tcPr>
          <w:p w14:paraId="3FB0E77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0ABD7D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B84C56C" w14:textId="77777777" w:rsidR="00990F52" w:rsidRPr="00A76730" w:rsidRDefault="00990F52" w:rsidP="00C07EDE">
            <w:pPr>
              <w:rPr>
                <w:rFonts w:ascii="Calibri" w:eastAsia="Times New Roman" w:hAnsi="Calibri" w:cs="Times New Roman"/>
                <w:color w:val="000000"/>
                <w:lang w:val="en-GB"/>
              </w:rPr>
            </w:pPr>
          </w:p>
        </w:tc>
      </w:tr>
      <w:tr w:rsidR="00990F52" w:rsidRPr="00A76730" w14:paraId="7F4B9190" w14:textId="77777777">
        <w:trPr>
          <w:trHeight w:val="300"/>
        </w:trPr>
        <w:tc>
          <w:tcPr>
            <w:tcW w:w="0" w:type="auto"/>
            <w:tcBorders>
              <w:top w:val="nil"/>
              <w:left w:val="nil"/>
              <w:bottom w:val="nil"/>
              <w:right w:val="nil"/>
            </w:tcBorders>
            <w:shd w:val="clear" w:color="auto" w:fill="auto"/>
            <w:noWrap/>
            <w:vAlign w:val="bottom"/>
          </w:tcPr>
          <w:p w14:paraId="22144BD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FAE852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6537AB7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tcPr>
          <w:p w14:paraId="23B912C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tcPr>
          <w:p w14:paraId="0E111D8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tcPr>
          <w:p w14:paraId="41A68C5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D63170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D7792E7" w14:textId="77777777" w:rsidR="00990F52" w:rsidRPr="00A76730" w:rsidRDefault="00990F52" w:rsidP="00C07EDE">
            <w:pPr>
              <w:rPr>
                <w:rFonts w:ascii="Calibri" w:eastAsia="Times New Roman" w:hAnsi="Calibri" w:cs="Times New Roman"/>
                <w:color w:val="000000"/>
                <w:lang w:val="en-GB"/>
              </w:rPr>
            </w:pPr>
          </w:p>
        </w:tc>
      </w:tr>
      <w:tr w:rsidR="00990F52" w:rsidRPr="00A76730" w14:paraId="1B1715A4" w14:textId="77777777">
        <w:trPr>
          <w:trHeight w:val="300"/>
        </w:trPr>
        <w:tc>
          <w:tcPr>
            <w:tcW w:w="0" w:type="auto"/>
            <w:tcBorders>
              <w:top w:val="nil"/>
              <w:left w:val="nil"/>
              <w:bottom w:val="nil"/>
              <w:right w:val="nil"/>
            </w:tcBorders>
            <w:shd w:val="clear" w:color="auto" w:fill="auto"/>
            <w:noWrap/>
            <w:vAlign w:val="bottom"/>
          </w:tcPr>
          <w:p w14:paraId="111C45DD" w14:textId="77777777" w:rsidR="00990F52" w:rsidRPr="00A76730" w:rsidRDefault="00990F52" w:rsidP="00C07EDE">
            <w:pPr>
              <w:jc w:val="center"/>
              <w:rPr>
                <w:rFonts w:ascii="Calibri" w:eastAsia="Times New Roman" w:hAnsi="Calibri" w:cs="Times New Roman"/>
                <w:color w:val="008000"/>
                <w:sz w:val="28"/>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04B0EF3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tcPr>
          <w:p w14:paraId="12D54F0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C4638D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CFF031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E258C2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17E7A0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C1B36ED" w14:textId="77777777" w:rsidR="00990F52" w:rsidRPr="00A76730" w:rsidRDefault="00990F52" w:rsidP="00C07EDE">
            <w:pPr>
              <w:rPr>
                <w:rFonts w:ascii="Calibri" w:eastAsia="Times New Roman" w:hAnsi="Calibri" w:cs="Times New Roman"/>
                <w:color w:val="000000"/>
                <w:lang w:val="en-GB"/>
              </w:rPr>
            </w:pPr>
          </w:p>
        </w:tc>
      </w:tr>
      <w:tr w:rsidR="00990F52" w:rsidRPr="00A76730" w14:paraId="2D9A7DED" w14:textId="77777777">
        <w:trPr>
          <w:trHeight w:val="300"/>
        </w:trPr>
        <w:tc>
          <w:tcPr>
            <w:tcW w:w="0" w:type="auto"/>
            <w:tcBorders>
              <w:top w:val="nil"/>
              <w:left w:val="nil"/>
              <w:bottom w:val="nil"/>
              <w:right w:val="nil"/>
            </w:tcBorders>
            <w:shd w:val="clear" w:color="auto" w:fill="auto"/>
            <w:noWrap/>
            <w:vAlign w:val="bottom"/>
          </w:tcPr>
          <w:p w14:paraId="5FA5EB80" w14:textId="77777777" w:rsidR="00990F52" w:rsidRPr="00A76730" w:rsidRDefault="00990F52" w:rsidP="00C07EDE">
            <w:pPr>
              <w:ind w:right="57"/>
              <w:jc w:val="center"/>
              <w:rPr>
                <w:rFonts w:ascii="Calibri" w:eastAsia="Times New Roman" w:hAnsi="Calibri" w:cs="Times New Roman"/>
                <w:b/>
                <w:color w:val="E36C0A" w:themeColor="accent6" w:themeShade="BF"/>
                <w:sz w:val="28"/>
                <w:lang w:val="en-GB"/>
              </w:rPr>
            </w:pPr>
            <w:r w:rsidRPr="00A76730">
              <w:rPr>
                <w:rFonts w:ascii="Calibri" w:eastAsia="Times New Roman" w:hAnsi="Calibri" w:cs="Times New Roman"/>
                <w:b/>
                <w:color w:val="E36C0A" w:themeColor="accent6" w:themeShade="BF"/>
                <w:sz w:val="28"/>
                <w:lang w:val="en-GB"/>
              </w:rPr>
              <w:t xml:space="preserve"> !</w:t>
            </w:r>
          </w:p>
        </w:tc>
        <w:tc>
          <w:tcPr>
            <w:tcW w:w="0" w:type="auto"/>
            <w:gridSpan w:val="2"/>
            <w:tcBorders>
              <w:top w:val="nil"/>
              <w:left w:val="nil"/>
              <w:bottom w:val="nil"/>
              <w:right w:val="nil"/>
            </w:tcBorders>
            <w:shd w:val="clear" w:color="auto" w:fill="auto"/>
            <w:noWrap/>
            <w:vAlign w:val="bottom"/>
          </w:tcPr>
          <w:p w14:paraId="7B486CC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tcPr>
          <w:p w14:paraId="24831CD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4F61D4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0CDF6F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888818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7DEE8EC" w14:textId="77777777" w:rsidR="00990F52" w:rsidRPr="00A76730" w:rsidRDefault="00990F52" w:rsidP="00C07EDE">
            <w:pPr>
              <w:rPr>
                <w:rFonts w:ascii="Calibri" w:eastAsia="Times New Roman" w:hAnsi="Calibri" w:cs="Times New Roman"/>
                <w:color w:val="000000"/>
                <w:lang w:val="en-GB"/>
              </w:rPr>
            </w:pPr>
          </w:p>
        </w:tc>
      </w:tr>
      <w:tr w:rsidR="00990F52" w:rsidRPr="00A76730" w14:paraId="7E0114BB" w14:textId="77777777">
        <w:trPr>
          <w:trHeight w:val="300"/>
        </w:trPr>
        <w:tc>
          <w:tcPr>
            <w:tcW w:w="0" w:type="auto"/>
            <w:tcBorders>
              <w:top w:val="nil"/>
              <w:left w:val="nil"/>
              <w:bottom w:val="nil"/>
              <w:right w:val="nil"/>
            </w:tcBorders>
            <w:shd w:val="clear" w:color="auto" w:fill="auto"/>
            <w:noWrap/>
            <w:vAlign w:val="bottom"/>
          </w:tcPr>
          <w:p w14:paraId="1ADDBEEC" w14:textId="77777777" w:rsidR="00990F52" w:rsidRPr="00A76730" w:rsidRDefault="00990F52" w:rsidP="00C07EDE">
            <w:pPr>
              <w:jc w:val="center"/>
              <w:rPr>
                <w:rFonts w:ascii="Calibri" w:eastAsia="Times New Roman" w:hAnsi="Calibri" w:cs="Times New Roman"/>
                <w:color w:val="FF0000"/>
                <w:sz w:val="28"/>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tcPr>
          <w:p w14:paraId="47F224B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tcPr>
          <w:p w14:paraId="2F76AD0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6D8189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B34442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F276A3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622252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6F8487A" w14:textId="77777777" w:rsidR="00990F52" w:rsidRPr="00A76730" w:rsidRDefault="00990F52" w:rsidP="00C07EDE">
            <w:pPr>
              <w:rPr>
                <w:rFonts w:ascii="Calibri" w:eastAsia="Times New Roman" w:hAnsi="Calibri" w:cs="Times New Roman"/>
                <w:color w:val="000000"/>
                <w:lang w:val="en-GB"/>
              </w:rPr>
            </w:pPr>
          </w:p>
        </w:tc>
      </w:tr>
      <w:tr w:rsidR="00990F52" w:rsidRPr="00A76730" w14:paraId="752B8E80" w14:textId="77777777">
        <w:trPr>
          <w:trHeight w:val="300"/>
        </w:trPr>
        <w:tc>
          <w:tcPr>
            <w:tcW w:w="0" w:type="auto"/>
            <w:tcBorders>
              <w:top w:val="nil"/>
              <w:left w:val="nil"/>
              <w:bottom w:val="nil"/>
              <w:right w:val="nil"/>
            </w:tcBorders>
            <w:shd w:val="clear" w:color="auto" w:fill="auto"/>
            <w:noWrap/>
            <w:vAlign w:val="bottom"/>
          </w:tcPr>
          <w:p w14:paraId="0A8554C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tcPr>
          <w:p w14:paraId="38122019"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tcPr>
          <w:p w14:paraId="2A6635B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E26ECF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65DB0E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3573F7D" w14:textId="77777777" w:rsidR="00990F52" w:rsidRPr="00A76730" w:rsidRDefault="00990F52" w:rsidP="00C07EDE">
            <w:pPr>
              <w:rPr>
                <w:rFonts w:ascii="Calibri" w:eastAsia="Times New Roman" w:hAnsi="Calibri" w:cs="Times New Roman"/>
                <w:color w:val="000000"/>
                <w:lang w:val="en-GB"/>
              </w:rPr>
            </w:pPr>
          </w:p>
        </w:tc>
      </w:tr>
      <w:tr w:rsidR="00990F52" w:rsidRPr="00A76730" w14:paraId="1E32ABBA" w14:textId="77777777">
        <w:trPr>
          <w:trHeight w:val="300"/>
        </w:trPr>
        <w:tc>
          <w:tcPr>
            <w:tcW w:w="0" w:type="auto"/>
            <w:tcBorders>
              <w:top w:val="nil"/>
              <w:left w:val="nil"/>
              <w:bottom w:val="nil"/>
              <w:right w:val="nil"/>
            </w:tcBorders>
            <w:shd w:val="clear" w:color="auto" w:fill="auto"/>
            <w:noWrap/>
            <w:vAlign w:val="bottom"/>
          </w:tcPr>
          <w:p w14:paraId="2306BA8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tcPr>
          <w:p w14:paraId="542E10B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tcPr>
          <w:p w14:paraId="064480F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D13816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05937A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9B98BBD" w14:textId="77777777" w:rsidR="00990F52" w:rsidRPr="00A76730" w:rsidRDefault="00990F52" w:rsidP="00C07EDE">
            <w:pPr>
              <w:rPr>
                <w:rFonts w:ascii="Calibri" w:eastAsia="Times New Roman" w:hAnsi="Calibri" w:cs="Times New Roman"/>
                <w:color w:val="000000"/>
                <w:lang w:val="en-GB"/>
              </w:rPr>
            </w:pPr>
          </w:p>
        </w:tc>
      </w:tr>
      <w:tr w:rsidR="00990F52" w:rsidRPr="00A76730" w14:paraId="72698339" w14:textId="77777777">
        <w:trPr>
          <w:trHeight w:val="300"/>
        </w:trPr>
        <w:tc>
          <w:tcPr>
            <w:tcW w:w="0" w:type="auto"/>
            <w:tcBorders>
              <w:top w:val="nil"/>
              <w:left w:val="nil"/>
              <w:bottom w:val="nil"/>
              <w:right w:val="nil"/>
            </w:tcBorders>
            <w:shd w:val="clear" w:color="000000" w:fill="C6EFCE"/>
            <w:noWrap/>
            <w:vAlign w:val="bottom"/>
          </w:tcPr>
          <w:p w14:paraId="18F2BEC9" w14:textId="77777777" w:rsidR="00990F52" w:rsidRPr="00A76730" w:rsidRDefault="00990F52" w:rsidP="00C07EDE">
            <w:pPr>
              <w:jc w:val="center"/>
              <w:rPr>
                <w:rFonts w:ascii="Calibri" w:eastAsia="Times New Roman" w:hAnsi="Calibri" w:cs="Times New Roman"/>
                <w:color w:val="006100"/>
                <w:lang w:val="en-GB"/>
              </w:rPr>
            </w:pPr>
            <w:r w:rsidRPr="00A76730">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tcPr>
          <w:p w14:paraId="338DF20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tcPr>
          <w:p w14:paraId="678B85B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E95584D" w14:textId="77777777" w:rsidR="00990F52" w:rsidRPr="00A76730" w:rsidRDefault="00990F52" w:rsidP="00C07EDE">
            <w:pPr>
              <w:rPr>
                <w:rFonts w:ascii="Calibri" w:eastAsia="Times New Roman" w:hAnsi="Calibri" w:cs="Times New Roman"/>
                <w:color w:val="000000"/>
                <w:lang w:val="en-GB"/>
              </w:rPr>
            </w:pPr>
          </w:p>
        </w:tc>
      </w:tr>
      <w:tr w:rsidR="00990F52" w:rsidRPr="00A76730" w14:paraId="2BBD54EE" w14:textId="77777777">
        <w:trPr>
          <w:trHeight w:val="300"/>
        </w:trPr>
        <w:tc>
          <w:tcPr>
            <w:tcW w:w="0" w:type="auto"/>
            <w:tcBorders>
              <w:top w:val="nil"/>
              <w:left w:val="nil"/>
              <w:bottom w:val="nil"/>
              <w:right w:val="nil"/>
            </w:tcBorders>
            <w:shd w:val="clear" w:color="000000" w:fill="FFEB9C"/>
            <w:noWrap/>
            <w:vAlign w:val="bottom"/>
          </w:tcPr>
          <w:p w14:paraId="54DC0848" w14:textId="77777777" w:rsidR="00990F52" w:rsidRPr="00A76730" w:rsidRDefault="00990F52" w:rsidP="00C07EDE">
            <w:pPr>
              <w:jc w:val="center"/>
              <w:rPr>
                <w:rFonts w:ascii="Calibri" w:eastAsia="Times New Roman" w:hAnsi="Calibri" w:cs="Times New Roman"/>
                <w:color w:val="9C6500"/>
                <w:lang w:val="en-GB"/>
              </w:rPr>
            </w:pPr>
            <w:r w:rsidRPr="00A76730">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tcPr>
          <w:p w14:paraId="1836A5A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tcPr>
          <w:p w14:paraId="037C9B1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E5631B2" w14:textId="77777777" w:rsidR="00990F52" w:rsidRPr="00A76730" w:rsidRDefault="00990F52" w:rsidP="00C07EDE">
            <w:pPr>
              <w:rPr>
                <w:rFonts w:ascii="Calibri" w:eastAsia="Times New Roman" w:hAnsi="Calibri" w:cs="Times New Roman"/>
                <w:color w:val="000000"/>
                <w:lang w:val="en-GB"/>
              </w:rPr>
            </w:pPr>
          </w:p>
        </w:tc>
      </w:tr>
      <w:tr w:rsidR="00990F52" w:rsidRPr="00A76730" w14:paraId="473CD686" w14:textId="77777777">
        <w:trPr>
          <w:trHeight w:val="300"/>
        </w:trPr>
        <w:tc>
          <w:tcPr>
            <w:tcW w:w="0" w:type="auto"/>
            <w:tcBorders>
              <w:top w:val="nil"/>
              <w:left w:val="nil"/>
              <w:bottom w:val="nil"/>
              <w:right w:val="nil"/>
            </w:tcBorders>
            <w:shd w:val="clear" w:color="000000" w:fill="FFC7CE"/>
            <w:noWrap/>
            <w:vAlign w:val="bottom"/>
          </w:tcPr>
          <w:p w14:paraId="196FEB15" w14:textId="77777777" w:rsidR="00990F52" w:rsidRPr="00A76730" w:rsidRDefault="00990F52" w:rsidP="00C07EDE">
            <w:pPr>
              <w:jc w:val="center"/>
              <w:rPr>
                <w:rFonts w:ascii="Calibri" w:eastAsia="Times New Roman" w:hAnsi="Calibri" w:cs="Times New Roman"/>
                <w:color w:val="9C0006"/>
                <w:lang w:val="en-GB"/>
              </w:rPr>
            </w:pPr>
            <w:r w:rsidRPr="00A76730">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tcPr>
          <w:p w14:paraId="759A361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tcPr>
          <w:p w14:paraId="381998F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90E5E1A" w14:textId="77777777" w:rsidR="00990F52" w:rsidRPr="00A76730" w:rsidRDefault="00990F52" w:rsidP="00C07EDE">
            <w:pPr>
              <w:rPr>
                <w:rFonts w:ascii="Calibri" w:eastAsia="Times New Roman" w:hAnsi="Calibri" w:cs="Times New Roman"/>
                <w:color w:val="000000"/>
                <w:lang w:val="en-GB"/>
              </w:rPr>
            </w:pPr>
          </w:p>
        </w:tc>
      </w:tr>
    </w:tbl>
    <w:p w14:paraId="03FEACAC" w14:textId="77777777" w:rsidR="00990F52" w:rsidRPr="00A76730" w:rsidRDefault="00990F52" w:rsidP="00990F52">
      <w:pPr>
        <w:rPr>
          <w:lang w:val="en-GB"/>
        </w:rPr>
        <w:sectPr w:rsidR="00990F52" w:rsidRPr="00A76730">
          <w:pgSz w:w="16840" w:h="11900" w:orient="landscape"/>
          <w:pgMar w:top="567" w:right="1417" w:bottom="851" w:left="1417" w:header="708" w:footer="708" w:gutter="0"/>
          <w:cols w:space="708"/>
          <w:docGrid w:linePitch="360"/>
        </w:sectPr>
      </w:pPr>
    </w:p>
    <w:p w14:paraId="5C32FBBA" w14:textId="77777777" w:rsidR="00990F52" w:rsidRPr="00A76730" w:rsidRDefault="00990F52" w:rsidP="00990F52">
      <w:pPr>
        <w:pStyle w:val="Bijschrift"/>
        <w:keepNext/>
        <w:rPr>
          <w:lang w:val="en-GB"/>
        </w:rPr>
      </w:pPr>
      <w:r w:rsidRPr="00A76730">
        <w:rPr>
          <w:lang w:val="en-GB"/>
        </w:rPr>
        <w:t xml:space="preserve">Table </w:t>
      </w:r>
      <w:r w:rsidR="00AD1C5F" w:rsidRPr="00A76730">
        <w:rPr>
          <w:lang w:val="en-GB"/>
        </w:rPr>
        <w:fldChar w:fldCharType="begin"/>
      </w:r>
      <w:r w:rsidRPr="00A76730">
        <w:rPr>
          <w:lang w:val="en-GB"/>
        </w:rPr>
        <w:instrText xml:space="preserve"> SEQ Table \* ARABIC </w:instrText>
      </w:r>
      <w:r w:rsidR="00AD1C5F" w:rsidRPr="00A76730">
        <w:rPr>
          <w:lang w:val="en-GB"/>
        </w:rPr>
        <w:fldChar w:fldCharType="separate"/>
      </w:r>
      <w:r w:rsidR="003E7F55" w:rsidRPr="00A76730">
        <w:rPr>
          <w:noProof/>
          <w:lang w:val="en-GB"/>
        </w:rPr>
        <w:t>9</w:t>
      </w:r>
      <w:r w:rsidR="00AD1C5F" w:rsidRPr="00A76730">
        <w:rPr>
          <w:lang w:val="en-GB"/>
        </w:rPr>
        <w:fldChar w:fldCharType="end"/>
      </w:r>
      <w:r w:rsidRPr="00A76730">
        <w:rPr>
          <w:lang w:val="en-GB"/>
        </w:rPr>
        <w:t xml:space="preserve"> Characteristics of </w:t>
      </w:r>
      <w:r w:rsidRPr="00A76730">
        <w:rPr>
          <w:i/>
          <w:lang w:val="en-GB"/>
        </w:rPr>
        <w:t>Paphiopedilum</w:t>
      </w:r>
      <w:r w:rsidRPr="00A76730">
        <w:rPr>
          <w:lang w:val="en-GB"/>
        </w:rPr>
        <w:t xml:space="preserve"> section </w:t>
      </w:r>
      <w:r w:rsidRPr="00A76730">
        <w:rPr>
          <w:i/>
          <w:lang w:val="en-GB"/>
        </w:rPr>
        <w:t>Brachypetalum</w:t>
      </w:r>
      <w:r w:rsidRPr="00A76730">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743"/>
        <w:gridCol w:w="1455"/>
        <w:gridCol w:w="1737"/>
        <w:gridCol w:w="1737"/>
        <w:gridCol w:w="1484"/>
        <w:gridCol w:w="1243"/>
      </w:tblGrid>
      <w:tr w:rsidR="00990F52" w:rsidRPr="00A76730" w14:paraId="6AB0B929" w14:textId="77777777">
        <w:trPr>
          <w:trHeight w:val="500"/>
        </w:trPr>
        <w:tc>
          <w:tcPr>
            <w:tcW w:w="0" w:type="auto"/>
            <w:tcBorders>
              <w:top w:val="nil"/>
              <w:left w:val="nil"/>
              <w:bottom w:val="nil"/>
              <w:right w:val="nil"/>
            </w:tcBorders>
            <w:shd w:val="clear" w:color="auto" w:fill="auto"/>
            <w:noWrap/>
            <w:vAlign w:val="bottom"/>
          </w:tcPr>
          <w:p w14:paraId="2AF0061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526229A" w14:textId="77777777" w:rsidR="00990F52" w:rsidRPr="00A76730"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tcPr>
          <w:p w14:paraId="330A5905" w14:textId="77777777" w:rsidR="00990F52" w:rsidRPr="00A76730" w:rsidRDefault="00990F52" w:rsidP="00C07EDE">
            <w:pPr>
              <w:jc w:val="center"/>
              <w:rPr>
                <w:rFonts w:ascii="Calibri" w:eastAsia="Times New Roman" w:hAnsi="Calibri" w:cs="Times New Roman"/>
                <w:b/>
                <w:bCs/>
                <w:i/>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tcPr>
          <w:p w14:paraId="2F05DDF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F20718C" w14:textId="77777777" w:rsidR="00990F52" w:rsidRPr="00A76730" w:rsidRDefault="00990F52" w:rsidP="00C07EDE">
            <w:pPr>
              <w:rPr>
                <w:rFonts w:ascii="Calibri" w:eastAsia="Times New Roman" w:hAnsi="Calibri" w:cs="Times New Roman"/>
                <w:color w:val="000000"/>
                <w:lang w:val="en-GB"/>
              </w:rPr>
            </w:pPr>
          </w:p>
        </w:tc>
      </w:tr>
      <w:tr w:rsidR="00990F52" w:rsidRPr="00A76730" w14:paraId="6DA11D5F" w14:textId="77777777">
        <w:trPr>
          <w:trHeight w:val="300"/>
        </w:trPr>
        <w:tc>
          <w:tcPr>
            <w:tcW w:w="0" w:type="auto"/>
            <w:tcBorders>
              <w:top w:val="nil"/>
              <w:left w:val="nil"/>
              <w:bottom w:val="nil"/>
              <w:right w:val="nil"/>
            </w:tcBorders>
            <w:shd w:val="clear" w:color="auto" w:fill="auto"/>
            <w:noWrap/>
            <w:vAlign w:val="bottom"/>
          </w:tcPr>
          <w:p w14:paraId="18BC47A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A16229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E38FE6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B84743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36AF75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99F6F2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4787EB2" w14:textId="77777777" w:rsidR="00990F52" w:rsidRPr="00A76730" w:rsidRDefault="00990F52" w:rsidP="00C07EDE">
            <w:pPr>
              <w:rPr>
                <w:rFonts w:ascii="Calibri" w:eastAsia="Times New Roman" w:hAnsi="Calibri" w:cs="Times New Roman"/>
                <w:color w:val="000000"/>
                <w:lang w:val="en-GB"/>
              </w:rPr>
            </w:pPr>
          </w:p>
        </w:tc>
      </w:tr>
      <w:tr w:rsidR="00990F52" w:rsidRPr="00A76730" w14:paraId="53022B13" w14:textId="77777777">
        <w:trPr>
          <w:trHeight w:val="300"/>
        </w:trPr>
        <w:tc>
          <w:tcPr>
            <w:tcW w:w="0" w:type="auto"/>
            <w:tcBorders>
              <w:top w:val="nil"/>
              <w:left w:val="nil"/>
              <w:bottom w:val="nil"/>
              <w:right w:val="nil"/>
            </w:tcBorders>
            <w:shd w:val="clear" w:color="auto" w:fill="auto"/>
            <w:noWrap/>
            <w:vAlign w:val="bottom"/>
          </w:tcPr>
          <w:p w14:paraId="58F0B3E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531AE0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DED527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480E9C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096708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668E6E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1700F27" w14:textId="77777777" w:rsidR="00990F52" w:rsidRPr="00A76730" w:rsidRDefault="00990F52" w:rsidP="00C07EDE">
            <w:pPr>
              <w:rPr>
                <w:rFonts w:ascii="Calibri" w:eastAsia="Times New Roman" w:hAnsi="Calibri" w:cs="Times New Roman"/>
                <w:color w:val="000000"/>
                <w:lang w:val="en-GB"/>
              </w:rPr>
            </w:pPr>
          </w:p>
        </w:tc>
      </w:tr>
      <w:tr w:rsidR="00990F52" w:rsidRPr="00A76730" w14:paraId="657E8B57"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153B64ED"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229B9697"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45ECE510"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2C1C7839"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5B3CDB47"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48B511F4"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concolor2*</w:t>
            </w:r>
          </w:p>
        </w:tc>
      </w:tr>
      <w:tr w:rsidR="00990F52" w:rsidRPr="00A76730" w14:paraId="2EA621F4"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42B4704E"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F45492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4014882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6EB82D5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2AB02F09"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44092A3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67C58F3D"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671658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tcPr>
          <w:p w14:paraId="3750EEB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6E2DA4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7DD33B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C16678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28E4A4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4DAC101C"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21150F7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tcPr>
          <w:p w14:paraId="40004A0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6251F5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931732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91A76E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474F70E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r>
      <w:tr w:rsidR="00990F52" w:rsidRPr="00A76730" w14:paraId="3D6D4911"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5CF2DE1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tcPr>
          <w:p w14:paraId="6C3FAD2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1E2172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99FA56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C99905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A43930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1561B527"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2498E7D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tcPr>
          <w:p w14:paraId="19040F8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BD5A79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E8BCA2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33D7737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6B757DA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7086B67B"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606F520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tcPr>
          <w:p w14:paraId="29AB1E4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24B6538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01B0316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F64D6F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A97E70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1EAB1333" w14:textId="77777777">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tcPr>
          <w:p w14:paraId="7B137CB3"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tcPr>
          <w:p w14:paraId="35A3CE2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single" w:sz="4" w:space="0" w:color="auto"/>
            </w:tcBorders>
            <w:shd w:val="clear" w:color="auto" w:fill="auto"/>
            <w:noWrap/>
            <w:vAlign w:val="bottom"/>
          </w:tcPr>
          <w:p w14:paraId="682849A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single" w:sz="4" w:space="0" w:color="auto"/>
            </w:tcBorders>
            <w:shd w:val="clear" w:color="auto" w:fill="auto"/>
            <w:noWrap/>
          </w:tcPr>
          <w:p w14:paraId="6C9EF1F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28B6AB6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02DACB0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7F3972BF" w14:textId="77777777">
        <w:trPr>
          <w:trHeight w:val="300"/>
        </w:trPr>
        <w:tc>
          <w:tcPr>
            <w:tcW w:w="0" w:type="auto"/>
            <w:gridSpan w:val="2"/>
            <w:tcBorders>
              <w:top w:val="single" w:sz="4" w:space="0" w:color="auto"/>
              <w:left w:val="nil"/>
              <w:bottom w:val="nil"/>
              <w:right w:val="nil"/>
            </w:tcBorders>
            <w:shd w:val="clear" w:color="auto" w:fill="auto"/>
            <w:noWrap/>
            <w:vAlign w:val="bottom"/>
          </w:tcPr>
          <w:p w14:paraId="240C4E9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072FD724"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tcPr>
          <w:p w14:paraId="515D4337"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tcPr>
          <w:p w14:paraId="01E8653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4B80508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149DA7C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2A109ABB" w14:textId="77777777">
        <w:trPr>
          <w:trHeight w:val="300"/>
        </w:trPr>
        <w:tc>
          <w:tcPr>
            <w:tcW w:w="0" w:type="auto"/>
            <w:tcBorders>
              <w:top w:val="nil"/>
              <w:left w:val="nil"/>
              <w:bottom w:val="nil"/>
              <w:right w:val="nil"/>
            </w:tcBorders>
            <w:shd w:val="clear" w:color="auto" w:fill="auto"/>
            <w:noWrap/>
            <w:vAlign w:val="bottom"/>
          </w:tcPr>
          <w:p w14:paraId="59F40F3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2F84DF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AD454F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ECCB68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E83B40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D9F1ED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C6F049B" w14:textId="77777777" w:rsidR="00990F52" w:rsidRPr="00A76730" w:rsidRDefault="00990F52" w:rsidP="00C07EDE">
            <w:pPr>
              <w:rPr>
                <w:rFonts w:ascii="Calibri" w:eastAsia="Times New Roman" w:hAnsi="Calibri" w:cs="Times New Roman"/>
                <w:color w:val="000000"/>
                <w:lang w:val="en-GB"/>
              </w:rPr>
            </w:pPr>
          </w:p>
        </w:tc>
      </w:tr>
      <w:tr w:rsidR="00990F52" w:rsidRPr="00A76730" w14:paraId="5E85122F" w14:textId="77777777">
        <w:trPr>
          <w:trHeight w:val="300"/>
        </w:trPr>
        <w:tc>
          <w:tcPr>
            <w:tcW w:w="0" w:type="auto"/>
            <w:tcBorders>
              <w:top w:val="nil"/>
              <w:left w:val="nil"/>
              <w:bottom w:val="nil"/>
              <w:right w:val="nil"/>
            </w:tcBorders>
            <w:shd w:val="clear" w:color="auto" w:fill="auto"/>
            <w:noWrap/>
            <w:vAlign w:val="bottom"/>
          </w:tcPr>
          <w:p w14:paraId="5A0CCB6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7E4159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41D46A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22B633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58AB8F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5E75A4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77E9774" w14:textId="77777777" w:rsidR="00990F52" w:rsidRPr="00A76730" w:rsidRDefault="00990F52" w:rsidP="00C07EDE">
            <w:pPr>
              <w:rPr>
                <w:rFonts w:ascii="Calibri" w:eastAsia="Times New Roman" w:hAnsi="Calibri" w:cs="Times New Roman"/>
                <w:color w:val="000000"/>
                <w:lang w:val="en-GB"/>
              </w:rPr>
            </w:pPr>
          </w:p>
        </w:tc>
      </w:tr>
      <w:tr w:rsidR="00990F52" w:rsidRPr="00A76730" w14:paraId="762B8D37" w14:textId="77777777">
        <w:trPr>
          <w:trHeight w:val="300"/>
        </w:trPr>
        <w:tc>
          <w:tcPr>
            <w:tcW w:w="0" w:type="auto"/>
            <w:tcBorders>
              <w:top w:val="nil"/>
              <w:left w:val="nil"/>
              <w:bottom w:val="nil"/>
              <w:right w:val="nil"/>
            </w:tcBorders>
            <w:shd w:val="clear" w:color="auto" w:fill="auto"/>
            <w:noWrap/>
            <w:vAlign w:val="bottom"/>
          </w:tcPr>
          <w:p w14:paraId="3217752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48F56DF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tcPr>
          <w:p w14:paraId="0A87B98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3E5370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B7BD55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8B52CD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98749EB" w14:textId="77777777" w:rsidR="00990F52" w:rsidRPr="00A76730" w:rsidRDefault="00990F52" w:rsidP="00C07EDE">
            <w:pPr>
              <w:rPr>
                <w:rFonts w:ascii="Calibri" w:eastAsia="Times New Roman" w:hAnsi="Calibri" w:cs="Times New Roman"/>
                <w:color w:val="000000"/>
                <w:lang w:val="en-GB"/>
              </w:rPr>
            </w:pPr>
          </w:p>
        </w:tc>
      </w:tr>
      <w:tr w:rsidR="00990F52" w:rsidRPr="00A76730" w14:paraId="22947845" w14:textId="77777777">
        <w:trPr>
          <w:trHeight w:val="300"/>
        </w:trPr>
        <w:tc>
          <w:tcPr>
            <w:tcW w:w="0" w:type="auto"/>
            <w:tcBorders>
              <w:top w:val="nil"/>
              <w:left w:val="nil"/>
              <w:bottom w:val="nil"/>
              <w:right w:val="nil"/>
            </w:tcBorders>
            <w:shd w:val="clear" w:color="auto" w:fill="auto"/>
            <w:noWrap/>
            <w:vAlign w:val="bottom"/>
          </w:tcPr>
          <w:p w14:paraId="7FD576CE" w14:textId="77777777" w:rsidR="00990F52" w:rsidRPr="00A76730" w:rsidRDefault="00990F52" w:rsidP="00C07EDE">
            <w:pPr>
              <w:ind w:right="57"/>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nil"/>
              <w:right w:val="nil"/>
            </w:tcBorders>
            <w:shd w:val="clear" w:color="auto" w:fill="auto"/>
            <w:noWrap/>
            <w:vAlign w:val="bottom"/>
          </w:tcPr>
          <w:p w14:paraId="3B3BB88B"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tcPr>
          <w:p w14:paraId="7D23822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6446A2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9A95AA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1083FA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47F4C08" w14:textId="77777777" w:rsidR="00990F52" w:rsidRPr="00A76730" w:rsidRDefault="00990F52" w:rsidP="00C07EDE">
            <w:pPr>
              <w:rPr>
                <w:rFonts w:ascii="Calibri" w:eastAsia="Times New Roman" w:hAnsi="Calibri" w:cs="Times New Roman"/>
                <w:color w:val="000000"/>
                <w:lang w:val="en-GB"/>
              </w:rPr>
            </w:pPr>
          </w:p>
        </w:tc>
      </w:tr>
      <w:tr w:rsidR="00990F52" w:rsidRPr="00A76730" w14:paraId="54884559" w14:textId="77777777">
        <w:trPr>
          <w:trHeight w:val="300"/>
        </w:trPr>
        <w:tc>
          <w:tcPr>
            <w:tcW w:w="0" w:type="auto"/>
            <w:tcBorders>
              <w:top w:val="nil"/>
              <w:left w:val="nil"/>
              <w:bottom w:val="nil"/>
              <w:right w:val="nil"/>
            </w:tcBorders>
            <w:shd w:val="clear" w:color="auto" w:fill="auto"/>
            <w:noWrap/>
            <w:vAlign w:val="bottom"/>
          </w:tcPr>
          <w:p w14:paraId="34D6ACB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tcPr>
          <w:p w14:paraId="2AAD6E9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tcPr>
          <w:p w14:paraId="5A780C2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A769BE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347595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33C0EF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216ECD3" w14:textId="77777777" w:rsidR="00990F52" w:rsidRPr="00A76730" w:rsidRDefault="00990F52" w:rsidP="00C07EDE">
            <w:pPr>
              <w:rPr>
                <w:rFonts w:ascii="Calibri" w:eastAsia="Times New Roman" w:hAnsi="Calibri" w:cs="Times New Roman"/>
                <w:color w:val="000000"/>
                <w:lang w:val="en-GB"/>
              </w:rPr>
            </w:pPr>
          </w:p>
        </w:tc>
      </w:tr>
      <w:tr w:rsidR="00990F52" w:rsidRPr="00A76730" w14:paraId="37165997" w14:textId="77777777">
        <w:trPr>
          <w:trHeight w:val="300"/>
        </w:trPr>
        <w:tc>
          <w:tcPr>
            <w:tcW w:w="0" w:type="auto"/>
            <w:tcBorders>
              <w:top w:val="nil"/>
              <w:left w:val="nil"/>
              <w:bottom w:val="nil"/>
              <w:right w:val="nil"/>
            </w:tcBorders>
            <w:shd w:val="clear" w:color="auto" w:fill="auto"/>
            <w:noWrap/>
            <w:vAlign w:val="bottom"/>
          </w:tcPr>
          <w:p w14:paraId="0AD95A5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tcPr>
          <w:p w14:paraId="4F6BDB3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tcPr>
          <w:p w14:paraId="77C52FA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2C3259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385E39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2796B4D" w14:textId="77777777" w:rsidR="00990F52" w:rsidRPr="00A76730" w:rsidRDefault="00990F52" w:rsidP="00C07EDE">
            <w:pPr>
              <w:rPr>
                <w:rFonts w:ascii="Calibri" w:eastAsia="Times New Roman" w:hAnsi="Calibri" w:cs="Times New Roman"/>
                <w:color w:val="000000"/>
                <w:lang w:val="en-GB"/>
              </w:rPr>
            </w:pPr>
          </w:p>
        </w:tc>
      </w:tr>
      <w:tr w:rsidR="00990F52" w:rsidRPr="00A76730" w14:paraId="7CE273C3" w14:textId="77777777">
        <w:trPr>
          <w:trHeight w:val="300"/>
        </w:trPr>
        <w:tc>
          <w:tcPr>
            <w:tcW w:w="0" w:type="auto"/>
            <w:tcBorders>
              <w:top w:val="nil"/>
              <w:left w:val="nil"/>
              <w:bottom w:val="nil"/>
              <w:right w:val="nil"/>
            </w:tcBorders>
            <w:shd w:val="clear" w:color="auto" w:fill="auto"/>
            <w:noWrap/>
            <w:vAlign w:val="bottom"/>
          </w:tcPr>
          <w:p w14:paraId="6F77CFFE"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tcPr>
          <w:p w14:paraId="627330D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tcPr>
          <w:p w14:paraId="7824B15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2B45AA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C05AE6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1016092" w14:textId="77777777" w:rsidR="00990F52" w:rsidRPr="00A76730" w:rsidRDefault="00990F52" w:rsidP="00C07EDE">
            <w:pPr>
              <w:rPr>
                <w:rFonts w:ascii="Calibri" w:eastAsia="Times New Roman" w:hAnsi="Calibri" w:cs="Times New Roman"/>
                <w:color w:val="000000"/>
                <w:lang w:val="en-GB"/>
              </w:rPr>
            </w:pPr>
          </w:p>
        </w:tc>
      </w:tr>
      <w:tr w:rsidR="00990F52" w:rsidRPr="00A76730" w14:paraId="2A4C2625" w14:textId="77777777">
        <w:trPr>
          <w:trHeight w:val="300"/>
        </w:trPr>
        <w:tc>
          <w:tcPr>
            <w:tcW w:w="0" w:type="auto"/>
            <w:tcBorders>
              <w:top w:val="nil"/>
              <w:left w:val="nil"/>
              <w:bottom w:val="nil"/>
              <w:right w:val="nil"/>
            </w:tcBorders>
            <w:shd w:val="clear" w:color="000000" w:fill="C6EFCE"/>
            <w:noWrap/>
            <w:vAlign w:val="bottom"/>
          </w:tcPr>
          <w:p w14:paraId="167FFEEC" w14:textId="77777777" w:rsidR="00990F52" w:rsidRPr="00A76730" w:rsidRDefault="00990F52" w:rsidP="00C07EDE">
            <w:pPr>
              <w:jc w:val="center"/>
              <w:rPr>
                <w:rFonts w:ascii="Calibri" w:eastAsia="Times New Roman" w:hAnsi="Calibri" w:cs="Times New Roman"/>
                <w:color w:val="006100"/>
                <w:lang w:val="en-GB"/>
              </w:rPr>
            </w:pPr>
            <w:r w:rsidRPr="00A76730">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tcPr>
          <w:p w14:paraId="4763599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tcPr>
          <w:p w14:paraId="4971802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24E20C7" w14:textId="77777777" w:rsidR="00990F52" w:rsidRPr="00A76730" w:rsidRDefault="00990F52" w:rsidP="00C07EDE">
            <w:pPr>
              <w:rPr>
                <w:rFonts w:ascii="Calibri" w:eastAsia="Times New Roman" w:hAnsi="Calibri" w:cs="Times New Roman"/>
                <w:color w:val="000000"/>
                <w:lang w:val="en-GB"/>
              </w:rPr>
            </w:pPr>
          </w:p>
        </w:tc>
      </w:tr>
      <w:tr w:rsidR="00990F52" w:rsidRPr="00A76730" w14:paraId="0C7FC6CA" w14:textId="77777777">
        <w:trPr>
          <w:trHeight w:val="300"/>
        </w:trPr>
        <w:tc>
          <w:tcPr>
            <w:tcW w:w="0" w:type="auto"/>
            <w:tcBorders>
              <w:top w:val="nil"/>
              <w:left w:val="nil"/>
              <w:bottom w:val="nil"/>
              <w:right w:val="nil"/>
            </w:tcBorders>
            <w:shd w:val="clear" w:color="000000" w:fill="FFEB9C"/>
            <w:noWrap/>
            <w:vAlign w:val="bottom"/>
          </w:tcPr>
          <w:p w14:paraId="46602797" w14:textId="77777777" w:rsidR="00990F52" w:rsidRPr="00A76730" w:rsidRDefault="00990F52" w:rsidP="00C07EDE">
            <w:pPr>
              <w:jc w:val="center"/>
              <w:rPr>
                <w:rFonts w:ascii="Calibri" w:eastAsia="Times New Roman" w:hAnsi="Calibri" w:cs="Times New Roman"/>
                <w:color w:val="9C6500"/>
                <w:lang w:val="en-GB"/>
              </w:rPr>
            </w:pPr>
            <w:r w:rsidRPr="00A76730">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tcPr>
          <w:p w14:paraId="71DBB70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tcPr>
          <w:p w14:paraId="1508717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FF59C72" w14:textId="77777777" w:rsidR="00990F52" w:rsidRPr="00A76730" w:rsidRDefault="00990F52" w:rsidP="00C07EDE">
            <w:pPr>
              <w:rPr>
                <w:rFonts w:ascii="Calibri" w:eastAsia="Times New Roman" w:hAnsi="Calibri" w:cs="Times New Roman"/>
                <w:color w:val="000000"/>
                <w:lang w:val="en-GB"/>
              </w:rPr>
            </w:pPr>
          </w:p>
        </w:tc>
      </w:tr>
      <w:tr w:rsidR="00990F52" w:rsidRPr="00A76730" w14:paraId="7CC644D2" w14:textId="77777777">
        <w:trPr>
          <w:trHeight w:val="300"/>
        </w:trPr>
        <w:tc>
          <w:tcPr>
            <w:tcW w:w="0" w:type="auto"/>
            <w:tcBorders>
              <w:top w:val="nil"/>
              <w:left w:val="nil"/>
              <w:bottom w:val="nil"/>
              <w:right w:val="nil"/>
            </w:tcBorders>
            <w:shd w:val="clear" w:color="000000" w:fill="FFC7CE"/>
            <w:noWrap/>
            <w:vAlign w:val="bottom"/>
          </w:tcPr>
          <w:p w14:paraId="1CF9F326" w14:textId="77777777" w:rsidR="00990F52" w:rsidRPr="00A76730" w:rsidRDefault="00990F52" w:rsidP="00C07EDE">
            <w:pPr>
              <w:jc w:val="center"/>
              <w:rPr>
                <w:rFonts w:ascii="Calibri" w:eastAsia="Times New Roman" w:hAnsi="Calibri" w:cs="Times New Roman"/>
                <w:color w:val="9C0006"/>
                <w:lang w:val="en-GB"/>
              </w:rPr>
            </w:pPr>
            <w:r w:rsidRPr="00A76730">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tcPr>
          <w:p w14:paraId="3BF1C26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tcPr>
          <w:p w14:paraId="44BB11A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7A1FF26" w14:textId="77777777" w:rsidR="00990F52" w:rsidRPr="00A76730" w:rsidRDefault="00990F52" w:rsidP="00C07EDE">
            <w:pPr>
              <w:rPr>
                <w:rFonts w:ascii="Calibri" w:eastAsia="Times New Roman" w:hAnsi="Calibri" w:cs="Times New Roman"/>
                <w:color w:val="000000"/>
                <w:lang w:val="en-GB"/>
              </w:rPr>
            </w:pPr>
          </w:p>
        </w:tc>
      </w:tr>
    </w:tbl>
    <w:p w14:paraId="5D4B1B55" w14:textId="77777777" w:rsidR="00990F52" w:rsidRPr="00A76730" w:rsidRDefault="00990F52" w:rsidP="00990F52">
      <w:pPr>
        <w:rPr>
          <w:lang w:val="en-GB"/>
        </w:rPr>
        <w:sectPr w:rsidR="00990F52" w:rsidRPr="00A76730">
          <w:pgSz w:w="16840" w:h="11900" w:orient="landscape"/>
          <w:pgMar w:top="1135" w:right="1417" w:bottom="851" w:left="1417" w:header="708" w:footer="708" w:gutter="0"/>
          <w:cols w:space="708"/>
          <w:docGrid w:linePitch="360"/>
        </w:sectPr>
      </w:pPr>
    </w:p>
    <w:p w14:paraId="25646D36" w14:textId="77777777" w:rsidR="00990F52" w:rsidRPr="00A76730" w:rsidRDefault="00990F52" w:rsidP="00990F52">
      <w:pPr>
        <w:pStyle w:val="Bijschrift"/>
        <w:keepNext/>
        <w:ind w:left="1416"/>
        <w:rPr>
          <w:lang w:val="en-GB"/>
        </w:rPr>
      </w:pPr>
      <w:r w:rsidRPr="00A76730">
        <w:rPr>
          <w:lang w:val="en-GB"/>
        </w:rPr>
        <w:t xml:space="preserve">             Table </w:t>
      </w:r>
      <w:r w:rsidR="00AD1C5F" w:rsidRPr="00A76730">
        <w:rPr>
          <w:lang w:val="en-GB"/>
        </w:rPr>
        <w:fldChar w:fldCharType="begin"/>
      </w:r>
      <w:r w:rsidRPr="00A76730">
        <w:rPr>
          <w:lang w:val="en-GB"/>
        </w:rPr>
        <w:instrText xml:space="preserve"> SEQ Table \* ARABIC </w:instrText>
      </w:r>
      <w:r w:rsidR="00AD1C5F" w:rsidRPr="00A76730">
        <w:rPr>
          <w:lang w:val="en-GB"/>
        </w:rPr>
        <w:fldChar w:fldCharType="separate"/>
      </w:r>
      <w:r w:rsidR="003E7F55" w:rsidRPr="00A76730">
        <w:rPr>
          <w:noProof/>
          <w:lang w:val="en-GB"/>
        </w:rPr>
        <w:t>10</w:t>
      </w:r>
      <w:r w:rsidR="00AD1C5F" w:rsidRPr="00A76730">
        <w:rPr>
          <w:lang w:val="en-GB"/>
        </w:rPr>
        <w:fldChar w:fldCharType="end"/>
      </w:r>
      <w:r w:rsidRPr="00A76730">
        <w:rPr>
          <w:lang w:val="en-GB"/>
        </w:rPr>
        <w:t xml:space="preserve"> Characteristics of</w:t>
      </w:r>
      <w:r w:rsidRPr="00A76730">
        <w:rPr>
          <w:i/>
          <w:lang w:val="en-GB"/>
        </w:rPr>
        <w:t xml:space="preserve"> Paphiopedilum</w:t>
      </w:r>
      <w:r w:rsidRPr="00A76730">
        <w:rPr>
          <w:lang w:val="en-GB"/>
        </w:rPr>
        <w:t xml:space="preserve"> section </w:t>
      </w:r>
      <w:r w:rsidRPr="00A76730">
        <w:rPr>
          <w:i/>
          <w:lang w:val="en-GB"/>
        </w:rPr>
        <w:t>Coryopedilum</w:t>
      </w:r>
      <w:r w:rsidRPr="00A76730">
        <w:rPr>
          <w:lang w:val="en-GB"/>
        </w:rPr>
        <w:t>.</w:t>
      </w:r>
    </w:p>
    <w:tbl>
      <w:tblPr>
        <w:tblpPr w:leftFromText="141" w:rightFromText="141" w:vertAnchor="page" w:horzAnchor="page" w:tblpX="3479" w:tblpY="1537"/>
        <w:tblW w:w="0" w:type="auto"/>
        <w:tblCellMar>
          <w:left w:w="70" w:type="dxa"/>
          <w:right w:w="70" w:type="dxa"/>
        </w:tblCellMar>
        <w:tblLook w:val="04A0" w:firstRow="1" w:lastRow="0" w:firstColumn="1" w:lastColumn="0" w:noHBand="0" w:noVBand="1"/>
      </w:tblPr>
      <w:tblGrid>
        <w:gridCol w:w="1212"/>
        <w:gridCol w:w="1553"/>
        <w:gridCol w:w="2069"/>
        <w:gridCol w:w="2069"/>
        <w:gridCol w:w="2069"/>
      </w:tblGrid>
      <w:tr w:rsidR="00990F52" w:rsidRPr="00A76730" w14:paraId="760C82D0" w14:textId="77777777">
        <w:trPr>
          <w:trHeight w:val="500"/>
        </w:trPr>
        <w:tc>
          <w:tcPr>
            <w:tcW w:w="0" w:type="auto"/>
            <w:tcBorders>
              <w:top w:val="nil"/>
              <w:left w:val="nil"/>
              <w:bottom w:val="nil"/>
              <w:right w:val="nil"/>
            </w:tcBorders>
            <w:shd w:val="clear" w:color="auto" w:fill="auto"/>
            <w:noWrap/>
            <w:vAlign w:val="bottom"/>
          </w:tcPr>
          <w:p w14:paraId="18BE889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08A9F68" w14:textId="77777777" w:rsidR="00990F52" w:rsidRPr="00A76730"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tcPr>
          <w:p w14:paraId="41124C79" w14:textId="77777777" w:rsidR="00990F52" w:rsidRPr="00A76730" w:rsidRDefault="00990F52" w:rsidP="00C07EDE">
            <w:pPr>
              <w:jc w:val="center"/>
              <w:rPr>
                <w:rFonts w:ascii="Calibri" w:eastAsia="Times New Roman" w:hAnsi="Calibri" w:cs="Times New Roman"/>
                <w:b/>
                <w:bCs/>
                <w:i/>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color w:val="000000"/>
                <w:sz w:val="32"/>
                <w:szCs w:val="40"/>
                <w:lang w:val="en-GB"/>
              </w:rPr>
              <w:t>Coryopedilum</w:t>
            </w:r>
          </w:p>
        </w:tc>
      </w:tr>
      <w:tr w:rsidR="00990F52" w:rsidRPr="00A76730" w14:paraId="267BF271" w14:textId="77777777">
        <w:trPr>
          <w:trHeight w:val="300"/>
        </w:trPr>
        <w:tc>
          <w:tcPr>
            <w:tcW w:w="0" w:type="auto"/>
            <w:tcBorders>
              <w:top w:val="nil"/>
              <w:left w:val="nil"/>
              <w:bottom w:val="nil"/>
              <w:right w:val="nil"/>
            </w:tcBorders>
            <w:shd w:val="clear" w:color="auto" w:fill="auto"/>
            <w:noWrap/>
            <w:vAlign w:val="bottom"/>
          </w:tcPr>
          <w:p w14:paraId="590362F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1F986C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CB5998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DD094D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5EB7F35" w14:textId="77777777" w:rsidR="00990F52" w:rsidRPr="00A76730" w:rsidRDefault="00990F52" w:rsidP="00C07EDE">
            <w:pPr>
              <w:rPr>
                <w:rFonts w:ascii="Calibri" w:eastAsia="Times New Roman" w:hAnsi="Calibri" w:cs="Times New Roman"/>
                <w:color w:val="000000"/>
                <w:lang w:val="en-GB"/>
              </w:rPr>
            </w:pPr>
          </w:p>
        </w:tc>
      </w:tr>
      <w:tr w:rsidR="00990F52" w:rsidRPr="00A76730" w14:paraId="57D8A1D3" w14:textId="77777777">
        <w:trPr>
          <w:trHeight w:val="300"/>
        </w:trPr>
        <w:tc>
          <w:tcPr>
            <w:tcW w:w="0" w:type="auto"/>
            <w:tcBorders>
              <w:top w:val="nil"/>
              <w:left w:val="nil"/>
              <w:bottom w:val="nil"/>
              <w:right w:val="nil"/>
            </w:tcBorders>
            <w:shd w:val="clear" w:color="auto" w:fill="auto"/>
            <w:noWrap/>
            <w:vAlign w:val="bottom"/>
          </w:tcPr>
          <w:p w14:paraId="7C1098E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3C6336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5ADCDE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7C1039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2B293B0" w14:textId="77777777" w:rsidR="00990F52" w:rsidRPr="00A76730" w:rsidRDefault="00990F52" w:rsidP="00C07EDE">
            <w:pPr>
              <w:rPr>
                <w:rFonts w:ascii="Calibri" w:eastAsia="Times New Roman" w:hAnsi="Calibri" w:cs="Times New Roman"/>
                <w:color w:val="000000"/>
                <w:lang w:val="en-GB"/>
              </w:rPr>
            </w:pPr>
          </w:p>
        </w:tc>
      </w:tr>
      <w:tr w:rsidR="00990F52" w:rsidRPr="00A76730" w14:paraId="0AD499EE"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2CC50228"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1CF07E97"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51353A53"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tcPr>
          <w:p w14:paraId="020B6955"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rothschildianium3*</w:t>
            </w:r>
          </w:p>
        </w:tc>
      </w:tr>
      <w:tr w:rsidR="00990F52" w:rsidRPr="00A76730" w14:paraId="12F5E0F1"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1921EDD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45AE52A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4BA57711"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25D5B7B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636CDA53"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7DC341E2"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tcPr>
          <w:p w14:paraId="46C36E1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26447D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C25063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40F5A85A"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62009AB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tcPr>
          <w:p w14:paraId="4C3C1BE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908047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03A08AB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20692AB2"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2B486EC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tcPr>
          <w:p w14:paraId="14CF436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E58ADB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B0D184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5C35D588"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7D97AC67"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tcPr>
          <w:p w14:paraId="3EBDDF0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15221A3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585551F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r>
      <w:tr w:rsidR="00990F52" w:rsidRPr="00A76730" w14:paraId="1BAFBA0D"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184D9EB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tcPr>
          <w:p w14:paraId="74CECA4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3C3363B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1A85D7A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233CE370"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F81530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tcPr>
          <w:p w14:paraId="5F5ADFE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3C4C68C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5A5C552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68AC69AA"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1EE00B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vAlign w:val="bottom"/>
          </w:tcPr>
          <w:p w14:paraId="529EAC8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2C4D592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2E615FF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08348CC2" w14:textId="77777777">
        <w:trPr>
          <w:trHeight w:val="300"/>
        </w:trPr>
        <w:tc>
          <w:tcPr>
            <w:tcW w:w="0" w:type="auto"/>
            <w:tcBorders>
              <w:top w:val="nil"/>
              <w:left w:val="nil"/>
              <w:bottom w:val="nil"/>
              <w:right w:val="nil"/>
            </w:tcBorders>
            <w:shd w:val="clear" w:color="auto" w:fill="auto"/>
            <w:noWrap/>
            <w:vAlign w:val="bottom"/>
          </w:tcPr>
          <w:p w14:paraId="395E892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AC09AA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9FA9BD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E395B8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979FEE5" w14:textId="77777777" w:rsidR="00990F52" w:rsidRPr="00A76730" w:rsidRDefault="00990F52" w:rsidP="00C07EDE">
            <w:pPr>
              <w:rPr>
                <w:rFonts w:ascii="Calibri" w:eastAsia="Times New Roman" w:hAnsi="Calibri" w:cs="Times New Roman"/>
                <w:color w:val="000000"/>
                <w:lang w:val="en-GB"/>
              </w:rPr>
            </w:pPr>
          </w:p>
        </w:tc>
      </w:tr>
      <w:tr w:rsidR="00990F52" w:rsidRPr="00A76730" w14:paraId="11EE4B2E" w14:textId="77777777">
        <w:trPr>
          <w:trHeight w:val="300"/>
        </w:trPr>
        <w:tc>
          <w:tcPr>
            <w:tcW w:w="0" w:type="auto"/>
            <w:tcBorders>
              <w:top w:val="nil"/>
              <w:left w:val="nil"/>
              <w:bottom w:val="nil"/>
              <w:right w:val="nil"/>
            </w:tcBorders>
            <w:shd w:val="clear" w:color="auto" w:fill="auto"/>
            <w:noWrap/>
            <w:vAlign w:val="bottom"/>
          </w:tcPr>
          <w:p w14:paraId="6308A1B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D313FB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5659BC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61614C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8272CCA" w14:textId="77777777" w:rsidR="00990F52" w:rsidRPr="00A76730" w:rsidRDefault="00990F52" w:rsidP="00C07EDE">
            <w:pPr>
              <w:rPr>
                <w:rFonts w:ascii="Calibri" w:eastAsia="Times New Roman" w:hAnsi="Calibri" w:cs="Times New Roman"/>
                <w:color w:val="000000"/>
                <w:lang w:val="en-GB"/>
              </w:rPr>
            </w:pPr>
          </w:p>
        </w:tc>
      </w:tr>
      <w:tr w:rsidR="00990F52" w:rsidRPr="00A76730" w14:paraId="75B406B8" w14:textId="77777777">
        <w:trPr>
          <w:trHeight w:val="300"/>
        </w:trPr>
        <w:tc>
          <w:tcPr>
            <w:tcW w:w="0" w:type="auto"/>
            <w:tcBorders>
              <w:top w:val="nil"/>
              <w:left w:val="nil"/>
              <w:bottom w:val="nil"/>
              <w:right w:val="nil"/>
            </w:tcBorders>
            <w:shd w:val="clear" w:color="auto" w:fill="auto"/>
            <w:noWrap/>
            <w:vAlign w:val="bottom"/>
          </w:tcPr>
          <w:p w14:paraId="7DC6D8A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0739B8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E22378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1B8F35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F5BF433" w14:textId="77777777" w:rsidR="00990F52" w:rsidRPr="00A76730" w:rsidRDefault="00990F52" w:rsidP="00C07EDE">
            <w:pPr>
              <w:rPr>
                <w:rFonts w:ascii="Calibri" w:eastAsia="Times New Roman" w:hAnsi="Calibri" w:cs="Times New Roman"/>
                <w:color w:val="000000"/>
                <w:lang w:val="en-GB"/>
              </w:rPr>
            </w:pPr>
          </w:p>
        </w:tc>
      </w:tr>
      <w:tr w:rsidR="00990F52" w:rsidRPr="00A76730" w14:paraId="32E606B6" w14:textId="77777777">
        <w:trPr>
          <w:trHeight w:val="300"/>
        </w:trPr>
        <w:tc>
          <w:tcPr>
            <w:tcW w:w="0" w:type="auto"/>
            <w:tcBorders>
              <w:top w:val="nil"/>
              <w:left w:val="nil"/>
              <w:bottom w:val="nil"/>
              <w:right w:val="nil"/>
            </w:tcBorders>
            <w:shd w:val="clear" w:color="auto" w:fill="auto"/>
            <w:noWrap/>
            <w:vAlign w:val="bottom"/>
          </w:tcPr>
          <w:p w14:paraId="1672A88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47B8C55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tcPr>
          <w:p w14:paraId="1676B90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3A5EE8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FBCA3D5" w14:textId="77777777" w:rsidR="00990F52" w:rsidRPr="00A76730" w:rsidRDefault="00990F52" w:rsidP="00C07EDE">
            <w:pPr>
              <w:rPr>
                <w:rFonts w:ascii="Calibri" w:eastAsia="Times New Roman" w:hAnsi="Calibri" w:cs="Times New Roman"/>
                <w:color w:val="000000"/>
                <w:lang w:val="en-GB"/>
              </w:rPr>
            </w:pPr>
          </w:p>
        </w:tc>
      </w:tr>
      <w:tr w:rsidR="00990F52" w:rsidRPr="00A76730" w14:paraId="261D031F" w14:textId="77777777">
        <w:trPr>
          <w:trHeight w:val="300"/>
        </w:trPr>
        <w:tc>
          <w:tcPr>
            <w:tcW w:w="0" w:type="auto"/>
            <w:tcBorders>
              <w:top w:val="nil"/>
              <w:left w:val="nil"/>
              <w:bottom w:val="nil"/>
              <w:right w:val="nil"/>
            </w:tcBorders>
            <w:shd w:val="clear" w:color="auto" w:fill="auto"/>
            <w:noWrap/>
            <w:vAlign w:val="bottom"/>
          </w:tcPr>
          <w:p w14:paraId="3D9C2FFC" w14:textId="77777777" w:rsidR="00990F52" w:rsidRPr="00A76730" w:rsidRDefault="00990F52" w:rsidP="00C07EDE">
            <w:pPr>
              <w:ind w:right="57"/>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gridSpan w:val="2"/>
            <w:tcBorders>
              <w:top w:val="nil"/>
              <w:left w:val="nil"/>
              <w:bottom w:val="nil"/>
              <w:right w:val="nil"/>
            </w:tcBorders>
            <w:shd w:val="clear" w:color="auto" w:fill="auto"/>
            <w:noWrap/>
            <w:vAlign w:val="bottom"/>
          </w:tcPr>
          <w:p w14:paraId="2BE9B56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tcPr>
          <w:p w14:paraId="3FE12EF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CD3D847" w14:textId="77777777" w:rsidR="00990F52" w:rsidRPr="00A76730" w:rsidRDefault="00990F52" w:rsidP="00C07EDE">
            <w:pPr>
              <w:rPr>
                <w:rFonts w:ascii="Calibri" w:eastAsia="Times New Roman" w:hAnsi="Calibri" w:cs="Times New Roman"/>
                <w:color w:val="000000"/>
                <w:lang w:val="en-GB"/>
              </w:rPr>
            </w:pPr>
          </w:p>
        </w:tc>
      </w:tr>
      <w:tr w:rsidR="00990F52" w:rsidRPr="00A76730" w14:paraId="2BFBC0DF" w14:textId="77777777">
        <w:trPr>
          <w:trHeight w:val="300"/>
        </w:trPr>
        <w:tc>
          <w:tcPr>
            <w:tcW w:w="0" w:type="auto"/>
            <w:tcBorders>
              <w:top w:val="nil"/>
              <w:left w:val="nil"/>
              <w:bottom w:val="nil"/>
              <w:right w:val="nil"/>
            </w:tcBorders>
            <w:shd w:val="clear" w:color="auto" w:fill="auto"/>
            <w:noWrap/>
            <w:vAlign w:val="bottom"/>
          </w:tcPr>
          <w:p w14:paraId="420D823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tcPr>
          <w:p w14:paraId="1B4A776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tcPr>
          <w:p w14:paraId="12D2FC4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324746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8915F23" w14:textId="77777777" w:rsidR="00990F52" w:rsidRPr="00A76730" w:rsidRDefault="00990F52" w:rsidP="00C07EDE">
            <w:pPr>
              <w:rPr>
                <w:rFonts w:ascii="Calibri" w:eastAsia="Times New Roman" w:hAnsi="Calibri" w:cs="Times New Roman"/>
                <w:color w:val="000000"/>
                <w:lang w:val="en-GB"/>
              </w:rPr>
            </w:pPr>
          </w:p>
        </w:tc>
      </w:tr>
      <w:tr w:rsidR="00990F52" w:rsidRPr="00A76730" w14:paraId="6942B0A2" w14:textId="77777777">
        <w:trPr>
          <w:trHeight w:val="300"/>
        </w:trPr>
        <w:tc>
          <w:tcPr>
            <w:tcW w:w="0" w:type="auto"/>
            <w:tcBorders>
              <w:top w:val="nil"/>
              <w:left w:val="nil"/>
              <w:bottom w:val="nil"/>
              <w:right w:val="nil"/>
            </w:tcBorders>
            <w:shd w:val="clear" w:color="auto" w:fill="auto"/>
            <w:noWrap/>
            <w:vAlign w:val="bottom"/>
          </w:tcPr>
          <w:p w14:paraId="7422E7D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tcPr>
          <w:p w14:paraId="7A2582E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tcPr>
          <w:p w14:paraId="0C1C3A6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1FA4556" w14:textId="77777777" w:rsidR="00990F52" w:rsidRPr="00A76730" w:rsidRDefault="00990F52" w:rsidP="00C07EDE">
            <w:pPr>
              <w:rPr>
                <w:rFonts w:ascii="Calibri" w:eastAsia="Times New Roman" w:hAnsi="Calibri" w:cs="Times New Roman"/>
                <w:color w:val="000000"/>
                <w:lang w:val="en-GB"/>
              </w:rPr>
            </w:pPr>
          </w:p>
        </w:tc>
      </w:tr>
      <w:tr w:rsidR="00990F52" w:rsidRPr="00A76730" w14:paraId="21D57438" w14:textId="77777777">
        <w:trPr>
          <w:trHeight w:val="300"/>
        </w:trPr>
        <w:tc>
          <w:tcPr>
            <w:tcW w:w="0" w:type="auto"/>
            <w:tcBorders>
              <w:top w:val="nil"/>
              <w:left w:val="nil"/>
              <w:bottom w:val="nil"/>
              <w:right w:val="nil"/>
            </w:tcBorders>
            <w:shd w:val="clear" w:color="auto" w:fill="auto"/>
            <w:noWrap/>
            <w:vAlign w:val="bottom"/>
          </w:tcPr>
          <w:p w14:paraId="3E7F202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tcPr>
          <w:p w14:paraId="2E004D5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tcPr>
          <w:p w14:paraId="5CA38A5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8FE60D5" w14:textId="77777777" w:rsidR="00990F52" w:rsidRPr="00A76730" w:rsidRDefault="00990F52" w:rsidP="00C07EDE">
            <w:pPr>
              <w:rPr>
                <w:rFonts w:ascii="Calibri" w:eastAsia="Times New Roman" w:hAnsi="Calibri" w:cs="Times New Roman"/>
                <w:color w:val="000000"/>
                <w:lang w:val="en-GB"/>
              </w:rPr>
            </w:pPr>
          </w:p>
        </w:tc>
      </w:tr>
      <w:tr w:rsidR="00990F52" w:rsidRPr="00A76730" w14:paraId="48A05116" w14:textId="77777777">
        <w:trPr>
          <w:trHeight w:val="300"/>
        </w:trPr>
        <w:tc>
          <w:tcPr>
            <w:tcW w:w="0" w:type="auto"/>
            <w:tcBorders>
              <w:top w:val="nil"/>
              <w:left w:val="nil"/>
              <w:bottom w:val="nil"/>
              <w:right w:val="nil"/>
            </w:tcBorders>
            <w:shd w:val="clear" w:color="000000" w:fill="C6EFCE"/>
            <w:noWrap/>
            <w:vAlign w:val="bottom"/>
          </w:tcPr>
          <w:p w14:paraId="14D83B99" w14:textId="77777777" w:rsidR="00990F52" w:rsidRPr="00A76730" w:rsidRDefault="00990F52" w:rsidP="00C07EDE">
            <w:pPr>
              <w:jc w:val="center"/>
              <w:rPr>
                <w:rFonts w:ascii="Calibri" w:eastAsia="Times New Roman" w:hAnsi="Calibri" w:cs="Times New Roman"/>
                <w:color w:val="006100"/>
                <w:lang w:val="en-GB"/>
              </w:rPr>
            </w:pPr>
            <w:r w:rsidRPr="00A76730">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tcPr>
          <w:p w14:paraId="46731959"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1 of the 7 different networks</w:t>
            </w:r>
          </w:p>
        </w:tc>
      </w:tr>
      <w:tr w:rsidR="00990F52" w:rsidRPr="00A76730" w14:paraId="1702C5B4" w14:textId="77777777">
        <w:trPr>
          <w:trHeight w:val="300"/>
        </w:trPr>
        <w:tc>
          <w:tcPr>
            <w:tcW w:w="0" w:type="auto"/>
            <w:tcBorders>
              <w:top w:val="nil"/>
              <w:left w:val="nil"/>
              <w:bottom w:val="nil"/>
              <w:right w:val="nil"/>
            </w:tcBorders>
            <w:shd w:val="clear" w:color="000000" w:fill="FFEB9C"/>
            <w:noWrap/>
            <w:vAlign w:val="bottom"/>
          </w:tcPr>
          <w:p w14:paraId="49538618" w14:textId="77777777" w:rsidR="00990F52" w:rsidRPr="00A76730" w:rsidRDefault="00990F52" w:rsidP="00C07EDE">
            <w:pPr>
              <w:jc w:val="center"/>
              <w:rPr>
                <w:rFonts w:ascii="Calibri" w:eastAsia="Times New Roman" w:hAnsi="Calibri" w:cs="Times New Roman"/>
                <w:color w:val="9C6500"/>
                <w:lang w:val="en-GB"/>
              </w:rPr>
            </w:pPr>
            <w:r w:rsidRPr="00A76730">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tcPr>
          <w:p w14:paraId="244C1D0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3 of the 7 different networks</w:t>
            </w:r>
          </w:p>
        </w:tc>
      </w:tr>
      <w:tr w:rsidR="00990F52" w:rsidRPr="00A76730" w14:paraId="6D6CE219" w14:textId="77777777">
        <w:trPr>
          <w:trHeight w:val="300"/>
        </w:trPr>
        <w:tc>
          <w:tcPr>
            <w:tcW w:w="0" w:type="auto"/>
            <w:tcBorders>
              <w:top w:val="nil"/>
              <w:left w:val="nil"/>
              <w:bottom w:val="nil"/>
              <w:right w:val="nil"/>
            </w:tcBorders>
            <w:shd w:val="clear" w:color="000000" w:fill="FFC7CE"/>
            <w:noWrap/>
            <w:vAlign w:val="bottom"/>
          </w:tcPr>
          <w:p w14:paraId="60673F4A" w14:textId="77777777" w:rsidR="00990F52" w:rsidRPr="00A76730" w:rsidRDefault="00990F52" w:rsidP="00C07EDE">
            <w:pPr>
              <w:jc w:val="center"/>
              <w:rPr>
                <w:rFonts w:ascii="Calibri" w:eastAsia="Times New Roman" w:hAnsi="Calibri" w:cs="Times New Roman"/>
                <w:color w:val="9C0006"/>
                <w:lang w:val="en-GB"/>
              </w:rPr>
            </w:pPr>
            <w:r w:rsidRPr="00A76730">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tcPr>
          <w:p w14:paraId="73F3DCD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more than 3 of the 7 networks</w:t>
            </w:r>
          </w:p>
        </w:tc>
      </w:tr>
    </w:tbl>
    <w:p w14:paraId="052AD4CB" w14:textId="77777777" w:rsidR="00990F52" w:rsidRPr="00A76730" w:rsidRDefault="00990F52" w:rsidP="00990F52">
      <w:pPr>
        <w:rPr>
          <w:lang w:val="en-GB"/>
        </w:rPr>
        <w:sectPr w:rsidR="00990F52" w:rsidRPr="00A76730">
          <w:pgSz w:w="16840" w:h="11900" w:orient="landscape"/>
          <w:pgMar w:top="993" w:right="1417" w:bottom="1410" w:left="1417" w:header="708" w:footer="708" w:gutter="0"/>
          <w:cols w:space="708"/>
          <w:docGrid w:linePitch="360"/>
        </w:sectPr>
      </w:pPr>
    </w:p>
    <w:p w14:paraId="57321F06" w14:textId="77777777" w:rsidR="00990F52" w:rsidRPr="00A76730" w:rsidRDefault="00990F52" w:rsidP="00990F52">
      <w:pPr>
        <w:pStyle w:val="Bijschrift"/>
        <w:keepNext/>
        <w:rPr>
          <w:lang w:val="en-GB"/>
        </w:rPr>
      </w:pPr>
      <w:r w:rsidRPr="00A76730">
        <w:rPr>
          <w:lang w:val="en-GB"/>
        </w:rPr>
        <w:t xml:space="preserve">Table </w:t>
      </w:r>
      <w:r w:rsidR="00AD1C5F" w:rsidRPr="00A76730">
        <w:rPr>
          <w:lang w:val="en-GB"/>
        </w:rPr>
        <w:fldChar w:fldCharType="begin"/>
      </w:r>
      <w:r w:rsidRPr="00A76730">
        <w:rPr>
          <w:lang w:val="en-GB"/>
        </w:rPr>
        <w:instrText xml:space="preserve"> SEQ Table \* ARABIC </w:instrText>
      </w:r>
      <w:r w:rsidR="00AD1C5F" w:rsidRPr="00A76730">
        <w:rPr>
          <w:lang w:val="en-GB"/>
        </w:rPr>
        <w:fldChar w:fldCharType="separate"/>
      </w:r>
      <w:r w:rsidR="003E7F55" w:rsidRPr="00A76730">
        <w:rPr>
          <w:noProof/>
          <w:lang w:val="en-GB"/>
        </w:rPr>
        <w:t>11</w:t>
      </w:r>
      <w:r w:rsidR="00AD1C5F" w:rsidRPr="00A76730">
        <w:rPr>
          <w:lang w:val="en-GB"/>
        </w:rPr>
        <w:fldChar w:fldCharType="end"/>
      </w:r>
      <w:r w:rsidRPr="00A76730">
        <w:rPr>
          <w:lang w:val="en-GB"/>
        </w:rPr>
        <w:t xml:space="preserve"> Characteristics of</w:t>
      </w:r>
      <w:r w:rsidRPr="00A76730">
        <w:rPr>
          <w:i/>
          <w:lang w:val="en-GB"/>
        </w:rPr>
        <w:t xml:space="preserve"> Paphiopedilum</w:t>
      </w:r>
      <w:r w:rsidRPr="00A76730">
        <w:rPr>
          <w:lang w:val="en-GB"/>
        </w:rPr>
        <w:t xml:space="preserve"> section </w:t>
      </w:r>
      <w:r w:rsidRPr="00A76730">
        <w:rPr>
          <w:i/>
          <w:lang w:val="en-GB"/>
        </w:rPr>
        <w:t>Parvisepalum</w:t>
      </w:r>
      <w:r w:rsidRPr="00A76730">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990F52" w:rsidRPr="00A76730" w14:paraId="3869C02A" w14:textId="77777777">
        <w:trPr>
          <w:trHeight w:val="294"/>
        </w:trPr>
        <w:tc>
          <w:tcPr>
            <w:tcW w:w="0" w:type="auto"/>
            <w:tcBorders>
              <w:top w:val="nil"/>
              <w:left w:val="nil"/>
              <w:bottom w:val="nil"/>
              <w:right w:val="nil"/>
            </w:tcBorders>
            <w:shd w:val="clear" w:color="auto" w:fill="auto"/>
            <w:noWrap/>
            <w:vAlign w:val="bottom"/>
          </w:tcPr>
          <w:p w14:paraId="38DD1A9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5531FC1" w14:textId="77777777" w:rsidR="00990F52" w:rsidRPr="00A76730"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tcPr>
          <w:p w14:paraId="30F5E85C" w14:textId="77777777" w:rsidR="00990F52" w:rsidRPr="00A76730" w:rsidRDefault="00990F52" w:rsidP="00C07EDE">
            <w:pPr>
              <w:jc w:val="center"/>
              <w:rPr>
                <w:rFonts w:ascii="Calibri" w:eastAsia="Times New Roman" w:hAnsi="Calibri" w:cs="Times New Roman"/>
                <w:b/>
                <w:bCs/>
                <w:i/>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tcPr>
          <w:p w14:paraId="64DFE29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C03CA03" w14:textId="77777777" w:rsidR="00990F52" w:rsidRPr="00A76730" w:rsidRDefault="00990F52" w:rsidP="00C07EDE">
            <w:pPr>
              <w:rPr>
                <w:rFonts w:ascii="Calibri" w:eastAsia="Times New Roman" w:hAnsi="Calibri" w:cs="Times New Roman"/>
                <w:color w:val="000000"/>
                <w:lang w:val="en-GB"/>
              </w:rPr>
            </w:pPr>
          </w:p>
        </w:tc>
      </w:tr>
      <w:tr w:rsidR="00990F52" w:rsidRPr="00A76730" w14:paraId="655EBA9A" w14:textId="77777777">
        <w:trPr>
          <w:trHeight w:val="300"/>
        </w:trPr>
        <w:tc>
          <w:tcPr>
            <w:tcW w:w="0" w:type="auto"/>
            <w:tcBorders>
              <w:top w:val="nil"/>
              <w:left w:val="nil"/>
              <w:bottom w:val="nil"/>
              <w:right w:val="nil"/>
            </w:tcBorders>
            <w:shd w:val="clear" w:color="auto" w:fill="auto"/>
            <w:noWrap/>
            <w:vAlign w:val="bottom"/>
          </w:tcPr>
          <w:p w14:paraId="4BFDD47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3CC9E7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BE80EC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08BB01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9EEA33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2F763E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7C11566" w14:textId="77777777" w:rsidR="00990F52" w:rsidRPr="00A76730" w:rsidRDefault="00990F52" w:rsidP="00C07EDE">
            <w:pPr>
              <w:rPr>
                <w:rFonts w:ascii="Calibri" w:eastAsia="Times New Roman" w:hAnsi="Calibri" w:cs="Times New Roman"/>
                <w:color w:val="000000"/>
                <w:lang w:val="en-GB"/>
              </w:rPr>
            </w:pPr>
          </w:p>
        </w:tc>
      </w:tr>
      <w:tr w:rsidR="00990F52" w:rsidRPr="00A76730" w14:paraId="33B2FF3F"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7E2989E5"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1A9C223C"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72DA1E00"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34BDEDC5"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75577D7F"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387676A9"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delenatii2*</w:t>
            </w:r>
          </w:p>
        </w:tc>
      </w:tr>
      <w:tr w:rsidR="00990F52" w:rsidRPr="00A76730" w14:paraId="2EEC6100"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74F6E32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3E757C7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3C35336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6001E383"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43820469"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6DF0189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20E176A4"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D52187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tcPr>
          <w:p w14:paraId="118244E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D9B504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A638A4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7BBF75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410CBDF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5F58ECE5"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0491425B"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tcPr>
          <w:p w14:paraId="53AB493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D23B61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0E0E642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925227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00A89B42"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r>
      <w:tr w:rsidR="00990F52" w:rsidRPr="00A76730" w14:paraId="65BAF4FE"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7184F6B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tcPr>
          <w:p w14:paraId="14F8C00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25EB198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73EC26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DB4E75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301D0E5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7E7DD90C" w14:textId="77777777">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tcPr>
          <w:p w14:paraId="50559D9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tcPr>
          <w:p w14:paraId="7F8CC56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567F2A0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77B842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088924C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1053EB7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5AF24837" w14:textId="77777777">
        <w:trPr>
          <w:trHeight w:val="300"/>
        </w:trPr>
        <w:tc>
          <w:tcPr>
            <w:tcW w:w="0" w:type="auto"/>
            <w:tcBorders>
              <w:top w:val="single" w:sz="4" w:space="0" w:color="auto"/>
              <w:left w:val="nil"/>
              <w:bottom w:val="nil"/>
              <w:right w:val="nil"/>
            </w:tcBorders>
            <w:shd w:val="clear" w:color="auto" w:fill="auto"/>
            <w:noWrap/>
            <w:vAlign w:val="bottom"/>
          </w:tcPr>
          <w:p w14:paraId="3CFC9BD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41F46CE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tcPr>
          <w:p w14:paraId="5902271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tcPr>
          <w:p w14:paraId="42A37DE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521856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20841CC"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51D1067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brown</w:t>
            </w:r>
          </w:p>
        </w:tc>
      </w:tr>
      <w:tr w:rsidR="00990F52" w:rsidRPr="00A76730" w14:paraId="52DE7F82" w14:textId="77777777">
        <w:trPr>
          <w:trHeight w:val="300"/>
        </w:trPr>
        <w:tc>
          <w:tcPr>
            <w:tcW w:w="0" w:type="auto"/>
            <w:tcBorders>
              <w:top w:val="nil"/>
              <w:left w:val="nil"/>
              <w:bottom w:val="nil"/>
              <w:right w:val="nil"/>
            </w:tcBorders>
            <w:shd w:val="clear" w:color="auto" w:fill="auto"/>
            <w:noWrap/>
            <w:vAlign w:val="bottom"/>
          </w:tcPr>
          <w:p w14:paraId="1BC9544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5B2E9A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0BBA9EE9"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tcPr>
          <w:p w14:paraId="116F120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D1492E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9539BE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278FCDF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r>
      <w:tr w:rsidR="00990F52" w:rsidRPr="00A76730" w14:paraId="3924C70A" w14:textId="77777777">
        <w:trPr>
          <w:trHeight w:val="300"/>
        </w:trPr>
        <w:tc>
          <w:tcPr>
            <w:tcW w:w="0" w:type="auto"/>
            <w:tcBorders>
              <w:top w:val="nil"/>
              <w:left w:val="nil"/>
              <w:bottom w:val="nil"/>
              <w:right w:val="nil"/>
            </w:tcBorders>
            <w:shd w:val="clear" w:color="auto" w:fill="auto"/>
            <w:noWrap/>
            <w:vAlign w:val="bottom"/>
          </w:tcPr>
          <w:p w14:paraId="3CCE903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B7E8C3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20D5900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tcPr>
          <w:p w14:paraId="3C02BD3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022106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5DBC09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1A7943A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r>
      <w:tr w:rsidR="00990F52" w:rsidRPr="00A76730" w14:paraId="76CAFEA3" w14:textId="77777777">
        <w:trPr>
          <w:trHeight w:val="300"/>
        </w:trPr>
        <w:tc>
          <w:tcPr>
            <w:tcW w:w="0" w:type="auto"/>
            <w:tcBorders>
              <w:top w:val="nil"/>
              <w:left w:val="nil"/>
              <w:bottom w:val="nil"/>
              <w:right w:val="nil"/>
            </w:tcBorders>
            <w:shd w:val="clear" w:color="auto" w:fill="auto"/>
            <w:noWrap/>
            <w:vAlign w:val="bottom"/>
          </w:tcPr>
          <w:p w14:paraId="52F4AA0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F2B3E1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8F8A0C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53D28F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65985C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36E6C1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E35F37D" w14:textId="77777777" w:rsidR="00990F52" w:rsidRPr="00A76730" w:rsidRDefault="00990F52" w:rsidP="00C07EDE">
            <w:pPr>
              <w:rPr>
                <w:rFonts w:ascii="Calibri" w:eastAsia="Times New Roman" w:hAnsi="Calibri" w:cs="Times New Roman"/>
                <w:color w:val="000000"/>
                <w:lang w:val="en-GB"/>
              </w:rPr>
            </w:pPr>
          </w:p>
        </w:tc>
      </w:tr>
      <w:tr w:rsidR="00990F52" w:rsidRPr="00A76730" w14:paraId="547D3777"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6497B9B6"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tcPr>
          <w:p w14:paraId="2BBC56C2"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tcPr>
          <w:p w14:paraId="73590992"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39D10F9D"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2450D154"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tcPr>
          <w:p w14:paraId="4B7B4E72"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malipoense1*</w:t>
            </w:r>
          </w:p>
        </w:tc>
      </w:tr>
      <w:tr w:rsidR="00990F52" w:rsidRPr="00A76730" w14:paraId="06D1A0E4"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62C5B81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5633CE0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C73B89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E7C33D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DDEB766"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042E7F2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02B6908A"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315FF81"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tcPr>
          <w:p w14:paraId="6DF7C5F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5716C5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7B57267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96AA42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6B28439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3F9188BE"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0D3C21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tcPr>
          <w:p w14:paraId="46C9E2E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A12434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9ACF88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BC824A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0833A01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45E2277D"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4D37BA9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tcPr>
          <w:p w14:paraId="6DFD027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1E54C5D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536492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7EA24A8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3119DD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t>✓</w:t>
            </w:r>
          </w:p>
        </w:tc>
      </w:tr>
      <w:tr w:rsidR="00990F52" w:rsidRPr="00A76730" w14:paraId="232CFDA9" w14:textId="77777777">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tcPr>
          <w:p w14:paraId="1011B81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tcPr>
          <w:p w14:paraId="12CFD70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4A78A90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vAlign w:val="bottom"/>
          </w:tcPr>
          <w:p w14:paraId="11F9D6C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38B04FB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tcPr>
          <w:p w14:paraId="5EEF737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37CF28EF" w14:textId="77777777">
        <w:trPr>
          <w:trHeight w:val="300"/>
        </w:trPr>
        <w:tc>
          <w:tcPr>
            <w:tcW w:w="0" w:type="auto"/>
            <w:tcBorders>
              <w:top w:val="single" w:sz="4" w:space="0" w:color="auto"/>
              <w:left w:val="nil"/>
              <w:bottom w:val="nil"/>
              <w:right w:val="nil"/>
            </w:tcBorders>
            <w:shd w:val="clear" w:color="auto" w:fill="auto"/>
            <w:noWrap/>
            <w:vAlign w:val="bottom"/>
          </w:tcPr>
          <w:p w14:paraId="100C120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3A1CD4B6"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tcPr>
          <w:p w14:paraId="7F19241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tcPr>
          <w:p w14:paraId="028AFF6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tcPr>
          <w:p w14:paraId="29757D05"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1B49F7C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Flower grey/</w:t>
            </w:r>
          </w:p>
        </w:tc>
        <w:tc>
          <w:tcPr>
            <w:tcW w:w="0" w:type="auto"/>
            <w:tcBorders>
              <w:top w:val="nil"/>
              <w:left w:val="nil"/>
              <w:bottom w:val="nil"/>
              <w:right w:val="nil"/>
            </w:tcBorders>
            <w:shd w:val="clear" w:color="auto" w:fill="auto"/>
            <w:noWrap/>
            <w:vAlign w:val="bottom"/>
          </w:tcPr>
          <w:p w14:paraId="7FB40274" w14:textId="77777777" w:rsidR="00990F52" w:rsidRPr="00A76730" w:rsidRDefault="00990F52" w:rsidP="00C07EDE">
            <w:pPr>
              <w:rPr>
                <w:rFonts w:ascii="Calibri" w:eastAsia="Times New Roman" w:hAnsi="Calibri" w:cs="Times New Roman"/>
                <w:color w:val="000000"/>
                <w:lang w:val="en-GB"/>
              </w:rPr>
            </w:pPr>
          </w:p>
        </w:tc>
      </w:tr>
      <w:tr w:rsidR="00990F52" w:rsidRPr="00A76730" w14:paraId="11D452BB" w14:textId="77777777">
        <w:trPr>
          <w:trHeight w:val="300"/>
        </w:trPr>
        <w:tc>
          <w:tcPr>
            <w:tcW w:w="0" w:type="auto"/>
            <w:tcBorders>
              <w:top w:val="nil"/>
              <w:left w:val="nil"/>
              <w:bottom w:val="nil"/>
              <w:right w:val="nil"/>
            </w:tcBorders>
            <w:shd w:val="clear" w:color="auto" w:fill="auto"/>
            <w:noWrap/>
            <w:vAlign w:val="bottom"/>
          </w:tcPr>
          <w:p w14:paraId="216217F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B3F237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50409546"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tcPr>
          <w:p w14:paraId="58AB80B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676922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4DD0A9B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tcPr>
          <w:p w14:paraId="590AE3DC" w14:textId="77777777" w:rsidR="00990F52" w:rsidRPr="00A76730" w:rsidRDefault="00990F52" w:rsidP="00C07EDE">
            <w:pPr>
              <w:rPr>
                <w:rFonts w:ascii="Calibri" w:eastAsia="Times New Roman" w:hAnsi="Calibri" w:cs="Times New Roman"/>
                <w:color w:val="000000"/>
                <w:lang w:val="en-GB"/>
              </w:rPr>
            </w:pPr>
          </w:p>
        </w:tc>
      </w:tr>
      <w:tr w:rsidR="00990F52" w:rsidRPr="00A76730" w14:paraId="59A049B1" w14:textId="77777777">
        <w:trPr>
          <w:trHeight w:val="300"/>
        </w:trPr>
        <w:tc>
          <w:tcPr>
            <w:tcW w:w="0" w:type="auto"/>
            <w:tcBorders>
              <w:top w:val="nil"/>
              <w:left w:val="nil"/>
              <w:bottom w:val="nil"/>
              <w:right w:val="nil"/>
            </w:tcBorders>
            <w:shd w:val="clear" w:color="auto" w:fill="auto"/>
            <w:noWrap/>
            <w:vAlign w:val="bottom"/>
          </w:tcPr>
          <w:p w14:paraId="1976815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24BA86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5B89AA6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tcPr>
          <w:p w14:paraId="4B5A0F0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90027F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609D1B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1BF7960" w14:textId="77777777" w:rsidR="00990F52" w:rsidRPr="00A76730" w:rsidRDefault="00990F52" w:rsidP="00C07EDE">
            <w:pPr>
              <w:rPr>
                <w:rFonts w:ascii="Calibri" w:eastAsia="Times New Roman" w:hAnsi="Calibri" w:cs="Times New Roman"/>
                <w:color w:val="000000"/>
                <w:lang w:val="en-GB"/>
              </w:rPr>
            </w:pPr>
          </w:p>
        </w:tc>
      </w:tr>
      <w:tr w:rsidR="00990F52" w:rsidRPr="00A76730" w14:paraId="3DF7B9ED" w14:textId="77777777">
        <w:trPr>
          <w:trHeight w:val="300"/>
        </w:trPr>
        <w:tc>
          <w:tcPr>
            <w:tcW w:w="0" w:type="auto"/>
            <w:tcBorders>
              <w:top w:val="nil"/>
              <w:left w:val="nil"/>
              <w:bottom w:val="nil"/>
              <w:right w:val="nil"/>
            </w:tcBorders>
            <w:shd w:val="clear" w:color="auto" w:fill="auto"/>
            <w:noWrap/>
            <w:vAlign w:val="bottom"/>
          </w:tcPr>
          <w:p w14:paraId="7537E1D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BDFED7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8A4D71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6DCCC3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F928C8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42511B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D26A0E8" w14:textId="77777777" w:rsidR="00990F52" w:rsidRPr="00A76730" w:rsidRDefault="00990F52" w:rsidP="00C07EDE">
            <w:pPr>
              <w:rPr>
                <w:rFonts w:ascii="Calibri" w:eastAsia="Times New Roman" w:hAnsi="Calibri" w:cs="Times New Roman"/>
                <w:color w:val="000000"/>
                <w:lang w:val="en-GB"/>
              </w:rPr>
            </w:pPr>
          </w:p>
        </w:tc>
      </w:tr>
      <w:tr w:rsidR="00990F52" w:rsidRPr="00A76730" w14:paraId="7E008354"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63A4842D"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396F8C56"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07679EDB"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2D45E258"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6D0918F1"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tcPr>
          <w:p w14:paraId="110EC0A0"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malipoense2*</w:t>
            </w:r>
          </w:p>
        </w:tc>
      </w:tr>
      <w:tr w:rsidR="00990F52" w:rsidRPr="00A76730" w14:paraId="33BB3FE4"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74BB191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48BF411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6C308A7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D3D984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5F08B97B"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6CC0990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02DAF5A9"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18ED70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tcPr>
          <w:p w14:paraId="4FDC398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E96DD6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0CB8CCE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289A7A6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4955FD15"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r>
      <w:tr w:rsidR="00990F52" w:rsidRPr="00A76730" w14:paraId="254B7000"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250EFE82"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tcPr>
          <w:p w14:paraId="4B4677D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970C0A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259AE9E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30C481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4935856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123AF9F0"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5A14709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tcPr>
          <w:p w14:paraId="5D301A5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19701C8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7D03507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0332D4E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501D61B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78B4D130" w14:textId="77777777">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tcPr>
          <w:p w14:paraId="7B931CB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tcPr>
          <w:p w14:paraId="55C2737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1FD4C9B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14A51E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B3428F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tcPr>
          <w:p w14:paraId="7B153C3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05286819" w14:textId="77777777">
        <w:trPr>
          <w:trHeight w:val="300"/>
        </w:trPr>
        <w:tc>
          <w:tcPr>
            <w:tcW w:w="0" w:type="auto"/>
            <w:tcBorders>
              <w:top w:val="single" w:sz="4" w:space="0" w:color="auto"/>
              <w:left w:val="nil"/>
              <w:bottom w:val="nil"/>
              <w:right w:val="nil"/>
            </w:tcBorders>
            <w:shd w:val="clear" w:color="auto" w:fill="auto"/>
            <w:noWrap/>
            <w:vAlign w:val="bottom"/>
          </w:tcPr>
          <w:p w14:paraId="4BCA275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2553BC5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tcPr>
          <w:p w14:paraId="186C8AD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716B63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D59359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269EB59"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tcPr>
          <w:p w14:paraId="74769B1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 fully frontal</w:t>
            </w:r>
          </w:p>
        </w:tc>
      </w:tr>
      <w:tr w:rsidR="00990F52" w:rsidRPr="00A76730" w14:paraId="6C7B691A"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7A2E371C"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tcPr>
          <w:p w14:paraId="5A051792"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1066132F"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36FAAF11"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4A1AF378"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06FB29B3"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malipoense2_4§</w:t>
            </w:r>
          </w:p>
        </w:tc>
      </w:tr>
      <w:tr w:rsidR="00990F52" w:rsidRPr="00A76730" w14:paraId="6E93B642"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557C09A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28BF5D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E61D66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2A69E1F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3B0F7AD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5BE801A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3109A533"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3C3FF55"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tcPr>
          <w:p w14:paraId="0127356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tcPr>
          <w:p w14:paraId="5837610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5F91B8A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7466FBE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2DDA76B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4E3749DF"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5A135105"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tcPr>
          <w:p w14:paraId="32180F3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tcPr>
          <w:p w14:paraId="600BDDF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24EF65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A4C53F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0D3F3DE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583ACAC3"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A19C043"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tcPr>
          <w:p w14:paraId="08F1926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68B090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0EE662E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376D207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708277C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13AB51AC"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2818C3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tcPr>
          <w:p w14:paraId="1EECA04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tcPr>
          <w:p w14:paraId="76CD812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44E0D2A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7FFEBCC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tcPr>
          <w:p w14:paraId="6A9C927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64F8E7F1" w14:textId="77777777">
        <w:trPr>
          <w:trHeight w:val="300"/>
        </w:trPr>
        <w:tc>
          <w:tcPr>
            <w:tcW w:w="0" w:type="auto"/>
            <w:tcBorders>
              <w:top w:val="nil"/>
              <w:left w:val="nil"/>
              <w:bottom w:val="nil"/>
              <w:right w:val="nil"/>
            </w:tcBorders>
            <w:shd w:val="clear" w:color="auto" w:fill="auto"/>
            <w:noWrap/>
            <w:vAlign w:val="bottom"/>
          </w:tcPr>
          <w:p w14:paraId="2E68EBA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tcPr>
          <w:p w14:paraId="0A2654E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tcPr>
          <w:p w14:paraId="7B93912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tcPr>
          <w:p w14:paraId="6733AB2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43AD7D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077C5B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DE929E4" w14:textId="77777777" w:rsidR="00990F52" w:rsidRPr="00A76730" w:rsidRDefault="00990F52" w:rsidP="00C07EDE">
            <w:pPr>
              <w:rPr>
                <w:rFonts w:ascii="Calibri" w:eastAsia="Times New Roman" w:hAnsi="Calibri" w:cs="Times New Roman"/>
                <w:color w:val="000000"/>
                <w:lang w:val="en-GB"/>
              </w:rPr>
            </w:pPr>
          </w:p>
        </w:tc>
      </w:tr>
      <w:tr w:rsidR="00990F52" w:rsidRPr="00A76730" w14:paraId="34D85B9E" w14:textId="77777777">
        <w:trPr>
          <w:trHeight w:val="300"/>
        </w:trPr>
        <w:tc>
          <w:tcPr>
            <w:tcW w:w="0" w:type="auto"/>
            <w:tcBorders>
              <w:top w:val="nil"/>
              <w:left w:val="nil"/>
              <w:bottom w:val="nil"/>
              <w:right w:val="nil"/>
            </w:tcBorders>
            <w:shd w:val="clear" w:color="auto" w:fill="auto"/>
            <w:noWrap/>
            <w:vAlign w:val="bottom"/>
          </w:tcPr>
          <w:p w14:paraId="3BE6F9C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708BFA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5AD2F4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FFB86D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F6FD97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0F6866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C8E9433" w14:textId="77777777" w:rsidR="00990F52" w:rsidRPr="00A76730" w:rsidRDefault="00990F52" w:rsidP="00C07EDE">
            <w:pPr>
              <w:rPr>
                <w:rFonts w:ascii="Calibri" w:eastAsia="Times New Roman" w:hAnsi="Calibri" w:cs="Times New Roman"/>
                <w:color w:val="000000"/>
                <w:lang w:val="en-GB"/>
              </w:rPr>
            </w:pPr>
          </w:p>
        </w:tc>
      </w:tr>
      <w:tr w:rsidR="00990F52" w:rsidRPr="00A76730" w14:paraId="6E223C36"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6B3F963C"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tcPr>
          <w:p w14:paraId="017373D6"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tcPr>
          <w:p w14:paraId="452F8BE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C17928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F5D60B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C554418" w14:textId="77777777" w:rsidR="00990F52" w:rsidRPr="00A76730" w:rsidRDefault="00990F52" w:rsidP="00C07EDE">
            <w:pPr>
              <w:rPr>
                <w:rFonts w:ascii="Calibri" w:eastAsia="Times New Roman" w:hAnsi="Calibri" w:cs="Times New Roman"/>
                <w:color w:val="000000"/>
                <w:lang w:val="en-GB"/>
              </w:rPr>
            </w:pPr>
          </w:p>
        </w:tc>
      </w:tr>
      <w:tr w:rsidR="00990F52" w:rsidRPr="00A76730" w14:paraId="203BF1D2"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26CC83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tcPr>
          <w:p w14:paraId="124AF0A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5FFE1ED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32F2DDF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A3A838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1D5C038" w14:textId="77777777" w:rsidR="00990F52" w:rsidRPr="00A76730" w:rsidRDefault="00990F52" w:rsidP="00C07EDE">
            <w:pPr>
              <w:rPr>
                <w:rFonts w:ascii="Calibri" w:eastAsia="Times New Roman" w:hAnsi="Calibri" w:cs="Times New Roman"/>
                <w:color w:val="000000"/>
                <w:lang w:val="en-GB"/>
              </w:rPr>
            </w:pPr>
          </w:p>
        </w:tc>
      </w:tr>
      <w:tr w:rsidR="00990F52" w:rsidRPr="00A76730" w14:paraId="42FE6427"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6B8D81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tcPr>
          <w:p w14:paraId="6C4692D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6A7B390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448EC4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C9C8AD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C869B3E" w14:textId="77777777" w:rsidR="00990F52" w:rsidRPr="00A76730" w:rsidRDefault="00990F52" w:rsidP="00C07EDE">
            <w:pPr>
              <w:rPr>
                <w:rFonts w:ascii="Calibri" w:eastAsia="Times New Roman" w:hAnsi="Calibri" w:cs="Times New Roman"/>
                <w:color w:val="000000"/>
                <w:lang w:val="en-GB"/>
              </w:rPr>
            </w:pPr>
          </w:p>
        </w:tc>
      </w:tr>
      <w:tr w:rsidR="00990F52" w:rsidRPr="00A76730" w14:paraId="6C7B37A4"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345502B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tcPr>
          <w:p w14:paraId="3C55D21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43698B4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31020B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CC4001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6447CF9" w14:textId="77777777" w:rsidR="00990F52" w:rsidRPr="00A76730" w:rsidRDefault="00990F52" w:rsidP="00C07EDE">
            <w:pPr>
              <w:rPr>
                <w:rFonts w:ascii="Calibri" w:eastAsia="Times New Roman" w:hAnsi="Calibri" w:cs="Times New Roman"/>
                <w:color w:val="000000"/>
                <w:lang w:val="en-GB"/>
              </w:rPr>
            </w:pPr>
          </w:p>
        </w:tc>
      </w:tr>
      <w:tr w:rsidR="00990F52" w:rsidRPr="00A76730" w14:paraId="5EE73E41" w14:textId="77777777">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14:paraId="4E1290F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tcPr>
          <w:p w14:paraId="394FBC9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43024EB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A935B6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225BDA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CEA9872" w14:textId="77777777" w:rsidR="00990F52" w:rsidRPr="00A76730" w:rsidRDefault="00990F52" w:rsidP="00C07EDE">
            <w:pPr>
              <w:rPr>
                <w:rFonts w:ascii="Calibri" w:eastAsia="Times New Roman" w:hAnsi="Calibri" w:cs="Times New Roman"/>
                <w:color w:val="000000"/>
                <w:lang w:val="en-GB"/>
              </w:rPr>
            </w:pPr>
          </w:p>
        </w:tc>
      </w:tr>
      <w:tr w:rsidR="00990F52" w:rsidRPr="00A76730" w14:paraId="054FD422" w14:textId="77777777">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84C329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tcPr>
          <w:p w14:paraId="4E3D585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2272F61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F58C80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BFF447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AF21D04" w14:textId="77777777" w:rsidR="00990F52" w:rsidRPr="00A76730" w:rsidRDefault="00990F52" w:rsidP="00C07EDE">
            <w:pPr>
              <w:rPr>
                <w:rFonts w:ascii="Calibri" w:eastAsia="Times New Roman" w:hAnsi="Calibri" w:cs="Times New Roman"/>
                <w:color w:val="000000"/>
                <w:lang w:val="en-GB"/>
              </w:rPr>
            </w:pPr>
          </w:p>
        </w:tc>
      </w:tr>
      <w:tr w:rsidR="00990F52" w:rsidRPr="00A76730" w14:paraId="7C5F2DEB" w14:textId="77777777">
        <w:trPr>
          <w:trHeight w:val="300"/>
        </w:trPr>
        <w:tc>
          <w:tcPr>
            <w:tcW w:w="0" w:type="auto"/>
            <w:tcBorders>
              <w:top w:val="nil"/>
              <w:left w:val="nil"/>
              <w:bottom w:val="nil"/>
              <w:right w:val="nil"/>
            </w:tcBorders>
            <w:shd w:val="clear" w:color="auto" w:fill="auto"/>
            <w:noWrap/>
            <w:vAlign w:val="bottom"/>
          </w:tcPr>
          <w:p w14:paraId="6289E03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E6C4D5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BE0D46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B40872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58D84A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12728B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6523F9C" w14:textId="77777777" w:rsidR="00990F52" w:rsidRPr="00A76730" w:rsidRDefault="00990F52" w:rsidP="00C07EDE">
            <w:pPr>
              <w:rPr>
                <w:rFonts w:ascii="Calibri" w:eastAsia="Times New Roman" w:hAnsi="Calibri" w:cs="Times New Roman"/>
                <w:color w:val="000000"/>
                <w:lang w:val="en-GB"/>
              </w:rPr>
            </w:pPr>
          </w:p>
        </w:tc>
      </w:tr>
      <w:tr w:rsidR="00990F52" w:rsidRPr="00A76730" w14:paraId="58DB31B0" w14:textId="77777777">
        <w:trPr>
          <w:trHeight w:val="300"/>
        </w:trPr>
        <w:tc>
          <w:tcPr>
            <w:tcW w:w="0" w:type="auto"/>
            <w:tcBorders>
              <w:top w:val="nil"/>
              <w:left w:val="nil"/>
              <w:bottom w:val="nil"/>
              <w:right w:val="nil"/>
            </w:tcBorders>
            <w:shd w:val="clear" w:color="auto" w:fill="auto"/>
            <w:noWrap/>
            <w:vAlign w:val="bottom"/>
          </w:tcPr>
          <w:p w14:paraId="6A717FF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F4605D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C5BA36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299C35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FE807F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387933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3283738" w14:textId="77777777" w:rsidR="00990F52" w:rsidRPr="00A76730" w:rsidRDefault="00990F52" w:rsidP="00C07EDE">
            <w:pPr>
              <w:rPr>
                <w:rFonts w:ascii="Calibri" w:eastAsia="Times New Roman" w:hAnsi="Calibri" w:cs="Times New Roman"/>
                <w:color w:val="000000"/>
                <w:lang w:val="en-GB"/>
              </w:rPr>
            </w:pPr>
          </w:p>
        </w:tc>
      </w:tr>
      <w:tr w:rsidR="00990F52" w:rsidRPr="00A76730" w14:paraId="253DB9A1" w14:textId="77777777">
        <w:trPr>
          <w:trHeight w:val="300"/>
        </w:trPr>
        <w:tc>
          <w:tcPr>
            <w:tcW w:w="0" w:type="auto"/>
            <w:tcBorders>
              <w:top w:val="nil"/>
              <w:left w:val="nil"/>
              <w:bottom w:val="nil"/>
              <w:right w:val="nil"/>
            </w:tcBorders>
            <w:shd w:val="clear" w:color="auto" w:fill="auto"/>
            <w:noWrap/>
            <w:vAlign w:val="bottom"/>
          </w:tcPr>
          <w:p w14:paraId="6C0E1EA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tcPr>
          <w:p w14:paraId="74BBC8B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tcPr>
          <w:p w14:paraId="630FBD5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DDEA61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19790A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E94787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20DEFA86" w14:textId="77777777" w:rsidR="00990F52" w:rsidRPr="00A76730" w:rsidRDefault="00990F52" w:rsidP="00C07EDE">
            <w:pPr>
              <w:rPr>
                <w:rFonts w:ascii="Calibri" w:eastAsia="Times New Roman" w:hAnsi="Calibri" w:cs="Times New Roman"/>
                <w:color w:val="000000"/>
                <w:lang w:val="en-GB"/>
              </w:rPr>
            </w:pPr>
          </w:p>
        </w:tc>
      </w:tr>
      <w:tr w:rsidR="00990F52" w:rsidRPr="00A76730" w14:paraId="3C2B7AAB" w14:textId="77777777">
        <w:trPr>
          <w:trHeight w:val="300"/>
        </w:trPr>
        <w:tc>
          <w:tcPr>
            <w:tcW w:w="0" w:type="auto"/>
            <w:tcBorders>
              <w:top w:val="nil"/>
              <w:left w:val="nil"/>
              <w:bottom w:val="nil"/>
              <w:right w:val="nil"/>
            </w:tcBorders>
            <w:shd w:val="clear" w:color="auto" w:fill="auto"/>
            <w:noWrap/>
            <w:vAlign w:val="bottom"/>
          </w:tcPr>
          <w:p w14:paraId="4C070BE3"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nil"/>
              <w:right w:val="nil"/>
            </w:tcBorders>
            <w:shd w:val="clear" w:color="auto" w:fill="auto"/>
            <w:noWrap/>
            <w:vAlign w:val="bottom"/>
          </w:tcPr>
          <w:p w14:paraId="455FD85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tcPr>
          <w:p w14:paraId="08FC138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986985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B8ED0B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0EAD70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C47DE65" w14:textId="77777777" w:rsidR="00990F52" w:rsidRPr="00A76730" w:rsidRDefault="00990F52" w:rsidP="00C07EDE">
            <w:pPr>
              <w:rPr>
                <w:rFonts w:ascii="Calibri" w:eastAsia="Times New Roman" w:hAnsi="Calibri" w:cs="Times New Roman"/>
                <w:color w:val="000000"/>
                <w:lang w:val="en-GB"/>
              </w:rPr>
            </w:pPr>
          </w:p>
        </w:tc>
      </w:tr>
      <w:tr w:rsidR="00990F52" w:rsidRPr="00A76730" w14:paraId="373F726B" w14:textId="77777777">
        <w:trPr>
          <w:trHeight w:val="300"/>
        </w:trPr>
        <w:tc>
          <w:tcPr>
            <w:tcW w:w="0" w:type="auto"/>
            <w:tcBorders>
              <w:top w:val="nil"/>
              <w:left w:val="nil"/>
              <w:bottom w:val="nil"/>
              <w:right w:val="nil"/>
            </w:tcBorders>
            <w:shd w:val="clear" w:color="auto" w:fill="auto"/>
            <w:noWrap/>
            <w:vAlign w:val="bottom"/>
          </w:tcPr>
          <w:p w14:paraId="6B0DD1E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tcPr>
          <w:p w14:paraId="0C3983D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tcPr>
          <w:p w14:paraId="1582FC7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D1C074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750AC9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CF9659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6B9F6D7" w14:textId="77777777" w:rsidR="00990F52" w:rsidRPr="00A76730" w:rsidRDefault="00990F52" w:rsidP="00C07EDE">
            <w:pPr>
              <w:rPr>
                <w:rFonts w:ascii="Calibri" w:eastAsia="Times New Roman" w:hAnsi="Calibri" w:cs="Times New Roman"/>
                <w:color w:val="000000"/>
                <w:lang w:val="en-GB"/>
              </w:rPr>
            </w:pPr>
          </w:p>
        </w:tc>
      </w:tr>
      <w:tr w:rsidR="00990F52" w:rsidRPr="00A76730" w14:paraId="154160A3" w14:textId="77777777">
        <w:trPr>
          <w:trHeight w:val="300"/>
        </w:trPr>
        <w:tc>
          <w:tcPr>
            <w:tcW w:w="0" w:type="auto"/>
            <w:tcBorders>
              <w:top w:val="nil"/>
              <w:left w:val="nil"/>
              <w:bottom w:val="nil"/>
              <w:right w:val="nil"/>
            </w:tcBorders>
            <w:shd w:val="clear" w:color="auto" w:fill="auto"/>
            <w:noWrap/>
            <w:vAlign w:val="bottom"/>
          </w:tcPr>
          <w:p w14:paraId="18154452"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tcPr>
          <w:p w14:paraId="02EAC24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tcPr>
          <w:p w14:paraId="032BD20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4324D47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6F706F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DD2A643" w14:textId="77777777" w:rsidR="00990F52" w:rsidRPr="00A76730" w:rsidRDefault="00990F52" w:rsidP="00C07EDE">
            <w:pPr>
              <w:rPr>
                <w:rFonts w:ascii="Calibri" w:eastAsia="Times New Roman" w:hAnsi="Calibri" w:cs="Times New Roman"/>
                <w:color w:val="000000"/>
                <w:lang w:val="en-GB"/>
              </w:rPr>
            </w:pPr>
          </w:p>
        </w:tc>
      </w:tr>
      <w:tr w:rsidR="00990F52" w:rsidRPr="00A76730" w14:paraId="70D3E987" w14:textId="77777777">
        <w:trPr>
          <w:trHeight w:val="300"/>
        </w:trPr>
        <w:tc>
          <w:tcPr>
            <w:tcW w:w="0" w:type="auto"/>
            <w:tcBorders>
              <w:top w:val="nil"/>
              <w:left w:val="nil"/>
              <w:bottom w:val="nil"/>
              <w:right w:val="nil"/>
            </w:tcBorders>
            <w:shd w:val="clear" w:color="auto" w:fill="auto"/>
            <w:noWrap/>
            <w:vAlign w:val="bottom"/>
          </w:tcPr>
          <w:p w14:paraId="0825104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tcPr>
          <w:p w14:paraId="10EE3D1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tcPr>
          <w:p w14:paraId="1EA9CE1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7354B13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32012F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083F17B" w14:textId="77777777" w:rsidR="00990F52" w:rsidRPr="00A76730" w:rsidRDefault="00990F52" w:rsidP="00C07EDE">
            <w:pPr>
              <w:rPr>
                <w:rFonts w:ascii="Calibri" w:eastAsia="Times New Roman" w:hAnsi="Calibri" w:cs="Times New Roman"/>
                <w:color w:val="000000"/>
                <w:lang w:val="en-GB"/>
              </w:rPr>
            </w:pPr>
          </w:p>
        </w:tc>
      </w:tr>
      <w:tr w:rsidR="00990F52" w:rsidRPr="00A76730" w14:paraId="0F4F2249" w14:textId="77777777">
        <w:trPr>
          <w:trHeight w:val="300"/>
        </w:trPr>
        <w:tc>
          <w:tcPr>
            <w:tcW w:w="0" w:type="auto"/>
            <w:tcBorders>
              <w:top w:val="nil"/>
              <w:left w:val="nil"/>
              <w:bottom w:val="nil"/>
              <w:right w:val="nil"/>
            </w:tcBorders>
            <w:shd w:val="clear" w:color="000000" w:fill="C6EFCE"/>
            <w:noWrap/>
            <w:vAlign w:val="bottom"/>
          </w:tcPr>
          <w:p w14:paraId="0CB2C4D3" w14:textId="77777777" w:rsidR="00990F52" w:rsidRPr="00A76730" w:rsidRDefault="00990F52" w:rsidP="00C07EDE">
            <w:pPr>
              <w:jc w:val="center"/>
              <w:rPr>
                <w:rFonts w:ascii="Calibri" w:eastAsia="Times New Roman" w:hAnsi="Calibri" w:cs="Times New Roman"/>
                <w:color w:val="006100"/>
                <w:lang w:val="en-GB"/>
              </w:rPr>
            </w:pPr>
            <w:r w:rsidRPr="00A76730">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tcPr>
          <w:p w14:paraId="413591F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tcPr>
          <w:p w14:paraId="3F2D9D3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53F59482" w14:textId="77777777" w:rsidR="00990F52" w:rsidRPr="00A76730" w:rsidRDefault="00990F52" w:rsidP="00C07EDE">
            <w:pPr>
              <w:rPr>
                <w:rFonts w:ascii="Calibri" w:eastAsia="Times New Roman" w:hAnsi="Calibri" w:cs="Times New Roman"/>
                <w:color w:val="000000"/>
                <w:lang w:val="en-GB"/>
              </w:rPr>
            </w:pPr>
          </w:p>
        </w:tc>
      </w:tr>
      <w:tr w:rsidR="00990F52" w:rsidRPr="00A76730" w14:paraId="43AECB63" w14:textId="77777777">
        <w:trPr>
          <w:trHeight w:val="300"/>
        </w:trPr>
        <w:tc>
          <w:tcPr>
            <w:tcW w:w="0" w:type="auto"/>
            <w:tcBorders>
              <w:top w:val="nil"/>
              <w:left w:val="nil"/>
              <w:bottom w:val="nil"/>
              <w:right w:val="nil"/>
            </w:tcBorders>
            <w:shd w:val="clear" w:color="000000" w:fill="FFEB9C"/>
            <w:noWrap/>
            <w:vAlign w:val="bottom"/>
          </w:tcPr>
          <w:p w14:paraId="69E302F0" w14:textId="77777777" w:rsidR="00990F52" w:rsidRPr="00A76730" w:rsidRDefault="00990F52" w:rsidP="00C07EDE">
            <w:pPr>
              <w:jc w:val="center"/>
              <w:rPr>
                <w:rFonts w:ascii="Calibri" w:eastAsia="Times New Roman" w:hAnsi="Calibri" w:cs="Times New Roman"/>
                <w:color w:val="9C6500"/>
                <w:lang w:val="en-GB"/>
              </w:rPr>
            </w:pPr>
            <w:r w:rsidRPr="00A76730">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tcPr>
          <w:p w14:paraId="44F4A8C6"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tcPr>
          <w:p w14:paraId="78FB89D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64E516F6" w14:textId="77777777" w:rsidR="00990F52" w:rsidRPr="00A76730" w:rsidRDefault="00990F52" w:rsidP="00C07EDE">
            <w:pPr>
              <w:rPr>
                <w:rFonts w:ascii="Calibri" w:eastAsia="Times New Roman" w:hAnsi="Calibri" w:cs="Times New Roman"/>
                <w:color w:val="000000"/>
                <w:lang w:val="en-GB"/>
              </w:rPr>
            </w:pPr>
          </w:p>
        </w:tc>
      </w:tr>
      <w:tr w:rsidR="00990F52" w:rsidRPr="00A76730" w14:paraId="286FFF61" w14:textId="77777777">
        <w:trPr>
          <w:trHeight w:val="300"/>
        </w:trPr>
        <w:tc>
          <w:tcPr>
            <w:tcW w:w="0" w:type="auto"/>
            <w:tcBorders>
              <w:top w:val="nil"/>
              <w:left w:val="nil"/>
              <w:bottom w:val="nil"/>
              <w:right w:val="nil"/>
            </w:tcBorders>
            <w:shd w:val="clear" w:color="000000" w:fill="FFC7CE"/>
            <w:noWrap/>
            <w:vAlign w:val="bottom"/>
          </w:tcPr>
          <w:p w14:paraId="23BD5DA6" w14:textId="77777777" w:rsidR="00990F52" w:rsidRPr="00A76730" w:rsidRDefault="00990F52" w:rsidP="00C07EDE">
            <w:pPr>
              <w:jc w:val="center"/>
              <w:rPr>
                <w:rFonts w:ascii="Calibri" w:eastAsia="Times New Roman" w:hAnsi="Calibri" w:cs="Times New Roman"/>
                <w:color w:val="9C0006"/>
                <w:lang w:val="en-GB"/>
              </w:rPr>
            </w:pPr>
            <w:r w:rsidRPr="00A76730">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tcPr>
          <w:p w14:paraId="32BE642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tcPr>
          <w:p w14:paraId="4D13E9A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FF79731" w14:textId="77777777" w:rsidR="00990F52" w:rsidRPr="00A76730" w:rsidRDefault="00990F52" w:rsidP="00C07EDE">
            <w:pPr>
              <w:rPr>
                <w:rFonts w:ascii="Calibri" w:eastAsia="Times New Roman" w:hAnsi="Calibri" w:cs="Times New Roman"/>
                <w:color w:val="000000"/>
                <w:lang w:val="en-GB"/>
              </w:rPr>
            </w:pPr>
          </w:p>
        </w:tc>
      </w:tr>
    </w:tbl>
    <w:p w14:paraId="6BA4F823" w14:textId="77777777" w:rsidR="00990F52" w:rsidRPr="00A76730" w:rsidRDefault="00990F52" w:rsidP="00990F52">
      <w:pPr>
        <w:rPr>
          <w:lang w:val="en-GB"/>
        </w:rPr>
        <w:sectPr w:rsidR="00990F52" w:rsidRPr="00A76730">
          <w:pgSz w:w="16840" w:h="11900" w:orient="landscape"/>
          <w:pgMar w:top="709" w:right="1417" w:bottom="1410" w:left="1417" w:header="708" w:footer="708" w:gutter="0"/>
          <w:cols w:space="708"/>
          <w:docGrid w:linePitch="360"/>
        </w:sectPr>
      </w:pPr>
    </w:p>
    <w:p w14:paraId="32D056FE" w14:textId="77777777" w:rsidR="00F7449E" w:rsidRPr="00A76730" w:rsidRDefault="00E67269" w:rsidP="00837965">
      <w:pPr>
        <w:pStyle w:val="Kop2"/>
        <w:numPr>
          <w:ilvl w:val="0"/>
          <w:numId w:val="36"/>
          <w:numberingChange w:id="245" w:author="Rutger Vos" w:date="2014-05-22T10:58:00Z" w:original="%1:5:0:."/>
        </w:numPr>
        <w:rPr>
          <w:lang w:val="en-GB"/>
        </w:rPr>
      </w:pPr>
      <w:bookmarkStart w:id="246" w:name="_Toc262217646"/>
      <w:r w:rsidRPr="00A76730">
        <w:rPr>
          <w:lang w:val="en-GB"/>
        </w:rPr>
        <w:t>Results of second test run</w:t>
      </w:r>
      <w:bookmarkEnd w:id="246"/>
    </w:p>
    <w:p w14:paraId="7DA626E9" w14:textId="77777777" w:rsidR="00750FA3" w:rsidRPr="00A76730" w:rsidRDefault="00750FA3" w:rsidP="00750FA3">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12</w:t>
      </w:r>
      <w:r w:rsidR="00AD1C5F" w:rsidRPr="00A76730">
        <w:rPr>
          <w:lang w:val="en-GB"/>
        </w:rPr>
        <w:fldChar w:fldCharType="end"/>
      </w:r>
      <w:r w:rsidRPr="00A76730">
        <w:rPr>
          <w:lang w:val="en-GB"/>
        </w:rPr>
        <w:t xml:space="preserve"> Results of second test run of </w:t>
      </w:r>
      <w:r w:rsidR="0083173E" w:rsidRPr="00A76730">
        <w:rPr>
          <w:i/>
          <w:lang w:val="en-GB"/>
        </w:rPr>
        <w:t>Paphiopedilum</w:t>
      </w:r>
      <w:r w:rsidRPr="00A76730">
        <w:rPr>
          <w:lang w:val="en-GB"/>
        </w:rPr>
        <w:t xml:space="preserve"> section </w:t>
      </w:r>
      <w:r w:rsidRPr="00A76730">
        <w:rPr>
          <w:i/>
          <w:lang w:val="en-GB"/>
        </w:rPr>
        <w:t>Barbata</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50"/>
        <w:gridCol w:w="1750"/>
        <w:gridCol w:w="1664"/>
        <w:gridCol w:w="1664"/>
        <w:gridCol w:w="1510"/>
        <w:gridCol w:w="1664"/>
        <w:gridCol w:w="1664"/>
      </w:tblGrid>
      <w:tr w:rsidR="00553570" w:rsidRPr="00A76730" w14:paraId="40AB2F58" w14:textId="77777777">
        <w:trPr>
          <w:trHeight w:val="100"/>
        </w:trPr>
        <w:tc>
          <w:tcPr>
            <w:tcW w:w="0" w:type="auto"/>
            <w:tcBorders>
              <w:top w:val="nil"/>
              <w:left w:val="nil"/>
              <w:bottom w:val="nil"/>
              <w:right w:val="nil"/>
            </w:tcBorders>
            <w:shd w:val="clear" w:color="auto" w:fill="auto"/>
            <w:noWrap/>
            <w:vAlign w:val="bottom"/>
          </w:tcPr>
          <w:p w14:paraId="6A2FB446" w14:textId="77777777" w:rsidR="00553570" w:rsidRPr="00A76730" w:rsidRDefault="00553570"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4323D68B" w14:textId="77777777" w:rsidR="00553570" w:rsidRPr="00A76730" w:rsidRDefault="00553570" w:rsidP="00E67269">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tcPr>
          <w:p w14:paraId="50EA68AA" w14:textId="77777777" w:rsidR="00553570" w:rsidRPr="00A76730" w:rsidRDefault="00553570" w:rsidP="00553570">
            <w:pPr>
              <w:jc w:val="center"/>
              <w:rPr>
                <w:rFonts w:ascii="Calibri" w:eastAsia="Times New Roman" w:hAnsi="Calibri" w:cs="Times New Roman"/>
                <w:b/>
                <w:bCs/>
                <w:lang w:val="en-GB"/>
              </w:rPr>
            </w:pPr>
            <w:r w:rsidRPr="00A76730">
              <w:rPr>
                <w:rFonts w:ascii="Calibri" w:eastAsia="Times New Roman" w:hAnsi="Calibri" w:cs="Times New Roman"/>
                <w:b/>
                <w:bCs/>
                <w:i/>
                <w:sz w:val="32"/>
                <w:szCs w:val="32"/>
                <w:lang w:val="en-GB"/>
              </w:rPr>
              <w:t>Paphiopedilum</w:t>
            </w:r>
            <w:r w:rsidRPr="00A76730">
              <w:rPr>
                <w:rFonts w:ascii="Calibri" w:eastAsia="Times New Roman" w:hAnsi="Calibri" w:cs="Times New Roman"/>
                <w:b/>
                <w:bCs/>
                <w:sz w:val="32"/>
                <w:szCs w:val="32"/>
                <w:lang w:val="en-GB"/>
              </w:rPr>
              <w:t xml:space="preserve"> sect. </w:t>
            </w:r>
            <w:r w:rsidRPr="00A76730">
              <w:rPr>
                <w:rFonts w:ascii="Calibri" w:eastAsia="Times New Roman" w:hAnsi="Calibri" w:cs="Times New Roman"/>
                <w:b/>
                <w:bCs/>
                <w:i/>
                <w:sz w:val="32"/>
                <w:szCs w:val="32"/>
                <w:lang w:val="en-GB"/>
              </w:rPr>
              <w:t>Barbata</w:t>
            </w:r>
            <w:r w:rsidRPr="00A76730">
              <w:rPr>
                <w:rFonts w:ascii="Calibri" w:eastAsia="Times New Roman" w:hAnsi="Calibri" w:cs="Times New Roman"/>
                <w:b/>
                <w:bCs/>
                <w:sz w:val="32"/>
                <w:szCs w:val="32"/>
                <w:lang w:val="en-GB"/>
              </w:rPr>
              <w:t xml:space="preserve"> run2_1</w:t>
            </w:r>
          </w:p>
        </w:tc>
        <w:tc>
          <w:tcPr>
            <w:tcW w:w="0" w:type="auto"/>
            <w:tcBorders>
              <w:top w:val="nil"/>
              <w:left w:val="single" w:sz="4" w:space="0" w:color="auto"/>
              <w:bottom w:val="nil"/>
              <w:right w:val="nil"/>
            </w:tcBorders>
            <w:shd w:val="clear" w:color="auto" w:fill="auto"/>
            <w:noWrap/>
            <w:vAlign w:val="bottom"/>
          </w:tcPr>
          <w:p w14:paraId="4BBE1740" w14:textId="77777777" w:rsidR="00553570" w:rsidRPr="00A76730" w:rsidRDefault="00553570" w:rsidP="00E67269">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568ED5C1" w14:textId="77777777" w:rsidR="00553570" w:rsidRPr="00A76730" w:rsidRDefault="00553570" w:rsidP="00E67269">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E67269" w:rsidRPr="00A76730" w14:paraId="4F8FD236" w14:textId="77777777">
        <w:trPr>
          <w:trHeight w:val="300"/>
        </w:trPr>
        <w:tc>
          <w:tcPr>
            <w:tcW w:w="0" w:type="auto"/>
            <w:tcBorders>
              <w:top w:val="nil"/>
              <w:left w:val="nil"/>
              <w:bottom w:val="nil"/>
              <w:right w:val="nil"/>
            </w:tcBorders>
            <w:shd w:val="clear" w:color="auto" w:fill="auto"/>
            <w:noWrap/>
            <w:vAlign w:val="bottom"/>
          </w:tcPr>
          <w:p w14:paraId="024421D5" w14:textId="77777777" w:rsidR="00E67269" w:rsidRPr="00A76730"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0AD29A36"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4C72B514"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67999838"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0A7196B5"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42AF429E"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589B8F53"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62D63A84"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r>
      <w:tr w:rsidR="00E67269" w:rsidRPr="00A76730" w14:paraId="7D98EFCF" w14:textId="77777777">
        <w:trPr>
          <w:trHeight w:val="300"/>
        </w:trPr>
        <w:tc>
          <w:tcPr>
            <w:tcW w:w="0" w:type="auto"/>
            <w:tcBorders>
              <w:top w:val="nil"/>
              <w:left w:val="nil"/>
              <w:bottom w:val="single" w:sz="4" w:space="0" w:color="auto"/>
              <w:right w:val="nil"/>
            </w:tcBorders>
            <w:shd w:val="clear" w:color="auto" w:fill="auto"/>
            <w:noWrap/>
            <w:vAlign w:val="bottom"/>
          </w:tcPr>
          <w:p w14:paraId="5B804FE9" w14:textId="77777777" w:rsidR="00E67269" w:rsidRPr="00A76730" w:rsidRDefault="00E67269" w:rsidP="00E67269">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648685DE"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tcPr>
          <w:p w14:paraId="17CA88E4"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tcPr>
          <w:p w14:paraId="4FF2543D"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tcPr>
          <w:p w14:paraId="1E9697F5"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tcPr>
          <w:p w14:paraId="125045C8"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tcPr>
          <w:p w14:paraId="2C91D0D7"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71059102"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57</w:t>
            </w:r>
          </w:p>
        </w:tc>
      </w:tr>
      <w:tr w:rsidR="00E67269" w:rsidRPr="00A76730" w14:paraId="612B46C8" w14:textId="77777777">
        <w:trPr>
          <w:trHeight w:val="300"/>
        </w:trPr>
        <w:tc>
          <w:tcPr>
            <w:tcW w:w="0" w:type="auto"/>
            <w:tcBorders>
              <w:top w:val="nil"/>
              <w:left w:val="single" w:sz="4" w:space="0" w:color="auto"/>
              <w:bottom w:val="nil"/>
              <w:right w:val="nil"/>
            </w:tcBorders>
            <w:shd w:val="clear" w:color="auto" w:fill="auto"/>
            <w:noWrap/>
            <w:vAlign w:val="bottom"/>
          </w:tcPr>
          <w:p w14:paraId="6F34E297" w14:textId="77777777" w:rsidR="00E67269" w:rsidRPr="00A76730" w:rsidRDefault="00E67269" w:rsidP="00E67269">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tcPr>
          <w:p w14:paraId="5AE5A793"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tcPr>
          <w:p w14:paraId="375AA1D2"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tcPr>
          <w:p w14:paraId="2AFED2F3"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tcPr>
          <w:p w14:paraId="0CEF9011"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tcPr>
          <w:p w14:paraId="5D76A335"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tcPr>
          <w:p w14:paraId="2B600996"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tcPr>
          <w:p w14:paraId="1E5C9776"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1,00E-10</w:t>
            </w:r>
          </w:p>
        </w:tc>
      </w:tr>
      <w:tr w:rsidR="00E67269" w:rsidRPr="00A76730" w14:paraId="2F9E2C8C" w14:textId="777777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54475A58" w14:textId="77777777" w:rsidR="00E67269" w:rsidRPr="00A76730" w:rsidRDefault="00E67269" w:rsidP="00E67269">
            <w:pPr>
              <w:rPr>
                <w:rFonts w:ascii="Calibri" w:eastAsia="Times New Roman" w:hAnsi="Calibri" w:cs="Times New Roman"/>
                <w:b/>
                <w:bCs/>
                <w:color w:val="000000"/>
                <w:sz w:val="20"/>
                <w:szCs w:val="20"/>
                <w:lang w:val="en-GB"/>
              </w:rPr>
            </w:pPr>
            <w:r w:rsidRPr="00A76730">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tcPr>
          <w:p w14:paraId="5061CD31"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tcPr>
          <w:p w14:paraId="5309A7DE"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3479CC09"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tcPr>
          <w:p w14:paraId="3F954DAF"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5DD2194D"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tcPr>
          <w:p w14:paraId="602179EF"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7F4FB34A"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14</w:t>
            </w:r>
          </w:p>
        </w:tc>
      </w:tr>
      <w:tr w:rsidR="00E67269" w:rsidRPr="00A76730" w14:paraId="62BD8014" w14:textId="77777777">
        <w:trPr>
          <w:trHeight w:val="300"/>
        </w:trPr>
        <w:tc>
          <w:tcPr>
            <w:tcW w:w="0" w:type="auto"/>
            <w:tcBorders>
              <w:top w:val="nil"/>
              <w:left w:val="nil"/>
              <w:bottom w:val="nil"/>
              <w:right w:val="nil"/>
            </w:tcBorders>
            <w:shd w:val="clear" w:color="auto" w:fill="auto"/>
            <w:noWrap/>
            <w:vAlign w:val="bottom"/>
          </w:tcPr>
          <w:p w14:paraId="621FCAB4" w14:textId="77777777" w:rsidR="00E67269" w:rsidRPr="00A76730" w:rsidRDefault="00E67269"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78B03F0B"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1C6F792B"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7B8816F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2EE54830"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2D0F2019"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384F1D93"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4E2E569C"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r>
      <w:tr w:rsidR="00E67269" w:rsidRPr="00A76730" w14:paraId="44C8A0A8" w14:textId="77777777">
        <w:trPr>
          <w:trHeight w:val="300"/>
        </w:trPr>
        <w:tc>
          <w:tcPr>
            <w:tcW w:w="0" w:type="auto"/>
            <w:tcBorders>
              <w:top w:val="nil"/>
              <w:left w:val="nil"/>
              <w:bottom w:val="nil"/>
              <w:right w:val="nil"/>
            </w:tcBorders>
            <w:shd w:val="clear" w:color="auto" w:fill="auto"/>
            <w:noWrap/>
            <w:vAlign w:val="bottom"/>
          </w:tcPr>
          <w:p w14:paraId="1AE75E34"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tcPr>
          <w:p w14:paraId="3915A9B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tcPr>
          <w:p w14:paraId="0F1B92A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2FD55EE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27A71FD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517D0CA3"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tcPr>
          <w:p w14:paraId="455AB66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tcPr>
          <w:p w14:paraId="4413C06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18BC7391" w14:textId="77777777">
        <w:trPr>
          <w:trHeight w:val="300"/>
        </w:trPr>
        <w:tc>
          <w:tcPr>
            <w:tcW w:w="0" w:type="auto"/>
            <w:tcBorders>
              <w:top w:val="nil"/>
              <w:left w:val="nil"/>
              <w:bottom w:val="nil"/>
              <w:right w:val="nil"/>
            </w:tcBorders>
            <w:shd w:val="clear" w:color="auto" w:fill="auto"/>
            <w:noWrap/>
            <w:vAlign w:val="bottom"/>
          </w:tcPr>
          <w:p w14:paraId="5FC82F30"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tcPr>
          <w:p w14:paraId="1DC71C55"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7A969ED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7F57FC7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tcPr>
          <w:p w14:paraId="6D7D25C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tcPr>
          <w:p w14:paraId="751F980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58179F0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1D3BC33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5DFD63F6" w14:textId="77777777">
        <w:trPr>
          <w:trHeight w:val="300"/>
        </w:trPr>
        <w:tc>
          <w:tcPr>
            <w:tcW w:w="0" w:type="auto"/>
            <w:tcBorders>
              <w:top w:val="nil"/>
              <w:left w:val="nil"/>
              <w:bottom w:val="nil"/>
              <w:right w:val="nil"/>
            </w:tcBorders>
            <w:shd w:val="clear" w:color="auto" w:fill="auto"/>
            <w:noWrap/>
            <w:vAlign w:val="bottom"/>
          </w:tcPr>
          <w:p w14:paraId="10AA34B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tcPr>
          <w:p w14:paraId="6CB4AB9D"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tcPr>
          <w:p w14:paraId="6A28982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3261DC3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6F4A383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0D5AA69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69B4B86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55133C4E"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r>
      <w:tr w:rsidR="00E67269" w:rsidRPr="00A76730" w14:paraId="0CEC8205" w14:textId="77777777">
        <w:trPr>
          <w:trHeight w:val="300"/>
        </w:trPr>
        <w:tc>
          <w:tcPr>
            <w:tcW w:w="0" w:type="auto"/>
            <w:tcBorders>
              <w:top w:val="nil"/>
              <w:left w:val="nil"/>
              <w:bottom w:val="nil"/>
              <w:right w:val="nil"/>
            </w:tcBorders>
            <w:shd w:val="clear" w:color="auto" w:fill="auto"/>
            <w:noWrap/>
            <w:vAlign w:val="bottom"/>
          </w:tcPr>
          <w:p w14:paraId="5CF0B639"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tcPr>
          <w:p w14:paraId="198B8B1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1963B7C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18E905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543DF7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47E01F0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C146C0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680F96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00B63CC0" w14:textId="77777777">
        <w:trPr>
          <w:trHeight w:val="300"/>
        </w:trPr>
        <w:tc>
          <w:tcPr>
            <w:tcW w:w="0" w:type="auto"/>
            <w:tcBorders>
              <w:top w:val="nil"/>
              <w:left w:val="nil"/>
              <w:bottom w:val="nil"/>
              <w:right w:val="nil"/>
            </w:tcBorders>
            <w:shd w:val="clear" w:color="auto" w:fill="auto"/>
            <w:noWrap/>
            <w:vAlign w:val="bottom"/>
          </w:tcPr>
          <w:p w14:paraId="6844A3A0"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tcPr>
          <w:p w14:paraId="2C46189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182A9FDE"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3643CBE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1F26F5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2CA5C08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6DD710A4"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tcPr>
          <w:p w14:paraId="6EA6667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2DD86496" w14:textId="77777777">
        <w:trPr>
          <w:trHeight w:val="300"/>
        </w:trPr>
        <w:tc>
          <w:tcPr>
            <w:tcW w:w="0" w:type="auto"/>
            <w:tcBorders>
              <w:top w:val="nil"/>
              <w:left w:val="nil"/>
              <w:bottom w:val="nil"/>
              <w:right w:val="nil"/>
            </w:tcBorders>
            <w:shd w:val="clear" w:color="auto" w:fill="auto"/>
            <w:noWrap/>
            <w:vAlign w:val="bottom"/>
          </w:tcPr>
          <w:p w14:paraId="6A4550EA"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tcPr>
          <w:p w14:paraId="003DFF9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65824BD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tcPr>
          <w:p w14:paraId="52A39194"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tcPr>
          <w:p w14:paraId="6814BE4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7ED43F4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tcPr>
          <w:p w14:paraId="2F8D257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tcPr>
          <w:p w14:paraId="54E344E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049B973F" w14:textId="77777777">
        <w:trPr>
          <w:trHeight w:val="300"/>
        </w:trPr>
        <w:tc>
          <w:tcPr>
            <w:tcW w:w="0" w:type="auto"/>
            <w:tcBorders>
              <w:top w:val="nil"/>
              <w:left w:val="nil"/>
              <w:bottom w:val="nil"/>
              <w:right w:val="nil"/>
            </w:tcBorders>
            <w:shd w:val="clear" w:color="auto" w:fill="auto"/>
            <w:noWrap/>
            <w:vAlign w:val="bottom"/>
          </w:tcPr>
          <w:p w14:paraId="61978736"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tcPr>
          <w:p w14:paraId="0D2B0FB7"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tcPr>
          <w:p w14:paraId="4806A4F0"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41F273A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0D4B160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1497B30D"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tcPr>
          <w:p w14:paraId="1ABCC447"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tcPr>
          <w:p w14:paraId="56C2A75E"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r>
      <w:tr w:rsidR="00E67269" w:rsidRPr="00A76730" w14:paraId="137121D0" w14:textId="77777777">
        <w:trPr>
          <w:trHeight w:val="300"/>
        </w:trPr>
        <w:tc>
          <w:tcPr>
            <w:tcW w:w="0" w:type="auto"/>
            <w:tcBorders>
              <w:top w:val="nil"/>
              <w:left w:val="nil"/>
              <w:bottom w:val="nil"/>
              <w:right w:val="nil"/>
            </w:tcBorders>
            <w:shd w:val="clear" w:color="auto" w:fill="auto"/>
            <w:noWrap/>
            <w:vAlign w:val="bottom"/>
          </w:tcPr>
          <w:p w14:paraId="6005F40C"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tcPr>
          <w:p w14:paraId="5F7057F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73EC406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tcPr>
          <w:p w14:paraId="496F91C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58392BFB"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2459131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083E9AE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tcPr>
          <w:p w14:paraId="64C923D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78C42ED4" w14:textId="77777777">
        <w:trPr>
          <w:trHeight w:val="300"/>
        </w:trPr>
        <w:tc>
          <w:tcPr>
            <w:tcW w:w="0" w:type="auto"/>
            <w:tcBorders>
              <w:top w:val="nil"/>
              <w:left w:val="nil"/>
              <w:bottom w:val="nil"/>
              <w:right w:val="nil"/>
            </w:tcBorders>
            <w:shd w:val="clear" w:color="auto" w:fill="auto"/>
            <w:noWrap/>
            <w:vAlign w:val="bottom"/>
          </w:tcPr>
          <w:p w14:paraId="762AE434"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tcPr>
          <w:p w14:paraId="66818F3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tcPr>
          <w:p w14:paraId="135FC8E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5CAA5DC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tcPr>
          <w:p w14:paraId="0EDC15F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tcPr>
          <w:p w14:paraId="2C43CF45"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tcPr>
          <w:p w14:paraId="40734D6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tcPr>
          <w:p w14:paraId="226E33C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3DFDB0B4" w14:textId="77777777">
        <w:trPr>
          <w:trHeight w:val="300"/>
        </w:trPr>
        <w:tc>
          <w:tcPr>
            <w:tcW w:w="0" w:type="auto"/>
            <w:tcBorders>
              <w:top w:val="nil"/>
              <w:left w:val="nil"/>
              <w:bottom w:val="nil"/>
              <w:right w:val="nil"/>
            </w:tcBorders>
            <w:shd w:val="clear" w:color="auto" w:fill="auto"/>
            <w:noWrap/>
            <w:vAlign w:val="bottom"/>
          </w:tcPr>
          <w:p w14:paraId="1945724E"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tcPr>
          <w:p w14:paraId="183ED46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3D676AD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437B1B9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64DD528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19B30DF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052C3E5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tcPr>
          <w:p w14:paraId="0D602F2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54E941D1" w14:textId="77777777">
        <w:trPr>
          <w:trHeight w:val="300"/>
        </w:trPr>
        <w:tc>
          <w:tcPr>
            <w:tcW w:w="0" w:type="auto"/>
            <w:tcBorders>
              <w:top w:val="nil"/>
              <w:left w:val="nil"/>
              <w:bottom w:val="nil"/>
              <w:right w:val="nil"/>
            </w:tcBorders>
            <w:shd w:val="clear" w:color="auto" w:fill="auto"/>
            <w:noWrap/>
            <w:vAlign w:val="bottom"/>
          </w:tcPr>
          <w:p w14:paraId="4870B27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tcPr>
          <w:p w14:paraId="267A9D1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48E8BDB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23C1F65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tcPr>
          <w:p w14:paraId="6313FC3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10BF7B9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1CF4E66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A38177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40E2D110" w14:textId="77777777">
        <w:trPr>
          <w:trHeight w:val="300"/>
        </w:trPr>
        <w:tc>
          <w:tcPr>
            <w:tcW w:w="0" w:type="auto"/>
            <w:tcBorders>
              <w:top w:val="nil"/>
              <w:left w:val="nil"/>
              <w:bottom w:val="nil"/>
              <w:right w:val="nil"/>
            </w:tcBorders>
            <w:shd w:val="clear" w:color="auto" w:fill="auto"/>
            <w:noWrap/>
            <w:vAlign w:val="bottom"/>
          </w:tcPr>
          <w:p w14:paraId="138EC61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tcPr>
          <w:p w14:paraId="67515D87"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377DFEB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77A1002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768EC96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5ED259E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tcPr>
          <w:p w14:paraId="46CFBDC5"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tcPr>
          <w:p w14:paraId="2AB01A0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48B9E9AD" w14:textId="77777777">
        <w:trPr>
          <w:trHeight w:val="300"/>
        </w:trPr>
        <w:tc>
          <w:tcPr>
            <w:tcW w:w="0" w:type="auto"/>
            <w:tcBorders>
              <w:top w:val="nil"/>
              <w:left w:val="nil"/>
              <w:bottom w:val="nil"/>
              <w:right w:val="nil"/>
            </w:tcBorders>
            <w:shd w:val="clear" w:color="auto" w:fill="auto"/>
            <w:noWrap/>
            <w:vAlign w:val="bottom"/>
          </w:tcPr>
          <w:p w14:paraId="587B22D6"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tcPr>
          <w:p w14:paraId="06F4454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tcPr>
          <w:p w14:paraId="6412B751"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tcPr>
          <w:p w14:paraId="3D0F884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17ECBEB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705CB2D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2F46C052"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tcPr>
          <w:p w14:paraId="484CE35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6A6F59C0" w14:textId="77777777">
        <w:trPr>
          <w:trHeight w:val="300"/>
        </w:trPr>
        <w:tc>
          <w:tcPr>
            <w:tcW w:w="0" w:type="auto"/>
            <w:tcBorders>
              <w:top w:val="nil"/>
              <w:left w:val="nil"/>
              <w:bottom w:val="nil"/>
              <w:right w:val="nil"/>
            </w:tcBorders>
            <w:shd w:val="clear" w:color="auto" w:fill="auto"/>
            <w:noWrap/>
            <w:vAlign w:val="bottom"/>
          </w:tcPr>
          <w:p w14:paraId="1F467BB9"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tcPr>
          <w:p w14:paraId="6E0534E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tcPr>
          <w:p w14:paraId="58CC8EA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3A89E18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tcPr>
          <w:p w14:paraId="569CF238"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5E053EC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0A477DB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73ADB7C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r>
      <w:tr w:rsidR="00E67269" w:rsidRPr="00A76730" w14:paraId="186918C7" w14:textId="77777777">
        <w:trPr>
          <w:trHeight w:val="300"/>
        </w:trPr>
        <w:tc>
          <w:tcPr>
            <w:tcW w:w="0" w:type="auto"/>
            <w:tcBorders>
              <w:top w:val="nil"/>
              <w:left w:val="nil"/>
              <w:bottom w:val="nil"/>
              <w:right w:val="nil"/>
            </w:tcBorders>
            <w:shd w:val="clear" w:color="auto" w:fill="auto"/>
            <w:noWrap/>
            <w:vAlign w:val="bottom"/>
          </w:tcPr>
          <w:p w14:paraId="4CD317A8"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tcPr>
          <w:p w14:paraId="593F5A00"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tcPr>
          <w:p w14:paraId="6E6CA743"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tcPr>
          <w:p w14:paraId="5959997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tcPr>
          <w:p w14:paraId="5D6077A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58DB990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tcPr>
          <w:p w14:paraId="7B89E34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tcPr>
          <w:p w14:paraId="73E0F6C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36104E48" w14:textId="77777777">
        <w:trPr>
          <w:trHeight w:val="300"/>
        </w:trPr>
        <w:tc>
          <w:tcPr>
            <w:tcW w:w="0" w:type="auto"/>
            <w:tcBorders>
              <w:top w:val="nil"/>
              <w:left w:val="nil"/>
              <w:bottom w:val="nil"/>
              <w:right w:val="nil"/>
            </w:tcBorders>
            <w:shd w:val="clear" w:color="auto" w:fill="auto"/>
            <w:noWrap/>
            <w:vAlign w:val="bottom"/>
          </w:tcPr>
          <w:p w14:paraId="12E838FA"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tcPr>
          <w:p w14:paraId="71DE888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0128048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77434B8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tcPr>
          <w:p w14:paraId="6BB607C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41558BC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09E112F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tcPr>
          <w:p w14:paraId="1AA138E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74E0C0E4" w14:textId="77777777">
        <w:trPr>
          <w:trHeight w:val="300"/>
        </w:trPr>
        <w:tc>
          <w:tcPr>
            <w:tcW w:w="0" w:type="auto"/>
            <w:tcBorders>
              <w:top w:val="nil"/>
              <w:left w:val="nil"/>
              <w:bottom w:val="nil"/>
              <w:right w:val="nil"/>
            </w:tcBorders>
            <w:shd w:val="clear" w:color="auto" w:fill="auto"/>
            <w:noWrap/>
            <w:vAlign w:val="bottom"/>
          </w:tcPr>
          <w:p w14:paraId="2A97F6A0"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tcPr>
          <w:p w14:paraId="22DD232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18997C0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tcPr>
          <w:p w14:paraId="53373C7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09172548"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57FDE74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429EDB3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tcPr>
          <w:p w14:paraId="634BFAC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7E273697" w14:textId="77777777">
        <w:trPr>
          <w:trHeight w:val="300"/>
        </w:trPr>
        <w:tc>
          <w:tcPr>
            <w:tcW w:w="0" w:type="auto"/>
            <w:tcBorders>
              <w:top w:val="nil"/>
              <w:left w:val="nil"/>
              <w:bottom w:val="nil"/>
              <w:right w:val="nil"/>
            </w:tcBorders>
            <w:shd w:val="clear" w:color="auto" w:fill="auto"/>
            <w:noWrap/>
            <w:vAlign w:val="bottom"/>
          </w:tcPr>
          <w:p w14:paraId="6D54DCCB"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tcPr>
          <w:p w14:paraId="6BA73C3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tcPr>
          <w:p w14:paraId="09BE46E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63B1D61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386E2A1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755154A6"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tcPr>
          <w:p w14:paraId="4C29492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6E8704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6436E5A4" w14:textId="77777777">
        <w:trPr>
          <w:trHeight w:val="300"/>
        </w:trPr>
        <w:tc>
          <w:tcPr>
            <w:tcW w:w="0" w:type="auto"/>
            <w:tcBorders>
              <w:top w:val="nil"/>
              <w:left w:val="nil"/>
              <w:bottom w:val="nil"/>
              <w:right w:val="nil"/>
            </w:tcBorders>
            <w:shd w:val="clear" w:color="auto" w:fill="auto"/>
            <w:noWrap/>
            <w:vAlign w:val="bottom"/>
          </w:tcPr>
          <w:p w14:paraId="41663BE9"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tcPr>
          <w:p w14:paraId="0A1539A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tcPr>
          <w:p w14:paraId="6B50A31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0F8E704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6675CDB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5062170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5E1B870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6117AC3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73A3695C" w14:textId="77777777">
        <w:trPr>
          <w:trHeight w:val="300"/>
        </w:trPr>
        <w:tc>
          <w:tcPr>
            <w:tcW w:w="0" w:type="auto"/>
            <w:tcBorders>
              <w:top w:val="nil"/>
              <w:left w:val="nil"/>
              <w:bottom w:val="nil"/>
              <w:right w:val="nil"/>
            </w:tcBorders>
            <w:shd w:val="clear" w:color="auto" w:fill="auto"/>
            <w:noWrap/>
            <w:vAlign w:val="bottom"/>
          </w:tcPr>
          <w:p w14:paraId="2914A3BD"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tcPr>
          <w:p w14:paraId="17DA575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2E564C20"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3FB32A16"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tcPr>
          <w:p w14:paraId="57626C40"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75DFC06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23E5BBA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3F5D26B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1E652D3B" w14:textId="77777777">
        <w:trPr>
          <w:trHeight w:val="300"/>
        </w:trPr>
        <w:tc>
          <w:tcPr>
            <w:tcW w:w="0" w:type="auto"/>
            <w:tcBorders>
              <w:top w:val="nil"/>
              <w:left w:val="nil"/>
              <w:bottom w:val="nil"/>
              <w:right w:val="nil"/>
            </w:tcBorders>
            <w:shd w:val="clear" w:color="auto" w:fill="auto"/>
            <w:noWrap/>
            <w:vAlign w:val="bottom"/>
          </w:tcPr>
          <w:p w14:paraId="5F0DECAD"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tcPr>
          <w:p w14:paraId="343D853C"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372D273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5A46295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50ACEFE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157D6AE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077C14C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E3550A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1B0F31B7" w14:textId="77777777">
        <w:trPr>
          <w:trHeight w:val="300"/>
        </w:trPr>
        <w:tc>
          <w:tcPr>
            <w:tcW w:w="0" w:type="auto"/>
            <w:tcBorders>
              <w:top w:val="nil"/>
              <w:left w:val="nil"/>
              <w:bottom w:val="nil"/>
              <w:right w:val="nil"/>
            </w:tcBorders>
            <w:shd w:val="clear" w:color="auto" w:fill="auto"/>
            <w:noWrap/>
            <w:vAlign w:val="bottom"/>
          </w:tcPr>
          <w:p w14:paraId="2A84FA3D"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tcPr>
          <w:p w14:paraId="4A80CCC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4A3CC73C"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18B4139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4F5FD2E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A29F1D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262F4808"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tcPr>
          <w:p w14:paraId="7EEB119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184669FF" w14:textId="77777777">
        <w:trPr>
          <w:trHeight w:val="300"/>
        </w:trPr>
        <w:tc>
          <w:tcPr>
            <w:tcW w:w="0" w:type="auto"/>
            <w:tcBorders>
              <w:top w:val="nil"/>
              <w:left w:val="nil"/>
              <w:bottom w:val="nil"/>
              <w:right w:val="nil"/>
            </w:tcBorders>
            <w:shd w:val="clear" w:color="auto" w:fill="auto"/>
            <w:noWrap/>
            <w:vAlign w:val="bottom"/>
          </w:tcPr>
          <w:p w14:paraId="30F2FB3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javanicum2*</w:t>
            </w:r>
          </w:p>
        </w:tc>
        <w:tc>
          <w:tcPr>
            <w:tcW w:w="0" w:type="auto"/>
            <w:tcBorders>
              <w:top w:val="nil"/>
              <w:left w:val="single" w:sz="4" w:space="0" w:color="auto"/>
              <w:bottom w:val="nil"/>
              <w:right w:val="nil"/>
            </w:tcBorders>
            <w:shd w:val="clear" w:color="000000" w:fill="FFEB9C"/>
            <w:noWrap/>
            <w:vAlign w:val="bottom"/>
          </w:tcPr>
          <w:p w14:paraId="749B6C1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098F117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tcPr>
          <w:p w14:paraId="509DCAFC"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50810DB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tcPr>
          <w:p w14:paraId="01F751F1"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tcPr>
          <w:p w14:paraId="080F29BA"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tcPr>
          <w:p w14:paraId="48C0674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1(low)</w:t>
            </w:r>
          </w:p>
        </w:tc>
      </w:tr>
      <w:tr w:rsidR="00E67269" w:rsidRPr="00A76730" w14:paraId="1C5D80B6" w14:textId="77777777">
        <w:trPr>
          <w:trHeight w:val="300"/>
        </w:trPr>
        <w:tc>
          <w:tcPr>
            <w:tcW w:w="0" w:type="auto"/>
            <w:tcBorders>
              <w:top w:val="nil"/>
              <w:left w:val="nil"/>
              <w:bottom w:val="nil"/>
              <w:right w:val="nil"/>
            </w:tcBorders>
            <w:shd w:val="clear" w:color="auto" w:fill="auto"/>
            <w:noWrap/>
            <w:vAlign w:val="bottom"/>
          </w:tcPr>
          <w:p w14:paraId="605D1F1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tcPr>
          <w:p w14:paraId="6F7DE1A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tcPr>
          <w:p w14:paraId="4B46EE5B"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tcPr>
          <w:p w14:paraId="7B32EA8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6B5B41B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26F4BDDB"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1624533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tcPr>
          <w:p w14:paraId="0A98A0C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24CB2318" w14:textId="77777777">
        <w:trPr>
          <w:trHeight w:val="300"/>
        </w:trPr>
        <w:tc>
          <w:tcPr>
            <w:tcW w:w="0" w:type="auto"/>
            <w:tcBorders>
              <w:top w:val="nil"/>
              <w:left w:val="nil"/>
              <w:bottom w:val="nil"/>
              <w:right w:val="nil"/>
            </w:tcBorders>
            <w:shd w:val="clear" w:color="auto" w:fill="auto"/>
            <w:noWrap/>
            <w:vAlign w:val="bottom"/>
          </w:tcPr>
          <w:p w14:paraId="4A1F8E59"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tcPr>
          <w:p w14:paraId="37A4CA1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tcPr>
          <w:p w14:paraId="47E8D0E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49A423BC"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tcPr>
          <w:p w14:paraId="38FBC50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DC18BC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51D52D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1012A9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r>
      <w:tr w:rsidR="00E67269" w:rsidRPr="00A76730" w14:paraId="5860CF3E" w14:textId="77777777">
        <w:trPr>
          <w:trHeight w:val="300"/>
        </w:trPr>
        <w:tc>
          <w:tcPr>
            <w:tcW w:w="0" w:type="auto"/>
            <w:tcBorders>
              <w:top w:val="nil"/>
              <w:left w:val="nil"/>
              <w:bottom w:val="nil"/>
              <w:right w:val="nil"/>
            </w:tcBorders>
            <w:shd w:val="clear" w:color="auto" w:fill="auto"/>
            <w:noWrap/>
            <w:vAlign w:val="bottom"/>
          </w:tcPr>
          <w:p w14:paraId="200E137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tcPr>
          <w:p w14:paraId="570D364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30E7F78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4E10D5C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6E53EC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53A6473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D05CFA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2FD3ED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6E09ACB1" w14:textId="77777777">
        <w:trPr>
          <w:trHeight w:val="300"/>
        </w:trPr>
        <w:tc>
          <w:tcPr>
            <w:tcW w:w="0" w:type="auto"/>
            <w:tcBorders>
              <w:top w:val="nil"/>
              <w:left w:val="nil"/>
              <w:bottom w:val="nil"/>
              <w:right w:val="nil"/>
            </w:tcBorders>
            <w:shd w:val="clear" w:color="auto" w:fill="auto"/>
            <w:noWrap/>
            <w:vAlign w:val="bottom"/>
          </w:tcPr>
          <w:p w14:paraId="14FB512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tcPr>
          <w:p w14:paraId="0864C732"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tcPr>
          <w:p w14:paraId="1D3A78F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673F9796"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tcPr>
          <w:p w14:paraId="0DA7390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tcPr>
          <w:p w14:paraId="634270D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06F0D383"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tcPr>
          <w:p w14:paraId="5FEEFA6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r>
      <w:tr w:rsidR="00E67269" w:rsidRPr="00A76730" w14:paraId="4CAAD799" w14:textId="77777777">
        <w:trPr>
          <w:trHeight w:val="300"/>
        </w:trPr>
        <w:tc>
          <w:tcPr>
            <w:tcW w:w="0" w:type="auto"/>
            <w:tcBorders>
              <w:top w:val="nil"/>
              <w:left w:val="nil"/>
              <w:bottom w:val="nil"/>
              <w:right w:val="nil"/>
            </w:tcBorders>
            <w:shd w:val="clear" w:color="auto" w:fill="auto"/>
            <w:noWrap/>
            <w:vAlign w:val="bottom"/>
          </w:tcPr>
          <w:p w14:paraId="0432E9A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tcPr>
          <w:p w14:paraId="30398B8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2AAB4D55"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08C276B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275042B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tcPr>
          <w:p w14:paraId="4D1C14D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4959267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tcPr>
          <w:p w14:paraId="7C25AEA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50161D91" w14:textId="77777777">
        <w:trPr>
          <w:trHeight w:val="300"/>
        </w:trPr>
        <w:tc>
          <w:tcPr>
            <w:tcW w:w="0" w:type="auto"/>
            <w:tcBorders>
              <w:top w:val="nil"/>
              <w:left w:val="nil"/>
              <w:bottom w:val="nil"/>
              <w:right w:val="nil"/>
            </w:tcBorders>
            <w:shd w:val="clear" w:color="auto" w:fill="auto"/>
            <w:noWrap/>
            <w:vAlign w:val="bottom"/>
          </w:tcPr>
          <w:p w14:paraId="511DDDA0"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tcPr>
          <w:p w14:paraId="01CC2330"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tcPr>
          <w:p w14:paraId="0F6E96AC"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tcPr>
          <w:p w14:paraId="2096FAB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5B1DDC4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397A14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0B12D75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CDC076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36702525" w14:textId="77777777">
        <w:trPr>
          <w:trHeight w:val="300"/>
        </w:trPr>
        <w:tc>
          <w:tcPr>
            <w:tcW w:w="0" w:type="auto"/>
            <w:tcBorders>
              <w:top w:val="nil"/>
              <w:left w:val="nil"/>
              <w:bottom w:val="nil"/>
              <w:right w:val="nil"/>
            </w:tcBorders>
            <w:shd w:val="clear" w:color="auto" w:fill="auto"/>
            <w:noWrap/>
            <w:vAlign w:val="bottom"/>
          </w:tcPr>
          <w:p w14:paraId="7B792168"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tcPr>
          <w:p w14:paraId="71039BE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3280AFFB"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tcPr>
          <w:p w14:paraId="0DEBF98B"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tcPr>
          <w:p w14:paraId="30D0F64E"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tcPr>
          <w:p w14:paraId="5B85D9A3"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tcPr>
          <w:p w14:paraId="38FB311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tcPr>
          <w:p w14:paraId="1797D26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320A8D87" w14:textId="77777777">
        <w:trPr>
          <w:trHeight w:val="300"/>
        </w:trPr>
        <w:tc>
          <w:tcPr>
            <w:tcW w:w="0" w:type="auto"/>
            <w:tcBorders>
              <w:top w:val="nil"/>
              <w:left w:val="nil"/>
              <w:bottom w:val="nil"/>
              <w:right w:val="nil"/>
            </w:tcBorders>
            <w:shd w:val="clear" w:color="auto" w:fill="auto"/>
            <w:noWrap/>
            <w:vAlign w:val="bottom"/>
          </w:tcPr>
          <w:p w14:paraId="074DC0DB"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tcPr>
          <w:p w14:paraId="4CEC3ED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1E32A6AE"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1831110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2D669BF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5479766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tcPr>
          <w:p w14:paraId="52C0C91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48EFC94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495ACD14" w14:textId="77777777">
        <w:trPr>
          <w:trHeight w:val="300"/>
        </w:trPr>
        <w:tc>
          <w:tcPr>
            <w:tcW w:w="0" w:type="auto"/>
            <w:tcBorders>
              <w:top w:val="nil"/>
              <w:left w:val="nil"/>
              <w:bottom w:val="nil"/>
              <w:right w:val="nil"/>
            </w:tcBorders>
            <w:shd w:val="clear" w:color="auto" w:fill="auto"/>
            <w:noWrap/>
            <w:vAlign w:val="bottom"/>
          </w:tcPr>
          <w:p w14:paraId="59E445DD"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tcPr>
          <w:p w14:paraId="2559169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65C54B04"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tcPr>
          <w:p w14:paraId="5CDBCB5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7713CDB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4DC8103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tcPr>
          <w:p w14:paraId="0F23F2D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tcPr>
          <w:p w14:paraId="7128E80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6941C73E" w14:textId="77777777">
        <w:trPr>
          <w:trHeight w:val="300"/>
        </w:trPr>
        <w:tc>
          <w:tcPr>
            <w:tcW w:w="0" w:type="auto"/>
            <w:tcBorders>
              <w:top w:val="nil"/>
              <w:left w:val="nil"/>
              <w:bottom w:val="nil"/>
              <w:right w:val="nil"/>
            </w:tcBorders>
            <w:shd w:val="clear" w:color="auto" w:fill="auto"/>
            <w:noWrap/>
            <w:vAlign w:val="bottom"/>
          </w:tcPr>
          <w:p w14:paraId="3B7A6570"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tcPr>
          <w:p w14:paraId="6192461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4398AADD"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tcPr>
          <w:p w14:paraId="52DFC27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6D3340F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tcPr>
          <w:p w14:paraId="624F39DC"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tcPr>
          <w:p w14:paraId="146BA4B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009B84C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60CAF8D2" w14:textId="77777777">
        <w:trPr>
          <w:trHeight w:val="300"/>
        </w:trPr>
        <w:tc>
          <w:tcPr>
            <w:tcW w:w="0" w:type="auto"/>
            <w:tcBorders>
              <w:top w:val="nil"/>
              <w:left w:val="nil"/>
              <w:bottom w:val="nil"/>
              <w:right w:val="nil"/>
            </w:tcBorders>
            <w:shd w:val="clear" w:color="auto" w:fill="auto"/>
            <w:noWrap/>
            <w:vAlign w:val="bottom"/>
          </w:tcPr>
          <w:p w14:paraId="1B85868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tcPr>
          <w:p w14:paraId="6C8657F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8E9425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7A2286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12F5689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6BBB1D6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04641ED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FFFBB8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7E0A7249" w14:textId="77777777">
        <w:trPr>
          <w:trHeight w:val="300"/>
        </w:trPr>
        <w:tc>
          <w:tcPr>
            <w:tcW w:w="0" w:type="auto"/>
            <w:tcBorders>
              <w:top w:val="nil"/>
              <w:left w:val="nil"/>
              <w:bottom w:val="nil"/>
              <w:right w:val="nil"/>
            </w:tcBorders>
            <w:shd w:val="clear" w:color="auto" w:fill="auto"/>
            <w:noWrap/>
            <w:vAlign w:val="bottom"/>
          </w:tcPr>
          <w:p w14:paraId="65B88001"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tcPr>
          <w:p w14:paraId="72139FE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5EA05D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tcPr>
          <w:p w14:paraId="2DEF918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tcPr>
          <w:p w14:paraId="5AAEC25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D620BF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35731CA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C1F764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3A167C1C" w14:textId="77777777">
        <w:trPr>
          <w:trHeight w:val="300"/>
        </w:trPr>
        <w:tc>
          <w:tcPr>
            <w:tcW w:w="0" w:type="auto"/>
            <w:tcBorders>
              <w:top w:val="nil"/>
              <w:left w:val="nil"/>
              <w:bottom w:val="nil"/>
              <w:right w:val="nil"/>
            </w:tcBorders>
            <w:shd w:val="clear" w:color="auto" w:fill="auto"/>
            <w:noWrap/>
            <w:vAlign w:val="bottom"/>
          </w:tcPr>
          <w:p w14:paraId="71CF668F"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tcPr>
          <w:p w14:paraId="3C9E688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tcPr>
          <w:p w14:paraId="241C97C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7F8530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0C95752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tcPr>
          <w:p w14:paraId="5CBB412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16BEC6D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FDFDC6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21D8BB1C" w14:textId="77777777">
        <w:trPr>
          <w:trHeight w:val="300"/>
        </w:trPr>
        <w:tc>
          <w:tcPr>
            <w:tcW w:w="0" w:type="auto"/>
            <w:tcBorders>
              <w:top w:val="nil"/>
              <w:left w:val="nil"/>
              <w:bottom w:val="nil"/>
              <w:right w:val="nil"/>
            </w:tcBorders>
            <w:shd w:val="clear" w:color="auto" w:fill="auto"/>
            <w:noWrap/>
            <w:vAlign w:val="bottom"/>
          </w:tcPr>
          <w:p w14:paraId="0BA41637"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tcPr>
          <w:p w14:paraId="30F4FFD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tcPr>
          <w:p w14:paraId="4208B0D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tcPr>
          <w:p w14:paraId="627586C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51C0ED4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715C1E0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tcPr>
          <w:p w14:paraId="75F8CCD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tcPr>
          <w:p w14:paraId="64D6DC9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173A10E7" w14:textId="77777777">
        <w:trPr>
          <w:trHeight w:val="300"/>
        </w:trPr>
        <w:tc>
          <w:tcPr>
            <w:tcW w:w="0" w:type="auto"/>
            <w:tcBorders>
              <w:top w:val="nil"/>
              <w:left w:val="nil"/>
              <w:bottom w:val="nil"/>
              <w:right w:val="nil"/>
            </w:tcBorders>
            <w:shd w:val="clear" w:color="auto" w:fill="auto"/>
            <w:noWrap/>
            <w:vAlign w:val="bottom"/>
          </w:tcPr>
          <w:p w14:paraId="128EF47F"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tcPr>
          <w:p w14:paraId="11465F0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53B7DCBE"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tcPr>
          <w:p w14:paraId="4F9C390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3744400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5059CDE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203DAE1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794CED5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r>
      <w:tr w:rsidR="00E67269" w:rsidRPr="00A76730" w14:paraId="4469A654" w14:textId="77777777">
        <w:trPr>
          <w:trHeight w:val="300"/>
        </w:trPr>
        <w:tc>
          <w:tcPr>
            <w:tcW w:w="0" w:type="auto"/>
            <w:tcBorders>
              <w:top w:val="nil"/>
              <w:left w:val="nil"/>
              <w:bottom w:val="nil"/>
              <w:right w:val="nil"/>
            </w:tcBorders>
            <w:shd w:val="clear" w:color="auto" w:fill="auto"/>
            <w:noWrap/>
            <w:vAlign w:val="bottom"/>
          </w:tcPr>
          <w:p w14:paraId="29A72FC8"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tcPr>
          <w:p w14:paraId="0DE0D88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tcPr>
          <w:p w14:paraId="05DFC13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7402F18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FF7BC0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tcPr>
          <w:p w14:paraId="4DF4399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D5358A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tcPr>
          <w:p w14:paraId="717C30D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32A7626A" w14:textId="77777777">
        <w:trPr>
          <w:trHeight w:val="300"/>
        </w:trPr>
        <w:tc>
          <w:tcPr>
            <w:tcW w:w="0" w:type="auto"/>
            <w:tcBorders>
              <w:top w:val="nil"/>
              <w:left w:val="nil"/>
              <w:bottom w:val="nil"/>
              <w:right w:val="nil"/>
            </w:tcBorders>
            <w:shd w:val="clear" w:color="auto" w:fill="auto"/>
            <w:noWrap/>
            <w:vAlign w:val="bottom"/>
          </w:tcPr>
          <w:p w14:paraId="241ECDA4"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tcPr>
          <w:p w14:paraId="4CC3E059"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tcPr>
          <w:p w14:paraId="1182930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tcPr>
          <w:p w14:paraId="594EF4B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tcPr>
          <w:p w14:paraId="450FF34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tcPr>
          <w:p w14:paraId="0FF4542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tcPr>
          <w:p w14:paraId="2B4DAEA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5E31AC2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0C1D9085" w14:textId="77777777">
        <w:trPr>
          <w:trHeight w:val="300"/>
        </w:trPr>
        <w:tc>
          <w:tcPr>
            <w:tcW w:w="0" w:type="auto"/>
            <w:tcBorders>
              <w:top w:val="nil"/>
              <w:left w:val="nil"/>
              <w:bottom w:val="nil"/>
              <w:right w:val="nil"/>
            </w:tcBorders>
            <w:shd w:val="clear" w:color="auto" w:fill="auto"/>
            <w:noWrap/>
            <w:vAlign w:val="bottom"/>
          </w:tcPr>
          <w:p w14:paraId="5A774018"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tcPr>
          <w:p w14:paraId="2BE2AC6A"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tcPr>
          <w:p w14:paraId="31FD343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tcPr>
          <w:p w14:paraId="59C9671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tcPr>
          <w:p w14:paraId="1E85BFC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0C1AA231"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tcPr>
          <w:p w14:paraId="74CCD90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71B01B8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1B974773" w14:textId="77777777">
        <w:trPr>
          <w:trHeight w:val="300"/>
        </w:trPr>
        <w:tc>
          <w:tcPr>
            <w:tcW w:w="0" w:type="auto"/>
            <w:tcBorders>
              <w:top w:val="nil"/>
              <w:left w:val="nil"/>
              <w:bottom w:val="nil"/>
              <w:right w:val="nil"/>
            </w:tcBorders>
            <w:shd w:val="clear" w:color="auto" w:fill="auto"/>
            <w:noWrap/>
            <w:vAlign w:val="bottom"/>
          </w:tcPr>
          <w:p w14:paraId="653DFCE1"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tcPr>
          <w:p w14:paraId="161B374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2D247C1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tcPr>
          <w:p w14:paraId="6BB8EA9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tcPr>
          <w:p w14:paraId="300BE50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tcPr>
          <w:p w14:paraId="535E902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tcPr>
          <w:p w14:paraId="6DCD8BC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tcPr>
          <w:p w14:paraId="01790A9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53BBE4D0" w14:textId="77777777">
        <w:trPr>
          <w:trHeight w:val="300"/>
        </w:trPr>
        <w:tc>
          <w:tcPr>
            <w:tcW w:w="0" w:type="auto"/>
            <w:tcBorders>
              <w:top w:val="nil"/>
              <w:left w:val="nil"/>
              <w:bottom w:val="nil"/>
              <w:right w:val="nil"/>
            </w:tcBorders>
            <w:shd w:val="clear" w:color="auto" w:fill="auto"/>
            <w:noWrap/>
            <w:vAlign w:val="bottom"/>
          </w:tcPr>
          <w:p w14:paraId="159CDA67"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tcPr>
          <w:p w14:paraId="3D73554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0C9C762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696D8C0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AA2154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27162C3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tcPr>
          <w:p w14:paraId="18AC00E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19AB17C7"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1/7(low)</w:t>
            </w:r>
          </w:p>
        </w:tc>
      </w:tr>
      <w:tr w:rsidR="00E67269" w:rsidRPr="00A76730" w14:paraId="4017C001" w14:textId="77777777">
        <w:trPr>
          <w:trHeight w:val="300"/>
        </w:trPr>
        <w:tc>
          <w:tcPr>
            <w:tcW w:w="0" w:type="auto"/>
            <w:tcBorders>
              <w:top w:val="nil"/>
              <w:left w:val="nil"/>
              <w:bottom w:val="nil"/>
              <w:right w:val="nil"/>
            </w:tcBorders>
            <w:shd w:val="clear" w:color="auto" w:fill="auto"/>
            <w:noWrap/>
            <w:vAlign w:val="bottom"/>
          </w:tcPr>
          <w:p w14:paraId="6A45F041"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tcPr>
          <w:p w14:paraId="181ECEA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tcPr>
          <w:p w14:paraId="70EA726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6D33807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tcPr>
          <w:p w14:paraId="6BD3D46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tcPr>
          <w:p w14:paraId="388873C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tcPr>
          <w:p w14:paraId="65CE2C3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tcPr>
          <w:p w14:paraId="31846B5E"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17247F8A" w14:textId="77777777">
        <w:trPr>
          <w:trHeight w:val="300"/>
        </w:trPr>
        <w:tc>
          <w:tcPr>
            <w:tcW w:w="0" w:type="auto"/>
            <w:tcBorders>
              <w:top w:val="nil"/>
              <w:left w:val="nil"/>
              <w:bottom w:val="nil"/>
              <w:right w:val="nil"/>
            </w:tcBorders>
            <w:shd w:val="clear" w:color="auto" w:fill="auto"/>
            <w:noWrap/>
            <w:vAlign w:val="bottom"/>
          </w:tcPr>
          <w:p w14:paraId="6A2DAB7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tcPr>
          <w:p w14:paraId="7517206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tcPr>
          <w:p w14:paraId="134245FE"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tcPr>
          <w:p w14:paraId="7083D47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tcPr>
          <w:p w14:paraId="0C7A1BF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tcPr>
          <w:p w14:paraId="438EB03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tcPr>
          <w:p w14:paraId="540AE248"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tcPr>
          <w:p w14:paraId="4097B5C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9C3223" w:rsidRPr="00A76730" w14:paraId="1ABA8710" w14:textId="77777777">
        <w:trPr>
          <w:trHeight w:val="300"/>
        </w:trPr>
        <w:tc>
          <w:tcPr>
            <w:tcW w:w="0" w:type="auto"/>
            <w:tcBorders>
              <w:top w:val="nil"/>
              <w:left w:val="nil"/>
              <w:bottom w:val="nil"/>
              <w:right w:val="nil"/>
            </w:tcBorders>
            <w:shd w:val="clear" w:color="auto" w:fill="auto"/>
            <w:noWrap/>
            <w:vAlign w:val="bottom"/>
          </w:tcPr>
          <w:p w14:paraId="6E3D7D1D" w14:textId="77777777"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47F5B347" w14:textId="77777777"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37EB7A71" w14:textId="77777777"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5FC51E1C" w14:textId="77777777"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282108F1" w14:textId="77777777"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1660C731" w14:textId="77777777"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9C65AC6" w14:textId="77777777"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69952BB4" w14:textId="77777777"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57</w:t>
            </w:r>
          </w:p>
        </w:tc>
      </w:tr>
      <w:tr w:rsidR="009C3223" w:rsidRPr="00A76730" w14:paraId="37E882BC" w14:textId="77777777">
        <w:trPr>
          <w:trHeight w:val="300"/>
        </w:trPr>
        <w:tc>
          <w:tcPr>
            <w:tcW w:w="0" w:type="auto"/>
            <w:tcBorders>
              <w:top w:val="nil"/>
              <w:left w:val="nil"/>
              <w:bottom w:val="nil"/>
              <w:right w:val="nil"/>
            </w:tcBorders>
            <w:shd w:val="clear" w:color="auto" w:fill="auto"/>
            <w:noWrap/>
            <w:vAlign w:val="bottom"/>
          </w:tcPr>
          <w:p w14:paraId="00DC2F28"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1A09C9CE"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048FA720"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160B39F3"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7BAEDC4"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9404929"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243A107"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57858267" w14:textId="77777777" w:rsidR="009C3223" w:rsidRPr="00A76730" w:rsidRDefault="009C3223" w:rsidP="00E67269">
            <w:pPr>
              <w:rPr>
                <w:rFonts w:ascii="Calibri" w:eastAsia="Times New Roman" w:hAnsi="Calibri" w:cs="Times New Roman"/>
                <w:sz w:val="20"/>
                <w:szCs w:val="20"/>
                <w:lang w:val="en-GB"/>
              </w:rPr>
            </w:pPr>
          </w:p>
        </w:tc>
      </w:tr>
      <w:tr w:rsidR="009C3223" w:rsidRPr="00A76730" w14:paraId="4B1564C1" w14:textId="77777777">
        <w:trPr>
          <w:trHeight w:val="300"/>
        </w:trPr>
        <w:tc>
          <w:tcPr>
            <w:tcW w:w="0" w:type="auto"/>
            <w:tcBorders>
              <w:top w:val="nil"/>
              <w:left w:val="nil"/>
              <w:bottom w:val="nil"/>
              <w:right w:val="nil"/>
            </w:tcBorders>
            <w:shd w:val="clear" w:color="auto" w:fill="auto"/>
            <w:noWrap/>
            <w:vAlign w:val="bottom"/>
          </w:tcPr>
          <w:p w14:paraId="6DEC2D8D"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189C7076"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tcPr>
          <w:p w14:paraId="44932A9F"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tcPr>
          <w:p w14:paraId="5CD6E1BD"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w:t>
            </w:r>
            <w:r w:rsidRPr="00A76730">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3A9EF08B"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2:</w:t>
            </w:r>
            <w:r w:rsidRPr="00A76730">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7E7ED903"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3:</w:t>
            </w:r>
            <w:r w:rsidRPr="00A76730">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63584418"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4:</w:t>
            </w:r>
            <w:r w:rsidRPr="00A76730">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C393E3C"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xml:space="preserve">5: </w:t>
            </w:r>
            <w:r w:rsidRPr="00A76730">
              <w:rPr>
                <w:rFonts w:ascii="Calibri" w:eastAsia="Times New Roman" w:hAnsi="Calibri" w:cs="Times New Roman"/>
                <w:i/>
                <w:sz w:val="20"/>
                <w:szCs w:val="20"/>
                <w:lang w:val="en-GB"/>
              </w:rPr>
              <w:t>Cochlopetalum</w:t>
            </w:r>
          </w:p>
        </w:tc>
      </w:tr>
      <w:tr w:rsidR="009C3223" w:rsidRPr="00A76730" w14:paraId="02A076BC" w14:textId="77777777">
        <w:trPr>
          <w:trHeight w:val="300"/>
        </w:trPr>
        <w:tc>
          <w:tcPr>
            <w:tcW w:w="0" w:type="auto"/>
            <w:tcBorders>
              <w:top w:val="nil"/>
              <w:left w:val="nil"/>
              <w:bottom w:val="nil"/>
              <w:right w:val="nil"/>
            </w:tcBorders>
            <w:shd w:val="clear" w:color="auto" w:fill="auto"/>
            <w:noWrap/>
            <w:vAlign w:val="bottom"/>
          </w:tcPr>
          <w:p w14:paraId="0EC71B9B" w14:textId="77777777" w:rsidR="009C3223" w:rsidRPr="00A76730"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77AB479"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xml:space="preserve">*= not in </w:t>
            </w:r>
            <w:r w:rsidR="00097A11" w:rsidRPr="00A76730">
              <w:rPr>
                <w:rFonts w:ascii="Calibri" w:eastAsia="Times New Roman" w:hAnsi="Calibri" w:cs="Times New Roman"/>
                <w:sz w:val="20"/>
                <w:szCs w:val="20"/>
                <w:lang w:val="en-GB"/>
              </w:rPr>
              <w:t>train set</w:t>
            </w:r>
            <w:r w:rsidRPr="00A76730">
              <w:rPr>
                <w:rFonts w:ascii="Calibri" w:eastAsia="Times New Roman" w:hAnsi="Calibri" w:cs="Times New Roman"/>
                <w:sz w:val="20"/>
                <w:szCs w:val="20"/>
                <w:lang w:val="en-GB"/>
              </w:rPr>
              <w:t xml:space="preserve"> / on dear.smartweb.tw</w:t>
            </w:r>
          </w:p>
        </w:tc>
        <w:tc>
          <w:tcPr>
            <w:tcW w:w="0" w:type="auto"/>
            <w:tcBorders>
              <w:top w:val="nil"/>
              <w:left w:val="single" w:sz="4" w:space="0" w:color="auto"/>
              <w:bottom w:val="nil"/>
            </w:tcBorders>
            <w:shd w:val="clear" w:color="auto" w:fill="auto"/>
            <w:noWrap/>
            <w:vAlign w:val="bottom"/>
          </w:tcPr>
          <w:p w14:paraId="096A2B0D" w14:textId="77777777" w:rsidR="009C3223" w:rsidRPr="00A76730" w:rsidRDefault="009D4077"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6:</w:t>
            </w:r>
            <w:r w:rsidR="009C3223" w:rsidRPr="00A76730">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490241D4"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7:</w:t>
            </w:r>
            <w:r w:rsidRPr="00A76730">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76A42D04" w14:textId="77777777" w:rsidR="009C3223" w:rsidRPr="00A76730" w:rsidRDefault="00750FA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135FEBD7"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tcPr>
          <w:p w14:paraId="61E75478" w14:textId="77777777" w:rsidR="009C3223" w:rsidRPr="00A76730" w:rsidRDefault="009C3223" w:rsidP="00E67269">
            <w:pPr>
              <w:rPr>
                <w:rFonts w:ascii="Calibri" w:eastAsia="Times New Roman" w:hAnsi="Calibri" w:cs="Times New Roman"/>
                <w:sz w:val="20"/>
                <w:szCs w:val="20"/>
                <w:lang w:val="en-GB"/>
              </w:rPr>
            </w:pPr>
          </w:p>
        </w:tc>
      </w:tr>
      <w:tr w:rsidR="009C3223" w:rsidRPr="00A76730" w14:paraId="39B464E5" w14:textId="77777777">
        <w:trPr>
          <w:trHeight w:val="300"/>
        </w:trPr>
        <w:tc>
          <w:tcPr>
            <w:tcW w:w="0" w:type="auto"/>
            <w:tcBorders>
              <w:top w:val="nil"/>
              <w:left w:val="nil"/>
              <w:bottom w:val="nil"/>
              <w:right w:val="nil"/>
            </w:tcBorders>
            <w:shd w:val="clear" w:color="auto" w:fill="auto"/>
            <w:noWrap/>
            <w:vAlign w:val="bottom"/>
          </w:tcPr>
          <w:p w14:paraId="60F7B66E" w14:textId="77777777" w:rsidR="009C3223" w:rsidRPr="00A76730"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tcPr>
          <w:p w14:paraId="1A1E7348"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xml:space="preserve">§= only var. Curtisii in </w:t>
            </w:r>
            <w:r w:rsidR="00097A11" w:rsidRPr="00A76730">
              <w:rPr>
                <w:rFonts w:ascii="Calibri" w:eastAsia="Times New Roman" w:hAnsi="Calibri" w:cs="Times New Roman"/>
                <w:sz w:val="20"/>
                <w:szCs w:val="20"/>
                <w:lang w:val="en-GB"/>
              </w:rPr>
              <w:t>train set</w:t>
            </w:r>
            <w:r w:rsidRPr="00A76730">
              <w:rPr>
                <w:rFonts w:ascii="Calibri" w:eastAsia="Times New Roman" w:hAnsi="Calibri" w:cs="Times New Roman"/>
                <w:sz w:val="20"/>
                <w:szCs w:val="20"/>
                <w:lang w:val="en-GB"/>
              </w:rPr>
              <w: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D39490E"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w:t>
            </w:r>
            <w:r w:rsidR="009D4077" w:rsidRPr="00A76730">
              <w:rPr>
                <w:rFonts w:ascii="Calibri" w:eastAsia="Times New Roman" w:hAnsi="Calibri" w:cs="Times New Roman"/>
                <w:sz w:val="20"/>
                <w:szCs w:val="20"/>
                <w:lang w:val="en-GB"/>
              </w:rPr>
              <w:t>he order in Un</w:t>
            </w:r>
            <w:r w:rsidRPr="00A76730">
              <w:rPr>
                <w:rFonts w:ascii="Calibri" w:eastAsia="Times New Roman" w:hAnsi="Calibri" w:cs="Times New Roman"/>
                <w:sz w:val="20"/>
                <w:szCs w:val="20"/>
                <w:lang w:val="en-GB"/>
              </w:rPr>
              <w:t>known x/y is &lt;best_sore&gt;/&lt;lower_score&gt;. No numbers? All scores are negative</w:t>
            </w:r>
          </w:p>
        </w:tc>
      </w:tr>
    </w:tbl>
    <w:p w14:paraId="588F719E" w14:textId="77777777" w:rsidR="00D42B4A" w:rsidRPr="00A76730" w:rsidRDefault="00D42B4A" w:rsidP="00E67269">
      <w:pPr>
        <w:rPr>
          <w:lang w:val="en-GB"/>
        </w:rPr>
        <w:sectPr w:rsidR="00D42B4A" w:rsidRPr="00A76730">
          <w:pgSz w:w="16840" w:h="11900" w:orient="landscape"/>
          <w:pgMar w:top="567" w:right="1417" w:bottom="851" w:left="1417" w:header="708" w:footer="708" w:gutter="0"/>
          <w:cols w:space="708"/>
          <w:docGrid w:linePitch="360"/>
        </w:sectPr>
      </w:pPr>
    </w:p>
    <w:p w14:paraId="12069EBB" w14:textId="77777777" w:rsidR="00876A45" w:rsidRPr="00A76730" w:rsidRDefault="00876A45" w:rsidP="00876A45">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13</w:t>
      </w:r>
      <w:r w:rsidR="00AD1C5F" w:rsidRPr="00A76730">
        <w:rPr>
          <w:lang w:val="en-GB"/>
        </w:rPr>
        <w:fldChar w:fldCharType="end"/>
      </w:r>
      <w:r w:rsidRPr="00A76730">
        <w:rPr>
          <w:lang w:val="en-GB"/>
        </w:rPr>
        <w:t xml:space="preserve"> Results of second test of the extra pictur</w:t>
      </w:r>
      <w:r w:rsidR="0083173E" w:rsidRPr="00A76730">
        <w:rPr>
          <w:lang w:val="en-GB"/>
        </w:rPr>
        <w:t>e</w:t>
      </w:r>
      <w:r w:rsidRPr="00A76730">
        <w:rPr>
          <w:lang w:val="en-GB"/>
        </w:rPr>
        <w:t xml:space="preserve">s of </w:t>
      </w:r>
      <w:r w:rsidR="0083173E" w:rsidRPr="00A76730">
        <w:rPr>
          <w:rFonts w:ascii="Calibri" w:eastAsia="Times New Roman" w:hAnsi="Calibri" w:cs="Times New Roman"/>
          <w:bCs w:val="0"/>
          <w:i/>
          <w:lang w:val="en-GB"/>
        </w:rPr>
        <w:t>Paphiopedilum</w:t>
      </w:r>
      <w:r w:rsidR="0083173E" w:rsidRPr="00A76730">
        <w:rPr>
          <w:rFonts w:ascii="Calibri" w:eastAsia="Times New Roman" w:hAnsi="Calibri" w:cs="Times New Roman"/>
          <w:b w:val="0"/>
          <w:bCs w:val="0"/>
          <w:lang w:val="en-GB"/>
        </w:rPr>
        <w:t xml:space="preserve"> </w:t>
      </w:r>
      <w:r w:rsidRPr="00A76730">
        <w:rPr>
          <w:lang w:val="en-GB"/>
        </w:rPr>
        <w:t xml:space="preserve">section </w:t>
      </w:r>
      <w:r w:rsidRPr="00A76730">
        <w:rPr>
          <w:i/>
          <w:lang w:val="en-GB"/>
        </w:rPr>
        <w:t>Barbata</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775"/>
        <w:gridCol w:w="1644"/>
        <w:gridCol w:w="1785"/>
        <w:gridCol w:w="1448"/>
        <w:gridCol w:w="2049"/>
      </w:tblGrid>
      <w:tr w:rsidR="00553570" w:rsidRPr="00A76730" w14:paraId="35F327FA" w14:textId="77777777">
        <w:trPr>
          <w:trHeight w:val="208"/>
        </w:trPr>
        <w:tc>
          <w:tcPr>
            <w:tcW w:w="0" w:type="auto"/>
            <w:tcBorders>
              <w:top w:val="nil"/>
              <w:left w:val="nil"/>
              <w:bottom w:val="nil"/>
              <w:right w:val="nil"/>
            </w:tcBorders>
            <w:shd w:val="clear" w:color="auto" w:fill="auto"/>
            <w:noWrap/>
            <w:vAlign w:val="bottom"/>
          </w:tcPr>
          <w:p w14:paraId="230427BA" w14:textId="77777777" w:rsidR="00553570" w:rsidRPr="00A76730" w:rsidRDefault="00553570"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174E275" w14:textId="77777777" w:rsidR="00553570" w:rsidRPr="00A76730" w:rsidRDefault="00553570"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nil"/>
            </w:tcBorders>
            <w:shd w:val="clear" w:color="auto" w:fill="auto"/>
            <w:noWrap/>
            <w:vAlign w:val="bottom"/>
          </w:tcPr>
          <w:p w14:paraId="2C20A52E" w14:textId="77777777" w:rsidR="00553570" w:rsidRPr="00A76730" w:rsidRDefault="00553570" w:rsidP="00553570">
            <w:pPr>
              <w:jc w:val="center"/>
              <w:rPr>
                <w:rFonts w:ascii="Calibri" w:eastAsia="Times New Roman" w:hAnsi="Calibri" w:cs="Times New Roman"/>
                <w:b/>
                <w:bCs/>
                <w:color w:val="000000"/>
                <w:lang w:val="en-GB"/>
              </w:rPr>
            </w:pPr>
            <w:r w:rsidRPr="00A76730">
              <w:rPr>
                <w:rFonts w:ascii="Calibri" w:eastAsia="Times New Roman" w:hAnsi="Calibri" w:cs="Times New Roman"/>
                <w:b/>
                <w:bCs/>
                <w:i/>
                <w:sz w:val="32"/>
                <w:szCs w:val="32"/>
                <w:lang w:val="en-GB"/>
              </w:rPr>
              <w:t>Paphiopedilum</w:t>
            </w:r>
            <w:r w:rsidRPr="00A76730">
              <w:rPr>
                <w:rFonts w:ascii="Calibri" w:eastAsia="Times New Roman" w:hAnsi="Calibri" w:cs="Times New Roman"/>
                <w:b/>
                <w:bCs/>
                <w:sz w:val="32"/>
                <w:szCs w:val="32"/>
                <w:lang w:val="en-GB"/>
              </w:rPr>
              <w:t xml:space="preserve"> sect. </w:t>
            </w:r>
            <w:r w:rsidRPr="00A76730">
              <w:rPr>
                <w:rFonts w:ascii="Calibri" w:eastAsia="Times New Roman" w:hAnsi="Calibri" w:cs="Times New Roman"/>
                <w:b/>
                <w:bCs/>
                <w:i/>
                <w:color w:val="000000"/>
                <w:sz w:val="32"/>
                <w:szCs w:val="32"/>
                <w:lang w:val="en-GB"/>
              </w:rPr>
              <w:t>Barbata</w:t>
            </w:r>
            <w:r w:rsidRPr="00A76730">
              <w:rPr>
                <w:rFonts w:ascii="Calibri" w:eastAsia="Times New Roman" w:hAnsi="Calibri" w:cs="Times New Roman"/>
                <w:b/>
                <w:bCs/>
                <w:color w:val="000000"/>
                <w:sz w:val="32"/>
                <w:szCs w:val="32"/>
                <w:lang w:val="en-GB"/>
              </w:rPr>
              <w:t xml:space="preserve"> run2_2</w:t>
            </w:r>
          </w:p>
        </w:tc>
        <w:tc>
          <w:tcPr>
            <w:tcW w:w="0" w:type="auto"/>
            <w:tcBorders>
              <w:top w:val="nil"/>
              <w:left w:val="single" w:sz="4" w:space="0" w:color="auto"/>
              <w:bottom w:val="nil"/>
              <w:right w:val="nil"/>
            </w:tcBorders>
            <w:shd w:val="clear" w:color="auto" w:fill="auto"/>
            <w:noWrap/>
            <w:vAlign w:val="bottom"/>
          </w:tcPr>
          <w:p w14:paraId="7B6DA728" w14:textId="77777777" w:rsidR="00553570" w:rsidRPr="00A76730" w:rsidRDefault="00553570"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38B29461" w14:textId="77777777" w:rsidR="00553570" w:rsidRPr="00A76730" w:rsidRDefault="00553570"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r>
      <w:tr w:rsidR="00876A45" w:rsidRPr="00A76730" w14:paraId="0435F627" w14:textId="77777777">
        <w:trPr>
          <w:trHeight w:val="300"/>
        </w:trPr>
        <w:tc>
          <w:tcPr>
            <w:tcW w:w="0" w:type="auto"/>
            <w:tcBorders>
              <w:top w:val="nil"/>
              <w:left w:val="nil"/>
              <w:bottom w:val="nil"/>
              <w:right w:val="nil"/>
            </w:tcBorders>
            <w:shd w:val="clear" w:color="auto" w:fill="auto"/>
            <w:noWrap/>
            <w:vAlign w:val="bottom"/>
          </w:tcPr>
          <w:p w14:paraId="4C517A63" w14:textId="77777777" w:rsidR="00876A45" w:rsidRPr="00A76730"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6CD0F643"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784616D"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C9A5A75"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88CF565"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2AF1B0E"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2ADA920"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2B3DFD95"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876A45" w:rsidRPr="00A76730" w14:paraId="6EC2FF0A" w14:textId="77777777">
        <w:trPr>
          <w:trHeight w:val="300"/>
        </w:trPr>
        <w:tc>
          <w:tcPr>
            <w:tcW w:w="0" w:type="auto"/>
            <w:tcBorders>
              <w:top w:val="nil"/>
              <w:left w:val="nil"/>
              <w:bottom w:val="single" w:sz="4" w:space="0" w:color="auto"/>
              <w:right w:val="nil"/>
            </w:tcBorders>
            <w:shd w:val="clear" w:color="auto" w:fill="auto"/>
            <w:noWrap/>
            <w:vAlign w:val="bottom"/>
          </w:tcPr>
          <w:p w14:paraId="2530F26A" w14:textId="77777777" w:rsidR="00876A45" w:rsidRPr="00A76730" w:rsidRDefault="00876A45"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61D0817B"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tcPr>
          <w:p w14:paraId="170435A3"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tcPr>
          <w:p w14:paraId="178A5B8D"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tcPr>
          <w:p w14:paraId="31E6DF94"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tcPr>
          <w:p w14:paraId="011C02D1"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tcPr>
          <w:p w14:paraId="2AA4BB6F"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0CB74AF3"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57</w:t>
            </w:r>
          </w:p>
        </w:tc>
      </w:tr>
      <w:tr w:rsidR="00876A45" w:rsidRPr="00A76730" w14:paraId="6E2A3AC8" w14:textId="77777777">
        <w:trPr>
          <w:trHeight w:val="300"/>
        </w:trPr>
        <w:tc>
          <w:tcPr>
            <w:tcW w:w="0" w:type="auto"/>
            <w:tcBorders>
              <w:top w:val="nil"/>
              <w:left w:val="single" w:sz="4" w:space="0" w:color="auto"/>
              <w:bottom w:val="nil"/>
              <w:right w:val="nil"/>
            </w:tcBorders>
            <w:shd w:val="clear" w:color="auto" w:fill="auto"/>
            <w:noWrap/>
            <w:vAlign w:val="bottom"/>
          </w:tcPr>
          <w:p w14:paraId="49BF1203" w14:textId="77777777" w:rsidR="00876A45" w:rsidRPr="00A76730" w:rsidRDefault="00876A45"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tcPr>
          <w:p w14:paraId="4222EA8F"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tcPr>
          <w:p w14:paraId="508D5840"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tcPr>
          <w:p w14:paraId="597F6318"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tcPr>
          <w:p w14:paraId="07097361"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tcPr>
          <w:p w14:paraId="109BF3AF"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tcPr>
          <w:p w14:paraId="49E030D4"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tcPr>
          <w:p w14:paraId="38BE0DF5"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1,00E-10</w:t>
            </w:r>
          </w:p>
        </w:tc>
      </w:tr>
      <w:tr w:rsidR="00876A45" w:rsidRPr="00A76730" w14:paraId="65019BE1" w14:textId="77777777">
        <w:trPr>
          <w:trHeight w:val="300"/>
        </w:trPr>
        <w:tc>
          <w:tcPr>
            <w:tcW w:w="0" w:type="auto"/>
            <w:tcBorders>
              <w:top w:val="nil"/>
              <w:left w:val="single" w:sz="4" w:space="0" w:color="auto"/>
              <w:bottom w:val="single" w:sz="4" w:space="0" w:color="auto"/>
              <w:right w:val="nil"/>
            </w:tcBorders>
            <w:shd w:val="clear" w:color="auto" w:fill="auto"/>
            <w:noWrap/>
            <w:vAlign w:val="bottom"/>
          </w:tcPr>
          <w:p w14:paraId="651DEF22" w14:textId="77777777" w:rsidR="00876A45" w:rsidRPr="00A76730" w:rsidRDefault="00876A45"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tcPr>
          <w:p w14:paraId="486BDB85"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6CD153EE"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358DD0C4"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1C8EBA0F"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2A849689"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3B8FCB61"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167A1844"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r>
      <w:tr w:rsidR="00876A45" w:rsidRPr="00A76730" w14:paraId="7BADB54F" w14:textId="77777777">
        <w:trPr>
          <w:trHeight w:val="300"/>
        </w:trPr>
        <w:tc>
          <w:tcPr>
            <w:tcW w:w="0" w:type="auto"/>
            <w:tcBorders>
              <w:top w:val="nil"/>
              <w:left w:val="nil"/>
              <w:bottom w:val="nil"/>
              <w:right w:val="nil"/>
            </w:tcBorders>
            <w:shd w:val="clear" w:color="auto" w:fill="auto"/>
            <w:noWrap/>
            <w:vAlign w:val="bottom"/>
          </w:tcPr>
          <w:p w14:paraId="09C5E2E7" w14:textId="77777777" w:rsidR="00876A45" w:rsidRPr="00A76730"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79E7B6F"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5F1F7AF"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EB7F4C8"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423647F7"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3773A81F"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B057B7C"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4C5F362A"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876A45" w:rsidRPr="00A76730" w14:paraId="53C4D241" w14:textId="77777777">
        <w:trPr>
          <w:trHeight w:val="300"/>
        </w:trPr>
        <w:tc>
          <w:tcPr>
            <w:tcW w:w="0" w:type="auto"/>
            <w:tcBorders>
              <w:top w:val="nil"/>
              <w:left w:val="nil"/>
              <w:bottom w:val="nil"/>
              <w:right w:val="nil"/>
            </w:tcBorders>
            <w:shd w:val="clear" w:color="auto" w:fill="auto"/>
            <w:noWrap/>
            <w:vAlign w:val="bottom"/>
          </w:tcPr>
          <w:p w14:paraId="52117F8D"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tcPr>
          <w:p w14:paraId="045714C6"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BC4AD86"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341ACFE"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99678C4"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CA3F801"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96E216B"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104E4A8"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876A45" w:rsidRPr="00A76730" w14:paraId="149BD0D6" w14:textId="77777777">
        <w:trPr>
          <w:trHeight w:val="300"/>
        </w:trPr>
        <w:tc>
          <w:tcPr>
            <w:tcW w:w="0" w:type="auto"/>
            <w:tcBorders>
              <w:top w:val="nil"/>
              <w:left w:val="nil"/>
              <w:bottom w:val="nil"/>
              <w:right w:val="nil"/>
            </w:tcBorders>
            <w:shd w:val="clear" w:color="auto" w:fill="auto"/>
            <w:noWrap/>
            <w:vAlign w:val="bottom"/>
          </w:tcPr>
          <w:p w14:paraId="40C2DD8E"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tcPr>
          <w:p w14:paraId="0EBA778A"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tcPr>
          <w:p w14:paraId="2288B2A4"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7139F852"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57F84B36"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tcPr>
          <w:p w14:paraId="6B6A4655"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7192469"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A96C1F6"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876A45" w:rsidRPr="00A76730" w14:paraId="0998792A" w14:textId="77777777">
        <w:trPr>
          <w:trHeight w:val="300"/>
        </w:trPr>
        <w:tc>
          <w:tcPr>
            <w:tcW w:w="0" w:type="auto"/>
            <w:tcBorders>
              <w:top w:val="nil"/>
              <w:left w:val="nil"/>
              <w:bottom w:val="nil"/>
              <w:right w:val="nil"/>
            </w:tcBorders>
            <w:shd w:val="clear" w:color="auto" w:fill="auto"/>
            <w:noWrap/>
            <w:vAlign w:val="bottom"/>
          </w:tcPr>
          <w:p w14:paraId="38A76CBF"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tcPr>
          <w:p w14:paraId="0A03AE69"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tcPr>
          <w:p w14:paraId="4A46AF83"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tcPr>
          <w:p w14:paraId="14C8055E"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58829348"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24590A79"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tcPr>
          <w:p w14:paraId="06F38B38"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tcPr>
          <w:p w14:paraId="48308CDB"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1(low)</w:t>
            </w:r>
          </w:p>
        </w:tc>
      </w:tr>
      <w:tr w:rsidR="00876A45" w:rsidRPr="00A76730" w14:paraId="5303A90B" w14:textId="77777777">
        <w:trPr>
          <w:trHeight w:val="300"/>
        </w:trPr>
        <w:tc>
          <w:tcPr>
            <w:tcW w:w="0" w:type="auto"/>
            <w:tcBorders>
              <w:top w:val="nil"/>
              <w:left w:val="nil"/>
              <w:bottom w:val="nil"/>
              <w:right w:val="nil"/>
            </w:tcBorders>
            <w:shd w:val="clear" w:color="auto" w:fill="auto"/>
            <w:noWrap/>
            <w:vAlign w:val="bottom"/>
          </w:tcPr>
          <w:p w14:paraId="396CFE4D"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tcPr>
          <w:p w14:paraId="256492BC"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1E5E0A12"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tcPr>
          <w:p w14:paraId="18B50ADD"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tcPr>
          <w:p w14:paraId="746E8E35"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tcPr>
          <w:p w14:paraId="505283DC" w14:textId="77777777" w:rsidR="00876A45" w:rsidRPr="00A76730" w:rsidRDefault="00876A45" w:rsidP="00876A45">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tcPr>
          <w:p w14:paraId="08996B76"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tcPr>
          <w:p w14:paraId="00BC4DDC"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r>
      <w:tr w:rsidR="00876A45" w:rsidRPr="00A76730" w14:paraId="7EFE0930" w14:textId="77777777">
        <w:trPr>
          <w:trHeight w:val="300"/>
        </w:trPr>
        <w:tc>
          <w:tcPr>
            <w:tcW w:w="0" w:type="auto"/>
            <w:tcBorders>
              <w:top w:val="nil"/>
              <w:left w:val="nil"/>
              <w:bottom w:val="nil"/>
              <w:right w:val="nil"/>
            </w:tcBorders>
            <w:shd w:val="clear" w:color="auto" w:fill="auto"/>
            <w:noWrap/>
            <w:vAlign w:val="bottom"/>
          </w:tcPr>
          <w:p w14:paraId="4E78E6B5" w14:textId="77777777" w:rsidR="00876A45" w:rsidRPr="00A76730"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379FA6"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tcPr>
          <w:p w14:paraId="63F45A60"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tcPr>
          <w:p w14:paraId="303C021F"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tcPr>
          <w:p w14:paraId="092A32A9"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tcPr>
          <w:p w14:paraId="32E6373E"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tcPr>
          <w:p w14:paraId="44E201B1"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2D67B7AC"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r>
      <w:tr w:rsidR="00876A45" w:rsidRPr="00A76730" w14:paraId="00580376" w14:textId="77777777">
        <w:trPr>
          <w:trHeight w:val="300"/>
        </w:trPr>
        <w:tc>
          <w:tcPr>
            <w:tcW w:w="0" w:type="auto"/>
            <w:tcBorders>
              <w:top w:val="nil"/>
              <w:left w:val="nil"/>
              <w:bottom w:val="nil"/>
              <w:right w:val="nil"/>
            </w:tcBorders>
            <w:shd w:val="clear" w:color="auto" w:fill="auto"/>
            <w:noWrap/>
            <w:vAlign w:val="bottom"/>
          </w:tcPr>
          <w:p w14:paraId="72B3701E"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68E12E80" w14:textId="77777777" w:rsidR="00876A45" w:rsidRPr="00A76730" w:rsidRDefault="00876A45" w:rsidP="00876A45">
            <w:pPr>
              <w:rPr>
                <w:rFonts w:ascii="Calibri" w:eastAsia="Times New Roman" w:hAnsi="Calibri" w:cs="Times New Roman"/>
                <w:color w:val="006100"/>
                <w:sz w:val="22"/>
                <w:lang w:val="en-GB"/>
              </w:rPr>
            </w:pPr>
            <w:r w:rsidRPr="00A76730">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tcPr>
          <w:p w14:paraId="21C1CB3B" w14:textId="77777777" w:rsidR="00876A45" w:rsidRPr="00A76730" w:rsidRDefault="00876A45" w:rsidP="00876A45">
            <w:pPr>
              <w:rPr>
                <w:rFonts w:ascii="Calibri" w:eastAsia="Times New Roman" w:hAnsi="Calibri" w:cs="Times New Roman"/>
                <w:color w:val="006100"/>
                <w:sz w:val="22"/>
                <w:lang w:val="en-GB"/>
              </w:rPr>
            </w:pPr>
            <w:r w:rsidRPr="00A76730">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tcPr>
          <w:p w14:paraId="229E4B09" w14:textId="77777777" w:rsidR="00876A45" w:rsidRPr="00A76730" w:rsidRDefault="00097A11"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Legend</w:t>
            </w:r>
            <w:r w:rsidR="00876A45" w:rsidRPr="00A76730">
              <w:rPr>
                <w:rFonts w:ascii="Calibri" w:eastAsia="Times New Roman" w:hAnsi="Calibri" w:cs="Times New Roman"/>
                <w:color w:val="000000"/>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tcPr>
          <w:p w14:paraId="2DB15F61"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tcPr>
          <w:p w14:paraId="08A4CE2E"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tcPr>
          <w:p w14:paraId="35866832"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r>
      <w:tr w:rsidR="00876A45" w:rsidRPr="00A76730" w14:paraId="7FC89C98" w14:textId="77777777">
        <w:trPr>
          <w:trHeight w:val="300"/>
        </w:trPr>
        <w:tc>
          <w:tcPr>
            <w:tcW w:w="0" w:type="auto"/>
            <w:tcBorders>
              <w:top w:val="nil"/>
              <w:left w:val="nil"/>
              <w:bottom w:val="nil"/>
              <w:right w:val="nil"/>
            </w:tcBorders>
            <w:shd w:val="clear" w:color="auto" w:fill="auto"/>
            <w:noWrap/>
            <w:vAlign w:val="bottom"/>
          </w:tcPr>
          <w:p w14:paraId="4B89694F"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199D251"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352654C1"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1A8E362D"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tcPr>
          <w:p w14:paraId="5CC10974"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tcPr>
          <w:p w14:paraId="74948E50"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tcPr>
          <w:p w14:paraId="022497D7"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tcPr>
          <w:p w14:paraId="50E1C17C"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r>
      <w:tr w:rsidR="00876A45" w:rsidRPr="00A76730" w14:paraId="11F91C78" w14:textId="77777777">
        <w:trPr>
          <w:trHeight w:val="300"/>
        </w:trPr>
        <w:tc>
          <w:tcPr>
            <w:tcW w:w="0" w:type="auto"/>
            <w:tcBorders>
              <w:top w:val="nil"/>
              <w:left w:val="nil"/>
              <w:bottom w:val="nil"/>
              <w:right w:val="nil"/>
            </w:tcBorders>
            <w:shd w:val="clear" w:color="auto" w:fill="auto"/>
            <w:noWrap/>
            <w:vAlign w:val="bottom"/>
          </w:tcPr>
          <w:p w14:paraId="4E2C6F4D"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19B6AF06"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106528B0"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13D6A18F"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tcPr>
          <w:p w14:paraId="2C00B894"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tcPr>
          <w:p w14:paraId="32B5C023"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tcPr>
          <w:p w14:paraId="0198C54D"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tcPr>
          <w:p w14:paraId="5CD5D27E"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Pardalopetalum</w:t>
            </w:r>
          </w:p>
        </w:tc>
      </w:tr>
      <w:tr w:rsidR="00876A45" w:rsidRPr="00A76730" w14:paraId="11BAC438" w14:textId="77777777">
        <w:trPr>
          <w:trHeight w:val="300"/>
        </w:trPr>
        <w:tc>
          <w:tcPr>
            <w:tcW w:w="0" w:type="auto"/>
            <w:tcBorders>
              <w:top w:val="nil"/>
              <w:left w:val="nil"/>
              <w:bottom w:val="nil"/>
              <w:right w:val="nil"/>
            </w:tcBorders>
            <w:shd w:val="clear" w:color="auto" w:fill="auto"/>
            <w:noWrap/>
            <w:vAlign w:val="bottom"/>
          </w:tcPr>
          <w:p w14:paraId="1CC5EDBB"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03DD302"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0ED4D6C9"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16409598"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tcPr>
          <w:p w14:paraId="46B7A104"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tcPr>
          <w:p w14:paraId="0DA8E428"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tcPr>
          <w:p w14:paraId="234593DF"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tcPr>
          <w:p w14:paraId="3F469479"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Coryopedilum</w:t>
            </w:r>
          </w:p>
        </w:tc>
      </w:tr>
      <w:tr w:rsidR="00876A45" w:rsidRPr="00A76730" w14:paraId="0BDCEA13" w14:textId="77777777">
        <w:trPr>
          <w:trHeight w:val="300"/>
        </w:trPr>
        <w:tc>
          <w:tcPr>
            <w:tcW w:w="0" w:type="auto"/>
            <w:tcBorders>
              <w:top w:val="nil"/>
              <w:left w:val="nil"/>
              <w:bottom w:val="nil"/>
              <w:right w:val="nil"/>
            </w:tcBorders>
            <w:shd w:val="clear" w:color="auto" w:fill="auto"/>
            <w:noWrap/>
            <w:vAlign w:val="bottom"/>
          </w:tcPr>
          <w:p w14:paraId="45065F27"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207D2799"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7C64D68B"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43879B04"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tcPr>
          <w:p w14:paraId="4452C07E"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tcPr>
          <w:p w14:paraId="35AF8C06"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tcPr>
          <w:p w14:paraId="2A9B8B63"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tcPr>
          <w:p w14:paraId="2C3F1A33"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Brachypetalum</w:t>
            </w:r>
          </w:p>
        </w:tc>
      </w:tr>
      <w:tr w:rsidR="00876A45" w:rsidRPr="00A76730" w14:paraId="6C226AA3" w14:textId="77777777">
        <w:trPr>
          <w:trHeight w:val="300"/>
        </w:trPr>
        <w:tc>
          <w:tcPr>
            <w:tcW w:w="0" w:type="auto"/>
            <w:tcBorders>
              <w:top w:val="nil"/>
              <w:left w:val="nil"/>
              <w:bottom w:val="nil"/>
              <w:right w:val="nil"/>
            </w:tcBorders>
            <w:shd w:val="clear" w:color="auto" w:fill="auto"/>
            <w:noWrap/>
            <w:vAlign w:val="bottom"/>
          </w:tcPr>
          <w:p w14:paraId="350CA2AF"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40C9EDDD"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1DB70C68"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tcPr>
          <w:p w14:paraId="1263B273"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tcPr>
          <w:p w14:paraId="15C18FE4"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tcPr>
          <w:p w14:paraId="3DB9D474"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tcPr>
          <w:p w14:paraId="1D182994"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tcPr>
          <w:p w14:paraId="42FFD886"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r>
      <w:tr w:rsidR="00876A45" w:rsidRPr="00A76730" w14:paraId="2F6FA415" w14:textId="77777777">
        <w:trPr>
          <w:trHeight w:val="300"/>
        </w:trPr>
        <w:tc>
          <w:tcPr>
            <w:tcW w:w="0" w:type="auto"/>
            <w:tcBorders>
              <w:top w:val="nil"/>
              <w:left w:val="nil"/>
              <w:bottom w:val="nil"/>
              <w:right w:val="nil"/>
            </w:tcBorders>
            <w:shd w:val="clear" w:color="auto" w:fill="auto"/>
            <w:noWrap/>
            <w:vAlign w:val="bottom"/>
          </w:tcPr>
          <w:p w14:paraId="7F61E6DF"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69E2FC5C"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43F83F4C" w14:textId="77777777" w:rsidR="00876A45" w:rsidRPr="00A76730"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25A11356"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The order in Unknown x/y is &lt;best_score&gt;/&lt;lower_score&gt;/ No numbers? All scores are negative</w:t>
            </w:r>
          </w:p>
        </w:tc>
      </w:tr>
    </w:tbl>
    <w:p w14:paraId="68F68B4C" w14:textId="77777777" w:rsidR="00876A45" w:rsidRPr="00A76730" w:rsidRDefault="00876A45" w:rsidP="00D42B4A">
      <w:pPr>
        <w:pStyle w:val="Bijschrift"/>
        <w:keepNext/>
        <w:rPr>
          <w:lang w:val="en-GB"/>
        </w:rPr>
        <w:sectPr w:rsidR="00876A45" w:rsidRPr="00A76730">
          <w:pgSz w:w="16840" w:h="11900" w:orient="landscape"/>
          <w:pgMar w:top="993" w:right="1417" w:bottom="851" w:left="1417" w:header="708" w:footer="708" w:gutter="0"/>
          <w:cols w:space="708"/>
          <w:docGrid w:linePitch="360"/>
        </w:sectPr>
      </w:pPr>
    </w:p>
    <w:p w14:paraId="554AE25C" w14:textId="77777777" w:rsidR="00D42B4A" w:rsidRPr="00A76730" w:rsidRDefault="00D42B4A" w:rsidP="00D42B4A">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14</w:t>
      </w:r>
      <w:r w:rsidR="00AD1C5F" w:rsidRPr="00A76730">
        <w:rPr>
          <w:lang w:val="en-GB"/>
        </w:rPr>
        <w:fldChar w:fldCharType="end"/>
      </w:r>
      <w:r w:rsidRPr="00A76730">
        <w:rPr>
          <w:lang w:val="en-GB"/>
        </w:rPr>
        <w:t xml:space="preserve"> Results of second test run of </w:t>
      </w:r>
      <w:r w:rsidR="0083173E" w:rsidRPr="00A76730">
        <w:rPr>
          <w:rFonts w:ascii="Calibri" w:eastAsia="Times New Roman" w:hAnsi="Calibri" w:cs="Times New Roman"/>
          <w:bCs w:val="0"/>
          <w:i/>
          <w:lang w:val="en-GB"/>
        </w:rPr>
        <w:t>Paphiopedilum</w:t>
      </w:r>
      <w:r w:rsidR="0083173E" w:rsidRPr="00A76730">
        <w:rPr>
          <w:rFonts w:ascii="Calibri" w:eastAsia="Times New Roman" w:hAnsi="Calibri" w:cs="Times New Roman"/>
          <w:b w:val="0"/>
          <w:bCs w:val="0"/>
          <w:lang w:val="en-GB"/>
        </w:rPr>
        <w:t xml:space="preserve"> </w:t>
      </w:r>
      <w:r w:rsidRPr="00A76730">
        <w:rPr>
          <w:lang w:val="en-GB"/>
        </w:rPr>
        <w:t xml:space="preserve">section </w:t>
      </w:r>
      <w:r w:rsidRPr="00A76730">
        <w:rPr>
          <w:i/>
          <w:lang w:val="en-GB"/>
        </w:rPr>
        <w:t>Brachypetalum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Layout w:type="fixed"/>
        <w:tblCellMar>
          <w:left w:w="70" w:type="dxa"/>
          <w:right w:w="70" w:type="dxa"/>
        </w:tblCellMar>
        <w:tblLook w:val="04A0" w:firstRow="1" w:lastRow="0" w:firstColumn="1" w:lastColumn="0" w:noHBand="0" w:noVBand="1"/>
      </w:tblPr>
      <w:tblGrid>
        <w:gridCol w:w="2000"/>
        <w:gridCol w:w="1134"/>
        <w:gridCol w:w="1599"/>
        <w:gridCol w:w="2255"/>
        <w:gridCol w:w="2015"/>
        <w:gridCol w:w="1760"/>
        <w:gridCol w:w="1760"/>
        <w:gridCol w:w="1568"/>
      </w:tblGrid>
      <w:tr w:rsidR="00D42B4A" w:rsidRPr="00A76730" w14:paraId="6AB4EAED" w14:textId="77777777">
        <w:trPr>
          <w:trHeight w:val="100"/>
        </w:trPr>
        <w:tc>
          <w:tcPr>
            <w:tcW w:w="2000" w:type="dxa"/>
            <w:tcBorders>
              <w:top w:val="nil"/>
              <w:left w:val="nil"/>
              <w:bottom w:val="nil"/>
              <w:right w:val="nil"/>
            </w:tcBorders>
            <w:shd w:val="clear" w:color="auto" w:fill="auto"/>
            <w:noWrap/>
            <w:vAlign w:val="bottom"/>
          </w:tcPr>
          <w:p w14:paraId="34DAD803" w14:textId="77777777" w:rsidR="00D42B4A" w:rsidRPr="00A76730"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tcPr>
          <w:p w14:paraId="4A9DB6D8"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5869" w:type="dxa"/>
            <w:gridSpan w:val="3"/>
            <w:tcBorders>
              <w:top w:val="nil"/>
              <w:left w:val="single" w:sz="4" w:space="0" w:color="auto"/>
              <w:bottom w:val="nil"/>
              <w:right w:val="single" w:sz="4" w:space="0" w:color="000000"/>
            </w:tcBorders>
            <w:shd w:val="clear" w:color="auto" w:fill="auto"/>
            <w:noWrap/>
            <w:vAlign w:val="bottom"/>
          </w:tcPr>
          <w:p w14:paraId="1F7C4873" w14:textId="77777777" w:rsidR="00D42B4A" w:rsidRPr="00A76730" w:rsidRDefault="0083173E" w:rsidP="00162CCC">
            <w:pPr>
              <w:jc w:val="center"/>
              <w:rPr>
                <w:rFonts w:ascii="Calibri" w:eastAsia="Times New Roman" w:hAnsi="Calibri" w:cs="Times New Roman"/>
                <w:b/>
                <w:bCs/>
                <w:sz w:val="32"/>
                <w:szCs w:val="32"/>
                <w:lang w:val="en-GB"/>
              </w:rPr>
            </w:pPr>
            <w:r w:rsidRPr="00A76730">
              <w:rPr>
                <w:rFonts w:ascii="Calibri" w:eastAsia="Times New Roman" w:hAnsi="Calibri" w:cs="Times New Roman"/>
                <w:b/>
                <w:bCs/>
                <w:i/>
                <w:sz w:val="32"/>
                <w:szCs w:val="32"/>
                <w:lang w:val="en-GB"/>
              </w:rPr>
              <w:t>Paphiopedilum</w:t>
            </w:r>
            <w:r w:rsidRPr="00A76730">
              <w:rPr>
                <w:rFonts w:ascii="Calibri" w:eastAsia="Times New Roman" w:hAnsi="Calibri" w:cs="Times New Roman"/>
                <w:b/>
                <w:bCs/>
                <w:sz w:val="32"/>
                <w:szCs w:val="32"/>
                <w:lang w:val="en-GB"/>
              </w:rPr>
              <w:t xml:space="preserve"> sect. </w:t>
            </w:r>
            <w:r w:rsidR="00D42B4A" w:rsidRPr="00A76730">
              <w:rPr>
                <w:rFonts w:ascii="Calibri" w:eastAsia="Times New Roman" w:hAnsi="Calibri" w:cs="Times New Roman"/>
                <w:b/>
                <w:bCs/>
                <w:i/>
                <w:sz w:val="32"/>
                <w:szCs w:val="32"/>
                <w:lang w:val="en-GB"/>
              </w:rPr>
              <w:t>Brachypetalum</w:t>
            </w:r>
            <w:r w:rsidR="00D42B4A" w:rsidRPr="00A76730">
              <w:rPr>
                <w:rFonts w:ascii="Calibri" w:eastAsia="Times New Roman" w:hAnsi="Calibri" w:cs="Times New Roman"/>
                <w:b/>
                <w:bCs/>
                <w:sz w:val="32"/>
                <w:szCs w:val="32"/>
                <w:lang w:val="en-GB"/>
              </w:rPr>
              <w:t xml:space="preserve"> run2</w:t>
            </w:r>
          </w:p>
        </w:tc>
        <w:tc>
          <w:tcPr>
            <w:tcW w:w="1760" w:type="dxa"/>
            <w:tcBorders>
              <w:top w:val="nil"/>
              <w:left w:val="nil"/>
              <w:bottom w:val="nil"/>
              <w:right w:val="nil"/>
            </w:tcBorders>
            <w:shd w:val="clear" w:color="auto" w:fill="auto"/>
            <w:noWrap/>
            <w:vAlign w:val="bottom"/>
          </w:tcPr>
          <w:p w14:paraId="7DF41E4B"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1760" w:type="dxa"/>
            <w:tcBorders>
              <w:top w:val="nil"/>
              <w:left w:val="single" w:sz="4" w:space="0" w:color="auto"/>
              <w:bottom w:val="nil"/>
              <w:right w:val="nil"/>
            </w:tcBorders>
            <w:shd w:val="clear" w:color="auto" w:fill="auto"/>
            <w:noWrap/>
            <w:vAlign w:val="bottom"/>
          </w:tcPr>
          <w:p w14:paraId="193B1E22"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1568" w:type="dxa"/>
            <w:tcBorders>
              <w:top w:val="nil"/>
              <w:left w:val="single" w:sz="4" w:space="0" w:color="auto"/>
              <w:bottom w:val="nil"/>
              <w:right w:val="single" w:sz="4" w:space="0" w:color="auto"/>
            </w:tcBorders>
            <w:shd w:val="clear" w:color="auto" w:fill="auto"/>
            <w:noWrap/>
            <w:vAlign w:val="bottom"/>
          </w:tcPr>
          <w:p w14:paraId="0BFFADA3"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D42B4A" w:rsidRPr="00A76730" w14:paraId="0CF3FE73" w14:textId="77777777">
        <w:trPr>
          <w:trHeight w:val="300"/>
        </w:trPr>
        <w:tc>
          <w:tcPr>
            <w:tcW w:w="2000" w:type="dxa"/>
            <w:tcBorders>
              <w:top w:val="nil"/>
              <w:left w:val="nil"/>
              <w:bottom w:val="nil"/>
              <w:right w:val="nil"/>
            </w:tcBorders>
            <w:shd w:val="clear" w:color="auto" w:fill="auto"/>
            <w:noWrap/>
            <w:vAlign w:val="bottom"/>
          </w:tcPr>
          <w:p w14:paraId="39A58673" w14:textId="77777777" w:rsidR="00D42B4A" w:rsidRPr="00A76730"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tcPr>
          <w:p w14:paraId="1E23C963"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tcPr>
          <w:p w14:paraId="5DF1AC1C"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tcPr>
          <w:p w14:paraId="1B64A383"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tcPr>
          <w:p w14:paraId="7EE19D4C"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tcPr>
          <w:p w14:paraId="305C5C1B"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tcPr>
          <w:p w14:paraId="62463612"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tcPr>
          <w:p w14:paraId="3A954E92"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r>
      <w:tr w:rsidR="00D42B4A" w:rsidRPr="00A76730" w14:paraId="7184AD96" w14:textId="77777777">
        <w:trPr>
          <w:trHeight w:val="300"/>
        </w:trPr>
        <w:tc>
          <w:tcPr>
            <w:tcW w:w="2000" w:type="dxa"/>
            <w:tcBorders>
              <w:top w:val="nil"/>
              <w:left w:val="nil"/>
              <w:bottom w:val="single" w:sz="4" w:space="0" w:color="auto"/>
              <w:right w:val="nil"/>
            </w:tcBorders>
            <w:shd w:val="clear" w:color="auto" w:fill="auto"/>
            <w:noWrap/>
            <w:vAlign w:val="bottom"/>
          </w:tcPr>
          <w:p w14:paraId="0775393A"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ANN</w:t>
            </w:r>
          </w:p>
        </w:tc>
        <w:tc>
          <w:tcPr>
            <w:tcW w:w="1134" w:type="dxa"/>
            <w:tcBorders>
              <w:top w:val="nil"/>
              <w:left w:val="single" w:sz="4" w:space="0" w:color="auto"/>
              <w:bottom w:val="single" w:sz="4" w:space="0" w:color="auto"/>
              <w:right w:val="nil"/>
            </w:tcBorders>
            <w:shd w:val="clear" w:color="auto" w:fill="auto"/>
            <w:noWrap/>
            <w:vAlign w:val="bottom"/>
          </w:tcPr>
          <w:p w14:paraId="3721296F"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51</w:t>
            </w:r>
          </w:p>
        </w:tc>
        <w:tc>
          <w:tcPr>
            <w:tcW w:w="1599" w:type="dxa"/>
            <w:tcBorders>
              <w:top w:val="nil"/>
              <w:left w:val="single" w:sz="4" w:space="0" w:color="auto"/>
              <w:bottom w:val="single" w:sz="4" w:space="0" w:color="auto"/>
              <w:right w:val="nil"/>
            </w:tcBorders>
            <w:shd w:val="clear" w:color="auto" w:fill="auto"/>
            <w:noWrap/>
            <w:vAlign w:val="bottom"/>
          </w:tcPr>
          <w:p w14:paraId="0E3F461E"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52</w:t>
            </w:r>
          </w:p>
        </w:tc>
        <w:tc>
          <w:tcPr>
            <w:tcW w:w="2255" w:type="dxa"/>
            <w:tcBorders>
              <w:top w:val="nil"/>
              <w:left w:val="single" w:sz="4" w:space="0" w:color="auto"/>
              <w:bottom w:val="single" w:sz="4" w:space="0" w:color="auto"/>
              <w:right w:val="nil"/>
            </w:tcBorders>
            <w:shd w:val="clear" w:color="auto" w:fill="auto"/>
            <w:noWrap/>
            <w:vAlign w:val="bottom"/>
          </w:tcPr>
          <w:p w14:paraId="2C71A89E"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53</w:t>
            </w:r>
          </w:p>
        </w:tc>
        <w:tc>
          <w:tcPr>
            <w:tcW w:w="2015" w:type="dxa"/>
            <w:tcBorders>
              <w:top w:val="nil"/>
              <w:left w:val="single" w:sz="4" w:space="0" w:color="auto"/>
              <w:bottom w:val="single" w:sz="4" w:space="0" w:color="auto"/>
              <w:right w:val="nil"/>
            </w:tcBorders>
            <w:shd w:val="clear" w:color="auto" w:fill="auto"/>
            <w:noWrap/>
            <w:vAlign w:val="bottom"/>
          </w:tcPr>
          <w:p w14:paraId="1F5E8653"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54</w:t>
            </w:r>
          </w:p>
        </w:tc>
        <w:tc>
          <w:tcPr>
            <w:tcW w:w="1760" w:type="dxa"/>
            <w:tcBorders>
              <w:top w:val="nil"/>
              <w:left w:val="single" w:sz="4" w:space="0" w:color="auto"/>
              <w:bottom w:val="single" w:sz="4" w:space="0" w:color="auto"/>
              <w:right w:val="nil"/>
            </w:tcBorders>
            <w:shd w:val="clear" w:color="auto" w:fill="auto"/>
            <w:noWrap/>
            <w:vAlign w:val="bottom"/>
          </w:tcPr>
          <w:p w14:paraId="0853D83A"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55</w:t>
            </w:r>
          </w:p>
        </w:tc>
        <w:tc>
          <w:tcPr>
            <w:tcW w:w="1760" w:type="dxa"/>
            <w:tcBorders>
              <w:top w:val="nil"/>
              <w:left w:val="single" w:sz="4" w:space="0" w:color="auto"/>
              <w:bottom w:val="single" w:sz="4" w:space="0" w:color="auto"/>
              <w:right w:val="nil"/>
            </w:tcBorders>
            <w:shd w:val="clear" w:color="auto" w:fill="auto"/>
            <w:noWrap/>
            <w:vAlign w:val="bottom"/>
          </w:tcPr>
          <w:p w14:paraId="139AD3C8"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56</w:t>
            </w:r>
          </w:p>
        </w:tc>
        <w:tc>
          <w:tcPr>
            <w:tcW w:w="1568" w:type="dxa"/>
            <w:tcBorders>
              <w:top w:val="nil"/>
              <w:left w:val="single" w:sz="4" w:space="0" w:color="auto"/>
              <w:bottom w:val="single" w:sz="4" w:space="0" w:color="auto"/>
              <w:right w:val="single" w:sz="4" w:space="0" w:color="auto"/>
            </w:tcBorders>
            <w:shd w:val="clear" w:color="auto" w:fill="auto"/>
            <w:noWrap/>
            <w:vAlign w:val="bottom"/>
          </w:tcPr>
          <w:p w14:paraId="35BB67AA"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57</w:t>
            </w:r>
          </w:p>
        </w:tc>
      </w:tr>
      <w:tr w:rsidR="00D42B4A" w:rsidRPr="00A76730" w14:paraId="209C5A22" w14:textId="77777777">
        <w:trPr>
          <w:trHeight w:val="300"/>
        </w:trPr>
        <w:tc>
          <w:tcPr>
            <w:tcW w:w="2000" w:type="dxa"/>
            <w:tcBorders>
              <w:top w:val="nil"/>
              <w:left w:val="single" w:sz="4" w:space="0" w:color="auto"/>
              <w:bottom w:val="nil"/>
              <w:right w:val="nil"/>
            </w:tcBorders>
            <w:shd w:val="clear" w:color="auto" w:fill="auto"/>
            <w:noWrap/>
            <w:vAlign w:val="bottom"/>
          </w:tcPr>
          <w:p w14:paraId="0A04429D"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Desired Error</w:t>
            </w:r>
          </w:p>
        </w:tc>
        <w:tc>
          <w:tcPr>
            <w:tcW w:w="1134" w:type="dxa"/>
            <w:tcBorders>
              <w:top w:val="nil"/>
              <w:left w:val="single" w:sz="4" w:space="0" w:color="auto"/>
              <w:bottom w:val="nil"/>
              <w:right w:val="nil"/>
            </w:tcBorders>
            <w:shd w:val="clear" w:color="auto" w:fill="auto"/>
            <w:noWrap/>
            <w:vAlign w:val="bottom"/>
          </w:tcPr>
          <w:p w14:paraId="607C42E5"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1,00E-04</w:t>
            </w:r>
          </w:p>
        </w:tc>
        <w:tc>
          <w:tcPr>
            <w:tcW w:w="1599" w:type="dxa"/>
            <w:tcBorders>
              <w:top w:val="nil"/>
              <w:left w:val="single" w:sz="4" w:space="0" w:color="auto"/>
              <w:bottom w:val="nil"/>
              <w:right w:val="nil"/>
            </w:tcBorders>
            <w:shd w:val="clear" w:color="auto" w:fill="auto"/>
            <w:noWrap/>
            <w:vAlign w:val="bottom"/>
          </w:tcPr>
          <w:p w14:paraId="1A1F3E6F"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1,00E-05</w:t>
            </w:r>
          </w:p>
        </w:tc>
        <w:tc>
          <w:tcPr>
            <w:tcW w:w="2255" w:type="dxa"/>
            <w:tcBorders>
              <w:top w:val="nil"/>
              <w:left w:val="single" w:sz="4" w:space="0" w:color="auto"/>
              <w:bottom w:val="nil"/>
              <w:right w:val="nil"/>
            </w:tcBorders>
            <w:shd w:val="clear" w:color="auto" w:fill="auto"/>
            <w:noWrap/>
            <w:vAlign w:val="bottom"/>
          </w:tcPr>
          <w:p w14:paraId="3BAAE9BD"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1,00E-06</w:t>
            </w:r>
          </w:p>
        </w:tc>
        <w:tc>
          <w:tcPr>
            <w:tcW w:w="2015" w:type="dxa"/>
            <w:tcBorders>
              <w:top w:val="nil"/>
              <w:left w:val="single" w:sz="4" w:space="0" w:color="auto"/>
              <w:bottom w:val="nil"/>
              <w:right w:val="nil"/>
            </w:tcBorders>
            <w:shd w:val="clear" w:color="auto" w:fill="auto"/>
            <w:noWrap/>
            <w:vAlign w:val="bottom"/>
          </w:tcPr>
          <w:p w14:paraId="26D5C117"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1,00E-07</w:t>
            </w:r>
          </w:p>
        </w:tc>
        <w:tc>
          <w:tcPr>
            <w:tcW w:w="1760" w:type="dxa"/>
            <w:tcBorders>
              <w:top w:val="nil"/>
              <w:left w:val="single" w:sz="4" w:space="0" w:color="auto"/>
              <w:bottom w:val="nil"/>
              <w:right w:val="nil"/>
            </w:tcBorders>
            <w:shd w:val="clear" w:color="auto" w:fill="auto"/>
            <w:noWrap/>
            <w:vAlign w:val="bottom"/>
          </w:tcPr>
          <w:p w14:paraId="715D697E"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1,00E-08</w:t>
            </w:r>
          </w:p>
        </w:tc>
        <w:tc>
          <w:tcPr>
            <w:tcW w:w="1760" w:type="dxa"/>
            <w:tcBorders>
              <w:top w:val="nil"/>
              <w:left w:val="single" w:sz="4" w:space="0" w:color="auto"/>
              <w:bottom w:val="nil"/>
              <w:right w:val="nil"/>
            </w:tcBorders>
            <w:shd w:val="clear" w:color="auto" w:fill="auto"/>
            <w:noWrap/>
            <w:vAlign w:val="bottom"/>
          </w:tcPr>
          <w:p w14:paraId="27A4F452"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1,00E-09</w:t>
            </w:r>
          </w:p>
        </w:tc>
        <w:tc>
          <w:tcPr>
            <w:tcW w:w="1568" w:type="dxa"/>
            <w:tcBorders>
              <w:top w:val="nil"/>
              <w:left w:val="single" w:sz="4" w:space="0" w:color="auto"/>
              <w:bottom w:val="nil"/>
              <w:right w:val="single" w:sz="4" w:space="0" w:color="auto"/>
            </w:tcBorders>
            <w:shd w:val="clear" w:color="auto" w:fill="auto"/>
            <w:noWrap/>
            <w:vAlign w:val="bottom"/>
          </w:tcPr>
          <w:p w14:paraId="7E3DB6D7"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1,00E-10</w:t>
            </w:r>
          </w:p>
        </w:tc>
      </w:tr>
      <w:tr w:rsidR="00D42B4A" w:rsidRPr="00A76730" w14:paraId="4ADBE917" w14:textId="77777777">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tcPr>
          <w:p w14:paraId="293A7FED" w14:textId="77777777" w:rsidR="00D42B4A" w:rsidRPr="00A76730" w:rsidRDefault="00D42B4A" w:rsidP="00D42B4A">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1134" w:type="dxa"/>
            <w:tcBorders>
              <w:top w:val="nil"/>
              <w:left w:val="nil"/>
              <w:bottom w:val="single" w:sz="4" w:space="0" w:color="auto"/>
              <w:right w:val="nil"/>
            </w:tcBorders>
            <w:shd w:val="clear" w:color="auto" w:fill="auto"/>
            <w:noWrap/>
            <w:vAlign w:val="bottom"/>
          </w:tcPr>
          <w:p w14:paraId="444A7C11"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c>
          <w:tcPr>
            <w:tcW w:w="1599" w:type="dxa"/>
            <w:tcBorders>
              <w:top w:val="nil"/>
              <w:left w:val="single" w:sz="4" w:space="0" w:color="auto"/>
              <w:bottom w:val="single" w:sz="4" w:space="0" w:color="auto"/>
              <w:right w:val="nil"/>
            </w:tcBorders>
            <w:shd w:val="clear" w:color="auto" w:fill="auto"/>
            <w:noWrap/>
            <w:vAlign w:val="bottom"/>
          </w:tcPr>
          <w:p w14:paraId="78867143"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c>
          <w:tcPr>
            <w:tcW w:w="2255" w:type="dxa"/>
            <w:tcBorders>
              <w:top w:val="nil"/>
              <w:left w:val="single" w:sz="4" w:space="0" w:color="auto"/>
              <w:bottom w:val="single" w:sz="4" w:space="0" w:color="auto"/>
              <w:right w:val="nil"/>
            </w:tcBorders>
            <w:shd w:val="clear" w:color="auto" w:fill="auto"/>
            <w:noWrap/>
            <w:vAlign w:val="bottom"/>
          </w:tcPr>
          <w:p w14:paraId="58B4166B"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8</w:t>
            </w:r>
          </w:p>
        </w:tc>
        <w:tc>
          <w:tcPr>
            <w:tcW w:w="2015" w:type="dxa"/>
            <w:tcBorders>
              <w:top w:val="nil"/>
              <w:left w:val="single" w:sz="4" w:space="0" w:color="auto"/>
              <w:bottom w:val="single" w:sz="4" w:space="0" w:color="auto"/>
              <w:right w:val="nil"/>
            </w:tcBorders>
            <w:shd w:val="clear" w:color="auto" w:fill="auto"/>
            <w:noWrap/>
            <w:vAlign w:val="bottom"/>
          </w:tcPr>
          <w:p w14:paraId="0FCCE31C"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tcPr>
          <w:p w14:paraId="423173A7"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tcPr>
          <w:p w14:paraId="7E2E9645"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6</w:t>
            </w:r>
          </w:p>
        </w:tc>
        <w:tc>
          <w:tcPr>
            <w:tcW w:w="1568" w:type="dxa"/>
            <w:tcBorders>
              <w:top w:val="nil"/>
              <w:left w:val="single" w:sz="4" w:space="0" w:color="auto"/>
              <w:bottom w:val="single" w:sz="4" w:space="0" w:color="auto"/>
              <w:right w:val="single" w:sz="4" w:space="0" w:color="auto"/>
            </w:tcBorders>
            <w:shd w:val="clear" w:color="auto" w:fill="auto"/>
            <w:noWrap/>
            <w:vAlign w:val="bottom"/>
          </w:tcPr>
          <w:p w14:paraId="5C47D5A4"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r>
      <w:tr w:rsidR="00D42B4A" w:rsidRPr="00A76730" w14:paraId="1BE41087" w14:textId="77777777">
        <w:trPr>
          <w:trHeight w:val="300"/>
        </w:trPr>
        <w:tc>
          <w:tcPr>
            <w:tcW w:w="2000" w:type="dxa"/>
            <w:tcBorders>
              <w:top w:val="nil"/>
              <w:left w:val="nil"/>
              <w:bottom w:val="nil"/>
              <w:right w:val="nil"/>
            </w:tcBorders>
            <w:shd w:val="clear" w:color="auto" w:fill="auto"/>
            <w:noWrap/>
            <w:vAlign w:val="bottom"/>
          </w:tcPr>
          <w:p w14:paraId="718A0280" w14:textId="77777777" w:rsidR="00D42B4A" w:rsidRPr="00A76730" w:rsidRDefault="00D42B4A" w:rsidP="00D42B4A">
            <w:pPr>
              <w:rPr>
                <w:rFonts w:ascii="Calibri" w:eastAsia="Times New Roman" w:hAnsi="Calibri" w:cs="Times New Roman"/>
                <w:b/>
                <w:lang w:val="en-GB"/>
              </w:rPr>
            </w:pPr>
            <w:r w:rsidRPr="00A76730">
              <w:rPr>
                <w:rFonts w:ascii="Calibri" w:eastAsia="Times New Roman" w:hAnsi="Calibri" w:cs="Times New Roman"/>
                <w:b/>
                <w:lang w:val="en-GB"/>
              </w:rPr>
              <w:t>Pictures</w:t>
            </w:r>
          </w:p>
        </w:tc>
        <w:tc>
          <w:tcPr>
            <w:tcW w:w="1134" w:type="dxa"/>
            <w:tcBorders>
              <w:top w:val="nil"/>
              <w:left w:val="single" w:sz="4" w:space="0" w:color="auto"/>
              <w:bottom w:val="nil"/>
              <w:right w:val="nil"/>
            </w:tcBorders>
            <w:shd w:val="clear" w:color="auto" w:fill="auto"/>
            <w:noWrap/>
            <w:vAlign w:val="bottom"/>
          </w:tcPr>
          <w:p w14:paraId="568EDEF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tcPr>
          <w:p w14:paraId="420C63F3"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tcPr>
          <w:p w14:paraId="70634049"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tcPr>
          <w:p w14:paraId="2AA616A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tcPr>
          <w:p w14:paraId="40BFA7F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tcPr>
          <w:p w14:paraId="139B510D"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tcPr>
          <w:p w14:paraId="48811A8B"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r>
      <w:tr w:rsidR="00D42B4A" w:rsidRPr="00A76730" w14:paraId="7F09F68E" w14:textId="77777777">
        <w:trPr>
          <w:trHeight w:val="300"/>
        </w:trPr>
        <w:tc>
          <w:tcPr>
            <w:tcW w:w="2000" w:type="dxa"/>
            <w:tcBorders>
              <w:top w:val="nil"/>
              <w:left w:val="nil"/>
              <w:bottom w:val="nil"/>
              <w:right w:val="nil"/>
            </w:tcBorders>
            <w:shd w:val="clear" w:color="auto" w:fill="auto"/>
            <w:noWrap/>
            <w:vAlign w:val="bottom"/>
          </w:tcPr>
          <w:p w14:paraId="175AD034"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bellatum1</w:t>
            </w:r>
          </w:p>
        </w:tc>
        <w:tc>
          <w:tcPr>
            <w:tcW w:w="1134" w:type="dxa"/>
            <w:tcBorders>
              <w:top w:val="nil"/>
              <w:left w:val="single" w:sz="4" w:space="0" w:color="auto"/>
              <w:bottom w:val="nil"/>
              <w:right w:val="nil"/>
            </w:tcBorders>
            <w:shd w:val="clear" w:color="000000" w:fill="C6EFCE"/>
            <w:noWrap/>
            <w:vAlign w:val="bottom"/>
          </w:tcPr>
          <w:p w14:paraId="11F2277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11E0F28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7DC3CC0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5B77E75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21F3B02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1CB8B78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7566AD0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06277E13" w14:textId="77777777">
        <w:trPr>
          <w:trHeight w:val="300"/>
        </w:trPr>
        <w:tc>
          <w:tcPr>
            <w:tcW w:w="2000" w:type="dxa"/>
            <w:tcBorders>
              <w:top w:val="nil"/>
              <w:left w:val="nil"/>
              <w:bottom w:val="nil"/>
              <w:right w:val="nil"/>
            </w:tcBorders>
            <w:shd w:val="clear" w:color="auto" w:fill="auto"/>
            <w:noWrap/>
            <w:vAlign w:val="bottom"/>
          </w:tcPr>
          <w:p w14:paraId="3C44AB2F"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concolor1</w:t>
            </w:r>
          </w:p>
        </w:tc>
        <w:tc>
          <w:tcPr>
            <w:tcW w:w="1134" w:type="dxa"/>
            <w:tcBorders>
              <w:top w:val="nil"/>
              <w:left w:val="single" w:sz="4" w:space="0" w:color="auto"/>
              <w:bottom w:val="nil"/>
              <w:right w:val="nil"/>
            </w:tcBorders>
            <w:shd w:val="clear" w:color="000000" w:fill="C6EFCE"/>
            <w:noWrap/>
            <w:vAlign w:val="bottom"/>
          </w:tcPr>
          <w:p w14:paraId="3167FED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7DA7827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1E45410A"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FFEB9C"/>
            <w:noWrap/>
            <w:vAlign w:val="bottom"/>
          </w:tcPr>
          <w:p w14:paraId="61DCD175"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tcPr>
          <w:p w14:paraId="6F5C518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43B010E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5484CFD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52AE9594" w14:textId="77777777">
        <w:trPr>
          <w:trHeight w:val="300"/>
        </w:trPr>
        <w:tc>
          <w:tcPr>
            <w:tcW w:w="2000" w:type="dxa"/>
            <w:tcBorders>
              <w:top w:val="nil"/>
              <w:left w:val="nil"/>
              <w:bottom w:val="nil"/>
              <w:right w:val="nil"/>
            </w:tcBorders>
            <w:shd w:val="clear" w:color="auto" w:fill="auto"/>
            <w:noWrap/>
            <w:vAlign w:val="bottom"/>
          </w:tcPr>
          <w:p w14:paraId="341C4D22"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concolor2_2</w:t>
            </w:r>
          </w:p>
        </w:tc>
        <w:tc>
          <w:tcPr>
            <w:tcW w:w="1134" w:type="dxa"/>
            <w:tcBorders>
              <w:top w:val="nil"/>
              <w:left w:val="single" w:sz="4" w:space="0" w:color="auto"/>
              <w:bottom w:val="nil"/>
              <w:right w:val="nil"/>
            </w:tcBorders>
            <w:shd w:val="clear" w:color="000000" w:fill="C6EFCE"/>
            <w:noWrap/>
            <w:vAlign w:val="bottom"/>
          </w:tcPr>
          <w:p w14:paraId="3CC7EDF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tcPr>
          <w:p w14:paraId="5D00E3B0"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2255" w:type="dxa"/>
            <w:tcBorders>
              <w:top w:val="nil"/>
              <w:left w:val="single" w:sz="4" w:space="0" w:color="auto"/>
              <w:bottom w:val="nil"/>
              <w:right w:val="nil"/>
            </w:tcBorders>
            <w:shd w:val="clear" w:color="000000" w:fill="FFEB9C"/>
            <w:noWrap/>
            <w:vAlign w:val="bottom"/>
          </w:tcPr>
          <w:p w14:paraId="062BB14E"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tcPr>
          <w:p w14:paraId="553DB30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tcPr>
          <w:p w14:paraId="3B0B295B"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tcPr>
          <w:p w14:paraId="363E58E8"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tcPr>
          <w:p w14:paraId="10E595C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3FB48D85" w14:textId="77777777">
        <w:trPr>
          <w:trHeight w:val="300"/>
        </w:trPr>
        <w:tc>
          <w:tcPr>
            <w:tcW w:w="2000" w:type="dxa"/>
            <w:tcBorders>
              <w:top w:val="nil"/>
              <w:left w:val="nil"/>
              <w:bottom w:val="nil"/>
              <w:right w:val="nil"/>
            </w:tcBorders>
            <w:shd w:val="clear" w:color="auto" w:fill="auto"/>
            <w:noWrap/>
            <w:vAlign w:val="bottom"/>
          </w:tcPr>
          <w:p w14:paraId="0EAD3CC4"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concolor2_4</w:t>
            </w:r>
          </w:p>
        </w:tc>
        <w:tc>
          <w:tcPr>
            <w:tcW w:w="1134" w:type="dxa"/>
            <w:tcBorders>
              <w:top w:val="nil"/>
              <w:left w:val="single" w:sz="4" w:space="0" w:color="auto"/>
              <w:bottom w:val="nil"/>
              <w:right w:val="nil"/>
            </w:tcBorders>
            <w:shd w:val="clear" w:color="000000" w:fill="C6EFCE"/>
            <w:noWrap/>
            <w:vAlign w:val="bottom"/>
          </w:tcPr>
          <w:p w14:paraId="2700D13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6566222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tcPr>
          <w:p w14:paraId="1A39652D"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FFEB9C"/>
            <w:noWrap/>
            <w:vAlign w:val="bottom"/>
          </w:tcPr>
          <w:p w14:paraId="26EB2081"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C6EFCE"/>
            <w:noWrap/>
            <w:vAlign w:val="bottom"/>
          </w:tcPr>
          <w:p w14:paraId="254AAE5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tcPr>
          <w:p w14:paraId="3D0ED8EF"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tcPr>
          <w:p w14:paraId="7DA50B6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78AF33E7" w14:textId="77777777">
        <w:trPr>
          <w:trHeight w:val="300"/>
        </w:trPr>
        <w:tc>
          <w:tcPr>
            <w:tcW w:w="2000" w:type="dxa"/>
            <w:tcBorders>
              <w:top w:val="nil"/>
              <w:left w:val="nil"/>
              <w:bottom w:val="nil"/>
              <w:right w:val="nil"/>
            </w:tcBorders>
            <w:shd w:val="clear" w:color="auto" w:fill="auto"/>
            <w:noWrap/>
            <w:vAlign w:val="bottom"/>
          </w:tcPr>
          <w:p w14:paraId="0CA60C40"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concolor2_6</w:t>
            </w:r>
          </w:p>
        </w:tc>
        <w:tc>
          <w:tcPr>
            <w:tcW w:w="1134" w:type="dxa"/>
            <w:tcBorders>
              <w:top w:val="nil"/>
              <w:left w:val="single" w:sz="4" w:space="0" w:color="auto"/>
              <w:bottom w:val="nil"/>
              <w:right w:val="nil"/>
            </w:tcBorders>
            <w:shd w:val="clear" w:color="000000" w:fill="C6EFCE"/>
            <w:noWrap/>
            <w:vAlign w:val="bottom"/>
          </w:tcPr>
          <w:p w14:paraId="59309A1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3893351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tcPr>
          <w:p w14:paraId="0268DF65"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tcPr>
          <w:p w14:paraId="0C4EDAF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tcPr>
          <w:p w14:paraId="48331531"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tcPr>
          <w:p w14:paraId="6AC0D301"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tcPr>
          <w:p w14:paraId="026BB29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42BF33A5" w14:textId="77777777">
        <w:trPr>
          <w:trHeight w:val="300"/>
        </w:trPr>
        <w:tc>
          <w:tcPr>
            <w:tcW w:w="2000" w:type="dxa"/>
            <w:tcBorders>
              <w:top w:val="nil"/>
              <w:left w:val="nil"/>
              <w:bottom w:val="nil"/>
              <w:right w:val="nil"/>
            </w:tcBorders>
            <w:shd w:val="clear" w:color="auto" w:fill="auto"/>
            <w:noWrap/>
            <w:vAlign w:val="bottom"/>
          </w:tcPr>
          <w:p w14:paraId="74671815"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concolor2</w:t>
            </w:r>
          </w:p>
        </w:tc>
        <w:tc>
          <w:tcPr>
            <w:tcW w:w="1134" w:type="dxa"/>
            <w:tcBorders>
              <w:top w:val="nil"/>
              <w:left w:val="single" w:sz="4" w:space="0" w:color="auto"/>
              <w:bottom w:val="nil"/>
              <w:right w:val="nil"/>
            </w:tcBorders>
            <w:shd w:val="clear" w:color="000000" w:fill="C6EFCE"/>
            <w:noWrap/>
            <w:vAlign w:val="bottom"/>
          </w:tcPr>
          <w:p w14:paraId="3213D57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3DF0149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3E53863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25514BF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tcPr>
          <w:p w14:paraId="3ADB3378"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tcPr>
          <w:p w14:paraId="0652510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1EFBF3A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3C174B2C" w14:textId="77777777">
        <w:trPr>
          <w:trHeight w:val="300"/>
        </w:trPr>
        <w:tc>
          <w:tcPr>
            <w:tcW w:w="2000" w:type="dxa"/>
            <w:tcBorders>
              <w:top w:val="nil"/>
              <w:left w:val="nil"/>
              <w:bottom w:val="nil"/>
              <w:right w:val="nil"/>
            </w:tcBorders>
            <w:shd w:val="clear" w:color="auto" w:fill="auto"/>
            <w:noWrap/>
            <w:vAlign w:val="bottom"/>
          </w:tcPr>
          <w:p w14:paraId="3C2D22F3"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godefroyae1</w:t>
            </w:r>
          </w:p>
        </w:tc>
        <w:tc>
          <w:tcPr>
            <w:tcW w:w="1134" w:type="dxa"/>
            <w:tcBorders>
              <w:top w:val="nil"/>
              <w:left w:val="single" w:sz="4" w:space="0" w:color="auto"/>
              <w:bottom w:val="nil"/>
              <w:right w:val="nil"/>
            </w:tcBorders>
            <w:shd w:val="clear" w:color="000000" w:fill="FFEB9C"/>
            <w:noWrap/>
            <w:vAlign w:val="bottom"/>
          </w:tcPr>
          <w:p w14:paraId="2AA28E3C"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FFEB9C"/>
            <w:noWrap/>
            <w:vAlign w:val="bottom"/>
          </w:tcPr>
          <w:p w14:paraId="393751FD"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FFEB9C"/>
            <w:noWrap/>
            <w:vAlign w:val="bottom"/>
          </w:tcPr>
          <w:p w14:paraId="1A51279C"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6/7</w:t>
            </w:r>
          </w:p>
        </w:tc>
        <w:tc>
          <w:tcPr>
            <w:tcW w:w="2015" w:type="dxa"/>
            <w:tcBorders>
              <w:top w:val="nil"/>
              <w:left w:val="single" w:sz="4" w:space="0" w:color="auto"/>
              <w:bottom w:val="nil"/>
              <w:right w:val="nil"/>
            </w:tcBorders>
            <w:shd w:val="clear" w:color="000000" w:fill="C6EFCE"/>
            <w:noWrap/>
            <w:vAlign w:val="bottom"/>
          </w:tcPr>
          <w:p w14:paraId="3669573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tcPr>
          <w:p w14:paraId="02431CF8"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C7CE"/>
            <w:noWrap/>
            <w:vAlign w:val="bottom"/>
          </w:tcPr>
          <w:p w14:paraId="63BAF69C" w14:textId="77777777" w:rsidR="00D42B4A" w:rsidRPr="00A76730" w:rsidRDefault="00D42B4A" w:rsidP="00D42B4A">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1568" w:type="dxa"/>
            <w:tcBorders>
              <w:top w:val="nil"/>
              <w:left w:val="single" w:sz="4" w:space="0" w:color="auto"/>
              <w:bottom w:val="nil"/>
              <w:right w:val="single" w:sz="4" w:space="0" w:color="auto"/>
            </w:tcBorders>
            <w:shd w:val="clear" w:color="000000" w:fill="FFC7CE"/>
            <w:noWrap/>
            <w:vAlign w:val="bottom"/>
          </w:tcPr>
          <w:p w14:paraId="1693B86F" w14:textId="77777777" w:rsidR="00D42B4A" w:rsidRPr="00A76730" w:rsidRDefault="00D42B4A" w:rsidP="00D42B4A">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r>
      <w:tr w:rsidR="00D42B4A" w:rsidRPr="00A76730" w14:paraId="46FB7249" w14:textId="77777777">
        <w:trPr>
          <w:trHeight w:val="300"/>
        </w:trPr>
        <w:tc>
          <w:tcPr>
            <w:tcW w:w="2000" w:type="dxa"/>
            <w:tcBorders>
              <w:top w:val="nil"/>
              <w:left w:val="nil"/>
              <w:bottom w:val="nil"/>
              <w:right w:val="nil"/>
            </w:tcBorders>
            <w:shd w:val="clear" w:color="auto" w:fill="auto"/>
            <w:noWrap/>
            <w:vAlign w:val="bottom"/>
          </w:tcPr>
          <w:p w14:paraId="64ABB072"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godefroyae2_11</w:t>
            </w:r>
          </w:p>
        </w:tc>
        <w:tc>
          <w:tcPr>
            <w:tcW w:w="1134" w:type="dxa"/>
            <w:tcBorders>
              <w:top w:val="nil"/>
              <w:left w:val="single" w:sz="4" w:space="0" w:color="auto"/>
              <w:bottom w:val="nil"/>
              <w:right w:val="nil"/>
            </w:tcBorders>
            <w:shd w:val="clear" w:color="000000" w:fill="C6EFCE"/>
            <w:noWrap/>
            <w:vAlign w:val="bottom"/>
          </w:tcPr>
          <w:p w14:paraId="299D00F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tcPr>
          <w:p w14:paraId="073B1818"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tcPr>
          <w:p w14:paraId="0117F6B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0F605B1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7E944DC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1A7A079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5681A74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725862F9" w14:textId="77777777">
        <w:trPr>
          <w:trHeight w:val="300"/>
        </w:trPr>
        <w:tc>
          <w:tcPr>
            <w:tcW w:w="2000" w:type="dxa"/>
            <w:tcBorders>
              <w:top w:val="nil"/>
              <w:left w:val="nil"/>
              <w:bottom w:val="nil"/>
              <w:right w:val="nil"/>
            </w:tcBorders>
            <w:shd w:val="clear" w:color="auto" w:fill="auto"/>
            <w:noWrap/>
            <w:vAlign w:val="bottom"/>
          </w:tcPr>
          <w:p w14:paraId="375C416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godefroyae2_13</w:t>
            </w:r>
          </w:p>
        </w:tc>
        <w:tc>
          <w:tcPr>
            <w:tcW w:w="1134" w:type="dxa"/>
            <w:tcBorders>
              <w:top w:val="nil"/>
              <w:left w:val="single" w:sz="4" w:space="0" w:color="auto"/>
              <w:bottom w:val="nil"/>
              <w:right w:val="nil"/>
            </w:tcBorders>
            <w:shd w:val="clear" w:color="000000" w:fill="C6EFCE"/>
            <w:noWrap/>
            <w:vAlign w:val="bottom"/>
          </w:tcPr>
          <w:p w14:paraId="6945A89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tcPr>
          <w:p w14:paraId="30618E16"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tcPr>
          <w:p w14:paraId="2994A4A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467E740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7C3577E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2A45801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475065A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3CB93AD9" w14:textId="77777777">
        <w:trPr>
          <w:trHeight w:val="300"/>
        </w:trPr>
        <w:tc>
          <w:tcPr>
            <w:tcW w:w="2000" w:type="dxa"/>
            <w:tcBorders>
              <w:top w:val="nil"/>
              <w:left w:val="nil"/>
              <w:bottom w:val="nil"/>
              <w:right w:val="nil"/>
            </w:tcBorders>
            <w:shd w:val="clear" w:color="auto" w:fill="auto"/>
            <w:noWrap/>
            <w:vAlign w:val="bottom"/>
          </w:tcPr>
          <w:p w14:paraId="43D9EA3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godefroyae2_15</w:t>
            </w:r>
          </w:p>
        </w:tc>
        <w:tc>
          <w:tcPr>
            <w:tcW w:w="1134" w:type="dxa"/>
            <w:tcBorders>
              <w:top w:val="nil"/>
              <w:left w:val="single" w:sz="4" w:space="0" w:color="auto"/>
              <w:bottom w:val="nil"/>
              <w:right w:val="nil"/>
            </w:tcBorders>
            <w:shd w:val="clear" w:color="000000" w:fill="C6EFCE"/>
            <w:noWrap/>
            <w:vAlign w:val="bottom"/>
          </w:tcPr>
          <w:p w14:paraId="19FAE7E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499FF51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188A619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0FCE25AA"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7287956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567B04BA"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487146E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16B6ABDD" w14:textId="77777777">
        <w:trPr>
          <w:trHeight w:val="300"/>
        </w:trPr>
        <w:tc>
          <w:tcPr>
            <w:tcW w:w="2000" w:type="dxa"/>
            <w:tcBorders>
              <w:top w:val="nil"/>
              <w:left w:val="nil"/>
              <w:bottom w:val="nil"/>
              <w:right w:val="nil"/>
            </w:tcBorders>
            <w:shd w:val="clear" w:color="auto" w:fill="auto"/>
            <w:noWrap/>
            <w:vAlign w:val="bottom"/>
          </w:tcPr>
          <w:p w14:paraId="29135C24"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godefroyae2_1</w:t>
            </w:r>
          </w:p>
        </w:tc>
        <w:tc>
          <w:tcPr>
            <w:tcW w:w="1134" w:type="dxa"/>
            <w:tcBorders>
              <w:top w:val="nil"/>
              <w:left w:val="single" w:sz="4" w:space="0" w:color="auto"/>
              <w:bottom w:val="nil"/>
              <w:right w:val="nil"/>
            </w:tcBorders>
            <w:shd w:val="clear" w:color="000000" w:fill="C6EFCE"/>
            <w:noWrap/>
            <w:vAlign w:val="bottom"/>
          </w:tcPr>
          <w:p w14:paraId="66C2AB9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553DA9E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39AAF76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6EE1FC0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6E8DF7D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576B1EB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43866AA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404E9394" w14:textId="77777777">
        <w:trPr>
          <w:trHeight w:val="300"/>
        </w:trPr>
        <w:tc>
          <w:tcPr>
            <w:tcW w:w="2000" w:type="dxa"/>
            <w:tcBorders>
              <w:top w:val="nil"/>
              <w:left w:val="nil"/>
              <w:bottom w:val="nil"/>
              <w:right w:val="nil"/>
            </w:tcBorders>
            <w:shd w:val="clear" w:color="auto" w:fill="auto"/>
            <w:noWrap/>
            <w:vAlign w:val="bottom"/>
          </w:tcPr>
          <w:p w14:paraId="78EC0849"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godefroyae2_3</w:t>
            </w:r>
          </w:p>
        </w:tc>
        <w:tc>
          <w:tcPr>
            <w:tcW w:w="1134" w:type="dxa"/>
            <w:tcBorders>
              <w:top w:val="nil"/>
              <w:left w:val="single" w:sz="4" w:space="0" w:color="auto"/>
              <w:bottom w:val="nil"/>
              <w:right w:val="nil"/>
            </w:tcBorders>
            <w:shd w:val="clear" w:color="000000" w:fill="C6EFCE"/>
            <w:noWrap/>
            <w:vAlign w:val="bottom"/>
          </w:tcPr>
          <w:p w14:paraId="1206D1E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2AAF6EA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2734A71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29FA7CC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09911E2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1F3EABCA"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4251344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6F771749" w14:textId="77777777">
        <w:trPr>
          <w:trHeight w:val="300"/>
        </w:trPr>
        <w:tc>
          <w:tcPr>
            <w:tcW w:w="2000" w:type="dxa"/>
            <w:tcBorders>
              <w:top w:val="nil"/>
              <w:left w:val="nil"/>
              <w:bottom w:val="nil"/>
              <w:right w:val="nil"/>
            </w:tcBorders>
            <w:shd w:val="clear" w:color="auto" w:fill="auto"/>
            <w:noWrap/>
            <w:vAlign w:val="bottom"/>
          </w:tcPr>
          <w:p w14:paraId="2180792C"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godefroyae2_5</w:t>
            </w:r>
          </w:p>
        </w:tc>
        <w:tc>
          <w:tcPr>
            <w:tcW w:w="1134" w:type="dxa"/>
            <w:tcBorders>
              <w:top w:val="nil"/>
              <w:left w:val="single" w:sz="4" w:space="0" w:color="auto"/>
              <w:bottom w:val="nil"/>
              <w:right w:val="nil"/>
            </w:tcBorders>
            <w:shd w:val="clear" w:color="000000" w:fill="C6EFCE"/>
            <w:noWrap/>
            <w:vAlign w:val="bottom"/>
          </w:tcPr>
          <w:p w14:paraId="58B54FB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3EC1262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12E1A93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7625974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1B29085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10309B3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33C0332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0A07C417" w14:textId="77777777">
        <w:trPr>
          <w:trHeight w:val="300"/>
        </w:trPr>
        <w:tc>
          <w:tcPr>
            <w:tcW w:w="2000" w:type="dxa"/>
            <w:tcBorders>
              <w:top w:val="nil"/>
              <w:left w:val="nil"/>
              <w:bottom w:val="nil"/>
              <w:right w:val="nil"/>
            </w:tcBorders>
            <w:shd w:val="clear" w:color="auto" w:fill="auto"/>
            <w:noWrap/>
            <w:vAlign w:val="bottom"/>
          </w:tcPr>
          <w:p w14:paraId="46C54D98"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godefroyae2_7</w:t>
            </w:r>
          </w:p>
        </w:tc>
        <w:tc>
          <w:tcPr>
            <w:tcW w:w="1134" w:type="dxa"/>
            <w:tcBorders>
              <w:top w:val="nil"/>
              <w:left w:val="single" w:sz="4" w:space="0" w:color="auto"/>
              <w:bottom w:val="nil"/>
              <w:right w:val="nil"/>
            </w:tcBorders>
            <w:shd w:val="clear" w:color="000000" w:fill="C6EFCE"/>
            <w:noWrap/>
            <w:vAlign w:val="bottom"/>
          </w:tcPr>
          <w:p w14:paraId="1A3EA6A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708BED6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431F134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1A33980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485C53C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1907EB1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5FD1ADD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3B5EC057" w14:textId="77777777">
        <w:trPr>
          <w:trHeight w:val="300"/>
        </w:trPr>
        <w:tc>
          <w:tcPr>
            <w:tcW w:w="2000" w:type="dxa"/>
            <w:tcBorders>
              <w:top w:val="nil"/>
              <w:left w:val="nil"/>
              <w:bottom w:val="nil"/>
              <w:right w:val="nil"/>
            </w:tcBorders>
            <w:shd w:val="clear" w:color="auto" w:fill="auto"/>
            <w:noWrap/>
            <w:vAlign w:val="bottom"/>
          </w:tcPr>
          <w:p w14:paraId="66FA60CC"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godefroyae2_9</w:t>
            </w:r>
          </w:p>
        </w:tc>
        <w:tc>
          <w:tcPr>
            <w:tcW w:w="1134" w:type="dxa"/>
            <w:tcBorders>
              <w:top w:val="nil"/>
              <w:left w:val="single" w:sz="4" w:space="0" w:color="auto"/>
              <w:bottom w:val="nil"/>
              <w:right w:val="nil"/>
            </w:tcBorders>
            <w:shd w:val="clear" w:color="000000" w:fill="C6EFCE"/>
            <w:noWrap/>
            <w:vAlign w:val="bottom"/>
          </w:tcPr>
          <w:p w14:paraId="2E60660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4336CDF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2887879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726A95E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7E05D97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4175AC7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5A66F8A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0F83307E" w14:textId="77777777">
        <w:trPr>
          <w:trHeight w:val="300"/>
        </w:trPr>
        <w:tc>
          <w:tcPr>
            <w:tcW w:w="2000" w:type="dxa"/>
            <w:tcBorders>
              <w:top w:val="nil"/>
              <w:left w:val="nil"/>
              <w:bottom w:val="nil"/>
              <w:right w:val="nil"/>
            </w:tcBorders>
            <w:shd w:val="clear" w:color="auto" w:fill="auto"/>
            <w:noWrap/>
            <w:vAlign w:val="bottom"/>
          </w:tcPr>
          <w:p w14:paraId="3D05ABFD"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w:t>
            </w:r>
          </w:p>
        </w:tc>
        <w:tc>
          <w:tcPr>
            <w:tcW w:w="1134" w:type="dxa"/>
            <w:tcBorders>
              <w:top w:val="nil"/>
              <w:left w:val="single" w:sz="4" w:space="0" w:color="auto"/>
              <w:bottom w:val="nil"/>
              <w:right w:val="nil"/>
            </w:tcBorders>
            <w:shd w:val="clear" w:color="000000" w:fill="C6EFCE"/>
            <w:noWrap/>
            <w:vAlign w:val="bottom"/>
          </w:tcPr>
          <w:p w14:paraId="1DA3CF5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305632E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75EC33F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019184D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46A1C8F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47A70FD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6F183A5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47866CAB" w14:textId="77777777">
        <w:trPr>
          <w:trHeight w:val="300"/>
        </w:trPr>
        <w:tc>
          <w:tcPr>
            <w:tcW w:w="2000" w:type="dxa"/>
            <w:tcBorders>
              <w:top w:val="nil"/>
              <w:left w:val="nil"/>
              <w:bottom w:val="nil"/>
              <w:right w:val="nil"/>
            </w:tcBorders>
            <w:shd w:val="clear" w:color="auto" w:fill="auto"/>
            <w:noWrap/>
            <w:vAlign w:val="bottom"/>
          </w:tcPr>
          <w:p w14:paraId="36E80241"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niveum1</w:t>
            </w:r>
          </w:p>
        </w:tc>
        <w:tc>
          <w:tcPr>
            <w:tcW w:w="1134" w:type="dxa"/>
            <w:tcBorders>
              <w:top w:val="nil"/>
              <w:left w:val="single" w:sz="4" w:space="0" w:color="auto"/>
              <w:bottom w:val="nil"/>
              <w:right w:val="nil"/>
            </w:tcBorders>
            <w:shd w:val="clear" w:color="000000" w:fill="C6EFCE"/>
            <w:noWrap/>
            <w:vAlign w:val="bottom"/>
          </w:tcPr>
          <w:p w14:paraId="7DAB3F1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2DA0608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7CA2CDD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0CBE911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05CFC6E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0F0DD58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20C52E1A"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168F16A7" w14:textId="77777777">
        <w:trPr>
          <w:trHeight w:val="300"/>
        </w:trPr>
        <w:tc>
          <w:tcPr>
            <w:tcW w:w="2000" w:type="dxa"/>
            <w:tcBorders>
              <w:top w:val="nil"/>
              <w:left w:val="nil"/>
              <w:bottom w:val="nil"/>
              <w:right w:val="nil"/>
            </w:tcBorders>
            <w:shd w:val="clear" w:color="auto" w:fill="auto"/>
            <w:noWrap/>
            <w:vAlign w:val="bottom"/>
          </w:tcPr>
          <w:p w14:paraId="0B03B211"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niveum2_4</w:t>
            </w:r>
          </w:p>
        </w:tc>
        <w:tc>
          <w:tcPr>
            <w:tcW w:w="1134" w:type="dxa"/>
            <w:tcBorders>
              <w:top w:val="nil"/>
              <w:left w:val="single" w:sz="4" w:space="0" w:color="auto"/>
              <w:bottom w:val="nil"/>
              <w:right w:val="nil"/>
            </w:tcBorders>
            <w:shd w:val="clear" w:color="000000" w:fill="FFEB9C"/>
            <w:noWrap/>
            <w:vAlign w:val="bottom"/>
          </w:tcPr>
          <w:p w14:paraId="27D2F6C4"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C6EFCE"/>
            <w:noWrap/>
            <w:vAlign w:val="bottom"/>
          </w:tcPr>
          <w:p w14:paraId="635186B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49A9AED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0DA6175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37DA7A9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tcPr>
          <w:p w14:paraId="539EA53D"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tcPr>
          <w:p w14:paraId="0835E49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0BBDFE10" w14:textId="77777777">
        <w:trPr>
          <w:trHeight w:val="300"/>
        </w:trPr>
        <w:tc>
          <w:tcPr>
            <w:tcW w:w="2000" w:type="dxa"/>
            <w:tcBorders>
              <w:top w:val="nil"/>
              <w:left w:val="nil"/>
              <w:bottom w:val="nil"/>
              <w:right w:val="nil"/>
            </w:tcBorders>
            <w:shd w:val="clear" w:color="auto" w:fill="auto"/>
            <w:noWrap/>
            <w:vAlign w:val="bottom"/>
          </w:tcPr>
          <w:p w14:paraId="0A64B513"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niveum2_5</w:t>
            </w:r>
          </w:p>
        </w:tc>
        <w:tc>
          <w:tcPr>
            <w:tcW w:w="1134" w:type="dxa"/>
            <w:tcBorders>
              <w:top w:val="nil"/>
              <w:left w:val="single" w:sz="4" w:space="0" w:color="auto"/>
              <w:bottom w:val="nil"/>
              <w:right w:val="nil"/>
            </w:tcBorders>
            <w:shd w:val="clear" w:color="000000" w:fill="C6EFCE"/>
            <w:noWrap/>
            <w:vAlign w:val="bottom"/>
          </w:tcPr>
          <w:p w14:paraId="54835A6A"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4E307D6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tcPr>
          <w:p w14:paraId="3547E403"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6/3(low)</w:t>
            </w:r>
          </w:p>
        </w:tc>
        <w:tc>
          <w:tcPr>
            <w:tcW w:w="2015" w:type="dxa"/>
            <w:tcBorders>
              <w:top w:val="nil"/>
              <w:left w:val="single" w:sz="4" w:space="0" w:color="auto"/>
              <w:bottom w:val="nil"/>
              <w:right w:val="nil"/>
            </w:tcBorders>
            <w:shd w:val="clear" w:color="000000" w:fill="FFEB9C"/>
            <w:noWrap/>
            <w:vAlign w:val="bottom"/>
          </w:tcPr>
          <w:p w14:paraId="220309C7"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tcPr>
          <w:p w14:paraId="699AE41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762D4D8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4304019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05A14A01" w14:textId="77777777">
        <w:trPr>
          <w:trHeight w:val="300"/>
        </w:trPr>
        <w:tc>
          <w:tcPr>
            <w:tcW w:w="2000" w:type="dxa"/>
            <w:tcBorders>
              <w:top w:val="nil"/>
              <w:left w:val="nil"/>
              <w:bottom w:val="nil"/>
              <w:right w:val="nil"/>
            </w:tcBorders>
            <w:shd w:val="clear" w:color="auto" w:fill="auto"/>
            <w:noWrap/>
            <w:vAlign w:val="bottom"/>
          </w:tcPr>
          <w:p w14:paraId="12C85720"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niveum2_7</w:t>
            </w:r>
          </w:p>
        </w:tc>
        <w:tc>
          <w:tcPr>
            <w:tcW w:w="1134" w:type="dxa"/>
            <w:tcBorders>
              <w:top w:val="nil"/>
              <w:left w:val="single" w:sz="4" w:space="0" w:color="auto"/>
              <w:bottom w:val="nil"/>
              <w:right w:val="nil"/>
            </w:tcBorders>
            <w:shd w:val="clear" w:color="000000" w:fill="C6EFCE"/>
            <w:noWrap/>
            <w:vAlign w:val="bottom"/>
          </w:tcPr>
          <w:p w14:paraId="2AC319A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tcPr>
          <w:p w14:paraId="19BBE9E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tcPr>
          <w:p w14:paraId="5908C1F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tcPr>
          <w:p w14:paraId="40052CE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219807B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tcPr>
          <w:p w14:paraId="606CA5A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tcPr>
          <w:p w14:paraId="431B33D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70171A62" w14:textId="77777777">
        <w:trPr>
          <w:trHeight w:val="300"/>
        </w:trPr>
        <w:tc>
          <w:tcPr>
            <w:tcW w:w="2000" w:type="dxa"/>
            <w:tcBorders>
              <w:top w:val="nil"/>
              <w:left w:val="nil"/>
              <w:bottom w:val="nil"/>
              <w:right w:val="nil"/>
            </w:tcBorders>
            <w:shd w:val="clear" w:color="auto" w:fill="auto"/>
            <w:noWrap/>
            <w:vAlign w:val="bottom"/>
          </w:tcPr>
          <w:p w14:paraId="17A0BBFE" w14:textId="77777777" w:rsidR="00D42B4A" w:rsidRPr="00A76730"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tcPr>
          <w:p w14:paraId="0C58B886"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tcPr>
          <w:p w14:paraId="42AB9777"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tcPr>
          <w:p w14:paraId="4BDE7F34"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015" w:type="dxa"/>
            <w:tcBorders>
              <w:top w:val="single" w:sz="4" w:space="0" w:color="auto"/>
              <w:left w:val="single" w:sz="4" w:space="0" w:color="auto"/>
              <w:bottom w:val="nil"/>
              <w:right w:val="nil"/>
            </w:tcBorders>
            <w:shd w:val="clear" w:color="auto" w:fill="auto"/>
            <w:noWrap/>
            <w:vAlign w:val="bottom"/>
          </w:tcPr>
          <w:p w14:paraId="31C2D8F7"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1:Parvisepalum</w:t>
            </w:r>
          </w:p>
        </w:tc>
        <w:tc>
          <w:tcPr>
            <w:tcW w:w="1760" w:type="dxa"/>
            <w:tcBorders>
              <w:top w:val="single" w:sz="4" w:space="0" w:color="auto"/>
              <w:left w:val="nil"/>
              <w:bottom w:val="nil"/>
              <w:right w:val="nil"/>
            </w:tcBorders>
            <w:shd w:val="clear" w:color="auto" w:fill="auto"/>
            <w:noWrap/>
            <w:vAlign w:val="bottom"/>
          </w:tcPr>
          <w:p w14:paraId="1B0A44DD"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2:Pardalopetalum</w:t>
            </w:r>
          </w:p>
        </w:tc>
        <w:tc>
          <w:tcPr>
            <w:tcW w:w="1760" w:type="dxa"/>
            <w:tcBorders>
              <w:top w:val="single" w:sz="4" w:space="0" w:color="auto"/>
              <w:left w:val="nil"/>
              <w:bottom w:val="nil"/>
              <w:right w:val="nil"/>
            </w:tcBorders>
            <w:shd w:val="clear" w:color="auto" w:fill="auto"/>
            <w:noWrap/>
            <w:vAlign w:val="bottom"/>
          </w:tcPr>
          <w:p w14:paraId="7400908C"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3:Paphiopedilum</w:t>
            </w:r>
          </w:p>
        </w:tc>
        <w:tc>
          <w:tcPr>
            <w:tcW w:w="1568" w:type="dxa"/>
            <w:tcBorders>
              <w:top w:val="single" w:sz="4" w:space="0" w:color="auto"/>
              <w:left w:val="nil"/>
              <w:bottom w:val="nil"/>
              <w:right w:val="single" w:sz="4" w:space="0" w:color="auto"/>
            </w:tcBorders>
            <w:shd w:val="clear" w:color="auto" w:fill="auto"/>
            <w:noWrap/>
            <w:vAlign w:val="bottom"/>
          </w:tcPr>
          <w:p w14:paraId="54B648E3"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4:Coryopedilum</w:t>
            </w:r>
          </w:p>
        </w:tc>
      </w:tr>
      <w:tr w:rsidR="00D42B4A" w:rsidRPr="00A76730" w14:paraId="01748C10" w14:textId="77777777">
        <w:trPr>
          <w:trHeight w:val="300"/>
        </w:trPr>
        <w:tc>
          <w:tcPr>
            <w:tcW w:w="2000" w:type="dxa"/>
            <w:tcBorders>
              <w:top w:val="nil"/>
              <w:left w:val="nil"/>
              <w:bottom w:val="nil"/>
              <w:right w:val="nil"/>
            </w:tcBorders>
            <w:shd w:val="clear" w:color="auto" w:fill="auto"/>
            <w:noWrap/>
            <w:vAlign w:val="bottom"/>
          </w:tcPr>
          <w:p w14:paraId="415C0D59" w14:textId="77777777" w:rsidR="00D42B4A" w:rsidRPr="00A76730"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tcPr>
          <w:p w14:paraId="0378F0F8"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tcPr>
          <w:p w14:paraId="51C10135"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tcPr>
          <w:p w14:paraId="7458210C"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015" w:type="dxa"/>
            <w:tcBorders>
              <w:top w:val="nil"/>
              <w:left w:val="single" w:sz="4" w:space="0" w:color="auto"/>
              <w:bottom w:val="nil"/>
              <w:right w:val="nil"/>
            </w:tcBorders>
            <w:shd w:val="clear" w:color="auto" w:fill="auto"/>
            <w:noWrap/>
            <w:vAlign w:val="bottom"/>
          </w:tcPr>
          <w:p w14:paraId="73F8BE8B"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5: Cochlopetalum</w:t>
            </w:r>
          </w:p>
        </w:tc>
        <w:tc>
          <w:tcPr>
            <w:tcW w:w="1760" w:type="dxa"/>
            <w:tcBorders>
              <w:top w:val="nil"/>
              <w:left w:val="nil"/>
              <w:bottom w:val="nil"/>
              <w:right w:val="nil"/>
            </w:tcBorders>
            <w:shd w:val="clear" w:color="auto" w:fill="auto"/>
            <w:noWrap/>
            <w:vAlign w:val="bottom"/>
          </w:tcPr>
          <w:p w14:paraId="28B2DDFF"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6: Brachypetalum</w:t>
            </w:r>
          </w:p>
        </w:tc>
        <w:tc>
          <w:tcPr>
            <w:tcW w:w="1760" w:type="dxa"/>
            <w:tcBorders>
              <w:top w:val="nil"/>
              <w:left w:val="nil"/>
              <w:bottom w:val="nil"/>
              <w:right w:val="nil"/>
            </w:tcBorders>
            <w:shd w:val="clear" w:color="auto" w:fill="auto"/>
            <w:noWrap/>
            <w:vAlign w:val="bottom"/>
          </w:tcPr>
          <w:p w14:paraId="70FB5115"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7:Barbata</w:t>
            </w:r>
          </w:p>
        </w:tc>
        <w:tc>
          <w:tcPr>
            <w:tcW w:w="1568" w:type="dxa"/>
            <w:tcBorders>
              <w:top w:val="nil"/>
              <w:left w:val="nil"/>
              <w:bottom w:val="nil"/>
              <w:right w:val="single" w:sz="4" w:space="0" w:color="auto"/>
            </w:tcBorders>
            <w:shd w:val="clear" w:color="auto" w:fill="auto"/>
            <w:noWrap/>
            <w:vAlign w:val="bottom"/>
          </w:tcPr>
          <w:p w14:paraId="74627D79"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 </w:t>
            </w:r>
          </w:p>
        </w:tc>
      </w:tr>
      <w:tr w:rsidR="00D42B4A" w:rsidRPr="00A76730" w14:paraId="02DA733D" w14:textId="77777777">
        <w:trPr>
          <w:trHeight w:val="300"/>
        </w:trPr>
        <w:tc>
          <w:tcPr>
            <w:tcW w:w="2000" w:type="dxa"/>
            <w:tcBorders>
              <w:top w:val="nil"/>
              <w:left w:val="nil"/>
              <w:bottom w:val="nil"/>
              <w:right w:val="nil"/>
            </w:tcBorders>
            <w:shd w:val="clear" w:color="auto" w:fill="auto"/>
            <w:noWrap/>
            <w:vAlign w:val="bottom"/>
          </w:tcPr>
          <w:p w14:paraId="6F2DF416" w14:textId="77777777" w:rsidR="00D42B4A" w:rsidRPr="00A76730"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tcPr>
          <w:p w14:paraId="50F9EBA0"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tcPr>
          <w:p w14:paraId="1ED13344"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tcPr>
          <w:p w14:paraId="5AA87EE2"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7103" w:type="dxa"/>
            <w:gridSpan w:val="4"/>
            <w:tcBorders>
              <w:top w:val="nil"/>
              <w:left w:val="single" w:sz="4" w:space="0" w:color="auto"/>
              <w:bottom w:val="single" w:sz="4" w:space="0" w:color="auto"/>
              <w:right w:val="single" w:sz="4" w:space="0" w:color="auto"/>
            </w:tcBorders>
            <w:shd w:val="clear" w:color="000000" w:fill="FFFFFF"/>
            <w:noWrap/>
            <w:vAlign w:val="bottom"/>
          </w:tcPr>
          <w:p w14:paraId="0D189360" w14:textId="77777777" w:rsidR="00D42B4A" w:rsidRPr="00A76730" w:rsidRDefault="00D42B4A" w:rsidP="00D42B4A">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The order in Unknown x/y is &lt;best_sore&gt;/&lt;lower_score&gt;. No numbers? All scores are negative!</w:t>
            </w:r>
          </w:p>
        </w:tc>
      </w:tr>
    </w:tbl>
    <w:p w14:paraId="1183A8D4" w14:textId="77777777" w:rsidR="00876A45" w:rsidRPr="00A76730" w:rsidRDefault="00876A45" w:rsidP="00E67269">
      <w:pPr>
        <w:rPr>
          <w:lang w:val="en-GB"/>
        </w:rPr>
        <w:sectPr w:rsidR="00876A45" w:rsidRPr="00A76730">
          <w:pgSz w:w="16840" w:h="11900" w:orient="landscape"/>
          <w:pgMar w:top="993" w:right="1417" w:bottom="851" w:left="1417" w:header="708" w:footer="708" w:gutter="0"/>
          <w:cols w:space="708"/>
          <w:docGrid w:linePitch="360"/>
        </w:sectPr>
      </w:pPr>
    </w:p>
    <w:p w14:paraId="02F0934E" w14:textId="77777777" w:rsidR="00844F1E" w:rsidRPr="00A76730" w:rsidRDefault="00844F1E" w:rsidP="00844F1E">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15</w:t>
      </w:r>
      <w:r w:rsidR="00AD1C5F" w:rsidRPr="00A76730">
        <w:rPr>
          <w:lang w:val="en-GB"/>
        </w:rPr>
        <w:fldChar w:fldCharType="end"/>
      </w:r>
      <w:r w:rsidRPr="00A76730">
        <w:rPr>
          <w:lang w:val="en-GB"/>
        </w:rPr>
        <w:t xml:space="preserve"> Results of second test of </w:t>
      </w:r>
      <w:r w:rsidR="001232BD" w:rsidRPr="00A76730">
        <w:rPr>
          <w:rFonts w:ascii="Calibri" w:eastAsia="Times New Roman" w:hAnsi="Calibri" w:cs="Times New Roman"/>
          <w:bCs w:val="0"/>
          <w:i/>
          <w:lang w:val="en-GB"/>
        </w:rPr>
        <w:t>Paphiopedilum</w:t>
      </w:r>
      <w:r w:rsidR="001232BD" w:rsidRPr="00A76730">
        <w:rPr>
          <w:rFonts w:ascii="Calibri" w:eastAsia="Times New Roman" w:hAnsi="Calibri" w:cs="Times New Roman"/>
          <w:b w:val="0"/>
          <w:bCs w:val="0"/>
          <w:lang w:val="en-GB"/>
        </w:rPr>
        <w:t xml:space="preserve"> </w:t>
      </w:r>
      <w:r w:rsidRPr="00A76730">
        <w:rPr>
          <w:lang w:val="en-GB"/>
        </w:rPr>
        <w:t xml:space="preserve">section </w:t>
      </w:r>
      <w:r w:rsidRPr="00A76730">
        <w:rPr>
          <w:i/>
          <w:lang w:val="en-GB"/>
        </w:rPr>
        <w:t>Coryopedilum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2722"/>
        <w:gridCol w:w="2722"/>
        <w:gridCol w:w="1479"/>
        <w:gridCol w:w="1080"/>
        <w:gridCol w:w="1575"/>
      </w:tblGrid>
      <w:tr w:rsidR="00D01C7D" w:rsidRPr="00A76730" w14:paraId="5B07CEAA" w14:textId="77777777">
        <w:trPr>
          <w:trHeight w:val="500"/>
        </w:trPr>
        <w:tc>
          <w:tcPr>
            <w:tcW w:w="0" w:type="auto"/>
            <w:tcBorders>
              <w:top w:val="nil"/>
              <w:left w:val="nil"/>
              <w:bottom w:val="nil"/>
              <w:right w:val="nil"/>
            </w:tcBorders>
            <w:shd w:val="clear" w:color="auto" w:fill="auto"/>
            <w:noWrap/>
            <w:vAlign w:val="bottom"/>
          </w:tcPr>
          <w:p w14:paraId="624FC9FC" w14:textId="77777777" w:rsidR="00D01C7D" w:rsidRPr="00A76730"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2A04C0A9"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tcPr>
          <w:p w14:paraId="135FE465"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tcPr>
          <w:p w14:paraId="60C9B7BA" w14:textId="77777777" w:rsidR="00D01C7D" w:rsidRPr="00A76730" w:rsidRDefault="0083173E" w:rsidP="00D01C7D">
            <w:pPr>
              <w:jc w:val="center"/>
              <w:rPr>
                <w:rFonts w:ascii="Calibri" w:eastAsia="Times New Roman" w:hAnsi="Calibri" w:cs="Times New Roman"/>
                <w:b/>
                <w:bCs/>
                <w:sz w:val="32"/>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00D01C7D" w:rsidRPr="00A76730">
              <w:rPr>
                <w:rFonts w:ascii="Calibri" w:eastAsia="Times New Roman" w:hAnsi="Calibri" w:cs="Times New Roman"/>
                <w:b/>
                <w:bCs/>
                <w:i/>
                <w:sz w:val="32"/>
                <w:szCs w:val="40"/>
                <w:lang w:val="en-GB"/>
              </w:rPr>
              <w:t>Coryopedilum</w:t>
            </w:r>
            <w:r w:rsidR="00844F1E" w:rsidRPr="00A76730">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tcPr>
          <w:p w14:paraId="359A4DE3" w14:textId="77777777" w:rsidR="00D01C7D" w:rsidRPr="00A76730"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tcPr>
          <w:p w14:paraId="7BAAC5D8"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6174DB24"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D01C7D" w:rsidRPr="00A76730" w14:paraId="462624EB" w14:textId="77777777">
        <w:trPr>
          <w:trHeight w:val="300"/>
        </w:trPr>
        <w:tc>
          <w:tcPr>
            <w:tcW w:w="0" w:type="auto"/>
            <w:tcBorders>
              <w:top w:val="nil"/>
              <w:left w:val="nil"/>
              <w:bottom w:val="nil"/>
              <w:right w:val="nil"/>
            </w:tcBorders>
            <w:shd w:val="clear" w:color="auto" w:fill="auto"/>
            <w:noWrap/>
            <w:vAlign w:val="bottom"/>
          </w:tcPr>
          <w:p w14:paraId="559040C0" w14:textId="77777777" w:rsidR="00D01C7D" w:rsidRPr="00A76730"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1A10DC4B"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3DFFB38"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2B5623F"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5386C8A0"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74CB95BD"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413C57EA"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43058758"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r>
      <w:tr w:rsidR="00D01C7D" w:rsidRPr="00A76730" w14:paraId="3FCF201D" w14:textId="77777777">
        <w:trPr>
          <w:trHeight w:val="300"/>
        </w:trPr>
        <w:tc>
          <w:tcPr>
            <w:tcW w:w="0" w:type="auto"/>
            <w:tcBorders>
              <w:top w:val="nil"/>
              <w:left w:val="nil"/>
              <w:bottom w:val="single" w:sz="4" w:space="0" w:color="auto"/>
              <w:right w:val="nil"/>
            </w:tcBorders>
            <w:shd w:val="clear" w:color="auto" w:fill="auto"/>
            <w:noWrap/>
            <w:vAlign w:val="bottom"/>
          </w:tcPr>
          <w:p w14:paraId="40631F11"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35ABA4E5"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tcPr>
          <w:p w14:paraId="14E1B73E"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tcPr>
          <w:p w14:paraId="323F7507"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tcPr>
          <w:p w14:paraId="47796D87"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tcPr>
          <w:p w14:paraId="186BA1AC"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tcPr>
          <w:p w14:paraId="7425FDDA"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70888123"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57</w:t>
            </w:r>
          </w:p>
        </w:tc>
      </w:tr>
      <w:tr w:rsidR="00D01C7D" w:rsidRPr="00A76730" w14:paraId="38E96F1F" w14:textId="77777777">
        <w:trPr>
          <w:trHeight w:val="300"/>
        </w:trPr>
        <w:tc>
          <w:tcPr>
            <w:tcW w:w="0" w:type="auto"/>
            <w:tcBorders>
              <w:top w:val="nil"/>
              <w:left w:val="single" w:sz="4" w:space="0" w:color="auto"/>
              <w:bottom w:val="nil"/>
              <w:right w:val="nil"/>
            </w:tcBorders>
            <w:shd w:val="clear" w:color="auto" w:fill="auto"/>
            <w:noWrap/>
            <w:vAlign w:val="bottom"/>
          </w:tcPr>
          <w:p w14:paraId="080FD0E1"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tcPr>
          <w:p w14:paraId="61CD0122"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tcPr>
          <w:p w14:paraId="10B15470"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tcPr>
          <w:p w14:paraId="7E01136B"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tcPr>
          <w:p w14:paraId="0A52DBB2"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tcPr>
          <w:p w14:paraId="27C2FDD4"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tcPr>
          <w:p w14:paraId="7E907066"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tcPr>
          <w:p w14:paraId="0634F6B7"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1,00E-10</w:t>
            </w:r>
          </w:p>
        </w:tc>
      </w:tr>
      <w:tr w:rsidR="00D01C7D" w:rsidRPr="00A76730" w14:paraId="4848C733" w14:textId="777777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6E58CB48" w14:textId="77777777" w:rsidR="00D01C7D" w:rsidRPr="00A76730" w:rsidRDefault="00D01C7D" w:rsidP="00D01C7D">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tcPr>
          <w:p w14:paraId="5F7B6CE2"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tcPr>
          <w:p w14:paraId="1D0D1151"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tcPr>
          <w:p w14:paraId="195E0388"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tcPr>
          <w:p w14:paraId="46BA273D"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6E8016CA"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tcPr>
          <w:p w14:paraId="42F73619"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0E33A85"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2</w:t>
            </w:r>
          </w:p>
        </w:tc>
      </w:tr>
      <w:tr w:rsidR="00D01C7D" w:rsidRPr="00A76730" w14:paraId="7FBC28FA" w14:textId="77777777">
        <w:trPr>
          <w:trHeight w:val="300"/>
        </w:trPr>
        <w:tc>
          <w:tcPr>
            <w:tcW w:w="0" w:type="auto"/>
            <w:tcBorders>
              <w:top w:val="nil"/>
              <w:left w:val="nil"/>
              <w:bottom w:val="nil"/>
              <w:right w:val="nil"/>
            </w:tcBorders>
            <w:shd w:val="clear" w:color="auto" w:fill="auto"/>
            <w:noWrap/>
            <w:vAlign w:val="bottom"/>
          </w:tcPr>
          <w:p w14:paraId="2B0EC2ED" w14:textId="77777777" w:rsidR="00D01C7D" w:rsidRPr="00A76730" w:rsidRDefault="00844F1E" w:rsidP="00D01C7D">
            <w:pPr>
              <w:rPr>
                <w:rFonts w:ascii="Calibri" w:eastAsia="Times New Roman" w:hAnsi="Calibri" w:cs="Times New Roman"/>
                <w:b/>
                <w:lang w:val="en-GB"/>
              </w:rPr>
            </w:pPr>
            <w:r w:rsidRPr="00A76730">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tcPr>
          <w:p w14:paraId="7058B7F1"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6957B16"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7F9FA912"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2B260C94"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6DBD591D"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4109517"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5B344807"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r>
      <w:tr w:rsidR="00D01C7D" w:rsidRPr="00A76730" w14:paraId="6F228460" w14:textId="77777777">
        <w:trPr>
          <w:trHeight w:val="300"/>
        </w:trPr>
        <w:tc>
          <w:tcPr>
            <w:tcW w:w="0" w:type="auto"/>
            <w:tcBorders>
              <w:top w:val="nil"/>
              <w:left w:val="nil"/>
              <w:bottom w:val="nil"/>
              <w:right w:val="nil"/>
            </w:tcBorders>
            <w:shd w:val="clear" w:color="auto" w:fill="auto"/>
            <w:noWrap/>
            <w:vAlign w:val="bottom"/>
          </w:tcPr>
          <w:p w14:paraId="707D095C"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tcPr>
          <w:p w14:paraId="07DD0915"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5B22B71"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5F396C75" w14:textId="77777777" w:rsidR="00D01C7D" w:rsidRPr="00A76730" w:rsidRDefault="00D01C7D" w:rsidP="00D01C7D">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3902BF9D"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397DAE38" w14:textId="77777777" w:rsidR="00D01C7D" w:rsidRPr="00A76730" w:rsidRDefault="00D01C7D" w:rsidP="00D01C7D">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tcPr>
          <w:p w14:paraId="25917F6D" w14:textId="77777777" w:rsidR="00D01C7D" w:rsidRPr="00A76730" w:rsidRDefault="00D01C7D" w:rsidP="00D01C7D">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59D22D59"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12C41479" w14:textId="77777777">
        <w:trPr>
          <w:trHeight w:val="300"/>
        </w:trPr>
        <w:tc>
          <w:tcPr>
            <w:tcW w:w="0" w:type="auto"/>
            <w:tcBorders>
              <w:top w:val="nil"/>
              <w:left w:val="nil"/>
              <w:bottom w:val="nil"/>
              <w:right w:val="nil"/>
            </w:tcBorders>
            <w:shd w:val="clear" w:color="auto" w:fill="auto"/>
            <w:noWrap/>
            <w:vAlign w:val="bottom"/>
          </w:tcPr>
          <w:p w14:paraId="1A3D36F0"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tcPr>
          <w:p w14:paraId="39714392"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939FC39"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08DFBC9"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2012921"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193D265"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EFB4CD4"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9BF1637"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6650A8D6" w14:textId="77777777">
        <w:trPr>
          <w:trHeight w:val="300"/>
        </w:trPr>
        <w:tc>
          <w:tcPr>
            <w:tcW w:w="0" w:type="auto"/>
            <w:tcBorders>
              <w:top w:val="nil"/>
              <w:left w:val="nil"/>
              <w:bottom w:val="nil"/>
              <w:right w:val="nil"/>
            </w:tcBorders>
            <w:shd w:val="clear" w:color="auto" w:fill="auto"/>
            <w:noWrap/>
            <w:vAlign w:val="bottom"/>
          </w:tcPr>
          <w:p w14:paraId="07522D4B"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tcPr>
          <w:p w14:paraId="76A046B9"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DC6150C"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32278A7"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C7B6BEB"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5E7FAA0"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F86A751"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BCD8414"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7934ECC2" w14:textId="77777777">
        <w:trPr>
          <w:trHeight w:val="300"/>
        </w:trPr>
        <w:tc>
          <w:tcPr>
            <w:tcW w:w="0" w:type="auto"/>
            <w:tcBorders>
              <w:top w:val="nil"/>
              <w:left w:val="nil"/>
              <w:bottom w:val="nil"/>
              <w:right w:val="nil"/>
            </w:tcBorders>
            <w:shd w:val="clear" w:color="auto" w:fill="auto"/>
            <w:noWrap/>
            <w:vAlign w:val="bottom"/>
          </w:tcPr>
          <w:p w14:paraId="3F6A1513"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tcPr>
          <w:p w14:paraId="63B752FD"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0AF7B2FE" w14:textId="77777777" w:rsidR="00D01C7D" w:rsidRPr="00A76730" w:rsidRDefault="00D01C7D" w:rsidP="00D01C7D">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tcPr>
          <w:p w14:paraId="5B9A7025"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ECD2C48"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3028B520" w14:textId="77777777" w:rsidR="00D01C7D" w:rsidRPr="00A76730" w:rsidRDefault="00D01C7D" w:rsidP="00D01C7D">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tcPr>
          <w:p w14:paraId="24B966D7"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7AB1441"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6A6A16CF" w14:textId="77777777">
        <w:trPr>
          <w:trHeight w:val="300"/>
        </w:trPr>
        <w:tc>
          <w:tcPr>
            <w:tcW w:w="0" w:type="auto"/>
            <w:tcBorders>
              <w:top w:val="nil"/>
              <w:left w:val="nil"/>
              <w:bottom w:val="nil"/>
              <w:right w:val="nil"/>
            </w:tcBorders>
            <w:shd w:val="clear" w:color="auto" w:fill="auto"/>
            <w:noWrap/>
            <w:vAlign w:val="bottom"/>
          </w:tcPr>
          <w:p w14:paraId="7E6BC516"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tcPr>
          <w:p w14:paraId="0774CB84"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6B0376F"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14B64CE"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467179D"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201C7A4"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9549DBE"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E346095"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5A29C8F1" w14:textId="77777777">
        <w:trPr>
          <w:trHeight w:val="300"/>
        </w:trPr>
        <w:tc>
          <w:tcPr>
            <w:tcW w:w="0" w:type="auto"/>
            <w:tcBorders>
              <w:top w:val="nil"/>
              <w:left w:val="nil"/>
              <w:bottom w:val="nil"/>
              <w:right w:val="nil"/>
            </w:tcBorders>
            <w:shd w:val="clear" w:color="auto" w:fill="auto"/>
            <w:noWrap/>
            <w:vAlign w:val="bottom"/>
          </w:tcPr>
          <w:p w14:paraId="02F9E596"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tcPr>
          <w:p w14:paraId="47E94B90"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C04A343"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8F82AEA"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23932A3A" w14:textId="77777777" w:rsidR="00D01C7D" w:rsidRPr="00A76730" w:rsidRDefault="00D01C7D" w:rsidP="00D01C7D">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5FC7B707"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BC57E15"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282ACBE"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34C67508" w14:textId="77777777">
        <w:trPr>
          <w:trHeight w:val="300"/>
        </w:trPr>
        <w:tc>
          <w:tcPr>
            <w:tcW w:w="0" w:type="auto"/>
            <w:tcBorders>
              <w:top w:val="nil"/>
              <w:left w:val="nil"/>
              <w:bottom w:val="nil"/>
              <w:right w:val="nil"/>
            </w:tcBorders>
            <w:shd w:val="clear" w:color="auto" w:fill="auto"/>
            <w:noWrap/>
            <w:vAlign w:val="bottom"/>
          </w:tcPr>
          <w:p w14:paraId="100EB02D" w14:textId="77777777" w:rsidR="00D01C7D" w:rsidRPr="00A76730"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1E897409"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A352DE7"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052EA5FA"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69A21DFE"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0B657FA1"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4FDDFB9C"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120A6B63"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r>
      <w:tr w:rsidR="00D01C7D" w:rsidRPr="00A76730" w14:paraId="057DE9BC" w14:textId="77777777">
        <w:trPr>
          <w:trHeight w:val="300"/>
        </w:trPr>
        <w:tc>
          <w:tcPr>
            <w:tcW w:w="0" w:type="auto"/>
            <w:tcBorders>
              <w:top w:val="nil"/>
              <w:left w:val="nil"/>
              <w:bottom w:val="nil"/>
              <w:right w:val="nil"/>
            </w:tcBorders>
            <w:shd w:val="clear" w:color="auto" w:fill="auto"/>
            <w:noWrap/>
            <w:vAlign w:val="bottom"/>
          </w:tcPr>
          <w:p w14:paraId="3C8472FF"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403C783A"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6ADD2FDF"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tcPr>
          <w:p w14:paraId="42825FF1" w14:textId="77777777" w:rsidR="00D01C7D" w:rsidRPr="00A76730" w:rsidRDefault="00097A11"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Legend</w:t>
            </w:r>
            <w:r w:rsidR="00D01C7D" w:rsidRPr="00A76730">
              <w:rPr>
                <w:rFonts w:ascii="Calibri" w:eastAsia="Times New Roman" w:hAnsi="Calibri" w:cs="Times New Roman"/>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tcPr>
          <w:p w14:paraId="1EA789FA"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tcPr>
          <w:p w14:paraId="1C65051A"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tcPr>
          <w:p w14:paraId="6A8182A5"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D01C7D" w:rsidRPr="00A76730" w14:paraId="60205071" w14:textId="77777777">
        <w:trPr>
          <w:trHeight w:val="300"/>
        </w:trPr>
        <w:tc>
          <w:tcPr>
            <w:tcW w:w="0" w:type="auto"/>
            <w:tcBorders>
              <w:top w:val="nil"/>
              <w:left w:val="nil"/>
              <w:bottom w:val="nil"/>
              <w:right w:val="nil"/>
            </w:tcBorders>
            <w:shd w:val="clear" w:color="auto" w:fill="auto"/>
            <w:noWrap/>
            <w:vAlign w:val="bottom"/>
          </w:tcPr>
          <w:p w14:paraId="4A7C7317"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23581020"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046F5C24"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3F2E939D"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tcPr>
          <w:p w14:paraId="78E1D343"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tcPr>
          <w:p w14:paraId="0A729A65"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tcPr>
          <w:p w14:paraId="6999BB47"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tcPr>
          <w:p w14:paraId="49B28189"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D01C7D" w:rsidRPr="00A76730" w14:paraId="7E87BC47" w14:textId="77777777">
        <w:trPr>
          <w:trHeight w:val="300"/>
        </w:trPr>
        <w:tc>
          <w:tcPr>
            <w:tcW w:w="0" w:type="auto"/>
            <w:tcBorders>
              <w:top w:val="nil"/>
              <w:left w:val="nil"/>
              <w:bottom w:val="nil"/>
              <w:right w:val="nil"/>
            </w:tcBorders>
            <w:shd w:val="clear" w:color="auto" w:fill="auto"/>
            <w:noWrap/>
            <w:vAlign w:val="bottom"/>
          </w:tcPr>
          <w:p w14:paraId="52BAD990"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65395356"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633EE4E7"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7EE069E0"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tcPr>
          <w:p w14:paraId="024AAF2A"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tcPr>
          <w:p w14:paraId="062E8A3F"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tcPr>
          <w:p w14:paraId="427A37E7"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tcPr>
          <w:p w14:paraId="65BF7F69"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Pardalopetalum</w:t>
            </w:r>
          </w:p>
        </w:tc>
      </w:tr>
      <w:tr w:rsidR="00D01C7D" w:rsidRPr="00A76730" w14:paraId="17F9864E" w14:textId="77777777">
        <w:trPr>
          <w:trHeight w:val="300"/>
        </w:trPr>
        <w:tc>
          <w:tcPr>
            <w:tcW w:w="0" w:type="auto"/>
            <w:tcBorders>
              <w:top w:val="nil"/>
              <w:left w:val="nil"/>
              <w:bottom w:val="nil"/>
              <w:right w:val="nil"/>
            </w:tcBorders>
            <w:shd w:val="clear" w:color="auto" w:fill="auto"/>
            <w:noWrap/>
            <w:vAlign w:val="bottom"/>
          </w:tcPr>
          <w:p w14:paraId="384EE787"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46150A12"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30304130"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46419073"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tcPr>
          <w:p w14:paraId="5C4F6697"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tcPr>
          <w:p w14:paraId="6D1F8E63"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tcPr>
          <w:p w14:paraId="6EA65C81"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tcPr>
          <w:p w14:paraId="7F37BA78"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Coryopedilum</w:t>
            </w:r>
          </w:p>
        </w:tc>
      </w:tr>
      <w:tr w:rsidR="00D01C7D" w:rsidRPr="00A76730" w14:paraId="026EB78C" w14:textId="77777777">
        <w:trPr>
          <w:trHeight w:val="300"/>
        </w:trPr>
        <w:tc>
          <w:tcPr>
            <w:tcW w:w="0" w:type="auto"/>
            <w:tcBorders>
              <w:top w:val="nil"/>
              <w:left w:val="nil"/>
              <w:bottom w:val="nil"/>
              <w:right w:val="nil"/>
            </w:tcBorders>
            <w:shd w:val="clear" w:color="auto" w:fill="auto"/>
            <w:noWrap/>
            <w:vAlign w:val="bottom"/>
          </w:tcPr>
          <w:p w14:paraId="5AA229CA"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1A2A00DA"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586F7633"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4716558C"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tcPr>
          <w:p w14:paraId="3EDCBF97"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tcPr>
          <w:p w14:paraId="35AED4A1"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tcPr>
          <w:p w14:paraId="0F1FF6FD"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tcPr>
          <w:p w14:paraId="5852FADC"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Brachypetalum</w:t>
            </w:r>
          </w:p>
        </w:tc>
      </w:tr>
      <w:tr w:rsidR="00D01C7D" w:rsidRPr="00A76730" w14:paraId="6A8E5FD1" w14:textId="77777777">
        <w:trPr>
          <w:trHeight w:val="300"/>
        </w:trPr>
        <w:tc>
          <w:tcPr>
            <w:tcW w:w="0" w:type="auto"/>
            <w:tcBorders>
              <w:top w:val="nil"/>
              <w:left w:val="nil"/>
              <w:bottom w:val="nil"/>
              <w:right w:val="nil"/>
            </w:tcBorders>
            <w:shd w:val="clear" w:color="auto" w:fill="auto"/>
            <w:noWrap/>
            <w:vAlign w:val="bottom"/>
          </w:tcPr>
          <w:p w14:paraId="6C841F5E"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23B44B1E"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56B292F1"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1BBC079D"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tcPr>
          <w:p w14:paraId="177CC045"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tcPr>
          <w:p w14:paraId="27E8CD51"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tcPr>
          <w:p w14:paraId="29196362"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tcPr>
          <w:p w14:paraId="4E0680F7"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 </w:t>
            </w:r>
          </w:p>
        </w:tc>
      </w:tr>
      <w:tr w:rsidR="00D01C7D" w:rsidRPr="00A76730" w14:paraId="255E0E68" w14:textId="77777777">
        <w:trPr>
          <w:trHeight w:val="300"/>
        </w:trPr>
        <w:tc>
          <w:tcPr>
            <w:tcW w:w="0" w:type="auto"/>
            <w:tcBorders>
              <w:top w:val="nil"/>
              <w:left w:val="nil"/>
              <w:bottom w:val="nil"/>
              <w:right w:val="nil"/>
            </w:tcBorders>
            <w:shd w:val="clear" w:color="auto" w:fill="auto"/>
            <w:noWrap/>
            <w:vAlign w:val="bottom"/>
          </w:tcPr>
          <w:p w14:paraId="72FEB7D4"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tcPr>
          <w:p w14:paraId="30DF373A"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tcPr>
          <w:p w14:paraId="7E56859B"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8508DD5" w14:textId="77777777" w:rsidR="00D01C7D" w:rsidRPr="00A76730" w:rsidRDefault="00844F1E"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The order in Unknown x/y is &lt;best_score&gt;/&lt;lower_score&gt;/ No numbers? All scores are negative</w:t>
            </w:r>
          </w:p>
        </w:tc>
      </w:tr>
    </w:tbl>
    <w:p w14:paraId="245B6015" w14:textId="77777777" w:rsidR="00D66199" w:rsidRPr="00A76730" w:rsidRDefault="00D66199" w:rsidP="00E67269">
      <w:pPr>
        <w:rPr>
          <w:lang w:val="en-GB"/>
        </w:rPr>
        <w:sectPr w:rsidR="00D66199" w:rsidRPr="00A76730">
          <w:pgSz w:w="16840" w:h="11900" w:orient="landscape"/>
          <w:pgMar w:top="993" w:right="1417" w:bottom="851" w:left="1417" w:header="708" w:footer="708" w:gutter="0"/>
          <w:cols w:space="708"/>
          <w:docGrid w:linePitch="360"/>
        </w:sectPr>
      </w:pPr>
    </w:p>
    <w:p w14:paraId="6081D739" w14:textId="77777777" w:rsidR="00E437BE" w:rsidRPr="00A76730" w:rsidRDefault="00E437BE" w:rsidP="00E437BE">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16</w:t>
      </w:r>
      <w:r w:rsidR="00AD1C5F" w:rsidRPr="00A76730">
        <w:rPr>
          <w:lang w:val="en-GB"/>
        </w:rPr>
        <w:fldChar w:fldCharType="end"/>
      </w:r>
      <w:r w:rsidRPr="00A76730">
        <w:rPr>
          <w:lang w:val="en-GB"/>
        </w:rPr>
        <w:t xml:space="preserve"> Results of second test of </w:t>
      </w:r>
      <w:r w:rsidR="001232BD" w:rsidRPr="00A76730">
        <w:rPr>
          <w:rFonts w:ascii="Calibri" w:eastAsia="Times New Roman" w:hAnsi="Calibri" w:cs="Times New Roman"/>
          <w:bCs w:val="0"/>
          <w:i/>
          <w:lang w:val="en-GB"/>
        </w:rPr>
        <w:t>Paphiopedilum</w:t>
      </w:r>
      <w:r w:rsidR="001232BD" w:rsidRPr="00A76730">
        <w:rPr>
          <w:rFonts w:ascii="Calibri" w:eastAsia="Times New Roman" w:hAnsi="Calibri" w:cs="Times New Roman"/>
          <w:b w:val="0"/>
          <w:bCs w:val="0"/>
          <w:lang w:val="en-GB"/>
        </w:rPr>
        <w:t xml:space="preserve"> </w:t>
      </w:r>
      <w:r w:rsidRPr="00A76730">
        <w:rPr>
          <w:lang w:val="en-GB"/>
        </w:rPr>
        <w:t xml:space="preserve">section </w:t>
      </w:r>
      <w:r w:rsidRPr="00A76730">
        <w:rPr>
          <w:i/>
          <w:lang w:val="en-GB"/>
        </w:rPr>
        <w:t>Parvisepalum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162CCC" w:rsidRPr="00A76730" w14:paraId="77CD1A2C" w14:textId="77777777">
        <w:trPr>
          <w:trHeight w:val="100"/>
        </w:trPr>
        <w:tc>
          <w:tcPr>
            <w:tcW w:w="0" w:type="auto"/>
            <w:tcBorders>
              <w:top w:val="nil"/>
              <w:left w:val="nil"/>
              <w:bottom w:val="nil"/>
              <w:right w:val="nil"/>
            </w:tcBorders>
            <w:shd w:val="clear" w:color="auto" w:fill="auto"/>
            <w:noWrap/>
            <w:vAlign w:val="bottom"/>
          </w:tcPr>
          <w:p w14:paraId="702A9E7D" w14:textId="77777777" w:rsidR="00162CCC" w:rsidRPr="00A76730" w:rsidRDefault="00162CCC"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2E0F1A1F" w14:textId="77777777" w:rsidR="00162CCC" w:rsidRPr="00A76730" w:rsidRDefault="00162CCC" w:rsidP="00D66199">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tcPr>
          <w:p w14:paraId="1469E2B8" w14:textId="77777777" w:rsidR="00162CCC" w:rsidRPr="00A76730" w:rsidRDefault="00162CCC" w:rsidP="00162CCC">
            <w:pPr>
              <w:jc w:val="center"/>
              <w:rPr>
                <w:rFonts w:ascii="Calibri" w:eastAsia="Times New Roman" w:hAnsi="Calibri" w:cs="Times New Roman"/>
                <w:b/>
                <w:bCs/>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40"/>
                <w:lang w:val="en-GB"/>
              </w:rPr>
              <w:t>Parvisepalum</w:t>
            </w:r>
            <w:r w:rsidRPr="00A76730">
              <w:rPr>
                <w:rFonts w:ascii="Calibri" w:eastAsia="Times New Roman" w:hAnsi="Calibri" w:cs="Times New Roman"/>
                <w:b/>
                <w:bCs/>
                <w:sz w:val="32"/>
                <w:szCs w:val="40"/>
                <w:lang w:val="en-GB"/>
              </w:rPr>
              <w:t xml:space="preserve"> run2</w:t>
            </w:r>
          </w:p>
        </w:tc>
        <w:tc>
          <w:tcPr>
            <w:tcW w:w="0" w:type="auto"/>
            <w:tcBorders>
              <w:top w:val="nil"/>
              <w:left w:val="single" w:sz="4" w:space="0" w:color="auto"/>
              <w:bottom w:val="nil"/>
              <w:right w:val="nil"/>
            </w:tcBorders>
            <w:shd w:val="clear" w:color="auto" w:fill="auto"/>
            <w:noWrap/>
            <w:vAlign w:val="bottom"/>
          </w:tcPr>
          <w:p w14:paraId="3D2B5CF3" w14:textId="77777777" w:rsidR="00162CCC" w:rsidRPr="00A76730" w:rsidRDefault="00162CCC" w:rsidP="00D66199">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4399A148" w14:textId="77777777" w:rsidR="00162CCC" w:rsidRPr="00A76730" w:rsidRDefault="00162CCC" w:rsidP="00D66199">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D66199" w:rsidRPr="00A76730" w14:paraId="7601D6EC" w14:textId="77777777">
        <w:trPr>
          <w:trHeight w:val="300"/>
        </w:trPr>
        <w:tc>
          <w:tcPr>
            <w:tcW w:w="0" w:type="auto"/>
            <w:tcBorders>
              <w:top w:val="nil"/>
              <w:left w:val="nil"/>
              <w:bottom w:val="nil"/>
              <w:right w:val="nil"/>
            </w:tcBorders>
            <w:shd w:val="clear" w:color="auto" w:fill="auto"/>
            <w:noWrap/>
            <w:vAlign w:val="bottom"/>
          </w:tcPr>
          <w:p w14:paraId="12721415"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3D79141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690575F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18CB33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5DC34CC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2865FA7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6B465E3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0599BD5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341988F9" w14:textId="77777777">
        <w:trPr>
          <w:trHeight w:val="300"/>
        </w:trPr>
        <w:tc>
          <w:tcPr>
            <w:tcW w:w="0" w:type="auto"/>
            <w:tcBorders>
              <w:top w:val="nil"/>
              <w:left w:val="nil"/>
              <w:bottom w:val="single" w:sz="4" w:space="0" w:color="auto"/>
              <w:right w:val="nil"/>
            </w:tcBorders>
            <w:shd w:val="clear" w:color="auto" w:fill="auto"/>
            <w:noWrap/>
            <w:vAlign w:val="bottom"/>
          </w:tcPr>
          <w:p w14:paraId="3F9F0289" w14:textId="77777777" w:rsidR="00D66199" w:rsidRPr="00A76730" w:rsidRDefault="00D66199" w:rsidP="00D66199">
            <w:pPr>
              <w:rPr>
                <w:rFonts w:ascii="Calibri" w:eastAsia="Times New Roman" w:hAnsi="Calibri" w:cs="Times New Roman"/>
                <w:b/>
                <w:bCs/>
                <w:lang w:val="en-GB"/>
              </w:rPr>
            </w:pPr>
            <w:r w:rsidRPr="00A76730">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523123B3"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tcPr>
          <w:p w14:paraId="42337360"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tcPr>
          <w:p w14:paraId="4ADE128D"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tcPr>
          <w:p w14:paraId="447A7B8C"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tcPr>
          <w:p w14:paraId="29E278E9"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tcPr>
          <w:p w14:paraId="70454E52"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DDA8B2A"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57</w:t>
            </w:r>
          </w:p>
        </w:tc>
      </w:tr>
      <w:tr w:rsidR="00D66199" w:rsidRPr="00A76730" w14:paraId="12872539" w14:textId="77777777">
        <w:trPr>
          <w:trHeight w:val="300"/>
        </w:trPr>
        <w:tc>
          <w:tcPr>
            <w:tcW w:w="0" w:type="auto"/>
            <w:tcBorders>
              <w:top w:val="nil"/>
              <w:left w:val="single" w:sz="4" w:space="0" w:color="auto"/>
              <w:bottom w:val="nil"/>
              <w:right w:val="nil"/>
            </w:tcBorders>
            <w:shd w:val="clear" w:color="auto" w:fill="auto"/>
            <w:noWrap/>
            <w:vAlign w:val="bottom"/>
          </w:tcPr>
          <w:p w14:paraId="52A89392" w14:textId="77777777" w:rsidR="00D66199" w:rsidRPr="00A76730" w:rsidRDefault="00D66199" w:rsidP="00D66199">
            <w:pPr>
              <w:rPr>
                <w:rFonts w:ascii="Calibri" w:eastAsia="Times New Roman" w:hAnsi="Calibri" w:cs="Times New Roman"/>
                <w:b/>
                <w:bCs/>
                <w:lang w:val="en-GB"/>
              </w:rPr>
            </w:pPr>
            <w:r w:rsidRPr="00A76730">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tcPr>
          <w:p w14:paraId="28321D16"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tcPr>
          <w:p w14:paraId="25928EB0"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tcPr>
          <w:p w14:paraId="0278CA89"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tcPr>
          <w:p w14:paraId="6EFEA004"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tcPr>
          <w:p w14:paraId="394DA6C7"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tcPr>
          <w:p w14:paraId="7303EB4B"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tcPr>
          <w:p w14:paraId="786695A0"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1,00E-10</w:t>
            </w:r>
          </w:p>
        </w:tc>
      </w:tr>
      <w:tr w:rsidR="00D66199" w:rsidRPr="00A76730" w14:paraId="59319B56" w14:textId="7777777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65ABA630" w14:textId="77777777" w:rsidR="00D66199" w:rsidRPr="00A76730" w:rsidRDefault="00D66199" w:rsidP="00D66199">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tcPr>
          <w:p w14:paraId="05137F45"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580628E5"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tcPr>
          <w:p w14:paraId="7F5BC72F"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tcPr>
          <w:p w14:paraId="7EF548C9"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tcPr>
          <w:p w14:paraId="22F64AD2"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tcPr>
          <w:p w14:paraId="5DA1213F"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09854841"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r>
      <w:tr w:rsidR="00D66199" w:rsidRPr="00A76730" w14:paraId="6CDE6A7B" w14:textId="77777777">
        <w:trPr>
          <w:trHeight w:val="300"/>
        </w:trPr>
        <w:tc>
          <w:tcPr>
            <w:tcW w:w="0" w:type="auto"/>
            <w:tcBorders>
              <w:top w:val="nil"/>
              <w:left w:val="nil"/>
              <w:bottom w:val="nil"/>
              <w:right w:val="nil"/>
            </w:tcBorders>
            <w:shd w:val="clear" w:color="auto" w:fill="auto"/>
            <w:noWrap/>
            <w:vAlign w:val="bottom"/>
          </w:tcPr>
          <w:p w14:paraId="5F211525"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tcPr>
          <w:p w14:paraId="133523A8"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78A5972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03A3C88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3D516A9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77720FF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6DDC82E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3F95B21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76FA36C6" w14:textId="77777777">
        <w:trPr>
          <w:trHeight w:val="300"/>
        </w:trPr>
        <w:tc>
          <w:tcPr>
            <w:tcW w:w="0" w:type="auto"/>
            <w:tcBorders>
              <w:top w:val="nil"/>
              <w:left w:val="nil"/>
              <w:bottom w:val="nil"/>
              <w:right w:val="nil"/>
            </w:tcBorders>
            <w:shd w:val="clear" w:color="auto" w:fill="auto"/>
            <w:noWrap/>
            <w:vAlign w:val="bottom"/>
          </w:tcPr>
          <w:p w14:paraId="2BA7E52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tcPr>
          <w:p w14:paraId="630DBA9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0BC150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A7EEBF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22FD87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091519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1F3ABF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C19706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249E333A" w14:textId="77777777">
        <w:trPr>
          <w:trHeight w:val="300"/>
        </w:trPr>
        <w:tc>
          <w:tcPr>
            <w:tcW w:w="0" w:type="auto"/>
            <w:tcBorders>
              <w:top w:val="nil"/>
              <w:left w:val="nil"/>
              <w:bottom w:val="nil"/>
              <w:right w:val="nil"/>
            </w:tcBorders>
            <w:shd w:val="clear" w:color="auto" w:fill="auto"/>
            <w:noWrap/>
            <w:vAlign w:val="bottom"/>
          </w:tcPr>
          <w:p w14:paraId="7814378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tcPr>
          <w:p w14:paraId="3AA3EC2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DA826A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6DED5B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DBA990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A8DE55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0A3B96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40CA83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B248924" w14:textId="77777777">
        <w:trPr>
          <w:trHeight w:val="300"/>
        </w:trPr>
        <w:tc>
          <w:tcPr>
            <w:tcW w:w="0" w:type="auto"/>
            <w:tcBorders>
              <w:top w:val="nil"/>
              <w:left w:val="nil"/>
              <w:bottom w:val="nil"/>
              <w:right w:val="nil"/>
            </w:tcBorders>
            <w:shd w:val="clear" w:color="auto" w:fill="auto"/>
            <w:noWrap/>
            <w:vAlign w:val="bottom"/>
          </w:tcPr>
          <w:p w14:paraId="64200B9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tcPr>
          <w:p w14:paraId="3C6A742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AF7E30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2CC4C1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29101E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003B1A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8C2EAE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8BA38D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53990484" w14:textId="77777777">
        <w:trPr>
          <w:trHeight w:val="300"/>
        </w:trPr>
        <w:tc>
          <w:tcPr>
            <w:tcW w:w="0" w:type="auto"/>
            <w:tcBorders>
              <w:top w:val="nil"/>
              <w:left w:val="nil"/>
              <w:bottom w:val="nil"/>
              <w:right w:val="nil"/>
            </w:tcBorders>
            <w:shd w:val="clear" w:color="auto" w:fill="auto"/>
            <w:noWrap/>
            <w:vAlign w:val="bottom"/>
          </w:tcPr>
          <w:p w14:paraId="73AE2AE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tcPr>
          <w:p w14:paraId="7BAFDCD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4B9167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BA01A7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824206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CFBA28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C96D4C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16ED2C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75C20E8E" w14:textId="77777777">
        <w:trPr>
          <w:trHeight w:val="300"/>
        </w:trPr>
        <w:tc>
          <w:tcPr>
            <w:tcW w:w="0" w:type="auto"/>
            <w:tcBorders>
              <w:top w:val="nil"/>
              <w:left w:val="nil"/>
              <w:bottom w:val="nil"/>
              <w:right w:val="nil"/>
            </w:tcBorders>
            <w:shd w:val="clear" w:color="auto" w:fill="auto"/>
            <w:noWrap/>
            <w:vAlign w:val="bottom"/>
          </w:tcPr>
          <w:p w14:paraId="304F2F3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tcPr>
          <w:p w14:paraId="68D2529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7B6C13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91E754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086F88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4F8CF3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8328D6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66898F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02169AE" w14:textId="77777777">
        <w:trPr>
          <w:trHeight w:val="300"/>
        </w:trPr>
        <w:tc>
          <w:tcPr>
            <w:tcW w:w="0" w:type="auto"/>
            <w:tcBorders>
              <w:top w:val="nil"/>
              <w:left w:val="nil"/>
              <w:bottom w:val="nil"/>
              <w:right w:val="nil"/>
            </w:tcBorders>
            <w:shd w:val="clear" w:color="auto" w:fill="auto"/>
            <w:noWrap/>
            <w:vAlign w:val="bottom"/>
          </w:tcPr>
          <w:p w14:paraId="30B545F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tcPr>
          <w:p w14:paraId="3549C94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ABAA91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5F6A9F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2E2EF7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709DC2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04EE2C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D5E279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DEBDDE1" w14:textId="77777777">
        <w:trPr>
          <w:trHeight w:val="300"/>
        </w:trPr>
        <w:tc>
          <w:tcPr>
            <w:tcW w:w="0" w:type="auto"/>
            <w:tcBorders>
              <w:top w:val="nil"/>
              <w:left w:val="nil"/>
              <w:bottom w:val="nil"/>
              <w:right w:val="nil"/>
            </w:tcBorders>
            <w:shd w:val="clear" w:color="auto" w:fill="auto"/>
            <w:noWrap/>
            <w:vAlign w:val="bottom"/>
          </w:tcPr>
          <w:p w14:paraId="0CDFF6E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tcPr>
          <w:p w14:paraId="0710BD37"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283795A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7775547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6B35BAB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7499AF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DCB838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73826F11"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38179841" w14:textId="77777777">
        <w:trPr>
          <w:trHeight w:val="300"/>
        </w:trPr>
        <w:tc>
          <w:tcPr>
            <w:tcW w:w="0" w:type="auto"/>
            <w:tcBorders>
              <w:top w:val="nil"/>
              <w:left w:val="nil"/>
              <w:bottom w:val="nil"/>
              <w:right w:val="nil"/>
            </w:tcBorders>
            <w:shd w:val="clear" w:color="auto" w:fill="auto"/>
            <w:noWrap/>
            <w:vAlign w:val="bottom"/>
          </w:tcPr>
          <w:p w14:paraId="0CABE09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tcPr>
          <w:p w14:paraId="38D3272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792663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6679A9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FA2EB4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1827BFE8"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47F9EFF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5A77918C"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67668B39" w14:textId="77777777">
        <w:trPr>
          <w:trHeight w:val="300"/>
        </w:trPr>
        <w:tc>
          <w:tcPr>
            <w:tcW w:w="0" w:type="auto"/>
            <w:tcBorders>
              <w:top w:val="nil"/>
              <w:left w:val="nil"/>
              <w:bottom w:val="nil"/>
              <w:right w:val="nil"/>
            </w:tcBorders>
            <w:shd w:val="clear" w:color="auto" w:fill="auto"/>
            <w:noWrap/>
            <w:vAlign w:val="bottom"/>
          </w:tcPr>
          <w:p w14:paraId="7C38BAC5"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tcPr>
          <w:p w14:paraId="27620A8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739E94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3B730A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5D1FA7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383715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4A0E27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B1CB55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AF814B0" w14:textId="77777777">
        <w:trPr>
          <w:trHeight w:val="300"/>
        </w:trPr>
        <w:tc>
          <w:tcPr>
            <w:tcW w:w="0" w:type="auto"/>
            <w:tcBorders>
              <w:top w:val="nil"/>
              <w:left w:val="nil"/>
              <w:bottom w:val="nil"/>
              <w:right w:val="nil"/>
            </w:tcBorders>
            <w:shd w:val="clear" w:color="auto" w:fill="auto"/>
            <w:noWrap/>
            <w:vAlign w:val="bottom"/>
          </w:tcPr>
          <w:p w14:paraId="63F7ECC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tcPr>
          <w:p w14:paraId="3942D3A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3BD725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5D8964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109E26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33E931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29E53E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F062CF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2F857411" w14:textId="77777777">
        <w:trPr>
          <w:trHeight w:val="300"/>
        </w:trPr>
        <w:tc>
          <w:tcPr>
            <w:tcW w:w="0" w:type="auto"/>
            <w:tcBorders>
              <w:top w:val="nil"/>
              <w:left w:val="nil"/>
              <w:bottom w:val="nil"/>
              <w:right w:val="nil"/>
            </w:tcBorders>
            <w:shd w:val="clear" w:color="auto" w:fill="auto"/>
            <w:noWrap/>
            <w:vAlign w:val="bottom"/>
          </w:tcPr>
          <w:p w14:paraId="5A3E81A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tcPr>
          <w:p w14:paraId="2B01863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487BB6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62E730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EFFCE5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69C216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EB908B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B9007B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922124F" w14:textId="77777777">
        <w:trPr>
          <w:trHeight w:val="300"/>
        </w:trPr>
        <w:tc>
          <w:tcPr>
            <w:tcW w:w="0" w:type="auto"/>
            <w:tcBorders>
              <w:top w:val="nil"/>
              <w:left w:val="nil"/>
              <w:bottom w:val="nil"/>
              <w:right w:val="nil"/>
            </w:tcBorders>
            <w:shd w:val="clear" w:color="auto" w:fill="auto"/>
            <w:noWrap/>
            <w:vAlign w:val="bottom"/>
          </w:tcPr>
          <w:p w14:paraId="2DC26F9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tcPr>
          <w:p w14:paraId="173EDAC8"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tcPr>
          <w:p w14:paraId="615BDA9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BDE761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0659EB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tcPr>
          <w:p w14:paraId="158668BD"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606CCC1C"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tcPr>
          <w:p w14:paraId="48DF49E1"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33E3040C" w14:textId="77777777">
        <w:trPr>
          <w:trHeight w:val="300"/>
        </w:trPr>
        <w:tc>
          <w:tcPr>
            <w:tcW w:w="0" w:type="auto"/>
            <w:tcBorders>
              <w:top w:val="nil"/>
              <w:left w:val="nil"/>
              <w:bottom w:val="nil"/>
              <w:right w:val="nil"/>
            </w:tcBorders>
            <w:shd w:val="clear" w:color="auto" w:fill="auto"/>
            <w:noWrap/>
            <w:vAlign w:val="bottom"/>
          </w:tcPr>
          <w:p w14:paraId="6B2524C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tcPr>
          <w:p w14:paraId="0B01F750"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657970EE"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7EEE557D"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1852A65B"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35C4B3F8"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tcPr>
          <w:p w14:paraId="563912CD"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tcPr>
          <w:p w14:paraId="669316EA"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r>
      <w:tr w:rsidR="00D66199" w:rsidRPr="00A76730" w14:paraId="544F121D" w14:textId="77777777">
        <w:trPr>
          <w:trHeight w:val="300"/>
        </w:trPr>
        <w:tc>
          <w:tcPr>
            <w:tcW w:w="0" w:type="auto"/>
            <w:tcBorders>
              <w:top w:val="nil"/>
              <w:left w:val="nil"/>
              <w:bottom w:val="nil"/>
              <w:right w:val="nil"/>
            </w:tcBorders>
            <w:shd w:val="clear" w:color="auto" w:fill="auto"/>
            <w:noWrap/>
            <w:vAlign w:val="bottom"/>
          </w:tcPr>
          <w:p w14:paraId="271F0F8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tcPr>
          <w:p w14:paraId="6DA4BA90"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tcPr>
          <w:p w14:paraId="6396097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DF519E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0EEEA0D0"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739BF765"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tcPr>
          <w:p w14:paraId="416EC17F"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tcPr>
          <w:p w14:paraId="5101FCE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02FB1E01" w14:textId="77777777">
        <w:trPr>
          <w:trHeight w:val="300"/>
        </w:trPr>
        <w:tc>
          <w:tcPr>
            <w:tcW w:w="0" w:type="auto"/>
            <w:tcBorders>
              <w:top w:val="nil"/>
              <w:left w:val="nil"/>
              <w:bottom w:val="nil"/>
              <w:right w:val="nil"/>
            </w:tcBorders>
            <w:shd w:val="clear" w:color="auto" w:fill="auto"/>
            <w:noWrap/>
            <w:vAlign w:val="bottom"/>
          </w:tcPr>
          <w:p w14:paraId="7876BC39"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tcPr>
          <w:p w14:paraId="7E1FC0CD"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2334807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30314925"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6DCFEA34"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5C58BDF5"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537C3D97"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tcPr>
          <w:p w14:paraId="60539EA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7BAD60E" w14:textId="77777777">
        <w:trPr>
          <w:trHeight w:val="300"/>
        </w:trPr>
        <w:tc>
          <w:tcPr>
            <w:tcW w:w="0" w:type="auto"/>
            <w:tcBorders>
              <w:top w:val="nil"/>
              <w:left w:val="nil"/>
              <w:bottom w:val="nil"/>
              <w:right w:val="nil"/>
            </w:tcBorders>
            <w:shd w:val="clear" w:color="auto" w:fill="auto"/>
            <w:noWrap/>
            <w:vAlign w:val="bottom"/>
          </w:tcPr>
          <w:p w14:paraId="76BAC6F4"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tcPr>
          <w:p w14:paraId="766F807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2EA14A4D"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tcPr>
          <w:p w14:paraId="7CAC2E6E"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747E369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2900DF73"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tcPr>
          <w:p w14:paraId="2189193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399360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C5DC6B9" w14:textId="77777777">
        <w:trPr>
          <w:trHeight w:val="300"/>
        </w:trPr>
        <w:tc>
          <w:tcPr>
            <w:tcW w:w="0" w:type="auto"/>
            <w:tcBorders>
              <w:top w:val="nil"/>
              <w:left w:val="nil"/>
              <w:bottom w:val="nil"/>
              <w:right w:val="nil"/>
            </w:tcBorders>
            <w:shd w:val="clear" w:color="auto" w:fill="auto"/>
            <w:noWrap/>
            <w:vAlign w:val="bottom"/>
          </w:tcPr>
          <w:p w14:paraId="65B2A84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tcPr>
          <w:p w14:paraId="11EFB4A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3F1DE8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0F2D0E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E455BC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5DDBE2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6D58DA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9A725B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7A5E7A17" w14:textId="77777777">
        <w:trPr>
          <w:trHeight w:val="300"/>
        </w:trPr>
        <w:tc>
          <w:tcPr>
            <w:tcW w:w="0" w:type="auto"/>
            <w:tcBorders>
              <w:top w:val="nil"/>
              <w:left w:val="nil"/>
              <w:bottom w:val="nil"/>
              <w:right w:val="nil"/>
            </w:tcBorders>
            <w:shd w:val="clear" w:color="auto" w:fill="auto"/>
            <w:noWrap/>
            <w:vAlign w:val="bottom"/>
          </w:tcPr>
          <w:p w14:paraId="649D95B9"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tcPr>
          <w:p w14:paraId="0C85D76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5A5C4F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38302B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40AFF8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tcPr>
          <w:p w14:paraId="04FA36AA"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tcPr>
          <w:p w14:paraId="0E0FCFF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FA9A65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147356F0" w14:textId="77777777">
        <w:trPr>
          <w:trHeight w:val="300"/>
        </w:trPr>
        <w:tc>
          <w:tcPr>
            <w:tcW w:w="0" w:type="auto"/>
            <w:tcBorders>
              <w:top w:val="nil"/>
              <w:left w:val="nil"/>
              <w:bottom w:val="nil"/>
              <w:right w:val="nil"/>
            </w:tcBorders>
            <w:shd w:val="clear" w:color="auto" w:fill="auto"/>
            <w:noWrap/>
            <w:vAlign w:val="bottom"/>
          </w:tcPr>
          <w:p w14:paraId="157ED08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tcPr>
          <w:p w14:paraId="3D135F0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B30828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F0C54B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171B3BB0"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0ACD99C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C91C5D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F5F41F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2739C3EE" w14:textId="77777777">
        <w:trPr>
          <w:trHeight w:val="300"/>
        </w:trPr>
        <w:tc>
          <w:tcPr>
            <w:tcW w:w="0" w:type="auto"/>
            <w:tcBorders>
              <w:top w:val="nil"/>
              <w:left w:val="nil"/>
              <w:bottom w:val="nil"/>
              <w:right w:val="nil"/>
            </w:tcBorders>
            <w:shd w:val="clear" w:color="auto" w:fill="auto"/>
            <w:noWrap/>
            <w:vAlign w:val="bottom"/>
          </w:tcPr>
          <w:p w14:paraId="27DAE85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tcPr>
          <w:p w14:paraId="141113F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E3714C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225561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D654A0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1D526C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93CE06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F78C56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1A5253E8" w14:textId="77777777">
        <w:trPr>
          <w:trHeight w:val="300"/>
        </w:trPr>
        <w:tc>
          <w:tcPr>
            <w:tcW w:w="0" w:type="auto"/>
            <w:tcBorders>
              <w:top w:val="nil"/>
              <w:left w:val="nil"/>
              <w:bottom w:val="nil"/>
              <w:right w:val="nil"/>
            </w:tcBorders>
            <w:shd w:val="clear" w:color="auto" w:fill="auto"/>
            <w:noWrap/>
            <w:vAlign w:val="bottom"/>
          </w:tcPr>
          <w:p w14:paraId="6E1E4E2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tcPr>
          <w:p w14:paraId="1BAA614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262B28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F68387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C4C040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B435A9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1F7D30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B67DB3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1EE68B6A" w14:textId="77777777">
        <w:trPr>
          <w:trHeight w:val="300"/>
        </w:trPr>
        <w:tc>
          <w:tcPr>
            <w:tcW w:w="0" w:type="auto"/>
            <w:tcBorders>
              <w:top w:val="nil"/>
              <w:left w:val="nil"/>
              <w:bottom w:val="nil"/>
              <w:right w:val="nil"/>
            </w:tcBorders>
            <w:shd w:val="clear" w:color="auto" w:fill="auto"/>
            <w:noWrap/>
            <w:vAlign w:val="bottom"/>
          </w:tcPr>
          <w:p w14:paraId="6369AD3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tcPr>
          <w:p w14:paraId="6827113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DCB421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9B35C8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0F1574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5AED78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F90070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3696F7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CB91AE5" w14:textId="77777777">
        <w:trPr>
          <w:trHeight w:val="300"/>
        </w:trPr>
        <w:tc>
          <w:tcPr>
            <w:tcW w:w="0" w:type="auto"/>
            <w:tcBorders>
              <w:top w:val="nil"/>
              <w:left w:val="nil"/>
              <w:bottom w:val="nil"/>
              <w:right w:val="nil"/>
            </w:tcBorders>
            <w:shd w:val="clear" w:color="auto" w:fill="auto"/>
            <w:noWrap/>
            <w:vAlign w:val="bottom"/>
          </w:tcPr>
          <w:p w14:paraId="0D7F3129"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tcPr>
          <w:p w14:paraId="638DA89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C89999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5D750C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042272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4E5B72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BAF0EE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5DCA52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C421F9B" w14:textId="77777777">
        <w:trPr>
          <w:trHeight w:val="300"/>
        </w:trPr>
        <w:tc>
          <w:tcPr>
            <w:tcW w:w="0" w:type="auto"/>
            <w:tcBorders>
              <w:top w:val="nil"/>
              <w:left w:val="nil"/>
              <w:bottom w:val="nil"/>
              <w:right w:val="nil"/>
            </w:tcBorders>
            <w:shd w:val="clear" w:color="auto" w:fill="auto"/>
            <w:noWrap/>
            <w:vAlign w:val="bottom"/>
          </w:tcPr>
          <w:p w14:paraId="2449867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malipoense2_6</w:t>
            </w:r>
          </w:p>
        </w:tc>
        <w:tc>
          <w:tcPr>
            <w:tcW w:w="0" w:type="auto"/>
            <w:tcBorders>
              <w:top w:val="nil"/>
              <w:left w:val="single" w:sz="4" w:space="0" w:color="auto"/>
              <w:bottom w:val="nil"/>
              <w:right w:val="nil"/>
            </w:tcBorders>
            <w:shd w:val="clear" w:color="000000" w:fill="C6EFCE"/>
            <w:noWrap/>
            <w:vAlign w:val="bottom"/>
          </w:tcPr>
          <w:p w14:paraId="33B8D48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4BD3F1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B293FB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87E802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8078AB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461AF5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7290E8D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4E89282" w14:textId="77777777">
        <w:trPr>
          <w:trHeight w:val="300"/>
        </w:trPr>
        <w:tc>
          <w:tcPr>
            <w:tcW w:w="0" w:type="auto"/>
            <w:tcBorders>
              <w:top w:val="nil"/>
              <w:left w:val="nil"/>
              <w:bottom w:val="nil"/>
              <w:right w:val="nil"/>
            </w:tcBorders>
            <w:shd w:val="clear" w:color="auto" w:fill="auto"/>
            <w:noWrap/>
            <w:vAlign w:val="bottom"/>
          </w:tcPr>
          <w:p w14:paraId="4FC3558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tcPr>
          <w:p w14:paraId="13B3E15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6D7EE1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4D6BAE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CCC3CC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2438AF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437BB5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691AD19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0E10A08" w14:textId="77777777">
        <w:trPr>
          <w:trHeight w:val="300"/>
        </w:trPr>
        <w:tc>
          <w:tcPr>
            <w:tcW w:w="0" w:type="auto"/>
            <w:tcBorders>
              <w:top w:val="nil"/>
              <w:left w:val="nil"/>
              <w:bottom w:val="nil"/>
              <w:right w:val="nil"/>
            </w:tcBorders>
            <w:shd w:val="clear" w:color="auto" w:fill="auto"/>
            <w:noWrap/>
            <w:vAlign w:val="bottom"/>
          </w:tcPr>
          <w:p w14:paraId="2949659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tcPr>
          <w:p w14:paraId="7FCAF59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83CBAB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CD3A09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1DC3F3AF"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0168309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51D6E5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51EFD1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76094798" w14:textId="77777777">
        <w:trPr>
          <w:trHeight w:val="300"/>
        </w:trPr>
        <w:tc>
          <w:tcPr>
            <w:tcW w:w="0" w:type="auto"/>
            <w:tcBorders>
              <w:top w:val="nil"/>
              <w:left w:val="nil"/>
              <w:bottom w:val="nil"/>
              <w:right w:val="nil"/>
            </w:tcBorders>
            <w:shd w:val="clear" w:color="auto" w:fill="auto"/>
            <w:noWrap/>
            <w:vAlign w:val="bottom"/>
          </w:tcPr>
          <w:p w14:paraId="444A917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tcPr>
          <w:p w14:paraId="7BBC298F"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7C933D7E"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tcPr>
          <w:p w14:paraId="37AB165E"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tcPr>
          <w:p w14:paraId="3985D6E9"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5E927C6A"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tcPr>
          <w:p w14:paraId="34BBCB32"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tcPr>
          <w:p w14:paraId="236F0B17"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7</w:t>
            </w:r>
          </w:p>
        </w:tc>
      </w:tr>
      <w:tr w:rsidR="00D66199" w:rsidRPr="00A76730" w14:paraId="74DCBF30" w14:textId="77777777">
        <w:trPr>
          <w:trHeight w:val="300"/>
        </w:trPr>
        <w:tc>
          <w:tcPr>
            <w:tcW w:w="0" w:type="auto"/>
            <w:tcBorders>
              <w:top w:val="nil"/>
              <w:left w:val="nil"/>
              <w:bottom w:val="nil"/>
              <w:right w:val="nil"/>
            </w:tcBorders>
            <w:shd w:val="clear" w:color="auto" w:fill="auto"/>
            <w:noWrap/>
            <w:vAlign w:val="bottom"/>
          </w:tcPr>
          <w:p w14:paraId="5D0C950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tcPr>
          <w:p w14:paraId="46BEA68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B07799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8D0429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8975F3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22BA77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FC3E00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875A8E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D04FFF7" w14:textId="77777777">
        <w:trPr>
          <w:trHeight w:val="300"/>
        </w:trPr>
        <w:tc>
          <w:tcPr>
            <w:tcW w:w="0" w:type="auto"/>
            <w:tcBorders>
              <w:top w:val="nil"/>
              <w:left w:val="nil"/>
              <w:bottom w:val="nil"/>
              <w:right w:val="nil"/>
            </w:tcBorders>
            <w:shd w:val="clear" w:color="auto" w:fill="auto"/>
            <w:noWrap/>
            <w:vAlign w:val="bottom"/>
          </w:tcPr>
          <w:p w14:paraId="539F9384"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tcPr>
          <w:p w14:paraId="2BEB0B3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319214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61E8FC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D7E062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6BDF51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070F3D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847293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577C2A1D" w14:textId="77777777">
        <w:trPr>
          <w:trHeight w:val="300"/>
        </w:trPr>
        <w:tc>
          <w:tcPr>
            <w:tcW w:w="0" w:type="auto"/>
            <w:tcBorders>
              <w:top w:val="nil"/>
              <w:left w:val="nil"/>
              <w:bottom w:val="nil"/>
              <w:right w:val="nil"/>
            </w:tcBorders>
            <w:shd w:val="clear" w:color="auto" w:fill="auto"/>
            <w:noWrap/>
            <w:vAlign w:val="bottom"/>
          </w:tcPr>
          <w:p w14:paraId="53DC908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tcPr>
          <w:p w14:paraId="4FA1772A"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00656439"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4CC289A4"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5E27357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213BEDA1"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1317FE9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tcPr>
          <w:p w14:paraId="1A8E130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76D95D9B" w14:textId="77777777">
        <w:trPr>
          <w:trHeight w:val="300"/>
        </w:trPr>
        <w:tc>
          <w:tcPr>
            <w:tcW w:w="0" w:type="auto"/>
            <w:tcBorders>
              <w:top w:val="nil"/>
              <w:left w:val="nil"/>
              <w:bottom w:val="nil"/>
              <w:right w:val="nil"/>
            </w:tcBorders>
            <w:shd w:val="clear" w:color="auto" w:fill="auto"/>
            <w:noWrap/>
            <w:vAlign w:val="bottom"/>
          </w:tcPr>
          <w:p w14:paraId="5168741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tcPr>
          <w:p w14:paraId="2F39D91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94924A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61140A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EEA939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82D264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721650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72CA59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09F71158" w14:textId="77777777">
        <w:trPr>
          <w:trHeight w:val="300"/>
        </w:trPr>
        <w:tc>
          <w:tcPr>
            <w:tcW w:w="0" w:type="auto"/>
            <w:tcBorders>
              <w:top w:val="nil"/>
              <w:left w:val="nil"/>
              <w:bottom w:val="nil"/>
              <w:right w:val="nil"/>
            </w:tcBorders>
            <w:shd w:val="clear" w:color="auto" w:fill="auto"/>
            <w:noWrap/>
            <w:vAlign w:val="bottom"/>
          </w:tcPr>
          <w:p w14:paraId="0BE8F5A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tcPr>
          <w:p w14:paraId="0324C25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4403FB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FD8836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036F5C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78036A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CBC75B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24FC9BF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71192EA" w14:textId="77777777">
        <w:trPr>
          <w:trHeight w:val="300"/>
        </w:trPr>
        <w:tc>
          <w:tcPr>
            <w:tcW w:w="0" w:type="auto"/>
            <w:tcBorders>
              <w:top w:val="nil"/>
              <w:left w:val="nil"/>
              <w:bottom w:val="nil"/>
              <w:right w:val="nil"/>
            </w:tcBorders>
            <w:shd w:val="clear" w:color="auto" w:fill="auto"/>
            <w:noWrap/>
            <w:vAlign w:val="bottom"/>
          </w:tcPr>
          <w:p w14:paraId="6661179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tcPr>
          <w:p w14:paraId="35D1CAC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C5DEBF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A33611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02085D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ABABAA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897920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09CAE07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7679E0B5" w14:textId="77777777">
        <w:trPr>
          <w:trHeight w:val="300"/>
        </w:trPr>
        <w:tc>
          <w:tcPr>
            <w:tcW w:w="0" w:type="auto"/>
            <w:tcBorders>
              <w:top w:val="nil"/>
              <w:left w:val="nil"/>
              <w:bottom w:val="nil"/>
              <w:right w:val="nil"/>
            </w:tcBorders>
            <w:shd w:val="clear" w:color="auto" w:fill="auto"/>
            <w:noWrap/>
            <w:vAlign w:val="bottom"/>
          </w:tcPr>
          <w:p w14:paraId="083DED8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tcPr>
          <w:p w14:paraId="4ACD472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tcPr>
          <w:p w14:paraId="403076F8"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tcPr>
          <w:p w14:paraId="1E50D7F8"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tcPr>
          <w:p w14:paraId="1E7A10B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BDF611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39BB24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tcPr>
          <w:p w14:paraId="171407BF"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593A3BA6" w14:textId="77777777">
        <w:trPr>
          <w:trHeight w:val="300"/>
        </w:trPr>
        <w:tc>
          <w:tcPr>
            <w:tcW w:w="0" w:type="auto"/>
            <w:tcBorders>
              <w:top w:val="nil"/>
              <w:left w:val="nil"/>
              <w:bottom w:val="nil"/>
              <w:right w:val="nil"/>
            </w:tcBorders>
            <w:shd w:val="clear" w:color="auto" w:fill="auto"/>
            <w:noWrap/>
            <w:vAlign w:val="bottom"/>
          </w:tcPr>
          <w:p w14:paraId="3CAE740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tcPr>
          <w:p w14:paraId="0BA6A03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25E20A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016532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380950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6E2C8B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53A3E9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4680E0B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9361A35" w14:textId="77777777">
        <w:trPr>
          <w:trHeight w:val="300"/>
        </w:trPr>
        <w:tc>
          <w:tcPr>
            <w:tcW w:w="0" w:type="auto"/>
            <w:tcBorders>
              <w:top w:val="nil"/>
              <w:left w:val="nil"/>
              <w:bottom w:val="nil"/>
              <w:right w:val="nil"/>
            </w:tcBorders>
            <w:shd w:val="clear" w:color="auto" w:fill="auto"/>
            <w:noWrap/>
            <w:vAlign w:val="bottom"/>
          </w:tcPr>
          <w:p w14:paraId="2A0F47B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tcPr>
          <w:p w14:paraId="273F0D5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8EFEF5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7BCC40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4FBA077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2EBCDA1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E075BE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B5C911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1B1F507" w14:textId="77777777">
        <w:trPr>
          <w:trHeight w:val="300"/>
        </w:trPr>
        <w:tc>
          <w:tcPr>
            <w:tcW w:w="0" w:type="auto"/>
            <w:tcBorders>
              <w:top w:val="nil"/>
              <w:left w:val="nil"/>
              <w:bottom w:val="nil"/>
              <w:right w:val="nil"/>
            </w:tcBorders>
            <w:shd w:val="clear" w:color="auto" w:fill="auto"/>
            <w:noWrap/>
            <w:vAlign w:val="bottom"/>
          </w:tcPr>
          <w:p w14:paraId="3B9845B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tcPr>
          <w:p w14:paraId="5BB72484"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tcPr>
          <w:p w14:paraId="1C00CE25"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tcPr>
          <w:p w14:paraId="65F1346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717396B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7A6A3276"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571ED16D"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tcPr>
          <w:p w14:paraId="5455267A"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3/1</w:t>
            </w:r>
          </w:p>
        </w:tc>
      </w:tr>
      <w:tr w:rsidR="00D66199" w:rsidRPr="00A76730" w14:paraId="0E2DEF3F" w14:textId="77777777">
        <w:trPr>
          <w:trHeight w:val="300"/>
        </w:trPr>
        <w:tc>
          <w:tcPr>
            <w:tcW w:w="0" w:type="auto"/>
            <w:tcBorders>
              <w:top w:val="nil"/>
              <w:left w:val="nil"/>
              <w:bottom w:val="nil"/>
              <w:right w:val="nil"/>
            </w:tcBorders>
            <w:shd w:val="clear" w:color="auto" w:fill="auto"/>
            <w:noWrap/>
            <w:vAlign w:val="bottom"/>
          </w:tcPr>
          <w:p w14:paraId="0311FE2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tcPr>
          <w:p w14:paraId="645044F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672519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1AB0A52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5BCDC4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95A729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DEB07E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C9B558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Correct(low)</w:t>
            </w:r>
          </w:p>
        </w:tc>
      </w:tr>
      <w:tr w:rsidR="00D66199" w:rsidRPr="00A76730" w14:paraId="41A8C232" w14:textId="77777777">
        <w:trPr>
          <w:trHeight w:val="300"/>
        </w:trPr>
        <w:tc>
          <w:tcPr>
            <w:tcW w:w="0" w:type="auto"/>
            <w:tcBorders>
              <w:top w:val="nil"/>
              <w:left w:val="nil"/>
              <w:bottom w:val="nil"/>
              <w:right w:val="nil"/>
            </w:tcBorders>
            <w:shd w:val="clear" w:color="auto" w:fill="auto"/>
            <w:noWrap/>
            <w:vAlign w:val="bottom"/>
          </w:tcPr>
          <w:p w14:paraId="1340026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tcPr>
          <w:p w14:paraId="19A8097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E7F3BD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226C63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48F57D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7A2AAD5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249170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590576B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167CEAAF" w14:textId="77777777">
        <w:trPr>
          <w:trHeight w:val="300"/>
        </w:trPr>
        <w:tc>
          <w:tcPr>
            <w:tcW w:w="0" w:type="auto"/>
            <w:tcBorders>
              <w:top w:val="nil"/>
              <w:left w:val="nil"/>
              <w:bottom w:val="nil"/>
              <w:right w:val="nil"/>
            </w:tcBorders>
            <w:shd w:val="clear" w:color="auto" w:fill="auto"/>
            <w:noWrap/>
            <w:vAlign w:val="bottom"/>
          </w:tcPr>
          <w:p w14:paraId="022EBEF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tcPr>
          <w:p w14:paraId="566122E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67841C6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tcPr>
          <w:p w14:paraId="5243A11F"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tcPr>
          <w:p w14:paraId="0788F11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2B95B621"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2978E15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1D6A6A4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784CF623" w14:textId="77777777">
        <w:trPr>
          <w:trHeight w:val="300"/>
        </w:trPr>
        <w:tc>
          <w:tcPr>
            <w:tcW w:w="0" w:type="auto"/>
            <w:tcBorders>
              <w:top w:val="nil"/>
              <w:left w:val="nil"/>
              <w:bottom w:val="nil"/>
              <w:right w:val="nil"/>
            </w:tcBorders>
            <w:shd w:val="clear" w:color="auto" w:fill="auto"/>
            <w:noWrap/>
            <w:vAlign w:val="bottom"/>
          </w:tcPr>
          <w:p w14:paraId="514405D4"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tcPr>
          <w:p w14:paraId="39A0701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5AF895D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tcPr>
          <w:p w14:paraId="0D994C80"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tcPr>
          <w:p w14:paraId="4D18737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3E13439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tcPr>
          <w:p w14:paraId="04151F7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tcPr>
          <w:p w14:paraId="3965251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0054F23" w14:textId="77777777">
        <w:trPr>
          <w:trHeight w:val="300"/>
        </w:trPr>
        <w:tc>
          <w:tcPr>
            <w:tcW w:w="0" w:type="auto"/>
            <w:tcBorders>
              <w:top w:val="nil"/>
              <w:left w:val="nil"/>
              <w:bottom w:val="nil"/>
              <w:right w:val="nil"/>
            </w:tcBorders>
            <w:shd w:val="clear" w:color="auto" w:fill="auto"/>
            <w:noWrap/>
            <w:vAlign w:val="bottom"/>
          </w:tcPr>
          <w:p w14:paraId="3B8B968D"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tcPr>
          <w:p w14:paraId="751B602F"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tcPr>
          <w:p w14:paraId="3645D76C"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tcPr>
          <w:p w14:paraId="306616E3"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tcPr>
          <w:p w14:paraId="5788D556"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tcPr>
          <w:p w14:paraId="376D1A09"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tcPr>
          <w:p w14:paraId="6F8CA448"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01875645" w14:textId="77777777"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57</w:t>
            </w:r>
          </w:p>
        </w:tc>
      </w:tr>
      <w:tr w:rsidR="00D66199" w:rsidRPr="00A76730" w14:paraId="197A9F46" w14:textId="77777777">
        <w:trPr>
          <w:trHeight w:val="300"/>
        </w:trPr>
        <w:tc>
          <w:tcPr>
            <w:tcW w:w="0" w:type="auto"/>
            <w:tcBorders>
              <w:top w:val="nil"/>
              <w:left w:val="nil"/>
              <w:bottom w:val="nil"/>
              <w:right w:val="nil"/>
            </w:tcBorders>
            <w:shd w:val="clear" w:color="auto" w:fill="auto"/>
            <w:noWrap/>
            <w:vAlign w:val="bottom"/>
          </w:tcPr>
          <w:p w14:paraId="26B9C2CA"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3F7292D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29789C6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313C6E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78C3207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70C1D2D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56C373E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2341418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20DFB464" w14:textId="77777777">
        <w:trPr>
          <w:trHeight w:val="300"/>
        </w:trPr>
        <w:tc>
          <w:tcPr>
            <w:tcW w:w="0" w:type="auto"/>
            <w:tcBorders>
              <w:top w:val="nil"/>
              <w:left w:val="nil"/>
              <w:bottom w:val="nil"/>
              <w:right w:val="nil"/>
            </w:tcBorders>
            <w:shd w:val="clear" w:color="auto" w:fill="auto"/>
            <w:noWrap/>
            <w:vAlign w:val="bottom"/>
          </w:tcPr>
          <w:p w14:paraId="103CF6C2"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0DD3180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764E0DD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2B7726D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519BF4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17CBD0F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011CB38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452112E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3948E4D9" w14:textId="77777777">
        <w:trPr>
          <w:trHeight w:val="300"/>
        </w:trPr>
        <w:tc>
          <w:tcPr>
            <w:tcW w:w="0" w:type="auto"/>
            <w:tcBorders>
              <w:top w:val="nil"/>
              <w:left w:val="nil"/>
              <w:bottom w:val="nil"/>
              <w:right w:val="nil"/>
            </w:tcBorders>
            <w:shd w:val="clear" w:color="auto" w:fill="auto"/>
            <w:noWrap/>
            <w:vAlign w:val="bottom"/>
          </w:tcPr>
          <w:p w14:paraId="4118184D"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tcPr>
          <w:p w14:paraId="54690FB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tcPr>
          <w:p w14:paraId="5D8E010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2BCB5AC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3366D605"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0B2D411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622760A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1BB2E6B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7034F14D" w14:textId="77777777">
        <w:trPr>
          <w:trHeight w:val="300"/>
        </w:trPr>
        <w:tc>
          <w:tcPr>
            <w:tcW w:w="0" w:type="auto"/>
            <w:tcBorders>
              <w:top w:val="nil"/>
              <w:left w:val="nil"/>
              <w:bottom w:val="nil"/>
              <w:right w:val="nil"/>
            </w:tcBorders>
            <w:shd w:val="clear" w:color="auto" w:fill="auto"/>
            <w:noWrap/>
            <w:vAlign w:val="bottom"/>
          </w:tcPr>
          <w:p w14:paraId="3C803CC9"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tcPr>
          <w:p w14:paraId="1EA8D0B3"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tcPr>
          <w:p w14:paraId="4D5B2929" w14:textId="77777777" w:rsidR="00D66199" w:rsidRPr="00A76730"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tcPr>
          <w:p w14:paraId="3D46E455"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sz w:val="18"/>
                <w:szCs w:val="18"/>
                <w:lang w:val="en-GB"/>
              </w:rPr>
              <w:t>1:</w:t>
            </w:r>
            <w:r w:rsidRPr="00A76730">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63B273EF" w14:textId="77777777"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2:</w:t>
            </w:r>
            <w:r w:rsidRPr="00A76730">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5016769C" w14:textId="77777777"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3:</w:t>
            </w:r>
            <w:r w:rsidRPr="00A76730">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08D10FE6" w14:textId="77777777"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4:</w:t>
            </w:r>
            <w:r w:rsidRPr="00A76730">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575B9A22" w14:textId="77777777"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 xml:space="preserve">5: </w:t>
            </w:r>
            <w:r w:rsidRPr="00A76730">
              <w:rPr>
                <w:rFonts w:ascii="Calibri" w:eastAsia="Times New Roman" w:hAnsi="Calibri" w:cs="Times New Roman"/>
                <w:i/>
                <w:sz w:val="18"/>
                <w:szCs w:val="18"/>
                <w:lang w:val="en-GB"/>
              </w:rPr>
              <w:t>Cochlopetalum</w:t>
            </w:r>
          </w:p>
        </w:tc>
      </w:tr>
      <w:tr w:rsidR="00D66199" w:rsidRPr="00A76730" w14:paraId="103B2418" w14:textId="77777777">
        <w:trPr>
          <w:trHeight w:val="300"/>
        </w:trPr>
        <w:tc>
          <w:tcPr>
            <w:tcW w:w="0" w:type="auto"/>
            <w:tcBorders>
              <w:top w:val="nil"/>
              <w:left w:val="nil"/>
              <w:bottom w:val="nil"/>
              <w:right w:val="nil"/>
            </w:tcBorders>
            <w:shd w:val="clear" w:color="auto" w:fill="auto"/>
            <w:noWrap/>
            <w:vAlign w:val="bottom"/>
          </w:tcPr>
          <w:p w14:paraId="3A1A06D7"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tcPr>
          <w:p w14:paraId="1385474A"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tcPr>
          <w:p w14:paraId="7B0CABE9"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tcPr>
          <w:p w14:paraId="302BF52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sz w:val="18"/>
                <w:szCs w:val="18"/>
                <w:lang w:val="en-GB"/>
              </w:rPr>
              <w:t>6:</w:t>
            </w:r>
            <w:r w:rsidRPr="00A76730">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tcPr>
          <w:p w14:paraId="21693F46" w14:textId="77777777"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7:</w:t>
            </w:r>
            <w:r w:rsidRPr="00A76730">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5DAD334D" w14:textId="77777777" w:rsidR="00D66199" w:rsidRPr="00A76730"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5895E6C4" w14:textId="77777777" w:rsidR="00D66199" w:rsidRPr="00A76730"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tcPr>
          <w:p w14:paraId="09C2C639" w14:textId="77777777"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 </w:t>
            </w:r>
          </w:p>
        </w:tc>
      </w:tr>
      <w:tr w:rsidR="00D66199" w:rsidRPr="00A76730" w14:paraId="4464269F" w14:textId="77777777">
        <w:trPr>
          <w:trHeight w:val="300"/>
        </w:trPr>
        <w:tc>
          <w:tcPr>
            <w:tcW w:w="0" w:type="auto"/>
            <w:tcBorders>
              <w:top w:val="nil"/>
              <w:left w:val="nil"/>
              <w:bottom w:val="nil"/>
              <w:right w:val="nil"/>
            </w:tcBorders>
            <w:shd w:val="clear" w:color="auto" w:fill="auto"/>
            <w:noWrap/>
            <w:vAlign w:val="bottom"/>
          </w:tcPr>
          <w:p w14:paraId="47E466B7"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tcPr>
          <w:p w14:paraId="20454496"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tcPr>
          <w:p w14:paraId="1C64FA9F" w14:textId="77777777" w:rsidR="00D66199" w:rsidRPr="00A76730"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68EF6E37" w14:textId="77777777"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The order in Un-known x/y is &lt;best_sore&gt;/&lt;lower_score&gt;. No numbers? All scores are negative!</w:t>
            </w:r>
          </w:p>
        </w:tc>
      </w:tr>
    </w:tbl>
    <w:p w14:paraId="512A7827" w14:textId="77777777" w:rsidR="00E6263C" w:rsidRPr="00A76730" w:rsidRDefault="00E6263C" w:rsidP="00E67269">
      <w:pPr>
        <w:rPr>
          <w:lang w:val="en-GB"/>
        </w:rPr>
        <w:sectPr w:rsidR="00E6263C" w:rsidRPr="00A76730">
          <w:pgSz w:w="16840" w:h="11900" w:orient="landscape"/>
          <w:pgMar w:top="993" w:right="1417" w:bottom="851" w:left="1417" w:header="708" w:footer="708" w:gutter="0"/>
          <w:cols w:space="708"/>
          <w:docGrid w:linePitch="360"/>
        </w:sectPr>
      </w:pPr>
    </w:p>
    <w:p w14:paraId="65505A90" w14:textId="77777777" w:rsidR="00E6263C" w:rsidRPr="00A76730" w:rsidRDefault="00E6263C" w:rsidP="00E6263C">
      <w:pPr>
        <w:pStyle w:val="Bijschrift"/>
        <w:keepNext/>
        <w:rPr>
          <w:lang w:val="en-GB"/>
        </w:rPr>
      </w:pPr>
      <w:r w:rsidRPr="00A76730">
        <w:rPr>
          <w:lang w:val="en-GB"/>
        </w:rPr>
        <w:t xml:space="preserve">Table </w:t>
      </w:r>
      <w:r w:rsidR="00AD1C5F" w:rsidRPr="00A76730">
        <w:rPr>
          <w:lang w:val="en-GB"/>
        </w:rPr>
        <w:fldChar w:fldCharType="begin"/>
      </w:r>
      <w:r w:rsidR="000A64B8" w:rsidRPr="00A76730">
        <w:rPr>
          <w:lang w:val="en-GB"/>
        </w:rPr>
        <w:instrText xml:space="preserve"> SEQ Table \* ARABIC </w:instrText>
      </w:r>
      <w:r w:rsidR="00AD1C5F" w:rsidRPr="00A76730">
        <w:rPr>
          <w:lang w:val="en-GB"/>
        </w:rPr>
        <w:fldChar w:fldCharType="separate"/>
      </w:r>
      <w:r w:rsidR="003E7F55" w:rsidRPr="00A76730">
        <w:rPr>
          <w:noProof/>
          <w:lang w:val="en-GB"/>
        </w:rPr>
        <w:t>17</w:t>
      </w:r>
      <w:r w:rsidR="00AD1C5F" w:rsidRPr="00A76730">
        <w:rPr>
          <w:lang w:val="en-GB"/>
        </w:rPr>
        <w:fldChar w:fldCharType="end"/>
      </w:r>
      <w:r w:rsidRPr="00A76730">
        <w:rPr>
          <w:lang w:val="en-GB"/>
        </w:rPr>
        <w:t xml:space="preserve"> Results of second test of hybrids of</w:t>
      </w:r>
      <w:r w:rsidR="001232BD" w:rsidRPr="00A76730">
        <w:rPr>
          <w:lang w:val="en-GB"/>
        </w:rPr>
        <w:t xml:space="preserve"> </w:t>
      </w:r>
      <w:r w:rsidR="001232BD" w:rsidRPr="00A76730">
        <w:rPr>
          <w:i/>
          <w:lang w:val="en-GB"/>
        </w:rPr>
        <w:t>Paphiopedilum</w:t>
      </w:r>
      <w:r w:rsidRPr="00A76730">
        <w:rPr>
          <w:i/>
          <w:lang w:val="en-GB"/>
        </w:rPr>
        <w:t xml:space="preserve"> </w:t>
      </w:r>
      <w:r w:rsidRPr="00A76730">
        <w:rPr>
          <w:lang w:val="en-GB"/>
        </w:rPr>
        <w:t xml:space="preserve">sections </w:t>
      </w:r>
      <w:r w:rsidRPr="00A76730">
        <w:rPr>
          <w:i/>
          <w:lang w:val="en-GB"/>
        </w:rPr>
        <w:t>Parvisepalum</w:t>
      </w:r>
      <w:r w:rsidRPr="00A76730">
        <w:rPr>
          <w:lang w:val="en-GB"/>
        </w:rPr>
        <w:t xml:space="preserve"> and </w:t>
      </w:r>
      <w:r w:rsidRPr="00A76730">
        <w:rPr>
          <w:i/>
          <w:lang w:val="en-GB"/>
        </w:rPr>
        <w:t>Brachypetalum</w:t>
      </w:r>
      <w:r w:rsidRPr="00A76730">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89"/>
        <w:gridCol w:w="1654"/>
        <w:gridCol w:w="1654"/>
        <w:gridCol w:w="2651"/>
        <w:gridCol w:w="1080"/>
        <w:gridCol w:w="1705"/>
      </w:tblGrid>
      <w:tr w:rsidR="00E6263C" w:rsidRPr="00A76730" w14:paraId="18BFC494" w14:textId="77777777">
        <w:trPr>
          <w:trHeight w:val="500"/>
        </w:trPr>
        <w:tc>
          <w:tcPr>
            <w:tcW w:w="0" w:type="auto"/>
            <w:tcBorders>
              <w:top w:val="nil"/>
              <w:left w:val="nil"/>
              <w:bottom w:val="nil"/>
              <w:right w:val="nil"/>
            </w:tcBorders>
            <w:shd w:val="clear" w:color="auto" w:fill="auto"/>
            <w:noWrap/>
            <w:vAlign w:val="bottom"/>
          </w:tcPr>
          <w:p w14:paraId="56AF43D1"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1CC98C48"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tcPr>
          <w:p w14:paraId="7B177A73" w14:textId="77777777" w:rsidR="00E6263C" w:rsidRPr="00A76730" w:rsidRDefault="001232BD" w:rsidP="00E6263C">
            <w:pPr>
              <w:jc w:val="center"/>
              <w:rPr>
                <w:rFonts w:ascii="Calibri" w:eastAsia="Times New Roman" w:hAnsi="Calibri" w:cs="Times New Roman"/>
                <w:b/>
                <w:bCs/>
                <w:color w:val="000000"/>
                <w:sz w:val="32"/>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00E6263C" w:rsidRPr="00A76730">
              <w:rPr>
                <w:rFonts w:ascii="Calibri" w:eastAsia="Times New Roman" w:hAnsi="Calibri" w:cs="Times New Roman"/>
                <w:b/>
                <w:bCs/>
                <w:i/>
                <w:color w:val="000000"/>
                <w:sz w:val="32"/>
                <w:szCs w:val="40"/>
                <w:lang w:val="en-GB"/>
              </w:rPr>
              <w:t>Parvisepalum</w:t>
            </w:r>
            <w:r w:rsidR="00E6263C" w:rsidRPr="00A76730">
              <w:rPr>
                <w:rFonts w:ascii="Calibri" w:eastAsia="Times New Roman" w:hAnsi="Calibri" w:cs="Times New Roman"/>
                <w:b/>
                <w:bCs/>
                <w:color w:val="000000"/>
                <w:sz w:val="32"/>
                <w:szCs w:val="40"/>
                <w:lang w:val="en-GB"/>
              </w:rPr>
              <w:t xml:space="preserve"> X </w:t>
            </w:r>
            <w:r w:rsidR="00E6263C" w:rsidRPr="00A76730">
              <w:rPr>
                <w:rFonts w:ascii="Calibri" w:eastAsia="Times New Roman" w:hAnsi="Calibri" w:cs="Times New Roman"/>
                <w:b/>
                <w:bCs/>
                <w:i/>
                <w:color w:val="000000"/>
                <w:sz w:val="32"/>
                <w:szCs w:val="40"/>
                <w:lang w:val="en-GB"/>
              </w:rPr>
              <w:t>Brachypetalum</w:t>
            </w:r>
            <w:r w:rsidR="00E6263C" w:rsidRPr="00A76730">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tcPr>
          <w:p w14:paraId="4EC174E1"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tcPr>
          <w:p w14:paraId="6EADB32D"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r>
      <w:tr w:rsidR="00E6263C" w:rsidRPr="00A76730" w14:paraId="0B6CEBF1" w14:textId="77777777">
        <w:trPr>
          <w:trHeight w:val="300"/>
        </w:trPr>
        <w:tc>
          <w:tcPr>
            <w:tcW w:w="0" w:type="auto"/>
            <w:tcBorders>
              <w:top w:val="nil"/>
              <w:left w:val="nil"/>
              <w:bottom w:val="nil"/>
              <w:right w:val="nil"/>
            </w:tcBorders>
            <w:shd w:val="clear" w:color="auto" w:fill="auto"/>
            <w:noWrap/>
            <w:vAlign w:val="bottom"/>
          </w:tcPr>
          <w:p w14:paraId="0FE525BB"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64E520B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45260080"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5DEE026B"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EDFAD7F"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360FA6D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17F9D49"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7C1A893"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7D56CC1F" w14:textId="77777777">
        <w:trPr>
          <w:trHeight w:val="300"/>
        </w:trPr>
        <w:tc>
          <w:tcPr>
            <w:tcW w:w="0" w:type="auto"/>
            <w:tcBorders>
              <w:top w:val="nil"/>
              <w:left w:val="nil"/>
              <w:bottom w:val="single" w:sz="4" w:space="0" w:color="auto"/>
              <w:right w:val="nil"/>
            </w:tcBorders>
            <w:shd w:val="clear" w:color="auto" w:fill="auto"/>
            <w:noWrap/>
            <w:vAlign w:val="bottom"/>
          </w:tcPr>
          <w:p w14:paraId="6CA43C8A"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tcPr>
          <w:p w14:paraId="73B3589D"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tcPr>
          <w:p w14:paraId="425B8130"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tcPr>
          <w:p w14:paraId="4B77D58B"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tcPr>
          <w:p w14:paraId="4F481DCC"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tcPr>
          <w:p w14:paraId="1CABEEF5"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tcPr>
          <w:p w14:paraId="0AFAEA4C"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tcPr>
          <w:p w14:paraId="56FB2F6A"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57</w:t>
            </w:r>
          </w:p>
        </w:tc>
      </w:tr>
      <w:tr w:rsidR="00E6263C" w:rsidRPr="00A76730" w14:paraId="6E5B7F5A" w14:textId="77777777">
        <w:trPr>
          <w:trHeight w:val="300"/>
        </w:trPr>
        <w:tc>
          <w:tcPr>
            <w:tcW w:w="0" w:type="auto"/>
            <w:tcBorders>
              <w:top w:val="nil"/>
              <w:left w:val="single" w:sz="4" w:space="0" w:color="auto"/>
              <w:bottom w:val="nil"/>
              <w:right w:val="nil"/>
            </w:tcBorders>
            <w:shd w:val="clear" w:color="auto" w:fill="auto"/>
            <w:noWrap/>
            <w:vAlign w:val="bottom"/>
          </w:tcPr>
          <w:p w14:paraId="05E1C092"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tcPr>
          <w:p w14:paraId="40A54588"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tcPr>
          <w:p w14:paraId="1F69377E"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tcPr>
          <w:p w14:paraId="2282A262"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tcPr>
          <w:p w14:paraId="089C59A1"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tcPr>
          <w:p w14:paraId="712728A9"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tcPr>
          <w:p w14:paraId="064FDDEC"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tcPr>
          <w:p w14:paraId="41016A65"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1,00E-10</w:t>
            </w:r>
          </w:p>
        </w:tc>
      </w:tr>
      <w:tr w:rsidR="00E6263C" w:rsidRPr="00A76730" w14:paraId="5745533C" w14:textId="77777777">
        <w:trPr>
          <w:trHeight w:val="300"/>
        </w:trPr>
        <w:tc>
          <w:tcPr>
            <w:tcW w:w="0" w:type="auto"/>
            <w:tcBorders>
              <w:top w:val="nil"/>
              <w:left w:val="single" w:sz="4" w:space="0" w:color="auto"/>
              <w:bottom w:val="single" w:sz="4" w:space="0" w:color="auto"/>
              <w:right w:val="nil"/>
            </w:tcBorders>
            <w:shd w:val="clear" w:color="auto" w:fill="auto"/>
            <w:noWrap/>
            <w:vAlign w:val="bottom"/>
          </w:tcPr>
          <w:p w14:paraId="473197A8"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tcPr>
          <w:p w14:paraId="5493DA87"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tcPr>
          <w:p w14:paraId="4733465B"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tcPr>
          <w:p w14:paraId="151EFEAE"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tcPr>
          <w:p w14:paraId="611D2915"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tcPr>
          <w:p w14:paraId="36BDFC99"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tcPr>
          <w:p w14:paraId="319037A0"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tcPr>
          <w:p w14:paraId="04B2B7E4"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3</w:t>
            </w:r>
          </w:p>
        </w:tc>
      </w:tr>
      <w:tr w:rsidR="00E6263C" w:rsidRPr="00A76730" w14:paraId="5B913BFD" w14:textId="77777777">
        <w:trPr>
          <w:trHeight w:val="300"/>
        </w:trPr>
        <w:tc>
          <w:tcPr>
            <w:tcW w:w="0" w:type="auto"/>
            <w:tcBorders>
              <w:top w:val="nil"/>
              <w:left w:val="nil"/>
              <w:bottom w:val="nil"/>
              <w:right w:val="nil"/>
            </w:tcBorders>
            <w:shd w:val="clear" w:color="auto" w:fill="auto"/>
            <w:noWrap/>
            <w:vAlign w:val="bottom"/>
          </w:tcPr>
          <w:p w14:paraId="1997017C" w14:textId="77777777" w:rsidR="00E6263C" w:rsidRPr="00A76730" w:rsidRDefault="00E6263C" w:rsidP="00E6263C">
            <w:pPr>
              <w:rPr>
                <w:rFonts w:ascii="Calibri" w:eastAsia="Times New Roman" w:hAnsi="Calibri" w:cs="Times New Roman"/>
                <w:b/>
                <w:color w:val="000000"/>
                <w:lang w:val="en-GB"/>
              </w:rPr>
            </w:pPr>
            <w:r w:rsidRPr="00A76730">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tcPr>
          <w:p w14:paraId="5120BFF9"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707189B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4EBC747D"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ECDBEF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6231418"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AC6AFD1"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353A943"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40F48C9F" w14:textId="77777777">
        <w:trPr>
          <w:trHeight w:val="300"/>
        </w:trPr>
        <w:tc>
          <w:tcPr>
            <w:tcW w:w="0" w:type="auto"/>
            <w:tcBorders>
              <w:top w:val="nil"/>
              <w:left w:val="nil"/>
              <w:bottom w:val="nil"/>
              <w:right w:val="nil"/>
            </w:tcBorders>
            <w:shd w:val="clear" w:color="auto" w:fill="auto"/>
            <w:noWrap/>
            <w:vAlign w:val="bottom"/>
          </w:tcPr>
          <w:p w14:paraId="6DB75224"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tcPr>
          <w:p w14:paraId="2CD72B3C"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55A275E3"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54915E2E"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67D6E6F2"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3A66C2C2"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34A551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25AEE0D8"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E6263C" w:rsidRPr="00A76730" w14:paraId="68CDFDC5" w14:textId="77777777">
        <w:trPr>
          <w:trHeight w:val="300"/>
        </w:trPr>
        <w:tc>
          <w:tcPr>
            <w:tcW w:w="0" w:type="auto"/>
            <w:tcBorders>
              <w:top w:val="nil"/>
              <w:left w:val="nil"/>
              <w:bottom w:val="nil"/>
              <w:right w:val="nil"/>
            </w:tcBorders>
            <w:shd w:val="clear" w:color="auto" w:fill="auto"/>
            <w:noWrap/>
            <w:vAlign w:val="bottom"/>
          </w:tcPr>
          <w:p w14:paraId="00C3748D"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tcPr>
          <w:p w14:paraId="655AEEF5"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6C8E0D83"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20A93E19"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tcPr>
          <w:p w14:paraId="17C000F4" w14:textId="77777777" w:rsidR="00E6263C" w:rsidRPr="00A76730" w:rsidRDefault="00E6263C" w:rsidP="00E6263C">
            <w:pPr>
              <w:jc w:val="right"/>
              <w:rPr>
                <w:rFonts w:ascii="Calibri" w:eastAsia="Times New Roman" w:hAnsi="Calibri" w:cs="Times New Roman"/>
                <w:color w:val="9C0006"/>
                <w:lang w:val="en-GB"/>
              </w:rPr>
            </w:pPr>
            <w:r w:rsidRPr="00A76730">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tcPr>
          <w:p w14:paraId="3BF14923"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tcPr>
          <w:p w14:paraId="328F9BE8"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A5CE51A"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r>
      <w:tr w:rsidR="00E6263C" w:rsidRPr="00A76730" w14:paraId="22C6C5E5" w14:textId="77777777">
        <w:trPr>
          <w:trHeight w:val="300"/>
        </w:trPr>
        <w:tc>
          <w:tcPr>
            <w:tcW w:w="0" w:type="auto"/>
            <w:tcBorders>
              <w:top w:val="nil"/>
              <w:left w:val="nil"/>
              <w:bottom w:val="nil"/>
              <w:right w:val="nil"/>
            </w:tcBorders>
            <w:shd w:val="clear" w:color="auto" w:fill="auto"/>
            <w:noWrap/>
            <w:vAlign w:val="bottom"/>
          </w:tcPr>
          <w:p w14:paraId="418D5AEA"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tcPr>
          <w:p w14:paraId="66E58F82"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FBF598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3ADA47B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62FE0FBF"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7AEEB2D"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C81008E"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BFF0DF2"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E6263C" w:rsidRPr="00A76730" w14:paraId="5E7CB138" w14:textId="77777777">
        <w:trPr>
          <w:trHeight w:val="300"/>
        </w:trPr>
        <w:tc>
          <w:tcPr>
            <w:tcW w:w="0" w:type="auto"/>
            <w:tcBorders>
              <w:top w:val="nil"/>
              <w:left w:val="nil"/>
              <w:bottom w:val="nil"/>
              <w:right w:val="nil"/>
            </w:tcBorders>
            <w:shd w:val="clear" w:color="auto" w:fill="auto"/>
            <w:noWrap/>
            <w:vAlign w:val="bottom"/>
          </w:tcPr>
          <w:p w14:paraId="3EA2B8E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tcPr>
          <w:p w14:paraId="039B9604"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2D6B7C0"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253FF3F"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6B73B3BB"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50C3055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64B0A8E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684C9F00"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1(low)</w:t>
            </w:r>
          </w:p>
        </w:tc>
      </w:tr>
      <w:tr w:rsidR="00E6263C" w:rsidRPr="00A76730" w14:paraId="20319320" w14:textId="77777777">
        <w:trPr>
          <w:trHeight w:val="300"/>
        </w:trPr>
        <w:tc>
          <w:tcPr>
            <w:tcW w:w="0" w:type="auto"/>
            <w:tcBorders>
              <w:top w:val="nil"/>
              <w:left w:val="nil"/>
              <w:bottom w:val="nil"/>
              <w:right w:val="nil"/>
            </w:tcBorders>
            <w:shd w:val="clear" w:color="auto" w:fill="auto"/>
            <w:noWrap/>
            <w:vAlign w:val="bottom"/>
          </w:tcPr>
          <w:p w14:paraId="70A79299"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tcPr>
          <w:p w14:paraId="67AFEEF1"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636E7B0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tcPr>
          <w:p w14:paraId="20728F7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tcPr>
          <w:p w14:paraId="65F68C7D"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tcPr>
          <w:p w14:paraId="3E788375"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3057F67F"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tcPr>
          <w:p w14:paraId="39983B8E"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E6263C" w:rsidRPr="00A76730" w14:paraId="2A6A5304" w14:textId="77777777">
        <w:trPr>
          <w:trHeight w:val="300"/>
        </w:trPr>
        <w:tc>
          <w:tcPr>
            <w:tcW w:w="0" w:type="auto"/>
            <w:tcBorders>
              <w:top w:val="nil"/>
              <w:left w:val="nil"/>
              <w:bottom w:val="nil"/>
              <w:right w:val="nil"/>
            </w:tcBorders>
            <w:shd w:val="clear" w:color="auto" w:fill="auto"/>
            <w:noWrap/>
            <w:vAlign w:val="bottom"/>
          </w:tcPr>
          <w:p w14:paraId="28E5F29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tcPr>
          <w:p w14:paraId="18994F8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4C8C7D0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44A55BF8"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16C61E8D"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498EB873"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0346FA95"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tcPr>
          <w:p w14:paraId="5507E1B2"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r>
      <w:tr w:rsidR="00E6263C" w:rsidRPr="00A76730" w14:paraId="7282CD01" w14:textId="77777777">
        <w:trPr>
          <w:trHeight w:val="300"/>
        </w:trPr>
        <w:tc>
          <w:tcPr>
            <w:tcW w:w="0" w:type="auto"/>
            <w:tcBorders>
              <w:top w:val="nil"/>
              <w:left w:val="nil"/>
              <w:bottom w:val="nil"/>
              <w:right w:val="nil"/>
            </w:tcBorders>
            <w:shd w:val="clear" w:color="auto" w:fill="auto"/>
            <w:noWrap/>
            <w:vAlign w:val="bottom"/>
          </w:tcPr>
          <w:p w14:paraId="4BFF99C4"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tcPr>
          <w:p w14:paraId="27BAE1D3"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7762B8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B70A5A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B8F8F58"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5D7B0C1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548BC87D"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197401A"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E6263C" w:rsidRPr="00A76730" w14:paraId="5D7E243C" w14:textId="77777777">
        <w:trPr>
          <w:trHeight w:val="300"/>
        </w:trPr>
        <w:tc>
          <w:tcPr>
            <w:tcW w:w="0" w:type="auto"/>
            <w:tcBorders>
              <w:top w:val="nil"/>
              <w:left w:val="nil"/>
              <w:bottom w:val="nil"/>
              <w:right w:val="nil"/>
            </w:tcBorders>
            <w:shd w:val="clear" w:color="auto" w:fill="auto"/>
            <w:noWrap/>
            <w:vAlign w:val="bottom"/>
          </w:tcPr>
          <w:p w14:paraId="1EFF9BF9"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tcPr>
          <w:p w14:paraId="4F0F55A1"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1A54E7D8"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464F019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5FFCD991"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233761B"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0B46A8E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tcPr>
          <w:p w14:paraId="30CA572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E6263C" w:rsidRPr="00A76730" w14:paraId="361E95A8" w14:textId="77777777">
        <w:trPr>
          <w:trHeight w:val="300"/>
        </w:trPr>
        <w:tc>
          <w:tcPr>
            <w:tcW w:w="0" w:type="auto"/>
            <w:tcBorders>
              <w:top w:val="nil"/>
              <w:left w:val="nil"/>
              <w:bottom w:val="nil"/>
              <w:right w:val="nil"/>
            </w:tcBorders>
            <w:shd w:val="clear" w:color="auto" w:fill="auto"/>
            <w:noWrap/>
            <w:vAlign w:val="bottom"/>
          </w:tcPr>
          <w:p w14:paraId="4B4101C7"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17EE07B6"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1AA917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tcPr>
          <w:p w14:paraId="279BF6A6"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2552056A"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56A6757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4AF46A4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tcPr>
          <w:p w14:paraId="1D9D49A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2A27B608" w14:textId="77777777">
        <w:trPr>
          <w:trHeight w:val="300"/>
        </w:trPr>
        <w:tc>
          <w:tcPr>
            <w:tcW w:w="0" w:type="auto"/>
            <w:tcBorders>
              <w:top w:val="nil"/>
              <w:left w:val="nil"/>
              <w:bottom w:val="nil"/>
              <w:right w:val="nil"/>
            </w:tcBorders>
            <w:shd w:val="clear" w:color="auto" w:fill="auto"/>
            <w:noWrap/>
            <w:vAlign w:val="bottom"/>
          </w:tcPr>
          <w:p w14:paraId="4E6024A6"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596ACD3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7150B4AA"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tcPr>
          <w:p w14:paraId="402FC23D" w14:textId="77777777" w:rsidR="00E6263C" w:rsidRPr="00A76730" w:rsidRDefault="00097A11"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Legend</w:t>
            </w:r>
          </w:p>
        </w:tc>
        <w:tc>
          <w:tcPr>
            <w:tcW w:w="0" w:type="auto"/>
            <w:tcBorders>
              <w:top w:val="single" w:sz="4" w:space="0" w:color="auto"/>
              <w:left w:val="nil"/>
              <w:bottom w:val="nil"/>
              <w:right w:val="nil"/>
            </w:tcBorders>
            <w:shd w:val="clear" w:color="auto" w:fill="auto"/>
            <w:noWrap/>
            <w:vAlign w:val="bottom"/>
          </w:tcPr>
          <w:p w14:paraId="033B67F8"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tcPr>
          <w:p w14:paraId="1910455A"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tcPr>
          <w:p w14:paraId="20414047"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tcPr>
          <w:p w14:paraId="024B9F37"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71420F2E" w14:textId="77777777">
        <w:trPr>
          <w:trHeight w:val="300"/>
        </w:trPr>
        <w:tc>
          <w:tcPr>
            <w:tcW w:w="0" w:type="auto"/>
            <w:tcBorders>
              <w:top w:val="nil"/>
              <w:left w:val="nil"/>
              <w:bottom w:val="nil"/>
              <w:right w:val="nil"/>
            </w:tcBorders>
            <w:shd w:val="clear" w:color="auto" w:fill="auto"/>
            <w:noWrap/>
            <w:vAlign w:val="bottom"/>
          </w:tcPr>
          <w:p w14:paraId="507F1B76"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374D647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F133671"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F1C5C67"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4E119C9B"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14B1C133"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tcPr>
          <w:p w14:paraId="024D81AC"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tcPr>
          <w:p w14:paraId="7274432D"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66D6D4C4" w14:textId="77777777">
        <w:trPr>
          <w:trHeight w:val="300"/>
        </w:trPr>
        <w:tc>
          <w:tcPr>
            <w:tcW w:w="0" w:type="auto"/>
            <w:tcBorders>
              <w:top w:val="nil"/>
              <w:left w:val="nil"/>
              <w:bottom w:val="nil"/>
              <w:right w:val="nil"/>
            </w:tcBorders>
            <w:shd w:val="clear" w:color="auto" w:fill="auto"/>
            <w:noWrap/>
            <w:vAlign w:val="bottom"/>
          </w:tcPr>
          <w:p w14:paraId="0E4D55F8"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47E7C11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20E87451"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0C307CB"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250EAB59"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tcPr>
          <w:p w14:paraId="3ED03C70"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tcPr>
          <w:p w14:paraId="55AB7CFD"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tcPr>
          <w:p w14:paraId="2EE6C9C2"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Pardalopetalum</w:t>
            </w:r>
          </w:p>
        </w:tc>
      </w:tr>
      <w:tr w:rsidR="00E6263C" w:rsidRPr="00A76730" w14:paraId="0A75F019" w14:textId="77777777">
        <w:trPr>
          <w:trHeight w:val="300"/>
        </w:trPr>
        <w:tc>
          <w:tcPr>
            <w:tcW w:w="0" w:type="auto"/>
            <w:tcBorders>
              <w:top w:val="nil"/>
              <w:left w:val="nil"/>
              <w:bottom w:val="nil"/>
              <w:right w:val="nil"/>
            </w:tcBorders>
            <w:shd w:val="clear" w:color="auto" w:fill="auto"/>
            <w:noWrap/>
            <w:vAlign w:val="bottom"/>
          </w:tcPr>
          <w:p w14:paraId="5AAD535F"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46643A21"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E16DCE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1E26613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tcPr>
          <w:p w14:paraId="416D45A4"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tcPr>
          <w:p w14:paraId="18156E4F"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tcPr>
          <w:p w14:paraId="09359C5A"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tcPr>
          <w:p w14:paraId="68BBDF64"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Coryopedilum</w:t>
            </w:r>
          </w:p>
        </w:tc>
      </w:tr>
      <w:tr w:rsidR="00E6263C" w:rsidRPr="00A76730" w14:paraId="676E5025" w14:textId="77777777">
        <w:trPr>
          <w:trHeight w:val="300"/>
        </w:trPr>
        <w:tc>
          <w:tcPr>
            <w:tcW w:w="0" w:type="auto"/>
            <w:tcBorders>
              <w:top w:val="nil"/>
              <w:left w:val="nil"/>
              <w:bottom w:val="nil"/>
              <w:right w:val="nil"/>
            </w:tcBorders>
            <w:shd w:val="clear" w:color="auto" w:fill="auto"/>
            <w:noWrap/>
            <w:vAlign w:val="bottom"/>
          </w:tcPr>
          <w:p w14:paraId="6988B0B8"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3BF0612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0FCCEF7D"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tcPr>
          <w:p w14:paraId="440C56B7"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tcPr>
          <w:p w14:paraId="28678F30"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tcPr>
          <w:p w14:paraId="27ECDCB6"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tcPr>
          <w:p w14:paraId="44DBF567"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tcPr>
          <w:p w14:paraId="45624E9A"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Brachypetalum</w:t>
            </w:r>
          </w:p>
        </w:tc>
      </w:tr>
      <w:tr w:rsidR="00E6263C" w:rsidRPr="00A76730" w14:paraId="45429043" w14:textId="77777777">
        <w:trPr>
          <w:trHeight w:val="300"/>
        </w:trPr>
        <w:tc>
          <w:tcPr>
            <w:tcW w:w="0" w:type="auto"/>
            <w:tcBorders>
              <w:top w:val="nil"/>
              <w:left w:val="nil"/>
              <w:bottom w:val="nil"/>
              <w:right w:val="nil"/>
            </w:tcBorders>
            <w:shd w:val="clear" w:color="auto" w:fill="auto"/>
            <w:noWrap/>
            <w:vAlign w:val="bottom"/>
          </w:tcPr>
          <w:p w14:paraId="0E05925B"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6CC6AA7"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tcPr>
          <w:p w14:paraId="6B2447FB"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tcPr>
          <w:p w14:paraId="69EA54AD"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tcPr>
          <w:p w14:paraId="5DBF71A6"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tcPr>
          <w:p w14:paraId="1477D05D"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tcPr>
          <w:p w14:paraId="53813835"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tcPr>
          <w:p w14:paraId="1F561A7A"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bl>
    <w:p w14:paraId="25A5414B" w14:textId="77777777" w:rsidR="005C28F9" w:rsidRPr="00A76730" w:rsidRDefault="005C28F9" w:rsidP="00E67269">
      <w:pPr>
        <w:rPr>
          <w:lang w:val="en-GB"/>
        </w:rPr>
        <w:sectPr w:rsidR="005C28F9" w:rsidRPr="00A76730">
          <w:pgSz w:w="16840" w:h="11900" w:orient="landscape"/>
          <w:pgMar w:top="993" w:right="1417" w:bottom="851" w:left="1417" w:header="708" w:footer="708" w:gutter="0"/>
          <w:cols w:space="708"/>
          <w:docGrid w:linePitch="360"/>
        </w:sectPr>
      </w:pPr>
    </w:p>
    <w:p w14:paraId="4FC6A3C0" w14:textId="77777777" w:rsidR="00FE540B" w:rsidRPr="00A76730" w:rsidRDefault="00FE540B" w:rsidP="00FE540B">
      <w:pPr>
        <w:pStyle w:val="Kop1"/>
        <w:rPr>
          <w:lang w:val="en-GB"/>
        </w:rPr>
      </w:pPr>
      <w:bookmarkStart w:id="247" w:name="_Toc262217647"/>
      <w:bookmarkEnd w:id="219"/>
      <w:r w:rsidRPr="00A76730">
        <w:rPr>
          <w:lang w:val="en-GB"/>
        </w:rPr>
        <w:t>Appendices</w:t>
      </w:r>
      <w:bookmarkEnd w:id="247"/>
    </w:p>
    <w:p w14:paraId="1284DDDC" w14:textId="77777777" w:rsidR="00D25567" w:rsidRPr="00A76730" w:rsidRDefault="00D25567" w:rsidP="00FE540B">
      <w:pPr>
        <w:pStyle w:val="Kop2"/>
        <w:numPr>
          <w:ilvl w:val="0"/>
          <w:numId w:val="20"/>
          <w:numberingChange w:id="248" w:author="Rutger Vos" w:date="2014-05-22T10:58:00Z" w:original="%1:1:0:."/>
        </w:numPr>
        <w:rPr>
          <w:lang w:val="en-GB"/>
        </w:rPr>
      </w:pPr>
      <w:bookmarkStart w:id="249" w:name="_Toc262217648"/>
      <w:r w:rsidRPr="00A76730">
        <w:rPr>
          <w:lang w:val="en-GB"/>
        </w:rPr>
        <w:t>Codes</w:t>
      </w:r>
      <w:bookmarkEnd w:id="249"/>
    </w:p>
    <w:p w14:paraId="0E4003FC" w14:textId="77777777" w:rsidR="00E232EB" w:rsidRPr="00A76730" w:rsidRDefault="00E232EB" w:rsidP="00FE540B">
      <w:pPr>
        <w:pStyle w:val="Kop3"/>
        <w:numPr>
          <w:ilvl w:val="1"/>
          <w:numId w:val="20"/>
          <w:numberingChange w:id="250" w:author="Rutger Vos" w:date="2014-05-22T10:58:00Z" w:original="%1:1:0:.%2:1:0:."/>
        </w:numPr>
        <w:rPr>
          <w:lang w:val="en-GB"/>
        </w:rPr>
      </w:pPr>
      <w:bookmarkStart w:id="251" w:name="_Toc262217649"/>
      <w:r w:rsidRPr="00A76730">
        <w:rPr>
          <w:lang w:val="en-GB"/>
        </w:rPr>
        <w:t>Bash</w:t>
      </w:r>
      <w:bookmarkEnd w:id="251"/>
    </w:p>
    <w:p w14:paraId="48E5A3D4" w14:textId="77777777" w:rsidR="005846CF" w:rsidRDefault="0058344F" w:rsidP="00FE540B">
      <w:pPr>
        <w:pStyle w:val="Kop4"/>
        <w:numPr>
          <w:ilvl w:val="2"/>
          <w:numId w:val="20"/>
          <w:numberingChange w:id="252" w:author="Rutger Vos" w:date="2014-05-22T10:58:00Z" w:original="%1:1:0:.%2:1:0:.%3:1:0:."/>
        </w:numPr>
        <w:rPr>
          <w:lang w:val="en-GB"/>
        </w:rPr>
      </w:pPr>
      <w:bookmarkStart w:id="253" w:name="_Toc262217650"/>
      <w:r w:rsidRPr="00A76730">
        <w:rPr>
          <w:lang w:val="en-GB"/>
        </w:rPr>
        <w:t>Create_traindata</w:t>
      </w:r>
      <w:r w:rsidR="005846CF" w:rsidRPr="00A76730">
        <w:rPr>
          <w:lang w:val="en-GB"/>
        </w:rPr>
        <w:t>.sh</w:t>
      </w:r>
      <w:bookmarkEnd w:id="253"/>
    </w:p>
    <w:p w14:paraId="2CCAC83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#!/usr/bin/env bash</w:t>
      </w:r>
    </w:p>
    <w:p w14:paraId="7A6FDBC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04EDCB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 the directories</w:t>
      </w:r>
    </w:p>
    <w:p w14:paraId="5C767C0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directories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4881C63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359D9DA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directory=${directories%%/}</w:t>
      </w:r>
    </w:p>
    <w:p w14:paraId="7AB68EB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#The tuber pictures use another Perl script for training the neural network</w:t>
      </w:r>
    </w:p>
    <w:p w14:paraId="488E34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#than the flower pictures. So check the name of the directory.</w:t>
      </w:r>
    </w:p>
    <w:p w14:paraId="1289EEE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$directory == T* ]]</w:t>
      </w:r>
    </w:p>
    <w:p w14:paraId="50A00A1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#If it starts with T (=Tuber)</w:t>
      </w:r>
    </w:p>
    <w:p w14:paraId="26B0B25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63B7334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directory</w:t>
      </w:r>
    </w:p>
    <w:p w14:paraId="063661E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$directory</w:t>
      </w:r>
    </w:p>
    <w:p w14:paraId="6F56256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#Loop through the directories</w:t>
      </w:r>
    </w:p>
    <w:p w14:paraId="56E65F8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directories2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5EEC6A6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w:t>
      </w:r>
    </w:p>
    <w:p w14:paraId="2EBBDF5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variables</w:t>
      </w:r>
    </w:p>
    <w:p w14:paraId="7874F81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catagory=</w:t>
      </w:r>
      <w:r w:rsidRPr="0057439D">
        <w:rPr>
          <w:rFonts w:ascii="Menlo Regular" w:hAnsi="Menlo Regular" w:cs="Menlo Regular"/>
          <w:color w:val="1C00CF"/>
          <w:sz w:val="22"/>
          <w:szCs w:val="22"/>
          <w:lang w:val="en-US"/>
        </w:rPr>
        <w:t>0</w:t>
      </w:r>
    </w:p>
    <w:p w14:paraId="3A5E1CC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shape=${directories2%%/}</w:t>
      </w:r>
    </w:p>
    <w:p w14:paraId="47833F3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"run traindata.pl for $shape"</w:t>
      </w:r>
    </w:p>
    <w:p w14:paraId="111DB01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#Give the Look-a-like tubers catagory -1</w:t>
      </w:r>
    </w:p>
    <w:p w14:paraId="3AF8831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$shape == L* ]]</w:t>
      </w:r>
    </w:p>
    <w:p w14:paraId="6ACB1B4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0CE20C3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catagory=</w:t>
      </w:r>
      <w:r w:rsidRPr="0057439D">
        <w:rPr>
          <w:rFonts w:ascii="Menlo Regular" w:hAnsi="Menlo Regular" w:cs="Menlo Regular"/>
          <w:color w:val="1C00CF"/>
          <w:sz w:val="22"/>
          <w:szCs w:val="22"/>
          <w:lang w:val="en-US"/>
        </w:rPr>
        <w:t>-1</w:t>
      </w:r>
    </w:p>
    <w:p w14:paraId="56FAA3D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#Give the salep tubers catagory 1</w:t>
      </w:r>
    </w:p>
    <w:p w14:paraId="686B77F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else</w:t>
      </w:r>
    </w:p>
    <w:p w14:paraId="7DE6464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catagory=</w:t>
      </w:r>
      <w:r w:rsidRPr="0057439D">
        <w:rPr>
          <w:rFonts w:ascii="Menlo Regular" w:hAnsi="Menlo Regular" w:cs="Menlo Regular"/>
          <w:color w:val="1C00CF"/>
          <w:sz w:val="22"/>
          <w:szCs w:val="22"/>
          <w:lang w:val="en-US"/>
        </w:rPr>
        <w:t>1</w:t>
      </w:r>
    </w:p>
    <w:p w14:paraId="0622DBD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fi</w:t>
      </w:r>
    </w:p>
    <w:p w14:paraId="0257F2D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30AE22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#Run the traindata script and write the output to a tsv file.</w:t>
      </w:r>
    </w:p>
    <w:p w14:paraId="53924AF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#Give this file the name of the current directory</w:t>
      </w:r>
    </w:p>
    <w:p w14:paraId="2E53701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perl ../traindata.pl -d ./$shape -c $catagory &gt; $shape.tsv</w:t>
      </w:r>
    </w:p>
    <w:p w14:paraId="5200370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done</w:t>
      </w:r>
    </w:p>
    <w:p w14:paraId="6D4B565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#After looping through the directories go out of the Tuber directory</w:t>
      </w:r>
    </w:p>
    <w:p w14:paraId="7E3B2E4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3F6C27E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$directory == F* ]]</w:t>
      </w:r>
    </w:p>
    <w:p w14:paraId="334379F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#If it starts with F (=Flower)</w:t>
      </w:r>
    </w:p>
    <w:p w14:paraId="3EAC048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68358CA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directory</w:t>
      </w:r>
    </w:p>
    <w:p w14:paraId="69628B1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$directory</w:t>
      </w:r>
    </w:p>
    <w:p w14:paraId="047E945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#Loop through the section directories</w:t>
      </w:r>
    </w:p>
    <w:p w14:paraId="070DED8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section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3C5D392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w:t>
      </w:r>
    </w:p>
    <w:p w14:paraId="5F66EF2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section directory</w:t>
      </w:r>
    </w:p>
    <w:p w14:paraId="0AF17E6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$section</w:t>
      </w:r>
    </w:p>
    <w:p w14:paraId="6D8B7AC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#Loop through the species directories</w:t>
      </w:r>
    </w:p>
    <w:p w14:paraId="1AF20F1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species_dir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5338D2D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w:t>
      </w:r>
    </w:p>
    <w:p w14:paraId="45FE8AB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variables</w:t>
      </w:r>
    </w:p>
    <w:p w14:paraId="511CF9F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species=${species_dir%%/}</w:t>
      </w:r>
    </w:p>
    <w:p w14:paraId="5FAEE80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 xml:space="preserve">echo </w:t>
      </w:r>
      <w:r w:rsidRPr="0057439D">
        <w:rPr>
          <w:rFonts w:ascii="Menlo Regular" w:hAnsi="Menlo Regular" w:cs="Menlo Regular"/>
          <w:color w:val="C41A16"/>
          <w:sz w:val="22"/>
          <w:szCs w:val="22"/>
          <w:lang w:val="en-US"/>
        </w:rPr>
        <w:t>"run traindata2.pl for $species"</w:t>
      </w:r>
    </w:p>
    <w:p w14:paraId="54091AB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#Run the traindata2 script and redirect the output to a tsv file.</w:t>
      </w:r>
    </w:p>
    <w:p w14:paraId="7C525F6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#Give this file the name of the current directory</w:t>
      </w:r>
    </w:p>
    <w:p w14:paraId="7F21ECF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perl ../../traindata2.pl -d ./$species -c </w:t>
      </w:r>
      <w:r w:rsidRPr="0057439D">
        <w:rPr>
          <w:rFonts w:ascii="Menlo Regular" w:hAnsi="Menlo Regular" w:cs="Menlo Regular"/>
          <w:color w:val="1C00CF"/>
          <w:sz w:val="22"/>
          <w:szCs w:val="22"/>
          <w:lang w:val="en-US"/>
        </w:rPr>
        <w:t>0</w:t>
      </w:r>
      <w:r w:rsidRPr="0057439D">
        <w:rPr>
          <w:rFonts w:ascii="Menlo Regular" w:hAnsi="Menlo Regular" w:cs="Menlo Regular"/>
          <w:color w:val="000000"/>
          <w:sz w:val="22"/>
          <w:szCs w:val="22"/>
          <w:lang w:val="en-US"/>
        </w:rPr>
        <w:t xml:space="preserve"> &gt; $species.tsv</w:t>
      </w:r>
    </w:p>
    <w:p w14:paraId="538CD31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done</w:t>
      </w:r>
    </w:p>
    <w:p w14:paraId="5C8BE47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#After loopging through the species directories go back to the Flower directory</w:t>
      </w:r>
    </w:p>
    <w:p w14:paraId="7DC8766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0E73511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done</w:t>
      </w:r>
    </w:p>
    <w:p w14:paraId="78F9D88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#After looping through the section directories go out of the Flower directory</w:t>
      </w:r>
    </w:p>
    <w:p w14:paraId="23F5C88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271BCAE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fi</w:t>
      </w:r>
    </w:p>
    <w:p w14:paraId="7044A9A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152E724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1E296D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w:t>
      </w:r>
    </w:p>
    <w:p w14:paraId="5CC24EE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255B1EF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3BE972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#Print a finish message</w:t>
      </w:r>
    </w:p>
    <w:p w14:paraId="31BAB02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"Done"</w:t>
      </w:r>
    </w:p>
    <w:p w14:paraId="6205A0D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"Please modify the flower data:"</w:t>
      </w:r>
    </w:p>
    <w:p w14:paraId="0CF82091" w14:textId="77777777" w:rsidR="0057439D" w:rsidRDefault="0057439D" w:rsidP="0057439D">
      <w:pPr>
        <w:rPr>
          <w:rFonts w:ascii="Menlo Regular" w:hAnsi="Menlo Regular" w:cs="Menlo Regular"/>
          <w:color w:val="C41A16"/>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"Run: ./modify_flower_data.sh"</w:t>
      </w:r>
      <w:r>
        <w:rPr>
          <w:rFonts w:ascii="Menlo Regular" w:hAnsi="Menlo Regular" w:cs="Menlo Regular"/>
          <w:color w:val="C41A16"/>
          <w:sz w:val="22"/>
          <w:szCs w:val="22"/>
          <w:lang w:val="en-US"/>
        </w:rPr>
        <w:br w:type="page"/>
      </w:r>
    </w:p>
    <w:p w14:paraId="26060097" w14:textId="77777777" w:rsidR="0057439D" w:rsidRPr="0057439D" w:rsidRDefault="0057439D" w:rsidP="0057439D"/>
    <w:p w14:paraId="4F51773F" w14:textId="77777777" w:rsidR="008A373F" w:rsidRDefault="00F05FA2" w:rsidP="00FE540B">
      <w:pPr>
        <w:pStyle w:val="Kop4"/>
        <w:numPr>
          <w:ilvl w:val="2"/>
          <w:numId w:val="20"/>
          <w:numberingChange w:id="254" w:author="Rutger Vos" w:date="2014-05-22T10:58:00Z" w:original="%1:1:0:.%2:1:0:.%3:2:0:."/>
        </w:numPr>
        <w:rPr>
          <w:lang w:val="en-GB"/>
        </w:rPr>
      </w:pPr>
      <w:bookmarkStart w:id="255" w:name="_Toc262217651"/>
      <w:r>
        <w:rPr>
          <w:lang w:val="en-GB"/>
        </w:rPr>
        <w:t>modify_flower_data.sh</w:t>
      </w:r>
      <w:bookmarkEnd w:id="255"/>
    </w:p>
    <w:p w14:paraId="0358964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#!/usr/bin/env bash</w:t>
      </w:r>
    </w:p>
    <w:p w14:paraId="788A45A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B9F47B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#Go into the Flower directory</w:t>
      </w:r>
    </w:p>
    <w:p w14:paraId="5890653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Flower</w:t>
      </w:r>
    </w:p>
    <w:p w14:paraId="3686FDE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3C7D02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through the directories</w:t>
      </w:r>
    </w:p>
    <w:p w14:paraId="538A23D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directory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758DD2A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5CD86CC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directory</w:t>
      </w:r>
    </w:p>
    <w:p w14:paraId="75D1C2A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$directory</w:t>
      </w:r>
    </w:p>
    <w:p w14:paraId="0B25F2B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#Run combine_files.py</w:t>
      </w:r>
    </w:p>
    <w:p w14:paraId="49DC186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"Run combine_files.py"</w:t>
      </w:r>
    </w:p>
    <w:p w14:paraId="1BA06EA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python ../../combine_files.py</w:t>
      </w:r>
    </w:p>
    <w:p w14:paraId="74C0AF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back to the Flower directory</w:t>
      </w:r>
    </w:p>
    <w:p w14:paraId="1F22C7A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1452B51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43F97E7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5751F3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#Run add_columns.py</w:t>
      </w:r>
    </w:p>
    <w:p w14:paraId="093AD96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"Run add_columns.py"</w:t>
      </w:r>
    </w:p>
    <w:p w14:paraId="31B3BB4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python ../add_columns.py</w:t>
      </w:r>
    </w:p>
    <w:p w14:paraId="57258C9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68F038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#Print a finising message</w:t>
      </w:r>
    </w:p>
    <w:p w14:paraId="47870BE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"Finished"</w:t>
      </w:r>
    </w:p>
    <w:p w14:paraId="22DFE5F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2873C0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train a neural network use the folowing command:"</w:t>
      </w:r>
    </w:p>
    <w:p w14:paraId="1915E07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"perl trainai.pl -d &lt;directory_with_traindata&gt; -c &lt;number_of_categories&gt; -o &lt;output&gt;"</w:t>
      </w:r>
    </w:p>
    <w:p w14:paraId="774FD5A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change the Desired Error add -t &lt;desired_error&gt;"</w:t>
      </w:r>
    </w:p>
    <w:p w14:paraId="4CC40B2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change the number of epoch add -e &lt;epochs&gt;"</w:t>
      </w:r>
    </w:p>
    <w:p w14:paraId="17EDE7D0" w14:textId="77777777" w:rsidR="0057439D" w:rsidRDefault="0057439D" w:rsidP="0057439D">
      <w:pPr>
        <w:rPr>
          <w:rFonts w:ascii="Menlo Regular" w:hAnsi="Menlo Regular" w:cs="Menlo Regular"/>
          <w:color w:val="C41A16"/>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follow the run time add date; before and ;date after the command"</w:t>
      </w:r>
      <w:r>
        <w:rPr>
          <w:rFonts w:ascii="Menlo Regular" w:hAnsi="Menlo Regular" w:cs="Menlo Regular"/>
          <w:color w:val="C41A16"/>
          <w:sz w:val="22"/>
          <w:szCs w:val="22"/>
          <w:lang w:val="en-US"/>
        </w:rPr>
        <w:br w:type="page"/>
      </w:r>
    </w:p>
    <w:p w14:paraId="1CE2D2F5" w14:textId="77777777" w:rsidR="0057439D" w:rsidRPr="0057439D" w:rsidRDefault="0057439D" w:rsidP="0057439D"/>
    <w:p w14:paraId="44C3C3EA" w14:textId="77777777" w:rsidR="00C54370" w:rsidRDefault="00F05FA2" w:rsidP="00FE540B">
      <w:pPr>
        <w:pStyle w:val="Kop4"/>
        <w:numPr>
          <w:ilvl w:val="2"/>
          <w:numId w:val="20"/>
          <w:numberingChange w:id="256" w:author="Rutger Vos" w:date="2014-05-22T10:58:00Z" w:original="%1:1:0:.%2:1:0:.%3:3:0:."/>
        </w:numPr>
        <w:rPr>
          <w:lang w:val="en-GB"/>
        </w:rPr>
      </w:pPr>
      <w:bookmarkStart w:id="257" w:name="_Toc262217652"/>
      <w:r>
        <w:rPr>
          <w:lang w:val="en-GB"/>
        </w:rPr>
        <w:t>training</w:t>
      </w:r>
      <w:r w:rsidR="00715FE2" w:rsidRPr="00A76730">
        <w:rPr>
          <w:lang w:val="en-GB"/>
        </w:rPr>
        <w:t>.sh</w:t>
      </w:r>
      <w:bookmarkEnd w:id="257"/>
    </w:p>
    <w:p w14:paraId="253FC9B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#!/usr/bin/env bash</w:t>
      </w:r>
    </w:p>
    <w:p w14:paraId="1B2A45E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FC963C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w:t>
      </w:r>
    </w:p>
    <w:p w14:paraId="2C05722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67F8359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82D381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39CD16A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Download pictures from Flickr                                   #</w:t>
      </w:r>
    </w:p>
    <w:p w14:paraId="0BEAF82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503E06A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692B18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#Download pictures from Flickr</w:t>
      </w:r>
    </w:p>
    <w:p w14:paraId="74B2497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python Offlickr.py -p -n -i </w:t>
      </w:r>
      <w:r w:rsidRPr="0057439D">
        <w:rPr>
          <w:rFonts w:ascii="Menlo Regular" w:hAnsi="Menlo Regular" w:cs="Menlo Regular"/>
          <w:color w:val="1C00CF"/>
          <w:sz w:val="22"/>
          <w:szCs w:val="22"/>
          <w:lang w:val="en-US"/>
        </w:rPr>
        <w:t>113733456</w:t>
      </w:r>
      <w:r w:rsidRPr="0057439D">
        <w:rPr>
          <w:rFonts w:ascii="Menlo Regular" w:hAnsi="Menlo Regular" w:cs="Menlo Regular"/>
          <w:color w:val="000000"/>
          <w:sz w:val="22"/>
          <w:szCs w:val="22"/>
          <w:lang w:val="en-US"/>
        </w:rPr>
        <w:t>@N06 -d .</w:t>
      </w:r>
    </w:p>
    <w:p w14:paraId="76B9FD2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8328D2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#List all xml files and save it in a</w:t>
      </w:r>
    </w:p>
    <w:p w14:paraId="265ECB7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ls | egrep xml &gt; xml_files.txt</w:t>
      </w:r>
    </w:p>
    <w:p w14:paraId="1DB179F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C9FCBD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#Get the tags for every picture</w:t>
      </w:r>
    </w:p>
    <w:p w14:paraId="595D022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python get_tags.py</w:t>
      </w:r>
    </w:p>
    <w:p w14:paraId="602776D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507018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#remove all xml files and the list of xml files saved in xml_files.txt</w:t>
      </w:r>
    </w:p>
    <w:p w14:paraId="58D36A3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rm *.xml xml_files.txt</w:t>
      </w:r>
    </w:p>
    <w:p w14:paraId="419DD03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E489AF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26E44F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ask the user to check manualy if al pictures are download correctly. If not, download them by hand.</w:t>
      </w:r>
    </w:p>
    <w:p w14:paraId="7B593B0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293B7B2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"Pictures downloaded"</w:t>
      </w:r>
    </w:p>
    <w:p w14:paraId="69F1472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"Please check the downloaded pictures."</w:t>
      </w:r>
    </w:p>
    <w:p w14:paraId="6844CE1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"Download all broken pictures by hand:"</w:t>
      </w:r>
    </w:p>
    <w:p w14:paraId="32A3E19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"log in on Flickr with the shared naturalis account and go to:"</w:t>
      </w:r>
    </w:p>
    <w:p w14:paraId="54111F8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"https://www.flickr.com/photos/113733456@N06/&lt;picture_id&gt;/sizes/o/"</w:t>
      </w:r>
    </w:p>
    <w:p w14:paraId="2FF3BCE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"Press enter to continue"</w:t>
      </w:r>
    </w:p>
    <w:p w14:paraId="34A21C7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read</w:t>
      </w:r>
    </w:p>
    <w:p w14:paraId="4A29FBE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7B2D45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3289099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Divide pictures between Flower and Tuber                            #</w:t>
      </w:r>
    </w:p>
    <w:p w14:paraId="4E42971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6BAC0D8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28FAD4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#Create the required directories</w:t>
      </w:r>
    </w:p>
    <w:p w14:paraId="1CF7C10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mkdir Flower Tuber Tuber/LOblong Tuber/LSpur Tuber/LRound Tuber/Oblong Tuber/Round Tuber/Spur</w:t>
      </w:r>
    </w:p>
    <w:p w14:paraId="67B51EE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A6E88D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through every jpg file</w:t>
      </w:r>
    </w:p>
    <w:p w14:paraId="6D835CB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i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*.jpg</w:t>
      </w:r>
    </w:p>
    <w:p w14:paraId="6387D6E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6D4D403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name=(${i//./ }$</w:t>
      </w:r>
      <w:r w:rsidRPr="0057439D">
        <w:rPr>
          <w:rFonts w:ascii="Menlo Regular" w:hAnsi="Menlo Regular" w:cs="Menlo Regular"/>
          <w:color w:val="1C00CF"/>
          <w:sz w:val="22"/>
          <w:szCs w:val="22"/>
          <w:lang w:val="en-US"/>
        </w:rPr>
        <w:t>0</w:t>
      </w:r>
      <w:r w:rsidRPr="0057439D">
        <w:rPr>
          <w:rFonts w:ascii="Menlo Regular" w:hAnsi="Menlo Regular" w:cs="Menlo Regular"/>
          <w:color w:val="000000"/>
          <w:sz w:val="22"/>
          <w:szCs w:val="22"/>
          <w:lang w:val="en-US"/>
        </w:rPr>
        <w:t>)</w:t>
      </w:r>
    </w:p>
    <w:p w14:paraId="47A4D94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tags=</w:t>
      </w:r>
      <w:r w:rsidRPr="0057439D">
        <w:rPr>
          <w:rFonts w:ascii="Menlo Regular" w:hAnsi="Menlo Regular" w:cs="Menlo Regular"/>
          <w:color w:val="C41A16"/>
          <w:sz w:val="22"/>
          <w:szCs w:val="22"/>
          <w:lang w:val="en-US"/>
        </w:rPr>
        <w:t>"$name""_tags.txt"</w:t>
      </w:r>
    </w:p>
    <w:p w14:paraId="1A2FDF8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#Conver from jpg to png</w:t>
      </w:r>
    </w:p>
    <w:p w14:paraId="399FA92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"Convert $i to $name.png"</w:t>
      </w:r>
    </w:p>
    <w:p w14:paraId="3D29B00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convert $i $name.png</w:t>
      </w:r>
    </w:p>
    <w:p w14:paraId="0352315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content=$(cat $tags)</w:t>
      </w:r>
    </w:p>
    <w:p w14:paraId="033ABC2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w:t>
      </w:r>
    </w:p>
    <w:p w14:paraId="7F51FCB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#Divide the pictiure and tags between Tuber and Flower</w:t>
      </w:r>
    </w:p>
    <w:p w14:paraId="0757E3D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$content == *Tuber* ]]</w:t>
      </w:r>
    </w:p>
    <w:p w14:paraId="51CBB34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0EA86E6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Tuber</w:t>
      </w:r>
    </w:p>
    <w:p w14:paraId="6EA10CB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Tuber</w:t>
      </w:r>
    </w:p>
    <w:p w14:paraId="3371760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*Flower* ]]</w:t>
      </w:r>
    </w:p>
    <w:p w14:paraId="22CA21E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3F8313E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Flower</w:t>
      </w:r>
    </w:p>
    <w:p w14:paraId="229E4F5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Flower</w:t>
      </w:r>
    </w:p>
    <w:p w14:paraId="2E579E9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else</w:t>
      </w:r>
    </w:p>
    <w:p w14:paraId="726AFD3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"No correct tag found"</w:t>
      </w:r>
    </w:p>
    <w:p w14:paraId="0D80E6F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w:t>
      </w:r>
    </w:p>
    <w:p w14:paraId="252996B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fi</w:t>
      </w:r>
    </w:p>
    <w:p w14:paraId="4788473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52210D8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910DA3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#Remove the jpg that will not be used anymore</w:t>
      </w:r>
    </w:p>
    <w:p w14:paraId="7691736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rm *.jpg</w:t>
      </w:r>
    </w:p>
    <w:p w14:paraId="45064D4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DCF829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print a message and wait for input from the user.</w:t>
      </w:r>
    </w:p>
    <w:p w14:paraId="3CD2E1D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012E7A9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"Pictures divided between flower and tuber"</w:t>
      </w:r>
    </w:p>
    <w:p w14:paraId="6F213D3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"Press enter to continue"</w:t>
      </w:r>
    </w:p>
    <w:p w14:paraId="6935F1F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read</w:t>
      </w:r>
    </w:p>
    <w:p w14:paraId="55919DA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E58E2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42FF177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Divide the pictures in Flower between the different genera and the different species       #</w:t>
      </w:r>
    </w:p>
    <w:p w14:paraId="4F333F6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7C13A40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888DCC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#go into the Flower directory</w:t>
      </w:r>
    </w:p>
    <w:p w14:paraId="558A097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Flower</w:t>
      </w:r>
    </w:p>
    <w:p w14:paraId="2B9A184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1A189B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through the png files</w:t>
      </w:r>
    </w:p>
    <w:p w14:paraId="3D2E423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files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*.png</w:t>
      </w:r>
    </w:p>
    <w:p w14:paraId="32AE61E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66EE269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name=(${files//./ }$</w:t>
      </w:r>
      <w:r w:rsidRPr="0057439D">
        <w:rPr>
          <w:rFonts w:ascii="Menlo Regular" w:hAnsi="Menlo Regular" w:cs="Menlo Regular"/>
          <w:color w:val="1C00CF"/>
          <w:sz w:val="22"/>
          <w:szCs w:val="22"/>
          <w:lang w:val="en-US"/>
        </w:rPr>
        <w:t>0</w:t>
      </w:r>
      <w:r w:rsidRPr="0057439D">
        <w:rPr>
          <w:rFonts w:ascii="Menlo Regular" w:hAnsi="Menlo Regular" w:cs="Menlo Regular"/>
          <w:color w:val="000000"/>
          <w:sz w:val="22"/>
          <w:szCs w:val="22"/>
          <w:lang w:val="en-US"/>
        </w:rPr>
        <w:t>)</w:t>
      </w:r>
    </w:p>
    <w:p w14:paraId="594C5D7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tags=</w:t>
      </w:r>
      <w:r w:rsidRPr="0057439D">
        <w:rPr>
          <w:rFonts w:ascii="Menlo Regular" w:hAnsi="Menlo Regular" w:cs="Menlo Regular"/>
          <w:color w:val="C41A16"/>
          <w:sz w:val="22"/>
          <w:szCs w:val="22"/>
          <w:lang w:val="en-US"/>
        </w:rPr>
        <w:t>"$name""_tags.txt"</w:t>
      </w:r>
    </w:p>
    <w:p w14:paraId="61AB089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variables that will be used to create directories.</w:t>
      </w:r>
    </w:p>
    <w:p w14:paraId="797602B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content=$(cat $tags)</w:t>
      </w:r>
    </w:p>
    <w:p w14:paraId="3F54041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sectioni=$(sed -n </w:t>
      </w:r>
      <w:r w:rsidRPr="0057439D">
        <w:rPr>
          <w:rFonts w:ascii="Menlo Regular" w:hAnsi="Menlo Regular" w:cs="Menlo Regular"/>
          <w:color w:val="C41A16"/>
          <w:sz w:val="22"/>
          <w:szCs w:val="22"/>
          <w:lang w:val="en-US"/>
        </w:rPr>
        <w:t>'3p'</w:t>
      </w:r>
      <w:r w:rsidRPr="0057439D">
        <w:rPr>
          <w:rFonts w:ascii="Menlo Regular" w:hAnsi="Menlo Regular" w:cs="Menlo Regular"/>
          <w:color w:val="000000"/>
          <w:sz w:val="22"/>
          <w:szCs w:val="22"/>
          <w:lang w:val="en-US"/>
        </w:rPr>
        <w:t xml:space="preserve"> &lt; $tags)</w:t>
      </w:r>
    </w:p>
    <w:p w14:paraId="152DFB3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speciesi=$(sed -n </w:t>
      </w:r>
      <w:r w:rsidRPr="0057439D">
        <w:rPr>
          <w:rFonts w:ascii="Menlo Regular" w:hAnsi="Menlo Regular" w:cs="Menlo Regular"/>
          <w:color w:val="C41A16"/>
          <w:sz w:val="22"/>
          <w:szCs w:val="22"/>
          <w:lang w:val="en-US"/>
        </w:rPr>
        <w:t>'4p'</w:t>
      </w:r>
      <w:r w:rsidRPr="0057439D">
        <w:rPr>
          <w:rFonts w:ascii="Menlo Regular" w:hAnsi="Menlo Regular" w:cs="Menlo Regular"/>
          <w:color w:val="000000"/>
          <w:sz w:val="22"/>
          <w:szCs w:val="22"/>
          <w:lang w:val="en-US"/>
        </w:rPr>
        <w:t xml:space="preserve"> &lt; $tags)</w:t>
      </w:r>
    </w:p>
    <w:p w14:paraId="200C29E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section=(${sectioni</w:t>
      </w:r>
      <w:r w:rsidRPr="0057439D">
        <w:rPr>
          <w:rFonts w:ascii="Menlo Regular" w:hAnsi="Menlo Regular" w:cs="Menlo Regular"/>
          <w:color w:val="007400"/>
          <w:sz w:val="22"/>
          <w:szCs w:val="22"/>
          <w:lang w:val="en-US"/>
        </w:rPr>
        <w:t>##*:})</w:t>
      </w:r>
    </w:p>
    <w:p w14:paraId="0DB14FF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species=(${speciesi</w:t>
      </w:r>
      <w:r w:rsidRPr="0057439D">
        <w:rPr>
          <w:rFonts w:ascii="Menlo Regular" w:hAnsi="Menlo Regular" w:cs="Menlo Regular"/>
          <w:color w:val="007400"/>
          <w:sz w:val="22"/>
          <w:szCs w:val="22"/>
          <w:lang w:val="en-US"/>
        </w:rPr>
        <w:t>##*:})</w:t>
      </w:r>
    </w:p>
    <w:p w14:paraId="6655EC5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a direcory with the name of the section</w:t>
      </w:r>
    </w:p>
    <w:p w14:paraId="0959444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mkdir $section</w:t>
      </w:r>
    </w:p>
    <w:p w14:paraId="409D8D9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#Move the picure and tag file to the the correct directory</w:t>
      </w:r>
    </w:p>
    <w:p w14:paraId="774CE6D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$files $section</w:t>
      </w:r>
    </w:p>
    <w:p w14:paraId="5C40A6E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$section</w:t>
      </w:r>
    </w:p>
    <w:p w14:paraId="37502C8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section directory and create a directory wiht the name of the species</w:t>
      </w:r>
    </w:p>
    <w:p w14:paraId="19CA43B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$section</w:t>
      </w:r>
    </w:p>
    <w:p w14:paraId="7F948E2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mkdir $species</w:t>
      </w:r>
    </w:p>
    <w:p w14:paraId="011F7E9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#Move the picture and tag file to the correct directory</w:t>
      </w:r>
    </w:p>
    <w:p w14:paraId="30480E5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$files $species</w:t>
      </w:r>
    </w:p>
    <w:p w14:paraId="575B153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$species</w:t>
      </w:r>
    </w:p>
    <w:p w14:paraId="5C4AD79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back to the Flower directory</w:t>
      </w:r>
    </w:p>
    <w:p w14:paraId="3E3E430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759D543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2FB43CB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#After looping through the png files in the Flower directory go out of this directory</w:t>
      </w:r>
    </w:p>
    <w:p w14:paraId="308ADD3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w:t>
      </w:r>
    </w:p>
    <w:p w14:paraId="5A55C73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7C9992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print a message and wait for input from the user</w:t>
      </w:r>
    </w:p>
    <w:p w14:paraId="7C060C4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0F1274E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"Flower pictures divided"</w:t>
      </w:r>
    </w:p>
    <w:p w14:paraId="521AE1A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"Press enter to continue"</w:t>
      </w:r>
    </w:p>
    <w:p w14:paraId="6C4EF46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read</w:t>
      </w:r>
    </w:p>
    <w:p w14:paraId="2C0299C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AD29EC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7D22A55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Devide the pictures in Tuber between shape(L-a-L)                           #</w:t>
      </w:r>
    </w:p>
    <w:p w14:paraId="352ED5E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60D0AEC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0CEA49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#Go into the Tuber Directory</w:t>
      </w:r>
    </w:p>
    <w:p w14:paraId="528C546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Tuber</w:t>
      </w:r>
    </w:p>
    <w:p w14:paraId="6C8F95D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B74347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files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*.png</w:t>
      </w:r>
    </w:p>
    <w:p w14:paraId="140CBD1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47BE5C9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the variables to divide the pictures.</w:t>
      </w:r>
    </w:p>
    <w:p w14:paraId="6CF1F84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name=(${files//./ }$</w:t>
      </w:r>
      <w:r w:rsidRPr="0057439D">
        <w:rPr>
          <w:rFonts w:ascii="Menlo Regular" w:hAnsi="Menlo Regular" w:cs="Menlo Regular"/>
          <w:color w:val="1C00CF"/>
          <w:sz w:val="22"/>
          <w:szCs w:val="22"/>
          <w:lang w:val="en-US"/>
        </w:rPr>
        <w:t>0</w:t>
      </w:r>
      <w:r w:rsidRPr="0057439D">
        <w:rPr>
          <w:rFonts w:ascii="Menlo Regular" w:hAnsi="Menlo Regular" w:cs="Menlo Regular"/>
          <w:color w:val="000000"/>
          <w:sz w:val="22"/>
          <w:szCs w:val="22"/>
          <w:lang w:val="en-US"/>
        </w:rPr>
        <w:t>)</w:t>
      </w:r>
    </w:p>
    <w:p w14:paraId="19CE67D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tags=</w:t>
      </w:r>
      <w:r w:rsidRPr="0057439D">
        <w:rPr>
          <w:rFonts w:ascii="Menlo Regular" w:hAnsi="Menlo Regular" w:cs="Menlo Regular"/>
          <w:color w:val="C41A16"/>
          <w:sz w:val="22"/>
          <w:szCs w:val="22"/>
          <w:lang w:val="en-US"/>
        </w:rPr>
        <w:t>"$name""_tags.txt"</w:t>
      </w:r>
    </w:p>
    <w:p w14:paraId="1E72E88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content=$(cat $tags)</w:t>
      </w:r>
    </w:p>
    <w:p w14:paraId="394FE7E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#Divide the pictures to the correct directory</w:t>
      </w:r>
    </w:p>
    <w:p w14:paraId="497F4BE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$content == *Look-a-Like_round* ]]</w:t>
      </w:r>
    </w:p>
    <w:p w14:paraId="338E9F8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0189C42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LRound/</w:t>
      </w:r>
    </w:p>
    <w:p w14:paraId="1D36A6B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LRound/</w:t>
      </w:r>
    </w:p>
    <w:p w14:paraId="54A5B9A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*Look-a-Like_oblong* ]]</w:t>
      </w:r>
    </w:p>
    <w:p w14:paraId="74D1245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166BCA6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LOblong/</w:t>
      </w:r>
    </w:p>
    <w:p w14:paraId="40410FF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LOblong/</w:t>
      </w:r>
    </w:p>
    <w:p w14:paraId="1B0E26D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*Look-a-Like_spur* ]]</w:t>
      </w:r>
    </w:p>
    <w:p w14:paraId="08F4AAC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2D47346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LSpur/</w:t>
      </w:r>
    </w:p>
    <w:p w14:paraId="1FB25D8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LSpur/</w:t>
      </w:r>
    </w:p>
    <w:p w14:paraId="18BA3B5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*Round* ]]</w:t>
      </w:r>
    </w:p>
    <w:p w14:paraId="3B84314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5963707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Round/</w:t>
      </w:r>
    </w:p>
    <w:p w14:paraId="56DE993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Round/</w:t>
      </w:r>
    </w:p>
    <w:p w14:paraId="34A8A2D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*Oblong* ]]</w:t>
      </w:r>
    </w:p>
    <w:p w14:paraId="447C772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75F4444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Oblong/</w:t>
      </w:r>
    </w:p>
    <w:p w14:paraId="36ED00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Oblong/</w:t>
      </w:r>
    </w:p>
    <w:p w14:paraId="3D42002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*Spur* ]]</w:t>
      </w:r>
    </w:p>
    <w:p w14:paraId="280C48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7A4F1E1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Spur/</w:t>
      </w:r>
    </w:p>
    <w:p w14:paraId="4842A21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Spur/</w:t>
      </w:r>
    </w:p>
    <w:p w14:paraId="3F5018C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else</w:t>
      </w:r>
    </w:p>
    <w:p w14:paraId="7ED26EE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"No correct tag found"</w:t>
      </w:r>
    </w:p>
    <w:p w14:paraId="69F5054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fi</w:t>
      </w:r>
    </w:p>
    <w:p w14:paraId="77D9718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6BE4387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#After looping through the png files in the Tuber directory go out of this directory</w:t>
      </w:r>
    </w:p>
    <w:p w14:paraId="2D579FA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w:t>
      </w:r>
    </w:p>
    <w:p w14:paraId="159387F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7D46D4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print a message and ask the user if he wants to split the Tuber pictures.</w:t>
      </w:r>
    </w:p>
    <w:p w14:paraId="0B70B5A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7DF67DD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"Tuber pictures divided"</w:t>
      </w:r>
    </w:p>
    <w:p w14:paraId="7447AD8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"Press enter to continue"</w:t>
      </w:r>
    </w:p>
    <w:p w14:paraId="7CD9D67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read</w:t>
      </w:r>
    </w:p>
    <w:p w14:paraId="4C05376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F2BF9E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551E302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Split all pictures of Tuber                                         #</w:t>
      </w:r>
    </w:p>
    <w:p w14:paraId="022A85D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345C4C2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3E1B0C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#Go into the Tuber directory</w:t>
      </w:r>
    </w:p>
    <w:p w14:paraId="1448DAB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Tuber</w:t>
      </w:r>
    </w:p>
    <w:p w14:paraId="49FBF02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13804A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through all directories in this folder</w:t>
      </w:r>
    </w:p>
    <w:p w14:paraId="3D17F66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directories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5B55996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7DEBBEA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t>directory=${directories%%/}</w:t>
      </w:r>
    </w:p>
    <w:p w14:paraId="57FE785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#Set standard parameter values</w:t>
      </w:r>
    </w:p>
    <w:p w14:paraId="585A9F4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t>size=</w:t>
      </w:r>
      <w:r w:rsidRPr="0057439D">
        <w:rPr>
          <w:rFonts w:ascii="Menlo Regular" w:hAnsi="Menlo Regular" w:cs="Menlo Regular"/>
          <w:color w:val="1C00CF"/>
          <w:sz w:val="22"/>
          <w:szCs w:val="22"/>
          <w:lang w:val="en-US"/>
        </w:rPr>
        <w:t>10000</w:t>
      </w:r>
    </w:p>
    <w:p w14:paraId="279E520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t>t=</w:t>
      </w:r>
      <w:r w:rsidRPr="0057439D">
        <w:rPr>
          <w:rFonts w:ascii="Menlo Regular" w:hAnsi="Menlo Regular" w:cs="Menlo Regular"/>
          <w:color w:val="1C00CF"/>
          <w:sz w:val="22"/>
          <w:szCs w:val="22"/>
          <w:lang w:val="en-US"/>
        </w:rPr>
        <w:t>0.65</w:t>
      </w:r>
    </w:p>
    <w:p w14:paraId="7FBE609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#Some directories requires other values for size or for t</w:t>
      </w:r>
    </w:p>
    <w:p w14:paraId="458D411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$directory == *LO* ]]</w:t>
      </w:r>
    </w:p>
    <w:p w14:paraId="570742C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then</w:t>
      </w:r>
    </w:p>
    <w:p w14:paraId="4C9ADA2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size=</w:t>
      </w:r>
      <w:r w:rsidRPr="0057439D">
        <w:rPr>
          <w:rFonts w:ascii="Menlo Regular" w:hAnsi="Menlo Regular" w:cs="Menlo Regular"/>
          <w:color w:val="1C00CF"/>
          <w:sz w:val="22"/>
          <w:szCs w:val="22"/>
          <w:lang w:val="en-US"/>
        </w:rPr>
        <w:t>50000</w:t>
      </w:r>
    </w:p>
    <w:p w14:paraId="6BB0445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$directory == *LS* ]]</w:t>
      </w:r>
    </w:p>
    <w:p w14:paraId="643B8C1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then</w:t>
      </w:r>
    </w:p>
    <w:p w14:paraId="5B79FBD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size=</w:t>
      </w:r>
      <w:r w:rsidRPr="0057439D">
        <w:rPr>
          <w:rFonts w:ascii="Menlo Regular" w:hAnsi="Menlo Regular" w:cs="Menlo Regular"/>
          <w:color w:val="1C00CF"/>
          <w:sz w:val="22"/>
          <w:szCs w:val="22"/>
          <w:lang w:val="en-US"/>
        </w:rPr>
        <w:t>50000</w:t>
      </w:r>
    </w:p>
    <w:p w14:paraId="71BF246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$directory == R* ]]</w:t>
      </w:r>
    </w:p>
    <w:p w14:paraId="4CE426D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then</w:t>
      </w:r>
    </w:p>
    <w:p w14:paraId="67B39C9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t=</w:t>
      </w:r>
      <w:r w:rsidRPr="0057439D">
        <w:rPr>
          <w:rFonts w:ascii="Menlo Regular" w:hAnsi="Menlo Regular" w:cs="Menlo Regular"/>
          <w:color w:val="1C00CF"/>
          <w:sz w:val="22"/>
          <w:szCs w:val="22"/>
          <w:lang w:val="en-US"/>
        </w:rPr>
        <w:t>0.6</w:t>
      </w:r>
    </w:p>
    <w:p w14:paraId="708C12F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fi</w:t>
      </w:r>
    </w:p>
    <w:p w14:paraId="48BF949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#Loop through all pictures</w:t>
      </w:r>
    </w:p>
    <w:p w14:paraId="78B389F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files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./$directory/*.png</w:t>
      </w:r>
    </w:p>
    <w:p w14:paraId="1AC0BC4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do</w:t>
      </w:r>
    </w:p>
    <w:p w14:paraId="6F03808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#Split the picture, using the given parameter values</w:t>
      </w:r>
    </w:p>
    <w:p w14:paraId="74659BB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 xml:space="preserve">echo </w:t>
      </w:r>
      <w:r w:rsidRPr="0057439D">
        <w:rPr>
          <w:rFonts w:ascii="Menlo Regular" w:hAnsi="Menlo Regular" w:cs="Menlo Regular"/>
          <w:color w:val="C41A16"/>
          <w:sz w:val="22"/>
          <w:szCs w:val="22"/>
          <w:lang w:val="en-US"/>
        </w:rPr>
        <w:t>"Splitting $files"</w:t>
      </w:r>
    </w:p>
    <w:p w14:paraId="7914C1E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perl ../splitter.pl -t $t -i $files</w:t>
      </w:r>
    </w:p>
    <w:p w14:paraId="2C60B5A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#Remove the noise pictures using the file size</w:t>
      </w:r>
    </w:p>
    <w:p w14:paraId="1526B58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FILENAME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*,*.png</w:t>
      </w:r>
    </w:p>
    <w:p w14:paraId="090F6D7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do</w:t>
      </w:r>
    </w:p>
    <w:p w14:paraId="2FE72B2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FILESIZE=$(stat -f%z $FILENAME)</w:t>
      </w:r>
    </w:p>
    <w:p w14:paraId="526F1E2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FILESIZE &gt; size ))</w:t>
      </w:r>
    </w:p>
    <w:p w14:paraId="0BE3C33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then</w:t>
      </w:r>
    </w:p>
    <w:p w14:paraId="3BC4C5A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mv $FILENAME ./$directory</w:t>
      </w:r>
    </w:p>
    <w:p w14:paraId="06E0A6F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else</w:t>
      </w:r>
    </w:p>
    <w:p w14:paraId="737203C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rm $FILENAME</w:t>
      </w:r>
    </w:p>
    <w:p w14:paraId="7807F66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fi</w:t>
      </w:r>
    </w:p>
    <w:p w14:paraId="6483E8A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done</w:t>
      </w:r>
    </w:p>
    <w:p w14:paraId="3380A9B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done</w:t>
      </w:r>
    </w:p>
    <w:p w14:paraId="69FC2FB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0ABF75F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#When this step is finished go out of the Tuber directory</w:t>
      </w:r>
    </w:p>
    <w:p w14:paraId="6E1C7F0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w:t>
      </w:r>
    </w:p>
    <w:p w14:paraId="56433A7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C27B7B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and print a message</w:t>
      </w:r>
    </w:p>
    <w:p w14:paraId="4AC0777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54B41E3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"Tuber pictures splited"</w:t>
      </w:r>
    </w:p>
    <w:p w14:paraId="1CF82C3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7C482E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#Print a finish message</w:t>
      </w:r>
    </w:p>
    <w:p w14:paraId="48DEEB1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"The program is finished"</w:t>
      </w:r>
    </w:p>
    <w:p w14:paraId="2AED2E3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create traindata"</w:t>
      </w:r>
    </w:p>
    <w:p w14:paraId="6812C68D" w14:textId="77777777" w:rsidR="0057439D" w:rsidRPr="0057439D" w:rsidRDefault="0057439D" w:rsidP="0057439D">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"Please run ./create_traindata.sh"</w:t>
      </w:r>
    </w:p>
    <w:p w14:paraId="3357EF82" w14:textId="77777777" w:rsidR="00715FE2" w:rsidRPr="00A76730" w:rsidRDefault="00715FE2" w:rsidP="002D2E8B">
      <w:pPr>
        <w:rPr>
          <w:rFonts w:ascii="Menlo Regular" w:hAnsi="Menlo Regular" w:cs="Menlo Regular"/>
          <w:color w:val="C41A16"/>
          <w:sz w:val="22"/>
          <w:szCs w:val="22"/>
          <w:lang w:val="en-GB"/>
        </w:rPr>
      </w:pPr>
      <w:r w:rsidRPr="00A76730">
        <w:rPr>
          <w:rFonts w:ascii="Menlo Regular" w:hAnsi="Menlo Regular" w:cs="Menlo Regular"/>
          <w:color w:val="C41A16"/>
          <w:sz w:val="22"/>
          <w:szCs w:val="22"/>
          <w:lang w:val="en-GB"/>
        </w:rPr>
        <w:br w:type="page"/>
      </w:r>
    </w:p>
    <w:p w14:paraId="4F8C115D" w14:textId="77777777" w:rsidR="00D25567" w:rsidRPr="00A76730" w:rsidRDefault="00E232EB" w:rsidP="00FE540B">
      <w:pPr>
        <w:pStyle w:val="Kop3"/>
        <w:numPr>
          <w:ilvl w:val="1"/>
          <w:numId w:val="20"/>
          <w:numberingChange w:id="258" w:author="Rutger Vos" w:date="2014-05-22T10:58:00Z" w:original="%1:1:0:.%2:2:0:."/>
        </w:numPr>
        <w:rPr>
          <w:lang w:val="en-GB"/>
        </w:rPr>
      </w:pPr>
      <w:bookmarkStart w:id="259" w:name="_Toc262217653"/>
      <w:r w:rsidRPr="00A76730">
        <w:rPr>
          <w:lang w:val="en-GB"/>
        </w:rPr>
        <w:t>C</w:t>
      </w:r>
      <w:r w:rsidR="00535929">
        <w:rPr>
          <w:lang w:val="en-GB"/>
        </w:rPr>
        <w:t>SS</w:t>
      </w:r>
      <w:bookmarkEnd w:id="259"/>
    </w:p>
    <w:p w14:paraId="4B82ED08" w14:textId="77777777" w:rsidR="0099707D" w:rsidRDefault="0099707D" w:rsidP="0099707D">
      <w:pPr>
        <w:pStyle w:val="Kop4"/>
        <w:numPr>
          <w:ilvl w:val="2"/>
          <w:numId w:val="20"/>
          <w:numberingChange w:id="260" w:author="Rutger Vos" w:date="2014-05-22T10:58:00Z" w:original="%1:1:0:.%2:2:0:.%3:1:0:."/>
        </w:numPr>
        <w:rPr>
          <w:lang w:val="en-GB"/>
        </w:rPr>
      </w:pPr>
      <w:bookmarkStart w:id="261" w:name="_Toc262217654"/>
      <w:r>
        <w:rPr>
          <w:lang w:val="en-GB"/>
        </w:rPr>
        <w:t>computer</w:t>
      </w:r>
      <w:r w:rsidR="00244D9B" w:rsidRPr="00A76730">
        <w:rPr>
          <w:lang w:val="en-GB"/>
        </w:rPr>
        <w:t>.css</w:t>
      </w:r>
      <w:bookmarkEnd w:id="261"/>
    </w:p>
    <w:p w14:paraId="78CC3A5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This is the default lay-out for computers */</w:t>
      </w:r>
    </w:p>
    <w:p w14:paraId="4DE75E7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020F2D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the body */</w:t>
      </w:r>
    </w:p>
    <w:p w14:paraId="4B1137F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body {</w:t>
      </w:r>
    </w:p>
    <w:p w14:paraId="6E9CBCF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text in the middel of the page */</w:t>
      </w:r>
    </w:p>
    <w:p w14:paraId="0E0B5A4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text-align: center;</w:t>
      </w:r>
    </w:p>
    <w:p w14:paraId="649429E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2317FB9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A1B17E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Lay-out for the page */        </w:t>
      </w:r>
    </w:p>
    <w:p w14:paraId="2C701F0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#page {</w:t>
      </w:r>
    </w:p>
    <w:p w14:paraId="6462446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the width */</w:t>
      </w:r>
    </w:p>
    <w:p w14:paraId="28E6F17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width: 960px;</w:t>
      </w:r>
    </w:p>
    <w:p w14:paraId="3ECB52F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193A2ED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text left */</w:t>
      </w:r>
    </w:p>
    <w:p w14:paraId="68248E0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text-align: left;</w:t>
      </w:r>
    </w:p>
    <w:p w14:paraId="5D6A8AA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5B55DAC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clear automatically the area around the page */</w:t>
      </w:r>
    </w:p>
    <w:p w14:paraId="07B78B7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margin: 10px auto 20px auto;</w:t>
      </w:r>
    </w:p>
    <w:p w14:paraId="276D44E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25F8CCA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Set the background color to white */</w:t>
      </w:r>
    </w:p>
    <w:p w14:paraId="54D0C74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background-color:white;</w:t>
      </w:r>
    </w:p>
    <w:p w14:paraId="68793AF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0DD7151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F507ED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the logo */</w:t>
      </w:r>
    </w:p>
    <w:p w14:paraId="1E1E475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#logo {</w:t>
      </w:r>
    </w:p>
    <w:p w14:paraId="0AA36A3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logo on the leftside of the page */</w:t>
      </w:r>
    </w:p>
    <w:p w14:paraId="3A2D72E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float: left;</w:t>
      </w:r>
    </w:p>
    <w:p w14:paraId="7C9DDBF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4F0D4B1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the width of the logo is 200 pixels */</w:t>
      </w:r>
    </w:p>
    <w:p w14:paraId="4C072EB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width: 200px;</w:t>
      </w:r>
    </w:p>
    <w:p w14:paraId="4A96F4A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1C344E9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DB69E0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sidebar, not used, but available for later */</w:t>
      </w:r>
    </w:p>
    <w:p w14:paraId="01D8BFA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/*#sidebar {</w:t>
      </w:r>
    </w:p>
    <w:p w14:paraId="733DD02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float: right;</w:t>
      </w:r>
    </w:p>
    <w:p w14:paraId="2567112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width: 200px;</w:t>
      </w:r>
    </w:p>
    <w:p w14:paraId="7E0A03B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border: 1px solid #000;</w:t>
      </w:r>
    </w:p>
    <w:p w14:paraId="613DA20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147DCDD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94FA9F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the content */</w:t>
      </w:r>
    </w:p>
    <w:p w14:paraId="4039682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#content {</w:t>
      </w:r>
    </w:p>
    <w:p w14:paraId="755CF20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content left, because logo is described first, the content will</w:t>
      </w:r>
    </w:p>
    <w:p w14:paraId="09BD3B2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be displayed right of the logo */</w:t>
      </w:r>
    </w:p>
    <w:p w14:paraId="3B9212F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float: left;</w:t>
      </w:r>
    </w:p>
    <w:p w14:paraId="6DEE6D7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6EEB337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The width of this box will be automaticly changed to the content self */</w:t>
      </w:r>
    </w:p>
    <w:p w14:paraId="502355F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width: auto;</w:t>
      </w:r>
    </w:p>
    <w:p w14:paraId="76A4F16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30CE5AC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a border around the content</w:t>
      </w:r>
    </w:p>
    <w:p w14:paraId="777E6ED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3 pixels widht with a pink-like color, The same color of the</w:t>
      </w:r>
    </w:p>
    <w:p w14:paraId="4870394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Naturalis logo */</w:t>
      </w:r>
    </w:p>
    <w:p w14:paraId="145231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border: 3px solid #E3004A;</w:t>
      </w:r>
    </w:p>
    <w:p w14:paraId="304AC41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3F50F16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Clear 10 pixels around the content, inside de border */</w:t>
      </w:r>
    </w:p>
    <w:p w14:paraId="1F49065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padding: 10px;</w:t>
      </w:r>
    </w:p>
    <w:p w14:paraId="4F84BA8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31F4AA1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22E983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the footer */</w:t>
      </w:r>
    </w:p>
    <w:p w14:paraId="2092379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#footer {</w:t>
      </w:r>
    </w:p>
    <w:p w14:paraId="246C86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footer on the bottom */</w:t>
      </w:r>
    </w:p>
    <w:p w14:paraId="7279A81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position:absolute;</w:t>
      </w:r>
    </w:p>
    <w:p w14:paraId="4031A93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bottom:10px;</w:t>
      </w:r>
    </w:p>
    <w:p w14:paraId="4C353B0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3126878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E296BC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For all Font-settings below the Naturalis housestyle is aplied.</w:t>
      </w:r>
    </w:p>
    <w:p w14:paraId="0617A9A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Which means that the Arial font is everywhere used */</w:t>
      </w:r>
    </w:p>
    <w:p w14:paraId="54D50E2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C8D439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p */</w:t>
      </w:r>
    </w:p>
    <w:p w14:paraId="2265D12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p {</w:t>
      </w:r>
    </w:p>
    <w:p w14:paraId="3715262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4165520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1em;</w:t>
      </w:r>
    </w:p>
    <w:p w14:paraId="6707ADC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2CA38F9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9C7EF2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h1 */</w:t>
      </w:r>
    </w:p>
    <w:p w14:paraId="262E11C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h1 {</w:t>
      </w:r>
    </w:p>
    <w:p w14:paraId="506C764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6C03499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1.9em;</w:t>
      </w:r>
    </w:p>
    <w:p w14:paraId="552B8CC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02C4CDF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31E597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h2 */</w:t>
      </w:r>
    </w:p>
    <w:p w14:paraId="4E5C0BA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h2 {</w:t>
      </w:r>
    </w:p>
    <w:p w14:paraId="3C38883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5FCFACA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1.7em;</w:t>
      </w:r>
    </w:p>
    <w:p w14:paraId="3D1F85B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7D59B1C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7505A8C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529E9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h3 */</w:t>
      </w:r>
    </w:p>
    <w:p w14:paraId="63F8B7B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h3 {</w:t>
      </w:r>
    </w:p>
    <w:p w14:paraId="57AD19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26C11FD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1.5em;</w:t>
      </w:r>
    </w:p>
    <w:p w14:paraId="59EFF73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65ECC17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6C6D80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h4 */</w:t>
      </w:r>
    </w:p>
    <w:p w14:paraId="555B8B8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h4 {</w:t>
      </w:r>
    </w:p>
    <w:p w14:paraId="34043F8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2205686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1.3em;</w:t>
      </w:r>
    </w:p>
    <w:p w14:paraId="4482C26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6769EAB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55DAEB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id small, used to make text in p smaller than the settings for p */</w:t>
      </w:r>
    </w:p>
    <w:p w14:paraId="56048C9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#small {</w:t>
      </w:r>
    </w:p>
    <w:p w14:paraId="0791EB6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0.75em;</w:t>
      </w:r>
    </w:p>
    <w:p w14:paraId="0400758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20A9B53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9995AB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form */</w:t>
      </w:r>
    </w:p>
    <w:p w14:paraId="7B39FB9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form {</w:t>
      </w:r>
    </w:p>
    <w:p w14:paraId="7A76ADC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35F5429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1em;</w:t>
      </w:r>
    </w:p>
    <w:p w14:paraId="1D08ADF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7105BF8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4919B1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inut */</w:t>
      </w:r>
    </w:p>
    <w:p w14:paraId="60F7EE1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input {</w:t>
      </w:r>
    </w:p>
    <w:p w14:paraId="2274CFC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7654CC3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0.75em;</w:t>
      </w:r>
    </w:p>
    <w:p w14:paraId="2E2AD3D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3C0D96C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05E288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id button, for styling the individual buttons */</w:t>
      </w:r>
    </w:p>
    <w:p w14:paraId="6746CEB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#button {</w:t>
      </w:r>
    </w:p>
    <w:p w14:paraId="22760BF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25B4E9E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0.75em;</w:t>
      </w:r>
    </w:p>
    <w:p w14:paraId="287D2199" w14:textId="77777777" w:rsidR="0057439D" w:rsidRDefault="0057439D" w:rsidP="0057439D">
      <w:pPr>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637EC1A6" w14:textId="77777777" w:rsidR="0057439D" w:rsidRPr="0057439D" w:rsidRDefault="0057439D" w:rsidP="0057439D"/>
    <w:p w14:paraId="10D7D9B2" w14:textId="77777777" w:rsidR="0099707D" w:rsidRDefault="0099707D" w:rsidP="0099707D">
      <w:pPr>
        <w:pStyle w:val="Kop3"/>
        <w:numPr>
          <w:ilvl w:val="2"/>
          <w:numId w:val="20"/>
          <w:numberingChange w:id="262" w:author="Rutger Vos" w:date="2014-05-22T10:58:00Z" w:original="%1:1:0:.%2:2:0:.%3:2:0:."/>
        </w:numPr>
        <w:rPr>
          <w:lang w:val="en-GB"/>
        </w:rPr>
      </w:pPr>
      <w:bookmarkStart w:id="263" w:name="_Toc262217655"/>
      <w:r>
        <w:rPr>
          <w:lang w:val="en-GB"/>
        </w:rPr>
        <w:t>mobile.css</w:t>
      </w:r>
      <w:bookmarkEnd w:id="263"/>
    </w:p>
    <w:p w14:paraId="43C733B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This is the default lay-out for mobile devices */</w:t>
      </w:r>
    </w:p>
    <w:p w14:paraId="4C17DA3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4A1AFE3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the body */</w:t>
      </w:r>
    </w:p>
    <w:p w14:paraId="0897717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body {</w:t>
      </w:r>
    </w:p>
    <w:p w14:paraId="34E8311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a margin of 10 pixels around the text */</w:t>
      </w:r>
    </w:p>
    <w:p w14:paraId="4AAFA01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margin: 10px</w:t>
      </w:r>
    </w:p>
    <w:p w14:paraId="4E9E35D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2683CFD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29C881E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0C2C7A3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the logo */</w:t>
      </w:r>
    </w:p>
    <w:p w14:paraId="2159A77D"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#logo {</w:t>
      </w:r>
    </w:p>
    <w:p w14:paraId="077B248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the logo on the leftside of the page */</w:t>
      </w:r>
    </w:p>
    <w:p w14:paraId="1A3518C6"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float: left;</w:t>
      </w:r>
    </w:p>
    <w:p w14:paraId="0204339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763B91D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66563C6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sidebar, not used, but available for later */</w:t>
      </w:r>
    </w:p>
    <w:p w14:paraId="1558D3E1"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/*#sidebar {</w:t>
      </w:r>
    </w:p>
    <w:p w14:paraId="0BC50DA6"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float: right;</w:t>
      </w:r>
    </w:p>
    <w:p w14:paraId="21A9418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width: 200px;</w:t>
      </w:r>
    </w:p>
    <w:p w14:paraId="754439B9"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border: 1px solid #000;</w:t>
      </w:r>
    </w:p>
    <w:p w14:paraId="5567724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7C98FD2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14352481"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the content */</w:t>
      </w:r>
    </w:p>
    <w:p w14:paraId="55C6203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#content {</w:t>
      </w:r>
    </w:p>
    <w:p w14:paraId="2CCF808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the content left, because logo is described first, the content will</w:t>
      </w:r>
    </w:p>
    <w:p w14:paraId="2F838A8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be displayed under the logo */</w:t>
      </w:r>
    </w:p>
    <w:p w14:paraId="64650BD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float: left;</w:t>
      </w:r>
    </w:p>
    <w:p w14:paraId="138431E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w:t>
      </w:r>
    </w:p>
    <w:p w14:paraId="517BACA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a border around the content</w:t>
      </w:r>
    </w:p>
    <w:p w14:paraId="109C84C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13 pixels widht with a pink-like color, The same color of the</w:t>
      </w:r>
    </w:p>
    <w:p w14:paraId="5F9E798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Naturalis logo */</w:t>
      </w:r>
    </w:p>
    <w:p w14:paraId="5DA9ACA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border: 13px solid #E3004A;</w:t>
      </w:r>
    </w:p>
    <w:p w14:paraId="51505BE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w:t>
      </w:r>
    </w:p>
    <w:p w14:paraId="12E193D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Clear 10 pixels around the content, inside de border */</w:t>
      </w:r>
    </w:p>
    <w:p w14:paraId="72F1756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padding: 10px;</w:t>
      </w:r>
    </w:p>
    <w:p w14:paraId="343293A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1357BC19"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27D7CEA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the footer */</w:t>
      </w:r>
    </w:p>
    <w:p w14:paraId="1D2049D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#footer {</w:t>
      </w:r>
    </w:p>
    <w:p w14:paraId="7ABCACA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the footer on the bottom */</w:t>
      </w:r>
    </w:p>
    <w:p w14:paraId="333807FD"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float:left;</w:t>
      </w:r>
    </w:p>
    <w:p w14:paraId="07974AD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bottom:10px;</w:t>
      </w:r>
    </w:p>
    <w:p w14:paraId="521F742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1BB79F5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6E677AC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For all Font-settings below the Naturalis housestyle is aplied.</w:t>
      </w:r>
    </w:p>
    <w:p w14:paraId="12DF1A4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Which means that the Arial font is everywhere used */</w:t>
      </w:r>
    </w:p>
    <w:p w14:paraId="13FF45B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432190D6"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p */</w:t>
      </w:r>
    </w:p>
    <w:p w14:paraId="79BE2D0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p {</w:t>
      </w:r>
    </w:p>
    <w:p w14:paraId="0FD2EDE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29FD171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40px;</w:t>
      </w:r>
    </w:p>
    <w:p w14:paraId="6D6B062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3DD8B0C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3D01D62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h1 */</w:t>
      </w:r>
    </w:p>
    <w:p w14:paraId="0A822BB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h1 {</w:t>
      </w:r>
    </w:p>
    <w:p w14:paraId="3ED36A7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4FA7208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120px;</w:t>
      </w:r>
    </w:p>
    <w:p w14:paraId="5998C791"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552CF9A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3972CF7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h2 */</w:t>
      </w:r>
    </w:p>
    <w:p w14:paraId="048EDB5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h2 {</w:t>
      </w:r>
    </w:p>
    <w:p w14:paraId="77820FF1"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53AA813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100px;</w:t>
      </w:r>
    </w:p>
    <w:p w14:paraId="4F2D088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w:t>
      </w:r>
    </w:p>
    <w:p w14:paraId="0DAE120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69F6FD6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4363FDE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h3 */</w:t>
      </w:r>
    </w:p>
    <w:p w14:paraId="6E0F9A0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h3 {</w:t>
      </w:r>
    </w:p>
    <w:p w14:paraId="67959B1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716CC94D"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75px;</w:t>
      </w:r>
    </w:p>
    <w:p w14:paraId="7573956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6E37186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52B144F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h4 */</w:t>
      </w:r>
    </w:p>
    <w:p w14:paraId="75AEE40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h4 {</w:t>
      </w:r>
    </w:p>
    <w:p w14:paraId="516F0B3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2C0EA7E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50px;</w:t>
      </w:r>
    </w:p>
    <w:p w14:paraId="494B4D96"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68EC4E1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4C7C464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id small, used to make text in p smaller than the settings for p */</w:t>
      </w:r>
    </w:p>
    <w:p w14:paraId="56A0288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#small {</w:t>
      </w:r>
    </w:p>
    <w:p w14:paraId="593F4849"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25px;</w:t>
      </w:r>
    </w:p>
    <w:p w14:paraId="6BC50DC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01AE95C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21B4271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form */</w:t>
      </w:r>
    </w:p>
    <w:p w14:paraId="174C819D"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form {</w:t>
      </w:r>
    </w:p>
    <w:p w14:paraId="6D152FD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60DA043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30px;</w:t>
      </w:r>
    </w:p>
    <w:p w14:paraId="26E12846"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26D2BAE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inut */</w:t>
      </w:r>
    </w:p>
    <w:p w14:paraId="7D5A0A7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input {</w:t>
      </w:r>
    </w:p>
    <w:p w14:paraId="02502E1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59048D9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40px;</w:t>
      </w:r>
    </w:p>
    <w:p w14:paraId="1EB9531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46B4A94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1BCE535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id button, for styling the individual buttons */</w:t>
      </w:r>
    </w:p>
    <w:p w14:paraId="556129C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#button {</w:t>
      </w:r>
    </w:p>
    <w:p w14:paraId="0B8D392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43D5351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40px;</w:t>
      </w:r>
    </w:p>
    <w:p w14:paraId="6561F96F" w14:textId="77777777" w:rsidR="00244D9B" w:rsidRPr="00A76730" w:rsidRDefault="004D674D" w:rsidP="006E0F41">
      <w:pPr>
        <w:rPr>
          <w:rFonts w:ascii="Menlo Regular" w:hAnsi="Menlo Regular" w:cs="Menlo Regular"/>
          <w:color w:val="000000"/>
          <w:sz w:val="22"/>
          <w:szCs w:val="22"/>
          <w:lang w:val="en-GB"/>
        </w:rPr>
      </w:pPr>
      <w:r w:rsidRPr="004D674D">
        <w:rPr>
          <w:rFonts w:ascii="Menlo Regular" w:hAnsi="Menlo Regular" w:cs="Menlo Regular"/>
          <w:color w:val="000000"/>
          <w:sz w:val="22"/>
          <w:szCs w:val="22"/>
          <w:lang w:val="en-US"/>
        </w:rPr>
        <w:t>}</w:t>
      </w:r>
      <w:r w:rsidR="00244D9B" w:rsidRPr="00A76730">
        <w:rPr>
          <w:rFonts w:ascii="Menlo Regular" w:hAnsi="Menlo Regular" w:cs="Menlo Regular"/>
          <w:color w:val="000000"/>
          <w:sz w:val="22"/>
          <w:szCs w:val="22"/>
          <w:lang w:val="en-GB"/>
        </w:rPr>
        <w:br w:type="page"/>
      </w:r>
    </w:p>
    <w:p w14:paraId="7AAB07DD" w14:textId="77777777" w:rsidR="00E232EB" w:rsidRPr="00A76730" w:rsidRDefault="00E232EB" w:rsidP="00FE540B">
      <w:pPr>
        <w:pStyle w:val="Kop3"/>
        <w:numPr>
          <w:ilvl w:val="1"/>
          <w:numId w:val="20"/>
          <w:numberingChange w:id="264" w:author="Rutger Vos" w:date="2014-05-22T10:58:00Z" w:original="%1:1:0:.%2:3:0:."/>
        </w:numPr>
        <w:rPr>
          <w:lang w:val="en-GB"/>
        </w:rPr>
      </w:pPr>
      <w:bookmarkStart w:id="265" w:name="_Toc262217656"/>
      <w:r w:rsidRPr="00A76730">
        <w:rPr>
          <w:lang w:val="en-GB"/>
        </w:rPr>
        <w:t>H</w:t>
      </w:r>
      <w:r w:rsidR="00535929">
        <w:rPr>
          <w:lang w:val="en-GB"/>
        </w:rPr>
        <w:t>TML</w:t>
      </w:r>
      <w:bookmarkEnd w:id="265"/>
    </w:p>
    <w:p w14:paraId="0E59A2BF" w14:textId="77777777" w:rsidR="00244D9B" w:rsidRDefault="00244D9B" w:rsidP="00244D9B">
      <w:pPr>
        <w:pStyle w:val="Kop4"/>
        <w:numPr>
          <w:ilvl w:val="2"/>
          <w:numId w:val="20"/>
          <w:numberingChange w:id="266" w:author="Rutger Vos" w:date="2014-05-22T10:58:00Z" w:original="%1:1:0:.%2:3:0:.%3:1:0:."/>
        </w:numPr>
        <w:rPr>
          <w:lang w:val="en-GB"/>
        </w:rPr>
      </w:pPr>
      <w:bookmarkStart w:id="267" w:name="_Toc262217657"/>
      <w:r w:rsidRPr="00A76730">
        <w:rPr>
          <w:lang w:val="en-GB"/>
        </w:rPr>
        <w:t>computer_invalid_login.html</w:t>
      </w:r>
      <w:bookmarkEnd w:id="267"/>
    </w:p>
    <w:p w14:paraId="1FC53DC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Use the computer template and override the content block --&gt;</w:t>
      </w:r>
    </w:p>
    <w:p w14:paraId="6CE08EB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extends "computer.html" %}</w:t>
      </w:r>
    </w:p>
    <w:p w14:paraId="7DD06AA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3F9991D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Override the title --&gt;</w:t>
      </w:r>
    </w:p>
    <w:p w14:paraId="017BDB7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title %}Orchid Identifier - Invalid login{% endblock %}</w:t>
      </w:r>
    </w:p>
    <w:p w14:paraId="079F2439"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7F3D56D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content %}</w:t>
      </w:r>
    </w:p>
    <w:p w14:paraId="6F38EA3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All lines in this block will be diplayd in the content block --&gt;</w:t>
      </w:r>
    </w:p>
    <w:p w14:paraId="757EA82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1706E95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a header, telling the login details are incorrect --&gt;</w:t>
      </w:r>
    </w:p>
    <w:p w14:paraId="7F31A4F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&lt;h2&gt;</w:t>
      </w:r>
      <w:r w:rsidRPr="001D0065">
        <w:rPr>
          <w:rFonts w:ascii="Menlo Regular" w:hAnsi="Menlo Regular" w:cs="Menlo Regular"/>
          <w:color w:val="000000"/>
          <w:sz w:val="22"/>
          <w:szCs w:val="22"/>
          <w:lang w:val="en-US"/>
        </w:rPr>
        <w:t>Your login details are invalid!</w:t>
      </w:r>
      <w:r w:rsidRPr="001D0065">
        <w:rPr>
          <w:rFonts w:ascii="Menlo Regular" w:hAnsi="Menlo Regular" w:cs="Menlo Regular"/>
          <w:color w:val="AA0D91"/>
          <w:sz w:val="22"/>
          <w:szCs w:val="22"/>
          <w:lang w:val="en-US"/>
        </w:rPr>
        <w:t>&lt;/h2&gt;</w:t>
      </w:r>
    </w:p>
    <w:p w14:paraId="2E9257B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3F3C0C7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Button to login again --&gt;</w:t>
      </w:r>
    </w:p>
    <w:p w14:paraId="7DB78DF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"/accounts/login/"</w:t>
      </w:r>
      <w:r w:rsidRPr="001D0065">
        <w:rPr>
          <w:rFonts w:ascii="Menlo Regular" w:hAnsi="Menlo Regular" w:cs="Menlo Regular"/>
          <w:color w:val="AA0D91"/>
          <w:sz w:val="22"/>
          <w:szCs w:val="22"/>
          <w:lang w:val="en-US"/>
        </w:rPr>
        <w:t>&gt;</w:t>
      </w:r>
    </w:p>
    <w:p w14:paraId="05CE414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Try again inside --&gt;</w:t>
      </w:r>
    </w:p>
    <w:p w14:paraId="54AB271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"Try again"</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4506B50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2D5CB9E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5955526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&lt;p&gt;&lt;/p&gt;</w:t>
      </w:r>
    </w:p>
    <w:p w14:paraId="3947E23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Button to go back to the welcome page --&gt;</w:t>
      </w:r>
    </w:p>
    <w:p w14:paraId="15BDF77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"/welcome/"</w:t>
      </w:r>
      <w:r w:rsidRPr="001D0065">
        <w:rPr>
          <w:rFonts w:ascii="Menlo Regular" w:hAnsi="Menlo Regular" w:cs="Menlo Regular"/>
          <w:color w:val="AA0D91"/>
          <w:sz w:val="22"/>
          <w:szCs w:val="22"/>
          <w:lang w:val="en-US"/>
        </w:rPr>
        <w:t>&gt;</w:t>
      </w:r>
    </w:p>
    <w:p w14:paraId="33CADBB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Home inside --&gt;</w:t>
      </w:r>
    </w:p>
    <w:p w14:paraId="085B7BE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"Home"</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38AE36B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0E771CB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0A94B44E" w14:textId="77777777" w:rsidR="001D0065" w:rsidRDefault="001D0065" w:rsidP="001D0065">
      <w:pPr>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5D5CD6F" w14:textId="77777777" w:rsidR="00244D9B" w:rsidRDefault="006C0A11" w:rsidP="00FE540B">
      <w:pPr>
        <w:pStyle w:val="Kop4"/>
        <w:numPr>
          <w:ilvl w:val="2"/>
          <w:numId w:val="20"/>
          <w:numberingChange w:id="268" w:author="Rutger Vos" w:date="2014-05-22T10:58:00Z" w:original="%1:1:0:.%2:3:0:.%3:2:0:."/>
        </w:numPr>
        <w:rPr>
          <w:lang w:val="en-GB"/>
        </w:rPr>
      </w:pPr>
      <w:bookmarkStart w:id="269" w:name="_Toc262217658"/>
      <w:r w:rsidRPr="00A76730">
        <w:rPr>
          <w:lang w:val="en-GB"/>
        </w:rPr>
        <w:t>computer_login.html</w:t>
      </w:r>
      <w:bookmarkEnd w:id="269"/>
    </w:p>
    <w:p w14:paraId="7636DE8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Use the computer template and override the content block --&gt;</w:t>
      </w:r>
    </w:p>
    <w:p w14:paraId="320404F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extends "computer.html" %}</w:t>
      </w:r>
    </w:p>
    <w:p w14:paraId="5F4021D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3A60383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Override the title --&gt;</w:t>
      </w:r>
    </w:p>
    <w:p w14:paraId="18584A8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title %}Orchid Identifier - Login{% endblock %}</w:t>
      </w:r>
    </w:p>
    <w:p w14:paraId="0E30D72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02BA6AB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content %}</w:t>
      </w:r>
    </w:p>
    <w:p w14:paraId="449C411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All lines in this block will be diplayd in the content block --&gt;</w:t>
      </w:r>
    </w:p>
    <w:p w14:paraId="39794CE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7D87D99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a header --&gt;</w:t>
      </w:r>
    </w:p>
    <w:p w14:paraId="5FB42F8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&lt;h3&gt;</w:t>
      </w:r>
      <w:r w:rsidRPr="001D0065">
        <w:rPr>
          <w:rFonts w:ascii="Menlo Regular" w:hAnsi="Menlo Regular" w:cs="Menlo Regular"/>
          <w:color w:val="000000"/>
          <w:sz w:val="22"/>
          <w:szCs w:val="22"/>
          <w:lang w:val="en-US"/>
        </w:rPr>
        <w:t>Login required to remove files!</w:t>
      </w:r>
      <w:r w:rsidRPr="001D0065">
        <w:rPr>
          <w:rFonts w:ascii="Menlo Regular" w:hAnsi="Menlo Regular" w:cs="Menlo Regular"/>
          <w:color w:val="AA0D91"/>
          <w:sz w:val="22"/>
          <w:szCs w:val="22"/>
          <w:lang w:val="en-US"/>
        </w:rPr>
        <w:t>&lt;/h3&gt;</w:t>
      </w:r>
      <w:r w:rsidRPr="001D0065">
        <w:rPr>
          <w:rFonts w:ascii="Menlo Regular" w:hAnsi="Menlo Regular" w:cs="Menlo Regular"/>
          <w:color w:val="000000"/>
          <w:sz w:val="22"/>
          <w:szCs w:val="22"/>
          <w:lang w:val="en-US"/>
        </w:rPr>
        <w:t xml:space="preserve">    </w:t>
      </w:r>
    </w:p>
    <w:p w14:paraId="1E8F4F3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7ADDD0C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Ask for the username and password --&gt;</w:t>
      </w:r>
    </w:p>
    <w:p w14:paraId="2A9F7B8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"/accounts/auth/"</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method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"post"</w:t>
      </w:r>
      <w:r w:rsidRPr="001D0065">
        <w:rPr>
          <w:rFonts w:ascii="Menlo Regular" w:hAnsi="Menlo Regular" w:cs="Menlo Regular"/>
          <w:color w:val="AA0D91"/>
          <w:sz w:val="22"/>
          <w:szCs w:val="22"/>
          <w:lang w:val="en-US"/>
        </w:rPr>
        <w:t>&gt;</w:t>
      </w:r>
      <w:r w:rsidRPr="001D0065">
        <w:rPr>
          <w:rFonts w:ascii="Menlo Regular" w:hAnsi="Menlo Regular" w:cs="Menlo Regular"/>
          <w:color w:val="000000"/>
          <w:sz w:val="22"/>
          <w:szCs w:val="22"/>
          <w:lang w:val="en-US"/>
        </w:rPr>
        <w:t>{% csrf_token %}</w:t>
      </w:r>
    </w:p>
    <w:p w14:paraId="435288B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&lt;label </w:t>
      </w:r>
      <w:r w:rsidRPr="001D0065">
        <w:rPr>
          <w:rFonts w:ascii="Menlo Regular" w:hAnsi="Menlo Regular" w:cs="Menlo Regular"/>
          <w:color w:val="836C28"/>
          <w:sz w:val="22"/>
          <w:szCs w:val="22"/>
          <w:lang w:val="en-US"/>
        </w:rPr>
        <w:t>for</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"username"</w:t>
      </w:r>
      <w:r w:rsidRPr="001D0065">
        <w:rPr>
          <w:rFonts w:ascii="Menlo Regular" w:hAnsi="Menlo Regular" w:cs="Menlo Regular"/>
          <w:color w:val="AA0D91"/>
          <w:sz w:val="22"/>
          <w:szCs w:val="22"/>
          <w:lang w:val="en-US"/>
        </w:rPr>
        <w:t>&gt;</w:t>
      </w:r>
      <w:r w:rsidRPr="001D0065">
        <w:rPr>
          <w:rFonts w:ascii="Menlo Regular" w:hAnsi="Menlo Regular" w:cs="Menlo Regular"/>
          <w:color w:val="000000"/>
          <w:sz w:val="22"/>
          <w:szCs w:val="22"/>
          <w:lang w:val="en-US"/>
        </w:rPr>
        <w:t>User name:</w:t>
      </w:r>
      <w:r w:rsidRPr="001D0065">
        <w:rPr>
          <w:rFonts w:ascii="Menlo Regular" w:hAnsi="Menlo Regular" w:cs="Menlo Regular"/>
          <w:color w:val="AA0D91"/>
          <w:sz w:val="22"/>
          <w:szCs w:val="22"/>
          <w:lang w:val="en-US"/>
        </w:rPr>
        <w:t>&lt;/label&gt;</w:t>
      </w:r>
    </w:p>
    <w:p w14:paraId="5052ACF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"text"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name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"username"</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"username"</w:t>
      </w:r>
      <w:r w:rsidRPr="001D0065">
        <w:rPr>
          <w:rFonts w:ascii="Menlo Regular" w:hAnsi="Menlo Regular" w:cs="Menlo Regular"/>
          <w:color w:val="AA0D91"/>
          <w:sz w:val="22"/>
          <w:szCs w:val="22"/>
          <w:lang w:val="en-US"/>
        </w:rPr>
        <w:t>&gt;</w:t>
      </w:r>
    </w:p>
    <w:p w14:paraId="0EC16DB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&lt;p&gt;&lt;/p&gt;</w:t>
      </w:r>
    </w:p>
    <w:p w14:paraId="2D9A1ED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&lt;label </w:t>
      </w:r>
      <w:r w:rsidRPr="001D0065">
        <w:rPr>
          <w:rFonts w:ascii="Menlo Regular" w:hAnsi="Menlo Regular" w:cs="Menlo Regular"/>
          <w:color w:val="836C28"/>
          <w:sz w:val="22"/>
          <w:szCs w:val="22"/>
          <w:lang w:val="en-US"/>
        </w:rPr>
        <w:t>for</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"password"</w:t>
      </w:r>
      <w:r w:rsidRPr="001D0065">
        <w:rPr>
          <w:rFonts w:ascii="Menlo Regular" w:hAnsi="Menlo Regular" w:cs="Menlo Regular"/>
          <w:color w:val="AA0D91"/>
          <w:sz w:val="22"/>
          <w:szCs w:val="22"/>
          <w:lang w:val="en-US"/>
        </w:rPr>
        <w:t>&gt;</w:t>
      </w:r>
      <w:r w:rsidRPr="001D0065">
        <w:rPr>
          <w:rFonts w:ascii="Menlo Regular" w:hAnsi="Menlo Regular" w:cs="Menlo Regular"/>
          <w:color w:val="000000"/>
          <w:sz w:val="22"/>
          <w:szCs w:val="22"/>
          <w:lang w:val="en-US"/>
        </w:rPr>
        <w:t>Password:</w:t>
      </w:r>
      <w:r w:rsidRPr="001D0065">
        <w:rPr>
          <w:rFonts w:ascii="Menlo Regular" w:hAnsi="Menlo Regular" w:cs="Menlo Regular"/>
          <w:color w:val="AA0D91"/>
          <w:sz w:val="22"/>
          <w:szCs w:val="22"/>
          <w:lang w:val="en-US"/>
        </w:rPr>
        <w:t>&lt;/label&gt;</w:t>
      </w:r>
    </w:p>
    <w:p w14:paraId="0C9D8AB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"password"</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name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"password"</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"pasword"</w:t>
      </w:r>
      <w:r w:rsidRPr="001D0065">
        <w:rPr>
          <w:rFonts w:ascii="Menlo Regular" w:hAnsi="Menlo Regular" w:cs="Menlo Regular"/>
          <w:color w:val="AA0D91"/>
          <w:sz w:val="22"/>
          <w:szCs w:val="22"/>
          <w:lang w:val="en-US"/>
        </w:rPr>
        <w:t>&gt;</w:t>
      </w:r>
    </w:p>
    <w:p w14:paraId="12DECD2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&lt;p&gt;&lt;/p&gt;</w:t>
      </w:r>
    </w:p>
    <w:p w14:paraId="0870CF4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"login"</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6ACD5BB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6343814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2FC32A8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&lt;p&gt;&lt;/p&gt;</w:t>
      </w:r>
    </w:p>
    <w:p w14:paraId="6D435D8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Button to go back to the home page --&gt;</w:t>
      </w:r>
    </w:p>
    <w:p w14:paraId="4C68C24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"/welcome/"</w:t>
      </w:r>
      <w:r w:rsidRPr="001D0065">
        <w:rPr>
          <w:rFonts w:ascii="Menlo Regular" w:hAnsi="Menlo Regular" w:cs="Menlo Regular"/>
          <w:color w:val="AA0D91"/>
          <w:sz w:val="22"/>
          <w:szCs w:val="22"/>
          <w:lang w:val="en-US"/>
        </w:rPr>
        <w:t>&gt;</w:t>
      </w:r>
    </w:p>
    <w:p w14:paraId="69F16EA9"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Home inside --&gt;</w:t>
      </w:r>
    </w:p>
    <w:p w14:paraId="6E2F3FE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"Home"</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25B474F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16F6EF2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1A42A94E" w14:textId="77777777" w:rsidR="001D0065" w:rsidRDefault="001D0065" w:rsidP="001D0065">
      <w:pPr>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A65D6E7" w14:textId="77777777" w:rsidR="006C0A11" w:rsidRDefault="006C0A11" w:rsidP="00FE540B">
      <w:pPr>
        <w:pStyle w:val="Kop4"/>
        <w:numPr>
          <w:ilvl w:val="2"/>
          <w:numId w:val="20"/>
          <w:numberingChange w:id="270" w:author="Rutger Vos" w:date="2014-05-22T10:58:00Z" w:original="%1:1:0:.%2:3:0:.%3:3:0:."/>
        </w:numPr>
        <w:rPr>
          <w:lang w:val="en-GB"/>
        </w:rPr>
      </w:pPr>
      <w:bookmarkStart w:id="271" w:name="_Toc262217659"/>
      <w:r w:rsidRPr="00A76730">
        <w:rPr>
          <w:lang w:val="en-GB"/>
        </w:rPr>
        <w:t>computer_remove.html</w:t>
      </w:r>
      <w:bookmarkEnd w:id="271"/>
    </w:p>
    <w:p w14:paraId="7FF20CE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Use the computer template and override the content block --&gt;</w:t>
      </w:r>
    </w:p>
    <w:p w14:paraId="03E68BA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extends "computer.html" %}</w:t>
      </w:r>
    </w:p>
    <w:p w14:paraId="3E878DD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7159F9C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Override the title --&gt;</w:t>
      </w:r>
    </w:p>
    <w:p w14:paraId="23CF29D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title %}Orchid Identifier - Files removed{% endblock %}</w:t>
      </w:r>
    </w:p>
    <w:p w14:paraId="5D8611D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7B688B4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content %}</w:t>
      </w:r>
    </w:p>
    <w:p w14:paraId="74B2FE0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All lines in this block will be diplayd in the content block --&gt;</w:t>
      </w:r>
    </w:p>
    <w:p w14:paraId="11C81C0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44E8D98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a header, telling the task has been completed --&gt;</w:t>
      </w:r>
    </w:p>
    <w:p w14:paraId="33EE738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&lt;h2&gt;</w:t>
      </w:r>
      <w:r w:rsidRPr="001D0065">
        <w:rPr>
          <w:rFonts w:ascii="Menlo Regular" w:hAnsi="Menlo Regular" w:cs="Menlo Regular"/>
          <w:color w:val="000000"/>
          <w:sz w:val="22"/>
          <w:szCs w:val="22"/>
          <w:lang w:val="en-US"/>
        </w:rPr>
        <w:t>Removing complete!</w:t>
      </w:r>
      <w:r w:rsidRPr="001D0065">
        <w:rPr>
          <w:rFonts w:ascii="Menlo Regular" w:hAnsi="Menlo Regular" w:cs="Menlo Regular"/>
          <w:color w:val="AA0D91"/>
          <w:sz w:val="22"/>
          <w:szCs w:val="22"/>
          <w:lang w:val="en-US"/>
        </w:rPr>
        <w:t>&lt;/h2&gt;</w:t>
      </w:r>
    </w:p>
    <w:p w14:paraId="5DD2C73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Give detailed information --&gt;</w:t>
      </w:r>
    </w:p>
    <w:p w14:paraId="7A30E27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All uploaded pictures and their results</w:t>
      </w:r>
      <w:r w:rsidRPr="001D0065">
        <w:rPr>
          <w:rFonts w:ascii="Menlo Regular" w:hAnsi="Menlo Regular" w:cs="Menlo Regular"/>
          <w:color w:val="AA0D91"/>
          <w:sz w:val="22"/>
          <w:szCs w:val="22"/>
          <w:lang w:val="en-US"/>
        </w:rPr>
        <w:t>&lt;BR&gt;</w:t>
      </w:r>
    </w:p>
    <w:p w14:paraId="406CE17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are moved to the results directory</w:t>
      </w:r>
      <w:r w:rsidRPr="001D0065">
        <w:rPr>
          <w:rFonts w:ascii="Menlo Regular" w:hAnsi="Menlo Regular" w:cs="Menlo Regular"/>
          <w:color w:val="AA0D91"/>
          <w:sz w:val="22"/>
          <w:szCs w:val="22"/>
          <w:lang w:val="en-US"/>
        </w:rPr>
        <w:t>&lt;/p&gt;</w:t>
      </w:r>
    </w:p>
    <w:p w14:paraId="2C139F2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You have removed the following files:</w:t>
      </w:r>
      <w:r w:rsidRPr="001D0065">
        <w:rPr>
          <w:rFonts w:ascii="Menlo Regular" w:hAnsi="Menlo Regular" w:cs="Menlo Regular"/>
          <w:color w:val="AA0D91"/>
          <w:sz w:val="22"/>
          <w:szCs w:val="22"/>
          <w:lang w:val="en-US"/>
        </w:rPr>
        <w:t>&lt;/p&gt;</w:t>
      </w:r>
    </w:p>
    <w:p w14:paraId="07CC6E3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{{uploads}}</w:t>
      </w:r>
      <w:r w:rsidRPr="001D0065">
        <w:rPr>
          <w:rFonts w:ascii="Menlo Regular" w:hAnsi="Menlo Regular" w:cs="Menlo Regular"/>
          <w:color w:val="AA0D91"/>
          <w:sz w:val="22"/>
          <w:szCs w:val="22"/>
          <w:lang w:val="en-US"/>
        </w:rPr>
        <w:t>&lt;/p&gt;</w:t>
      </w:r>
    </w:p>
    <w:p w14:paraId="48ADC4F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{{temps}}</w:t>
      </w:r>
      <w:r w:rsidRPr="001D0065">
        <w:rPr>
          <w:rFonts w:ascii="Menlo Regular" w:hAnsi="Menlo Regular" w:cs="Menlo Regular"/>
          <w:color w:val="AA0D91"/>
          <w:sz w:val="22"/>
          <w:szCs w:val="22"/>
          <w:lang w:val="en-US"/>
        </w:rPr>
        <w:t>&lt;/p&gt;</w:t>
      </w:r>
    </w:p>
    <w:p w14:paraId="4D6946E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5AD15D89"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Button to logout --&gt;</w:t>
      </w:r>
    </w:p>
    <w:p w14:paraId="2CFE404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"/accounts/logout/"</w:t>
      </w:r>
      <w:r w:rsidRPr="001D0065">
        <w:rPr>
          <w:rFonts w:ascii="Menlo Regular" w:hAnsi="Menlo Regular" w:cs="Menlo Regular"/>
          <w:color w:val="AA0D91"/>
          <w:sz w:val="22"/>
          <w:szCs w:val="22"/>
          <w:lang w:val="en-US"/>
        </w:rPr>
        <w:t>&gt;</w:t>
      </w:r>
    </w:p>
    <w:p w14:paraId="30F42EF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Upload picture inside --&gt;</w:t>
      </w:r>
    </w:p>
    <w:p w14:paraId="22BAB7C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"Logout"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70287B3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5C0CFDB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796D7F62" w14:textId="77777777" w:rsidR="001D0065" w:rsidRDefault="001D0065" w:rsidP="001D0065">
      <w:pPr>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8BCDE1D" w14:textId="77777777" w:rsidR="006C0A11" w:rsidRDefault="006C0A11" w:rsidP="00FE540B">
      <w:pPr>
        <w:pStyle w:val="Kop4"/>
        <w:numPr>
          <w:ilvl w:val="2"/>
          <w:numId w:val="20"/>
          <w:numberingChange w:id="272" w:author="Rutger Vos" w:date="2014-05-22T10:58:00Z" w:original="%1:1:0:.%2:3:0:.%3:4:0:."/>
        </w:numPr>
        <w:rPr>
          <w:lang w:val="en-GB"/>
        </w:rPr>
      </w:pPr>
      <w:bookmarkStart w:id="273" w:name="_Toc262217660"/>
      <w:r w:rsidRPr="00A76730">
        <w:rPr>
          <w:lang w:val="en-GB"/>
        </w:rPr>
        <w:t>computer_result.html</w:t>
      </w:r>
      <w:bookmarkEnd w:id="273"/>
    </w:p>
    <w:p w14:paraId="00A2072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Use the computer template and override the content block --&gt;</w:t>
      </w:r>
    </w:p>
    <w:p w14:paraId="62F85BE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extends "computer.html" %}</w:t>
      </w:r>
    </w:p>
    <w:p w14:paraId="6CEB4BE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19CB695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Override the title --&gt;</w:t>
      </w:r>
    </w:p>
    <w:p w14:paraId="2B95A7E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title %}Orchid Identifier - Result{% endblock %}</w:t>
      </w:r>
    </w:p>
    <w:p w14:paraId="2756BBE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45728FB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content %}</w:t>
      </w:r>
    </w:p>
    <w:p w14:paraId="5700255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All lines in this block will be diplayd in the content block --&gt;</w:t>
      </w:r>
    </w:p>
    <w:p w14:paraId="3BA452F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2A10A77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a header to tell this is de result page --&gt;</w:t>
      </w:r>
    </w:p>
    <w:p w14:paraId="5BF4C41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&lt;h2&gt;</w:t>
      </w:r>
      <w:r w:rsidRPr="001D0065">
        <w:rPr>
          <w:rFonts w:ascii="Menlo Regular" w:hAnsi="Menlo Regular" w:cs="Menlo Regular"/>
          <w:color w:val="000000"/>
          <w:sz w:val="22"/>
          <w:szCs w:val="22"/>
          <w:lang w:val="en-US"/>
        </w:rPr>
        <w:t>Results</w:t>
      </w:r>
      <w:r w:rsidRPr="001D0065">
        <w:rPr>
          <w:rFonts w:ascii="Menlo Regular" w:hAnsi="Menlo Regular" w:cs="Menlo Regular"/>
          <w:color w:val="AA0D91"/>
          <w:sz w:val="22"/>
          <w:szCs w:val="22"/>
          <w:lang w:val="en-US"/>
        </w:rPr>
        <w:t>&lt;/h2&gt;</w:t>
      </w:r>
    </w:p>
    <w:p w14:paraId="5812791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57BD75E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the result --&gt;</w:t>
      </w:r>
    </w:p>
    <w:p w14:paraId="1A60D80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 xml:space="preserve">Result: This is probably a </w:t>
      </w:r>
      <w:r w:rsidRPr="001D0065">
        <w:rPr>
          <w:rFonts w:ascii="Menlo Regular" w:hAnsi="Menlo Regular" w:cs="Menlo Regular"/>
          <w:color w:val="AA0D91"/>
          <w:sz w:val="22"/>
          <w:szCs w:val="22"/>
          <w:lang w:val="en-US"/>
        </w:rPr>
        <w:t>&lt;em&gt;</w:t>
      </w:r>
      <w:r w:rsidRPr="001D0065">
        <w:rPr>
          <w:rFonts w:ascii="Menlo Regular" w:hAnsi="Menlo Regular" w:cs="Menlo Regular"/>
          <w:color w:val="000000"/>
          <w:sz w:val="22"/>
          <w:szCs w:val="22"/>
          <w:lang w:val="en-US"/>
        </w:rPr>
        <w:t>{{result}}</w:t>
      </w:r>
      <w:r w:rsidRPr="001D0065">
        <w:rPr>
          <w:rFonts w:ascii="Menlo Regular" w:hAnsi="Menlo Regular" w:cs="Menlo Regular"/>
          <w:color w:val="AA0D91"/>
          <w:sz w:val="22"/>
          <w:szCs w:val="22"/>
          <w:lang w:val="en-US"/>
        </w:rPr>
        <w:t>&lt;/em&gt;</w:t>
      </w: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p>
    <w:p w14:paraId="104BD4A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482A54F9"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74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the picture, give it a link to view the picter on a new</w:t>
      </w:r>
    </w:p>
    <w:p w14:paraId="1B0ABEC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 xml:space="preserve">    webpage / tab --&gt;</w:t>
      </w:r>
    </w:p>
    <w:p w14:paraId="0645CED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&lt;p&gt;&lt;a </w:t>
      </w:r>
      <w:r w:rsidRPr="001D0065">
        <w:rPr>
          <w:rFonts w:ascii="Menlo Regular" w:hAnsi="Menlo Regular" w:cs="Menlo Regular"/>
          <w:color w:val="836C28"/>
          <w:sz w:val="22"/>
          <w:szCs w:val="22"/>
          <w:lang w:val="en-US"/>
        </w:rPr>
        <w:t>href</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"/static/assets/uploaded_files/{{ip}}/{{filename}}"</w:t>
      </w:r>
      <w:r w:rsidRPr="001D0065">
        <w:rPr>
          <w:rFonts w:ascii="Menlo Regular" w:hAnsi="Menlo Regular" w:cs="Menlo Regular"/>
          <w:color w:val="AA0D91"/>
          <w:sz w:val="22"/>
          <w:szCs w:val="22"/>
          <w:lang w:val="en-US"/>
        </w:rPr>
        <w:t xml:space="preserve">&gt;&lt;img </w:t>
      </w:r>
      <w:r w:rsidRPr="001D0065">
        <w:rPr>
          <w:rFonts w:ascii="Menlo Regular" w:hAnsi="Menlo Regular" w:cs="Menlo Regular"/>
          <w:color w:val="836C28"/>
          <w:sz w:val="22"/>
          <w:szCs w:val="22"/>
          <w:lang w:val="en-US"/>
        </w:rPr>
        <w:t>src</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"/static/assets/uploaded_files/{{ip}}/{{filename}}"</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width</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"200"</w:t>
      </w:r>
      <w:r w:rsidRPr="001D0065">
        <w:rPr>
          <w:rFonts w:ascii="Menlo Regular" w:hAnsi="Menlo Regular" w:cs="Menlo Regular"/>
          <w:color w:val="AA0D91"/>
          <w:sz w:val="22"/>
          <w:szCs w:val="22"/>
          <w:lang w:val="en-US"/>
        </w:rPr>
        <w:t>/&gt;&lt;/a&gt;&lt;/p&gt;</w:t>
      </w:r>
    </w:p>
    <w:p w14:paraId="3F1C827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43C6EFB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"/exit/"</w:t>
      </w:r>
      <w:r w:rsidRPr="001D0065">
        <w:rPr>
          <w:rFonts w:ascii="Menlo Regular" w:hAnsi="Menlo Regular" w:cs="Menlo Regular"/>
          <w:color w:val="AA0D91"/>
          <w:sz w:val="22"/>
          <w:szCs w:val="22"/>
          <w:lang w:val="en-US"/>
        </w:rPr>
        <w:t>&gt;</w:t>
      </w:r>
    </w:p>
    <w:p w14:paraId="41E643E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Upload picture inside --&gt;</w:t>
      </w:r>
    </w:p>
    <w:p w14:paraId="39C8A0C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"Exit"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60CCEFA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311288B9" w14:textId="77777777" w:rsidR="001D0065" w:rsidRDefault="001D0065" w:rsidP="001D0065">
      <w:pPr>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F13FDBF" w14:textId="77777777" w:rsidR="006C0A11" w:rsidRDefault="006C0A11" w:rsidP="00FE540B">
      <w:pPr>
        <w:pStyle w:val="Kop4"/>
        <w:numPr>
          <w:ilvl w:val="2"/>
          <w:numId w:val="20"/>
          <w:numberingChange w:id="274" w:author="Rutger Vos" w:date="2014-05-22T10:58:00Z" w:original="%1:1:0:.%2:3:0:.%3:5:0:."/>
        </w:numPr>
        <w:rPr>
          <w:lang w:val="en-GB"/>
        </w:rPr>
      </w:pPr>
      <w:bookmarkStart w:id="275" w:name="_Toc262217661"/>
      <w:r w:rsidRPr="00A76730">
        <w:rPr>
          <w:lang w:val="en-GB"/>
        </w:rPr>
        <w:t>computer_sorry.html</w:t>
      </w:r>
      <w:bookmarkEnd w:id="275"/>
    </w:p>
    <w:p w14:paraId="2CFA4861"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7400"/>
          <w:sz w:val="22"/>
          <w:szCs w:val="22"/>
          <w:lang w:val="en-US"/>
        </w:rPr>
        <w:t>&lt;!-- Use the computer template and override the content block --&gt;</w:t>
      </w:r>
    </w:p>
    <w:p w14:paraId="18B7695D"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extends "computer.html" %}</w:t>
      </w:r>
    </w:p>
    <w:p w14:paraId="4F51CA22"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p>
    <w:p w14:paraId="0FC460C8"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7400"/>
          <w:sz w:val="22"/>
          <w:szCs w:val="22"/>
          <w:lang w:val="en-US"/>
        </w:rPr>
        <w:t>&lt;!-- Override the title --&gt;</w:t>
      </w:r>
    </w:p>
    <w:p w14:paraId="7BC197BE"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block title %}Orchid Identifier - Error{% endblock %}</w:t>
      </w:r>
    </w:p>
    <w:p w14:paraId="4CE751FA"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p>
    <w:p w14:paraId="6140CAB2"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block content %}</w:t>
      </w:r>
    </w:p>
    <w:p w14:paraId="0DACF791"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All lines in this block will be diplayd in the content block --&gt;</w:t>
      </w:r>
    </w:p>
    <w:p w14:paraId="3FA2348A"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4CC67B2F"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Header --&gt;</w:t>
      </w:r>
    </w:p>
    <w:p w14:paraId="757086DF"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&lt;h2&gt;</w:t>
      </w:r>
      <w:r w:rsidRPr="001F733B">
        <w:rPr>
          <w:rFonts w:ascii="Menlo Regular" w:hAnsi="Menlo Regular" w:cs="Menlo Regular"/>
          <w:color w:val="000000"/>
          <w:sz w:val="22"/>
          <w:szCs w:val="22"/>
          <w:lang w:val="en-US"/>
        </w:rPr>
        <w:t>Sorry!</w:t>
      </w:r>
      <w:r w:rsidRPr="001F733B">
        <w:rPr>
          <w:rFonts w:ascii="Menlo Regular" w:hAnsi="Menlo Regular" w:cs="Menlo Regular"/>
          <w:color w:val="AA0D91"/>
          <w:sz w:val="22"/>
          <w:szCs w:val="22"/>
          <w:lang w:val="en-US"/>
        </w:rPr>
        <w:t>&lt;/h2&gt;</w:t>
      </w:r>
    </w:p>
    <w:p w14:paraId="78F3202E"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222678A1"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Explain the error and ask to try again --&gt;</w:t>
      </w:r>
    </w:p>
    <w:p w14:paraId="38EE6BF7"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&lt;p&gt;</w:t>
      </w:r>
      <w:r w:rsidRPr="001F733B">
        <w:rPr>
          <w:rFonts w:ascii="Menlo Regular" w:hAnsi="Menlo Regular" w:cs="Menlo Regular"/>
          <w:color w:val="000000"/>
          <w:sz w:val="22"/>
          <w:szCs w:val="22"/>
          <w:lang w:val="en-US"/>
        </w:rPr>
        <w:t>During the process, your picture has been removed.</w:t>
      </w:r>
      <w:r w:rsidRPr="001F733B">
        <w:rPr>
          <w:rFonts w:ascii="Menlo Regular" w:hAnsi="Menlo Regular" w:cs="Menlo Regular"/>
          <w:color w:val="AA0D91"/>
          <w:sz w:val="22"/>
          <w:szCs w:val="22"/>
          <w:lang w:val="en-US"/>
        </w:rPr>
        <w:t>&lt;BR&gt;</w:t>
      </w:r>
    </w:p>
    <w:p w14:paraId="2DB0B467"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Please try again</w:t>
      </w:r>
      <w:r w:rsidRPr="001F733B">
        <w:rPr>
          <w:rFonts w:ascii="Menlo Regular" w:hAnsi="Menlo Regular" w:cs="Menlo Regular"/>
          <w:color w:val="AA0D91"/>
          <w:sz w:val="22"/>
          <w:szCs w:val="22"/>
          <w:lang w:val="en-US"/>
        </w:rPr>
        <w:t>&lt;/p&gt;</w:t>
      </w:r>
    </w:p>
    <w:p w14:paraId="6F05ACCE"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47C34F6D"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Button to try again --&gt;</w:t>
      </w:r>
    </w:p>
    <w:p w14:paraId="2ACAD45A"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 xml:space="preserve">&lt;form </w:t>
      </w:r>
      <w:r w:rsidRPr="001F733B">
        <w:rPr>
          <w:rFonts w:ascii="Menlo Regular" w:hAnsi="Menlo Regular" w:cs="Menlo Regular"/>
          <w:color w:val="836C28"/>
          <w:sz w:val="22"/>
          <w:szCs w:val="22"/>
          <w:lang w:val="en-US"/>
        </w:rPr>
        <w:t>action</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"/upload/"</w:t>
      </w:r>
      <w:r w:rsidRPr="001F733B">
        <w:rPr>
          <w:rFonts w:ascii="Menlo Regular" w:hAnsi="Menlo Regular" w:cs="Menlo Regular"/>
          <w:color w:val="AA0D91"/>
          <w:sz w:val="22"/>
          <w:szCs w:val="22"/>
          <w:lang w:val="en-US"/>
        </w:rPr>
        <w:t>&gt;</w:t>
      </w:r>
    </w:p>
    <w:p w14:paraId="42414CAC"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The submit button with the text Upload picture inside --&gt;</w:t>
      </w:r>
    </w:p>
    <w:p w14:paraId="5E27435D"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 xml:space="preserve">&lt;input </w:t>
      </w:r>
      <w:r w:rsidRPr="001F733B">
        <w:rPr>
          <w:rFonts w:ascii="Menlo Regular" w:hAnsi="Menlo Regular" w:cs="Menlo Regular"/>
          <w:color w:val="836C28"/>
          <w:sz w:val="22"/>
          <w:szCs w:val="22"/>
          <w:lang w:val="en-US"/>
        </w:rPr>
        <w:t>type</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"submit"</w:t>
      </w:r>
      <w:r w:rsidRPr="001F733B">
        <w:rPr>
          <w:rFonts w:ascii="Menlo Regular" w:hAnsi="Menlo Regular" w:cs="Menlo Regular"/>
          <w:color w:val="AA0D91"/>
          <w:sz w:val="22"/>
          <w:szCs w:val="22"/>
          <w:lang w:val="en-US"/>
        </w:rPr>
        <w:t xml:space="preserve"> </w:t>
      </w:r>
      <w:r w:rsidRPr="001F733B">
        <w:rPr>
          <w:rFonts w:ascii="Menlo Regular" w:hAnsi="Menlo Regular" w:cs="Menlo Regular"/>
          <w:color w:val="836C28"/>
          <w:sz w:val="22"/>
          <w:szCs w:val="22"/>
          <w:lang w:val="en-US"/>
        </w:rPr>
        <w:t>value</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"Upload picture"</w:t>
      </w:r>
      <w:r w:rsidRPr="001F733B">
        <w:rPr>
          <w:rFonts w:ascii="Menlo Regular" w:hAnsi="Menlo Regular" w:cs="Menlo Regular"/>
          <w:color w:val="AA0D91"/>
          <w:sz w:val="22"/>
          <w:szCs w:val="22"/>
          <w:lang w:val="en-US"/>
        </w:rPr>
        <w:t xml:space="preserve"> </w:t>
      </w:r>
      <w:r w:rsidRPr="001F733B">
        <w:rPr>
          <w:rFonts w:ascii="Menlo Regular" w:hAnsi="Menlo Regular" w:cs="Menlo Regular"/>
          <w:color w:val="836C28"/>
          <w:sz w:val="22"/>
          <w:szCs w:val="22"/>
          <w:lang w:val="en-US"/>
        </w:rPr>
        <w:t>id</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"button"</w:t>
      </w:r>
      <w:r w:rsidRPr="001F733B">
        <w:rPr>
          <w:rFonts w:ascii="Menlo Regular" w:hAnsi="Menlo Regular" w:cs="Menlo Regular"/>
          <w:color w:val="AA0D91"/>
          <w:sz w:val="22"/>
          <w:szCs w:val="22"/>
          <w:lang w:val="en-US"/>
        </w:rPr>
        <w:t>&gt;</w:t>
      </w:r>
    </w:p>
    <w:p w14:paraId="235041AB"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&lt;/form&gt;</w:t>
      </w:r>
      <w:r w:rsidRPr="001F733B">
        <w:rPr>
          <w:rFonts w:ascii="Menlo Regular" w:hAnsi="Menlo Regular" w:cs="Menlo Regular"/>
          <w:color w:val="000000"/>
          <w:sz w:val="22"/>
          <w:szCs w:val="22"/>
          <w:lang w:val="en-US"/>
        </w:rPr>
        <w:t xml:space="preserve"> </w:t>
      </w:r>
    </w:p>
    <w:p w14:paraId="58F412C3"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2680B448"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&lt;p&gt;&lt;/p&gt;</w:t>
      </w:r>
    </w:p>
    <w:p w14:paraId="32910825"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Button to go back to the homepage --&gt;</w:t>
      </w:r>
    </w:p>
    <w:p w14:paraId="00F2530E"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 xml:space="preserve">&lt;form </w:t>
      </w:r>
      <w:r w:rsidRPr="001F733B">
        <w:rPr>
          <w:rFonts w:ascii="Menlo Regular" w:hAnsi="Menlo Regular" w:cs="Menlo Regular"/>
          <w:color w:val="836C28"/>
          <w:sz w:val="22"/>
          <w:szCs w:val="22"/>
          <w:lang w:val="en-US"/>
        </w:rPr>
        <w:t>action</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"/welcome/"</w:t>
      </w:r>
      <w:r w:rsidRPr="001F733B">
        <w:rPr>
          <w:rFonts w:ascii="Menlo Regular" w:hAnsi="Menlo Regular" w:cs="Menlo Regular"/>
          <w:color w:val="AA0D91"/>
          <w:sz w:val="22"/>
          <w:szCs w:val="22"/>
          <w:lang w:val="en-US"/>
        </w:rPr>
        <w:t>&gt;</w:t>
      </w:r>
    </w:p>
    <w:p w14:paraId="6B68EADE"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The submit button with the text Home inside --&gt;</w:t>
      </w:r>
    </w:p>
    <w:p w14:paraId="33073BFD"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 xml:space="preserve">&lt;input </w:t>
      </w:r>
      <w:r w:rsidRPr="001F733B">
        <w:rPr>
          <w:rFonts w:ascii="Menlo Regular" w:hAnsi="Menlo Regular" w:cs="Menlo Regular"/>
          <w:color w:val="836C28"/>
          <w:sz w:val="22"/>
          <w:szCs w:val="22"/>
          <w:lang w:val="en-US"/>
        </w:rPr>
        <w:t>type</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"submit"</w:t>
      </w:r>
      <w:r w:rsidRPr="001F733B">
        <w:rPr>
          <w:rFonts w:ascii="Menlo Regular" w:hAnsi="Menlo Regular" w:cs="Menlo Regular"/>
          <w:color w:val="AA0D91"/>
          <w:sz w:val="22"/>
          <w:szCs w:val="22"/>
          <w:lang w:val="en-US"/>
        </w:rPr>
        <w:t xml:space="preserve"> </w:t>
      </w:r>
      <w:r w:rsidRPr="001F733B">
        <w:rPr>
          <w:rFonts w:ascii="Menlo Regular" w:hAnsi="Menlo Regular" w:cs="Menlo Regular"/>
          <w:color w:val="836C28"/>
          <w:sz w:val="22"/>
          <w:szCs w:val="22"/>
          <w:lang w:val="en-US"/>
        </w:rPr>
        <w:t>value</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"Home"</w:t>
      </w:r>
      <w:r w:rsidRPr="001F733B">
        <w:rPr>
          <w:rFonts w:ascii="Menlo Regular" w:hAnsi="Menlo Regular" w:cs="Menlo Regular"/>
          <w:color w:val="AA0D91"/>
          <w:sz w:val="22"/>
          <w:szCs w:val="22"/>
          <w:lang w:val="en-US"/>
        </w:rPr>
        <w:t xml:space="preserve"> </w:t>
      </w:r>
      <w:r w:rsidRPr="001F733B">
        <w:rPr>
          <w:rFonts w:ascii="Menlo Regular" w:hAnsi="Menlo Regular" w:cs="Menlo Regular"/>
          <w:color w:val="836C28"/>
          <w:sz w:val="22"/>
          <w:szCs w:val="22"/>
          <w:lang w:val="en-US"/>
        </w:rPr>
        <w:t>id</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"button"</w:t>
      </w:r>
      <w:r w:rsidRPr="001F733B">
        <w:rPr>
          <w:rFonts w:ascii="Menlo Regular" w:hAnsi="Menlo Regular" w:cs="Menlo Regular"/>
          <w:color w:val="AA0D91"/>
          <w:sz w:val="22"/>
          <w:szCs w:val="22"/>
          <w:lang w:val="en-US"/>
        </w:rPr>
        <w:t>&gt;</w:t>
      </w:r>
    </w:p>
    <w:p w14:paraId="37952929"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&lt;/form&gt;</w:t>
      </w:r>
    </w:p>
    <w:p w14:paraId="7058D1F9"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1A7C339F" w14:textId="77777777" w:rsidR="001F733B" w:rsidRDefault="001F733B" w:rsidP="001F733B">
      <w:pPr>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9D51F79" w14:textId="77777777" w:rsidR="006C0A11" w:rsidRDefault="006C0A11" w:rsidP="00FE540B">
      <w:pPr>
        <w:pStyle w:val="Kop4"/>
        <w:numPr>
          <w:ilvl w:val="2"/>
          <w:numId w:val="20"/>
          <w:numberingChange w:id="276" w:author="Rutger Vos" w:date="2014-05-22T10:58:00Z" w:original="%1:1:0:.%2:3:0:.%3:6:0:."/>
        </w:numPr>
        <w:rPr>
          <w:lang w:val="en-GB"/>
        </w:rPr>
      </w:pPr>
      <w:bookmarkStart w:id="277" w:name="_Toc262217662"/>
      <w:r w:rsidRPr="00A76730">
        <w:rPr>
          <w:lang w:val="en-GB"/>
        </w:rPr>
        <w:t>computer_upload_succes.html</w:t>
      </w:r>
      <w:bookmarkEnd w:id="277"/>
    </w:p>
    <w:p w14:paraId="70252E1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&lt;!-- Use the computer template and override the content block --&gt;</w:t>
      </w:r>
    </w:p>
    <w:p w14:paraId="5D65E69F"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extends "computer.html" %}</w:t>
      </w:r>
    </w:p>
    <w:p w14:paraId="294D398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12A3D83E"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&lt;!-- Override the title --&gt;</w:t>
      </w:r>
    </w:p>
    <w:p w14:paraId="32AB75DA"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block title %}Orchid Identifier - Upload succeeded{% endblock %}</w:t>
      </w:r>
    </w:p>
    <w:p w14:paraId="76D4EFED"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62055F17"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block content %}</w:t>
      </w:r>
    </w:p>
    <w:p w14:paraId="031DE94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All lines in this block will be diplayd in the content block --&gt;</w:t>
      </w:r>
    </w:p>
    <w:p w14:paraId="2D8AD5D5"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423A171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Display a header, telling the file is uploaded --&gt;</w:t>
      </w:r>
    </w:p>
    <w:p w14:paraId="49947524"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&lt;h2&gt;</w:t>
      </w:r>
      <w:r w:rsidRPr="006844D3">
        <w:rPr>
          <w:rFonts w:ascii="Menlo Regular" w:hAnsi="Menlo Regular" w:cs="Menlo Regular"/>
          <w:color w:val="000000"/>
          <w:sz w:val="22"/>
          <w:szCs w:val="22"/>
          <w:lang w:val="en-US"/>
        </w:rPr>
        <w:t>You have uploaded the file!</w:t>
      </w:r>
      <w:r w:rsidRPr="006844D3">
        <w:rPr>
          <w:rFonts w:ascii="Menlo Regular" w:hAnsi="Menlo Regular" w:cs="Menlo Regular"/>
          <w:color w:val="AA0D91"/>
          <w:sz w:val="22"/>
          <w:szCs w:val="22"/>
          <w:lang w:val="en-US"/>
        </w:rPr>
        <w:t>&lt;/h2&gt;</w:t>
      </w:r>
    </w:p>
    <w:p w14:paraId="5F5ED139"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538D6E2B"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74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Display the picture, give it a link to view the picter on a new</w:t>
      </w:r>
    </w:p>
    <w:p w14:paraId="73C8482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 xml:space="preserve">    webpage / tab --&gt;</w:t>
      </w:r>
    </w:p>
    <w:p w14:paraId="6583F207"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&lt;p&gt;&lt;a </w:t>
      </w:r>
      <w:r w:rsidRPr="006844D3">
        <w:rPr>
          <w:rFonts w:ascii="Menlo Regular" w:hAnsi="Menlo Regular" w:cs="Menlo Regular"/>
          <w:color w:val="836C28"/>
          <w:sz w:val="22"/>
          <w:szCs w:val="22"/>
          <w:lang w:val="en-US"/>
        </w:rPr>
        <w:t>href</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"/{{path}}"</w:t>
      </w:r>
      <w:r w:rsidRPr="006844D3">
        <w:rPr>
          <w:rFonts w:ascii="Menlo Regular" w:hAnsi="Menlo Regular" w:cs="Menlo Regular"/>
          <w:color w:val="AA0D91"/>
          <w:sz w:val="22"/>
          <w:szCs w:val="22"/>
          <w:lang w:val="en-US"/>
        </w:rPr>
        <w:t xml:space="preserve">&gt;&lt;img </w:t>
      </w:r>
      <w:r w:rsidRPr="006844D3">
        <w:rPr>
          <w:rFonts w:ascii="Menlo Regular" w:hAnsi="Menlo Regular" w:cs="Menlo Regular"/>
          <w:color w:val="836C28"/>
          <w:sz w:val="22"/>
          <w:szCs w:val="22"/>
          <w:lang w:val="en-US"/>
        </w:rPr>
        <w:t>src</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"/{{path}}"</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width</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"200"</w:t>
      </w:r>
      <w:r w:rsidRPr="006844D3">
        <w:rPr>
          <w:rFonts w:ascii="Menlo Regular" w:hAnsi="Menlo Regular" w:cs="Menlo Regular"/>
          <w:color w:val="AA0D91"/>
          <w:sz w:val="22"/>
          <w:szCs w:val="22"/>
          <w:lang w:val="en-US"/>
        </w:rPr>
        <w:t>/&gt;&lt;/a&gt;&lt;/p&gt;</w:t>
      </w:r>
    </w:p>
    <w:p w14:paraId="11E8E0DF"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2E0774D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&lt;form </w:t>
      </w:r>
      <w:r w:rsidRPr="006844D3">
        <w:rPr>
          <w:rFonts w:ascii="Menlo Regular" w:hAnsi="Menlo Regular" w:cs="Menlo Regular"/>
          <w:color w:val="836C28"/>
          <w:sz w:val="22"/>
          <w:szCs w:val="22"/>
          <w:lang w:val="en-US"/>
        </w:rPr>
        <w:t>action</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"/result/"</w:t>
      </w:r>
      <w:r w:rsidRPr="006844D3">
        <w:rPr>
          <w:rFonts w:ascii="Menlo Regular" w:hAnsi="Menlo Regular" w:cs="Menlo Regular"/>
          <w:color w:val="AA0D91"/>
          <w:sz w:val="22"/>
          <w:szCs w:val="22"/>
          <w:lang w:val="en-US"/>
        </w:rPr>
        <w:t>&gt;</w:t>
      </w:r>
    </w:p>
    <w:p w14:paraId="6F1983C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The submit button with the text Upload picture inside --&gt;</w:t>
      </w:r>
    </w:p>
    <w:p w14:paraId="40E0CA2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&lt;input </w:t>
      </w:r>
      <w:r w:rsidRPr="006844D3">
        <w:rPr>
          <w:rFonts w:ascii="Menlo Regular" w:hAnsi="Menlo Regular" w:cs="Menlo Regular"/>
          <w:color w:val="836C28"/>
          <w:sz w:val="22"/>
          <w:szCs w:val="22"/>
          <w:lang w:val="en-US"/>
        </w:rPr>
        <w:t>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"submit"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value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"Result"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id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"button"</w:t>
      </w:r>
      <w:r w:rsidRPr="006844D3">
        <w:rPr>
          <w:rFonts w:ascii="Menlo Regular" w:hAnsi="Menlo Regular" w:cs="Menlo Regular"/>
          <w:color w:val="AA0D91"/>
          <w:sz w:val="22"/>
          <w:szCs w:val="22"/>
          <w:lang w:val="en-US"/>
        </w:rPr>
        <w:t>&gt;</w:t>
      </w:r>
    </w:p>
    <w:p w14:paraId="0AB6F1E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&lt;/form&gt;</w:t>
      </w:r>
    </w:p>
    <w:p w14:paraId="276A572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Display an empty line betwee both buttonts--&gt;</w:t>
      </w:r>
    </w:p>
    <w:p w14:paraId="359E23CC"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&lt;p&gt;&lt;/p&gt;</w:t>
      </w:r>
    </w:p>
    <w:p w14:paraId="0ED01E8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&lt;form </w:t>
      </w:r>
      <w:r w:rsidRPr="006844D3">
        <w:rPr>
          <w:rFonts w:ascii="Menlo Regular" w:hAnsi="Menlo Regular" w:cs="Menlo Regular"/>
          <w:color w:val="836C28"/>
          <w:sz w:val="22"/>
          <w:szCs w:val="22"/>
          <w:lang w:val="en-US"/>
        </w:rPr>
        <w:t>action</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"/upload/"</w:t>
      </w:r>
      <w:r w:rsidRPr="006844D3">
        <w:rPr>
          <w:rFonts w:ascii="Menlo Regular" w:hAnsi="Menlo Regular" w:cs="Menlo Regular"/>
          <w:color w:val="AA0D91"/>
          <w:sz w:val="22"/>
          <w:szCs w:val="22"/>
          <w:lang w:val="en-US"/>
        </w:rPr>
        <w:t>&gt;</w:t>
      </w:r>
    </w:p>
    <w:p w14:paraId="612FFD94"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The submit button with the text Upload another picture inside --&gt;</w:t>
      </w:r>
    </w:p>
    <w:p w14:paraId="091FFD1F"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&lt;input </w:t>
      </w:r>
      <w:r w:rsidRPr="006844D3">
        <w:rPr>
          <w:rFonts w:ascii="Menlo Regular" w:hAnsi="Menlo Regular" w:cs="Menlo Regular"/>
          <w:color w:val="836C28"/>
          <w:sz w:val="22"/>
          <w:szCs w:val="22"/>
          <w:lang w:val="en-US"/>
        </w:rPr>
        <w:t>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"submit"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value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"Upload another picture"</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id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"button"</w:t>
      </w:r>
      <w:r w:rsidRPr="006844D3">
        <w:rPr>
          <w:rFonts w:ascii="Menlo Regular" w:hAnsi="Menlo Regular" w:cs="Menlo Regular"/>
          <w:color w:val="AA0D91"/>
          <w:sz w:val="22"/>
          <w:szCs w:val="22"/>
          <w:lang w:val="en-US"/>
        </w:rPr>
        <w:t>&gt;</w:t>
      </w:r>
    </w:p>
    <w:p w14:paraId="2B3E4662"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&lt;/form&gt;</w:t>
      </w:r>
    </w:p>
    <w:p w14:paraId="0F1EF951" w14:textId="77777777" w:rsidR="006844D3" w:rsidRDefault="006844D3" w:rsidP="006844D3">
      <w:pPr>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24F587E" w14:textId="77777777" w:rsidR="006C0A11" w:rsidRDefault="006C0A11" w:rsidP="00FE540B">
      <w:pPr>
        <w:pStyle w:val="Kop4"/>
        <w:numPr>
          <w:ilvl w:val="2"/>
          <w:numId w:val="20"/>
          <w:numberingChange w:id="278" w:author="Rutger Vos" w:date="2014-05-22T10:58:00Z" w:original="%1:1:0:.%2:3:0:.%3:7:0:."/>
        </w:numPr>
        <w:rPr>
          <w:lang w:val="en-GB"/>
        </w:rPr>
      </w:pPr>
      <w:bookmarkStart w:id="279" w:name="_Toc262217663"/>
      <w:r w:rsidRPr="00A76730">
        <w:rPr>
          <w:lang w:val="en-GB"/>
        </w:rPr>
        <w:t>computer_upload.html</w:t>
      </w:r>
      <w:bookmarkEnd w:id="279"/>
    </w:p>
    <w:p w14:paraId="290298DD"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&lt;!-- Use the computer template and override the content block --&gt;</w:t>
      </w:r>
    </w:p>
    <w:p w14:paraId="63AF2DE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extends "computer.html" %}</w:t>
      </w:r>
    </w:p>
    <w:p w14:paraId="527FD12D"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0C888D4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&lt;!-- Override the title --&gt;</w:t>
      </w:r>
    </w:p>
    <w:p w14:paraId="6DA0C624"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block title %}Orchid Identifier - Upload picture{% endblock %}</w:t>
      </w:r>
    </w:p>
    <w:p w14:paraId="4BDE3BC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27A72B8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block content %}</w:t>
      </w:r>
    </w:p>
    <w:p w14:paraId="533D169B"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All lines in this block will be diplayd in the content block --&gt;</w:t>
      </w:r>
    </w:p>
    <w:p w14:paraId="6999263A"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335C6AD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Display a header to tell this is de upload page --&gt;</w:t>
      </w:r>
    </w:p>
    <w:p w14:paraId="7B7AB567"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&lt;h2&gt;</w:t>
      </w:r>
      <w:r w:rsidRPr="006844D3">
        <w:rPr>
          <w:rFonts w:ascii="Menlo Regular" w:hAnsi="Menlo Regular" w:cs="Menlo Regular"/>
          <w:color w:val="000000"/>
          <w:sz w:val="22"/>
          <w:szCs w:val="22"/>
          <w:lang w:val="en-US"/>
        </w:rPr>
        <w:t>Upload picture</w:t>
      </w:r>
      <w:r w:rsidRPr="006844D3">
        <w:rPr>
          <w:rFonts w:ascii="Menlo Regular" w:hAnsi="Menlo Regular" w:cs="Menlo Regular"/>
          <w:color w:val="AA0D91"/>
          <w:sz w:val="22"/>
          <w:szCs w:val="22"/>
          <w:lang w:val="en-US"/>
        </w:rPr>
        <w:t>&lt;/h2&gt;</w:t>
      </w:r>
    </w:p>
    <w:p w14:paraId="2D8E3CAF"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44BAE09D"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&lt;p </w:t>
      </w:r>
      <w:r w:rsidRPr="006844D3">
        <w:rPr>
          <w:rFonts w:ascii="Menlo Regular" w:hAnsi="Menlo Regular" w:cs="Menlo Regular"/>
          <w:color w:val="836C28"/>
          <w:sz w:val="22"/>
          <w:szCs w:val="22"/>
          <w:lang w:val="en-US"/>
        </w:rPr>
        <w:t>style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"color:red; font-size:0.9em"</w:t>
      </w:r>
      <w:r w:rsidRPr="006844D3">
        <w:rPr>
          <w:rFonts w:ascii="Menlo Regular" w:hAnsi="Menlo Regular" w:cs="Menlo Regular"/>
          <w:color w:val="AA0D91"/>
          <w:sz w:val="22"/>
          <w:szCs w:val="22"/>
          <w:lang w:val="en-US"/>
        </w:rPr>
        <w:t>&gt;&lt;em&gt;</w:t>
      </w:r>
      <w:r w:rsidRPr="006844D3">
        <w:rPr>
          <w:rFonts w:ascii="Menlo Regular" w:hAnsi="Menlo Regular" w:cs="Menlo Regular"/>
          <w:color w:val="000000"/>
          <w:sz w:val="22"/>
          <w:szCs w:val="22"/>
          <w:lang w:val="en-US"/>
        </w:rPr>
        <w:t>{{message}}</w:t>
      </w:r>
      <w:r w:rsidRPr="006844D3">
        <w:rPr>
          <w:rFonts w:ascii="Menlo Regular" w:hAnsi="Menlo Regular" w:cs="Menlo Regular"/>
          <w:color w:val="AA0D91"/>
          <w:sz w:val="22"/>
          <w:szCs w:val="22"/>
          <w:lang w:val="en-US"/>
        </w:rPr>
        <w:t>&lt;/em&gt;&lt;/p&gt;</w:t>
      </w:r>
    </w:p>
    <w:p w14:paraId="5047B51C"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69FBD759"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Use the form from orchid.views.upload to receive a picture --&gt;</w:t>
      </w:r>
    </w:p>
    <w:p w14:paraId="7D816BE9"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&lt;form </w:t>
      </w:r>
      <w:r w:rsidRPr="006844D3">
        <w:rPr>
          <w:rFonts w:ascii="Menlo Regular" w:hAnsi="Menlo Regular" w:cs="Menlo Regular"/>
          <w:color w:val="836C28"/>
          <w:sz w:val="22"/>
          <w:szCs w:val="22"/>
          <w:lang w:val="en-US"/>
        </w:rPr>
        <w:t>action</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method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"post"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style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"{{style}}"</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enctype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"multipart/form-data"</w:t>
      </w:r>
      <w:r w:rsidRPr="006844D3">
        <w:rPr>
          <w:rFonts w:ascii="Menlo Regular" w:hAnsi="Menlo Regular" w:cs="Menlo Regular"/>
          <w:color w:val="AA0D91"/>
          <w:sz w:val="22"/>
          <w:szCs w:val="22"/>
          <w:lang w:val="en-US"/>
        </w:rPr>
        <w:t>&gt;</w:t>
      </w:r>
      <w:r w:rsidRPr="006844D3">
        <w:rPr>
          <w:rFonts w:ascii="Menlo Regular" w:hAnsi="Menlo Regular" w:cs="Menlo Regular"/>
          <w:color w:val="000000"/>
          <w:sz w:val="22"/>
          <w:szCs w:val="22"/>
          <w:lang w:val="en-US"/>
        </w:rPr>
        <w:t>{% csrf_token %}</w:t>
      </w:r>
    </w:p>
    <w:p w14:paraId="6915D02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{{form}}</w:t>
      </w:r>
    </w:p>
    <w:p w14:paraId="04DED0B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&lt;p&gt;&lt;/p&gt;</w:t>
      </w:r>
    </w:p>
    <w:p w14:paraId="72F9DBF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74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 xml:space="preserve">&lt;!-- Place a submit button under the form, with the text Upload picture inside. </w:t>
      </w:r>
    </w:p>
    <w:p w14:paraId="76776FC2"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 xml:space="preserve">    To place it under the form, it is required to display an empty line first--&gt;</w:t>
      </w:r>
      <w:r w:rsidRPr="006844D3">
        <w:rPr>
          <w:rFonts w:ascii="Menlo Regular" w:hAnsi="Menlo Regular" w:cs="Menlo Regular"/>
          <w:color w:val="000000"/>
          <w:sz w:val="22"/>
          <w:szCs w:val="22"/>
          <w:lang w:val="en-US"/>
        </w:rPr>
        <w:t xml:space="preserve">  </w:t>
      </w:r>
    </w:p>
    <w:p w14:paraId="5F07632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&lt;input </w:t>
      </w:r>
      <w:r w:rsidRPr="006844D3">
        <w:rPr>
          <w:rFonts w:ascii="Menlo Regular" w:hAnsi="Menlo Regular" w:cs="Menlo Regular"/>
          <w:color w:val="836C28"/>
          <w:sz w:val="22"/>
          <w:szCs w:val="22"/>
          <w:lang w:val="en-US"/>
        </w:rPr>
        <w:t>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"submit"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value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"Upload picture"</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id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"button"</w:t>
      </w:r>
      <w:r w:rsidRPr="006844D3">
        <w:rPr>
          <w:rFonts w:ascii="Menlo Regular" w:hAnsi="Menlo Regular" w:cs="Menlo Regular"/>
          <w:color w:val="AA0D91"/>
          <w:sz w:val="22"/>
          <w:szCs w:val="22"/>
          <w:lang w:val="en-US"/>
        </w:rPr>
        <w:t>&gt;</w:t>
      </w:r>
    </w:p>
    <w:p w14:paraId="3972DA5B"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062FA815"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End of form --&gt;</w:t>
      </w:r>
    </w:p>
    <w:p w14:paraId="6D4FEAFE"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&lt;/form&gt;</w:t>
      </w:r>
    </w:p>
    <w:p w14:paraId="2DF70969"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7930D3CA"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&lt;p&gt;&lt;/p&gt;</w:t>
      </w:r>
    </w:p>
    <w:p w14:paraId="6139D3A2"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Place a button under the form to go back to the home screen --&gt;</w:t>
      </w:r>
    </w:p>
    <w:p w14:paraId="0278D362"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&lt;form </w:t>
      </w:r>
      <w:r w:rsidRPr="006844D3">
        <w:rPr>
          <w:rFonts w:ascii="Menlo Regular" w:hAnsi="Menlo Regular" w:cs="Menlo Regular"/>
          <w:color w:val="836C28"/>
          <w:sz w:val="22"/>
          <w:szCs w:val="22"/>
          <w:lang w:val="en-US"/>
        </w:rPr>
        <w:t>action</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"/welcome/"</w:t>
      </w:r>
      <w:r w:rsidRPr="006844D3">
        <w:rPr>
          <w:rFonts w:ascii="Menlo Regular" w:hAnsi="Menlo Regular" w:cs="Menlo Regular"/>
          <w:color w:val="AA0D91"/>
          <w:sz w:val="22"/>
          <w:szCs w:val="22"/>
          <w:lang w:val="en-US"/>
        </w:rPr>
        <w:t>&gt;</w:t>
      </w:r>
    </w:p>
    <w:p w14:paraId="70520ECC"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&lt;input </w:t>
      </w:r>
      <w:r w:rsidRPr="006844D3">
        <w:rPr>
          <w:rFonts w:ascii="Menlo Regular" w:hAnsi="Menlo Regular" w:cs="Menlo Regular"/>
          <w:color w:val="836C28"/>
          <w:sz w:val="22"/>
          <w:szCs w:val="22"/>
          <w:lang w:val="en-US"/>
        </w:rPr>
        <w:t>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"submit"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value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"Home"</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id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"button"</w:t>
      </w:r>
      <w:r w:rsidRPr="006844D3">
        <w:rPr>
          <w:rFonts w:ascii="Menlo Regular" w:hAnsi="Menlo Regular" w:cs="Menlo Regular"/>
          <w:color w:val="AA0D91"/>
          <w:sz w:val="22"/>
          <w:szCs w:val="22"/>
          <w:lang w:val="en-US"/>
        </w:rPr>
        <w:t>&gt;</w:t>
      </w:r>
    </w:p>
    <w:p w14:paraId="170E8ACC"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&lt;/form&gt;</w:t>
      </w:r>
    </w:p>
    <w:p w14:paraId="23EF60B2"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315D4310" w14:textId="77777777" w:rsidR="006844D3" w:rsidRDefault="006844D3" w:rsidP="006844D3">
      <w:pPr>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1E291B4" w14:textId="77777777" w:rsidR="006C0A11" w:rsidRDefault="006C0A11" w:rsidP="00FE540B">
      <w:pPr>
        <w:pStyle w:val="Kop4"/>
        <w:numPr>
          <w:ilvl w:val="2"/>
          <w:numId w:val="20"/>
          <w:numberingChange w:id="280" w:author="Rutger Vos" w:date="2014-05-22T10:58:00Z" w:original="%1:1:0:.%2:3:0:.%3:8:0:."/>
        </w:numPr>
        <w:rPr>
          <w:lang w:val="en-GB"/>
        </w:rPr>
      </w:pPr>
      <w:bookmarkStart w:id="281" w:name="_Toc262217664"/>
      <w:r w:rsidRPr="00A76730">
        <w:rPr>
          <w:lang w:val="en-GB"/>
        </w:rPr>
        <w:t>computer_welcome.html</w:t>
      </w:r>
      <w:bookmarkEnd w:id="281"/>
    </w:p>
    <w:p w14:paraId="4BFC9EE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Use the computer template and override the content block --&gt;</w:t>
      </w:r>
    </w:p>
    <w:p w14:paraId="3567D436"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extends "computer.html" %}</w:t>
      </w:r>
    </w:p>
    <w:p w14:paraId="6B44F77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4FD6F7A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Override the title --&gt;</w:t>
      </w:r>
    </w:p>
    <w:p w14:paraId="04E8D1DD"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block title %}Orchid Identifier - Home{% endblock %}</w:t>
      </w:r>
    </w:p>
    <w:p w14:paraId="72C7C43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74BFE71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block content %}</w:t>
      </w:r>
    </w:p>
    <w:p w14:paraId="01107D1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All lines in this block will be diplayd in the content block --&gt;</w:t>
      </w:r>
    </w:p>
    <w:p w14:paraId="709B0C2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072E349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Display a header, telling this is the welcome page --&gt;</w:t>
      </w:r>
    </w:p>
    <w:p w14:paraId="12A49D56"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AA0D91"/>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&lt;h2&gt;</w:t>
      </w:r>
      <w:r w:rsidRPr="000E46AA">
        <w:rPr>
          <w:rFonts w:ascii="Menlo Regular" w:hAnsi="Menlo Regular" w:cs="Menlo Regular"/>
          <w:color w:val="000000"/>
          <w:sz w:val="22"/>
          <w:szCs w:val="22"/>
          <w:lang w:val="en-US"/>
        </w:rPr>
        <w:t>Welcome</w:t>
      </w:r>
      <w:r w:rsidRPr="000E46AA">
        <w:rPr>
          <w:rFonts w:ascii="Menlo Regular" w:hAnsi="Menlo Regular" w:cs="Menlo Regular"/>
          <w:color w:val="AA0D91"/>
          <w:sz w:val="22"/>
          <w:szCs w:val="22"/>
          <w:lang w:val="en-US"/>
        </w:rPr>
        <w:t>&lt;/h2</w:t>
      </w:r>
    </w:p>
    <w:p w14:paraId="5034B83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AA0D91"/>
          <w:sz w:val="22"/>
          <w:szCs w:val="22"/>
          <w:lang w:val="en-US"/>
        </w:rPr>
      </w:pPr>
      <w:r w:rsidRPr="000E46AA">
        <w:rPr>
          <w:rFonts w:ascii="Menlo Regular" w:hAnsi="Menlo Regular" w:cs="Menlo Regular"/>
          <w:color w:val="AA0D91"/>
          <w:sz w:val="22"/>
          <w:szCs w:val="22"/>
          <w:lang w:val="en-US"/>
        </w:rPr>
        <w:t xml:space="preserve">    </w:t>
      </w:r>
    </w:p>
    <w:p w14:paraId="118C1D3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 xml:space="preserve">    &lt;!-- Tell the user what this webapplication will do --&gt;</w:t>
      </w:r>
    </w:p>
    <w:p w14:paraId="474A0E9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&lt;h4&gt;</w:t>
      </w:r>
      <w:r w:rsidRPr="000E46AA">
        <w:rPr>
          <w:rFonts w:ascii="Menlo Regular" w:hAnsi="Menlo Regular" w:cs="Menlo Regular"/>
          <w:color w:val="000000"/>
          <w:sz w:val="22"/>
          <w:szCs w:val="22"/>
          <w:lang w:val="en-US"/>
        </w:rPr>
        <w:t>Welcome on the orchid identifier website of Naturalis</w:t>
      </w:r>
      <w:r w:rsidRPr="000E46AA">
        <w:rPr>
          <w:rFonts w:ascii="Menlo Regular" w:hAnsi="Menlo Regular" w:cs="Menlo Regular"/>
          <w:color w:val="AA0D91"/>
          <w:sz w:val="22"/>
          <w:szCs w:val="22"/>
          <w:lang w:val="en-US"/>
        </w:rPr>
        <w:t>&lt;/h4&gt;</w:t>
      </w:r>
    </w:p>
    <w:p w14:paraId="7F1E8C7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&lt;p&gt;</w:t>
      </w:r>
      <w:r w:rsidRPr="000E46AA">
        <w:rPr>
          <w:rFonts w:ascii="Menlo Regular" w:hAnsi="Menlo Regular" w:cs="Menlo Regular"/>
          <w:color w:val="000000"/>
          <w:sz w:val="22"/>
          <w:szCs w:val="22"/>
          <w:lang w:val="en-US"/>
        </w:rPr>
        <w:t>After uploading a picture the website will identify the orchid.</w:t>
      </w:r>
      <w:r w:rsidRPr="000E46AA">
        <w:rPr>
          <w:rFonts w:ascii="Menlo Regular" w:hAnsi="Menlo Regular" w:cs="Menlo Regular"/>
          <w:color w:val="AA0D91"/>
          <w:sz w:val="22"/>
          <w:szCs w:val="22"/>
          <w:lang w:val="en-US"/>
        </w:rPr>
        <w:t>&lt;BR&gt;</w:t>
      </w:r>
    </w:p>
    <w:p w14:paraId="5200D59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Please click the upload picture button below to upload a picture.</w:t>
      </w:r>
      <w:r w:rsidRPr="000E46AA">
        <w:rPr>
          <w:rFonts w:ascii="Menlo Regular" w:hAnsi="Menlo Regular" w:cs="Menlo Regular"/>
          <w:color w:val="AA0D91"/>
          <w:sz w:val="22"/>
          <w:szCs w:val="22"/>
          <w:lang w:val="en-US"/>
        </w:rPr>
        <w:t>&lt;BR&gt;</w:t>
      </w:r>
    </w:p>
    <w:p w14:paraId="050E68E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&lt;em&gt;</w:t>
      </w:r>
      <w:r w:rsidRPr="000E46AA">
        <w:rPr>
          <w:rFonts w:ascii="Menlo Regular" w:hAnsi="Menlo Regular" w:cs="Menlo Regular"/>
          <w:color w:val="000000"/>
          <w:sz w:val="22"/>
          <w:szCs w:val="22"/>
          <w:lang w:val="en-US"/>
        </w:rPr>
        <w:t>You can upload a picture of a tuber.</w:t>
      </w:r>
      <w:r w:rsidRPr="000E46AA">
        <w:rPr>
          <w:rFonts w:ascii="Menlo Regular" w:hAnsi="Menlo Regular" w:cs="Menlo Regular"/>
          <w:color w:val="AA0D91"/>
          <w:sz w:val="22"/>
          <w:szCs w:val="22"/>
          <w:lang w:val="en-US"/>
        </w:rPr>
        <w:t>&lt;/em&gt;&lt;/p&gt;</w:t>
      </w:r>
    </w:p>
    <w:p w14:paraId="14DB537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3D1DC52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74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form which contains two buttons.</w:t>
      </w:r>
    </w:p>
    <w:p w14:paraId="3A209F7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 xml:space="preserve">    The first button is for uploading the file --&gt;</w:t>
      </w:r>
    </w:p>
    <w:p w14:paraId="10916FB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&lt;form </w:t>
      </w:r>
      <w:r w:rsidRPr="000E46AA">
        <w:rPr>
          <w:rFonts w:ascii="Menlo Regular" w:hAnsi="Menlo Regular" w:cs="Menlo Regular"/>
          <w:color w:val="836C28"/>
          <w:sz w:val="22"/>
          <w:szCs w:val="22"/>
          <w:lang w:val="en-US"/>
        </w:rPr>
        <w:t>action</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"/upload/"</w:t>
      </w:r>
      <w:r w:rsidRPr="000E46AA">
        <w:rPr>
          <w:rFonts w:ascii="Menlo Regular" w:hAnsi="Menlo Regular" w:cs="Menlo Regular"/>
          <w:color w:val="AA0D91"/>
          <w:sz w:val="22"/>
          <w:szCs w:val="22"/>
          <w:lang w:val="en-US"/>
        </w:rPr>
        <w:t>&gt;</w:t>
      </w:r>
    </w:p>
    <w:p w14:paraId="3677AC2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The submit button with the text Upload picture inside --&gt;</w:t>
      </w:r>
    </w:p>
    <w:p w14:paraId="2813300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&lt;input </w:t>
      </w:r>
      <w:r w:rsidRPr="000E46AA">
        <w:rPr>
          <w:rFonts w:ascii="Menlo Regular" w:hAnsi="Menlo Regular" w:cs="Menlo Regular"/>
          <w:color w:val="836C28"/>
          <w:sz w:val="22"/>
          <w:szCs w:val="22"/>
          <w:lang w:val="en-US"/>
        </w:rPr>
        <w:t>type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"submit"</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value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"Upload picture"</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"button"</w:t>
      </w:r>
      <w:r w:rsidRPr="000E46AA">
        <w:rPr>
          <w:rFonts w:ascii="Menlo Regular" w:hAnsi="Menlo Regular" w:cs="Menlo Regular"/>
          <w:color w:val="AA0D91"/>
          <w:sz w:val="22"/>
          <w:szCs w:val="22"/>
          <w:lang w:val="en-US"/>
        </w:rPr>
        <w:t>&gt;</w:t>
      </w:r>
    </w:p>
    <w:p w14:paraId="03254AD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&lt;/form&gt;</w:t>
      </w:r>
    </w:p>
    <w:p w14:paraId="48B3ED1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display a white line --&gt;</w:t>
      </w:r>
    </w:p>
    <w:p w14:paraId="399BA24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&lt;p&gt;&lt;/p&gt;</w:t>
      </w:r>
    </w:p>
    <w:p w14:paraId="22ACCE7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Second button to remove all leftover files --&gt;</w:t>
      </w:r>
    </w:p>
    <w:p w14:paraId="5A78805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&lt;p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"small"</w:t>
      </w:r>
      <w:r w:rsidRPr="000E46AA">
        <w:rPr>
          <w:rFonts w:ascii="Menlo Regular" w:hAnsi="Menlo Regular" w:cs="Menlo Regular"/>
          <w:color w:val="AA0D91"/>
          <w:sz w:val="22"/>
          <w:szCs w:val="22"/>
          <w:lang w:val="en-US"/>
        </w:rPr>
        <w:t>&gt;</w:t>
      </w:r>
      <w:r w:rsidRPr="000E46AA">
        <w:rPr>
          <w:rFonts w:ascii="Menlo Regular" w:hAnsi="Menlo Regular" w:cs="Menlo Regular"/>
          <w:color w:val="000000"/>
          <w:sz w:val="22"/>
          <w:szCs w:val="22"/>
          <w:lang w:val="en-US"/>
        </w:rPr>
        <w:t>To remove all unused uploaded pictures and their temporary files</w:t>
      </w:r>
      <w:r w:rsidRPr="000E46AA">
        <w:rPr>
          <w:rFonts w:ascii="Menlo Regular" w:hAnsi="Menlo Regular" w:cs="Menlo Regular"/>
          <w:color w:val="AA0D91"/>
          <w:sz w:val="22"/>
          <w:szCs w:val="22"/>
          <w:lang w:val="en-US"/>
        </w:rPr>
        <w:t>&lt;BR&gt;</w:t>
      </w:r>
    </w:p>
    <w:p w14:paraId="5BDF974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click below </w:t>
      </w:r>
      <w:r w:rsidRPr="000E46AA">
        <w:rPr>
          <w:rFonts w:ascii="Menlo Regular" w:hAnsi="Menlo Regular" w:cs="Menlo Regular"/>
          <w:color w:val="AA0D91"/>
          <w:sz w:val="22"/>
          <w:szCs w:val="22"/>
          <w:lang w:val="en-US"/>
        </w:rPr>
        <w:t xml:space="preserve">&lt;span </w:t>
      </w:r>
      <w:r w:rsidRPr="000E46AA">
        <w:rPr>
          <w:rFonts w:ascii="Menlo Regular" w:hAnsi="Menlo Regular" w:cs="Menlo Regular"/>
          <w:color w:val="836C28"/>
          <w:sz w:val="22"/>
          <w:szCs w:val="22"/>
          <w:lang w:val="en-US"/>
        </w:rPr>
        <w:t>style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"color: red"</w:t>
      </w:r>
      <w:r w:rsidRPr="000E46AA">
        <w:rPr>
          <w:rFonts w:ascii="Menlo Regular" w:hAnsi="Menlo Regular" w:cs="Menlo Regular"/>
          <w:color w:val="AA0D91"/>
          <w:sz w:val="22"/>
          <w:szCs w:val="22"/>
          <w:lang w:val="en-US"/>
        </w:rPr>
        <w:t>&gt;&lt;strong&gt;</w:t>
      </w:r>
      <w:r w:rsidRPr="000E46AA">
        <w:rPr>
          <w:rFonts w:ascii="Menlo Regular" w:hAnsi="Menlo Regular" w:cs="Menlo Regular"/>
          <w:color w:val="000000"/>
          <w:sz w:val="22"/>
          <w:szCs w:val="22"/>
          <w:lang w:val="en-US"/>
        </w:rPr>
        <w:t>(login required)</w:t>
      </w:r>
      <w:r w:rsidRPr="000E46AA">
        <w:rPr>
          <w:rFonts w:ascii="Menlo Regular" w:hAnsi="Menlo Regular" w:cs="Menlo Regular"/>
          <w:color w:val="AA0D91"/>
          <w:sz w:val="22"/>
          <w:szCs w:val="22"/>
          <w:lang w:val="en-US"/>
        </w:rPr>
        <w:t>&lt;/strong&gt;&lt;/span&gt;&lt;/p&gt;</w:t>
      </w:r>
    </w:p>
    <w:p w14:paraId="2BBADE8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&lt;form </w:t>
      </w:r>
      <w:r w:rsidRPr="000E46AA">
        <w:rPr>
          <w:rFonts w:ascii="Menlo Regular" w:hAnsi="Menlo Regular" w:cs="Menlo Regular"/>
          <w:color w:val="836C28"/>
          <w:sz w:val="22"/>
          <w:szCs w:val="22"/>
          <w:lang w:val="en-US"/>
        </w:rPr>
        <w:t>action</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"/admin/remove"</w:t>
      </w:r>
      <w:r w:rsidRPr="000E46AA">
        <w:rPr>
          <w:rFonts w:ascii="Menlo Regular" w:hAnsi="Menlo Regular" w:cs="Menlo Regular"/>
          <w:color w:val="AA0D91"/>
          <w:sz w:val="22"/>
          <w:szCs w:val="22"/>
          <w:lang w:val="en-US"/>
        </w:rPr>
        <w:t>&gt;</w:t>
      </w:r>
    </w:p>
    <w:p w14:paraId="3AF6A35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&lt;input </w:t>
      </w:r>
      <w:r w:rsidRPr="000E46AA">
        <w:rPr>
          <w:rFonts w:ascii="Menlo Regular" w:hAnsi="Menlo Regular" w:cs="Menlo Regular"/>
          <w:color w:val="836C28"/>
          <w:sz w:val="22"/>
          <w:szCs w:val="22"/>
          <w:lang w:val="en-US"/>
        </w:rPr>
        <w:t>type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"submit"</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value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"Remove unused files"</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"button"</w:t>
      </w:r>
      <w:r w:rsidRPr="000E46AA">
        <w:rPr>
          <w:rFonts w:ascii="Menlo Regular" w:hAnsi="Menlo Regular" w:cs="Menlo Regular"/>
          <w:color w:val="AA0D91"/>
          <w:sz w:val="22"/>
          <w:szCs w:val="22"/>
          <w:lang w:val="en-US"/>
        </w:rPr>
        <w:t>&gt;</w:t>
      </w:r>
    </w:p>
    <w:p w14:paraId="22E4844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&lt;/form&gt;</w:t>
      </w:r>
    </w:p>
    <w:p w14:paraId="33B3DC4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16158D7F" w14:textId="77777777" w:rsidR="000E46AA" w:rsidRDefault="000E46AA" w:rsidP="000E46AA">
      <w:pPr>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53E1F97B" w14:textId="77777777" w:rsidR="006C0A11" w:rsidRDefault="006C0A11" w:rsidP="00FE540B">
      <w:pPr>
        <w:pStyle w:val="Kop4"/>
        <w:numPr>
          <w:ilvl w:val="2"/>
          <w:numId w:val="20"/>
          <w:numberingChange w:id="282" w:author="Rutger Vos" w:date="2014-05-22T10:58:00Z" w:original="%1:1:0:.%2:3:0:.%3:9:0:."/>
        </w:numPr>
        <w:rPr>
          <w:lang w:val="en-GB"/>
        </w:rPr>
      </w:pPr>
      <w:bookmarkStart w:id="283" w:name="_Toc262217665"/>
      <w:r w:rsidRPr="00A76730">
        <w:rPr>
          <w:lang w:val="en-GB"/>
        </w:rPr>
        <w:t>computer.html</w:t>
      </w:r>
      <w:bookmarkEnd w:id="283"/>
    </w:p>
    <w:p w14:paraId="1F2CD44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THIS IS THE STANDARD HTML FOR THE COMPUTER LAY-OUTS --&gt;</w:t>
      </w:r>
    </w:p>
    <w:p w14:paraId="15D9680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507907D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Load in the static function --&gt;</w:t>
      </w:r>
    </w:p>
    <w:p w14:paraId="4E2EDCD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load static %}</w:t>
      </w:r>
    </w:p>
    <w:p w14:paraId="76DBB34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6579459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declare the DOCTYPE and html language--&gt;</w:t>
      </w:r>
    </w:p>
    <w:p w14:paraId="7870996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&lt;!DOCTYPE html&gt;</w:t>
      </w:r>
    </w:p>
    <w:p w14:paraId="12BB2BC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 xml:space="preserve">&lt;html </w:t>
      </w:r>
      <w:r w:rsidRPr="000E46AA">
        <w:rPr>
          <w:rFonts w:ascii="Menlo Regular" w:hAnsi="Menlo Regular" w:cs="Menlo Regular"/>
          <w:color w:val="836C28"/>
          <w:sz w:val="22"/>
          <w:szCs w:val="22"/>
          <w:lang w:val="en-US"/>
        </w:rPr>
        <w:t>lang</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"en"</w:t>
      </w:r>
      <w:r w:rsidRPr="000E46AA">
        <w:rPr>
          <w:rFonts w:ascii="Menlo Regular" w:hAnsi="Menlo Regular" w:cs="Menlo Regular"/>
          <w:color w:val="AA0D91"/>
          <w:sz w:val="22"/>
          <w:szCs w:val="22"/>
          <w:lang w:val="en-US"/>
        </w:rPr>
        <w:t>&gt;</w:t>
      </w:r>
    </w:p>
    <w:p w14:paraId="318ABC2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32619FC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Create the head --&gt;</w:t>
      </w:r>
    </w:p>
    <w:p w14:paraId="663B6D2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&lt;head&gt;</w:t>
      </w:r>
    </w:p>
    <w:p w14:paraId="10D8806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title using a block --&gt;</w:t>
      </w:r>
    </w:p>
    <w:p w14:paraId="5CC2276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74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This title needs to be changed! The best way to change the title</w:t>
      </w:r>
    </w:p>
    <w:p w14:paraId="1F6ED1F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 xml:space="preserve">    is in the other html files witch extends this html --&gt;</w:t>
      </w:r>
    </w:p>
    <w:p w14:paraId="797AD7D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&lt;title&gt;</w:t>
      </w:r>
      <w:r w:rsidRPr="000E46AA">
        <w:rPr>
          <w:rFonts w:ascii="Menlo Regular" w:hAnsi="Menlo Regular" w:cs="Menlo Regular"/>
          <w:color w:val="000000"/>
          <w:sz w:val="22"/>
          <w:szCs w:val="22"/>
          <w:lang w:val="en-US"/>
        </w:rPr>
        <w:t>{% block title %} My Base Template{% endblock %}</w:t>
      </w:r>
      <w:r w:rsidRPr="000E46AA">
        <w:rPr>
          <w:rFonts w:ascii="Menlo Regular" w:hAnsi="Menlo Regular" w:cs="Menlo Regular"/>
          <w:color w:val="AA0D91"/>
          <w:sz w:val="22"/>
          <w:szCs w:val="22"/>
          <w:lang w:val="en-US"/>
        </w:rPr>
        <w:t>&lt;/title&gt;</w:t>
      </w:r>
    </w:p>
    <w:p w14:paraId="78B803E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467AFE8D"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Use the compyter.css stylesheet for all the lay-outs --&gt;</w:t>
      </w:r>
    </w:p>
    <w:p w14:paraId="7784394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&lt;link </w:t>
      </w:r>
      <w:r w:rsidRPr="000E46AA">
        <w:rPr>
          <w:rFonts w:ascii="Menlo Regular" w:hAnsi="Menlo Regular" w:cs="Menlo Regular"/>
          <w:color w:val="836C28"/>
          <w:sz w:val="22"/>
          <w:szCs w:val="22"/>
          <w:lang w:val="en-US"/>
        </w:rPr>
        <w:t>rel</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"stylesheet"</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type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"text/css"</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href</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 static "</w:t>
      </w:r>
      <w:r w:rsidRPr="000E46AA">
        <w:rPr>
          <w:rFonts w:ascii="Menlo Regular" w:hAnsi="Menlo Regular" w:cs="Menlo Regular"/>
          <w:color w:val="836C28"/>
          <w:sz w:val="22"/>
          <w:szCs w:val="22"/>
          <w:lang w:val="en-US"/>
        </w:rPr>
        <w:t>assets</w:t>
      </w:r>
      <w:r w:rsidRPr="000E46AA">
        <w:rPr>
          <w:rFonts w:ascii="Menlo Regular" w:hAnsi="Menlo Regular" w:cs="Menlo Regular"/>
          <w:color w:val="AA0D91"/>
          <w:sz w:val="22"/>
          <w:szCs w:val="22"/>
          <w:lang w:val="en-US"/>
        </w:rPr>
        <w:t>/</w:t>
      </w:r>
      <w:r w:rsidRPr="000E46AA">
        <w:rPr>
          <w:rFonts w:ascii="Menlo Regular" w:hAnsi="Menlo Regular" w:cs="Menlo Regular"/>
          <w:color w:val="836C28"/>
          <w:sz w:val="22"/>
          <w:szCs w:val="22"/>
          <w:lang w:val="en-US"/>
        </w:rPr>
        <w:t>css</w:t>
      </w:r>
      <w:r w:rsidRPr="000E46AA">
        <w:rPr>
          <w:rFonts w:ascii="Menlo Regular" w:hAnsi="Menlo Regular" w:cs="Menlo Regular"/>
          <w:color w:val="AA0D91"/>
          <w:sz w:val="22"/>
          <w:szCs w:val="22"/>
          <w:lang w:val="en-US"/>
        </w:rPr>
        <w:t>/</w:t>
      </w:r>
      <w:r w:rsidRPr="000E46AA">
        <w:rPr>
          <w:rFonts w:ascii="Menlo Regular" w:hAnsi="Menlo Regular" w:cs="Menlo Regular"/>
          <w:color w:val="836C28"/>
          <w:sz w:val="22"/>
          <w:szCs w:val="22"/>
          <w:lang w:val="en-US"/>
        </w:rPr>
        <w:t>computer.css</w:t>
      </w:r>
      <w:r w:rsidRPr="000E46AA">
        <w:rPr>
          <w:rFonts w:ascii="Menlo Regular" w:hAnsi="Menlo Regular" w:cs="Menlo Regular"/>
          <w:color w:val="C41A16"/>
          <w:sz w:val="22"/>
          <w:szCs w:val="22"/>
          <w:lang w:val="en-US"/>
        </w:rPr>
        <w:t>" %}"</w:t>
      </w:r>
      <w:r w:rsidRPr="000E46AA">
        <w:rPr>
          <w:rFonts w:ascii="Menlo Regular" w:hAnsi="Menlo Regular" w:cs="Menlo Regular"/>
          <w:color w:val="AA0D91"/>
          <w:sz w:val="22"/>
          <w:szCs w:val="22"/>
          <w:lang w:val="en-US"/>
        </w:rPr>
        <w:t>&gt;</w:t>
      </w:r>
    </w:p>
    <w:p w14:paraId="2695E1F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5F096DF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end of the head --&gt;</w:t>
      </w:r>
      <w:r w:rsidRPr="000E46AA">
        <w:rPr>
          <w:rFonts w:ascii="Menlo Regular" w:hAnsi="Menlo Regular" w:cs="Menlo Regular"/>
          <w:color w:val="000000"/>
          <w:sz w:val="22"/>
          <w:szCs w:val="22"/>
          <w:lang w:val="en-US"/>
        </w:rPr>
        <w:t xml:space="preserve">        </w:t>
      </w:r>
    </w:p>
    <w:p w14:paraId="07CC2B9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&lt;/head&gt;</w:t>
      </w:r>
    </w:p>
    <w:p w14:paraId="3EB0322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088162F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Create the body --&gt;</w:t>
      </w:r>
    </w:p>
    <w:p w14:paraId="66BE017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&lt;body&gt;</w:t>
      </w:r>
    </w:p>
    <w:p w14:paraId="224BB98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page --&gt;</w:t>
      </w:r>
    </w:p>
    <w:p w14:paraId="4E1954D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&lt;div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"page"</w:t>
      </w:r>
      <w:r w:rsidRPr="000E46AA">
        <w:rPr>
          <w:rFonts w:ascii="Menlo Regular" w:hAnsi="Menlo Regular" w:cs="Menlo Regular"/>
          <w:color w:val="AA0D91"/>
          <w:sz w:val="22"/>
          <w:szCs w:val="22"/>
          <w:lang w:val="en-US"/>
        </w:rPr>
        <w:t>&gt;</w:t>
      </w:r>
    </w:p>
    <w:p w14:paraId="3CD7E1E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4101CD5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logo block, using the logo lay-out from compyter.css --&gt;</w:t>
      </w:r>
    </w:p>
    <w:p w14:paraId="7D2FFA9D"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&lt;div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"logo"</w:t>
      </w:r>
      <w:r w:rsidRPr="000E46AA">
        <w:rPr>
          <w:rFonts w:ascii="Menlo Regular" w:hAnsi="Menlo Regular" w:cs="Menlo Regular"/>
          <w:color w:val="AA0D91"/>
          <w:sz w:val="22"/>
          <w:szCs w:val="22"/>
          <w:lang w:val="en-US"/>
        </w:rPr>
        <w:t>&gt;</w:t>
      </w:r>
    </w:p>
    <w:p w14:paraId="34AE621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 block logo %}</w:t>
      </w:r>
    </w:p>
    <w:p w14:paraId="20F57BA6"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Place the Naturalis logo inside the logo block --&gt;</w:t>
      </w:r>
    </w:p>
    <w:p w14:paraId="049555B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&lt;ul&gt;</w:t>
      </w:r>
    </w:p>
    <w:p w14:paraId="7007039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&lt;a </w:t>
      </w:r>
      <w:r w:rsidRPr="000E46AA">
        <w:rPr>
          <w:rFonts w:ascii="Menlo Regular" w:hAnsi="Menlo Regular" w:cs="Menlo Regular"/>
          <w:color w:val="836C28"/>
          <w:sz w:val="22"/>
          <w:szCs w:val="22"/>
          <w:lang w:val="en-US"/>
        </w:rPr>
        <w:t>href</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w:t>
      </w:r>
      <w:hyperlink r:id="rId62" w:history="1">
        <w:r w:rsidRPr="000E46AA">
          <w:rPr>
            <w:rFonts w:ascii="Menlo Regular" w:hAnsi="Menlo Regular" w:cs="Menlo Regular"/>
            <w:color w:val="0E0EFF"/>
            <w:sz w:val="22"/>
            <w:szCs w:val="22"/>
            <w:lang w:val="en-US"/>
          </w:rPr>
          <w:t>http://www.naturalis.nl</w:t>
        </w:r>
      </w:hyperlink>
      <w:r w:rsidRPr="000E46AA">
        <w:rPr>
          <w:rFonts w:ascii="Menlo Regular" w:hAnsi="Menlo Regular" w:cs="Menlo Regular"/>
          <w:color w:val="C41A16"/>
          <w:sz w:val="22"/>
          <w:szCs w:val="22"/>
          <w:lang w:val="en-US"/>
        </w:rPr>
        <w:t>"</w:t>
      </w:r>
      <w:r w:rsidRPr="000E46AA">
        <w:rPr>
          <w:rFonts w:ascii="Menlo Regular" w:hAnsi="Menlo Regular" w:cs="Menlo Regular"/>
          <w:color w:val="AA0D91"/>
          <w:sz w:val="22"/>
          <w:szCs w:val="22"/>
          <w:lang w:val="en-US"/>
        </w:rPr>
        <w:t xml:space="preserve">&gt;&lt;img </w:t>
      </w:r>
      <w:r w:rsidRPr="000E46AA">
        <w:rPr>
          <w:rFonts w:ascii="Menlo Regular" w:hAnsi="Menlo Regular" w:cs="Menlo Regular"/>
          <w:color w:val="836C28"/>
          <w:sz w:val="22"/>
          <w:szCs w:val="22"/>
          <w:lang w:val="en-US"/>
        </w:rPr>
        <w:t>src</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 static "</w:t>
      </w:r>
      <w:r w:rsidRPr="000E46AA">
        <w:rPr>
          <w:rFonts w:ascii="Menlo Regular" w:hAnsi="Menlo Regular" w:cs="Menlo Regular"/>
          <w:color w:val="836C28"/>
          <w:sz w:val="22"/>
          <w:szCs w:val="22"/>
          <w:lang w:val="en-US"/>
        </w:rPr>
        <w:t>assets</w:t>
      </w:r>
      <w:r w:rsidRPr="000E46AA">
        <w:rPr>
          <w:rFonts w:ascii="Menlo Regular" w:hAnsi="Menlo Regular" w:cs="Menlo Regular"/>
          <w:color w:val="AA0D91"/>
          <w:sz w:val="22"/>
          <w:szCs w:val="22"/>
          <w:lang w:val="en-US"/>
        </w:rPr>
        <w:t>/</w:t>
      </w:r>
      <w:r w:rsidRPr="000E46AA">
        <w:rPr>
          <w:rFonts w:ascii="Menlo Regular" w:hAnsi="Menlo Regular" w:cs="Menlo Regular"/>
          <w:color w:val="836C28"/>
          <w:sz w:val="22"/>
          <w:szCs w:val="22"/>
          <w:lang w:val="en-US"/>
        </w:rPr>
        <w:t>images</w:t>
      </w:r>
      <w:r w:rsidRPr="000E46AA">
        <w:rPr>
          <w:rFonts w:ascii="Menlo Regular" w:hAnsi="Menlo Regular" w:cs="Menlo Regular"/>
          <w:color w:val="AA0D91"/>
          <w:sz w:val="22"/>
          <w:szCs w:val="22"/>
          <w:lang w:val="en-US"/>
        </w:rPr>
        <w:t>/</w:t>
      </w:r>
      <w:r w:rsidRPr="000E46AA">
        <w:rPr>
          <w:rFonts w:ascii="Menlo Regular" w:hAnsi="Menlo Regular" w:cs="Menlo Regular"/>
          <w:color w:val="836C28"/>
          <w:sz w:val="22"/>
          <w:szCs w:val="22"/>
          <w:lang w:val="en-US"/>
        </w:rPr>
        <w:t>Naturalis_logo.png</w:t>
      </w:r>
      <w:r w:rsidRPr="000E46AA">
        <w:rPr>
          <w:rFonts w:ascii="Menlo Regular" w:hAnsi="Menlo Regular" w:cs="Menlo Regular"/>
          <w:color w:val="C41A16"/>
          <w:sz w:val="22"/>
          <w:szCs w:val="22"/>
          <w:lang w:val="en-US"/>
        </w:rPr>
        <w:t>" %}"</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width</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"100"</w:t>
      </w:r>
      <w:r w:rsidRPr="000E46AA">
        <w:rPr>
          <w:rFonts w:ascii="Menlo Regular" w:hAnsi="Menlo Regular" w:cs="Menlo Regular"/>
          <w:color w:val="AA0D91"/>
          <w:sz w:val="22"/>
          <w:szCs w:val="22"/>
          <w:lang w:val="en-US"/>
        </w:rPr>
        <w:t>/&gt;&lt;/a&gt;</w:t>
      </w:r>
    </w:p>
    <w:p w14:paraId="58224A3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&lt;/ul&gt;</w:t>
      </w:r>
    </w:p>
    <w:p w14:paraId="36870CF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End of the logo block --&gt;</w:t>
      </w:r>
    </w:p>
    <w:p w14:paraId="7608E41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 endblock %}</w:t>
      </w:r>
    </w:p>
    <w:p w14:paraId="4E229B4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&lt;/div&gt;</w:t>
      </w:r>
    </w:p>
    <w:p w14:paraId="20AB9556"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718CD3F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content block, using the content lay-out from computer.css --&gt;</w:t>
      </w:r>
    </w:p>
    <w:p w14:paraId="42AC8EC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&lt;div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"content"</w:t>
      </w:r>
      <w:r w:rsidRPr="000E46AA">
        <w:rPr>
          <w:rFonts w:ascii="Menlo Regular" w:hAnsi="Menlo Regular" w:cs="Menlo Regular"/>
          <w:color w:val="AA0D91"/>
          <w:sz w:val="22"/>
          <w:szCs w:val="22"/>
          <w:lang w:val="en-US"/>
        </w:rPr>
        <w:t>&gt;</w:t>
      </w:r>
    </w:p>
    <w:p w14:paraId="70ED953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Place a standard text in the content --&gt;</w:t>
      </w:r>
    </w:p>
    <w:p w14:paraId="65818E8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This block will be override for all different html pages --&gt;</w:t>
      </w:r>
    </w:p>
    <w:p w14:paraId="3644E81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 block content %}This is the content of this block{% endblock %}</w:t>
      </w:r>
    </w:p>
    <w:p w14:paraId="0C87C206"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4F2B1E9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&lt;/div&gt;</w:t>
      </w:r>
    </w:p>
    <w:p w14:paraId="444192D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22AA67D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footer block, using the footer lay-out from computer.css --&gt;</w:t>
      </w:r>
    </w:p>
    <w:p w14:paraId="7E5D9B7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&lt;div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"footer"</w:t>
      </w:r>
      <w:r w:rsidRPr="000E46AA">
        <w:rPr>
          <w:rFonts w:ascii="Menlo Regular" w:hAnsi="Menlo Regular" w:cs="Menlo Regular"/>
          <w:color w:val="AA0D91"/>
          <w:sz w:val="22"/>
          <w:szCs w:val="22"/>
          <w:lang w:val="en-US"/>
        </w:rPr>
        <w:t>&gt;</w:t>
      </w:r>
    </w:p>
    <w:p w14:paraId="6822C6B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Place some text in the footer block --&gt;</w:t>
      </w:r>
    </w:p>
    <w:p w14:paraId="192EAFF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 block footer %}</w:t>
      </w:r>
      <w:r w:rsidRPr="000E46AA">
        <w:rPr>
          <w:rFonts w:ascii="Menlo Regular" w:hAnsi="Menlo Regular" w:cs="Menlo Regular"/>
          <w:color w:val="AA0D91"/>
          <w:sz w:val="22"/>
          <w:szCs w:val="22"/>
          <w:lang w:val="en-US"/>
        </w:rPr>
        <w:t>&lt;p&gt;</w:t>
      </w:r>
      <w:r w:rsidRPr="000E46AA">
        <w:rPr>
          <w:rFonts w:ascii="Menlo Regular" w:hAnsi="Menlo Regular" w:cs="Menlo Regular"/>
          <w:color w:val="1C00CF"/>
          <w:sz w:val="22"/>
          <w:szCs w:val="22"/>
          <w:lang w:val="en-US"/>
        </w:rPr>
        <w:t>&amp;copy;</w:t>
      </w:r>
      <w:r w:rsidRPr="000E46AA">
        <w:rPr>
          <w:rFonts w:ascii="Menlo Regular" w:hAnsi="Menlo Regular" w:cs="Menlo Regular"/>
          <w:color w:val="000000"/>
          <w:sz w:val="22"/>
          <w:szCs w:val="22"/>
          <w:lang w:val="en-US"/>
        </w:rPr>
        <w:t>2013-2014 Patrick Wijntjes</w:t>
      </w:r>
      <w:r w:rsidRPr="000E46AA">
        <w:rPr>
          <w:rFonts w:ascii="Menlo Regular" w:hAnsi="Menlo Regular" w:cs="Menlo Regular"/>
          <w:color w:val="AA0D91"/>
          <w:sz w:val="22"/>
          <w:szCs w:val="22"/>
          <w:lang w:val="en-US"/>
        </w:rPr>
        <w:t>&lt;/p&gt;</w:t>
      </w:r>
      <w:r w:rsidRPr="000E46AA">
        <w:rPr>
          <w:rFonts w:ascii="Menlo Regular" w:hAnsi="Menlo Regular" w:cs="Menlo Regular"/>
          <w:color w:val="000000"/>
          <w:sz w:val="22"/>
          <w:szCs w:val="22"/>
          <w:lang w:val="en-US"/>
        </w:rPr>
        <w:t>{% endblock %}</w:t>
      </w:r>
    </w:p>
    <w:p w14:paraId="2F20EA1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1CC0AAD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End of the page --&gt;</w:t>
      </w:r>
    </w:p>
    <w:p w14:paraId="26673FC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&lt;/div&gt;</w:t>
      </w:r>
    </w:p>
    <w:p w14:paraId="6206227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2065D88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End of the body and of the html --&gt;</w:t>
      </w:r>
    </w:p>
    <w:p w14:paraId="7E31431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&lt;/body&gt;</w:t>
      </w:r>
    </w:p>
    <w:p w14:paraId="42E85141" w14:textId="77777777" w:rsidR="000E46AA" w:rsidRDefault="000E46AA" w:rsidP="000E46AA">
      <w:pPr>
        <w:rPr>
          <w:rFonts w:ascii="Menlo Regular" w:hAnsi="Menlo Regular" w:cs="Menlo Regular"/>
          <w:color w:val="AA0D91"/>
          <w:sz w:val="22"/>
          <w:szCs w:val="22"/>
          <w:lang w:val="en-US"/>
        </w:rPr>
      </w:pPr>
      <w:r w:rsidRPr="000E46AA">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6581FA8F" w14:textId="77777777" w:rsidR="006C0A11" w:rsidRDefault="006C0A11" w:rsidP="00FE540B">
      <w:pPr>
        <w:pStyle w:val="Kop4"/>
        <w:numPr>
          <w:ilvl w:val="2"/>
          <w:numId w:val="20"/>
          <w:numberingChange w:id="284" w:author="Rutger Vos" w:date="2014-05-22T10:58:00Z" w:original="%1:1:0:.%2:3:0:.%3:10:0:."/>
        </w:numPr>
        <w:rPr>
          <w:lang w:val="en-GB"/>
        </w:rPr>
      </w:pPr>
      <w:bookmarkStart w:id="285" w:name="_Toc262217666"/>
      <w:r w:rsidRPr="00A76730">
        <w:rPr>
          <w:lang w:val="en-GB"/>
        </w:rPr>
        <w:t>mobile_invalid_login.html</w:t>
      </w:r>
      <w:bookmarkEnd w:id="285"/>
    </w:p>
    <w:p w14:paraId="467638E2"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7400"/>
          <w:sz w:val="22"/>
          <w:szCs w:val="22"/>
          <w:lang w:val="en-US"/>
        </w:rPr>
        <w:t>&lt;!-- Use the mobile template and override the content block --&gt;</w:t>
      </w:r>
    </w:p>
    <w:p w14:paraId="40711662"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extends "mobile.html" %}</w:t>
      </w:r>
    </w:p>
    <w:p w14:paraId="4D74971A"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p>
    <w:p w14:paraId="0CD590B2"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7400"/>
          <w:sz w:val="22"/>
          <w:szCs w:val="22"/>
          <w:lang w:val="en-US"/>
        </w:rPr>
        <w:t>&lt;!-- Override the title --&gt;</w:t>
      </w:r>
    </w:p>
    <w:p w14:paraId="781CC4BE"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block title %}Orchid Identifier - Invalid login{% endblock %}</w:t>
      </w:r>
    </w:p>
    <w:p w14:paraId="02B4A33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p>
    <w:p w14:paraId="66E52D25"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block content %}</w:t>
      </w:r>
    </w:p>
    <w:p w14:paraId="0101D3F1"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All lines in this block will be diplayd in the content block --&gt;</w:t>
      </w:r>
    </w:p>
    <w:p w14:paraId="3E2C7375"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4A561E1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Display a header, telling the login details are incorrect --&gt;</w:t>
      </w:r>
    </w:p>
    <w:p w14:paraId="64CDC58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&lt;h2&gt;</w:t>
      </w:r>
      <w:r w:rsidRPr="00766543">
        <w:rPr>
          <w:rFonts w:ascii="Menlo Regular" w:hAnsi="Menlo Regular" w:cs="Menlo Regular"/>
          <w:color w:val="000000"/>
          <w:sz w:val="22"/>
          <w:szCs w:val="22"/>
          <w:lang w:val="en-US"/>
        </w:rPr>
        <w:t>Your login details are invalid!</w:t>
      </w:r>
      <w:r w:rsidRPr="00766543">
        <w:rPr>
          <w:rFonts w:ascii="Menlo Regular" w:hAnsi="Menlo Regular" w:cs="Menlo Regular"/>
          <w:color w:val="AA0D91"/>
          <w:sz w:val="22"/>
          <w:szCs w:val="22"/>
          <w:lang w:val="en-US"/>
        </w:rPr>
        <w:t>&lt;/h2&gt;</w:t>
      </w:r>
    </w:p>
    <w:p w14:paraId="451EBB95"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470F152D"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Button to login again --&gt;</w:t>
      </w:r>
    </w:p>
    <w:p w14:paraId="28AC3538"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&lt;form </w:t>
      </w:r>
      <w:r w:rsidRPr="00766543">
        <w:rPr>
          <w:rFonts w:ascii="Menlo Regular" w:hAnsi="Menlo Regular" w:cs="Menlo Regular"/>
          <w:color w:val="836C28"/>
          <w:sz w:val="22"/>
          <w:szCs w:val="22"/>
          <w:lang w:val="en-US"/>
        </w:rPr>
        <w:t>action</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"/accounts/login/"</w:t>
      </w:r>
      <w:r w:rsidRPr="00766543">
        <w:rPr>
          <w:rFonts w:ascii="Menlo Regular" w:hAnsi="Menlo Regular" w:cs="Menlo Regular"/>
          <w:color w:val="AA0D91"/>
          <w:sz w:val="22"/>
          <w:szCs w:val="22"/>
          <w:lang w:val="en-US"/>
        </w:rPr>
        <w:t>&gt;</w:t>
      </w:r>
    </w:p>
    <w:p w14:paraId="71825EF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The submit button with the text Try again inside --&gt;</w:t>
      </w:r>
    </w:p>
    <w:p w14:paraId="3181F75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"submit"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"Try again"</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"button"</w:t>
      </w:r>
      <w:r w:rsidRPr="00766543">
        <w:rPr>
          <w:rFonts w:ascii="Menlo Regular" w:hAnsi="Menlo Regular" w:cs="Menlo Regular"/>
          <w:color w:val="AA0D91"/>
          <w:sz w:val="22"/>
          <w:szCs w:val="22"/>
          <w:lang w:val="en-US"/>
        </w:rPr>
        <w:t>&gt;</w:t>
      </w:r>
    </w:p>
    <w:p w14:paraId="61FB3ECA"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&lt;/form&gt;</w:t>
      </w:r>
    </w:p>
    <w:p w14:paraId="7EA4B853"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10404C6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&lt;p&gt;&lt;/p&gt;</w:t>
      </w:r>
    </w:p>
    <w:p w14:paraId="0DBFD5D3"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Button to go back to the welcome page --&gt;</w:t>
      </w:r>
    </w:p>
    <w:p w14:paraId="137AC14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&lt;form </w:t>
      </w:r>
      <w:r w:rsidRPr="00766543">
        <w:rPr>
          <w:rFonts w:ascii="Menlo Regular" w:hAnsi="Menlo Regular" w:cs="Menlo Regular"/>
          <w:color w:val="836C28"/>
          <w:sz w:val="22"/>
          <w:szCs w:val="22"/>
          <w:lang w:val="en-US"/>
        </w:rPr>
        <w:t>action</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"/welcome/"</w:t>
      </w:r>
      <w:r w:rsidRPr="00766543">
        <w:rPr>
          <w:rFonts w:ascii="Menlo Regular" w:hAnsi="Menlo Regular" w:cs="Menlo Regular"/>
          <w:color w:val="AA0D91"/>
          <w:sz w:val="22"/>
          <w:szCs w:val="22"/>
          <w:lang w:val="en-US"/>
        </w:rPr>
        <w:t>&gt;</w:t>
      </w:r>
    </w:p>
    <w:p w14:paraId="6756123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The submit button with the text Home inside --&gt;</w:t>
      </w:r>
    </w:p>
    <w:p w14:paraId="6C05BC1E"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"submit"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"Home"</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"button"</w:t>
      </w:r>
      <w:r w:rsidRPr="00766543">
        <w:rPr>
          <w:rFonts w:ascii="Menlo Regular" w:hAnsi="Menlo Regular" w:cs="Menlo Regular"/>
          <w:color w:val="AA0D91"/>
          <w:sz w:val="22"/>
          <w:szCs w:val="22"/>
          <w:lang w:val="en-US"/>
        </w:rPr>
        <w:t>&gt;</w:t>
      </w:r>
    </w:p>
    <w:p w14:paraId="330EB992"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&lt;/form&gt;</w:t>
      </w:r>
    </w:p>
    <w:p w14:paraId="56F1D474"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16704BBF" w14:textId="77777777" w:rsidR="00766543" w:rsidRDefault="00766543" w:rsidP="00766543">
      <w:pPr>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D169D8D" w14:textId="77777777" w:rsidR="006C0A11" w:rsidRDefault="006C0A11" w:rsidP="00FE540B">
      <w:pPr>
        <w:pStyle w:val="Kop4"/>
        <w:numPr>
          <w:ilvl w:val="2"/>
          <w:numId w:val="20"/>
          <w:numberingChange w:id="286" w:author="Rutger Vos" w:date="2014-05-22T10:58:00Z" w:original="%1:1:0:.%2:3:0:.%3:11:0:."/>
        </w:numPr>
        <w:rPr>
          <w:lang w:val="en-GB"/>
        </w:rPr>
      </w:pPr>
      <w:bookmarkStart w:id="287" w:name="_Toc262217667"/>
      <w:r w:rsidRPr="00A76730">
        <w:rPr>
          <w:lang w:val="en-GB"/>
        </w:rPr>
        <w:t>mobile_login.html</w:t>
      </w:r>
      <w:bookmarkEnd w:id="287"/>
    </w:p>
    <w:p w14:paraId="17A708C9"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7400"/>
          <w:sz w:val="22"/>
          <w:szCs w:val="22"/>
          <w:lang w:val="en-US"/>
        </w:rPr>
        <w:t>&lt;!-- Use the mobile template and override the content block --&gt;</w:t>
      </w:r>
    </w:p>
    <w:p w14:paraId="7E08C37C"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extends "mobile.html" %}</w:t>
      </w:r>
    </w:p>
    <w:p w14:paraId="31405C4A"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p>
    <w:p w14:paraId="0D21609F"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7400"/>
          <w:sz w:val="22"/>
          <w:szCs w:val="22"/>
          <w:lang w:val="en-US"/>
        </w:rPr>
        <w:t>&lt;!-- Override the title --&gt;</w:t>
      </w:r>
    </w:p>
    <w:p w14:paraId="5484702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block title %}Orchid Identifier - Login{% endblock %}</w:t>
      </w:r>
    </w:p>
    <w:p w14:paraId="77CF717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p>
    <w:p w14:paraId="6C3FDDC1"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block content %}</w:t>
      </w:r>
    </w:p>
    <w:p w14:paraId="692B2FE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All lines in this block will be diplayd in the content block --&gt;</w:t>
      </w:r>
    </w:p>
    <w:p w14:paraId="38DA3F7C"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27C24E3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Display a header --&gt;</w:t>
      </w:r>
    </w:p>
    <w:p w14:paraId="643F6979"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&lt;h3&gt;</w:t>
      </w:r>
      <w:r w:rsidRPr="00766543">
        <w:rPr>
          <w:rFonts w:ascii="Menlo Regular" w:hAnsi="Menlo Regular" w:cs="Menlo Regular"/>
          <w:color w:val="000000"/>
          <w:sz w:val="22"/>
          <w:szCs w:val="22"/>
          <w:lang w:val="en-US"/>
        </w:rPr>
        <w:t>Login required to remove files!</w:t>
      </w:r>
      <w:r w:rsidRPr="00766543">
        <w:rPr>
          <w:rFonts w:ascii="Menlo Regular" w:hAnsi="Menlo Regular" w:cs="Menlo Regular"/>
          <w:color w:val="AA0D91"/>
          <w:sz w:val="22"/>
          <w:szCs w:val="22"/>
          <w:lang w:val="en-US"/>
        </w:rPr>
        <w:t>&lt;/h3&gt;</w:t>
      </w:r>
      <w:r w:rsidRPr="00766543">
        <w:rPr>
          <w:rFonts w:ascii="Menlo Regular" w:hAnsi="Menlo Regular" w:cs="Menlo Regular"/>
          <w:color w:val="000000"/>
          <w:sz w:val="22"/>
          <w:szCs w:val="22"/>
          <w:lang w:val="en-US"/>
        </w:rPr>
        <w:t xml:space="preserve">    </w:t>
      </w:r>
    </w:p>
    <w:p w14:paraId="6FBE2A7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6D6FD319"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Ask for the username and password --&gt;</w:t>
      </w:r>
    </w:p>
    <w:p w14:paraId="76024503"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&lt;form </w:t>
      </w:r>
      <w:r w:rsidRPr="00766543">
        <w:rPr>
          <w:rFonts w:ascii="Menlo Regular" w:hAnsi="Menlo Regular" w:cs="Menlo Regular"/>
          <w:color w:val="836C28"/>
          <w:sz w:val="22"/>
          <w:szCs w:val="22"/>
          <w:lang w:val="en-US"/>
        </w:rPr>
        <w:t>action</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"/accounts/auth/"</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method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"post"</w:t>
      </w:r>
      <w:r w:rsidRPr="00766543">
        <w:rPr>
          <w:rFonts w:ascii="Menlo Regular" w:hAnsi="Menlo Regular" w:cs="Menlo Regular"/>
          <w:color w:val="AA0D91"/>
          <w:sz w:val="22"/>
          <w:szCs w:val="22"/>
          <w:lang w:val="en-US"/>
        </w:rPr>
        <w:t>&gt;</w:t>
      </w:r>
      <w:r w:rsidRPr="00766543">
        <w:rPr>
          <w:rFonts w:ascii="Menlo Regular" w:hAnsi="Menlo Regular" w:cs="Menlo Regular"/>
          <w:color w:val="000000"/>
          <w:sz w:val="22"/>
          <w:szCs w:val="22"/>
          <w:lang w:val="en-US"/>
        </w:rPr>
        <w:t>{% csrf_token %}</w:t>
      </w:r>
    </w:p>
    <w:p w14:paraId="501E89B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&lt;label </w:t>
      </w:r>
      <w:r w:rsidRPr="00766543">
        <w:rPr>
          <w:rFonts w:ascii="Menlo Regular" w:hAnsi="Menlo Regular" w:cs="Menlo Regular"/>
          <w:color w:val="836C28"/>
          <w:sz w:val="22"/>
          <w:szCs w:val="22"/>
          <w:lang w:val="en-US"/>
        </w:rPr>
        <w:t>for</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"username"</w:t>
      </w:r>
      <w:r w:rsidRPr="00766543">
        <w:rPr>
          <w:rFonts w:ascii="Menlo Regular" w:hAnsi="Menlo Regular" w:cs="Menlo Regular"/>
          <w:color w:val="AA0D91"/>
          <w:sz w:val="22"/>
          <w:szCs w:val="22"/>
          <w:lang w:val="en-US"/>
        </w:rPr>
        <w:t>&gt;</w:t>
      </w:r>
      <w:r w:rsidRPr="00766543">
        <w:rPr>
          <w:rFonts w:ascii="Menlo Regular" w:hAnsi="Menlo Regular" w:cs="Menlo Regular"/>
          <w:color w:val="000000"/>
          <w:sz w:val="22"/>
          <w:szCs w:val="22"/>
          <w:lang w:val="en-US"/>
        </w:rPr>
        <w:t>User name:</w:t>
      </w:r>
      <w:r w:rsidRPr="00766543">
        <w:rPr>
          <w:rFonts w:ascii="Menlo Regular" w:hAnsi="Menlo Regular" w:cs="Menlo Regular"/>
          <w:color w:val="AA0D91"/>
          <w:sz w:val="22"/>
          <w:szCs w:val="22"/>
          <w:lang w:val="en-US"/>
        </w:rPr>
        <w:t>&lt;/label&gt;</w:t>
      </w:r>
    </w:p>
    <w:p w14:paraId="3E94F9AF"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"text"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name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"username"</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"username"</w:t>
      </w:r>
      <w:r w:rsidRPr="00766543">
        <w:rPr>
          <w:rFonts w:ascii="Menlo Regular" w:hAnsi="Menlo Regular" w:cs="Menlo Regular"/>
          <w:color w:val="AA0D91"/>
          <w:sz w:val="22"/>
          <w:szCs w:val="22"/>
          <w:lang w:val="en-US"/>
        </w:rPr>
        <w:t>&gt;</w:t>
      </w:r>
    </w:p>
    <w:p w14:paraId="743B72C2"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&lt;p&gt;&lt;/p&gt;</w:t>
      </w:r>
    </w:p>
    <w:p w14:paraId="27AE618F"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&lt;label </w:t>
      </w:r>
      <w:r w:rsidRPr="00766543">
        <w:rPr>
          <w:rFonts w:ascii="Menlo Regular" w:hAnsi="Menlo Regular" w:cs="Menlo Regular"/>
          <w:color w:val="836C28"/>
          <w:sz w:val="22"/>
          <w:szCs w:val="22"/>
          <w:lang w:val="en-US"/>
        </w:rPr>
        <w:t>for</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"password"</w:t>
      </w:r>
      <w:r w:rsidRPr="00766543">
        <w:rPr>
          <w:rFonts w:ascii="Menlo Regular" w:hAnsi="Menlo Regular" w:cs="Menlo Regular"/>
          <w:color w:val="AA0D91"/>
          <w:sz w:val="22"/>
          <w:szCs w:val="22"/>
          <w:lang w:val="en-US"/>
        </w:rPr>
        <w:t>&gt;</w:t>
      </w:r>
      <w:r w:rsidRPr="00766543">
        <w:rPr>
          <w:rFonts w:ascii="Menlo Regular" w:hAnsi="Menlo Regular" w:cs="Menlo Regular"/>
          <w:color w:val="000000"/>
          <w:sz w:val="22"/>
          <w:szCs w:val="22"/>
          <w:lang w:val="en-US"/>
        </w:rPr>
        <w:t>Password:</w:t>
      </w:r>
      <w:r w:rsidRPr="00766543">
        <w:rPr>
          <w:rFonts w:ascii="Menlo Regular" w:hAnsi="Menlo Regular" w:cs="Menlo Regular"/>
          <w:color w:val="AA0D91"/>
          <w:sz w:val="22"/>
          <w:szCs w:val="22"/>
          <w:lang w:val="en-US"/>
        </w:rPr>
        <w:t>&lt;/label&gt;</w:t>
      </w:r>
    </w:p>
    <w:p w14:paraId="67E15FC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"password"</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name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"password"</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"pasword"</w:t>
      </w:r>
      <w:r w:rsidRPr="00766543">
        <w:rPr>
          <w:rFonts w:ascii="Menlo Regular" w:hAnsi="Menlo Regular" w:cs="Menlo Regular"/>
          <w:color w:val="AA0D91"/>
          <w:sz w:val="22"/>
          <w:szCs w:val="22"/>
          <w:lang w:val="en-US"/>
        </w:rPr>
        <w:t>&gt;</w:t>
      </w:r>
    </w:p>
    <w:p w14:paraId="4C240AF1"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&lt;p&gt;&lt;/p&gt;</w:t>
      </w:r>
    </w:p>
    <w:p w14:paraId="1DC49B7D"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"submit"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"login"</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"button"</w:t>
      </w:r>
      <w:r w:rsidRPr="00766543">
        <w:rPr>
          <w:rFonts w:ascii="Menlo Regular" w:hAnsi="Menlo Regular" w:cs="Menlo Regular"/>
          <w:color w:val="AA0D91"/>
          <w:sz w:val="22"/>
          <w:szCs w:val="22"/>
          <w:lang w:val="en-US"/>
        </w:rPr>
        <w:t>&gt;</w:t>
      </w:r>
    </w:p>
    <w:p w14:paraId="1A8DDF62"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&lt;/form&gt;</w:t>
      </w:r>
    </w:p>
    <w:p w14:paraId="4FBF6554"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7C9F203A"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&lt;p&gt;&lt;/p&gt;</w:t>
      </w:r>
    </w:p>
    <w:p w14:paraId="7FA453A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Button to go back to the home page --&gt;</w:t>
      </w:r>
    </w:p>
    <w:p w14:paraId="5E2AB809"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&lt;form </w:t>
      </w:r>
      <w:r w:rsidRPr="00766543">
        <w:rPr>
          <w:rFonts w:ascii="Menlo Regular" w:hAnsi="Menlo Regular" w:cs="Menlo Regular"/>
          <w:color w:val="836C28"/>
          <w:sz w:val="22"/>
          <w:szCs w:val="22"/>
          <w:lang w:val="en-US"/>
        </w:rPr>
        <w:t>action</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"/welcome/"</w:t>
      </w:r>
      <w:r w:rsidRPr="00766543">
        <w:rPr>
          <w:rFonts w:ascii="Menlo Regular" w:hAnsi="Menlo Regular" w:cs="Menlo Regular"/>
          <w:color w:val="AA0D91"/>
          <w:sz w:val="22"/>
          <w:szCs w:val="22"/>
          <w:lang w:val="en-US"/>
        </w:rPr>
        <w:t>&gt;</w:t>
      </w:r>
    </w:p>
    <w:p w14:paraId="27E32749"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The submit button with the text Home inside --&gt;</w:t>
      </w:r>
    </w:p>
    <w:p w14:paraId="5066D23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"submit"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"Home"</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"button"</w:t>
      </w:r>
      <w:r w:rsidRPr="00766543">
        <w:rPr>
          <w:rFonts w:ascii="Menlo Regular" w:hAnsi="Menlo Regular" w:cs="Menlo Regular"/>
          <w:color w:val="AA0D91"/>
          <w:sz w:val="22"/>
          <w:szCs w:val="22"/>
          <w:lang w:val="en-US"/>
        </w:rPr>
        <w:t>&gt;</w:t>
      </w:r>
    </w:p>
    <w:p w14:paraId="139B78C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&lt;/form&gt;</w:t>
      </w:r>
    </w:p>
    <w:p w14:paraId="4E741F63"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57E4F74C" w14:textId="77777777" w:rsidR="00766543" w:rsidRDefault="00766543" w:rsidP="00766543">
      <w:pPr>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5F012C1" w14:textId="77777777" w:rsidR="006C0A11" w:rsidRDefault="006C0A11" w:rsidP="00FE540B">
      <w:pPr>
        <w:pStyle w:val="Kop4"/>
        <w:numPr>
          <w:ilvl w:val="2"/>
          <w:numId w:val="20"/>
          <w:numberingChange w:id="288" w:author="Rutger Vos" w:date="2014-05-22T10:58:00Z" w:original="%1:1:0:.%2:3:0:.%3:12:0:."/>
        </w:numPr>
        <w:rPr>
          <w:lang w:val="en-GB"/>
        </w:rPr>
      </w:pPr>
      <w:bookmarkStart w:id="289" w:name="_Toc262217668"/>
      <w:r w:rsidRPr="00A76730">
        <w:rPr>
          <w:lang w:val="en-GB"/>
        </w:rPr>
        <w:t>mobile_remove.html</w:t>
      </w:r>
      <w:bookmarkEnd w:id="289"/>
    </w:p>
    <w:p w14:paraId="660C180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Use the mobile template and override the content block --&gt;</w:t>
      </w:r>
    </w:p>
    <w:p w14:paraId="7903B5C9"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extends "mobile.html" %}</w:t>
      </w:r>
    </w:p>
    <w:p w14:paraId="1E61E50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2C9BB42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Override the title --&gt;</w:t>
      </w:r>
    </w:p>
    <w:p w14:paraId="6C5C078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title %}Orchid Identifier - Files removed{% endblock %}</w:t>
      </w:r>
    </w:p>
    <w:p w14:paraId="21989B9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7695742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content %}</w:t>
      </w:r>
    </w:p>
    <w:p w14:paraId="5E94D706"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All lines in this block will be diplayd in the content block --&gt;</w:t>
      </w:r>
    </w:p>
    <w:p w14:paraId="0F09F47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0BF5748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Display a header, telling the task has been completed --&gt;</w:t>
      </w:r>
    </w:p>
    <w:p w14:paraId="6283D7A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&lt;h2&gt;</w:t>
      </w:r>
      <w:r w:rsidRPr="002314CA">
        <w:rPr>
          <w:rFonts w:ascii="Menlo Regular" w:hAnsi="Menlo Regular" w:cs="Menlo Regular"/>
          <w:color w:val="000000"/>
          <w:sz w:val="22"/>
          <w:szCs w:val="22"/>
          <w:lang w:val="en-US"/>
        </w:rPr>
        <w:t>Removing complete!</w:t>
      </w:r>
      <w:r w:rsidRPr="002314CA">
        <w:rPr>
          <w:rFonts w:ascii="Menlo Regular" w:hAnsi="Menlo Regular" w:cs="Menlo Regular"/>
          <w:color w:val="AA0D91"/>
          <w:sz w:val="22"/>
          <w:szCs w:val="22"/>
          <w:lang w:val="en-US"/>
        </w:rPr>
        <w:t>&lt;/h2&gt;</w:t>
      </w:r>
    </w:p>
    <w:p w14:paraId="76F3EFA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Give detailed information --&gt;</w:t>
      </w:r>
    </w:p>
    <w:p w14:paraId="073D2A3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All uploaded pictures and their results</w:t>
      </w:r>
      <w:r w:rsidRPr="002314CA">
        <w:rPr>
          <w:rFonts w:ascii="Menlo Regular" w:hAnsi="Menlo Regular" w:cs="Menlo Regular"/>
          <w:color w:val="AA0D91"/>
          <w:sz w:val="22"/>
          <w:szCs w:val="22"/>
          <w:lang w:val="en-US"/>
        </w:rPr>
        <w:t>&lt;BR&gt;</w:t>
      </w:r>
    </w:p>
    <w:p w14:paraId="508A40E6"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are moved to the results directory</w:t>
      </w:r>
      <w:r w:rsidRPr="002314CA">
        <w:rPr>
          <w:rFonts w:ascii="Menlo Regular" w:hAnsi="Menlo Regular" w:cs="Menlo Regular"/>
          <w:color w:val="AA0D91"/>
          <w:sz w:val="22"/>
          <w:szCs w:val="22"/>
          <w:lang w:val="en-US"/>
        </w:rPr>
        <w:t>&lt;/p&gt;</w:t>
      </w:r>
    </w:p>
    <w:p w14:paraId="62E8901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You have removed the following files:</w:t>
      </w:r>
      <w:r w:rsidRPr="002314CA">
        <w:rPr>
          <w:rFonts w:ascii="Menlo Regular" w:hAnsi="Menlo Regular" w:cs="Menlo Regular"/>
          <w:color w:val="AA0D91"/>
          <w:sz w:val="22"/>
          <w:szCs w:val="22"/>
          <w:lang w:val="en-US"/>
        </w:rPr>
        <w:t>&lt;/p&gt;</w:t>
      </w:r>
    </w:p>
    <w:p w14:paraId="0EEDC39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{{uploads}}</w:t>
      </w:r>
      <w:r w:rsidRPr="002314CA">
        <w:rPr>
          <w:rFonts w:ascii="Menlo Regular" w:hAnsi="Menlo Regular" w:cs="Menlo Regular"/>
          <w:color w:val="AA0D91"/>
          <w:sz w:val="22"/>
          <w:szCs w:val="22"/>
          <w:lang w:val="en-US"/>
        </w:rPr>
        <w:t>&lt;/p&gt;</w:t>
      </w:r>
    </w:p>
    <w:p w14:paraId="52743E0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{{temps}}</w:t>
      </w:r>
      <w:r w:rsidRPr="002314CA">
        <w:rPr>
          <w:rFonts w:ascii="Menlo Regular" w:hAnsi="Menlo Regular" w:cs="Menlo Regular"/>
          <w:color w:val="AA0D91"/>
          <w:sz w:val="22"/>
          <w:szCs w:val="22"/>
          <w:lang w:val="en-US"/>
        </w:rPr>
        <w:t>&lt;/p&gt;</w:t>
      </w:r>
    </w:p>
    <w:p w14:paraId="507CA72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592457E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Button to logout --&gt;</w:t>
      </w:r>
    </w:p>
    <w:p w14:paraId="624C4A19"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&lt;form </w:t>
      </w:r>
      <w:r w:rsidRPr="002314CA">
        <w:rPr>
          <w:rFonts w:ascii="Menlo Regular" w:hAnsi="Menlo Regular" w:cs="Menlo Regular"/>
          <w:color w:val="836C28"/>
          <w:sz w:val="22"/>
          <w:szCs w:val="22"/>
          <w:lang w:val="en-US"/>
        </w:rPr>
        <w:t>action</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"/accounts/logout/"</w:t>
      </w:r>
      <w:r w:rsidRPr="002314CA">
        <w:rPr>
          <w:rFonts w:ascii="Menlo Regular" w:hAnsi="Menlo Regular" w:cs="Menlo Regular"/>
          <w:color w:val="AA0D91"/>
          <w:sz w:val="22"/>
          <w:szCs w:val="22"/>
          <w:lang w:val="en-US"/>
        </w:rPr>
        <w:t>&gt;</w:t>
      </w:r>
    </w:p>
    <w:p w14:paraId="23C3887C"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The submit button with the text Upload picture inside --&gt;</w:t>
      </w:r>
    </w:p>
    <w:p w14:paraId="1F57CA0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&lt;input </w:t>
      </w:r>
      <w:r w:rsidRPr="002314CA">
        <w:rPr>
          <w:rFonts w:ascii="Menlo Regular" w:hAnsi="Menlo Regular" w:cs="Menlo Regular"/>
          <w:color w:val="836C28"/>
          <w:sz w:val="22"/>
          <w:szCs w:val="22"/>
          <w:lang w:val="en-US"/>
        </w:rPr>
        <w:t>type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"submit"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value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"Logout"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id</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"button"</w:t>
      </w:r>
      <w:r w:rsidRPr="002314CA">
        <w:rPr>
          <w:rFonts w:ascii="Menlo Regular" w:hAnsi="Menlo Regular" w:cs="Menlo Regular"/>
          <w:color w:val="AA0D91"/>
          <w:sz w:val="22"/>
          <w:szCs w:val="22"/>
          <w:lang w:val="en-US"/>
        </w:rPr>
        <w:t>&gt;</w:t>
      </w:r>
    </w:p>
    <w:p w14:paraId="05ED2A62"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&lt;/form&gt;</w:t>
      </w:r>
    </w:p>
    <w:p w14:paraId="767FB6E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1C98E329" w14:textId="77777777" w:rsidR="002314CA" w:rsidRDefault="002314CA" w:rsidP="002314CA">
      <w:pPr>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04F5F8E" w14:textId="77777777" w:rsidR="006C0A11" w:rsidRDefault="006C0A11" w:rsidP="00FE540B">
      <w:pPr>
        <w:pStyle w:val="Kop4"/>
        <w:numPr>
          <w:ilvl w:val="2"/>
          <w:numId w:val="20"/>
          <w:numberingChange w:id="290" w:author="Rutger Vos" w:date="2014-05-22T10:58:00Z" w:original="%1:1:0:.%2:3:0:.%3:13:0:."/>
        </w:numPr>
        <w:rPr>
          <w:lang w:val="en-GB"/>
        </w:rPr>
      </w:pPr>
      <w:bookmarkStart w:id="291" w:name="_Toc262217669"/>
      <w:r w:rsidRPr="00A76730">
        <w:rPr>
          <w:lang w:val="en-GB"/>
        </w:rPr>
        <w:t>mobile_result.html</w:t>
      </w:r>
      <w:bookmarkEnd w:id="291"/>
    </w:p>
    <w:p w14:paraId="7011A53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Use the mobile template and override the content block --&gt;</w:t>
      </w:r>
    </w:p>
    <w:p w14:paraId="6FFD59D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extends "mobile.html" %}</w:t>
      </w:r>
    </w:p>
    <w:p w14:paraId="656CAC5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151BEBE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Override the title --&gt;</w:t>
      </w:r>
    </w:p>
    <w:p w14:paraId="6B35F18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title %}Orchid Identifier - Result{% endblock %}</w:t>
      </w:r>
    </w:p>
    <w:p w14:paraId="0F7ED3F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0F97103D"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content %}</w:t>
      </w:r>
    </w:p>
    <w:p w14:paraId="3156B5A6"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All lines in this block will be diplayd in the content block --&gt;</w:t>
      </w:r>
    </w:p>
    <w:p w14:paraId="668371B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5BADDC6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Display a header to tell this is de result page --&gt;</w:t>
      </w:r>
    </w:p>
    <w:p w14:paraId="37ED6FB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&lt;h2&gt;</w:t>
      </w:r>
      <w:r w:rsidRPr="002314CA">
        <w:rPr>
          <w:rFonts w:ascii="Menlo Regular" w:hAnsi="Menlo Regular" w:cs="Menlo Regular"/>
          <w:color w:val="000000"/>
          <w:sz w:val="22"/>
          <w:szCs w:val="22"/>
          <w:lang w:val="en-US"/>
        </w:rPr>
        <w:t>Results</w:t>
      </w:r>
      <w:r w:rsidRPr="002314CA">
        <w:rPr>
          <w:rFonts w:ascii="Menlo Regular" w:hAnsi="Menlo Regular" w:cs="Menlo Regular"/>
          <w:color w:val="AA0D91"/>
          <w:sz w:val="22"/>
          <w:szCs w:val="22"/>
          <w:lang w:val="en-US"/>
        </w:rPr>
        <w:t>&lt;/h2&gt;</w:t>
      </w:r>
    </w:p>
    <w:p w14:paraId="2AE311C7"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642DBA69"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4955340C"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Display the result --&gt;</w:t>
      </w:r>
    </w:p>
    <w:p w14:paraId="64BA8B6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 xml:space="preserve">Result: This is probably a </w:t>
      </w:r>
      <w:r w:rsidRPr="002314CA">
        <w:rPr>
          <w:rFonts w:ascii="Menlo Regular" w:hAnsi="Menlo Regular" w:cs="Menlo Regular"/>
          <w:color w:val="AA0D91"/>
          <w:sz w:val="22"/>
          <w:szCs w:val="22"/>
          <w:lang w:val="en-US"/>
        </w:rPr>
        <w:t>&lt;em&gt;</w:t>
      </w:r>
      <w:r w:rsidRPr="002314CA">
        <w:rPr>
          <w:rFonts w:ascii="Menlo Regular" w:hAnsi="Menlo Regular" w:cs="Menlo Regular"/>
          <w:color w:val="000000"/>
          <w:sz w:val="22"/>
          <w:szCs w:val="22"/>
          <w:lang w:val="en-US"/>
        </w:rPr>
        <w:t>{{result}}</w:t>
      </w:r>
      <w:r w:rsidRPr="002314CA">
        <w:rPr>
          <w:rFonts w:ascii="Menlo Regular" w:hAnsi="Menlo Regular" w:cs="Menlo Regular"/>
          <w:color w:val="AA0D91"/>
          <w:sz w:val="22"/>
          <w:szCs w:val="22"/>
          <w:lang w:val="en-US"/>
        </w:rPr>
        <w:t>&lt;/em&gt;</w:t>
      </w: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p>
    <w:p w14:paraId="6382962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23C6542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74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Display the picture, give it a link to view the picter on a new</w:t>
      </w:r>
    </w:p>
    <w:p w14:paraId="0A97C9D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 xml:space="preserve">    webpage / tab --&gt;</w:t>
      </w:r>
    </w:p>
    <w:p w14:paraId="7C271D3C"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&lt;p&gt;&lt;a </w:t>
      </w:r>
      <w:r w:rsidRPr="002314CA">
        <w:rPr>
          <w:rFonts w:ascii="Menlo Regular" w:hAnsi="Menlo Regular" w:cs="Menlo Regular"/>
          <w:color w:val="836C28"/>
          <w:sz w:val="22"/>
          <w:szCs w:val="22"/>
          <w:lang w:val="en-US"/>
        </w:rPr>
        <w:t>href</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"/static/assets/uploaded_files/{{ip}}/{{filename}}"</w:t>
      </w:r>
      <w:r w:rsidRPr="002314CA">
        <w:rPr>
          <w:rFonts w:ascii="Menlo Regular" w:hAnsi="Menlo Regular" w:cs="Menlo Regular"/>
          <w:color w:val="AA0D91"/>
          <w:sz w:val="22"/>
          <w:szCs w:val="22"/>
          <w:lang w:val="en-US"/>
        </w:rPr>
        <w:t xml:space="preserve">&gt;&lt;img </w:t>
      </w:r>
      <w:r w:rsidRPr="002314CA">
        <w:rPr>
          <w:rFonts w:ascii="Menlo Regular" w:hAnsi="Menlo Regular" w:cs="Menlo Regular"/>
          <w:color w:val="836C28"/>
          <w:sz w:val="22"/>
          <w:szCs w:val="22"/>
          <w:lang w:val="en-US"/>
        </w:rPr>
        <w:t>src</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"/static/assets/uploaded_files/{{ip}}/{{filename}}"</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width</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"200"</w:t>
      </w:r>
      <w:r w:rsidRPr="002314CA">
        <w:rPr>
          <w:rFonts w:ascii="Menlo Regular" w:hAnsi="Menlo Regular" w:cs="Menlo Regular"/>
          <w:color w:val="AA0D91"/>
          <w:sz w:val="22"/>
          <w:szCs w:val="22"/>
          <w:lang w:val="en-US"/>
        </w:rPr>
        <w:t>/&gt;&lt;/a&gt;&lt;/p&gt;</w:t>
      </w:r>
    </w:p>
    <w:p w14:paraId="039988BA"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341EF9D9"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&lt;form </w:t>
      </w:r>
      <w:r w:rsidRPr="002314CA">
        <w:rPr>
          <w:rFonts w:ascii="Menlo Regular" w:hAnsi="Menlo Regular" w:cs="Menlo Regular"/>
          <w:color w:val="836C28"/>
          <w:sz w:val="22"/>
          <w:szCs w:val="22"/>
          <w:lang w:val="en-US"/>
        </w:rPr>
        <w:t>action</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"/exit/"</w:t>
      </w:r>
      <w:r w:rsidRPr="002314CA">
        <w:rPr>
          <w:rFonts w:ascii="Menlo Regular" w:hAnsi="Menlo Regular" w:cs="Menlo Regular"/>
          <w:color w:val="AA0D91"/>
          <w:sz w:val="22"/>
          <w:szCs w:val="22"/>
          <w:lang w:val="en-US"/>
        </w:rPr>
        <w:t>&gt;</w:t>
      </w:r>
    </w:p>
    <w:p w14:paraId="2363CF1A"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The submit button with the text Exit inside --&gt;</w:t>
      </w:r>
    </w:p>
    <w:p w14:paraId="470CE70C"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&lt;input </w:t>
      </w:r>
      <w:r w:rsidRPr="002314CA">
        <w:rPr>
          <w:rFonts w:ascii="Menlo Regular" w:hAnsi="Menlo Regular" w:cs="Menlo Regular"/>
          <w:color w:val="836C28"/>
          <w:sz w:val="22"/>
          <w:szCs w:val="22"/>
          <w:lang w:val="en-US"/>
        </w:rPr>
        <w:t>type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"submit"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value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"Exit"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id</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"button"</w:t>
      </w:r>
      <w:r w:rsidRPr="002314CA">
        <w:rPr>
          <w:rFonts w:ascii="Menlo Regular" w:hAnsi="Menlo Regular" w:cs="Menlo Regular"/>
          <w:color w:val="AA0D91"/>
          <w:sz w:val="22"/>
          <w:szCs w:val="22"/>
          <w:lang w:val="en-US"/>
        </w:rPr>
        <w:t>&gt;</w:t>
      </w:r>
    </w:p>
    <w:p w14:paraId="55087F97"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&lt;/form&gt;</w:t>
      </w:r>
    </w:p>
    <w:p w14:paraId="4213A197" w14:textId="77777777" w:rsidR="002314CA" w:rsidRDefault="002314CA" w:rsidP="002314CA">
      <w:pPr>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62B009D" w14:textId="77777777" w:rsidR="006C0A11" w:rsidRDefault="006C0A11" w:rsidP="00FE540B">
      <w:pPr>
        <w:pStyle w:val="Kop4"/>
        <w:numPr>
          <w:ilvl w:val="2"/>
          <w:numId w:val="20"/>
          <w:numberingChange w:id="292" w:author="Rutger Vos" w:date="2014-05-22T10:58:00Z" w:original="%1:1:0:.%2:3:0:.%3:14:0:."/>
        </w:numPr>
        <w:rPr>
          <w:lang w:val="en-GB"/>
        </w:rPr>
      </w:pPr>
      <w:bookmarkStart w:id="293" w:name="_Toc262217670"/>
      <w:r w:rsidRPr="00A76730">
        <w:rPr>
          <w:lang w:val="en-GB"/>
        </w:rPr>
        <w:t>mobile_sorry.html</w:t>
      </w:r>
      <w:bookmarkEnd w:id="293"/>
    </w:p>
    <w:p w14:paraId="3AC349F2"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Use the mobile template and override the content block --&gt;</w:t>
      </w:r>
    </w:p>
    <w:p w14:paraId="70F8AA9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extends "mobile.html" %}</w:t>
      </w:r>
    </w:p>
    <w:p w14:paraId="0EB66A36"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07154202"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Override the title --&gt;</w:t>
      </w:r>
    </w:p>
    <w:p w14:paraId="5591F68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title %}Orchid Identifier - Error{% endblock %}</w:t>
      </w:r>
    </w:p>
    <w:p w14:paraId="5BAB94E6"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607C1F0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content %}</w:t>
      </w:r>
    </w:p>
    <w:p w14:paraId="14C064A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All lines in this block will be diplayd in the content block --&gt;</w:t>
      </w:r>
    </w:p>
    <w:p w14:paraId="33E34612"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3103F8B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Header --&gt;</w:t>
      </w:r>
    </w:p>
    <w:p w14:paraId="0069EFC2"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&lt;h2&gt;</w:t>
      </w:r>
      <w:r w:rsidRPr="002314CA">
        <w:rPr>
          <w:rFonts w:ascii="Menlo Regular" w:hAnsi="Menlo Regular" w:cs="Menlo Regular"/>
          <w:color w:val="000000"/>
          <w:sz w:val="22"/>
          <w:szCs w:val="22"/>
          <w:lang w:val="en-US"/>
        </w:rPr>
        <w:t>Sorry!</w:t>
      </w:r>
      <w:r w:rsidRPr="002314CA">
        <w:rPr>
          <w:rFonts w:ascii="Menlo Regular" w:hAnsi="Menlo Regular" w:cs="Menlo Regular"/>
          <w:color w:val="AA0D91"/>
          <w:sz w:val="22"/>
          <w:szCs w:val="22"/>
          <w:lang w:val="en-US"/>
        </w:rPr>
        <w:t>&lt;/h2&gt;</w:t>
      </w:r>
    </w:p>
    <w:p w14:paraId="7B1FA67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0841030A"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Explain the error and ask to try again --&gt;</w:t>
      </w:r>
    </w:p>
    <w:p w14:paraId="411E4B2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During the process, your picture has been removed.</w:t>
      </w:r>
      <w:r w:rsidRPr="002314CA">
        <w:rPr>
          <w:rFonts w:ascii="Menlo Regular" w:hAnsi="Menlo Regular" w:cs="Menlo Regular"/>
          <w:color w:val="AA0D91"/>
          <w:sz w:val="22"/>
          <w:szCs w:val="22"/>
          <w:lang w:val="en-US"/>
        </w:rPr>
        <w:t>&lt;BR&gt;</w:t>
      </w:r>
    </w:p>
    <w:p w14:paraId="42362409"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Please try again</w:t>
      </w:r>
      <w:r w:rsidRPr="002314CA">
        <w:rPr>
          <w:rFonts w:ascii="Menlo Regular" w:hAnsi="Menlo Regular" w:cs="Menlo Regular"/>
          <w:color w:val="AA0D91"/>
          <w:sz w:val="22"/>
          <w:szCs w:val="22"/>
          <w:lang w:val="en-US"/>
        </w:rPr>
        <w:t>&lt;/p&gt;</w:t>
      </w:r>
    </w:p>
    <w:p w14:paraId="3211335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58EAF0FC"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Button to try again --&gt;</w:t>
      </w:r>
    </w:p>
    <w:p w14:paraId="482BDAB9"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&lt;form </w:t>
      </w:r>
      <w:r w:rsidRPr="002314CA">
        <w:rPr>
          <w:rFonts w:ascii="Menlo Regular" w:hAnsi="Menlo Regular" w:cs="Menlo Regular"/>
          <w:color w:val="836C28"/>
          <w:sz w:val="22"/>
          <w:szCs w:val="22"/>
          <w:lang w:val="en-US"/>
        </w:rPr>
        <w:t>action</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"/upload/"</w:t>
      </w:r>
      <w:r w:rsidRPr="002314CA">
        <w:rPr>
          <w:rFonts w:ascii="Menlo Regular" w:hAnsi="Menlo Regular" w:cs="Menlo Regular"/>
          <w:color w:val="AA0D91"/>
          <w:sz w:val="22"/>
          <w:szCs w:val="22"/>
          <w:lang w:val="en-US"/>
        </w:rPr>
        <w:t>&gt;</w:t>
      </w:r>
    </w:p>
    <w:p w14:paraId="5572C99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The submit button with the text Upload picture inside --&gt;</w:t>
      </w:r>
    </w:p>
    <w:p w14:paraId="2FAD872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&lt;input </w:t>
      </w:r>
      <w:r w:rsidRPr="002314CA">
        <w:rPr>
          <w:rFonts w:ascii="Menlo Regular" w:hAnsi="Menlo Regular" w:cs="Menlo Regular"/>
          <w:color w:val="836C28"/>
          <w:sz w:val="22"/>
          <w:szCs w:val="22"/>
          <w:lang w:val="en-US"/>
        </w:rPr>
        <w:t>type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"submit"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value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"Upload picture"</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id</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"button"</w:t>
      </w:r>
      <w:r w:rsidRPr="002314CA">
        <w:rPr>
          <w:rFonts w:ascii="Menlo Regular" w:hAnsi="Menlo Regular" w:cs="Menlo Regular"/>
          <w:color w:val="AA0D91"/>
          <w:sz w:val="22"/>
          <w:szCs w:val="22"/>
          <w:lang w:val="en-US"/>
        </w:rPr>
        <w:t>&gt;</w:t>
      </w:r>
    </w:p>
    <w:p w14:paraId="2F265AA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&lt;/form&gt;</w:t>
      </w:r>
      <w:r w:rsidRPr="002314CA">
        <w:rPr>
          <w:rFonts w:ascii="Menlo Regular" w:hAnsi="Menlo Regular" w:cs="Menlo Regular"/>
          <w:color w:val="000000"/>
          <w:sz w:val="22"/>
          <w:szCs w:val="22"/>
          <w:lang w:val="en-US"/>
        </w:rPr>
        <w:t xml:space="preserve"> </w:t>
      </w:r>
    </w:p>
    <w:p w14:paraId="6D6F913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6C22530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&lt;p&gt;&lt;/p&gt;</w:t>
      </w:r>
    </w:p>
    <w:p w14:paraId="7BD72267"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Buttont to go back to the homepage --&gt;</w:t>
      </w:r>
    </w:p>
    <w:p w14:paraId="074FCFE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&lt;form </w:t>
      </w:r>
      <w:r w:rsidRPr="002314CA">
        <w:rPr>
          <w:rFonts w:ascii="Menlo Regular" w:hAnsi="Menlo Regular" w:cs="Menlo Regular"/>
          <w:color w:val="836C28"/>
          <w:sz w:val="22"/>
          <w:szCs w:val="22"/>
          <w:lang w:val="en-US"/>
        </w:rPr>
        <w:t>action</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"/welcome/"</w:t>
      </w:r>
      <w:r w:rsidRPr="002314CA">
        <w:rPr>
          <w:rFonts w:ascii="Menlo Regular" w:hAnsi="Menlo Regular" w:cs="Menlo Regular"/>
          <w:color w:val="AA0D91"/>
          <w:sz w:val="22"/>
          <w:szCs w:val="22"/>
          <w:lang w:val="en-US"/>
        </w:rPr>
        <w:t>&gt;</w:t>
      </w:r>
    </w:p>
    <w:p w14:paraId="1BE81FA6"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The submit buttont with the thext Home inside --&gt;</w:t>
      </w:r>
    </w:p>
    <w:p w14:paraId="3312DC67"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&lt;input </w:t>
      </w:r>
      <w:r w:rsidRPr="002314CA">
        <w:rPr>
          <w:rFonts w:ascii="Menlo Regular" w:hAnsi="Menlo Regular" w:cs="Menlo Regular"/>
          <w:color w:val="836C28"/>
          <w:sz w:val="22"/>
          <w:szCs w:val="22"/>
          <w:lang w:val="en-US"/>
        </w:rPr>
        <w:t>type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"submit"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value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"Home"</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id</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"button"</w:t>
      </w:r>
      <w:r w:rsidRPr="002314CA">
        <w:rPr>
          <w:rFonts w:ascii="Menlo Regular" w:hAnsi="Menlo Regular" w:cs="Menlo Regular"/>
          <w:color w:val="AA0D91"/>
          <w:sz w:val="22"/>
          <w:szCs w:val="22"/>
          <w:lang w:val="en-US"/>
        </w:rPr>
        <w:t>&gt;</w:t>
      </w:r>
    </w:p>
    <w:p w14:paraId="759E1EA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&lt;/form&gt;</w:t>
      </w:r>
    </w:p>
    <w:p w14:paraId="4E09DDB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6B8B2CB6" w14:textId="77777777" w:rsidR="002314CA" w:rsidRDefault="002314CA" w:rsidP="002314CA">
      <w:pPr>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553F38A7" w14:textId="77777777" w:rsidR="006C0A11" w:rsidRDefault="006C0A11" w:rsidP="00FE540B">
      <w:pPr>
        <w:pStyle w:val="Kop4"/>
        <w:numPr>
          <w:ilvl w:val="2"/>
          <w:numId w:val="20"/>
          <w:numberingChange w:id="294" w:author="Rutger Vos" w:date="2014-05-22T10:58:00Z" w:original="%1:1:0:.%2:3:0:.%3:15:0:."/>
        </w:numPr>
        <w:rPr>
          <w:lang w:val="en-GB"/>
        </w:rPr>
      </w:pPr>
      <w:bookmarkStart w:id="295" w:name="_Toc262217671"/>
      <w:r w:rsidRPr="00A76730">
        <w:rPr>
          <w:lang w:val="en-GB"/>
        </w:rPr>
        <w:t>mobile_upload_succes.html</w:t>
      </w:r>
      <w:bookmarkEnd w:id="295"/>
    </w:p>
    <w:p w14:paraId="756D464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Use the mobile template and override the content block --&gt;</w:t>
      </w:r>
    </w:p>
    <w:p w14:paraId="7C2E8D1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extends "mobile.html" %}</w:t>
      </w:r>
    </w:p>
    <w:p w14:paraId="20E800F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7F7A4B4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Override the title --&gt;</w:t>
      </w:r>
    </w:p>
    <w:p w14:paraId="11A63E6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title %}Orchid Identifier - Upload succeeded{% endblock %}</w:t>
      </w:r>
    </w:p>
    <w:p w14:paraId="31B3DE9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5C6F080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content %}</w:t>
      </w:r>
    </w:p>
    <w:p w14:paraId="2A9468E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All lines in this block will be diplayd in the content block --&gt;</w:t>
      </w:r>
    </w:p>
    <w:p w14:paraId="1A888C9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0386DC5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 header, telling the file is uploaded --&gt;</w:t>
      </w:r>
    </w:p>
    <w:p w14:paraId="67C0D59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&lt;h2&gt;</w:t>
      </w:r>
      <w:r w:rsidRPr="00521CB4">
        <w:rPr>
          <w:rFonts w:ascii="Menlo Regular" w:hAnsi="Menlo Regular" w:cs="Menlo Regular"/>
          <w:color w:val="000000"/>
          <w:sz w:val="22"/>
          <w:szCs w:val="22"/>
          <w:lang w:val="en-US"/>
        </w:rPr>
        <w:t>You have uploaded the file!</w:t>
      </w:r>
      <w:r w:rsidRPr="00521CB4">
        <w:rPr>
          <w:rFonts w:ascii="Menlo Regular" w:hAnsi="Menlo Regular" w:cs="Menlo Regular"/>
          <w:color w:val="AA0D91"/>
          <w:sz w:val="22"/>
          <w:szCs w:val="22"/>
          <w:lang w:val="en-US"/>
        </w:rPr>
        <w:t>&lt;/h2&gt;</w:t>
      </w:r>
    </w:p>
    <w:p w14:paraId="6BCFF59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240CE6D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the picture, give it a link to view the picter on a new</w:t>
      </w:r>
    </w:p>
    <w:p w14:paraId="1DFF8E4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 xml:space="preserve">    webpage / tab --&gt;</w:t>
      </w:r>
    </w:p>
    <w:p w14:paraId="700330E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&lt;p&gt;&lt;a </w:t>
      </w:r>
      <w:r w:rsidRPr="00521CB4">
        <w:rPr>
          <w:rFonts w:ascii="Menlo Regular" w:hAnsi="Menlo Regular" w:cs="Menlo Regular"/>
          <w:color w:val="836C28"/>
          <w:sz w:val="22"/>
          <w:szCs w:val="22"/>
          <w:lang w:val="en-US"/>
        </w:rPr>
        <w:t>href</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"/{{path}}"</w:t>
      </w:r>
      <w:r w:rsidRPr="00521CB4">
        <w:rPr>
          <w:rFonts w:ascii="Menlo Regular" w:hAnsi="Menlo Regular" w:cs="Menlo Regular"/>
          <w:color w:val="AA0D91"/>
          <w:sz w:val="22"/>
          <w:szCs w:val="22"/>
          <w:lang w:val="en-US"/>
        </w:rPr>
        <w:t xml:space="preserve">&gt;&lt;img </w:t>
      </w:r>
      <w:r w:rsidRPr="00521CB4">
        <w:rPr>
          <w:rFonts w:ascii="Menlo Regular" w:hAnsi="Menlo Regular" w:cs="Menlo Regular"/>
          <w:color w:val="836C28"/>
          <w:sz w:val="22"/>
          <w:szCs w:val="22"/>
          <w:lang w:val="en-US"/>
        </w:rPr>
        <w:t>src</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"/{{path}}"</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width</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"200"</w:t>
      </w:r>
      <w:r w:rsidRPr="00521CB4">
        <w:rPr>
          <w:rFonts w:ascii="Menlo Regular" w:hAnsi="Menlo Regular" w:cs="Menlo Regular"/>
          <w:color w:val="AA0D91"/>
          <w:sz w:val="22"/>
          <w:szCs w:val="22"/>
          <w:lang w:val="en-US"/>
        </w:rPr>
        <w:t>/&gt;&lt;/a&gt;&lt;/p&gt;</w:t>
      </w:r>
    </w:p>
    <w:p w14:paraId="4577332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08F346E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"/result/"</w:t>
      </w:r>
      <w:r w:rsidRPr="00521CB4">
        <w:rPr>
          <w:rFonts w:ascii="Menlo Regular" w:hAnsi="Menlo Regular" w:cs="Menlo Regular"/>
          <w:color w:val="AA0D91"/>
          <w:sz w:val="22"/>
          <w:szCs w:val="22"/>
          <w:lang w:val="en-US"/>
        </w:rPr>
        <w:t>&gt;</w:t>
      </w:r>
    </w:p>
    <w:p w14:paraId="77F3C19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The submit button with the text Upload picture inside --&gt;</w:t>
      </w:r>
    </w:p>
    <w:p w14:paraId="5D55B39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"Result"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3BD8631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775DD65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an empty line betwee both buttonts--&gt;</w:t>
      </w:r>
    </w:p>
    <w:p w14:paraId="65F402B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&lt;p </w:t>
      </w:r>
      <w:r w:rsidRPr="00521CB4">
        <w:rPr>
          <w:rFonts w:ascii="Menlo Regular" w:hAnsi="Menlo Regular" w:cs="Menlo Regular"/>
          <w:color w:val="836C28"/>
          <w:sz w:val="22"/>
          <w:szCs w:val="22"/>
          <w:lang w:val="en-US"/>
        </w:rPr>
        <w:t>style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"font-size:10;"</w:t>
      </w:r>
      <w:r w:rsidRPr="00521CB4">
        <w:rPr>
          <w:rFonts w:ascii="Menlo Regular" w:hAnsi="Menlo Regular" w:cs="Menlo Regular"/>
          <w:color w:val="AA0D91"/>
          <w:sz w:val="22"/>
          <w:szCs w:val="22"/>
          <w:lang w:val="en-US"/>
        </w:rPr>
        <w:t>&gt;&lt;/p&gt;</w:t>
      </w:r>
    </w:p>
    <w:p w14:paraId="5D1A361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w:t>
      </w:r>
      <w:r w:rsidRPr="00521CB4">
        <w:rPr>
          <w:rFonts w:ascii="Menlo Regular" w:hAnsi="Menlo Regular" w:cs="Menlo Regular"/>
          <w:color w:val="AA0D91"/>
          <w:sz w:val="22"/>
          <w:szCs w:val="22"/>
          <w:lang w:val="en-US"/>
        </w:rPr>
        <w:t>&gt;</w:t>
      </w:r>
    </w:p>
    <w:p w14:paraId="519944D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The submit button with the text Upload another picture inside --&gt;</w:t>
      </w:r>
    </w:p>
    <w:p w14:paraId="7FF24F4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 another picture"</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0DD7737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1D746F39" w14:textId="77777777" w:rsidR="00521CB4" w:rsidRDefault="00521CB4" w:rsidP="00521CB4">
      <w:pPr>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6DBA7E4" w14:textId="77777777" w:rsidR="00535929" w:rsidRDefault="00535929" w:rsidP="00535929">
      <w:pPr>
        <w:pStyle w:val="Kop3"/>
        <w:numPr>
          <w:ilvl w:val="2"/>
          <w:numId w:val="20"/>
          <w:numberingChange w:id="296" w:author="Rutger Vos" w:date="2014-05-22T10:58:00Z" w:original="%1:1:0:.%2:3:0:.%3:16:0:."/>
        </w:numPr>
      </w:pPr>
      <w:bookmarkStart w:id="297" w:name="_Toc262217672"/>
      <w:r>
        <w:t>mobile_upload.html</w:t>
      </w:r>
      <w:bookmarkEnd w:id="297"/>
    </w:p>
    <w:p w14:paraId="03C4829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Use the mobile template and override the content block --&gt;</w:t>
      </w:r>
    </w:p>
    <w:p w14:paraId="24D192A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extends "mobile.html" %}</w:t>
      </w:r>
    </w:p>
    <w:p w14:paraId="16F3B6F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1EBEA7E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Override the title --&gt;</w:t>
      </w:r>
    </w:p>
    <w:p w14:paraId="133B122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title %}Orchid Identifier - Upload picture{% endblock %}</w:t>
      </w:r>
    </w:p>
    <w:p w14:paraId="5C34D4A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71CE42F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content %}</w:t>
      </w:r>
    </w:p>
    <w:p w14:paraId="10EBB7B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All lines in this block will be diplayd in the content block --&gt;</w:t>
      </w:r>
    </w:p>
    <w:p w14:paraId="3DF424D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5A358CB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 header to tell this is de upload page --&gt;</w:t>
      </w:r>
    </w:p>
    <w:p w14:paraId="53642F0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&lt;h2&gt;</w:t>
      </w:r>
      <w:r w:rsidRPr="00521CB4">
        <w:rPr>
          <w:rFonts w:ascii="Menlo Regular" w:hAnsi="Menlo Regular" w:cs="Menlo Regular"/>
          <w:color w:val="000000"/>
          <w:sz w:val="22"/>
          <w:szCs w:val="22"/>
          <w:lang w:val="en-US"/>
        </w:rPr>
        <w:t>Upload picture</w:t>
      </w:r>
      <w:r w:rsidRPr="00521CB4">
        <w:rPr>
          <w:rFonts w:ascii="Menlo Regular" w:hAnsi="Menlo Regular" w:cs="Menlo Regular"/>
          <w:color w:val="AA0D91"/>
          <w:sz w:val="22"/>
          <w:szCs w:val="22"/>
          <w:lang w:val="en-US"/>
        </w:rPr>
        <w:t>&lt;/h2&gt;</w:t>
      </w:r>
    </w:p>
    <w:p w14:paraId="456E1F7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2CBA5AA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Font-size needs te be changed!!!!! --&gt;</w:t>
      </w:r>
    </w:p>
    <w:p w14:paraId="043539A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&lt;p </w:t>
      </w:r>
      <w:r w:rsidRPr="00521CB4">
        <w:rPr>
          <w:rFonts w:ascii="Menlo Regular" w:hAnsi="Menlo Regular" w:cs="Menlo Regular"/>
          <w:color w:val="836C28"/>
          <w:sz w:val="22"/>
          <w:szCs w:val="22"/>
          <w:lang w:val="en-US"/>
        </w:rPr>
        <w:t>style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"{{style}};"</w:t>
      </w:r>
      <w:r w:rsidRPr="00521CB4">
        <w:rPr>
          <w:rFonts w:ascii="Menlo Regular" w:hAnsi="Menlo Regular" w:cs="Menlo Regular"/>
          <w:color w:val="AA0D91"/>
          <w:sz w:val="22"/>
          <w:szCs w:val="22"/>
          <w:lang w:val="en-US"/>
        </w:rPr>
        <w:t>&gt;&lt;em&gt;</w:t>
      </w:r>
      <w:r w:rsidRPr="00521CB4">
        <w:rPr>
          <w:rFonts w:ascii="Menlo Regular" w:hAnsi="Menlo Regular" w:cs="Menlo Regular"/>
          <w:color w:val="000000"/>
          <w:sz w:val="22"/>
          <w:szCs w:val="22"/>
          <w:lang w:val="en-US"/>
        </w:rPr>
        <w:t>{{message}}</w:t>
      </w:r>
      <w:r w:rsidRPr="00521CB4">
        <w:rPr>
          <w:rFonts w:ascii="Menlo Regular" w:hAnsi="Menlo Regular" w:cs="Menlo Regular"/>
          <w:color w:val="AA0D91"/>
          <w:sz w:val="22"/>
          <w:szCs w:val="22"/>
          <w:lang w:val="en-US"/>
        </w:rPr>
        <w:t>&lt;/em&gt;&lt;/p&gt;</w:t>
      </w:r>
    </w:p>
    <w:p w14:paraId="08F2566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53E8610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Use the form from orchid.views.upload to receive a picture --&gt;</w:t>
      </w:r>
    </w:p>
    <w:p w14:paraId="14DE9C8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method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"post"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style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"{{style}}; font-size:60px"</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enctype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"multipart/form-data"</w:t>
      </w:r>
      <w:r w:rsidRPr="00521CB4">
        <w:rPr>
          <w:rFonts w:ascii="Menlo Regular" w:hAnsi="Menlo Regular" w:cs="Menlo Regular"/>
          <w:color w:val="AA0D91"/>
          <w:sz w:val="22"/>
          <w:szCs w:val="22"/>
          <w:lang w:val="en-US"/>
        </w:rPr>
        <w:t>&gt;</w:t>
      </w:r>
      <w:r w:rsidRPr="00521CB4">
        <w:rPr>
          <w:rFonts w:ascii="Menlo Regular" w:hAnsi="Menlo Regular" w:cs="Menlo Regular"/>
          <w:color w:val="000000"/>
          <w:sz w:val="22"/>
          <w:szCs w:val="22"/>
          <w:lang w:val="en-US"/>
        </w:rPr>
        <w:t>{% csrf_token %}</w:t>
      </w:r>
    </w:p>
    <w:p w14:paraId="3B27211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{{form}}</w:t>
      </w:r>
    </w:p>
    <w:p w14:paraId="672C23A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&lt;p&gt;&lt;/p&gt;</w:t>
      </w:r>
    </w:p>
    <w:p w14:paraId="235F8F8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 xml:space="preserve">&lt;!-- Place a submit button under the form, with the text Upload picture inside. </w:t>
      </w:r>
    </w:p>
    <w:p w14:paraId="24124F8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 xml:space="preserve">    To place it under the form, it is required to display an empty line first--&gt;</w:t>
      </w:r>
      <w:r w:rsidRPr="00521CB4">
        <w:rPr>
          <w:rFonts w:ascii="Menlo Regular" w:hAnsi="Menlo Regular" w:cs="Menlo Regular"/>
          <w:color w:val="000000"/>
          <w:sz w:val="22"/>
          <w:szCs w:val="22"/>
          <w:lang w:val="en-US"/>
        </w:rPr>
        <w:t xml:space="preserve">  </w:t>
      </w:r>
    </w:p>
    <w:p w14:paraId="6D813F2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 picture"</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126006C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08F174F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End of form --&gt;</w:t>
      </w:r>
    </w:p>
    <w:p w14:paraId="321FD0D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099B7DA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2D31512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&lt;p&gt;&lt;/p&gt;</w:t>
      </w:r>
    </w:p>
    <w:p w14:paraId="58042AC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Place a button under the form to go back to the home screen --&gt;</w:t>
      </w:r>
    </w:p>
    <w:p w14:paraId="32EAD33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"/welcome/"</w:t>
      </w:r>
      <w:r w:rsidRPr="00521CB4">
        <w:rPr>
          <w:rFonts w:ascii="Menlo Regular" w:hAnsi="Menlo Regular" w:cs="Menlo Regular"/>
          <w:color w:val="AA0D91"/>
          <w:sz w:val="22"/>
          <w:szCs w:val="22"/>
          <w:lang w:val="en-US"/>
        </w:rPr>
        <w:t>&gt;</w:t>
      </w:r>
    </w:p>
    <w:p w14:paraId="75B4B4A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"Home"</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30841B5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57192E4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7C10F537" w14:textId="77777777" w:rsidR="00521CB4" w:rsidRDefault="00521CB4" w:rsidP="00521CB4">
      <w:pPr>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19C2B41" w14:textId="77777777" w:rsidR="00535929" w:rsidRDefault="00535929" w:rsidP="00535929">
      <w:pPr>
        <w:pStyle w:val="Kop3"/>
        <w:numPr>
          <w:ilvl w:val="2"/>
          <w:numId w:val="20"/>
          <w:numberingChange w:id="298" w:author="Rutger Vos" w:date="2014-05-22T10:58:00Z" w:original="%1:1:0:.%2:3:0:.%3:17:0:."/>
        </w:numPr>
      </w:pPr>
      <w:bookmarkStart w:id="299" w:name="_Toc262217673"/>
      <w:r>
        <w:t>mobile_welcome.html</w:t>
      </w:r>
      <w:bookmarkEnd w:id="299"/>
    </w:p>
    <w:p w14:paraId="4F34223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Use the mobile template and override the content block --&gt;</w:t>
      </w:r>
    </w:p>
    <w:p w14:paraId="1E11B4B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extends "mobile.html" %}</w:t>
      </w:r>
    </w:p>
    <w:p w14:paraId="284F437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03DC551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Override the title --&gt;</w:t>
      </w:r>
    </w:p>
    <w:p w14:paraId="36BA49C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title %}Orchid Identifier - Home{% endblock %}</w:t>
      </w:r>
    </w:p>
    <w:p w14:paraId="23ACFDA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3E8BEFD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content %}</w:t>
      </w:r>
    </w:p>
    <w:p w14:paraId="197E0FB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All lines in this block will be diplayd in the content block --&gt;</w:t>
      </w:r>
    </w:p>
    <w:p w14:paraId="142C85F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0B1C22F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 header, telling this is the welcome page --&gt;</w:t>
      </w:r>
    </w:p>
    <w:p w14:paraId="5175DCC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AA0D91"/>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&lt;h2&gt;</w:t>
      </w:r>
      <w:r w:rsidRPr="00521CB4">
        <w:rPr>
          <w:rFonts w:ascii="Menlo Regular" w:hAnsi="Menlo Regular" w:cs="Menlo Regular"/>
          <w:color w:val="000000"/>
          <w:sz w:val="22"/>
          <w:szCs w:val="22"/>
          <w:lang w:val="en-US"/>
        </w:rPr>
        <w:t>Welcome</w:t>
      </w:r>
      <w:r w:rsidRPr="00521CB4">
        <w:rPr>
          <w:rFonts w:ascii="Menlo Regular" w:hAnsi="Menlo Regular" w:cs="Menlo Regular"/>
          <w:color w:val="AA0D91"/>
          <w:sz w:val="22"/>
          <w:szCs w:val="22"/>
          <w:lang w:val="en-US"/>
        </w:rPr>
        <w:t>&lt;/h2</w:t>
      </w:r>
    </w:p>
    <w:p w14:paraId="31A2CA7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AA0D91"/>
          <w:sz w:val="22"/>
          <w:szCs w:val="22"/>
          <w:lang w:val="en-US"/>
        </w:rPr>
      </w:pPr>
      <w:r w:rsidRPr="00521CB4">
        <w:rPr>
          <w:rFonts w:ascii="Menlo Regular" w:hAnsi="Menlo Regular" w:cs="Menlo Regular"/>
          <w:color w:val="AA0D91"/>
          <w:sz w:val="22"/>
          <w:szCs w:val="22"/>
          <w:lang w:val="en-US"/>
        </w:rPr>
        <w:t xml:space="preserve">    </w:t>
      </w:r>
    </w:p>
    <w:p w14:paraId="4D3DA50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 xml:space="preserve">    &lt;!-- Tell the user what this webapplication will do --&gt;</w:t>
      </w:r>
    </w:p>
    <w:p w14:paraId="50F0ABB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&lt;h4&gt;</w:t>
      </w:r>
      <w:r w:rsidRPr="00521CB4">
        <w:rPr>
          <w:rFonts w:ascii="Menlo Regular" w:hAnsi="Menlo Regular" w:cs="Menlo Regular"/>
          <w:color w:val="000000"/>
          <w:sz w:val="22"/>
          <w:szCs w:val="22"/>
          <w:lang w:val="en-US"/>
        </w:rPr>
        <w:t>Welcome on the orchid identifier website of Naturalis</w:t>
      </w:r>
      <w:r w:rsidRPr="00521CB4">
        <w:rPr>
          <w:rFonts w:ascii="Menlo Regular" w:hAnsi="Menlo Regular" w:cs="Menlo Regular"/>
          <w:color w:val="AA0D91"/>
          <w:sz w:val="22"/>
          <w:szCs w:val="22"/>
          <w:lang w:val="en-US"/>
        </w:rPr>
        <w:t>&lt;/h4&gt;</w:t>
      </w:r>
    </w:p>
    <w:p w14:paraId="3BF7C7A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&lt;p&gt;</w:t>
      </w:r>
      <w:r w:rsidRPr="00521CB4">
        <w:rPr>
          <w:rFonts w:ascii="Menlo Regular" w:hAnsi="Menlo Regular" w:cs="Menlo Regular"/>
          <w:color w:val="000000"/>
          <w:sz w:val="22"/>
          <w:szCs w:val="22"/>
          <w:lang w:val="en-US"/>
        </w:rPr>
        <w:t>After uploading a picture the website will identify the orchid.</w:t>
      </w:r>
      <w:r w:rsidRPr="00521CB4">
        <w:rPr>
          <w:rFonts w:ascii="Menlo Regular" w:hAnsi="Menlo Regular" w:cs="Menlo Regular"/>
          <w:color w:val="AA0D91"/>
          <w:sz w:val="22"/>
          <w:szCs w:val="22"/>
          <w:lang w:val="en-US"/>
        </w:rPr>
        <w:t>&lt;BR&gt;</w:t>
      </w:r>
    </w:p>
    <w:p w14:paraId="2BB3DC9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Please click the upload picture button below to upload a picture.</w:t>
      </w:r>
      <w:r w:rsidRPr="00521CB4">
        <w:rPr>
          <w:rFonts w:ascii="Menlo Regular" w:hAnsi="Menlo Regular" w:cs="Menlo Regular"/>
          <w:color w:val="AA0D91"/>
          <w:sz w:val="22"/>
          <w:szCs w:val="22"/>
          <w:lang w:val="en-US"/>
        </w:rPr>
        <w:t>&lt;BR&gt;</w:t>
      </w:r>
    </w:p>
    <w:p w14:paraId="2E215A4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&lt;em&gt;</w:t>
      </w:r>
      <w:r w:rsidRPr="00521CB4">
        <w:rPr>
          <w:rFonts w:ascii="Menlo Regular" w:hAnsi="Menlo Regular" w:cs="Menlo Regular"/>
          <w:color w:val="000000"/>
          <w:sz w:val="22"/>
          <w:szCs w:val="22"/>
          <w:lang w:val="en-US"/>
        </w:rPr>
        <w:t>You can upload a picture of a tuber.</w:t>
      </w:r>
      <w:r w:rsidRPr="00521CB4">
        <w:rPr>
          <w:rFonts w:ascii="Menlo Regular" w:hAnsi="Menlo Regular" w:cs="Menlo Regular"/>
          <w:color w:val="AA0D91"/>
          <w:sz w:val="22"/>
          <w:szCs w:val="22"/>
          <w:lang w:val="en-US"/>
        </w:rPr>
        <w:t>&lt;/em&gt;&lt;/p&gt;</w:t>
      </w:r>
    </w:p>
    <w:p w14:paraId="50921B9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1038F44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form which contains two buttons.</w:t>
      </w:r>
    </w:p>
    <w:p w14:paraId="740016C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 xml:space="preserve">    The first button is for uploading the file --&gt;</w:t>
      </w:r>
    </w:p>
    <w:p w14:paraId="4276484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w:t>
      </w:r>
      <w:r w:rsidRPr="00521CB4">
        <w:rPr>
          <w:rFonts w:ascii="Menlo Regular" w:hAnsi="Menlo Regular" w:cs="Menlo Regular"/>
          <w:color w:val="AA0D91"/>
          <w:sz w:val="22"/>
          <w:szCs w:val="22"/>
          <w:lang w:val="en-US"/>
        </w:rPr>
        <w:t>&gt;</w:t>
      </w:r>
    </w:p>
    <w:p w14:paraId="4EBF94F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The submit button with the text Upload picture inside --&gt;</w:t>
      </w:r>
    </w:p>
    <w:p w14:paraId="26C3E63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 picture"</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44645F5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59AA7AC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 white line --&gt;</w:t>
      </w:r>
    </w:p>
    <w:p w14:paraId="7C33F20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&lt;p&gt;&lt;/p&gt;</w:t>
      </w:r>
    </w:p>
    <w:p w14:paraId="6FD93EC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Second button to remove all leftover files --&gt;</w:t>
      </w:r>
    </w:p>
    <w:p w14:paraId="7C4932C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&lt;p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"small"</w:t>
      </w:r>
      <w:r w:rsidRPr="00521CB4">
        <w:rPr>
          <w:rFonts w:ascii="Menlo Regular" w:hAnsi="Menlo Regular" w:cs="Menlo Regular"/>
          <w:color w:val="AA0D91"/>
          <w:sz w:val="22"/>
          <w:szCs w:val="22"/>
          <w:lang w:val="en-US"/>
        </w:rPr>
        <w:t>&gt;</w:t>
      </w:r>
      <w:r w:rsidRPr="00521CB4">
        <w:rPr>
          <w:rFonts w:ascii="Menlo Regular" w:hAnsi="Menlo Regular" w:cs="Menlo Regular"/>
          <w:color w:val="000000"/>
          <w:sz w:val="22"/>
          <w:szCs w:val="22"/>
          <w:lang w:val="en-US"/>
        </w:rPr>
        <w:t>To remove all unused uploaded pictures and their temporary files</w:t>
      </w:r>
      <w:r w:rsidRPr="00521CB4">
        <w:rPr>
          <w:rFonts w:ascii="Menlo Regular" w:hAnsi="Menlo Regular" w:cs="Menlo Regular"/>
          <w:color w:val="AA0D91"/>
          <w:sz w:val="22"/>
          <w:szCs w:val="22"/>
          <w:lang w:val="en-US"/>
        </w:rPr>
        <w:t>&lt;BR&gt;</w:t>
      </w:r>
    </w:p>
    <w:p w14:paraId="1F2DCCD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click below </w:t>
      </w:r>
      <w:r w:rsidRPr="00521CB4">
        <w:rPr>
          <w:rFonts w:ascii="Menlo Regular" w:hAnsi="Menlo Regular" w:cs="Menlo Regular"/>
          <w:color w:val="AA0D91"/>
          <w:sz w:val="22"/>
          <w:szCs w:val="22"/>
          <w:lang w:val="en-US"/>
        </w:rPr>
        <w:t xml:space="preserve">&lt;span </w:t>
      </w:r>
      <w:r w:rsidRPr="00521CB4">
        <w:rPr>
          <w:rFonts w:ascii="Menlo Regular" w:hAnsi="Menlo Regular" w:cs="Menlo Regular"/>
          <w:color w:val="836C28"/>
          <w:sz w:val="22"/>
          <w:szCs w:val="22"/>
          <w:lang w:val="en-US"/>
        </w:rPr>
        <w:t>style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"color: red"</w:t>
      </w:r>
      <w:r w:rsidRPr="00521CB4">
        <w:rPr>
          <w:rFonts w:ascii="Menlo Regular" w:hAnsi="Menlo Regular" w:cs="Menlo Regular"/>
          <w:color w:val="AA0D91"/>
          <w:sz w:val="22"/>
          <w:szCs w:val="22"/>
          <w:lang w:val="en-US"/>
        </w:rPr>
        <w:t>&gt;&lt;strong&gt;</w:t>
      </w:r>
      <w:r w:rsidRPr="00521CB4">
        <w:rPr>
          <w:rFonts w:ascii="Menlo Regular" w:hAnsi="Menlo Regular" w:cs="Menlo Regular"/>
          <w:color w:val="000000"/>
          <w:sz w:val="22"/>
          <w:szCs w:val="22"/>
          <w:lang w:val="en-US"/>
        </w:rPr>
        <w:t>(login required)</w:t>
      </w:r>
      <w:r w:rsidRPr="00521CB4">
        <w:rPr>
          <w:rFonts w:ascii="Menlo Regular" w:hAnsi="Menlo Regular" w:cs="Menlo Regular"/>
          <w:color w:val="AA0D91"/>
          <w:sz w:val="22"/>
          <w:szCs w:val="22"/>
          <w:lang w:val="en-US"/>
        </w:rPr>
        <w:t>&lt;/strong&gt;&lt;/span&gt;&lt;/p&gt;</w:t>
      </w:r>
    </w:p>
    <w:p w14:paraId="3B18382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"/admin/remove"</w:t>
      </w:r>
      <w:r w:rsidRPr="00521CB4">
        <w:rPr>
          <w:rFonts w:ascii="Menlo Regular" w:hAnsi="Menlo Regular" w:cs="Menlo Regular"/>
          <w:color w:val="AA0D91"/>
          <w:sz w:val="22"/>
          <w:szCs w:val="22"/>
          <w:lang w:val="en-US"/>
        </w:rPr>
        <w:t>&gt;</w:t>
      </w:r>
    </w:p>
    <w:p w14:paraId="2B2E5D0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"Remove unused files"</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2CB28B0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588BCCE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06409975" w14:textId="77777777" w:rsidR="00521CB4" w:rsidRDefault="00521CB4" w:rsidP="00521CB4">
      <w:pPr>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4BC151" w14:textId="77777777" w:rsidR="000243B5" w:rsidRDefault="000243B5" w:rsidP="00FE540B">
      <w:pPr>
        <w:pStyle w:val="Kop4"/>
        <w:numPr>
          <w:ilvl w:val="2"/>
          <w:numId w:val="20"/>
          <w:numberingChange w:id="300" w:author="Rutger Vos" w:date="2014-05-22T10:58:00Z" w:original="%1:1:0:.%2:3:0:.%3:18:0:."/>
        </w:numPr>
        <w:rPr>
          <w:lang w:val="en-GB"/>
        </w:rPr>
      </w:pPr>
      <w:bookmarkStart w:id="301" w:name="_Toc262217674"/>
      <w:r w:rsidRPr="00A76730">
        <w:rPr>
          <w:lang w:val="en-GB"/>
        </w:rPr>
        <w:t>mobile.html</w:t>
      </w:r>
      <w:bookmarkEnd w:id="301"/>
    </w:p>
    <w:p w14:paraId="304439E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THIS IS THE STANDARD HTML FOR MOBILE DEVICES --&gt;</w:t>
      </w:r>
    </w:p>
    <w:p w14:paraId="446D7DE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3782CDF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Load in the static function --&gt;</w:t>
      </w:r>
    </w:p>
    <w:p w14:paraId="30257E6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load static %}</w:t>
      </w:r>
    </w:p>
    <w:p w14:paraId="296E722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0D1D57D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declare the DOCTYPE and html language--&gt;</w:t>
      </w:r>
    </w:p>
    <w:p w14:paraId="39BFDCF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&lt;!DOCTYPE html&gt;</w:t>
      </w:r>
    </w:p>
    <w:p w14:paraId="108D1EB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 xml:space="preserve">&lt;html </w:t>
      </w:r>
      <w:r w:rsidRPr="00521CB4">
        <w:rPr>
          <w:rFonts w:ascii="Menlo Regular" w:hAnsi="Menlo Regular" w:cs="Menlo Regular"/>
          <w:color w:val="836C28"/>
          <w:sz w:val="22"/>
          <w:szCs w:val="22"/>
          <w:lang w:val="en-US"/>
        </w:rPr>
        <w:t>lang</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"en"</w:t>
      </w:r>
      <w:r w:rsidRPr="00521CB4">
        <w:rPr>
          <w:rFonts w:ascii="Menlo Regular" w:hAnsi="Menlo Regular" w:cs="Menlo Regular"/>
          <w:color w:val="AA0D91"/>
          <w:sz w:val="22"/>
          <w:szCs w:val="22"/>
          <w:lang w:val="en-US"/>
        </w:rPr>
        <w:t>&gt;</w:t>
      </w:r>
    </w:p>
    <w:p w14:paraId="10DF24C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5B937E4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Create the head --&gt;</w:t>
      </w:r>
    </w:p>
    <w:p w14:paraId="446121C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&lt;head&gt;</w:t>
      </w:r>
    </w:p>
    <w:p w14:paraId="5D5A501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title using a block --&gt;</w:t>
      </w:r>
    </w:p>
    <w:p w14:paraId="6CBEAEE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This title needs to be changed! The best way to change the title</w:t>
      </w:r>
    </w:p>
    <w:p w14:paraId="6A4806F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 xml:space="preserve">    is in the other html files witch extends this html --&gt;</w:t>
      </w:r>
    </w:p>
    <w:p w14:paraId="68401D1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&lt;title&gt;</w:t>
      </w:r>
      <w:r w:rsidRPr="00521CB4">
        <w:rPr>
          <w:rFonts w:ascii="Menlo Regular" w:hAnsi="Menlo Regular" w:cs="Menlo Regular"/>
          <w:color w:val="000000"/>
          <w:sz w:val="22"/>
          <w:szCs w:val="22"/>
          <w:lang w:val="en-US"/>
        </w:rPr>
        <w:t>{% block title %} My Base Template{% endblock %}</w:t>
      </w:r>
      <w:r w:rsidRPr="00521CB4">
        <w:rPr>
          <w:rFonts w:ascii="Menlo Regular" w:hAnsi="Menlo Regular" w:cs="Menlo Regular"/>
          <w:color w:val="AA0D91"/>
          <w:sz w:val="22"/>
          <w:szCs w:val="22"/>
          <w:lang w:val="en-US"/>
        </w:rPr>
        <w:t>&lt;/title&gt;</w:t>
      </w:r>
    </w:p>
    <w:p w14:paraId="7EA9537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40F336E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Use the mobile.css stylesheet for all mobile lay-outs --&gt;</w:t>
      </w:r>
    </w:p>
    <w:p w14:paraId="4D8ED4F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&lt;link </w:t>
      </w:r>
      <w:r w:rsidRPr="00521CB4">
        <w:rPr>
          <w:rFonts w:ascii="Menlo Regular" w:hAnsi="Menlo Regular" w:cs="Menlo Regular"/>
          <w:color w:val="836C28"/>
          <w:sz w:val="22"/>
          <w:szCs w:val="22"/>
          <w:lang w:val="en-US"/>
        </w:rPr>
        <w:t>rel</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"stylesheet"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"text/css"</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href</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 static "</w:t>
      </w:r>
      <w:r w:rsidRPr="00521CB4">
        <w:rPr>
          <w:rFonts w:ascii="Menlo Regular" w:hAnsi="Menlo Regular" w:cs="Menlo Regular"/>
          <w:color w:val="836C28"/>
          <w:sz w:val="22"/>
          <w:szCs w:val="22"/>
          <w:lang w:val="en-US"/>
        </w:rPr>
        <w:t>assets</w:t>
      </w:r>
      <w:r w:rsidRPr="00521CB4">
        <w:rPr>
          <w:rFonts w:ascii="Menlo Regular" w:hAnsi="Menlo Regular" w:cs="Menlo Regular"/>
          <w:color w:val="AA0D91"/>
          <w:sz w:val="22"/>
          <w:szCs w:val="22"/>
          <w:lang w:val="en-US"/>
        </w:rPr>
        <w:t>/</w:t>
      </w:r>
      <w:r w:rsidRPr="00521CB4">
        <w:rPr>
          <w:rFonts w:ascii="Menlo Regular" w:hAnsi="Menlo Regular" w:cs="Menlo Regular"/>
          <w:color w:val="836C28"/>
          <w:sz w:val="22"/>
          <w:szCs w:val="22"/>
          <w:lang w:val="en-US"/>
        </w:rPr>
        <w:t>css</w:t>
      </w:r>
      <w:r w:rsidRPr="00521CB4">
        <w:rPr>
          <w:rFonts w:ascii="Menlo Regular" w:hAnsi="Menlo Regular" w:cs="Menlo Regular"/>
          <w:color w:val="AA0D91"/>
          <w:sz w:val="22"/>
          <w:szCs w:val="22"/>
          <w:lang w:val="en-US"/>
        </w:rPr>
        <w:t>/</w:t>
      </w:r>
      <w:r w:rsidRPr="00521CB4">
        <w:rPr>
          <w:rFonts w:ascii="Menlo Regular" w:hAnsi="Menlo Regular" w:cs="Menlo Regular"/>
          <w:color w:val="836C28"/>
          <w:sz w:val="22"/>
          <w:szCs w:val="22"/>
          <w:lang w:val="en-US"/>
        </w:rPr>
        <w:t>mobile.css</w:t>
      </w:r>
      <w:r w:rsidRPr="00521CB4">
        <w:rPr>
          <w:rFonts w:ascii="Menlo Regular" w:hAnsi="Menlo Regular" w:cs="Menlo Regular"/>
          <w:color w:val="C41A16"/>
          <w:sz w:val="22"/>
          <w:szCs w:val="22"/>
          <w:lang w:val="en-US"/>
        </w:rPr>
        <w:t>" %}"</w:t>
      </w:r>
      <w:r w:rsidRPr="00521CB4">
        <w:rPr>
          <w:rFonts w:ascii="Menlo Regular" w:hAnsi="Menlo Regular" w:cs="Menlo Regular"/>
          <w:color w:val="AA0D91"/>
          <w:sz w:val="22"/>
          <w:szCs w:val="22"/>
          <w:lang w:val="en-US"/>
        </w:rPr>
        <w:t>&gt;</w:t>
      </w:r>
    </w:p>
    <w:p w14:paraId="7B8D3B1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7421752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end of the head --&gt;</w:t>
      </w:r>
      <w:r w:rsidRPr="00521CB4">
        <w:rPr>
          <w:rFonts w:ascii="Menlo Regular" w:hAnsi="Menlo Regular" w:cs="Menlo Regular"/>
          <w:color w:val="000000"/>
          <w:sz w:val="22"/>
          <w:szCs w:val="22"/>
          <w:lang w:val="en-US"/>
        </w:rPr>
        <w:t xml:space="preserve">        </w:t>
      </w:r>
    </w:p>
    <w:p w14:paraId="4298BDE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&lt;/head&gt;</w:t>
      </w:r>
    </w:p>
    <w:p w14:paraId="78BAF5B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3770D49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Create the body --&gt;</w:t>
      </w:r>
    </w:p>
    <w:p w14:paraId="7E990C7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&lt;body&gt;</w:t>
      </w:r>
    </w:p>
    <w:p w14:paraId="507FCFA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page --&gt;</w:t>
      </w:r>
    </w:p>
    <w:p w14:paraId="524E09E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&lt;div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"page"</w:t>
      </w:r>
      <w:r w:rsidRPr="00521CB4">
        <w:rPr>
          <w:rFonts w:ascii="Menlo Regular" w:hAnsi="Menlo Regular" w:cs="Menlo Regular"/>
          <w:color w:val="AA0D91"/>
          <w:sz w:val="22"/>
          <w:szCs w:val="22"/>
          <w:lang w:val="en-US"/>
        </w:rPr>
        <w:t>&gt;</w:t>
      </w:r>
    </w:p>
    <w:p w14:paraId="16DF447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0E51E5F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logo block, using the logo lay-out from mobile.css --&gt;</w:t>
      </w:r>
    </w:p>
    <w:p w14:paraId="76EF132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&lt;div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"logo"</w:t>
      </w:r>
      <w:r w:rsidRPr="00521CB4">
        <w:rPr>
          <w:rFonts w:ascii="Menlo Regular" w:hAnsi="Menlo Regular" w:cs="Menlo Regular"/>
          <w:color w:val="AA0D91"/>
          <w:sz w:val="22"/>
          <w:szCs w:val="22"/>
          <w:lang w:val="en-US"/>
        </w:rPr>
        <w:t>&gt;</w:t>
      </w:r>
    </w:p>
    <w:p w14:paraId="4CBFDA9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 block logo %}</w:t>
      </w:r>
    </w:p>
    <w:p w14:paraId="7732086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Place the Naturalis logo inside the logo block --&gt;</w:t>
      </w:r>
    </w:p>
    <w:p w14:paraId="55795C0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&lt;ul&gt;</w:t>
      </w:r>
    </w:p>
    <w:p w14:paraId="2BCCD8F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&lt;a </w:t>
      </w:r>
      <w:r w:rsidRPr="00521CB4">
        <w:rPr>
          <w:rFonts w:ascii="Menlo Regular" w:hAnsi="Menlo Regular" w:cs="Menlo Regular"/>
          <w:color w:val="836C28"/>
          <w:sz w:val="22"/>
          <w:szCs w:val="22"/>
          <w:lang w:val="en-US"/>
        </w:rPr>
        <w:t>href</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w:t>
      </w:r>
      <w:hyperlink r:id="rId63" w:history="1">
        <w:r w:rsidRPr="00521CB4">
          <w:rPr>
            <w:rFonts w:ascii="Menlo Regular" w:hAnsi="Menlo Regular" w:cs="Menlo Regular"/>
            <w:color w:val="0E0EFF"/>
            <w:sz w:val="22"/>
            <w:szCs w:val="22"/>
            <w:lang w:val="en-US"/>
          </w:rPr>
          <w:t>http://www.naturalis.nl</w:t>
        </w:r>
      </w:hyperlink>
      <w:r w:rsidRPr="00521CB4">
        <w:rPr>
          <w:rFonts w:ascii="Menlo Regular" w:hAnsi="Menlo Regular" w:cs="Menlo Regular"/>
          <w:color w:val="C41A16"/>
          <w:sz w:val="22"/>
          <w:szCs w:val="22"/>
          <w:lang w:val="en-US"/>
        </w:rPr>
        <w:t>"</w:t>
      </w:r>
      <w:r w:rsidRPr="00521CB4">
        <w:rPr>
          <w:rFonts w:ascii="Menlo Regular" w:hAnsi="Menlo Regular" w:cs="Menlo Regular"/>
          <w:color w:val="AA0D91"/>
          <w:sz w:val="22"/>
          <w:szCs w:val="22"/>
          <w:lang w:val="en-US"/>
        </w:rPr>
        <w:t xml:space="preserve">&gt;&lt;img </w:t>
      </w:r>
      <w:r w:rsidRPr="00521CB4">
        <w:rPr>
          <w:rFonts w:ascii="Menlo Regular" w:hAnsi="Menlo Regular" w:cs="Menlo Regular"/>
          <w:color w:val="836C28"/>
          <w:sz w:val="22"/>
          <w:szCs w:val="22"/>
          <w:lang w:val="en-US"/>
        </w:rPr>
        <w:t>src</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 static "</w:t>
      </w:r>
      <w:r w:rsidRPr="00521CB4">
        <w:rPr>
          <w:rFonts w:ascii="Menlo Regular" w:hAnsi="Menlo Regular" w:cs="Menlo Regular"/>
          <w:color w:val="836C28"/>
          <w:sz w:val="22"/>
          <w:szCs w:val="22"/>
          <w:lang w:val="en-US"/>
        </w:rPr>
        <w:t>assets</w:t>
      </w:r>
      <w:r w:rsidRPr="00521CB4">
        <w:rPr>
          <w:rFonts w:ascii="Menlo Regular" w:hAnsi="Menlo Regular" w:cs="Menlo Regular"/>
          <w:color w:val="AA0D91"/>
          <w:sz w:val="22"/>
          <w:szCs w:val="22"/>
          <w:lang w:val="en-US"/>
        </w:rPr>
        <w:t>/</w:t>
      </w:r>
      <w:r w:rsidRPr="00521CB4">
        <w:rPr>
          <w:rFonts w:ascii="Menlo Regular" w:hAnsi="Menlo Regular" w:cs="Menlo Regular"/>
          <w:color w:val="836C28"/>
          <w:sz w:val="22"/>
          <w:szCs w:val="22"/>
          <w:lang w:val="en-US"/>
        </w:rPr>
        <w:t>images</w:t>
      </w:r>
      <w:r w:rsidRPr="00521CB4">
        <w:rPr>
          <w:rFonts w:ascii="Menlo Regular" w:hAnsi="Menlo Regular" w:cs="Menlo Regular"/>
          <w:color w:val="AA0D91"/>
          <w:sz w:val="22"/>
          <w:szCs w:val="22"/>
          <w:lang w:val="en-US"/>
        </w:rPr>
        <w:t>/</w:t>
      </w:r>
      <w:r w:rsidRPr="00521CB4">
        <w:rPr>
          <w:rFonts w:ascii="Menlo Regular" w:hAnsi="Menlo Regular" w:cs="Menlo Regular"/>
          <w:color w:val="836C28"/>
          <w:sz w:val="22"/>
          <w:szCs w:val="22"/>
          <w:lang w:val="en-US"/>
        </w:rPr>
        <w:t>Naturalis_logo.png</w:t>
      </w:r>
      <w:r w:rsidRPr="00521CB4">
        <w:rPr>
          <w:rFonts w:ascii="Menlo Regular" w:hAnsi="Menlo Regular" w:cs="Menlo Regular"/>
          <w:color w:val="C41A16"/>
          <w:sz w:val="22"/>
          <w:szCs w:val="22"/>
          <w:lang w:val="en-US"/>
        </w:rPr>
        <w:t>" %}"</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width</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"250"</w:t>
      </w:r>
      <w:r w:rsidRPr="00521CB4">
        <w:rPr>
          <w:rFonts w:ascii="Menlo Regular" w:hAnsi="Menlo Regular" w:cs="Menlo Regular"/>
          <w:color w:val="AA0D91"/>
          <w:sz w:val="22"/>
          <w:szCs w:val="22"/>
          <w:lang w:val="en-US"/>
        </w:rPr>
        <w:t>/&gt;&lt;/a&gt;</w:t>
      </w:r>
    </w:p>
    <w:p w14:paraId="6CABE30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&lt;/ul&gt;</w:t>
      </w:r>
    </w:p>
    <w:p w14:paraId="1930797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End of the logo block --&gt;</w:t>
      </w:r>
    </w:p>
    <w:p w14:paraId="73B013C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 endblock %}</w:t>
      </w:r>
    </w:p>
    <w:p w14:paraId="44F2D14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&lt;/div&gt;</w:t>
      </w:r>
    </w:p>
    <w:p w14:paraId="3253FF9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5B81196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content block, using the content lay-out from mobile.css --&gt;</w:t>
      </w:r>
    </w:p>
    <w:p w14:paraId="02B92EB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&lt;div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"content"</w:t>
      </w:r>
      <w:r w:rsidRPr="00521CB4">
        <w:rPr>
          <w:rFonts w:ascii="Menlo Regular" w:hAnsi="Menlo Regular" w:cs="Menlo Regular"/>
          <w:color w:val="AA0D91"/>
          <w:sz w:val="22"/>
          <w:szCs w:val="22"/>
          <w:lang w:val="en-US"/>
        </w:rPr>
        <w:t>&gt;</w:t>
      </w:r>
    </w:p>
    <w:p w14:paraId="1541B3D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Place a standard text in the content --&gt;</w:t>
      </w:r>
    </w:p>
    <w:p w14:paraId="149E048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This block will be override for all mobile html pages --&gt;</w:t>
      </w:r>
    </w:p>
    <w:p w14:paraId="0D204DF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 block content %}This is the content of this block{% endblock %}</w:t>
      </w:r>
    </w:p>
    <w:p w14:paraId="2B5CBD6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1FDBC24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&lt;/div&gt;</w:t>
      </w:r>
    </w:p>
    <w:p w14:paraId="4CB838A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5261BD2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footer block, using the footer lay-out from mobile.css --&gt;</w:t>
      </w:r>
    </w:p>
    <w:p w14:paraId="0AA339C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&lt;div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"footer"</w:t>
      </w:r>
      <w:r w:rsidRPr="00521CB4">
        <w:rPr>
          <w:rFonts w:ascii="Menlo Regular" w:hAnsi="Menlo Regular" w:cs="Menlo Regular"/>
          <w:color w:val="AA0D91"/>
          <w:sz w:val="22"/>
          <w:szCs w:val="22"/>
          <w:lang w:val="en-US"/>
        </w:rPr>
        <w:t>&gt;</w:t>
      </w:r>
    </w:p>
    <w:p w14:paraId="32EC0CE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Place some text in the footer block --&gt;</w:t>
      </w:r>
    </w:p>
    <w:p w14:paraId="24B8386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 block footer %}</w:t>
      </w:r>
      <w:r w:rsidRPr="00521CB4">
        <w:rPr>
          <w:rFonts w:ascii="Menlo Regular" w:hAnsi="Menlo Regular" w:cs="Menlo Regular"/>
          <w:color w:val="AA0D91"/>
          <w:sz w:val="22"/>
          <w:szCs w:val="22"/>
          <w:lang w:val="en-US"/>
        </w:rPr>
        <w:t>&lt;p&gt;</w:t>
      </w:r>
      <w:r w:rsidRPr="00521CB4">
        <w:rPr>
          <w:rFonts w:ascii="Menlo Regular" w:hAnsi="Menlo Regular" w:cs="Menlo Regular"/>
          <w:color w:val="1C00CF"/>
          <w:sz w:val="22"/>
          <w:szCs w:val="22"/>
          <w:lang w:val="en-US"/>
        </w:rPr>
        <w:t>&amp;copy;</w:t>
      </w:r>
      <w:r w:rsidRPr="00521CB4">
        <w:rPr>
          <w:rFonts w:ascii="Menlo Regular" w:hAnsi="Menlo Regular" w:cs="Menlo Regular"/>
          <w:color w:val="000000"/>
          <w:sz w:val="22"/>
          <w:szCs w:val="22"/>
          <w:lang w:val="en-US"/>
        </w:rPr>
        <w:t>2013-2014 Patrick Wijntjes</w:t>
      </w:r>
      <w:r w:rsidRPr="00521CB4">
        <w:rPr>
          <w:rFonts w:ascii="Menlo Regular" w:hAnsi="Menlo Regular" w:cs="Menlo Regular"/>
          <w:color w:val="AA0D91"/>
          <w:sz w:val="22"/>
          <w:szCs w:val="22"/>
          <w:lang w:val="en-US"/>
        </w:rPr>
        <w:t>&lt;/p&gt;</w:t>
      </w:r>
      <w:r w:rsidRPr="00521CB4">
        <w:rPr>
          <w:rFonts w:ascii="Menlo Regular" w:hAnsi="Menlo Regular" w:cs="Menlo Regular"/>
          <w:color w:val="000000"/>
          <w:sz w:val="22"/>
          <w:szCs w:val="22"/>
          <w:lang w:val="en-US"/>
        </w:rPr>
        <w:t>{% endblock %}</w:t>
      </w:r>
    </w:p>
    <w:p w14:paraId="4A57FD7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2CA38D5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End of the page --&gt;</w:t>
      </w:r>
    </w:p>
    <w:p w14:paraId="1972AEB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&lt;/div&gt;</w:t>
      </w:r>
    </w:p>
    <w:p w14:paraId="5FA516A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5B6276F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End of the body and of the html --&gt;</w:t>
      </w:r>
    </w:p>
    <w:p w14:paraId="6B7A65A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&lt;/body&gt;</w:t>
      </w:r>
    </w:p>
    <w:p w14:paraId="5199960C" w14:textId="77777777" w:rsidR="000243B5" w:rsidRPr="00A76730" w:rsidRDefault="00521CB4" w:rsidP="000243B5">
      <w:pPr>
        <w:rPr>
          <w:rFonts w:ascii="Menlo Regular" w:hAnsi="Menlo Regular" w:cs="Menlo Regular"/>
          <w:color w:val="AA0D91"/>
          <w:sz w:val="22"/>
          <w:szCs w:val="22"/>
          <w:lang w:val="en-GB"/>
        </w:rPr>
      </w:pPr>
      <w:r w:rsidRPr="00521CB4">
        <w:rPr>
          <w:rFonts w:ascii="Menlo Regular" w:hAnsi="Menlo Regular" w:cs="Menlo Regular"/>
          <w:color w:val="AA0D91"/>
          <w:sz w:val="22"/>
          <w:szCs w:val="22"/>
          <w:lang w:val="en-US"/>
        </w:rPr>
        <w:t>&lt;/html&gt;</w:t>
      </w:r>
      <w:r w:rsidR="000243B5" w:rsidRPr="00A76730">
        <w:rPr>
          <w:rFonts w:ascii="Menlo Regular" w:hAnsi="Menlo Regular" w:cs="Menlo Regular"/>
          <w:color w:val="AA0D91"/>
          <w:sz w:val="22"/>
          <w:szCs w:val="22"/>
          <w:lang w:val="en-GB"/>
        </w:rPr>
        <w:br w:type="page"/>
      </w:r>
    </w:p>
    <w:p w14:paraId="0C1E2BFF" w14:textId="77777777" w:rsidR="000243B5" w:rsidRPr="00A76730" w:rsidRDefault="000243B5" w:rsidP="000243B5">
      <w:pPr>
        <w:rPr>
          <w:lang w:val="en-GB"/>
        </w:rPr>
      </w:pPr>
    </w:p>
    <w:p w14:paraId="7C8A7CBF" w14:textId="77777777" w:rsidR="00E232EB" w:rsidRPr="00A76730" w:rsidRDefault="00E232EB" w:rsidP="00FE540B">
      <w:pPr>
        <w:pStyle w:val="Kop3"/>
        <w:numPr>
          <w:ilvl w:val="1"/>
          <w:numId w:val="20"/>
          <w:numberingChange w:id="302" w:author="Rutger Vos" w:date="2014-05-22T10:58:00Z" w:original="%1:1:0:.%2:4:0:."/>
        </w:numPr>
        <w:rPr>
          <w:lang w:val="en-GB"/>
        </w:rPr>
      </w:pPr>
      <w:bookmarkStart w:id="303" w:name="_Toc262217675"/>
      <w:r w:rsidRPr="00A76730">
        <w:rPr>
          <w:lang w:val="en-GB"/>
        </w:rPr>
        <w:t>Perl</w:t>
      </w:r>
      <w:bookmarkEnd w:id="303"/>
    </w:p>
    <w:p w14:paraId="67E0A48B" w14:textId="77777777" w:rsidR="009060F3" w:rsidRPr="00A76730" w:rsidRDefault="00764747" w:rsidP="00FE540B">
      <w:pPr>
        <w:pStyle w:val="Kop4"/>
        <w:numPr>
          <w:ilvl w:val="2"/>
          <w:numId w:val="20"/>
          <w:numberingChange w:id="304" w:author="Rutger Vos" w:date="2014-05-22T10:58:00Z" w:original="%1:1:0:.%2:4:0:.%3:1:0:."/>
        </w:numPr>
        <w:rPr>
          <w:lang w:val="en-GB"/>
        </w:rPr>
      </w:pPr>
      <w:bookmarkStart w:id="305" w:name="_Toc262217676"/>
      <w:r w:rsidRPr="00A76730">
        <w:rPr>
          <w:lang w:val="en-GB"/>
        </w:rPr>
        <w:t>c</w:t>
      </w:r>
      <w:r w:rsidR="009060F3" w:rsidRPr="00A76730">
        <w:rPr>
          <w:lang w:val="en-GB"/>
        </w:rPr>
        <w:t xml:space="preserve">lassify.pl </w:t>
      </w:r>
      <w:r w:rsidR="003E59CF">
        <w:rPr>
          <w:lang w:val="en-GB"/>
        </w:rPr>
        <w:t>[22</w:t>
      </w:r>
      <w:r w:rsidR="00CB774B" w:rsidRPr="00A76730">
        <w:rPr>
          <w:lang w:val="en-GB"/>
        </w:rPr>
        <w:t>]</w:t>
      </w:r>
      <w:bookmarkEnd w:id="305"/>
    </w:p>
    <w:p w14:paraId="30155DC3"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#!/usr/bin/perl</w:t>
      </w:r>
    </w:p>
    <w:p w14:paraId="3EBABF9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strict;</w:t>
      </w:r>
    </w:p>
    <w:p w14:paraId="1D548462"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warnings;</w:t>
      </w:r>
    </w:p>
    <w:p w14:paraId="4E67617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Getopt::Long;</w:t>
      </w:r>
    </w:p>
    <w:p w14:paraId="6F13F9F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Data::Dumper;</w:t>
      </w:r>
    </w:p>
    <w:p w14:paraId="6C692E6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AI::FANN </w:t>
      </w:r>
      <w:r w:rsidRPr="00A76730">
        <w:rPr>
          <w:rFonts w:ascii="Menlo Regular" w:hAnsi="Menlo Regular" w:cs="Menlo Regular"/>
          <w:color w:val="C41A16"/>
          <w:sz w:val="22"/>
          <w:szCs w:val="22"/>
          <w:lang w:val="en-GB"/>
        </w:rPr>
        <w:t>':all'</w:t>
      </w:r>
      <w:r w:rsidRPr="00A76730">
        <w:rPr>
          <w:rFonts w:ascii="Menlo Regular" w:hAnsi="Menlo Regular" w:cs="Menlo Regular"/>
          <w:color w:val="000000"/>
          <w:sz w:val="22"/>
          <w:szCs w:val="22"/>
          <w:lang w:val="en-GB"/>
        </w:rPr>
        <w:t>;</w:t>
      </w:r>
    </w:p>
    <w:p w14:paraId="1A251B2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Fingerprint </w:t>
      </w:r>
      <w:r w:rsidRPr="00A76730">
        <w:rPr>
          <w:rFonts w:ascii="Menlo Regular" w:hAnsi="Menlo Regular" w:cs="Menlo Regular"/>
          <w:color w:val="C41A16"/>
          <w:sz w:val="22"/>
          <w:szCs w:val="22"/>
          <w:lang w:val="en-GB"/>
        </w:rPr>
        <w:t>'make_fingerprint'</w:t>
      </w:r>
      <w:r w:rsidRPr="00A76730">
        <w:rPr>
          <w:rFonts w:ascii="Menlo Regular" w:hAnsi="Menlo Regular" w:cs="Menlo Regular"/>
          <w:color w:val="000000"/>
          <w:sz w:val="22"/>
          <w:szCs w:val="22"/>
          <w:lang w:val="en-GB"/>
        </w:rPr>
        <w:t>;</w:t>
      </w:r>
    </w:p>
    <w:p w14:paraId="1C90626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Bio::Phylo::Util::Logger </w:t>
      </w:r>
      <w:r w:rsidRPr="00A76730">
        <w:rPr>
          <w:rFonts w:ascii="Menlo Regular" w:hAnsi="Menlo Regular" w:cs="Menlo Regular"/>
          <w:color w:val="C41A16"/>
          <w:sz w:val="22"/>
          <w:szCs w:val="22"/>
          <w:lang w:val="en-GB"/>
        </w:rPr>
        <w:t>':levels'</w:t>
      </w:r>
      <w:r w:rsidRPr="00A76730">
        <w:rPr>
          <w:rFonts w:ascii="Menlo Regular" w:hAnsi="Menlo Regular" w:cs="Menlo Regular"/>
          <w:color w:val="000000"/>
          <w:sz w:val="22"/>
          <w:szCs w:val="22"/>
          <w:lang w:val="en-GB"/>
        </w:rPr>
        <w:t>;</w:t>
      </w:r>
    </w:p>
    <w:p w14:paraId="6A1B7662"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A99888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process command line arguments</w:t>
      </w:r>
    </w:p>
    <w:p w14:paraId="2F18B29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$verbosity  = WARN;</w:t>
      </w:r>
    </w:p>
    <w:p w14:paraId="6187054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$resolution = </w:t>
      </w:r>
      <w:r w:rsidRPr="00A76730">
        <w:rPr>
          <w:rFonts w:ascii="Menlo Regular" w:hAnsi="Menlo Regular" w:cs="Menlo Regular"/>
          <w:color w:val="1C00CF"/>
          <w:sz w:val="22"/>
          <w:szCs w:val="22"/>
          <w:lang w:val="en-GB"/>
        </w:rPr>
        <w:t>50</w:t>
      </w:r>
      <w:r w:rsidRPr="00A76730">
        <w:rPr>
          <w:rFonts w:ascii="Menlo Regular" w:hAnsi="Menlo Regular" w:cs="Menlo Regular"/>
          <w:color w:val="000000"/>
          <w:sz w:val="22"/>
          <w:szCs w:val="22"/>
          <w:lang w:val="en-GB"/>
        </w:rPr>
        <w:t>;</w:t>
      </w:r>
    </w:p>
    <w:p w14:paraId="13E2026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$dir;</w:t>
      </w:r>
    </w:p>
    <w:p w14:paraId="6084120C"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$ai;</w:t>
      </w:r>
    </w:p>
    <w:p w14:paraId="45B53944"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GetOptions(</w:t>
      </w:r>
    </w:p>
    <w:p w14:paraId="5462B68D"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'verbose+'</w:t>
      </w:r>
      <w:r w:rsidRPr="00A76730">
        <w:rPr>
          <w:rFonts w:ascii="Menlo Regular" w:hAnsi="Menlo Regular" w:cs="Menlo Regular"/>
          <w:color w:val="000000"/>
          <w:sz w:val="22"/>
          <w:szCs w:val="22"/>
          <w:lang w:val="en-GB"/>
        </w:rPr>
        <w:t xml:space="preserve">     =&gt; \$verbosity,</w:t>
      </w:r>
    </w:p>
    <w:p w14:paraId="6A0218A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'dir=s'</w:t>
      </w:r>
      <w:r w:rsidRPr="00A76730">
        <w:rPr>
          <w:rFonts w:ascii="Menlo Regular" w:hAnsi="Menlo Regular" w:cs="Menlo Regular"/>
          <w:color w:val="000000"/>
          <w:sz w:val="22"/>
          <w:szCs w:val="22"/>
          <w:lang w:val="en-GB"/>
        </w:rPr>
        <w:t xml:space="preserve">        =&gt; \$dir,</w:t>
      </w:r>
    </w:p>
    <w:p w14:paraId="6D79ED21"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'ai=s'</w:t>
      </w:r>
      <w:r w:rsidRPr="00A76730">
        <w:rPr>
          <w:rFonts w:ascii="Menlo Regular" w:hAnsi="Menlo Regular" w:cs="Menlo Regular"/>
          <w:color w:val="000000"/>
          <w:sz w:val="22"/>
          <w:szCs w:val="22"/>
          <w:lang w:val="en-GB"/>
        </w:rPr>
        <w:t xml:space="preserve">         =&gt; \$ai,</w:t>
      </w:r>
    </w:p>
    <w:p w14:paraId="798AF8FB"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'resolution=i'</w:t>
      </w:r>
      <w:r w:rsidRPr="00A76730">
        <w:rPr>
          <w:rFonts w:ascii="Menlo Regular" w:hAnsi="Menlo Regular" w:cs="Menlo Regular"/>
          <w:color w:val="000000"/>
          <w:sz w:val="22"/>
          <w:szCs w:val="22"/>
          <w:lang w:val="en-GB"/>
        </w:rPr>
        <w:t xml:space="preserve"> =&gt; \$resolution,</w:t>
      </w:r>
    </w:p>
    <w:p w14:paraId="637EA7E6"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0CFBFFF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A987A28"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instantiate helper objects</w:t>
      </w:r>
    </w:p>
    <w:p w14:paraId="069323E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$log = Bio::Phylo::Util::Logger-&gt;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55D61B4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'-level'</w:t>
      </w:r>
      <w:r w:rsidRPr="00A76730">
        <w:rPr>
          <w:rFonts w:ascii="Menlo Regular" w:hAnsi="Menlo Regular" w:cs="Menlo Regular"/>
          <w:color w:val="000000"/>
          <w:sz w:val="22"/>
          <w:szCs w:val="22"/>
          <w:lang w:val="en-GB"/>
        </w:rPr>
        <w:t xml:space="preserve"> =&gt; $verbosity,</w:t>
      </w:r>
    </w:p>
    <w:p w14:paraId="11E261D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'-class'</w:t>
      </w:r>
      <w:r w:rsidRPr="00A76730">
        <w:rPr>
          <w:rFonts w:ascii="Menlo Regular" w:hAnsi="Menlo Regular" w:cs="Menlo Regular"/>
          <w:color w:val="000000"/>
          <w:sz w:val="22"/>
          <w:szCs w:val="22"/>
          <w:lang w:val="en-GB"/>
        </w:rPr>
        <w:t xml:space="preserve"> =&gt; </w:t>
      </w:r>
      <w:r w:rsidRPr="00A76730">
        <w:rPr>
          <w:rFonts w:ascii="Menlo Regular" w:hAnsi="Menlo Regular" w:cs="Menlo Regular"/>
          <w:color w:val="C41A16"/>
          <w:sz w:val="22"/>
          <w:szCs w:val="22"/>
          <w:lang w:val="en-GB"/>
        </w:rPr>
        <w:t>'main'</w:t>
      </w:r>
      <w:r w:rsidRPr="00A76730">
        <w:rPr>
          <w:rFonts w:ascii="Menlo Regular" w:hAnsi="Menlo Regular" w:cs="Menlo Regular"/>
          <w:color w:val="000000"/>
          <w:sz w:val="22"/>
          <w:szCs w:val="22"/>
          <w:lang w:val="en-GB"/>
        </w:rPr>
        <w:t>,</w:t>
      </w:r>
    </w:p>
    <w:p w14:paraId="34D1560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5DDDC58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instantiate AI from file $ai"</w:t>
      </w:r>
      <w:r w:rsidRPr="00A76730">
        <w:rPr>
          <w:rFonts w:ascii="Menlo Regular" w:hAnsi="Menlo Regular" w:cs="Menlo Regular"/>
          <w:color w:val="000000"/>
          <w:sz w:val="22"/>
          <w:szCs w:val="22"/>
          <w:lang w:val="en-GB"/>
        </w:rPr>
        <w:t>);</w:t>
      </w:r>
    </w:p>
    <w:p w14:paraId="1FEF7901"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$ann = AI::FANN-&gt;new_from_file($ai);</w:t>
      </w:r>
    </w:p>
    <w:p w14:paraId="4101CE3D"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7D51E0C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read from the directory</w:t>
      </w:r>
    </w:p>
    <w:p w14:paraId="492A5F8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classify images in dir $dir"</w:t>
      </w:r>
      <w:r w:rsidRPr="00A76730">
        <w:rPr>
          <w:rFonts w:ascii="Menlo Regular" w:hAnsi="Menlo Regular" w:cs="Menlo Regular"/>
          <w:color w:val="000000"/>
          <w:sz w:val="22"/>
          <w:szCs w:val="22"/>
          <w:lang w:val="en-GB"/>
        </w:rPr>
        <w:t>);</w:t>
      </w:r>
    </w:p>
    <w:p w14:paraId="79A0BC4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opendir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$dh, $dir </w:t>
      </w:r>
      <w:r w:rsidRPr="00A76730">
        <w:rPr>
          <w:rFonts w:ascii="Menlo Regular" w:hAnsi="Menlo Regular" w:cs="Menlo Regular"/>
          <w:color w:val="AA0D91"/>
          <w:sz w:val="22"/>
          <w:szCs w:val="22"/>
          <w:lang w:val="en-GB"/>
        </w:rPr>
        <w:t>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die</w:t>
      </w:r>
      <w:r w:rsidRPr="00A76730">
        <w:rPr>
          <w:rFonts w:ascii="Menlo Regular" w:hAnsi="Menlo Regular" w:cs="Menlo Regular"/>
          <w:color w:val="000000"/>
          <w:sz w:val="22"/>
          <w:szCs w:val="22"/>
          <w:lang w:val="en-GB"/>
        </w:rPr>
        <w:t xml:space="preserve"> $!;</w:t>
      </w:r>
    </w:p>
    <w:p w14:paraId="2662D22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while</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$entry = </w:t>
      </w:r>
      <w:r w:rsidRPr="00A76730">
        <w:rPr>
          <w:rFonts w:ascii="Menlo Regular" w:hAnsi="Menlo Regular" w:cs="Menlo Regular"/>
          <w:color w:val="AA0D91"/>
          <w:sz w:val="22"/>
          <w:szCs w:val="22"/>
          <w:lang w:val="en-GB"/>
        </w:rPr>
        <w:t>readdir</w:t>
      </w:r>
      <w:r w:rsidRPr="00A76730">
        <w:rPr>
          <w:rFonts w:ascii="Menlo Regular" w:hAnsi="Menlo Regular" w:cs="Menlo Regular"/>
          <w:color w:val="000000"/>
          <w:sz w:val="22"/>
          <w:szCs w:val="22"/>
          <w:lang w:val="en-GB"/>
        </w:rPr>
        <w:t xml:space="preserve"> $dh ) {</w:t>
      </w:r>
    </w:p>
    <w:p w14:paraId="3824A8B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$entry =~ /.png$/ ) {</w:t>
      </w:r>
    </w:p>
    <w:p w14:paraId="71683A3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$log-&gt;debug(</w:t>
      </w:r>
      <w:r w:rsidRPr="00A76730">
        <w:rPr>
          <w:rFonts w:ascii="Menlo Regular" w:hAnsi="Menlo Regular" w:cs="Menlo Regular"/>
          <w:color w:val="C41A16"/>
          <w:sz w:val="22"/>
          <w:szCs w:val="22"/>
          <w:lang w:val="en-GB"/>
        </w:rPr>
        <w:t>"going to classify $entry"</w:t>
      </w:r>
      <w:r w:rsidRPr="00A76730">
        <w:rPr>
          <w:rFonts w:ascii="Menlo Regular" w:hAnsi="Menlo Regular" w:cs="Menlo Regular"/>
          <w:color w:val="000000"/>
          <w:sz w:val="22"/>
          <w:szCs w:val="22"/>
          <w:lang w:val="en-GB"/>
        </w:rPr>
        <w:t>);</w:t>
      </w:r>
    </w:p>
    <w:p w14:paraId="468DEE07"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4DF1563D"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analyse the input file</w:t>
      </w:r>
    </w:p>
    <w:p w14:paraId="3E8637E1"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@fingerprint = make_fingerprint(</w:t>
      </w:r>
    </w:p>
    <w:p w14:paraId="3E1A84C9"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'file'</w:t>
      </w:r>
      <w:r w:rsidRPr="00A76730">
        <w:rPr>
          <w:rFonts w:ascii="Menlo Regular" w:hAnsi="Menlo Regular" w:cs="Menlo Regular"/>
          <w:color w:val="000000"/>
          <w:sz w:val="22"/>
          <w:szCs w:val="22"/>
          <w:lang w:val="en-GB"/>
        </w:rPr>
        <w:t xml:space="preserve">       =&gt; </w:t>
      </w:r>
      <w:r w:rsidRPr="00A76730">
        <w:rPr>
          <w:rFonts w:ascii="Menlo Regular" w:hAnsi="Menlo Regular" w:cs="Menlo Regular"/>
          <w:color w:val="C41A16"/>
          <w:sz w:val="22"/>
          <w:szCs w:val="22"/>
          <w:lang w:val="en-GB"/>
        </w:rPr>
        <w:t>"$dir/$entry"</w:t>
      </w:r>
      <w:r w:rsidRPr="00A76730">
        <w:rPr>
          <w:rFonts w:ascii="Menlo Regular" w:hAnsi="Menlo Regular" w:cs="Menlo Regular"/>
          <w:color w:val="000000"/>
          <w:sz w:val="22"/>
          <w:szCs w:val="22"/>
          <w:lang w:val="en-GB"/>
        </w:rPr>
        <w:t>,</w:t>
      </w:r>
    </w:p>
    <w:p w14:paraId="1A64E8E4"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w:t>
      </w:r>
      <w:r w:rsidRPr="00A76730">
        <w:rPr>
          <w:rFonts w:ascii="Menlo Regular" w:hAnsi="Menlo Regular" w:cs="Menlo Regular"/>
          <w:color w:val="000000"/>
          <w:sz w:val="22"/>
          <w:szCs w:val="22"/>
          <w:lang w:val="en-GB"/>
        </w:rPr>
        <w:t xml:space="preserve"> =&gt; $resolution,</w:t>
      </w:r>
    </w:p>
    <w:p w14:paraId="2C472C73"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41810567"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$log-&gt;debug(</w:t>
      </w:r>
      <w:r w:rsidRPr="00A76730">
        <w:rPr>
          <w:rFonts w:ascii="Menlo Regular" w:hAnsi="Menlo Regular" w:cs="Menlo Regular"/>
          <w:color w:val="C41A16"/>
          <w:sz w:val="22"/>
          <w:szCs w:val="22"/>
          <w:lang w:val="en-GB"/>
        </w:rPr>
        <w:t>"made fingerprint of file"</w:t>
      </w:r>
      <w:r w:rsidRPr="00A76730">
        <w:rPr>
          <w:rFonts w:ascii="Menlo Regular" w:hAnsi="Menlo Regular" w:cs="Menlo Regular"/>
          <w:color w:val="000000"/>
          <w:sz w:val="22"/>
          <w:szCs w:val="22"/>
          <w:lang w:val="en-GB"/>
        </w:rPr>
        <w:t>);</w:t>
      </w:r>
    </w:p>
    <w:p w14:paraId="0DB92127"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12399BC1"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do the classification</w:t>
      </w:r>
    </w:p>
    <w:p w14:paraId="4718F2A3"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$result = $ann-&gt;run(\@fingerprint);</w:t>
      </w:r>
    </w:p>
    <w:p w14:paraId="2321218C"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"Entry: $entry\n"</w:t>
      </w:r>
      <w:r w:rsidRPr="00A76730">
        <w:rPr>
          <w:rFonts w:ascii="Menlo Regular" w:hAnsi="Menlo Regular" w:cs="Menlo Regular"/>
          <w:color w:val="000000"/>
          <w:sz w:val="22"/>
          <w:szCs w:val="22"/>
          <w:lang w:val="en-GB"/>
        </w:rPr>
        <w:t>;</w:t>
      </w:r>
    </w:p>
    <w:p w14:paraId="4910B287"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Dumper($result);</w:t>
      </w:r>
    </w:p>
    <w:p w14:paraId="209DC78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5FFB46E6" w14:textId="77777777" w:rsidR="009060F3" w:rsidRPr="00A76730" w:rsidRDefault="00764747" w:rsidP="00764747">
      <w:pPr>
        <w:rPr>
          <w:lang w:val="en-GB"/>
        </w:rPr>
      </w:pPr>
      <w:r w:rsidRPr="00A76730">
        <w:rPr>
          <w:rFonts w:ascii="Menlo Regular" w:hAnsi="Menlo Regular" w:cs="Menlo Regular"/>
          <w:color w:val="000000"/>
          <w:sz w:val="22"/>
          <w:szCs w:val="22"/>
          <w:lang w:val="en-GB"/>
        </w:rPr>
        <w:t>}</w:t>
      </w:r>
    </w:p>
    <w:p w14:paraId="45DBD7BF" w14:textId="77777777" w:rsidR="006338D7" w:rsidRPr="00A76730" w:rsidRDefault="006338D7" w:rsidP="00FE540B">
      <w:pPr>
        <w:pStyle w:val="Kop4"/>
        <w:numPr>
          <w:ilvl w:val="2"/>
          <w:numId w:val="20"/>
          <w:numberingChange w:id="306" w:author="Rutger Vos" w:date="2014-05-22T10:58:00Z" w:original="%1:1:0:.%2:4:0:.%3:2:0:."/>
        </w:numPr>
        <w:rPr>
          <w:lang w:val="en-GB"/>
        </w:rPr>
      </w:pPr>
      <w:bookmarkStart w:id="307" w:name="_Toc262217677"/>
      <w:r w:rsidRPr="00A76730">
        <w:rPr>
          <w:lang w:val="en-GB"/>
        </w:rPr>
        <w:t xml:space="preserve">splitter.pl </w:t>
      </w:r>
      <w:r w:rsidR="003E59CF">
        <w:rPr>
          <w:lang w:val="en-GB"/>
        </w:rPr>
        <w:t>[22</w:t>
      </w:r>
      <w:r w:rsidR="00CB774B" w:rsidRPr="00A76730">
        <w:rPr>
          <w:lang w:val="en-GB"/>
        </w:rPr>
        <w:t>]</w:t>
      </w:r>
      <w:bookmarkEnd w:id="307"/>
    </w:p>
    <w:p w14:paraId="1DF08D56" w14:textId="77777777" w:rsidR="006338D7" w:rsidRPr="00A76730" w:rsidRDefault="006338D7" w:rsidP="006338D7">
      <w:pPr>
        <w:rPr>
          <w:lang w:val="en-GB"/>
        </w:rPr>
      </w:pPr>
    </w:p>
    <w:p w14:paraId="306AD2A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#!/usr/bin/perl</w:t>
      </w:r>
    </w:p>
    <w:p w14:paraId="0D1FB27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strict;</w:t>
      </w:r>
    </w:p>
    <w:p w14:paraId="140E9E1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warnings;</w:t>
      </w:r>
    </w:p>
    <w:p w14:paraId="0FD3421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Data::Dumper;</w:t>
      </w:r>
    </w:p>
    <w:p w14:paraId="369BBB4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Getopt::Long;</w:t>
      </w:r>
    </w:p>
    <w:p w14:paraId="0F6D93B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Image::Magick;</w:t>
      </w:r>
    </w:p>
    <w:p w14:paraId="79C8173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List::Util </w:t>
      </w:r>
      <w:r w:rsidRPr="00A76730">
        <w:rPr>
          <w:rFonts w:ascii="Menlo Regular" w:hAnsi="Menlo Regular" w:cs="Menlo Regular"/>
          <w:color w:val="C41A16"/>
          <w:sz w:val="22"/>
          <w:szCs w:val="22"/>
          <w:lang w:val="en-GB"/>
        </w:rPr>
        <w:t>'sum'</w:t>
      </w:r>
      <w:r w:rsidRPr="00A76730">
        <w:rPr>
          <w:rFonts w:ascii="Menlo Regular" w:hAnsi="Menlo Regular" w:cs="Menlo Regular"/>
          <w:color w:val="000000"/>
          <w:sz w:val="22"/>
          <w:szCs w:val="22"/>
          <w:lang w:val="en-GB"/>
        </w:rPr>
        <w:t>;</w:t>
      </w:r>
    </w:p>
    <w:p w14:paraId="0C30578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Bio::Phylo::Util::Logger </w:t>
      </w:r>
      <w:r w:rsidRPr="00A76730">
        <w:rPr>
          <w:rFonts w:ascii="Menlo Regular" w:hAnsi="Menlo Regular" w:cs="Menlo Regular"/>
          <w:color w:val="C41A16"/>
          <w:sz w:val="22"/>
          <w:szCs w:val="22"/>
          <w:lang w:val="en-GB"/>
        </w:rPr>
        <w:t>':levels'</w:t>
      </w:r>
      <w:r w:rsidRPr="00A76730">
        <w:rPr>
          <w:rFonts w:ascii="Menlo Regular" w:hAnsi="Menlo Regular" w:cs="Menlo Regular"/>
          <w:color w:val="000000"/>
          <w:sz w:val="22"/>
          <w:szCs w:val="22"/>
          <w:lang w:val="en-GB"/>
        </w:rPr>
        <w:t>;</w:t>
      </w:r>
    </w:p>
    <w:p w14:paraId="3599A95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30207E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xml:space="preserve"># will have deep recursions </w:t>
      </w:r>
    </w:p>
    <w:p w14:paraId="5FF71E6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no</w:t>
      </w:r>
      <w:r w:rsidRPr="00A76730">
        <w:rPr>
          <w:rFonts w:ascii="Menlo Regular" w:hAnsi="Menlo Regular" w:cs="Menlo Regular"/>
          <w:color w:val="000000"/>
          <w:sz w:val="22"/>
          <w:szCs w:val="22"/>
          <w:lang w:val="en-GB"/>
        </w:rPr>
        <w:t xml:space="preserve"> warnings </w:t>
      </w:r>
      <w:r w:rsidRPr="00A76730">
        <w:rPr>
          <w:rFonts w:ascii="Menlo Regular" w:hAnsi="Menlo Regular" w:cs="Menlo Regular"/>
          <w:color w:val="C41A16"/>
          <w:sz w:val="22"/>
          <w:szCs w:val="22"/>
          <w:lang w:val="en-GB"/>
        </w:rPr>
        <w:t>'recursion'</w:t>
      </w:r>
      <w:r w:rsidRPr="00A76730">
        <w:rPr>
          <w:rFonts w:ascii="Menlo Regular" w:hAnsi="Menlo Regular" w:cs="Menlo Regular"/>
          <w:color w:val="000000"/>
          <w:sz w:val="22"/>
          <w:szCs w:val="22"/>
          <w:lang w:val="en-GB"/>
        </w:rPr>
        <w:t>;</w:t>
      </w:r>
    </w:p>
    <w:p w14:paraId="2657748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1DF74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process command line arguments</w:t>
      </w:r>
    </w:p>
    <w:p w14:paraId="0CA2F91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$threshold = </w:t>
      </w:r>
      <w:r w:rsidRPr="00A76730">
        <w:rPr>
          <w:rFonts w:ascii="Menlo Regular" w:hAnsi="Menlo Regular" w:cs="Menlo Regular"/>
          <w:color w:val="1C00CF"/>
          <w:sz w:val="22"/>
          <w:szCs w:val="22"/>
          <w:lang w:val="en-GB"/>
        </w:rPr>
        <w:t>0.7</w:t>
      </w:r>
      <w:r w:rsidRPr="00A76730">
        <w:rPr>
          <w:rFonts w:ascii="Menlo Regular" w:hAnsi="Menlo Regular" w:cs="Menlo Regular"/>
          <w:color w:val="000000"/>
          <w:sz w:val="22"/>
          <w:szCs w:val="22"/>
          <w:lang w:val="en-GB"/>
        </w:rPr>
        <w:t>;</w:t>
      </w:r>
    </w:p>
    <w:p w14:paraId="6339B81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$fuzzyness = </w:t>
      </w:r>
      <w:r w:rsidRPr="00A76730">
        <w:rPr>
          <w:rFonts w:ascii="Menlo Regular" w:hAnsi="Menlo Regular" w:cs="Menlo Regular"/>
          <w:color w:val="1C00CF"/>
          <w:sz w:val="22"/>
          <w:szCs w:val="22"/>
          <w:lang w:val="en-GB"/>
        </w:rPr>
        <w:t>100</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007400"/>
          <w:sz w:val="22"/>
          <w:szCs w:val="22"/>
          <w:lang w:val="en-GB"/>
        </w:rPr>
        <w:t># pixels</w:t>
      </w:r>
    </w:p>
    <w:p w14:paraId="3858766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$verbosity = WARN;</w:t>
      </w:r>
    </w:p>
    <w:p w14:paraId="34C2B5F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$infile;</w:t>
      </w:r>
    </w:p>
    <w:p w14:paraId="2CCBA43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GetOptions(</w:t>
      </w:r>
    </w:p>
    <w:p w14:paraId="1B66AF0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'threshold=f'</w:t>
      </w:r>
      <w:r w:rsidRPr="00A76730">
        <w:rPr>
          <w:rFonts w:ascii="Menlo Regular" w:hAnsi="Menlo Regular" w:cs="Menlo Regular"/>
          <w:color w:val="000000"/>
          <w:sz w:val="22"/>
          <w:szCs w:val="22"/>
          <w:lang w:val="en-GB"/>
        </w:rPr>
        <w:t xml:space="preserve"> =&gt; \$threshold,</w:t>
      </w:r>
    </w:p>
    <w:p w14:paraId="4D54DD4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'fuzzyness=i'</w:t>
      </w:r>
      <w:r w:rsidRPr="00A76730">
        <w:rPr>
          <w:rFonts w:ascii="Menlo Regular" w:hAnsi="Menlo Regular" w:cs="Menlo Regular"/>
          <w:color w:val="000000"/>
          <w:sz w:val="22"/>
          <w:szCs w:val="22"/>
          <w:lang w:val="en-GB"/>
        </w:rPr>
        <w:t xml:space="preserve"> =&gt; \$fuzzyness,</w:t>
      </w:r>
    </w:p>
    <w:p w14:paraId="4BBAE3A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'verbose+'</w:t>
      </w:r>
      <w:r w:rsidRPr="00A76730">
        <w:rPr>
          <w:rFonts w:ascii="Menlo Regular" w:hAnsi="Menlo Regular" w:cs="Menlo Regular"/>
          <w:color w:val="000000"/>
          <w:sz w:val="22"/>
          <w:szCs w:val="22"/>
          <w:lang w:val="en-GB"/>
        </w:rPr>
        <w:t xml:space="preserve">    =&gt; \$verbosity,</w:t>
      </w:r>
    </w:p>
    <w:p w14:paraId="5BBC9A9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'infile=s'</w:t>
      </w:r>
      <w:r w:rsidRPr="00A76730">
        <w:rPr>
          <w:rFonts w:ascii="Menlo Regular" w:hAnsi="Menlo Regular" w:cs="Menlo Regular"/>
          <w:color w:val="000000"/>
          <w:sz w:val="22"/>
          <w:szCs w:val="22"/>
          <w:lang w:val="en-GB"/>
        </w:rPr>
        <w:t xml:space="preserve">    =&gt; \$infile,</w:t>
      </w:r>
    </w:p>
    <w:p w14:paraId="6D82942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457A701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52AE69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instantiate helper objects</w:t>
      </w:r>
    </w:p>
    <w:p w14:paraId="59DE011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$log = Bio::Phylo::Util::Logger-&gt;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34DC599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'-level'</w:t>
      </w:r>
      <w:r w:rsidRPr="00A76730">
        <w:rPr>
          <w:rFonts w:ascii="Menlo Regular" w:hAnsi="Menlo Regular" w:cs="Menlo Regular"/>
          <w:color w:val="000000"/>
          <w:sz w:val="22"/>
          <w:szCs w:val="22"/>
          <w:lang w:val="en-GB"/>
        </w:rPr>
        <w:t xml:space="preserve"> =&gt; $verbosity,</w:t>
      </w:r>
    </w:p>
    <w:p w14:paraId="0466FE2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'-class'</w:t>
      </w:r>
      <w:r w:rsidRPr="00A76730">
        <w:rPr>
          <w:rFonts w:ascii="Menlo Regular" w:hAnsi="Menlo Regular" w:cs="Menlo Regular"/>
          <w:color w:val="000000"/>
          <w:sz w:val="22"/>
          <w:szCs w:val="22"/>
          <w:lang w:val="en-GB"/>
        </w:rPr>
        <w:t xml:space="preserve"> =&gt; </w:t>
      </w:r>
      <w:r w:rsidRPr="00A76730">
        <w:rPr>
          <w:rFonts w:ascii="Menlo Regular" w:hAnsi="Menlo Regular" w:cs="Menlo Regular"/>
          <w:color w:val="C41A16"/>
          <w:sz w:val="22"/>
          <w:szCs w:val="22"/>
          <w:lang w:val="en-GB"/>
        </w:rPr>
        <w:t>'main'</w:t>
      </w:r>
      <w:r w:rsidRPr="00A76730">
        <w:rPr>
          <w:rFonts w:ascii="Menlo Regular" w:hAnsi="Menlo Regular" w:cs="Menlo Regular"/>
          <w:color w:val="000000"/>
          <w:sz w:val="22"/>
          <w:szCs w:val="22"/>
          <w:lang w:val="en-GB"/>
        </w:rPr>
        <w:t>,</w:t>
      </w:r>
    </w:p>
    <w:p w14:paraId="7E32073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604CE23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$img = Image::Magick-&gt;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00901CC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%seen;</w:t>
      </w:r>
    </w:p>
    <w:p w14:paraId="33AD816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%area;</w:t>
      </w:r>
    </w:p>
    <w:p w14:paraId="2249DDE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6D1CC1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read the image</w:t>
      </w:r>
    </w:p>
    <w:p w14:paraId="398EFA7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read image '$infile'"</w:t>
      </w:r>
      <w:r w:rsidRPr="00A76730">
        <w:rPr>
          <w:rFonts w:ascii="Menlo Regular" w:hAnsi="Menlo Regular" w:cs="Menlo Regular"/>
          <w:color w:val="000000"/>
          <w:sz w:val="22"/>
          <w:szCs w:val="22"/>
          <w:lang w:val="en-GB"/>
        </w:rPr>
        <w:t>);</w:t>
      </w:r>
    </w:p>
    <w:p w14:paraId="3D2B653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$msg = $img-&gt;Read($infile);</w:t>
      </w:r>
    </w:p>
    <w:p w14:paraId="44D7813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w:t>
      </w:r>
      <w:r w:rsidRPr="00A76730">
        <w:rPr>
          <w:rFonts w:ascii="Menlo Regular" w:hAnsi="Menlo Regular" w:cs="Menlo Regular"/>
          <w:color w:val="AA0D91"/>
          <w:sz w:val="22"/>
          <w:szCs w:val="22"/>
          <w:lang w:val="en-GB"/>
        </w:rPr>
        <w:t>warn</w:t>
      </w:r>
      <w:r w:rsidRPr="00A76730">
        <w:rPr>
          <w:rFonts w:ascii="Menlo Regular" w:hAnsi="Menlo Regular" w:cs="Menlo Regular"/>
          <w:color w:val="000000"/>
          <w:sz w:val="22"/>
          <w:szCs w:val="22"/>
          <w:lang w:val="en-GB"/>
        </w:rPr>
        <w:t xml:space="preserve">($msg)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$msg;</w:t>
      </w:r>
    </w:p>
    <w:p w14:paraId="1A8513B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5138A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get width and height</w:t>
      </w:r>
    </w:p>
    <w:p w14:paraId="0CF83AB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$width  = $img-&gt;Get(</w:t>
      </w:r>
      <w:r w:rsidRPr="00A76730">
        <w:rPr>
          <w:rFonts w:ascii="Menlo Regular" w:hAnsi="Menlo Regular" w:cs="Menlo Regular"/>
          <w:color w:val="C41A16"/>
          <w:sz w:val="22"/>
          <w:szCs w:val="22"/>
          <w:lang w:val="en-GB"/>
        </w:rPr>
        <w:t>'columns'</w:t>
      </w:r>
      <w:r w:rsidRPr="00A76730">
        <w:rPr>
          <w:rFonts w:ascii="Menlo Regular" w:hAnsi="Menlo Regular" w:cs="Menlo Regular"/>
          <w:color w:val="000000"/>
          <w:sz w:val="22"/>
          <w:szCs w:val="22"/>
          <w:lang w:val="en-GB"/>
        </w:rPr>
        <w:t>);</w:t>
      </w:r>
    </w:p>
    <w:p w14:paraId="29F1275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$height = $img-&gt;Get(</w:t>
      </w:r>
      <w:r w:rsidRPr="00A76730">
        <w:rPr>
          <w:rFonts w:ascii="Menlo Regular" w:hAnsi="Menlo Regular" w:cs="Menlo Regular"/>
          <w:color w:val="C41A16"/>
          <w:sz w:val="22"/>
          <w:szCs w:val="22"/>
          <w:lang w:val="en-GB"/>
        </w:rPr>
        <w:t>'rows'</w:t>
      </w:r>
      <w:r w:rsidRPr="00A76730">
        <w:rPr>
          <w:rFonts w:ascii="Menlo Regular" w:hAnsi="Menlo Regular" w:cs="Menlo Regular"/>
          <w:color w:val="000000"/>
          <w:sz w:val="22"/>
          <w:szCs w:val="22"/>
          <w:lang w:val="en-GB"/>
        </w:rPr>
        <w:t>);</w:t>
      </w:r>
    </w:p>
    <w:p w14:paraId="237E280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"width: $width height: $height"</w:t>
      </w:r>
      <w:r w:rsidRPr="00A76730">
        <w:rPr>
          <w:rFonts w:ascii="Menlo Regular" w:hAnsi="Menlo Regular" w:cs="Menlo Regular"/>
          <w:color w:val="000000"/>
          <w:sz w:val="22"/>
          <w:szCs w:val="22"/>
          <w:lang w:val="en-GB"/>
        </w:rPr>
        <w:t>);</w:t>
      </w:r>
    </w:p>
    <w:p w14:paraId="39D2EAC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B85209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iterate over all pixels</w:t>
      </w:r>
    </w:p>
    <w:p w14:paraId="6D40345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$x (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$width ) {</w:t>
      </w:r>
    </w:p>
    <w:p w14:paraId="5324042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$y (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$height ) {</w:t>
      </w:r>
    </w:p>
    <w:p w14:paraId="27C1433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w:t>
      </w:r>
    </w:p>
    <w:p w14:paraId="3C3B402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p>
    <w:p w14:paraId="481A2A4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$area{$nucleus} ) {</w:t>
      </w:r>
    </w:p>
    <w:p w14:paraId="2ED5ED5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$size = </w:t>
      </w:r>
      <w:r w:rsidRPr="00A76730">
        <w:rPr>
          <w:rFonts w:ascii="Menlo Regular" w:hAnsi="Menlo Regular" w:cs="Menlo Regular"/>
          <w:color w:val="AA0D91"/>
          <w:sz w:val="22"/>
          <w:szCs w:val="22"/>
          <w:lang w:val="en-GB"/>
        </w:rPr>
        <w:t>scalar</w:t>
      </w:r>
      <w:r w:rsidRPr="00A76730">
        <w:rPr>
          <w:rFonts w:ascii="Menlo Regular" w:hAnsi="Menlo Regular" w:cs="Menlo Regular"/>
          <w:color w:val="000000"/>
          <w:sz w:val="22"/>
          <w:szCs w:val="22"/>
          <w:lang w:val="en-GB"/>
        </w:rPr>
        <w:t xml:space="preserve"> @{ $area{$nucleus} };</w:t>
      </w:r>
    </w:p>
    <w:p w14:paraId="600012B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$size &gt; $fuzzyness ) {</w:t>
      </w:r>
    </w:p>
    <w:p w14:paraId="7DDB52C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"found area of $size pixels around nucleus $nucleus"</w:t>
      </w:r>
      <w:r w:rsidRPr="00A76730">
        <w:rPr>
          <w:rFonts w:ascii="Menlo Regular" w:hAnsi="Menlo Regular" w:cs="Menlo Regular"/>
          <w:color w:val="000000"/>
          <w:sz w:val="22"/>
          <w:szCs w:val="22"/>
          <w:lang w:val="en-GB"/>
        </w:rPr>
        <w:t>);</w:t>
      </w:r>
    </w:p>
    <w:p w14:paraId="62032A4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2E7ACAF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37C9AE1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4F2876F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5E685D3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4CDA48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write large areas</w:t>
      </w:r>
    </w:p>
    <w:p w14:paraId="402DD82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w:t>
      </w:r>
      <w:r w:rsidRPr="00A76730">
        <w:rPr>
          <w:rFonts w:ascii="Menlo Regular" w:hAnsi="Menlo Regular" w:cs="Menlo Regular"/>
          <w:color w:val="AA0D91"/>
          <w:sz w:val="22"/>
          <w:szCs w:val="22"/>
          <w:lang w:val="en-GB"/>
        </w:rPr>
        <w:t>grep</w:t>
      </w:r>
      <w:r w:rsidRPr="00A76730">
        <w:rPr>
          <w:rFonts w:ascii="Menlo Regular" w:hAnsi="Menlo Regular" w:cs="Menlo Regular"/>
          <w:color w:val="000000"/>
          <w:sz w:val="22"/>
          <w:szCs w:val="22"/>
          <w:lang w:val="en-GB"/>
        </w:rPr>
        <w:t xml:space="preserve"> { </w:t>
      </w:r>
      <w:r w:rsidRPr="00A76730">
        <w:rPr>
          <w:rFonts w:ascii="Menlo Regular" w:hAnsi="Menlo Regular" w:cs="Menlo Regular"/>
          <w:color w:val="AA0D91"/>
          <w:sz w:val="22"/>
          <w:szCs w:val="22"/>
          <w:lang w:val="en-GB"/>
        </w:rPr>
        <w:t>scalar</w:t>
      </w:r>
      <w:r w:rsidRPr="00A76730">
        <w:rPr>
          <w:rFonts w:ascii="Menlo Regular" w:hAnsi="Menlo Regular" w:cs="Menlo Regular"/>
          <w:color w:val="000000"/>
          <w:sz w:val="22"/>
          <w:szCs w:val="22"/>
          <w:lang w:val="en-GB"/>
        </w:rPr>
        <w:t xml:space="preserve"> @{ $area{$_} } &gt; $fuzzyness } </w:t>
      </w:r>
      <w:r w:rsidRPr="00A76730">
        <w:rPr>
          <w:rFonts w:ascii="Menlo Regular" w:hAnsi="Menlo Regular" w:cs="Menlo Regular"/>
          <w:color w:val="AA0D91"/>
          <w:sz w:val="22"/>
          <w:szCs w:val="22"/>
          <w:lang w:val="en-GB"/>
        </w:rPr>
        <w:t>keys</w:t>
      </w:r>
      <w:r w:rsidRPr="00A76730">
        <w:rPr>
          <w:rFonts w:ascii="Menlo Regular" w:hAnsi="Menlo Regular" w:cs="Menlo Regular"/>
          <w:color w:val="000000"/>
          <w:sz w:val="22"/>
          <w:szCs w:val="22"/>
          <w:lang w:val="en-GB"/>
        </w:rPr>
        <w:t xml:space="preserve"> %area ) {</w:t>
      </w:r>
    </w:p>
    <w:p w14:paraId="39CA862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($min_x) = </w:t>
      </w:r>
      <w:r w:rsidRPr="00A76730">
        <w:rPr>
          <w:rFonts w:ascii="Menlo Regular" w:hAnsi="Menlo Regular" w:cs="Menlo Regular"/>
          <w:color w:val="AA0D91"/>
          <w:sz w:val="22"/>
          <w:szCs w:val="22"/>
          <w:lang w:val="en-GB"/>
        </w:rPr>
        <w:t>sort</w:t>
      </w:r>
      <w:r w:rsidRPr="00A76730">
        <w:rPr>
          <w:rFonts w:ascii="Menlo Regular" w:hAnsi="Menlo Regular" w:cs="Menlo Regular"/>
          <w:color w:val="000000"/>
          <w:sz w:val="22"/>
          <w:szCs w:val="22"/>
          <w:lang w:val="en-GB"/>
        </w:rPr>
        <w:t xml:space="preserve"> { $a &lt;=&gt; $b } </w:t>
      </w:r>
      <w:r w:rsidRPr="00A76730">
        <w:rPr>
          <w:rFonts w:ascii="Menlo Regular" w:hAnsi="Menlo Regular" w:cs="Menlo Regular"/>
          <w:color w:val="AA0D91"/>
          <w:sz w:val="22"/>
          <w:szCs w:val="22"/>
          <w:lang w:val="en-GB"/>
        </w:rPr>
        <w:t>map</w:t>
      </w:r>
      <w:r w:rsidRPr="00A76730">
        <w:rPr>
          <w:rFonts w:ascii="Menlo Regular" w:hAnsi="Menlo Regular" w:cs="Menlo Regular"/>
          <w:color w:val="000000"/>
          <w:sz w:val="22"/>
          <w:szCs w:val="22"/>
          <w:lang w:val="en-GB"/>
        </w:rPr>
        <w:t xml:space="preserve"> { [ </w:t>
      </w:r>
      <w:r w:rsidRPr="00A76730">
        <w:rPr>
          <w:rFonts w:ascii="Menlo Regular" w:hAnsi="Menlo Regular" w:cs="Menlo Regular"/>
          <w:color w:val="AA0D91"/>
          <w:sz w:val="22"/>
          <w:szCs w:val="22"/>
          <w:lang w:val="en-GB"/>
        </w:rPr>
        <w:t>split</w:t>
      </w:r>
      <w:r w:rsidRPr="00A76730">
        <w:rPr>
          <w:rFonts w:ascii="Menlo Regular" w:hAnsi="Menlo Regular" w:cs="Menlo Regular"/>
          <w:color w:val="000000"/>
          <w:sz w:val="22"/>
          <w:szCs w:val="22"/>
          <w:lang w:val="en-GB"/>
        </w:rPr>
        <w:t>(/,/, $_) ]-&gt;[</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 @{ $area{$nucleus} };</w:t>
      </w:r>
    </w:p>
    <w:p w14:paraId="298A015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($max_x) = </w:t>
      </w:r>
      <w:r w:rsidRPr="00A76730">
        <w:rPr>
          <w:rFonts w:ascii="Menlo Regular" w:hAnsi="Menlo Regular" w:cs="Menlo Regular"/>
          <w:color w:val="AA0D91"/>
          <w:sz w:val="22"/>
          <w:szCs w:val="22"/>
          <w:lang w:val="en-GB"/>
        </w:rPr>
        <w:t>sort</w:t>
      </w:r>
      <w:r w:rsidRPr="00A76730">
        <w:rPr>
          <w:rFonts w:ascii="Menlo Regular" w:hAnsi="Menlo Regular" w:cs="Menlo Regular"/>
          <w:color w:val="000000"/>
          <w:sz w:val="22"/>
          <w:szCs w:val="22"/>
          <w:lang w:val="en-GB"/>
        </w:rPr>
        <w:t xml:space="preserve"> { $b &lt;=&gt; $a } </w:t>
      </w:r>
      <w:r w:rsidRPr="00A76730">
        <w:rPr>
          <w:rFonts w:ascii="Menlo Regular" w:hAnsi="Menlo Regular" w:cs="Menlo Regular"/>
          <w:color w:val="AA0D91"/>
          <w:sz w:val="22"/>
          <w:szCs w:val="22"/>
          <w:lang w:val="en-GB"/>
        </w:rPr>
        <w:t>map</w:t>
      </w:r>
      <w:r w:rsidRPr="00A76730">
        <w:rPr>
          <w:rFonts w:ascii="Menlo Regular" w:hAnsi="Menlo Regular" w:cs="Menlo Regular"/>
          <w:color w:val="000000"/>
          <w:sz w:val="22"/>
          <w:szCs w:val="22"/>
          <w:lang w:val="en-GB"/>
        </w:rPr>
        <w:t xml:space="preserve"> { [ </w:t>
      </w:r>
      <w:r w:rsidRPr="00A76730">
        <w:rPr>
          <w:rFonts w:ascii="Menlo Regular" w:hAnsi="Menlo Regular" w:cs="Menlo Regular"/>
          <w:color w:val="AA0D91"/>
          <w:sz w:val="22"/>
          <w:szCs w:val="22"/>
          <w:lang w:val="en-GB"/>
        </w:rPr>
        <w:t>split</w:t>
      </w:r>
      <w:r w:rsidRPr="00A76730">
        <w:rPr>
          <w:rFonts w:ascii="Menlo Regular" w:hAnsi="Menlo Regular" w:cs="Menlo Regular"/>
          <w:color w:val="000000"/>
          <w:sz w:val="22"/>
          <w:szCs w:val="22"/>
          <w:lang w:val="en-GB"/>
        </w:rPr>
        <w:t>(/,/, $_) ]-&gt;[</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 @{ $area{$nucleus} };</w:t>
      </w:r>
      <w:r w:rsidRPr="00A76730">
        <w:rPr>
          <w:rFonts w:ascii="Menlo Regular" w:hAnsi="Menlo Regular" w:cs="Menlo Regular"/>
          <w:color w:val="000000"/>
          <w:sz w:val="22"/>
          <w:szCs w:val="22"/>
          <w:lang w:val="en-GB"/>
        </w:rPr>
        <w:tab/>
      </w:r>
    </w:p>
    <w:p w14:paraId="2E61C7F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($min_y) = </w:t>
      </w:r>
      <w:r w:rsidRPr="00A76730">
        <w:rPr>
          <w:rFonts w:ascii="Menlo Regular" w:hAnsi="Menlo Regular" w:cs="Menlo Regular"/>
          <w:color w:val="AA0D91"/>
          <w:sz w:val="22"/>
          <w:szCs w:val="22"/>
          <w:lang w:val="en-GB"/>
        </w:rPr>
        <w:t>sort</w:t>
      </w:r>
      <w:r w:rsidRPr="00A76730">
        <w:rPr>
          <w:rFonts w:ascii="Menlo Regular" w:hAnsi="Menlo Regular" w:cs="Menlo Regular"/>
          <w:color w:val="000000"/>
          <w:sz w:val="22"/>
          <w:szCs w:val="22"/>
          <w:lang w:val="en-GB"/>
        </w:rPr>
        <w:t xml:space="preserve"> { $a &lt;=&gt; $b } </w:t>
      </w:r>
      <w:r w:rsidRPr="00A76730">
        <w:rPr>
          <w:rFonts w:ascii="Menlo Regular" w:hAnsi="Menlo Regular" w:cs="Menlo Regular"/>
          <w:color w:val="AA0D91"/>
          <w:sz w:val="22"/>
          <w:szCs w:val="22"/>
          <w:lang w:val="en-GB"/>
        </w:rPr>
        <w:t>map</w:t>
      </w:r>
      <w:r w:rsidRPr="00A76730">
        <w:rPr>
          <w:rFonts w:ascii="Menlo Regular" w:hAnsi="Menlo Regular" w:cs="Menlo Regular"/>
          <w:color w:val="000000"/>
          <w:sz w:val="22"/>
          <w:szCs w:val="22"/>
          <w:lang w:val="en-GB"/>
        </w:rPr>
        <w:t xml:space="preserve"> { [ </w:t>
      </w:r>
      <w:r w:rsidRPr="00A76730">
        <w:rPr>
          <w:rFonts w:ascii="Menlo Regular" w:hAnsi="Menlo Regular" w:cs="Menlo Regular"/>
          <w:color w:val="AA0D91"/>
          <w:sz w:val="22"/>
          <w:szCs w:val="22"/>
          <w:lang w:val="en-GB"/>
        </w:rPr>
        <w:t>split</w:t>
      </w:r>
      <w:r w:rsidRPr="00A76730">
        <w:rPr>
          <w:rFonts w:ascii="Menlo Regular" w:hAnsi="Menlo Regular" w:cs="Menlo Regular"/>
          <w:color w:val="000000"/>
          <w:sz w:val="22"/>
          <w:szCs w:val="22"/>
          <w:lang w:val="en-GB"/>
        </w:rPr>
        <w:t>(/,/, $_) ]-&gt;[</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 @{ $area{$nucleus} };</w:t>
      </w:r>
      <w:r w:rsidRPr="00A76730">
        <w:rPr>
          <w:rFonts w:ascii="Menlo Regular" w:hAnsi="Menlo Regular" w:cs="Menlo Regular"/>
          <w:color w:val="000000"/>
          <w:sz w:val="22"/>
          <w:szCs w:val="22"/>
          <w:lang w:val="en-GB"/>
        </w:rPr>
        <w:tab/>
      </w:r>
    </w:p>
    <w:p w14:paraId="7840F70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($max_y) = </w:t>
      </w:r>
      <w:r w:rsidRPr="00A76730">
        <w:rPr>
          <w:rFonts w:ascii="Menlo Regular" w:hAnsi="Menlo Regular" w:cs="Menlo Regular"/>
          <w:color w:val="AA0D91"/>
          <w:sz w:val="22"/>
          <w:szCs w:val="22"/>
          <w:lang w:val="en-GB"/>
        </w:rPr>
        <w:t>sort</w:t>
      </w:r>
      <w:r w:rsidRPr="00A76730">
        <w:rPr>
          <w:rFonts w:ascii="Menlo Regular" w:hAnsi="Menlo Regular" w:cs="Menlo Regular"/>
          <w:color w:val="000000"/>
          <w:sz w:val="22"/>
          <w:szCs w:val="22"/>
          <w:lang w:val="en-GB"/>
        </w:rPr>
        <w:t xml:space="preserve"> { $b &lt;=&gt; $a } </w:t>
      </w:r>
      <w:r w:rsidRPr="00A76730">
        <w:rPr>
          <w:rFonts w:ascii="Menlo Regular" w:hAnsi="Menlo Regular" w:cs="Menlo Regular"/>
          <w:color w:val="AA0D91"/>
          <w:sz w:val="22"/>
          <w:szCs w:val="22"/>
          <w:lang w:val="en-GB"/>
        </w:rPr>
        <w:t>map</w:t>
      </w:r>
      <w:r w:rsidRPr="00A76730">
        <w:rPr>
          <w:rFonts w:ascii="Menlo Regular" w:hAnsi="Menlo Regular" w:cs="Menlo Regular"/>
          <w:color w:val="000000"/>
          <w:sz w:val="22"/>
          <w:szCs w:val="22"/>
          <w:lang w:val="en-GB"/>
        </w:rPr>
        <w:t xml:space="preserve"> { [ </w:t>
      </w:r>
      <w:r w:rsidRPr="00A76730">
        <w:rPr>
          <w:rFonts w:ascii="Menlo Regular" w:hAnsi="Menlo Regular" w:cs="Menlo Regular"/>
          <w:color w:val="AA0D91"/>
          <w:sz w:val="22"/>
          <w:szCs w:val="22"/>
          <w:lang w:val="en-GB"/>
        </w:rPr>
        <w:t>split</w:t>
      </w:r>
      <w:r w:rsidRPr="00A76730">
        <w:rPr>
          <w:rFonts w:ascii="Menlo Regular" w:hAnsi="Menlo Regular" w:cs="Menlo Regular"/>
          <w:color w:val="000000"/>
          <w:sz w:val="22"/>
          <w:szCs w:val="22"/>
          <w:lang w:val="en-GB"/>
        </w:rPr>
        <w:t>(/,/, $_) ]-&gt;[</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 @{ $area{$nucleus} };</w:t>
      </w:r>
    </w:p>
    <w:p w14:paraId="6F52303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3F0FC7D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compute new area</w:t>
      </w:r>
    </w:p>
    <w:p w14:paraId="5B72E05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$new_width  = $max_x - $min_x;</w:t>
      </w:r>
    </w:p>
    <w:p w14:paraId="61165EB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$new_height = $max_y - $min_y;</w:t>
      </w:r>
    </w:p>
    <w:p w14:paraId="323DB51B" w14:textId="77777777" w:rsidR="006338D7" w:rsidRPr="00A76730" w:rsidRDefault="00826CDE" w:rsidP="006338D7">
      <w:pPr>
        <w:widowControl w:val="0"/>
        <w:tabs>
          <w:tab w:val="left" w:pos="529"/>
        </w:tabs>
        <w:autoSpaceDE w:val="0"/>
        <w:autoSpaceDN w:val="0"/>
        <w:adjustRightInd w:val="0"/>
        <w:rPr>
          <w:rFonts w:ascii="Menlo Regular" w:hAnsi="Menlo Regular" w:cs="Menlo Regular"/>
          <w:color w:val="000000"/>
          <w:sz w:val="22"/>
          <w:szCs w:val="22"/>
          <w:lang w:val="en-GB"/>
        </w:rPr>
      </w:pPr>
      <w:r>
        <w:rPr>
          <w:rFonts w:ascii="Menlo Regular" w:hAnsi="Menlo Regular" w:cs="Menlo Regular"/>
          <w:noProof/>
          <w:color w:val="000000"/>
          <w:sz w:val="22"/>
          <w:szCs w:val="22"/>
          <w:lang w:val="en-US"/>
        </w:rPr>
        <w:pict w14:anchorId="13CAB93F">
          <v:shape id="Kader 4" o:spid="_x0000_s1033"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adj="0,,0" path="m0,0l5631815,,5631815,574675,,574675,,0xm51370,51370l51370,523305,5580445,523305,5580445,51370,51370,51370xe" fillcolor="#4f81bd [3204]" strokecolor="#4579b8 [3044]">
            <v:fill color2="#a7bfde [1620]" rotate="t" type="gradient">
              <o:fill v:ext="view" type="gradientUnscaled"/>
            </v:fill>
            <v:stroke joinstyle="round"/>
            <v:shadow on="t" opacity="22937f" mv:blur="40000f" origin=",.5" offset="0,23000emu"/>
            <v:formulas/>
            <v:path arrowok="t" o:connecttype="custom" o:connectlocs="0,0;5631815,0;5631815,574675;0,574675;0,0;51370,51370;51370,523305;5580445,523305;5580445,51370;51370,51370" o:connectangles="0,0,0,0,0,0,0,0,0,0"/>
          </v:shape>
        </w:pict>
      </w:r>
      <w:r w:rsidR="006338D7" w:rsidRPr="00A76730">
        <w:rPr>
          <w:rFonts w:ascii="Menlo Regular" w:hAnsi="Menlo Regular" w:cs="Menlo Regular"/>
          <w:color w:val="000000"/>
          <w:sz w:val="22"/>
          <w:szCs w:val="22"/>
          <w:lang w:val="en-GB"/>
        </w:rPr>
        <w:tab/>
        <w:t>$log-&gt;info(</w:t>
      </w:r>
      <w:r w:rsidR="006338D7" w:rsidRPr="00A76730">
        <w:rPr>
          <w:rFonts w:ascii="Menlo Regular" w:hAnsi="Menlo Regular" w:cs="Menlo Regular"/>
          <w:color w:val="C41A16"/>
          <w:sz w:val="22"/>
          <w:szCs w:val="22"/>
          <w:lang w:val="en-GB"/>
        </w:rPr>
        <w:t>"going to write $nucleus to ${new_width}x${new_height} file"</w:t>
      </w:r>
      <w:r w:rsidR="006338D7" w:rsidRPr="00A76730">
        <w:rPr>
          <w:rFonts w:ascii="Menlo Regular" w:hAnsi="Menlo Regular" w:cs="Menlo Regular"/>
          <w:color w:val="000000"/>
          <w:sz w:val="22"/>
          <w:szCs w:val="22"/>
          <w:lang w:val="en-GB"/>
        </w:rPr>
        <w:t>);</w:t>
      </w:r>
    </w:p>
    <w:p w14:paraId="04599FF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7D5B2B7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create new image, set dimensions, make white background</w:t>
      </w:r>
    </w:p>
    <w:p w14:paraId="2DA022F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$new_img = Image::Magick-&gt;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'size'</w:t>
      </w:r>
      <w:r w:rsidRPr="00A76730">
        <w:rPr>
          <w:rFonts w:ascii="Menlo Regular" w:hAnsi="Menlo Regular" w:cs="Menlo Regular"/>
          <w:color w:val="000000"/>
          <w:sz w:val="22"/>
          <w:szCs w:val="22"/>
          <w:lang w:val="en-GB"/>
        </w:rPr>
        <w:t xml:space="preserve"> =&gt; </w:t>
      </w:r>
      <w:r w:rsidRPr="00A76730">
        <w:rPr>
          <w:rFonts w:ascii="Menlo Regular" w:hAnsi="Menlo Regular" w:cs="Menlo Regular"/>
          <w:color w:val="C41A16"/>
          <w:sz w:val="22"/>
          <w:szCs w:val="22"/>
          <w:lang w:val="en-GB"/>
        </w:rPr>
        <w:t>"${new_width}x${new_height}"</w:t>
      </w:r>
      <w:r w:rsidRPr="00A76730">
        <w:rPr>
          <w:rFonts w:ascii="Menlo Regular" w:hAnsi="Menlo Regular" w:cs="Menlo Regular"/>
          <w:color w:val="000000"/>
          <w:sz w:val="22"/>
          <w:szCs w:val="22"/>
          <w:lang w:val="en-GB"/>
        </w:rPr>
        <w:t xml:space="preserve"> );</w:t>
      </w:r>
    </w:p>
    <w:p w14:paraId="73694AC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$msg = $new_img-&gt;Read(</w:t>
      </w:r>
      <w:r w:rsidRPr="00A76730">
        <w:rPr>
          <w:rFonts w:ascii="Menlo Regular" w:hAnsi="Menlo Regular" w:cs="Menlo Regular"/>
          <w:color w:val="C41A16"/>
          <w:sz w:val="22"/>
          <w:szCs w:val="22"/>
          <w:lang w:val="en-GB"/>
        </w:rPr>
        <w:t>'xc:white'</w:t>
      </w: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tab/>
      </w:r>
    </w:p>
    <w:p w14:paraId="2967466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w:t>
      </w:r>
      <w:r w:rsidRPr="00A76730">
        <w:rPr>
          <w:rFonts w:ascii="Menlo Regular" w:hAnsi="Menlo Regular" w:cs="Menlo Regular"/>
          <w:color w:val="AA0D91"/>
          <w:sz w:val="22"/>
          <w:szCs w:val="22"/>
          <w:lang w:val="en-GB"/>
        </w:rPr>
        <w:t>warn</w:t>
      </w:r>
      <w:r w:rsidRPr="00A76730">
        <w:rPr>
          <w:rFonts w:ascii="Menlo Regular" w:hAnsi="Menlo Regular" w:cs="Menlo Regular"/>
          <w:color w:val="000000"/>
          <w:sz w:val="22"/>
          <w:szCs w:val="22"/>
          <w:lang w:val="en-GB"/>
        </w:rPr>
        <w:t xml:space="preserve">($msg)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$msg;</w:t>
      </w:r>
    </w:p>
    <w:p w14:paraId="7A03E22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"instantiated new image"</w:t>
      </w:r>
      <w:r w:rsidRPr="00A76730">
        <w:rPr>
          <w:rFonts w:ascii="Menlo Regular" w:hAnsi="Menlo Regular" w:cs="Menlo Regular"/>
          <w:color w:val="000000"/>
          <w:sz w:val="22"/>
          <w:szCs w:val="22"/>
          <w:lang w:val="en-GB"/>
        </w:rPr>
        <w:t>);</w:t>
      </w:r>
    </w:p>
    <w:p w14:paraId="0208207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0CD1C8C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assign pixels</w:t>
      </w:r>
    </w:p>
    <w:p w14:paraId="67111EF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$x (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$new_width ) {</w:t>
      </w:r>
    </w:p>
    <w:p w14:paraId="16DDC6E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$y (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$new_height ) {</w:t>
      </w:r>
    </w:p>
    <w:p w14:paraId="552587E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$loc = ( $x + $min_x ) . </w:t>
      </w:r>
      <w:r w:rsidRPr="00A76730">
        <w:rPr>
          <w:rFonts w:ascii="Menlo Regular" w:hAnsi="Menlo Regular" w:cs="Menlo Regular"/>
          <w:color w:val="C41A16"/>
          <w:sz w:val="22"/>
          <w:szCs w:val="22"/>
          <w:lang w:val="en-GB"/>
        </w:rPr>
        <w:t>','</w:t>
      </w:r>
      <w:r w:rsidRPr="00A76730">
        <w:rPr>
          <w:rFonts w:ascii="Menlo Regular" w:hAnsi="Menlo Regular" w:cs="Menlo Regular"/>
          <w:color w:val="000000"/>
          <w:sz w:val="22"/>
          <w:szCs w:val="22"/>
          <w:lang w:val="en-GB"/>
        </w:rPr>
        <w:t xml:space="preserve"> . ( $y + $min_y );</w:t>
      </w:r>
    </w:p>
    <w:p w14:paraId="1BDAA06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$seen{$loc} ) {</w:t>
      </w:r>
    </w:p>
    <w:p w14:paraId="2D4844D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$msg = $new_img-&gt;SetPixel(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w:t>
      </w:r>
      <w:r w:rsidRPr="00A76730">
        <w:rPr>
          <w:rFonts w:ascii="Menlo Regular" w:hAnsi="Menlo Regular" w:cs="Menlo Regular"/>
          <w:color w:val="C41A16"/>
          <w:sz w:val="22"/>
          <w:szCs w:val="22"/>
          <w:lang w:val="en-GB"/>
        </w:rPr>
        <w:t>'color'</w:t>
      </w:r>
      <w:r w:rsidRPr="00A76730">
        <w:rPr>
          <w:rFonts w:ascii="Menlo Regular" w:hAnsi="Menlo Regular" w:cs="Menlo Regular"/>
          <w:color w:val="000000"/>
          <w:sz w:val="22"/>
          <w:szCs w:val="22"/>
          <w:lang w:val="en-GB"/>
        </w:rPr>
        <w:t xml:space="preserve"> =&gt; $seen{$loc} );</w:t>
      </w:r>
    </w:p>
    <w:p w14:paraId="4885D98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w:t>
      </w:r>
      <w:r w:rsidRPr="00A76730">
        <w:rPr>
          <w:rFonts w:ascii="Menlo Regular" w:hAnsi="Menlo Regular" w:cs="Menlo Regular"/>
          <w:color w:val="AA0D91"/>
          <w:sz w:val="22"/>
          <w:szCs w:val="22"/>
          <w:lang w:val="en-GB"/>
        </w:rPr>
        <w:t>warn</w:t>
      </w:r>
      <w:r w:rsidRPr="00A76730">
        <w:rPr>
          <w:rFonts w:ascii="Menlo Regular" w:hAnsi="Menlo Regular" w:cs="Menlo Regular"/>
          <w:color w:val="000000"/>
          <w:sz w:val="22"/>
          <w:szCs w:val="22"/>
          <w:lang w:val="en-GB"/>
        </w:rPr>
        <w:t xml:space="preserve">($msg)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$msg;</w:t>
      </w:r>
    </w:p>
    <w:p w14:paraId="51F5E4D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6158975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1EB2EE4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516ADA9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"assigned new pixels"</w:t>
      </w:r>
      <w:r w:rsidRPr="00A76730">
        <w:rPr>
          <w:rFonts w:ascii="Menlo Regular" w:hAnsi="Menlo Regular" w:cs="Menlo Regular"/>
          <w:color w:val="000000"/>
          <w:sz w:val="22"/>
          <w:szCs w:val="22"/>
          <w:lang w:val="en-GB"/>
        </w:rPr>
        <w:t>);</w:t>
      </w:r>
    </w:p>
    <w:p w14:paraId="0B5024A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1C99E53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write image</w:t>
      </w:r>
    </w:p>
    <w:p w14:paraId="56FA653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$msg = $new_img-&gt;Write(</w:t>
      </w:r>
      <w:r w:rsidRPr="00A76730">
        <w:rPr>
          <w:rFonts w:ascii="Menlo Regular" w:hAnsi="Menlo Regular" w:cs="Menlo Regular"/>
          <w:color w:val="C41A16"/>
          <w:sz w:val="22"/>
          <w:szCs w:val="22"/>
          <w:lang w:val="en-GB"/>
        </w:rPr>
        <w:t>"${nucleus}.png"</w:t>
      </w:r>
      <w:r w:rsidRPr="00A76730">
        <w:rPr>
          <w:rFonts w:ascii="Menlo Regular" w:hAnsi="Menlo Regular" w:cs="Menlo Regular"/>
          <w:color w:val="000000"/>
          <w:sz w:val="22"/>
          <w:szCs w:val="22"/>
          <w:lang w:val="en-GB"/>
        </w:rPr>
        <w:t>);</w:t>
      </w:r>
    </w:p>
    <w:p w14:paraId="5F08BAD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w:t>
      </w:r>
      <w:r w:rsidRPr="00A76730">
        <w:rPr>
          <w:rFonts w:ascii="Menlo Regular" w:hAnsi="Menlo Regular" w:cs="Menlo Regular"/>
          <w:color w:val="AA0D91"/>
          <w:sz w:val="22"/>
          <w:szCs w:val="22"/>
          <w:lang w:val="en-GB"/>
        </w:rPr>
        <w:t>warn</w:t>
      </w:r>
      <w:r w:rsidRPr="00A76730">
        <w:rPr>
          <w:rFonts w:ascii="Menlo Regular" w:hAnsi="Menlo Regular" w:cs="Menlo Regular"/>
          <w:color w:val="000000"/>
          <w:sz w:val="22"/>
          <w:szCs w:val="22"/>
          <w:lang w:val="en-GB"/>
        </w:rPr>
        <w:t xml:space="preserve">($msg)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$msg;</w:t>
      </w:r>
    </w:p>
    <w:p w14:paraId="6CF523E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"wrote image ${nucleus}.png"</w:t>
      </w:r>
      <w:r w:rsidRPr="00A76730">
        <w:rPr>
          <w:rFonts w:ascii="Menlo Regular" w:hAnsi="Menlo Regular" w:cs="Menlo Regular"/>
          <w:color w:val="000000"/>
          <w:sz w:val="22"/>
          <w:szCs w:val="22"/>
          <w:lang w:val="en-GB"/>
        </w:rPr>
        <w:t>);</w:t>
      </w:r>
    </w:p>
    <w:p w14:paraId="136FEFB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484B6D4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AC596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sub</w:t>
      </w:r>
      <w:r w:rsidRPr="00A76730">
        <w:rPr>
          <w:rFonts w:ascii="Menlo Regular" w:hAnsi="Menlo Regular" w:cs="Menlo Regular"/>
          <w:color w:val="000000"/>
          <w:sz w:val="22"/>
          <w:szCs w:val="22"/>
          <w:lang w:val="en-GB"/>
        </w:rPr>
        <w:t xml:space="preserve"> recurse {</w:t>
      </w:r>
    </w:p>
    <w:p w14:paraId="3EEE434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%args = @_;</w:t>
      </w:r>
    </w:p>
    <w:p w14:paraId="559878A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5559616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get sub args</w:t>
      </w:r>
    </w:p>
    <w:p w14:paraId="60FB8CB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w:t>
      </w:r>
      <w:r w:rsidRPr="00A76730">
        <w:rPr>
          <w:rFonts w:ascii="Menlo Regular" w:hAnsi="Menlo Regular" w:cs="Menlo Regular"/>
          <w:color w:val="AA0D91"/>
          <w:sz w:val="22"/>
          <w:szCs w:val="22"/>
          <w:lang w:val="en-GB"/>
        </w:rPr>
        <w:t>delete</w:t>
      </w:r>
      <w:r w:rsidRPr="00A76730">
        <w:rPr>
          <w:rFonts w:ascii="Menlo Regular" w:hAnsi="Menlo Regular" w:cs="Menlo Regular"/>
          <w:color w:val="000000"/>
          <w:sz w:val="22"/>
          <w:szCs w:val="22"/>
          <w:lang w:val="en-GB"/>
        </w:rPr>
        <w:t xml:space="preserve"> $args{nucleus};</w:t>
      </w:r>
    </w:p>
    <w:p w14:paraId="2D52BE9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 $x, $y ) = @args{qw(x y)};</w:t>
      </w:r>
    </w:p>
    <w:p w14:paraId="5A67A7B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5598E12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sample the focal pixel</w:t>
      </w:r>
    </w:p>
    <w:p w14:paraId="65037E2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@pixel = $img-&gt;GetPixel(%args);</w:t>
      </w:r>
    </w:p>
    <w:p w14:paraId="520C3D5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3A9B21C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if pixel is darker than threshold and not yet seen...</w:t>
      </w:r>
    </w:p>
    <w:p w14:paraId="6C6AC47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sum(@pixel)/</w:t>
      </w:r>
      <w:r w:rsidRPr="00A76730">
        <w:rPr>
          <w:rFonts w:ascii="Menlo Regular" w:hAnsi="Menlo Regular" w:cs="Menlo Regular"/>
          <w:color w:val="AA0D91"/>
          <w:sz w:val="22"/>
          <w:szCs w:val="22"/>
          <w:lang w:val="en-GB"/>
        </w:rPr>
        <w:t>scalar</w:t>
      </w:r>
      <w:r w:rsidRPr="00A76730">
        <w:rPr>
          <w:rFonts w:ascii="Menlo Regular" w:hAnsi="Menlo Regular" w:cs="Menlo Regular"/>
          <w:color w:val="000000"/>
          <w:sz w:val="22"/>
          <w:szCs w:val="22"/>
          <w:lang w:val="en-GB"/>
        </w:rPr>
        <w:t>(@pixel) &lt; $threshold &amp;&amp; ! $seen{</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 ) {</w:t>
      </w:r>
    </w:p>
    <w:p w14:paraId="56FF59B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$log-&gt;debug(</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w:t>
      </w:r>
    </w:p>
    <w:p w14:paraId="1D22086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DA9AE2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store the pixel</w:t>
      </w:r>
    </w:p>
    <w:p w14:paraId="318B4B1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$seen{</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 = \@pixel;</w:t>
      </w:r>
    </w:p>
    <w:p w14:paraId="47CB7B6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644B03E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initialize area around current nucleus</w:t>
      </w:r>
    </w:p>
    <w:p w14:paraId="2CE17FB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$area{$nucleus} = []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not $area{$nucleus};</w:t>
      </w:r>
    </w:p>
    <w:p w14:paraId="61ECB42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50C7B92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store id of the focal pixel</w:t>
      </w:r>
    </w:p>
    <w:p w14:paraId="19179CA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 $area{$nucleus} }, </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w:t>
      </w:r>
    </w:p>
    <w:p w14:paraId="39E0CFE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00950E6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start growing the area</w:t>
      </w:r>
    </w:p>
    <w:p w14:paraId="7156BA2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$x &gt;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w:t>
      </w:r>
    </w:p>
    <w:p w14:paraId="272FFBC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p>
    <w:p w14:paraId="76DADAA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450439C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$y &gt;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w:t>
      </w:r>
    </w:p>
    <w:p w14:paraId="4E2A393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44E2320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34A6D73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$x &lt; $width ) {</w:t>
      </w:r>
    </w:p>
    <w:p w14:paraId="7F9C3A0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276B8DA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642597B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$y &lt; $height ) {</w:t>
      </w:r>
    </w:p>
    <w:p w14:paraId="113AC1E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162D235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5CB0ABF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00C154B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13DC6067" w14:textId="77777777" w:rsidR="0058344F" w:rsidRPr="003E59CF" w:rsidRDefault="006338D7" w:rsidP="0058344F">
      <w:pPr>
        <w:pStyle w:val="Kop4"/>
        <w:numPr>
          <w:ilvl w:val="2"/>
          <w:numId w:val="20"/>
          <w:numberingChange w:id="308" w:author="Rutger Vos" w:date="2014-05-22T10:58:00Z" w:original="%1:1:0:.%2:4:0:.%3:3:0:."/>
        </w:numPr>
        <w:rPr>
          <w:lang w:val="en-GB"/>
        </w:rPr>
      </w:pPr>
      <w:r w:rsidRPr="00A76730">
        <w:rPr>
          <w:lang w:val="en-GB"/>
        </w:rPr>
        <w:br w:type="page"/>
      </w:r>
      <w:bookmarkStart w:id="309" w:name="_Toc262217678"/>
      <w:r w:rsidR="0058344F" w:rsidRPr="003E59CF">
        <w:rPr>
          <w:lang w:val="en-GB"/>
        </w:rPr>
        <w:t xml:space="preserve">trainai.pl </w:t>
      </w:r>
      <w:r w:rsidR="003E59CF" w:rsidRPr="003E59CF">
        <w:rPr>
          <w:lang w:val="en-GB"/>
        </w:rPr>
        <w:t>[22</w:t>
      </w:r>
      <w:r w:rsidR="00CB774B" w:rsidRPr="003E59CF">
        <w:rPr>
          <w:lang w:val="en-GB"/>
        </w:rPr>
        <w:t>]</w:t>
      </w:r>
      <w:bookmarkEnd w:id="309"/>
    </w:p>
    <w:p w14:paraId="086B1A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#!/usr/bin/perl</w:t>
      </w:r>
    </w:p>
    <w:p w14:paraId="0FE17FC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strict;</w:t>
      </w:r>
    </w:p>
    <w:p w14:paraId="58EF017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warnings;</w:t>
      </w:r>
    </w:p>
    <w:p w14:paraId="64190F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Getopt::Long;</w:t>
      </w:r>
    </w:p>
    <w:p w14:paraId="30860F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AI::FANN </w:t>
      </w:r>
      <w:r w:rsidRPr="00611BD1">
        <w:rPr>
          <w:rFonts w:ascii="Menlo Regular" w:hAnsi="Menlo Regular" w:cs="Menlo Regular"/>
          <w:color w:val="C41A16"/>
          <w:sz w:val="22"/>
          <w:szCs w:val="22"/>
          <w:lang w:val="en-US"/>
        </w:rPr>
        <w:t>':all'</w:t>
      </w:r>
      <w:r w:rsidRPr="00611BD1">
        <w:rPr>
          <w:rFonts w:ascii="Menlo Regular" w:hAnsi="Menlo Regular" w:cs="Menlo Regular"/>
          <w:color w:val="000000"/>
          <w:sz w:val="22"/>
          <w:szCs w:val="22"/>
          <w:lang w:val="en-US"/>
        </w:rPr>
        <w:t>;</w:t>
      </w:r>
    </w:p>
    <w:p w14:paraId="221192D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Bio::Phylo::Util::Logger </w:t>
      </w:r>
      <w:r w:rsidRPr="00611BD1">
        <w:rPr>
          <w:rFonts w:ascii="Menlo Regular" w:hAnsi="Menlo Regular" w:cs="Menlo Regular"/>
          <w:color w:val="C41A16"/>
          <w:sz w:val="22"/>
          <w:szCs w:val="22"/>
          <w:lang w:val="en-US"/>
        </w:rPr>
        <w:t>':levels'</w:t>
      </w:r>
      <w:r w:rsidRPr="00611BD1">
        <w:rPr>
          <w:rFonts w:ascii="Menlo Regular" w:hAnsi="Menlo Regular" w:cs="Menlo Regular"/>
          <w:color w:val="000000"/>
          <w:sz w:val="22"/>
          <w:szCs w:val="22"/>
          <w:lang w:val="en-US"/>
        </w:rPr>
        <w:t>;</w:t>
      </w:r>
    </w:p>
    <w:p w14:paraId="173AFA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CA13E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process command line arguments</w:t>
      </w:r>
    </w:p>
    <w:p w14:paraId="60ED6EF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$verbosity = WARN;</w:t>
      </w:r>
    </w:p>
    <w:p w14:paraId="0FC72C4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$epochs  = </w:t>
      </w:r>
      <w:r w:rsidRPr="00611BD1">
        <w:rPr>
          <w:rFonts w:ascii="Menlo Regular" w:hAnsi="Menlo Regular" w:cs="Menlo Regular"/>
          <w:color w:val="1C00CF"/>
          <w:sz w:val="22"/>
          <w:szCs w:val="22"/>
          <w:lang w:val="en-US"/>
        </w:rPr>
        <w:t>50000</w:t>
      </w:r>
      <w:r w:rsidRPr="00611BD1">
        <w:rPr>
          <w:rFonts w:ascii="Menlo Regular" w:hAnsi="Menlo Regular" w:cs="Menlo Regular"/>
          <w:color w:val="000000"/>
          <w:sz w:val="22"/>
          <w:szCs w:val="22"/>
          <w:lang w:val="en-US"/>
        </w:rPr>
        <w:t>;</w:t>
      </w:r>
    </w:p>
    <w:p w14:paraId="66FAC09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$target  = </w:t>
      </w:r>
      <w:r w:rsidRPr="00611BD1">
        <w:rPr>
          <w:rFonts w:ascii="Menlo Regular" w:hAnsi="Menlo Regular" w:cs="Menlo Regular"/>
          <w:color w:val="1C00CF"/>
          <w:sz w:val="22"/>
          <w:szCs w:val="22"/>
          <w:lang w:val="en-US"/>
        </w:rPr>
        <w:t>0.0001</w:t>
      </w:r>
      <w:r w:rsidRPr="00611BD1">
        <w:rPr>
          <w:rFonts w:ascii="Menlo Regular" w:hAnsi="Menlo Regular" w:cs="Menlo Regular"/>
          <w:color w:val="000000"/>
          <w:sz w:val="22"/>
          <w:szCs w:val="22"/>
          <w:lang w:val="en-US"/>
        </w:rPr>
        <w:t>;</w:t>
      </w:r>
    </w:p>
    <w:p w14:paraId="3CBB33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$datadir = </w:t>
      </w:r>
      <w:r w:rsidRPr="00611BD1">
        <w:rPr>
          <w:rFonts w:ascii="Menlo Regular" w:hAnsi="Menlo Regular" w:cs="Menlo Regular"/>
          <w:color w:val="C41A16"/>
          <w:sz w:val="22"/>
          <w:szCs w:val="22"/>
          <w:lang w:val="en-US"/>
        </w:rPr>
        <w:t>'data/traindata'</w:t>
      </w:r>
      <w:r w:rsidRPr="00611BD1">
        <w:rPr>
          <w:rFonts w:ascii="Menlo Regular" w:hAnsi="Menlo Regular" w:cs="Menlo Regular"/>
          <w:color w:val="000000"/>
          <w:sz w:val="22"/>
          <w:szCs w:val="22"/>
          <w:lang w:val="en-US"/>
        </w:rPr>
        <w:t>;</w:t>
      </w:r>
    </w:p>
    <w:p w14:paraId="74A25D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$outfile = </w:t>
      </w:r>
      <w:r w:rsidRPr="00611BD1">
        <w:rPr>
          <w:rFonts w:ascii="Menlo Regular" w:hAnsi="Menlo Regular" w:cs="Menlo Regular"/>
          <w:color w:val="C41A16"/>
          <w:sz w:val="22"/>
          <w:szCs w:val="22"/>
          <w:lang w:val="en-US"/>
        </w:rPr>
        <w:t>'data/ai/butterbeetle.ann'</w:t>
      </w:r>
      <w:r w:rsidRPr="00611BD1">
        <w:rPr>
          <w:rFonts w:ascii="Menlo Regular" w:hAnsi="Menlo Regular" w:cs="Menlo Regular"/>
          <w:color w:val="000000"/>
          <w:sz w:val="22"/>
          <w:szCs w:val="22"/>
          <w:lang w:val="en-US"/>
        </w:rPr>
        <w:t>;</w:t>
      </w:r>
    </w:p>
    <w:p w14:paraId="13EADBC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$categories =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33FE7C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GetOptions(</w:t>
      </w:r>
    </w:p>
    <w:p w14:paraId="44F9E84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'verbose+'</w:t>
      </w:r>
      <w:r w:rsidRPr="00611BD1">
        <w:rPr>
          <w:rFonts w:ascii="Menlo Regular" w:hAnsi="Menlo Regular" w:cs="Menlo Regular"/>
          <w:color w:val="000000"/>
          <w:sz w:val="22"/>
          <w:szCs w:val="22"/>
          <w:lang w:val="en-US"/>
        </w:rPr>
        <w:t xml:space="preserve">     =&gt; \$verbosity,</w:t>
      </w:r>
    </w:p>
    <w:p w14:paraId="424FC5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'datadir=s'</w:t>
      </w:r>
      <w:r w:rsidRPr="00611BD1">
        <w:rPr>
          <w:rFonts w:ascii="Menlo Regular" w:hAnsi="Menlo Regular" w:cs="Menlo Regular"/>
          <w:color w:val="000000"/>
          <w:sz w:val="22"/>
          <w:szCs w:val="22"/>
          <w:lang w:val="en-US"/>
        </w:rPr>
        <w:t xml:space="preserve">    =&gt; \$datadir,</w:t>
      </w:r>
    </w:p>
    <w:p w14:paraId="094E241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'epochs=i'</w:t>
      </w:r>
      <w:r w:rsidRPr="00611BD1">
        <w:rPr>
          <w:rFonts w:ascii="Menlo Regular" w:hAnsi="Menlo Regular" w:cs="Menlo Regular"/>
          <w:color w:val="000000"/>
          <w:sz w:val="22"/>
          <w:szCs w:val="22"/>
          <w:lang w:val="en-US"/>
        </w:rPr>
        <w:t xml:space="preserve">     =&gt; \$epochs,</w:t>
      </w:r>
    </w:p>
    <w:p w14:paraId="15CADD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'target=f'</w:t>
      </w:r>
      <w:r w:rsidRPr="00611BD1">
        <w:rPr>
          <w:rFonts w:ascii="Menlo Regular" w:hAnsi="Menlo Regular" w:cs="Menlo Regular"/>
          <w:color w:val="000000"/>
          <w:sz w:val="22"/>
          <w:szCs w:val="22"/>
          <w:lang w:val="en-US"/>
        </w:rPr>
        <w:t xml:space="preserve">     =&gt; \$target,</w:t>
      </w:r>
    </w:p>
    <w:p w14:paraId="229591E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'outfile=s'</w:t>
      </w:r>
      <w:r w:rsidRPr="00611BD1">
        <w:rPr>
          <w:rFonts w:ascii="Menlo Regular" w:hAnsi="Menlo Regular" w:cs="Menlo Regular"/>
          <w:color w:val="000000"/>
          <w:sz w:val="22"/>
          <w:szCs w:val="22"/>
          <w:lang w:val="en-US"/>
        </w:rPr>
        <w:t xml:space="preserve">    =&gt; \$outfile,</w:t>
      </w:r>
    </w:p>
    <w:p w14:paraId="5F0AF54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'categories=i'</w:t>
      </w:r>
      <w:r w:rsidRPr="00611BD1">
        <w:rPr>
          <w:rFonts w:ascii="Menlo Regular" w:hAnsi="Menlo Regular" w:cs="Menlo Regular"/>
          <w:color w:val="000000"/>
          <w:sz w:val="22"/>
          <w:szCs w:val="22"/>
          <w:lang w:val="en-US"/>
        </w:rPr>
        <w:t xml:space="preserve"> =&gt; \$categories,</w:t>
      </w:r>
    </w:p>
    <w:p w14:paraId="426F8A2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w:t>
      </w:r>
    </w:p>
    <w:p w14:paraId="4C1364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F03E2D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instantiate helper objects</w:t>
      </w:r>
    </w:p>
    <w:p w14:paraId="7321FF2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$log = Bio::Phylo::Util::Logger-&gt;</w:t>
      </w:r>
      <w:r w:rsidRPr="00611BD1">
        <w:rPr>
          <w:rFonts w:ascii="Menlo Regular" w:hAnsi="Menlo Regular" w:cs="Menlo Regular"/>
          <w:color w:val="AA0D91"/>
          <w:sz w:val="22"/>
          <w:szCs w:val="22"/>
          <w:lang w:val="en-US"/>
        </w:rPr>
        <w:t>new</w:t>
      </w:r>
      <w:r w:rsidRPr="00611BD1">
        <w:rPr>
          <w:rFonts w:ascii="Menlo Regular" w:hAnsi="Menlo Regular" w:cs="Menlo Regular"/>
          <w:color w:val="000000"/>
          <w:sz w:val="22"/>
          <w:szCs w:val="22"/>
          <w:lang w:val="en-US"/>
        </w:rPr>
        <w:t>(</w:t>
      </w:r>
    </w:p>
    <w:p w14:paraId="7A45C1E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'-level'</w:t>
      </w:r>
      <w:r w:rsidRPr="00611BD1">
        <w:rPr>
          <w:rFonts w:ascii="Menlo Regular" w:hAnsi="Menlo Regular" w:cs="Menlo Regular"/>
          <w:color w:val="000000"/>
          <w:sz w:val="22"/>
          <w:szCs w:val="22"/>
          <w:lang w:val="en-US"/>
        </w:rPr>
        <w:t xml:space="preserve"> =&gt; $verbosity,</w:t>
      </w:r>
    </w:p>
    <w:p w14:paraId="612D5D4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'-class'</w:t>
      </w:r>
      <w:r w:rsidRPr="00611BD1">
        <w:rPr>
          <w:rFonts w:ascii="Menlo Regular" w:hAnsi="Menlo Regular" w:cs="Menlo Regular"/>
          <w:color w:val="000000"/>
          <w:sz w:val="22"/>
          <w:szCs w:val="22"/>
          <w:lang w:val="en-US"/>
        </w:rPr>
        <w:t xml:space="preserve"> =&gt; </w:t>
      </w:r>
      <w:r w:rsidRPr="00611BD1">
        <w:rPr>
          <w:rFonts w:ascii="Menlo Regular" w:hAnsi="Menlo Regular" w:cs="Menlo Regular"/>
          <w:color w:val="C41A16"/>
          <w:sz w:val="22"/>
          <w:szCs w:val="22"/>
          <w:lang w:val="en-US"/>
        </w:rPr>
        <w:t>'main'</w:t>
      </w:r>
      <w:r w:rsidRPr="00611BD1">
        <w:rPr>
          <w:rFonts w:ascii="Menlo Regular" w:hAnsi="Menlo Regular" w:cs="Menlo Regular"/>
          <w:color w:val="000000"/>
          <w:sz w:val="22"/>
          <w:szCs w:val="22"/>
          <w:lang w:val="en-US"/>
        </w:rPr>
        <w:t>,</w:t>
      </w:r>
    </w:p>
    <w:p w14:paraId="245FCE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w:t>
      </w:r>
    </w:p>
    <w:p w14:paraId="0A74567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C267BE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read the data files</w:t>
      </w:r>
    </w:p>
    <w:p w14:paraId="5B6B66B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@interdigitated;</w:t>
      </w:r>
    </w:p>
    <w:p w14:paraId="42505D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$neurons;</w:t>
      </w:r>
    </w:p>
    <w:p w14:paraId="20240F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$log-&gt;info(</w:t>
      </w:r>
      <w:r w:rsidRPr="00611BD1">
        <w:rPr>
          <w:rFonts w:ascii="Menlo Regular" w:hAnsi="Menlo Regular" w:cs="Menlo Regular"/>
          <w:color w:val="C41A16"/>
          <w:sz w:val="22"/>
          <w:szCs w:val="22"/>
          <w:lang w:val="en-US"/>
        </w:rPr>
        <w:t>"going to read traindata from $datadir"</w:t>
      </w:r>
      <w:r w:rsidRPr="00611BD1">
        <w:rPr>
          <w:rFonts w:ascii="Menlo Regular" w:hAnsi="Menlo Regular" w:cs="Menlo Regular"/>
          <w:color w:val="000000"/>
          <w:sz w:val="22"/>
          <w:szCs w:val="22"/>
          <w:lang w:val="en-US"/>
        </w:rPr>
        <w:t>);</w:t>
      </w:r>
    </w:p>
    <w:p w14:paraId="227095B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opendir</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$dh, $datadir </w:t>
      </w:r>
      <w:r w:rsidRPr="00611BD1">
        <w:rPr>
          <w:rFonts w:ascii="Menlo Regular" w:hAnsi="Menlo Regular" w:cs="Menlo Regular"/>
          <w:color w:val="AA0D91"/>
          <w:sz w:val="22"/>
          <w:szCs w:val="22"/>
          <w:lang w:val="en-US"/>
        </w:rPr>
        <w:t>or</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die</w:t>
      </w:r>
      <w:r w:rsidRPr="00611BD1">
        <w:rPr>
          <w:rFonts w:ascii="Menlo Regular" w:hAnsi="Menlo Regular" w:cs="Menlo Regular"/>
          <w:color w:val="000000"/>
          <w:sz w:val="22"/>
          <w:szCs w:val="22"/>
          <w:lang w:val="en-US"/>
        </w:rPr>
        <w:t xml:space="preserve"> $!;</w:t>
      </w:r>
    </w:p>
    <w:p w14:paraId="542BCA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$entry = </w:t>
      </w:r>
      <w:r w:rsidRPr="00611BD1">
        <w:rPr>
          <w:rFonts w:ascii="Menlo Regular" w:hAnsi="Menlo Regular" w:cs="Menlo Regular"/>
          <w:color w:val="AA0D91"/>
          <w:sz w:val="22"/>
          <w:szCs w:val="22"/>
          <w:lang w:val="en-US"/>
        </w:rPr>
        <w:t>readdir</w:t>
      </w:r>
      <w:r w:rsidRPr="00611BD1">
        <w:rPr>
          <w:rFonts w:ascii="Menlo Regular" w:hAnsi="Menlo Regular" w:cs="Menlo Regular"/>
          <w:color w:val="000000"/>
          <w:sz w:val="22"/>
          <w:szCs w:val="22"/>
          <w:lang w:val="en-US"/>
        </w:rPr>
        <w:t xml:space="preserve"> $dh ) {</w:t>
      </w:r>
    </w:p>
    <w:p w14:paraId="2EFE756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 $entry =~ /\.tsv$/ ) {</w:t>
      </w:r>
    </w:p>
    <w:p w14:paraId="72EAA55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p>
    <w:p w14:paraId="2ED4F7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7400"/>
          <w:sz w:val="22"/>
          <w:szCs w:val="22"/>
          <w:lang w:val="en-US"/>
        </w:rPr>
        <w:t># read the table</w:t>
      </w:r>
    </w:p>
    <w:p w14:paraId="3B2428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$log-&gt;info(</w:t>
      </w:r>
      <w:r w:rsidRPr="00611BD1">
        <w:rPr>
          <w:rFonts w:ascii="Menlo Regular" w:hAnsi="Menlo Regular" w:cs="Menlo Regular"/>
          <w:color w:val="C41A16"/>
          <w:sz w:val="22"/>
          <w:szCs w:val="22"/>
          <w:lang w:val="en-US"/>
        </w:rPr>
        <w:t>"going to read $datadir/$entry"</w:t>
      </w:r>
      <w:r w:rsidRPr="00611BD1">
        <w:rPr>
          <w:rFonts w:ascii="Menlo Regular" w:hAnsi="Menlo Regular" w:cs="Menlo Regular"/>
          <w:color w:val="000000"/>
          <w:sz w:val="22"/>
          <w:szCs w:val="22"/>
          <w:lang w:val="en-US"/>
        </w:rPr>
        <w:t>);</w:t>
      </w:r>
    </w:p>
    <w:p w14:paraId="75392AC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open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$fh, </w:t>
      </w:r>
      <w:r w:rsidRPr="00611BD1">
        <w:rPr>
          <w:rFonts w:ascii="Menlo Regular" w:hAnsi="Menlo Regular" w:cs="Menlo Regular"/>
          <w:color w:val="C41A16"/>
          <w:sz w:val="22"/>
          <w:szCs w:val="22"/>
          <w:lang w:val="en-US"/>
        </w:rPr>
        <w:t>'&lt;'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"$datadir/$entry"</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or</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die</w:t>
      </w:r>
      <w:r w:rsidRPr="00611BD1">
        <w:rPr>
          <w:rFonts w:ascii="Menlo Regular" w:hAnsi="Menlo Regular" w:cs="Menlo Regular"/>
          <w:color w:val="000000"/>
          <w:sz w:val="22"/>
          <w:szCs w:val="22"/>
          <w:lang w:val="en-US"/>
        </w:rPr>
        <w:t xml:space="preserve"> $!;</w:t>
      </w:r>
    </w:p>
    <w:p w14:paraId="2D2BA58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@header;</w:t>
      </w:r>
    </w:p>
    <w:p w14:paraId="7E7B23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 xml:space="preserve">LINE: </w:t>
      </w: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(&lt;$fh&gt;) {</w:t>
      </w:r>
    </w:p>
    <w:p w14:paraId="550E13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chomp</w:t>
      </w:r>
      <w:r w:rsidRPr="00611BD1">
        <w:rPr>
          <w:rFonts w:ascii="Menlo Regular" w:hAnsi="Menlo Regular" w:cs="Menlo Regular"/>
          <w:color w:val="000000"/>
          <w:sz w:val="22"/>
          <w:szCs w:val="22"/>
          <w:lang w:val="en-US"/>
        </w:rPr>
        <w:t>;</w:t>
      </w:r>
    </w:p>
    <w:p w14:paraId="1819CCA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@fields = </w:t>
      </w:r>
      <w:r w:rsidRPr="00611BD1">
        <w:rPr>
          <w:rFonts w:ascii="Menlo Regular" w:hAnsi="Menlo Regular" w:cs="Menlo Regular"/>
          <w:color w:val="AA0D91"/>
          <w:sz w:val="22"/>
          <w:szCs w:val="22"/>
          <w:lang w:val="en-US"/>
        </w:rPr>
        <w:t>split</w:t>
      </w:r>
      <w:r w:rsidRPr="00611BD1">
        <w:rPr>
          <w:rFonts w:ascii="Menlo Regular" w:hAnsi="Menlo Regular" w:cs="Menlo Regular"/>
          <w:color w:val="000000"/>
          <w:sz w:val="22"/>
          <w:szCs w:val="22"/>
          <w:lang w:val="en-US"/>
        </w:rPr>
        <w:t xml:space="preserve"> /\t/, $_;</w:t>
      </w:r>
    </w:p>
    <w:p w14:paraId="30CDED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 not @header ) {</w:t>
      </w:r>
    </w:p>
    <w:p w14:paraId="6724D89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@header = @fields;</w:t>
      </w:r>
    </w:p>
    <w:p w14:paraId="0B9646F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next</w:t>
      </w:r>
      <w:r w:rsidRPr="00611BD1">
        <w:rPr>
          <w:rFonts w:ascii="Menlo Regular" w:hAnsi="Menlo Regular" w:cs="Menlo Regular"/>
          <w:color w:val="000000"/>
          <w:sz w:val="22"/>
          <w:szCs w:val="22"/>
          <w:lang w:val="en-US"/>
        </w:rPr>
        <w:t xml:space="preserve"> LINE;</w:t>
      </w:r>
    </w:p>
    <w:p w14:paraId="1F2E36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w:t>
      </w:r>
    </w:p>
    <w:p w14:paraId="4AFADB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14C87D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7400"/>
          <w:sz w:val="22"/>
          <w:szCs w:val="22"/>
          <w:lang w:val="en-US"/>
        </w:rPr>
        <w:t># first cell</w:t>
      </w:r>
    </w:p>
    <w:p w14:paraId="6A77822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$file = </w:t>
      </w:r>
      <w:r w:rsidRPr="00611BD1">
        <w:rPr>
          <w:rFonts w:ascii="Menlo Regular" w:hAnsi="Menlo Regular" w:cs="Menlo Regular"/>
          <w:color w:val="AA0D91"/>
          <w:sz w:val="22"/>
          <w:szCs w:val="22"/>
          <w:lang w:val="en-US"/>
        </w:rPr>
        <w:t>shift</w:t>
      </w:r>
      <w:r w:rsidRPr="00611BD1">
        <w:rPr>
          <w:rFonts w:ascii="Menlo Regular" w:hAnsi="Menlo Regular" w:cs="Menlo Regular"/>
          <w:color w:val="000000"/>
          <w:sz w:val="22"/>
          <w:szCs w:val="22"/>
          <w:lang w:val="en-US"/>
        </w:rPr>
        <w:t xml:space="preserve"> @fields;</w:t>
      </w:r>
    </w:p>
    <w:p w14:paraId="05C8618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p>
    <w:p w14:paraId="7352C96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7400"/>
          <w:sz w:val="22"/>
          <w:szCs w:val="22"/>
          <w:lang w:val="en-US"/>
        </w:rPr>
        <w:t># last cells</w:t>
      </w:r>
    </w:p>
    <w:p w14:paraId="4A04EE8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@categ;</w:t>
      </w:r>
    </w:p>
    <w:p w14:paraId="3A3E710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 xml:space="preserve"> .. $categories ) {</w:t>
      </w:r>
    </w:p>
    <w:p w14:paraId="0881F8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push</w:t>
      </w:r>
      <w:r w:rsidRPr="00611BD1">
        <w:rPr>
          <w:rFonts w:ascii="Menlo Regular" w:hAnsi="Menlo Regular" w:cs="Menlo Regular"/>
          <w:color w:val="000000"/>
          <w:sz w:val="22"/>
          <w:szCs w:val="22"/>
          <w:lang w:val="en-US"/>
        </w:rPr>
        <w:t xml:space="preserve"> @categ, </w:t>
      </w:r>
      <w:r w:rsidRPr="00611BD1">
        <w:rPr>
          <w:rFonts w:ascii="Menlo Regular" w:hAnsi="Menlo Regular" w:cs="Menlo Regular"/>
          <w:color w:val="AA0D91"/>
          <w:sz w:val="22"/>
          <w:szCs w:val="22"/>
          <w:lang w:val="en-US"/>
        </w:rPr>
        <w:t>pop</w:t>
      </w:r>
      <w:r w:rsidRPr="00611BD1">
        <w:rPr>
          <w:rFonts w:ascii="Menlo Regular" w:hAnsi="Menlo Regular" w:cs="Menlo Regular"/>
          <w:color w:val="000000"/>
          <w:sz w:val="22"/>
          <w:szCs w:val="22"/>
          <w:lang w:val="en-US"/>
        </w:rPr>
        <w:t xml:space="preserve"> @fields;</w:t>
      </w:r>
    </w:p>
    <w:p w14:paraId="7D1F59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w:t>
      </w:r>
    </w:p>
    <w:p w14:paraId="36BEE73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p>
    <w:p w14:paraId="54B8B5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7400"/>
          <w:sz w:val="22"/>
          <w:szCs w:val="22"/>
          <w:lang w:val="en-US"/>
        </w:rPr>
        <w:t># see AI::FANN docs for datastructure</w:t>
      </w:r>
    </w:p>
    <w:p w14:paraId="4D0C09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push</w:t>
      </w:r>
      <w:r w:rsidRPr="00611BD1">
        <w:rPr>
          <w:rFonts w:ascii="Menlo Regular" w:hAnsi="Menlo Regular" w:cs="Menlo Regular"/>
          <w:color w:val="000000"/>
          <w:sz w:val="22"/>
          <w:szCs w:val="22"/>
          <w:lang w:val="en-US"/>
        </w:rPr>
        <w:t xml:space="preserve"> @interdigitated, \@fields, \@categ;</w:t>
      </w:r>
    </w:p>
    <w:p w14:paraId="61E6470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 xml:space="preserve">$neurons = </w:t>
      </w:r>
      <w:r w:rsidRPr="00611BD1">
        <w:rPr>
          <w:rFonts w:ascii="Menlo Regular" w:hAnsi="Menlo Regular" w:cs="Menlo Regular"/>
          <w:color w:val="AA0D91"/>
          <w:sz w:val="22"/>
          <w:szCs w:val="22"/>
          <w:lang w:val="en-US"/>
        </w:rPr>
        <w:t>scalar</w:t>
      </w:r>
      <w:r w:rsidRPr="00611BD1">
        <w:rPr>
          <w:rFonts w:ascii="Menlo Regular" w:hAnsi="Menlo Regular" w:cs="Menlo Regular"/>
          <w:color w:val="000000"/>
          <w:sz w:val="22"/>
          <w:szCs w:val="22"/>
          <w:lang w:val="en-US"/>
        </w:rPr>
        <w:t xml:space="preserve"> @fields; </w:t>
      </w:r>
      <w:r w:rsidRPr="00611BD1">
        <w:rPr>
          <w:rFonts w:ascii="Menlo Regular" w:hAnsi="Menlo Regular" w:cs="Menlo Regular"/>
          <w:color w:val="007400"/>
          <w:sz w:val="22"/>
          <w:szCs w:val="22"/>
          <w:lang w:val="en-US"/>
        </w:rPr>
        <w:t># +1 in hidden layer</w:t>
      </w:r>
    </w:p>
    <w:p w14:paraId="5A3FC7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$log-&gt;info(</w:t>
      </w:r>
      <w:r w:rsidRPr="00611BD1">
        <w:rPr>
          <w:rFonts w:ascii="Menlo Regular" w:hAnsi="Menlo Regular" w:cs="Menlo Regular"/>
          <w:color w:val="C41A16"/>
          <w:sz w:val="22"/>
          <w:szCs w:val="22"/>
          <w:lang w:val="en-US"/>
        </w:rPr>
        <w:t>"read fingerprint for $file (@categ)"</w:t>
      </w:r>
      <w:r w:rsidRPr="00611BD1">
        <w:rPr>
          <w:rFonts w:ascii="Menlo Regular" w:hAnsi="Menlo Regular" w:cs="Menlo Regular"/>
          <w:color w:val="000000"/>
          <w:sz w:val="22"/>
          <w:szCs w:val="22"/>
          <w:lang w:val="en-US"/>
        </w:rPr>
        <w:t>);</w:t>
      </w:r>
    </w:p>
    <w:p w14:paraId="5BDA87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w:t>
      </w:r>
    </w:p>
    <w:p w14:paraId="699B06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t>}</w:t>
      </w:r>
    </w:p>
    <w:p w14:paraId="7B4F4EB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w:t>
      </w:r>
    </w:p>
    <w:p w14:paraId="2C8C6A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1D6C3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create the training data struct</w:t>
      </w:r>
    </w:p>
    <w:p w14:paraId="4727E8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$train = AI::FANN::TrainData-&gt;</w:t>
      </w:r>
      <w:r w:rsidRPr="00611BD1">
        <w:rPr>
          <w:rFonts w:ascii="Menlo Regular" w:hAnsi="Menlo Regular" w:cs="Menlo Regular"/>
          <w:color w:val="AA0D91"/>
          <w:sz w:val="22"/>
          <w:szCs w:val="22"/>
          <w:lang w:val="en-US"/>
        </w:rPr>
        <w:t>new</w:t>
      </w:r>
      <w:r w:rsidRPr="00611BD1">
        <w:rPr>
          <w:rFonts w:ascii="Menlo Regular" w:hAnsi="Menlo Regular" w:cs="Menlo Regular"/>
          <w:color w:val="000000"/>
          <w:sz w:val="22"/>
          <w:szCs w:val="22"/>
          <w:lang w:val="en-US"/>
        </w:rPr>
        <w:t>(@interdigitated);</w:t>
      </w:r>
    </w:p>
    <w:p w14:paraId="6116969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A9C9D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create the AI</w:t>
      </w:r>
    </w:p>
    <w:p w14:paraId="25405A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$ann = AI::FANN-&gt;new_standard( $neurons, $neurons +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 $categories );</w:t>
      </w:r>
    </w:p>
    <w:p w14:paraId="30E554D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$ann-&gt;hidden_activation_function(FANN_SIGMOID_SYMMETRIC);</w:t>
      </w:r>
    </w:p>
    <w:p w14:paraId="68F533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$ann-&gt;output_activation_function(FANN_SIGMOID_SYMMETRIC);</w:t>
      </w:r>
    </w:p>
    <w:p w14:paraId="21CEE6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9630F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train the AI</w:t>
      </w:r>
    </w:p>
    <w:p w14:paraId="085B04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$ann-&gt;train_on_data( $train, $epochs, $epochs / </w:t>
      </w:r>
      <w:r w:rsidRPr="00611BD1">
        <w:rPr>
          <w:rFonts w:ascii="Menlo Regular" w:hAnsi="Menlo Regular" w:cs="Menlo Regular"/>
          <w:color w:val="1C00CF"/>
          <w:sz w:val="22"/>
          <w:szCs w:val="22"/>
          <w:lang w:val="en-US"/>
        </w:rPr>
        <w:t>100</w:t>
      </w:r>
      <w:r w:rsidRPr="00611BD1">
        <w:rPr>
          <w:rFonts w:ascii="Menlo Regular" w:hAnsi="Menlo Regular" w:cs="Menlo Regular"/>
          <w:color w:val="000000"/>
          <w:sz w:val="22"/>
          <w:szCs w:val="22"/>
          <w:lang w:val="en-US"/>
        </w:rPr>
        <w:t>, $target );</w:t>
      </w:r>
    </w:p>
    <w:p w14:paraId="26C2D66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BA6E7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save the result</w:t>
      </w:r>
    </w:p>
    <w:p w14:paraId="6CF9122A" w14:textId="77777777" w:rsidR="0058344F" w:rsidRPr="00A76730" w:rsidRDefault="00611BD1" w:rsidP="006338D7">
      <w:pPr>
        <w:rPr>
          <w:lang w:val="en-GB"/>
        </w:rPr>
      </w:pPr>
      <w:r w:rsidRPr="00611BD1">
        <w:rPr>
          <w:rFonts w:ascii="Menlo Regular" w:hAnsi="Menlo Regular" w:cs="Menlo Regular"/>
          <w:color w:val="000000"/>
          <w:sz w:val="22"/>
          <w:szCs w:val="22"/>
          <w:lang w:val="en-US"/>
        </w:rPr>
        <w:t>$ann-&gt;save($outfile);</w:t>
      </w:r>
      <w:r w:rsidR="0058344F" w:rsidRPr="00A76730">
        <w:rPr>
          <w:lang w:val="en-GB"/>
        </w:rPr>
        <w:br w:type="page"/>
      </w:r>
    </w:p>
    <w:p w14:paraId="2A3AB851" w14:textId="77777777" w:rsidR="006338D7" w:rsidRPr="00A76730" w:rsidRDefault="006338D7" w:rsidP="006338D7">
      <w:pPr>
        <w:rPr>
          <w:lang w:val="en-GB"/>
        </w:rPr>
      </w:pPr>
    </w:p>
    <w:p w14:paraId="29BDB400" w14:textId="77777777" w:rsidR="00D16416" w:rsidRPr="003E59CF" w:rsidRDefault="00D16416" w:rsidP="0058344F">
      <w:pPr>
        <w:pStyle w:val="Kop4"/>
        <w:numPr>
          <w:ilvl w:val="2"/>
          <w:numId w:val="20"/>
          <w:numberingChange w:id="310" w:author="Rutger Vos" w:date="2014-05-22T10:58:00Z" w:original="%1:1:0:.%2:4:0:.%3:4:0:."/>
        </w:numPr>
        <w:rPr>
          <w:lang w:val="en-GB"/>
        </w:rPr>
      </w:pPr>
      <w:bookmarkStart w:id="311" w:name="_Toc262217679"/>
      <w:r w:rsidRPr="003E59CF">
        <w:rPr>
          <w:lang w:val="en-GB"/>
        </w:rPr>
        <w:t>traindata.pl</w:t>
      </w:r>
      <w:r w:rsidR="009F6D98" w:rsidRPr="003E59CF">
        <w:rPr>
          <w:lang w:val="en-GB"/>
        </w:rPr>
        <w:t xml:space="preserve"> </w:t>
      </w:r>
      <w:r w:rsidR="003E59CF" w:rsidRPr="003E59CF">
        <w:rPr>
          <w:lang w:val="en-GB"/>
        </w:rPr>
        <w:t>[22</w:t>
      </w:r>
      <w:r w:rsidR="00CB774B" w:rsidRPr="003E59CF">
        <w:rPr>
          <w:lang w:val="en-GB"/>
        </w:rPr>
        <w:t>]</w:t>
      </w:r>
      <w:bookmarkEnd w:id="311"/>
    </w:p>
    <w:p w14:paraId="6DAF1CC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#!/usr/bin/perl</w:t>
      </w:r>
    </w:p>
    <w:p w14:paraId="71F08BC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strict;</w:t>
      </w:r>
    </w:p>
    <w:p w14:paraId="34306BF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warnings;</w:t>
      </w:r>
    </w:p>
    <w:p w14:paraId="40AB1F5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Getopt::Long;</w:t>
      </w:r>
    </w:p>
    <w:p w14:paraId="7FDD944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Fingerprint </w:t>
      </w:r>
      <w:r w:rsidRPr="00A76730">
        <w:rPr>
          <w:rFonts w:ascii="Menlo Regular" w:hAnsi="Menlo Regular" w:cs="Menlo Regular"/>
          <w:color w:val="C41A16"/>
          <w:sz w:val="22"/>
          <w:szCs w:val="22"/>
          <w:lang w:val="en-GB"/>
        </w:rPr>
        <w:t>'make_fingerprint'</w:t>
      </w:r>
      <w:r w:rsidRPr="00A76730">
        <w:rPr>
          <w:rFonts w:ascii="Menlo Regular" w:hAnsi="Menlo Regular" w:cs="Menlo Regular"/>
          <w:color w:val="000000"/>
          <w:sz w:val="22"/>
          <w:szCs w:val="22"/>
          <w:lang w:val="en-GB"/>
        </w:rPr>
        <w:t>;</w:t>
      </w:r>
    </w:p>
    <w:p w14:paraId="728D916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Bio::Phylo::Util::Logger </w:t>
      </w:r>
      <w:r w:rsidRPr="00A76730">
        <w:rPr>
          <w:rFonts w:ascii="Menlo Regular" w:hAnsi="Menlo Regular" w:cs="Menlo Regular"/>
          <w:color w:val="C41A16"/>
          <w:sz w:val="22"/>
          <w:szCs w:val="22"/>
          <w:lang w:val="en-GB"/>
        </w:rPr>
        <w:t>':levels'</w:t>
      </w:r>
      <w:r w:rsidRPr="00A76730">
        <w:rPr>
          <w:rFonts w:ascii="Menlo Regular" w:hAnsi="Menlo Regular" w:cs="Menlo Regular"/>
          <w:color w:val="000000"/>
          <w:sz w:val="22"/>
          <w:szCs w:val="22"/>
          <w:lang w:val="en-GB"/>
        </w:rPr>
        <w:t>;</w:t>
      </w:r>
    </w:p>
    <w:p w14:paraId="3C0FE5C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48EEB02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process command line arguments</w:t>
      </w:r>
    </w:p>
    <w:p w14:paraId="07E9809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$verbosity = WARN;</w:t>
      </w:r>
    </w:p>
    <w:p w14:paraId="23F8182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$resolution = </w:t>
      </w:r>
      <w:r w:rsidRPr="00A76730">
        <w:rPr>
          <w:rFonts w:ascii="Menlo Regular" w:hAnsi="Menlo Regular" w:cs="Menlo Regular"/>
          <w:color w:val="1C00CF"/>
          <w:sz w:val="22"/>
          <w:szCs w:val="22"/>
          <w:lang w:val="en-GB"/>
        </w:rPr>
        <w:t>50</w:t>
      </w:r>
      <w:r w:rsidRPr="00A76730">
        <w:rPr>
          <w:rFonts w:ascii="Menlo Regular" w:hAnsi="Menlo Regular" w:cs="Menlo Regular"/>
          <w:color w:val="000000"/>
          <w:sz w:val="22"/>
          <w:szCs w:val="22"/>
          <w:lang w:val="en-GB"/>
        </w:rPr>
        <w:t>;</w:t>
      </w:r>
    </w:p>
    <w:p w14:paraId="7FC4239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$dir;</w:t>
      </w:r>
    </w:p>
    <w:p w14:paraId="2296C00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$category;</w:t>
      </w:r>
    </w:p>
    <w:p w14:paraId="0C52D5B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GetOptions(</w:t>
      </w:r>
    </w:p>
    <w:p w14:paraId="60DCC3C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'category=i'</w:t>
      </w:r>
      <w:r w:rsidRPr="00A76730">
        <w:rPr>
          <w:rFonts w:ascii="Menlo Regular" w:hAnsi="Menlo Regular" w:cs="Menlo Regular"/>
          <w:color w:val="000000"/>
          <w:sz w:val="22"/>
          <w:szCs w:val="22"/>
          <w:lang w:val="en-GB"/>
        </w:rPr>
        <w:t xml:space="preserve">   =&gt; \$category,</w:t>
      </w:r>
    </w:p>
    <w:p w14:paraId="104EEF3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'resolution=i'</w:t>
      </w:r>
      <w:r w:rsidRPr="00A76730">
        <w:rPr>
          <w:rFonts w:ascii="Menlo Regular" w:hAnsi="Menlo Regular" w:cs="Menlo Regular"/>
          <w:color w:val="000000"/>
          <w:sz w:val="22"/>
          <w:szCs w:val="22"/>
          <w:lang w:val="en-GB"/>
        </w:rPr>
        <w:t xml:space="preserve"> =&gt; \$resolution,</w:t>
      </w:r>
    </w:p>
    <w:p w14:paraId="3F3C405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'dir=s'</w:t>
      </w:r>
      <w:r w:rsidRPr="00A76730">
        <w:rPr>
          <w:rFonts w:ascii="Menlo Regular" w:hAnsi="Menlo Regular" w:cs="Menlo Regular"/>
          <w:color w:val="000000"/>
          <w:sz w:val="22"/>
          <w:szCs w:val="22"/>
          <w:lang w:val="en-GB"/>
        </w:rPr>
        <w:t xml:space="preserve">        =&gt; \$dir,</w:t>
      </w:r>
    </w:p>
    <w:p w14:paraId="057C186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'verbose+'</w:t>
      </w:r>
      <w:r w:rsidRPr="00A76730">
        <w:rPr>
          <w:rFonts w:ascii="Menlo Regular" w:hAnsi="Menlo Regular" w:cs="Menlo Regular"/>
          <w:color w:val="000000"/>
          <w:sz w:val="22"/>
          <w:szCs w:val="22"/>
          <w:lang w:val="en-GB"/>
        </w:rPr>
        <w:t xml:space="preserve">     =&gt; \$verbosity,</w:t>
      </w:r>
    </w:p>
    <w:p w14:paraId="04C0EB0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7804590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9D96A2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instantiate helper objects</w:t>
      </w:r>
    </w:p>
    <w:p w14:paraId="04CAC5A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$log = Bio::Phylo::Util::Logger-&gt;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720E06F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'-level'</w:t>
      </w:r>
      <w:r w:rsidRPr="00A76730">
        <w:rPr>
          <w:rFonts w:ascii="Menlo Regular" w:hAnsi="Menlo Regular" w:cs="Menlo Regular"/>
          <w:color w:val="000000"/>
          <w:sz w:val="22"/>
          <w:szCs w:val="22"/>
          <w:lang w:val="en-GB"/>
        </w:rPr>
        <w:t xml:space="preserve"> =&gt; $verbosity,</w:t>
      </w:r>
    </w:p>
    <w:p w14:paraId="1F2EF7E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'-class'</w:t>
      </w:r>
      <w:r w:rsidRPr="00A76730">
        <w:rPr>
          <w:rFonts w:ascii="Menlo Regular" w:hAnsi="Menlo Regular" w:cs="Menlo Regular"/>
          <w:color w:val="000000"/>
          <w:sz w:val="22"/>
          <w:szCs w:val="22"/>
          <w:lang w:val="en-GB"/>
        </w:rPr>
        <w:t xml:space="preserve"> =&gt; [ </w:t>
      </w:r>
      <w:r w:rsidRPr="00A76730">
        <w:rPr>
          <w:rFonts w:ascii="Menlo Regular" w:hAnsi="Menlo Regular" w:cs="Menlo Regular"/>
          <w:color w:val="C41A16"/>
          <w:sz w:val="22"/>
          <w:szCs w:val="22"/>
          <w:lang w:val="en-GB"/>
        </w:rPr>
        <w:t>'main'</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'Fingerprint'</w:t>
      </w:r>
      <w:r w:rsidRPr="00A76730">
        <w:rPr>
          <w:rFonts w:ascii="Menlo Regular" w:hAnsi="Menlo Regular" w:cs="Menlo Regular"/>
          <w:color w:val="000000"/>
          <w:sz w:val="22"/>
          <w:szCs w:val="22"/>
          <w:lang w:val="en-GB"/>
        </w:rPr>
        <w:t xml:space="preserve"> ],</w:t>
      </w:r>
    </w:p>
    <w:p w14:paraId="67E8D9E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6AFBE78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EE0ED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print the header</w:t>
      </w:r>
    </w:p>
    <w:p w14:paraId="33BD38F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"image\t"</w:t>
      </w:r>
      <w:r w:rsidRPr="00A76730">
        <w:rPr>
          <w:rFonts w:ascii="Menlo Regular" w:hAnsi="Menlo Regular" w:cs="Menlo Regular"/>
          <w:color w:val="000000"/>
          <w:sz w:val="22"/>
          <w:szCs w:val="22"/>
          <w:lang w:val="en-GB"/>
        </w:rPr>
        <w:t>;</w:t>
      </w:r>
    </w:p>
    <w:p w14:paraId="7D3FE95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$axis ( qw(vert horiz) ) {</w:t>
      </w:r>
    </w:p>
    <w:p w14:paraId="17E6DD7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$color ( qw(red green blue) ) {</w:t>
      </w:r>
    </w:p>
    <w:p w14:paraId="0ECAB649"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$max = $axis </w:t>
      </w:r>
      <w:r w:rsidRPr="00A76730">
        <w:rPr>
          <w:rFonts w:ascii="Menlo Regular" w:hAnsi="Menlo Regular" w:cs="Menlo Regular"/>
          <w:color w:val="AA0D91"/>
          <w:sz w:val="22"/>
          <w:szCs w:val="22"/>
          <w:lang w:val="en-GB"/>
        </w:rPr>
        <w:t>eq</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'horiz'</w:t>
      </w:r>
      <w:r w:rsidRPr="00A76730">
        <w:rPr>
          <w:rFonts w:ascii="Menlo Regular" w:hAnsi="Menlo Regular" w:cs="Menlo Regular"/>
          <w:color w:val="000000"/>
          <w:sz w:val="22"/>
          <w:szCs w:val="22"/>
          <w:lang w:val="en-GB"/>
        </w:rPr>
        <w:t xml:space="preserve"> ? $resolution / </w:t>
      </w:r>
      <w:r w:rsidRPr="00A76730">
        <w:rPr>
          <w:rFonts w:ascii="Menlo Regular" w:hAnsi="Menlo Regular" w:cs="Menlo Regular"/>
          <w:color w:val="1C00CF"/>
          <w:sz w:val="22"/>
          <w:szCs w:val="22"/>
          <w:lang w:val="en-GB"/>
        </w:rPr>
        <w:t>2</w:t>
      </w:r>
      <w:r w:rsidRPr="00A76730">
        <w:rPr>
          <w:rFonts w:ascii="Menlo Regular" w:hAnsi="Menlo Regular" w:cs="Menlo Regular"/>
          <w:color w:val="000000"/>
          <w:sz w:val="22"/>
          <w:szCs w:val="22"/>
          <w:lang w:val="en-GB"/>
        </w:rPr>
        <w:t xml:space="preserve"> : $resolution;</w:t>
      </w:r>
    </w:p>
    <w:p w14:paraId="11BFCDC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 $max ) {</w:t>
      </w:r>
    </w:p>
    <w:p w14:paraId="0645710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"${axis}.${color}.${i}\t"</w:t>
      </w: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tab/>
      </w:r>
    </w:p>
    <w:p w14:paraId="310D11E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5D756D6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7CF35DC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1F62DA6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"category\n"</w:t>
      </w:r>
      <w:r w:rsidRPr="00A76730">
        <w:rPr>
          <w:rFonts w:ascii="Menlo Regular" w:hAnsi="Menlo Regular" w:cs="Menlo Regular"/>
          <w:color w:val="000000"/>
          <w:sz w:val="22"/>
          <w:szCs w:val="22"/>
          <w:lang w:val="en-GB"/>
        </w:rPr>
        <w:t>;</w:t>
      </w:r>
    </w:p>
    <w:p w14:paraId="2E610279"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AA8B51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start reading the images</w:t>
      </w:r>
    </w:p>
    <w:p w14:paraId="153945F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read images from $dir"</w:t>
      </w:r>
      <w:r w:rsidRPr="00A76730">
        <w:rPr>
          <w:rFonts w:ascii="Menlo Regular" w:hAnsi="Menlo Regular" w:cs="Menlo Regular"/>
          <w:color w:val="000000"/>
          <w:sz w:val="22"/>
          <w:szCs w:val="22"/>
          <w:lang w:val="en-GB"/>
        </w:rPr>
        <w:t>);</w:t>
      </w:r>
    </w:p>
    <w:p w14:paraId="513D2D0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opendir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$dh, $dir </w:t>
      </w:r>
      <w:r w:rsidRPr="00A76730">
        <w:rPr>
          <w:rFonts w:ascii="Menlo Regular" w:hAnsi="Menlo Regular" w:cs="Menlo Regular"/>
          <w:color w:val="AA0D91"/>
          <w:sz w:val="22"/>
          <w:szCs w:val="22"/>
          <w:lang w:val="en-GB"/>
        </w:rPr>
        <w:t>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die</w:t>
      </w:r>
      <w:r w:rsidRPr="00A76730">
        <w:rPr>
          <w:rFonts w:ascii="Menlo Regular" w:hAnsi="Menlo Regular" w:cs="Menlo Regular"/>
          <w:color w:val="000000"/>
          <w:sz w:val="22"/>
          <w:szCs w:val="22"/>
          <w:lang w:val="en-GB"/>
        </w:rPr>
        <w:t xml:space="preserve"> $!;</w:t>
      </w:r>
    </w:p>
    <w:p w14:paraId="32F556C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while</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$entry = </w:t>
      </w:r>
      <w:r w:rsidRPr="00A76730">
        <w:rPr>
          <w:rFonts w:ascii="Menlo Regular" w:hAnsi="Menlo Regular" w:cs="Menlo Regular"/>
          <w:color w:val="AA0D91"/>
          <w:sz w:val="22"/>
          <w:szCs w:val="22"/>
          <w:lang w:val="en-GB"/>
        </w:rPr>
        <w:t>readdir</w:t>
      </w:r>
      <w:r w:rsidRPr="00A76730">
        <w:rPr>
          <w:rFonts w:ascii="Menlo Regular" w:hAnsi="Menlo Regular" w:cs="Menlo Regular"/>
          <w:color w:val="000000"/>
          <w:sz w:val="22"/>
          <w:szCs w:val="22"/>
          <w:lang w:val="en-GB"/>
        </w:rPr>
        <w:t xml:space="preserve"> $dh ) {</w:t>
      </w:r>
    </w:p>
    <w:p w14:paraId="090E3BE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21DB8B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only read png files created by splitter.pl</w:t>
      </w:r>
    </w:p>
    <w:p w14:paraId="4943C7C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$entry =~ /(\d+,\d+)\.png/ ) {</w:t>
      </w:r>
    </w:p>
    <w:p w14:paraId="4853F6D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$1;</w:t>
      </w:r>
    </w:p>
    <w:p w14:paraId="58313C8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@row = ( $nucleus );</w:t>
      </w:r>
    </w:p>
    <w:p w14:paraId="73EC814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53295AE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read image</w:t>
      </w:r>
    </w:p>
    <w:p w14:paraId="7490904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$img = Image::Magick-&gt;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68FCD20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@row, make_fingerprint( </w:t>
      </w:r>
    </w:p>
    <w:p w14:paraId="4611704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'file'</w:t>
      </w:r>
      <w:r w:rsidRPr="00A76730">
        <w:rPr>
          <w:rFonts w:ascii="Menlo Regular" w:hAnsi="Menlo Regular" w:cs="Menlo Regular"/>
          <w:color w:val="000000"/>
          <w:sz w:val="22"/>
          <w:szCs w:val="22"/>
          <w:lang w:val="en-GB"/>
        </w:rPr>
        <w:t xml:space="preserve">       =&gt; $dir . </w:t>
      </w:r>
      <w:r w:rsidRPr="00A76730">
        <w:rPr>
          <w:rFonts w:ascii="Menlo Regular" w:hAnsi="Menlo Regular" w:cs="Menlo Regular"/>
          <w:color w:val="C41A16"/>
          <w:sz w:val="22"/>
          <w:szCs w:val="22"/>
          <w:lang w:val="en-GB"/>
        </w:rPr>
        <w:t>'/'</w:t>
      </w:r>
      <w:r w:rsidRPr="00A76730">
        <w:rPr>
          <w:rFonts w:ascii="Menlo Regular" w:hAnsi="Menlo Regular" w:cs="Menlo Regular"/>
          <w:color w:val="000000"/>
          <w:sz w:val="22"/>
          <w:szCs w:val="22"/>
          <w:lang w:val="en-GB"/>
        </w:rPr>
        <w:t xml:space="preserve"> . $entry,</w:t>
      </w:r>
    </w:p>
    <w:p w14:paraId="260CBCD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w:t>
      </w:r>
      <w:r w:rsidRPr="00A76730">
        <w:rPr>
          <w:rFonts w:ascii="Menlo Regular" w:hAnsi="Menlo Regular" w:cs="Menlo Regular"/>
          <w:color w:val="000000"/>
          <w:sz w:val="22"/>
          <w:szCs w:val="22"/>
          <w:lang w:val="en-GB"/>
        </w:rPr>
        <w:t xml:space="preserve"> =&gt; $resolution,</w:t>
      </w:r>
    </w:p>
    <w:p w14:paraId="51B6542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5AC7759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"created fingerprint for $entry"</w:t>
      </w:r>
      <w:r w:rsidRPr="00A76730">
        <w:rPr>
          <w:rFonts w:ascii="Menlo Regular" w:hAnsi="Menlo Regular" w:cs="Menlo Regular"/>
          <w:color w:val="000000"/>
          <w:sz w:val="22"/>
          <w:szCs w:val="22"/>
          <w:lang w:val="en-GB"/>
        </w:rPr>
        <w:t>);</w:t>
      </w:r>
    </w:p>
    <w:p w14:paraId="30F82E9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3C209B9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@row, $category;</w:t>
      </w:r>
    </w:p>
    <w:p w14:paraId="49FED5C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join</w:t>
      </w:r>
      <w:r w:rsidRPr="00A76730">
        <w:rPr>
          <w:rFonts w:ascii="Menlo Regular" w:hAnsi="Menlo Regular" w:cs="Menlo Regular"/>
          <w:color w:val="000000"/>
          <w:sz w:val="22"/>
          <w:szCs w:val="22"/>
          <w:lang w:val="en-GB"/>
        </w:rPr>
        <w:t>(</w:t>
      </w:r>
      <w:r w:rsidRPr="00A76730">
        <w:rPr>
          <w:rFonts w:ascii="Menlo Regular" w:hAnsi="Menlo Regular" w:cs="Menlo Regular"/>
          <w:color w:val="C41A16"/>
          <w:sz w:val="22"/>
          <w:szCs w:val="22"/>
          <w:lang w:val="en-GB"/>
        </w:rPr>
        <w:t>"\t"</w:t>
      </w:r>
      <w:r w:rsidRPr="00A76730">
        <w:rPr>
          <w:rFonts w:ascii="Menlo Regular" w:hAnsi="Menlo Regular" w:cs="Menlo Regular"/>
          <w:color w:val="000000"/>
          <w:sz w:val="22"/>
          <w:szCs w:val="22"/>
          <w:lang w:val="en-GB"/>
        </w:rPr>
        <w:t xml:space="preserve">, @row), </w:t>
      </w:r>
      <w:r w:rsidRPr="00A76730">
        <w:rPr>
          <w:rFonts w:ascii="Menlo Regular" w:hAnsi="Menlo Regular" w:cs="Menlo Regular"/>
          <w:color w:val="C41A16"/>
          <w:sz w:val="22"/>
          <w:szCs w:val="22"/>
          <w:lang w:val="en-GB"/>
        </w:rPr>
        <w:t>"\n"</w:t>
      </w:r>
      <w:r w:rsidRPr="00A76730">
        <w:rPr>
          <w:rFonts w:ascii="Menlo Regular" w:hAnsi="Menlo Regular" w:cs="Menlo Regular"/>
          <w:color w:val="000000"/>
          <w:sz w:val="22"/>
          <w:szCs w:val="22"/>
          <w:lang w:val="en-GB"/>
        </w:rPr>
        <w:t>;</w:t>
      </w:r>
    </w:p>
    <w:p w14:paraId="505C749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r w:rsidRPr="00A76730">
        <w:rPr>
          <w:rFonts w:ascii="Menlo Regular" w:hAnsi="Menlo Regular" w:cs="Menlo Regular"/>
          <w:color w:val="000000"/>
          <w:sz w:val="22"/>
          <w:szCs w:val="22"/>
          <w:lang w:val="en-GB"/>
        </w:rPr>
        <w:tab/>
      </w:r>
    </w:p>
    <w:p w14:paraId="05F2506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br w:type="page"/>
      </w:r>
    </w:p>
    <w:p w14:paraId="3C043193" w14:textId="77777777" w:rsidR="00D16416" w:rsidRPr="00A76730" w:rsidRDefault="00D16416" w:rsidP="0058344F">
      <w:pPr>
        <w:pStyle w:val="Kop4"/>
        <w:numPr>
          <w:ilvl w:val="2"/>
          <w:numId w:val="20"/>
          <w:numberingChange w:id="312" w:author="Rutger Vos" w:date="2014-05-22T10:58:00Z" w:original="%1:1:0:.%2:4:0:.%3:5:0:."/>
        </w:numPr>
        <w:rPr>
          <w:lang w:val="en-GB"/>
        </w:rPr>
      </w:pPr>
      <w:bookmarkStart w:id="313" w:name="_Toc262217680"/>
      <w:r w:rsidRPr="00A76730">
        <w:rPr>
          <w:lang w:val="en-GB"/>
        </w:rPr>
        <w:t>traindata2.pl</w:t>
      </w:r>
      <w:r w:rsidR="009F6D98" w:rsidRPr="00A76730">
        <w:rPr>
          <w:lang w:val="en-GB"/>
        </w:rPr>
        <w:t xml:space="preserve"> </w:t>
      </w:r>
      <w:r w:rsidR="003E59CF">
        <w:rPr>
          <w:lang w:val="en-GB"/>
        </w:rPr>
        <w:t>[22</w:t>
      </w:r>
      <w:r w:rsidR="00CB774B" w:rsidRPr="00A76730">
        <w:rPr>
          <w:lang w:val="en-GB"/>
        </w:rPr>
        <w:t>]</w:t>
      </w:r>
      <w:bookmarkEnd w:id="313"/>
    </w:p>
    <w:p w14:paraId="07EEB54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#!/usr/bin/perl</w:t>
      </w:r>
    </w:p>
    <w:p w14:paraId="6BAD8609"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strict;</w:t>
      </w:r>
    </w:p>
    <w:p w14:paraId="7AFC034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warnings;</w:t>
      </w:r>
    </w:p>
    <w:p w14:paraId="311685F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Getopt::Long;</w:t>
      </w:r>
    </w:p>
    <w:p w14:paraId="481D75F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Fingerprint </w:t>
      </w:r>
      <w:r w:rsidRPr="00A76730">
        <w:rPr>
          <w:rFonts w:ascii="Menlo Regular" w:hAnsi="Menlo Regular" w:cs="Menlo Regular"/>
          <w:color w:val="C41A16"/>
          <w:sz w:val="22"/>
          <w:szCs w:val="22"/>
          <w:lang w:val="en-GB"/>
        </w:rPr>
        <w:t>'make_fingerprint'</w:t>
      </w:r>
      <w:r w:rsidRPr="00A76730">
        <w:rPr>
          <w:rFonts w:ascii="Menlo Regular" w:hAnsi="Menlo Regular" w:cs="Menlo Regular"/>
          <w:color w:val="000000"/>
          <w:sz w:val="22"/>
          <w:szCs w:val="22"/>
          <w:lang w:val="en-GB"/>
        </w:rPr>
        <w:t>;</w:t>
      </w:r>
    </w:p>
    <w:p w14:paraId="2D42A75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Bio::Phylo::Util::Logger </w:t>
      </w:r>
      <w:r w:rsidRPr="00A76730">
        <w:rPr>
          <w:rFonts w:ascii="Menlo Regular" w:hAnsi="Menlo Regular" w:cs="Menlo Regular"/>
          <w:color w:val="C41A16"/>
          <w:sz w:val="22"/>
          <w:szCs w:val="22"/>
          <w:lang w:val="en-GB"/>
        </w:rPr>
        <w:t>':levels'</w:t>
      </w:r>
      <w:r w:rsidRPr="00A76730">
        <w:rPr>
          <w:rFonts w:ascii="Menlo Regular" w:hAnsi="Menlo Regular" w:cs="Menlo Regular"/>
          <w:color w:val="000000"/>
          <w:sz w:val="22"/>
          <w:szCs w:val="22"/>
          <w:lang w:val="en-GB"/>
        </w:rPr>
        <w:t>;</w:t>
      </w:r>
    </w:p>
    <w:p w14:paraId="711BB4E9"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4EF840D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process command line arguments</w:t>
      </w:r>
    </w:p>
    <w:p w14:paraId="24DC24B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$verbosity = WARN;</w:t>
      </w:r>
    </w:p>
    <w:p w14:paraId="2C7850B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$resolution = </w:t>
      </w:r>
      <w:r w:rsidRPr="00A76730">
        <w:rPr>
          <w:rFonts w:ascii="Menlo Regular" w:hAnsi="Menlo Regular" w:cs="Menlo Regular"/>
          <w:color w:val="1C00CF"/>
          <w:sz w:val="22"/>
          <w:szCs w:val="22"/>
          <w:lang w:val="en-GB"/>
        </w:rPr>
        <w:t>50</w:t>
      </w:r>
      <w:r w:rsidRPr="00A76730">
        <w:rPr>
          <w:rFonts w:ascii="Menlo Regular" w:hAnsi="Menlo Regular" w:cs="Menlo Regular"/>
          <w:color w:val="000000"/>
          <w:sz w:val="22"/>
          <w:szCs w:val="22"/>
          <w:lang w:val="en-GB"/>
        </w:rPr>
        <w:t>;</w:t>
      </w:r>
    </w:p>
    <w:p w14:paraId="1EBCB7E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$dir;</w:t>
      </w:r>
    </w:p>
    <w:p w14:paraId="48E8AAD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$category;</w:t>
      </w:r>
    </w:p>
    <w:p w14:paraId="20EF706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GetOptions(</w:t>
      </w:r>
    </w:p>
    <w:p w14:paraId="1CB7AE8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'category=i'</w:t>
      </w:r>
      <w:r w:rsidRPr="00A76730">
        <w:rPr>
          <w:rFonts w:ascii="Menlo Regular" w:hAnsi="Menlo Regular" w:cs="Menlo Regular"/>
          <w:color w:val="000000"/>
          <w:sz w:val="22"/>
          <w:szCs w:val="22"/>
          <w:lang w:val="en-GB"/>
        </w:rPr>
        <w:t xml:space="preserve">   =&gt; \$category,</w:t>
      </w:r>
    </w:p>
    <w:p w14:paraId="4DB04B9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'resolution=i'</w:t>
      </w:r>
      <w:r w:rsidRPr="00A76730">
        <w:rPr>
          <w:rFonts w:ascii="Menlo Regular" w:hAnsi="Menlo Regular" w:cs="Menlo Regular"/>
          <w:color w:val="000000"/>
          <w:sz w:val="22"/>
          <w:szCs w:val="22"/>
          <w:lang w:val="en-GB"/>
        </w:rPr>
        <w:t xml:space="preserve"> =&gt; \$resolution,</w:t>
      </w:r>
    </w:p>
    <w:p w14:paraId="7F5096B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'dir=s'</w:t>
      </w:r>
      <w:r w:rsidRPr="00A76730">
        <w:rPr>
          <w:rFonts w:ascii="Menlo Regular" w:hAnsi="Menlo Regular" w:cs="Menlo Regular"/>
          <w:color w:val="000000"/>
          <w:sz w:val="22"/>
          <w:szCs w:val="22"/>
          <w:lang w:val="en-GB"/>
        </w:rPr>
        <w:t xml:space="preserve">        =&gt; \$dir,</w:t>
      </w:r>
    </w:p>
    <w:p w14:paraId="51B24FB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'verbose+'</w:t>
      </w:r>
      <w:r w:rsidRPr="00A76730">
        <w:rPr>
          <w:rFonts w:ascii="Menlo Regular" w:hAnsi="Menlo Regular" w:cs="Menlo Regular"/>
          <w:color w:val="000000"/>
          <w:sz w:val="22"/>
          <w:szCs w:val="22"/>
          <w:lang w:val="en-GB"/>
        </w:rPr>
        <w:t xml:space="preserve">     =&gt; \$verbosity,</w:t>
      </w:r>
    </w:p>
    <w:p w14:paraId="40A998C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45567D4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100F9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instantiate helper objects</w:t>
      </w:r>
    </w:p>
    <w:p w14:paraId="5D32D9B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$log = Bio::Phylo::Util::Logger-&gt;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02D619D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'-level'</w:t>
      </w:r>
      <w:r w:rsidRPr="00A76730">
        <w:rPr>
          <w:rFonts w:ascii="Menlo Regular" w:hAnsi="Menlo Regular" w:cs="Menlo Regular"/>
          <w:color w:val="000000"/>
          <w:sz w:val="22"/>
          <w:szCs w:val="22"/>
          <w:lang w:val="en-GB"/>
        </w:rPr>
        <w:t xml:space="preserve"> =&gt; $verbosity,</w:t>
      </w:r>
    </w:p>
    <w:p w14:paraId="6AAB26D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'-class'</w:t>
      </w:r>
      <w:r w:rsidRPr="00A76730">
        <w:rPr>
          <w:rFonts w:ascii="Menlo Regular" w:hAnsi="Menlo Regular" w:cs="Menlo Regular"/>
          <w:color w:val="000000"/>
          <w:sz w:val="22"/>
          <w:szCs w:val="22"/>
          <w:lang w:val="en-GB"/>
        </w:rPr>
        <w:t xml:space="preserve"> =&gt; [ </w:t>
      </w:r>
      <w:r w:rsidRPr="00A76730">
        <w:rPr>
          <w:rFonts w:ascii="Menlo Regular" w:hAnsi="Menlo Regular" w:cs="Menlo Regular"/>
          <w:color w:val="C41A16"/>
          <w:sz w:val="22"/>
          <w:szCs w:val="22"/>
          <w:lang w:val="en-GB"/>
        </w:rPr>
        <w:t>'main'</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'Fingerprint'</w:t>
      </w:r>
      <w:r w:rsidRPr="00A76730">
        <w:rPr>
          <w:rFonts w:ascii="Menlo Regular" w:hAnsi="Menlo Regular" w:cs="Menlo Regular"/>
          <w:color w:val="000000"/>
          <w:sz w:val="22"/>
          <w:szCs w:val="22"/>
          <w:lang w:val="en-GB"/>
        </w:rPr>
        <w:t xml:space="preserve"> ],</w:t>
      </w:r>
    </w:p>
    <w:p w14:paraId="42FD49F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0A0A728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4DD76B1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print the header</w:t>
      </w:r>
    </w:p>
    <w:p w14:paraId="5C3371D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"image\t"</w:t>
      </w:r>
      <w:r w:rsidRPr="00A76730">
        <w:rPr>
          <w:rFonts w:ascii="Menlo Regular" w:hAnsi="Menlo Regular" w:cs="Menlo Regular"/>
          <w:color w:val="000000"/>
          <w:sz w:val="22"/>
          <w:szCs w:val="22"/>
          <w:lang w:val="en-GB"/>
        </w:rPr>
        <w:t>;</w:t>
      </w:r>
    </w:p>
    <w:p w14:paraId="3CA26EC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$axis ( qw(vert horiz) ) {</w:t>
      </w:r>
    </w:p>
    <w:p w14:paraId="3E810BA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$color ( qw(red green blue) ) {</w:t>
      </w:r>
    </w:p>
    <w:p w14:paraId="77A80DE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$max = $axis </w:t>
      </w:r>
      <w:r w:rsidRPr="00A76730">
        <w:rPr>
          <w:rFonts w:ascii="Menlo Regular" w:hAnsi="Menlo Regular" w:cs="Menlo Regular"/>
          <w:color w:val="AA0D91"/>
          <w:sz w:val="22"/>
          <w:szCs w:val="22"/>
          <w:lang w:val="en-GB"/>
        </w:rPr>
        <w:t>eq</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'horiz'</w:t>
      </w:r>
      <w:r w:rsidRPr="00A76730">
        <w:rPr>
          <w:rFonts w:ascii="Menlo Regular" w:hAnsi="Menlo Regular" w:cs="Menlo Regular"/>
          <w:color w:val="000000"/>
          <w:sz w:val="22"/>
          <w:szCs w:val="22"/>
          <w:lang w:val="en-GB"/>
        </w:rPr>
        <w:t xml:space="preserve"> ? $resolution / </w:t>
      </w:r>
      <w:r w:rsidRPr="00A76730">
        <w:rPr>
          <w:rFonts w:ascii="Menlo Regular" w:hAnsi="Menlo Regular" w:cs="Menlo Regular"/>
          <w:color w:val="1C00CF"/>
          <w:sz w:val="22"/>
          <w:szCs w:val="22"/>
          <w:lang w:val="en-GB"/>
        </w:rPr>
        <w:t>2</w:t>
      </w:r>
      <w:r w:rsidRPr="00A76730">
        <w:rPr>
          <w:rFonts w:ascii="Menlo Regular" w:hAnsi="Menlo Regular" w:cs="Menlo Regular"/>
          <w:color w:val="000000"/>
          <w:sz w:val="22"/>
          <w:szCs w:val="22"/>
          <w:lang w:val="en-GB"/>
        </w:rPr>
        <w:t xml:space="preserve"> : $resolution;</w:t>
      </w:r>
    </w:p>
    <w:p w14:paraId="052B59A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 $max ) {</w:t>
      </w:r>
    </w:p>
    <w:p w14:paraId="6B1A13D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"${axis}.${color}.${i}\t"</w:t>
      </w: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tab/>
      </w:r>
    </w:p>
    <w:p w14:paraId="6277C1D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27556CA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1335A73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0C5DE34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"category\n"</w:t>
      </w:r>
      <w:r w:rsidRPr="00A76730">
        <w:rPr>
          <w:rFonts w:ascii="Menlo Regular" w:hAnsi="Menlo Regular" w:cs="Menlo Regular"/>
          <w:color w:val="000000"/>
          <w:sz w:val="22"/>
          <w:szCs w:val="22"/>
          <w:lang w:val="en-GB"/>
        </w:rPr>
        <w:t>;</w:t>
      </w:r>
    </w:p>
    <w:p w14:paraId="08E5920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A210CC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start reading the images</w:t>
      </w:r>
    </w:p>
    <w:p w14:paraId="10F5465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read images from $dir"</w:t>
      </w:r>
      <w:r w:rsidRPr="00A76730">
        <w:rPr>
          <w:rFonts w:ascii="Menlo Regular" w:hAnsi="Menlo Regular" w:cs="Menlo Regular"/>
          <w:color w:val="000000"/>
          <w:sz w:val="22"/>
          <w:szCs w:val="22"/>
          <w:lang w:val="en-GB"/>
        </w:rPr>
        <w:t>);</w:t>
      </w:r>
    </w:p>
    <w:p w14:paraId="2C98CCC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opendir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$dh, $dir </w:t>
      </w:r>
      <w:r w:rsidRPr="00A76730">
        <w:rPr>
          <w:rFonts w:ascii="Menlo Regular" w:hAnsi="Menlo Regular" w:cs="Menlo Regular"/>
          <w:color w:val="AA0D91"/>
          <w:sz w:val="22"/>
          <w:szCs w:val="22"/>
          <w:lang w:val="en-GB"/>
        </w:rPr>
        <w:t>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die</w:t>
      </w:r>
      <w:r w:rsidRPr="00A76730">
        <w:rPr>
          <w:rFonts w:ascii="Menlo Regular" w:hAnsi="Menlo Regular" w:cs="Menlo Regular"/>
          <w:color w:val="000000"/>
          <w:sz w:val="22"/>
          <w:szCs w:val="22"/>
          <w:lang w:val="en-GB"/>
        </w:rPr>
        <w:t xml:space="preserve"> $!;</w:t>
      </w:r>
    </w:p>
    <w:p w14:paraId="7CF4BF3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while</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$entry = </w:t>
      </w:r>
      <w:r w:rsidRPr="00A76730">
        <w:rPr>
          <w:rFonts w:ascii="Menlo Regular" w:hAnsi="Menlo Regular" w:cs="Menlo Regular"/>
          <w:color w:val="AA0D91"/>
          <w:sz w:val="22"/>
          <w:szCs w:val="22"/>
          <w:lang w:val="en-GB"/>
        </w:rPr>
        <w:t>readdir</w:t>
      </w:r>
      <w:r w:rsidRPr="00A76730">
        <w:rPr>
          <w:rFonts w:ascii="Menlo Regular" w:hAnsi="Menlo Regular" w:cs="Menlo Regular"/>
          <w:color w:val="000000"/>
          <w:sz w:val="22"/>
          <w:szCs w:val="22"/>
          <w:lang w:val="en-GB"/>
        </w:rPr>
        <w:t xml:space="preserve"> $dh ) {</w:t>
      </w:r>
    </w:p>
    <w:p w14:paraId="5458816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26990A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only read png files created by splitter.pl</w:t>
      </w:r>
    </w:p>
    <w:p w14:paraId="06DF4C0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$entry =~ /(\d+,?\d*)\.png/ ) {</w:t>
      </w:r>
    </w:p>
    <w:p w14:paraId="3F73AD7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$1;</w:t>
      </w:r>
    </w:p>
    <w:p w14:paraId="53D16AD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@row = ( $nucleus );</w:t>
      </w:r>
    </w:p>
    <w:p w14:paraId="23FBB88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0AE3F74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read image</w:t>
      </w:r>
    </w:p>
    <w:p w14:paraId="6691400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$img = Image::Magick-&gt;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6D51DDA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@row, make_fingerprint( </w:t>
      </w:r>
    </w:p>
    <w:p w14:paraId="78B02CD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'file'</w:t>
      </w:r>
      <w:r w:rsidRPr="00A76730">
        <w:rPr>
          <w:rFonts w:ascii="Menlo Regular" w:hAnsi="Menlo Regular" w:cs="Menlo Regular"/>
          <w:color w:val="000000"/>
          <w:sz w:val="22"/>
          <w:szCs w:val="22"/>
          <w:lang w:val="en-GB"/>
        </w:rPr>
        <w:t xml:space="preserve">       =&gt; $dir . </w:t>
      </w:r>
      <w:r w:rsidRPr="00A76730">
        <w:rPr>
          <w:rFonts w:ascii="Menlo Regular" w:hAnsi="Menlo Regular" w:cs="Menlo Regular"/>
          <w:color w:val="C41A16"/>
          <w:sz w:val="22"/>
          <w:szCs w:val="22"/>
          <w:lang w:val="en-GB"/>
        </w:rPr>
        <w:t>'/'</w:t>
      </w:r>
      <w:r w:rsidRPr="00A76730">
        <w:rPr>
          <w:rFonts w:ascii="Menlo Regular" w:hAnsi="Menlo Regular" w:cs="Menlo Regular"/>
          <w:color w:val="000000"/>
          <w:sz w:val="22"/>
          <w:szCs w:val="22"/>
          <w:lang w:val="en-GB"/>
        </w:rPr>
        <w:t xml:space="preserve"> . $entry,</w:t>
      </w:r>
    </w:p>
    <w:p w14:paraId="19B5661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w:t>
      </w:r>
      <w:r w:rsidRPr="00A76730">
        <w:rPr>
          <w:rFonts w:ascii="Menlo Regular" w:hAnsi="Menlo Regular" w:cs="Menlo Regular"/>
          <w:color w:val="000000"/>
          <w:sz w:val="22"/>
          <w:szCs w:val="22"/>
          <w:lang w:val="en-GB"/>
        </w:rPr>
        <w:t xml:space="preserve"> =&gt; $resolution,</w:t>
      </w:r>
    </w:p>
    <w:p w14:paraId="5F19369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654F792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"created fingerprint for $entry"</w:t>
      </w:r>
      <w:r w:rsidRPr="00A76730">
        <w:rPr>
          <w:rFonts w:ascii="Menlo Regular" w:hAnsi="Menlo Regular" w:cs="Menlo Regular"/>
          <w:color w:val="000000"/>
          <w:sz w:val="22"/>
          <w:szCs w:val="22"/>
          <w:lang w:val="en-GB"/>
        </w:rPr>
        <w:t>);</w:t>
      </w:r>
    </w:p>
    <w:p w14:paraId="34E869A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532AB969"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@row, $category;</w:t>
      </w:r>
    </w:p>
    <w:p w14:paraId="2917C76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join</w:t>
      </w:r>
      <w:r w:rsidRPr="00A76730">
        <w:rPr>
          <w:rFonts w:ascii="Menlo Regular" w:hAnsi="Menlo Regular" w:cs="Menlo Regular"/>
          <w:color w:val="000000"/>
          <w:sz w:val="22"/>
          <w:szCs w:val="22"/>
          <w:lang w:val="en-GB"/>
        </w:rPr>
        <w:t>(</w:t>
      </w:r>
      <w:r w:rsidRPr="00A76730">
        <w:rPr>
          <w:rFonts w:ascii="Menlo Regular" w:hAnsi="Menlo Regular" w:cs="Menlo Regular"/>
          <w:color w:val="C41A16"/>
          <w:sz w:val="22"/>
          <w:szCs w:val="22"/>
          <w:lang w:val="en-GB"/>
        </w:rPr>
        <w:t>"\t"</w:t>
      </w:r>
      <w:r w:rsidRPr="00A76730">
        <w:rPr>
          <w:rFonts w:ascii="Menlo Regular" w:hAnsi="Menlo Regular" w:cs="Menlo Regular"/>
          <w:color w:val="000000"/>
          <w:sz w:val="22"/>
          <w:szCs w:val="22"/>
          <w:lang w:val="en-GB"/>
        </w:rPr>
        <w:t xml:space="preserve">, @row), </w:t>
      </w:r>
      <w:r w:rsidRPr="00A76730">
        <w:rPr>
          <w:rFonts w:ascii="Menlo Regular" w:hAnsi="Menlo Regular" w:cs="Menlo Regular"/>
          <w:color w:val="C41A16"/>
          <w:sz w:val="22"/>
          <w:szCs w:val="22"/>
          <w:lang w:val="en-GB"/>
        </w:rPr>
        <w:t>"\n"</w:t>
      </w:r>
      <w:r w:rsidRPr="00A76730">
        <w:rPr>
          <w:rFonts w:ascii="Menlo Regular" w:hAnsi="Menlo Regular" w:cs="Menlo Regular"/>
          <w:color w:val="000000"/>
          <w:sz w:val="22"/>
          <w:szCs w:val="22"/>
          <w:lang w:val="en-GB"/>
        </w:rPr>
        <w:t>;</w:t>
      </w:r>
    </w:p>
    <w:p w14:paraId="1048FD6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r w:rsidRPr="00A76730">
        <w:rPr>
          <w:rFonts w:ascii="Menlo Regular" w:hAnsi="Menlo Regular" w:cs="Menlo Regular"/>
          <w:color w:val="000000"/>
          <w:sz w:val="22"/>
          <w:szCs w:val="22"/>
          <w:lang w:val="en-GB"/>
        </w:rPr>
        <w:tab/>
      </w:r>
    </w:p>
    <w:p w14:paraId="5B2F1DF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br w:type="page"/>
      </w:r>
    </w:p>
    <w:p w14:paraId="399E08CA" w14:textId="77777777" w:rsidR="00E232EB" w:rsidRPr="00A76730" w:rsidRDefault="00E232EB" w:rsidP="0058344F">
      <w:pPr>
        <w:pStyle w:val="Kop3"/>
        <w:numPr>
          <w:ilvl w:val="1"/>
          <w:numId w:val="20"/>
          <w:numberingChange w:id="314" w:author="Rutger Vos" w:date="2014-05-22T10:58:00Z" w:original="%1:1:0:.%2:5:0:."/>
        </w:numPr>
        <w:rPr>
          <w:lang w:val="en-GB"/>
        </w:rPr>
      </w:pPr>
      <w:bookmarkStart w:id="315" w:name="_Toc262217681"/>
      <w:r w:rsidRPr="00A76730">
        <w:rPr>
          <w:lang w:val="en-GB"/>
        </w:rPr>
        <w:t>Python for training</w:t>
      </w:r>
      <w:bookmarkEnd w:id="315"/>
    </w:p>
    <w:p w14:paraId="7EC408B8" w14:textId="77777777" w:rsidR="00FD6B4C" w:rsidRDefault="00611BD1" w:rsidP="0058344F">
      <w:pPr>
        <w:pStyle w:val="Kop4"/>
        <w:numPr>
          <w:ilvl w:val="2"/>
          <w:numId w:val="20"/>
          <w:numberingChange w:id="316" w:author="Rutger Vos" w:date="2014-05-22T10:58:00Z" w:original="%1:1:0:.%2:5:0:.%3:1:0:."/>
        </w:numPr>
        <w:rPr>
          <w:lang w:val="en-GB"/>
        </w:rPr>
      </w:pPr>
      <w:bookmarkStart w:id="317" w:name="_Toc262217682"/>
      <w:r>
        <w:rPr>
          <w:lang w:val="en-GB"/>
        </w:rPr>
        <w:t>Add_columns</w:t>
      </w:r>
      <w:r w:rsidR="00DD32F7" w:rsidRPr="00A76730">
        <w:rPr>
          <w:lang w:val="en-GB"/>
        </w:rPr>
        <w:t>.py</w:t>
      </w:r>
      <w:bookmarkEnd w:id="317"/>
    </w:p>
    <w:p w14:paraId="418F64C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os</w:t>
      </w:r>
    </w:p>
    <w:p w14:paraId="351A93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79CEB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#Collect all tsv files and save the names in files.txt</w:t>
      </w:r>
    </w:p>
    <w:p w14:paraId="3A03CA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os.system(</w:t>
      </w:r>
      <w:r w:rsidRPr="00611BD1">
        <w:rPr>
          <w:rFonts w:ascii="Menlo Regular" w:hAnsi="Menlo Regular" w:cs="Menlo Regular"/>
          <w:color w:val="C41A16"/>
          <w:sz w:val="22"/>
          <w:szCs w:val="22"/>
          <w:lang w:val="en-US"/>
        </w:rPr>
        <w:t>"ls | egrep '.tsv' &gt; files.txt"</w:t>
      </w:r>
      <w:r w:rsidRPr="00611BD1">
        <w:rPr>
          <w:rFonts w:ascii="Menlo Regular" w:hAnsi="Menlo Regular" w:cs="Menlo Regular"/>
          <w:color w:val="000000"/>
          <w:sz w:val="22"/>
          <w:szCs w:val="22"/>
          <w:lang w:val="en-US"/>
        </w:rPr>
        <w:t>)</w:t>
      </w:r>
    </w:p>
    <w:p w14:paraId="3E785B4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A53BE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creating the variables</w:t>
      </w:r>
    </w:p>
    <w:p w14:paraId="69C564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create_variables():</w:t>
      </w:r>
    </w:p>
    <w:p w14:paraId="54A7DB8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#Read the names of the tsv files and save them as a list in python</w:t>
      </w:r>
    </w:p>
    <w:p w14:paraId="469E06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files = open(</w:t>
      </w:r>
      <w:r w:rsidRPr="00611BD1">
        <w:rPr>
          <w:rFonts w:ascii="Menlo Regular" w:hAnsi="Menlo Regular" w:cs="Menlo Regular"/>
          <w:color w:val="C41A16"/>
          <w:sz w:val="22"/>
          <w:szCs w:val="22"/>
          <w:lang w:val="en-US"/>
        </w:rPr>
        <w:t>"files.txt"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).readlines()</w:t>
      </w:r>
    </w:p>
    <w:p w14:paraId="377A1BE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28E7CE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variables</w:t>
      </w:r>
    </w:p>
    <w:p w14:paraId="0F59DA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number = len(files)</w:t>
      </w:r>
    </w:p>
    <w:p w14:paraId="052E5E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header = []</w:t>
      </w:r>
    </w:p>
    <w:p w14:paraId="5EF1E4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out_list = []</w:t>
      </w:r>
    </w:p>
    <w:p w14:paraId="00DD355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0</w:t>
      </w:r>
    </w:p>
    <w:p w14:paraId="4154AC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maxi = </w:t>
      </w:r>
      <w:r w:rsidRPr="00611BD1">
        <w:rPr>
          <w:rFonts w:ascii="Menlo Regular" w:hAnsi="Menlo Regular" w:cs="Menlo Regular"/>
          <w:color w:val="1C00CF"/>
          <w:sz w:val="22"/>
          <w:szCs w:val="22"/>
          <w:lang w:val="en-US"/>
        </w:rPr>
        <w:t>0</w:t>
      </w:r>
    </w:p>
    <w:p w14:paraId="6865507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11CDB5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create_output_list function</w:t>
      </w:r>
    </w:p>
    <w:p w14:paraId="1BB91D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create_output_list(number, header, out_list ,files, counter, maxi)</w:t>
      </w:r>
    </w:p>
    <w:p w14:paraId="27BB4E6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7BB71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creating the output lists</w:t>
      </w:r>
    </w:p>
    <w:p w14:paraId="4D0B87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create_output_list(number, header, out_list, files, counter, maxi):</w:t>
      </w:r>
    </w:p>
    <w:p w14:paraId="4E47A7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information to the output lists</w:t>
      </w:r>
    </w:p>
    <w:p w14:paraId="2E030D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q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46170F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out_list.append(</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7DCC7B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header.append(</w:t>
      </w:r>
      <w:r w:rsidRPr="00611BD1">
        <w:rPr>
          <w:rFonts w:ascii="Menlo Regular" w:hAnsi="Menlo Regular" w:cs="Menlo Regular"/>
          <w:color w:val="C41A16"/>
          <w:sz w:val="22"/>
          <w:szCs w:val="22"/>
          <w:lang w:val="en-US"/>
        </w:rPr>
        <w:t>"C%s"</w:t>
      </w:r>
      <w:r w:rsidRPr="00611BD1">
        <w:rPr>
          <w:rFonts w:ascii="Menlo Regular" w:hAnsi="Menlo Regular" w:cs="Menlo Regular"/>
          <w:color w:val="000000"/>
          <w:sz w:val="22"/>
          <w:szCs w:val="22"/>
          <w:lang w:val="en-US"/>
        </w:rPr>
        <w:t>%(q</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28B6581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change_files function</w:t>
      </w:r>
    </w:p>
    <w:p w14:paraId="765E44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change_files(header, out_list, number ,files, counter, maxi)</w:t>
      </w:r>
    </w:p>
    <w:p w14:paraId="1976835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298A9D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#Functin for changing the files. This function will add the columns to the files.</w:t>
      </w:r>
    </w:p>
    <w:p w14:paraId="65B8A12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change_files(header, out_list, number, files, counter, maxi):</w:t>
      </w:r>
    </w:p>
    <w:p w14:paraId="770A4A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list of files</w:t>
      </w:r>
    </w:p>
    <w:p w14:paraId="60E93B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x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6E8BD4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an output file</w:t>
      </w:r>
    </w:p>
    <w:p w14:paraId="0560CD2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y = files[x].strip()</w:t>
      </w:r>
    </w:p>
    <w:p w14:paraId="6DAB72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name = y.split(</w:t>
      </w:r>
      <w:r w:rsidRPr="00611BD1">
        <w:rPr>
          <w:rFonts w:ascii="Menlo Regular" w:hAnsi="Menlo Regular" w:cs="Menlo Regular"/>
          <w:color w:val="C41A16"/>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C41A16"/>
          <w:sz w:val="22"/>
          <w:szCs w:val="22"/>
          <w:lang w:val="en-US"/>
        </w:rPr>
        <w:t>"_new.tsv"</w:t>
      </w:r>
    </w:p>
    <w:p w14:paraId="6542C2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 = open(name, </w:t>
      </w:r>
      <w:r w:rsidRPr="00611BD1">
        <w:rPr>
          <w:rFonts w:ascii="Menlo Regular" w:hAnsi="Menlo Regular" w:cs="Menlo Regular"/>
          <w:color w:val="1C00CF"/>
          <w:sz w:val="22"/>
          <w:szCs w:val="22"/>
          <w:lang w:val="en-US"/>
        </w:rPr>
        <w:t>'a'</w:t>
      </w:r>
      <w:r w:rsidRPr="00611BD1">
        <w:rPr>
          <w:rFonts w:ascii="Menlo Regular" w:hAnsi="Menlo Regular" w:cs="Menlo Regular"/>
          <w:color w:val="000000"/>
          <w:sz w:val="22"/>
          <w:szCs w:val="22"/>
          <w:lang w:val="en-US"/>
        </w:rPr>
        <w:t>)</w:t>
      </w:r>
    </w:p>
    <w:p w14:paraId="4D37EB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#Read the content of the file, save it as a list</w:t>
      </w:r>
    </w:p>
    <w:p w14:paraId="7563629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z = open(y,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).readlines()</w:t>
      </w:r>
    </w:p>
    <w:p w14:paraId="00CA96E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list of content</w:t>
      </w:r>
    </w:p>
    <w:p w14:paraId="770CA1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a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range(len(z)):</w:t>
      </w:r>
    </w:p>
    <w:p w14:paraId="3AA1FC7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variables, b is the content list, i is the output list</w:t>
      </w:r>
    </w:p>
    <w:p w14:paraId="735FA8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 = z[a].split(</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37DFF5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b[:</w:t>
      </w:r>
      <w:r w:rsidRPr="00611BD1">
        <w:rPr>
          <w:rFonts w:ascii="Menlo Regular" w:hAnsi="Menlo Regular" w:cs="Menlo Regular"/>
          <w:color w:val="1C00CF"/>
          <w:sz w:val="22"/>
          <w:szCs w:val="22"/>
          <w:lang w:val="en-US"/>
        </w:rPr>
        <w:t>-2</w:t>
      </w:r>
      <w:r w:rsidRPr="00611BD1">
        <w:rPr>
          <w:rFonts w:ascii="Menlo Regular" w:hAnsi="Menlo Regular" w:cs="Menlo Regular"/>
          <w:color w:val="000000"/>
          <w:sz w:val="22"/>
          <w:szCs w:val="22"/>
          <w:lang w:val="en-US"/>
        </w:rPr>
        <w:t>]</w:t>
      </w:r>
    </w:p>
    <w:p w14:paraId="25DE9BB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a is 0, it is the header</w:t>
      </w:r>
    </w:p>
    <w:p w14:paraId="6808BC3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a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322919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the header list to the output list</w:t>
      </w:r>
    </w:p>
    <w:p w14:paraId="6DBE01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c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2D4CCF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i.append(header[c])</w:t>
      </w:r>
    </w:p>
    <w:p w14:paraId="76BED5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the content of the output list to the output file</w:t>
      </w:r>
    </w:p>
    <w:p w14:paraId="1206EE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d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i:</w:t>
      </w:r>
    </w:p>
    <w:p w14:paraId="2EEE377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output.write(d.strip() + </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03D25E2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#After looping through the output list write an enter to the output file.</w:t>
      </w:r>
    </w:p>
    <w:p w14:paraId="3873693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3E985BC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a is not 0 it is a normal line</w:t>
      </w:r>
    </w:p>
    <w:p w14:paraId="760540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428A2C9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the counter (=file number) is equal to x, column x gets an 1</w:t>
      </w:r>
    </w:p>
    <w:p w14:paraId="49DDDF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counter == x:</w:t>
      </w:r>
    </w:p>
    <w:p w14:paraId="5FD7A74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out_list[x] = </w:t>
      </w:r>
      <w:r w:rsidRPr="00611BD1">
        <w:rPr>
          <w:rFonts w:ascii="Menlo Regular" w:hAnsi="Menlo Regular" w:cs="Menlo Regular"/>
          <w:color w:val="1C00CF"/>
          <w:sz w:val="22"/>
          <w:szCs w:val="22"/>
          <w:lang w:val="en-US"/>
        </w:rPr>
        <w:t>1</w:t>
      </w:r>
    </w:p>
    <w:p w14:paraId="6F393F8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#Otherwise it keeps a 0</w:t>
      </w:r>
    </w:p>
    <w:p w14:paraId="024838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27BDA0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pass</w:t>
      </w:r>
    </w:p>
    <w:p w14:paraId="30C774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the list of -1's (and 1's for column x == counter) to the output list</w:t>
      </w:r>
    </w:p>
    <w:p w14:paraId="6ED92E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f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1CE7FC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i.append(out_list[f])</w:t>
      </w:r>
    </w:p>
    <w:p w14:paraId="0AD44BD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the contentn of the output list to the output file</w:t>
      </w:r>
    </w:p>
    <w:p w14:paraId="0D6E414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g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i:</w:t>
      </w:r>
    </w:p>
    <w:p w14:paraId="59CB60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"%s\t"</w:t>
      </w:r>
      <w:r w:rsidRPr="00611BD1">
        <w:rPr>
          <w:rFonts w:ascii="Menlo Regular" w:hAnsi="Menlo Regular" w:cs="Menlo Regular"/>
          <w:color w:val="000000"/>
          <w:sz w:val="22"/>
          <w:szCs w:val="22"/>
          <w:lang w:val="en-US"/>
        </w:rPr>
        <w:t xml:space="preserve"> %(g))</w:t>
      </w:r>
    </w:p>
    <w:p w14:paraId="6A4651B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#After looping through the output list write an entr to the output file.</w:t>
      </w:r>
    </w:p>
    <w:p w14:paraId="26BA65F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57E5EE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#Search to the hights number of columns</w:t>
      </w:r>
    </w:p>
    <w:p w14:paraId="2AEDFD9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maxi &lt; len(i):</w:t>
      </w:r>
    </w:p>
    <w:p w14:paraId="0726AF9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maxi = len(i)</w:t>
      </w:r>
    </w:p>
    <w:p w14:paraId="722B525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#Set the column with 1 back to 0 for the next file</w:t>
      </w:r>
    </w:p>
    <w:p w14:paraId="030240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out_list[x] = </w:t>
      </w:r>
      <w:r w:rsidRPr="00611BD1">
        <w:rPr>
          <w:rFonts w:ascii="Menlo Regular" w:hAnsi="Menlo Regular" w:cs="Menlo Regular"/>
          <w:color w:val="1C00CF"/>
          <w:sz w:val="22"/>
          <w:szCs w:val="22"/>
          <w:lang w:val="en-US"/>
        </w:rPr>
        <w:t>-1</w:t>
      </w:r>
    </w:p>
    <w:p w14:paraId="087F9B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1 to the counter.</w:t>
      </w:r>
    </w:p>
    <w:p w14:paraId="228249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1</w:t>
      </w:r>
    </w:p>
    <w:p w14:paraId="7B4CA3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"mv %s %s"</w:t>
      </w:r>
      <w:r w:rsidRPr="00611BD1">
        <w:rPr>
          <w:rFonts w:ascii="Menlo Regular" w:hAnsi="Menlo Regular" w:cs="Menlo Regular"/>
          <w:color w:val="000000"/>
          <w:sz w:val="22"/>
          <w:szCs w:val="22"/>
          <w:lang w:val="en-US"/>
        </w:rPr>
        <w:t>%(y, y.split(</w:t>
      </w:r>
      <w:r w:rsidRPr="00611BD1">
        <w:rPr>
          <w:rFonts w:ascii="Menlo Regular" w:hAnsi="Menlo Regular" w:cs="Menlo Regular"/>
          <w:color w:val="C41A16"/>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46347DD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"\nnumber of categories: "</w:t>
      </w:r>
      <w:r w:rsidRPr="00611BD1">
        <w:rPr>
          <w:rFonts w:ascii="Menlo Regular" w:hAnsi="Menlo Regular" w:cs="Menlo Regular"/>
          <w:color w:val="000000"/>
          <w:sz w:val="22"/>
          <w:szCs w:val="22"/>
          <w:lang w:val="en-US"/>
        </w:rPr>
        <w:t>, counter</w:t>
      </w:r>
    </w:p>
    <w:p w14:paraId="66CBC6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clean_up(output)</w:t>
      </w:r>
    </w:p>
    <w:p w14:paraId="327A5F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BB93AD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clean_up(output):</w:t>
      </w:r>
    </w:p>
    <w:p w14:paraId="2C1268D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#Close the output file</w:t>
      </w:r>
    </w:p>
    <w:p w14:paraId="594D2F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output.close()</w:t>
      </w:r>
    </w:p>
    <w:p w14:paraId="012496E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#Remove the temporary file</w:t>
      </w:r>
    </w:p>
    <w:p w14:paraId="73BDB5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"rm files.txt"</w:t>
      </w:r>
      <w:r w:rsidRPr="00611BD1">
        <w:rPr>
          <w:rFonts w:ascii="Menlo Regular" w:hAnsi="Menlo Regular" w:cs="Menlo Regular"/>
          <w:color w:val="000000"/>
          <w:sz w:val="22"/>
          <w:szCs w:val="22"/>
          <w:lang w:val="en-US"/>
        </w:rPr>
        <w:t>)</w:t>
      </w:r>
    </w:p>
    <w:p w14:paraId="4FD654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C8366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#Run the create_variables function</w:t>
      </w:r>
    </w:p>
    <w:p w14:paraId="07F49549" w14:textId="77777777" w:rsid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create_variables()</w:t>
      </w:r>
      <w:r>
        <w:rPr>
          <w:rFonts w:ascii="Menlo Regular" w:hAnsi="Menlo Regular" w:cs="Menlo Regular"/>
          <w:color w:val="000000"/>
          <w:sz w:val="22"/>
          <w:szCs w:val="22"/>
          <w:lang w:val="en-US"/>
        </w:rPr>
        <w:br w:type="page"/>
      </w:r>
    </w:p>
    <w:p w14:paraId="4D0FD494" w14:textId="77777777" w:rsidR="00DD32F7" w:rsidRDefault="00611BD1" w:rsidP="0058344F">
      <w:pPr>
        <w:pStyle w:val="Kop4"/>
        <w:numPr>
          <w:ilvl w:val="2"/>
          <w:numId w:val="20"/>
          <w:numberingChange w:id="318" w:author="Rutger Vos" w:date="2014-05-22T10:58:00Z" w:original="%1:1:0:.%2:5:0:.%3:2:0:."/>
        </w:numPr>
        <w:rPr>
          <w:lang w:val="en-GB"/>
        </w:rPr>
      </w:pPr>
      <w:bookmarkStart w:id="319" w:name="_Toc262217683"/>
      <w:r>
        <w:rPr>
          <w:lang w:val="en-GB"/>
        </w:rPr>
        <w:t>Combine_files</w:t>
      </w:r>
      <w:r w:rsidR="00DD32F7" w:rsidRPr="00A76730">
        <w:rPr>
          <w:lang w:val="en-GB"/>
        </w:rPr>
        <w:t>.py</w:t>
      </w:r>
      <w:bookmarkEnd w:id="319"/>
    </w:p>
    <w:p w14:paraId="735B21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os</w:t>
      </w:r>
    </w:p>
    <w:p w14:paraId="0A1D855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99176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creating the variables</w:t>
      </w:r>
    </w:p>
    <w:p w14:paraId="4C8898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create_variables():</w:t>
      </w:r>
    </w:p>
    <w:p w14:paraId="2F4F5F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#Save all tsv files created with add_columns.py in files.txt</w:t>
      </w:r>
    </w:p>
    <w:p w14:paraId="130FE5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"ls | egrep '.tsv' &gt; files.txt"</w:t>
      </w:r>
      <w:r w:rsidRPr="00611BD1">
        <w:rPr>
          <w:rFonts w:ascii="Menlo Regular" w:hAnsi="Menlo Regular" w:cs="Menlo Regular"/>
          <w:color w:val="000000"/>
          <w:sz w:val="22"/>
          <w:szCs w:val="22"/>
          <w:lang w:val="en-US"/>
        </w:rPr>
        <w:t>)</w:t>
      </w:r>
    </w:p>
    <w:p w14:paraId="63E35EB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4B4C9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#Read the content of files.txt and save it as a list</w:t>
      </w:r>
    </w:p>
    <w:p w14:paraId="46A8D0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files = open(</w:t>
      </w:r>
      <w:r w:rsidRPr="00611BD1">
        <w:rPr>
          <w:rFonts w:ascii="Menlo Regular" w:hAnsi="Menlo Regular" w:cs="Menlo Regular"/>
          <w:color w:val="1C00CF"/>
          <w:sz w:val="22"/>
          <w:szCs w:val="22"/>
          <w:lang w:val="en-US"/>
        </w:rPr>
        <w:t>'files.txt'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).readlines()</w:t>
      </w:r>
    </w:p>
    <w:p w14:paraId="554922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1C240F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variables</w:t>
      </w:r>
    </w:p>
    <w:p w14:paraId="44444D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number = len(files)</w:t>
      </w:r>
    </w:p>
    <w:p w14:paraId="0B600F0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0</w:t>
      </w:r>
    </w:p>
    <w:p w14:paraId="7F2DAC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path working directory</w:t>
      </w:r>
    </w:p>
    <w:p w14:paraId="164FE61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paht = os.path.dirname(os.path.realpath(</w:t>
      </w:r>
      <w:r w:rsidRPr="00611BD1">
        <w:rPr>
          <w:rFonts w:ascii="Menlo Regular" w:hAnsi="Menlo Regular" w:cs="Menlo Regular"/>
          <w:color w:val="C41A16"/>
          <w:sz w:val="22"/>
          <w:szCs w:val="22"/>
          <w:lang w:val="en-US"/>
        </w:rPr>
        <w:t>"combine_files.py"</w:t>
      </w:r>
      <w:r w:rsidRPr="00611BD1">
        <w:rPr>
          <w:rFonts w:ascii="Menlo Regular" w:hAnsi="Menlo Regular" w:cs="Menlo Regular"/>
          <w:color w:val="000000"/>
          <w:sz w:val="22"/>
          <w:szCs w:val="22"/>
          <w:lang w:val="en-US"/>
        </w:rPr>
        <w:t>))</w:t>
      </w:r>
    </w:p>
    <w:p w14:paraId="123A48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output file will named as the directory</w:t>
      </w:r>
    </w:p>
    <w:p w14:paraId="610EBC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name = paht.split(</w:t>
      </w:r>
      <w:r w:rsidRPr="00611BD1">
        <w:rPr>
          <w:rFonts w:ascii="Menlo Regular" w:hAnsi="Menlo Regular" w:cs="Menlo Regular"/>
          <w:color w:val="C41A16"/>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C41A16"/>
          <w:sz w:val="22"/>
          <w:szCs w:val="22"/>
          <w:lang w:val="en-US"/>
        </w:rPr>
        <w:t>".tsv"</w:t>
      </w:r>
    </w:p>
    <w:p w14:paraId="0D61280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#print name</w:t>
      </w:r>
    </w:p>
    <w:p w14:paraId="634965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 = open(name, </w:t>
      </w:r>
      <w:r w:rsidRPr="00611BD1">
        <w:rPr>
          <w:rFonts w:ascii="Menlo Regular" w:hAnsi="Menlo Regular" w:cs="Menlo Regular"/>
          <w:color w:val="1C00CF"/>
          <w:sz w:val="22"/>
          <w:szCs w:val="22"/>
          <w:lang w:val="en-US"/>
        </w:rPr>
        <w:t>'a'</w:t>
      </w:r>
      <w:r w:rsidRPr="00611BD1">
        <w:rPr>
          <w:rFonts w:ascii="Menlo Regular" w:hAnsi="Menlo Regular" w:cs="Menlo Regular"/>
          <w:color w:val="000000"/>
          <w:sz w:val="22"/>
          <w:szCs w:val="22"/>
          <w:lang w:val="en-US"/>
        </w:rPr>
        <w:t>)</w:t>
      </w:r>
    </w:p>
    <w:p w14:paraId="11CC26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process_files function</w:t>
      </w:r>
    </w:p>
    <w:p w14:paraId="5FEA2C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process_files(number, files, counter, output)</w:t>
      </w:r>
    </w:p>
    <w:p w14:paraId="35BE4BC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clean_up function</w:t>
      </w:r>
    </w:p>
    <w:p w14:paraId="606E6C8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clean_up(output, name)</w:t>
      </w:r>
    </w:p>
    <w:p w14:paraId="074689A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81C9D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combining the files</w:t>
      </w:r>
    </w:p>
    <w:p w14:paraId="3CDC717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process_files(number, files, counter, output):</w:t>
      </w:r>
    </w:p>
    <w:p w14:paraId="6FF8D9B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files list</w:t>
      </w:r>
    </w:p>
    <w:p w14:paraId="38C4F6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file_index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7740E9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 = files[file_index].strip()</w:t>
      </w:r>
    </w:p>
    <w:p w14:paraId="104663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#Read the content of the file, save it as a list.</w:t>
      </w:r>
    </w:p>
    <w:p w14:paraId="775AFB8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content = open(file,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).readlines()</w:t>
      </w:r>
    </w:p>
    <w:p w14:paraId="78710D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lines</w:t>
      </w:r>
    </w:p>
    <w:p w14:paraId="24204A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row_number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range(len(content)):</w:t>
      </w:r>
    </w:p>
    <w:p w14:paraId="05E68AE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a list, every columns is an entry of the list</w:t>
      </w:r>
    </w:p>
    <w:p w14:paraId="786BE44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row = content[row_number].split(</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5E2298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counter is 0, this is the first file.</w:t>
      </w:r>
    </w:p>
    <w:p w14:paraId="7040117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64EB66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whole content of the file is written to the output file</w:t>
      </w:r>
    </w:p>
    <w:p w14:paraId="35B5621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entry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row:</w:t>
      </w:r>
    </w:p>
    <w:p w14:paraId="0A8221B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output.write(entry.strip() + </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3D545D3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#After looping through the content, write an enter</w:t>
      </w:r>
    </w:p>
    <w:p w14:paraId="688A05B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120A106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counter isn't 0, it is not the first file</w:t>
      </w:r>
    </w:p>
    <w:p w14:paraId="2725025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51D8585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row_number is 0 it is the header</w:t>
      </w:r>
    </w:p>
    <w:p w14:paraId="73C0ED8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row_number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4B65F0B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header will not be written to the output file, because it is already there</w:t>
      </w:r>
    </w:p>
    <w:p w14:paraId="20CFB89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pass</w:t>
      </w:r>
    </w:p>
    <w:p w14:paraId="5BE9C0E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row_number isn't 0 it is not the header</w:t>
      </w:r>
    </w:p>
    <w:p w14:paraId="319AAA1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157C59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content will be written to the output file</w:t>
      </w:r>
    </w:p>
    <w:p w14:paraId="5E8DC3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entry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row:</w:t>
      </w:r>
    </w:p>
    <w:p w14:paraId="7F8BF7C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output.write(entry.strip() + </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37AEAF2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#After looping through the content, write an enter to the output file.</w:t>
      </w:r>
    </w:p>
    <w:p w14:paraId="4382DE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0EAE65C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1 to the counter</w:t>
      </w:r>
    </w:p>
    <w:p w14:paraId="5382D0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1</w:t>
      </w:r>
    </w:p>
    <w:p w14:paraId="5C93A51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removing temporary files.</w:t>
      </w:r>
    </w:p>
    <w:p w14:paraId="2732734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clean_up(output, name):</w:t>
      </w:r>
    </w:p>
    <w:p w14:paraId="557C21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#Close the output file</w:t>
      </w:r>
    </w:p>
    <w:p w14:paraId="162522B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output.close()</w:t>
      </w:r>
    </w:p>
    <w:p w14:paraId="29B0E4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#Remove the temporary files.txt file</w:t>
      </w:r>
    </w:p>
    <w:p w14:paraId="023F9F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"rm files.txt"</w:t>
      </w:r>
      <w:r w:rsidRPr="00611BD1">
        <w:rPr>
          <w:rFonts w:ascii="Menlo Regular" w:hAnsi="Menlo Regular" w:cs="Menlo Regular"/>
          <w:color w:val="000000"/>
          <w:sz w:val="22"/>
          <w:szCs w:val="22"/>
          <w:lang w:val="en-US"/>
        </w:rPr>
        <w:t>)</w:t>
      </w:r>
    </w:p>
    <w:p w14:paraId="5DD3CF2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#Move the output file out of the Flower directory</w:t>
      </w:r>
    </w:p>
    <w:p w14:paraId="21BEA14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"mv %s ../"</w:t>
      </w:r>
      <w:r w:rsidRPr="00611BD1">
        <w:rPr>
          <w:rFonts w:ascii="Menlo Regular" w:hAnsi="Menlo Regular" w:cs="Menlo Regular"/>
          <w:color w:val="000000"/>
          <w:sz w:val="22"/>
          <w:szCs w:val="22"/>
          <w:lang w:val="en-US"/>
        </w:rPr>
        <w:t>%(name))</w:t>
      </w:r>
    </w:p>
    <w:p w14:paraId="293DDB5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513609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#Run the create variables function</w:t>
      </w:r>
    </w:p>
    <w:p w14:paraId="136D09C6" w14:textId="77777777" w:rsid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create_variables()</w:t>
      </w:r>
      <w:r>
        <w:rPr>
          <w:rFonts w:ascii="Menlo Regular" w:hAnsi="Menlo Regular" w:cs="Menlo Regular"/>
          <w:color w:val="000000"/>
          <w:sz w:val="22"/>
          <w:szCs w:val="22"/>
          <w:lang w:val="en-US"/>
        </w:rPr>
        <w:br w:type="page"/>
      </w:r>
    </w:p>
    <w:p w14:paraId="591CBC02" w14:textId="77777777" w:rsidR="00715FE2" w:rsidRDefault="00611BD1" w:rsidP="0058344F">
      <w:pPr>
        <w:pStyle w:val="Kop4"/>
        <w:numPr>
          <w:ilvl w:val="2"/>
          <w:numId w:val="20"/>
          <w:numberingChange w:id="320" w:author="Rutger Vos" w:date="2014-05-22T10:58:00Z" w:original="%1:1:0:.%2:5:0:.%3:3:0:."/>
        </w:numPr>
        <w:rPr>
          <w:lang w:val="en-GB"/>
        </w:rPr>
      </w:pPr>
      <w:bookmarkStart w:id="321" w:name="_Toc262217684"/>
      <w:r>
        <w:rPr>
          <w:lang w:val="en-GB"/>
        </w:rPr>
        <w:t>get_tags</w:t>
      </w:r>
      <w:r w:rsidR="00715FE2" w:rsidRPr="00A76730">
        <w:rPr>
          <w:lang w:val="en-GB"/>
        </w:rPr>
        <w:t>.py</w:t>
      </w:r>
      <w:bookmarkEnd w:id="321"/>
    </w:p>
    <w:p w14:paraId="3E6572B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os</w:t>
      </w:r>
    </w:p>
    <w:p w14:paraId="54EEB61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4CC618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getting all xml files</w:t>
      </w:r>
    </w:p>
    <w:p w14:paraId="0FC560D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get_xml_files():</w:t>
      </w:r>
    </w:p>
    <w:p w14:paraId="2220DCD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#Open xml_files.txt in read mode</w:t>
      </w:r>
    </w:p>
    <w:p w14:paraId="61C4070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files = open(</w:t>
      </w:r>
      <w:r w:rsidRPr="00611BD1">
        <w:rPr>
          <w:rFonts w:ascii="Menlo Regular" w:hAnsi="Menlo Regular" w:cs="Menlo Regular"/>
          <w:color w:val="C41A16"/>
          <w:sz w:val="22"/>
          <w:szCs w:val="22"/>
          <w:lang w:val="en-US"/>
        </w:rPr>
        <w:t>"xml_files.txt"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w:t>
      </w:r>
    </w:p>
    <w:p w14:paraId="384F88B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E3CAC2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a list of all the xml files</w:t>
      </w:r>
    </w:p>
    <w:p w14:paraId="58A4F53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infiles = files.readlines()</w:t>
      </w:r>
    </w:p>
    <w:p w14:paraId="4B5FF6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B7D9D5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#Close the temporary file</w:t>
      </w:r>
    </w:p>
    <w:p w14:paraId="5D0937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files.close()</w:t>
      </w:r>
    </w:p>
    <w:p w14:paraId="45B3FA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4A2E9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create_tag_files function</w:t>
      </w:r>
    </w:p>
    <w:p w14:paraId="18EF31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create_tag_files(infiles)</w:t>
      </w:r>
    </w:p>
    <w:p w14:paraId="2B458D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65FF8E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creating the tag files</w:t>
      </w:r>
    </w:p>
    <w:p w14:paraId="4ADD8B4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create_tag_files(infiles):</w:t>
      </w:r>
    </w:p>
    <w:p w14:paraId="3035850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list</w:t>
      </w:r>
    </w:p>
    <w:p w14:paraId="103C392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file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infiles:</w:t>
      </w:r>
    </w:p>
    <w:p w14:paraId="7169531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#Remove all enters at the back of the filename</w:t>
      </w:r>
    </w:p>
    <w:p w14:paraId="70A4EB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infile = file.strip()</w:t>
      </w:r>
    </w:p>
    <w:p w14:paraId="01F6E08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picture id, to save the tags with the same number as the picture</w:t>
      </w:r>
    </w:p>
    <w:p w14:paraId="771078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#Example the name of the meta file is 123456789.xml so the id is 123456789</w:t>
      </w:r>
    </w:p>
    <w:p w14:paraId="4DF64D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number = infile.split(</w:t>
      </w:r>
      <w:r w:rsidRPr="00611BD1">
        <w:rPr>
          <w:rFonts w:ascii="Menlo Regular" w:hAnsi="Menlo Regular" w:cs="Menlo Regular"/>
          <w:color w:val="C41A16"/>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7CF6C5B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#Print a message</w:t>
      </w:r>
    </w:p>
    <w:p w14:paraId="220BB6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"Collecting the tags of file %s"</w:t>
      </w:r>
      <w:r w:rsidRPr="00611BD1">
        <w:rPr>
          <w:rFonts w:ascii="Menlo Regular" w:hAnsi="Menlo Regular" w:cs="Menlo Regular"/>
          <w:color w:val="000000"/>
          <w:sz w:val="22"/>
          <w:szCs w:val="22"/>
          <w:lang w:val="en-US"/>
        </w:rPr>
        <w:t>%(infile)</w:t>
      </w:r>
    </w:p>
    <w:p w14:paraId="366DCE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#Open the meta data file in read mode</w:t>
      </w:r>
    </w:p>
    <w:p w14:paraId="2DA037D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open_file = open(infile,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w:t>
      </w:r>
    </w:p>
    <w:p w14:paraId="768A37F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#Make a list of the meta data</w:t>
      </w:r>
    </w:p>
    <w:p w14:paraId="2F93212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read_file = open_file.readlines()</w:t>
      </w:r>
    </w:p>
    <w:p w14:paraId="3A6AD39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#Try to find the tags</w:t>
      </w:r>
    </w:p>
    <w:p w14:paraId="2F452C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try</w:t>
      </w:r>
      <w:r w:rsidRPr="00611BD1">
        <w:rPr>
          <w:rFonts w:ascii="Menlo Regular" w:hAnsi="Menlo Regular" w:cs="Menlo Regular"/>
          <w:color w:val="000000"/>
          <w:sz w:val="22"/>
          <w:szCs w:val="22"/>
          <w:lang w:val="en-US"/>
        </w:rPr>
        <w:t>:</w:t>
      </w:r>
    </w:p>
    <w:p w14:paraId="0BB84F9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'''One line befor the first tag you can find "/t&lt;tags&gt;\n"</w:t>
      </w:r>
    </w:p>
    <w:p w14:paraId="38D1E4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So the first tag will be the index of "/t&lt;tags&gt;\n" +1'''</w:t>
      </w:r>
    </w:p>
    <w:p w14:paraId="6748B4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index of the first tag</w:t>
      </w:r>
    </w:p>
    <w:p w14:paraId="6B5133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start = read_file.index(</w:t>
      </w:r>
      <w:r w:rsidRPr="00611BD1">
        <w:rPr>
          <w:rFonts w:ascii="Menlo Regular" w:hAnsi="Menlo Regular" w:cs="Menlo Regular"/>
          <w:color w:val="C41A16"/>
          <w:sz w:val="22"/>
          <w:szCs w:val="22"/>
          <w:lang w:val="en-US"/>
        </w:rPr>
        <w:t>"\t&lt;tags&gt;\n"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+1</w:t>
      </w:r>
    </w:p>
    <w:p w14:paraId="253CFB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'''One line after the last tag you can find "\t&lt;/tags&gt;\n"</w:t>
      </w:r>
    </w:p>
    <w:p w14:paraId="2F7D57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C41A16"/>
          <w:sz w:val="22"/>
          <w:szCs w:val="22"/>
          <w:lang w:val="en-US"/>
        </w:rPr>
        <w:t xml:space="preserve">    So the last tag will be the index of "/t&lt;/tags&gt;\n" -1. Since a for-loop</w:t>
      </w:r>
    </w:p>
    <w:p w14:paraId="769E14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loops from start to end, EXCLUDING the end, you use the index of "/t&lt;/tags&gt;\n"'''</w:t>
      </w:r>
    </w:p>
    <w:p w14:paraId="2985B28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index of the end of the tags</w:t>
      </w:r>
    </w:p>
    <w:p w14:paraId="091F46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end = read_file.index(</w:t>
      </w:r>
      <w:r w:rsidRPr="00611BD1">
        <w:rPr>
          <w:rFonts w:ascii="Menlo Regular" w:hAnsi="Menlo Regular" w:cs="Menlo Regular"/>
          <w:color w:val="C41A16"/>
          <w:sz w:val="22"/>
          <w:szCs w:val="22"/>
          <w:lang w:val="en-US"/>
        </w:rPr>
        <w:t>"\t&lt;/tags&gt;\n"</w:t>
      </w:r>
      <w:r w:rsidRPr="00611BD1">
        <w:rPr>
          <w:rFonts w:ascii="Menlo Regular" w:hAnsi="Menlo Regular" w:cs="Menlo Regular"/>
          <w:color w:val="000000"/>
          <w:sz w:val="22"/>
          <w:szCs w:val="22"/>
          <w:lang w:val="en-US"/>
        </w:rPr>
        <w:t>)</w:t>
      </w:r>
    </w:p>
    <w:p w14:paraId="0FF1CA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original name of the picture</w:t>
      </w:r>
    </w:p>
    <w:p w14:paraId="4A026F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title = read_file[</w:t>
      </w:r>
      <w:r w:rsidRPr="00611BD1">
        <w:rPr>
          <w:rFonts w:ascii="Menlo Regular" w:hAnsi="Menlo Regular" w:cs="Menlo Regular"/>
          <w:color w:val="1C00CF"/>
          <w:sz w:val="22"/>
          <w:szCs w:val="22"/>
          <w:lang w:val="en-US"/>
        </w:rPr>
        <w:t>2</w:t>
      </w:r>
      <w:r w:rsidRPr="00611BD1">
        <w:rPr>
          <w:rFonts w:ascii="Menlo Regular" w:hAnsi="Menlo Regular" w:cs="Menlo Regular"/>
          <w:color w:val="000000"/>
          <w:sz w:val="22"/>
          <w:szCs w:val="22"/>
          <w:lang w:val="en-US"/>
        </w:rPr>
        <w:t>].split(</w:t>
      </w:r>
      <w:r w:rsidRPr="00611BD1">
        <w:rPr>
          <w:rFonts w:ascii="Menlo Regular" w:hAnsi="Menlo Regular" w:cs="Menlo Regular"/>
          <w:color w:val="C41A16"/>
          <w:sz w:val="22"/>
          <w:szCs w:val="22"/>
          <w:lang w:val="en-US"/>
        </w:rPr>
        <w:t>"&gt;"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].split(</w:t>
      </w:r>
      <w:r w:rsidRPr="00611BD1">
        <w:rPr>
          <w:rFonts w:ascii="Menlo Regular" w:hAnsi="Menlo Regular" w:cs="Menlo Regular"/>
          <w:color w:val="C41A16"/>
          <w:sz w:val="22"/>
          <w:szCs w:val="22"/>
          <w:lang w:val="en-US"/>
        </w:rPr>
        <w:t>"&lt;"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5A8676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#Save the output name (using the id of the picture)</w:t>
      </w:r>
    </w:p>
    <w:p w14:paraId="7372D9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out_name = </w:t>
      </w:r>
      <w:r w:rsidRPr="00611BD1">
        <w:rPr>
          <w:rFonts w:ascii="Menlo Regular" w:hAnsi="Menlo Regular" w:cs="Menlo Regular"/>
          <w:color w:val="C41A16"/>
          <w:sz w:val="22"/>
          <w:szCs w:val="22"/>
          <w:lang w:val="en-US"/>
        </w:rPr>
        <w:t>"%s_tags.txt"</w:t>
      </w:r>
      <w:r w:rsidRPr="00611BD1">
        <w:rPr>
          <w:rFonts w:ascii="Menlo Regular" w:hAnsi="Menlo Regular" w:cs="Menlo Regular"/>
          <w:color w:val="000000"/>
          <w:sz w:val="22"/>
          <w:szCs w:val="22"/>
          <w:lang w:val="en-US"/>
        </w:rPr>
        <w:t>%(number)</w:t>
      </w:r>
    </w:p>
    <w:p w14:paraId="180742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#Open the output file in write mode</w:t>
      </w:r>
    </w:p>
    <w:p w14:paraId="698864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 = open(out_name, </w:t>
      </w:r>
      <w:r w:rsidRPr="00611BD1">
        <w:rPr>
          <w:rFonts w:ascii="Menlo Regular" w:hAnsi="Menlo Regular" w:cs="Menlo Regular"/>
          <w:color w:val="1C00CF"/>
          <w:sz w:val="22"/>
          <w:szCs w:val="22"/>
          <w:lang w:val="en-US"/>
        </w:rPr>
        <w:t>'w'</w:t>
      </w:r>
      <w:r w:rsidRPr="00611BD1">
        <w:rPr>
          <w:rFonts w:ascii="Menlo Regular" w:hAnsi="Menlo Regular" w:cs="Menlo Regular"/>
          <w:color w:val="000000"/>
          <w:sz w:val="22"/>
          <w:szCs w:val="22"/>
          <w:lang w:val="en-US"/>
        </w:rPr>
        <w:t>)</w:t>
      </w:r>
    </w:p>
    <w:p w14:paraId="3096000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"The tags will be saved in %s"</w:t>
      </w:r>
      <w:r w:rsidRPr="00611BD1">
        <w:rPr>
          <w:rFonts w:ascii="Menlo Regular" w:hAnsi="Menlo Regular" w:cs="Menlo Regular"/>
          <w:color w:val="000000"/>
          <w:sz w:val="22"/>
          <w:szCs w:val="22"/>
          <w:lang w:val="en-US"/>
        </w:rPr>
        <w:t>%(out_name)</w:t>
      </w:r>
    </w:p>
    <w:p w14:paraId="058C75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the name of the picture and a white line to the output file</w:t>
      </w:r>
    </w:p>
    <w:p w14:paraId="7878D8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title will always be the first line of the output file</w:t>
      </w:r>
    </w:p>
    <w:p w14:paraId="4F212D6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"%s\n\n"</w:t>
      </w:r>
      <w:r w:rsidRPr="00611BD1">
        <w:rPr>
          <w:rFonts w:ascii="Menlo Regular" w:hAnsi="Menlo Regular" w:cs="Menlo Regular"/>
          <w:color w:val="000000"/>
          <w:sz w:val="22"/>
          <w:szCs w:val="22"/>
          <w:lang w:val="en-US"/>
        </w:rPr>
        <w:t>%(title))</w:t>
      </w:r>
    </w:p>
    <w:p w14:paraId="46D86E1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tags</w:t>
      </w:r>
    </w:p>
    <w:p w14:paraId="78032F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tag_line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range(start, end):</w:t>
      </w:r>
    </w:p>
    <w:p w14:paraId="2D50C3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the text between &lt;tag&gt; and &lt;/tag&gt; to the output file</w:t>
      </w:r>
    </w:p>
    <w:p w14:paraId="0E611E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output.write(read_file[tag_line].strip().split(</w:t>
      </w:r>
      <w:r w:rsidRPr="00611BD1">
        <w:rPr>
          <w:rFonts w:ascii="Menlo Regular" w:hAnsi="Menlo Regular" w:cs="Menlo Regular"/>
          <w:color w:val="C41A16"/>
          <w:sz w:val="22"/>
          <w:szCs w:val="22"/>
          <w:lang w:val="en-US"/>
        </w:rPr>
        <w:t>" "</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4</w:t>
      </w:r>
      <w:r w:rsidRPr="00611BD1">
        <w:rPr>
          <w:rFonts w:ascii="Menlo Regular" w:hAnsi="Menlo Regular" w:cs="Menlo Regular"/>
          <w:color w:val="000000"/>
          <w:sz w:val="22"/>
          <w:szCs w:val="22"/>
          <w:lang w:val="en-US"/>
        </w:rPr>
        <w:t>].split(</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3EDB801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an enter to the output file</w:t>
      </w:r>
    </w:p>
    <w:p w14:paraId="05CEEF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6EC775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the loop ends, close the output file</w:t>
      </w:r>
    </w:p>
    <w:p w14:paraId="74E1010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output.close()</w:t>
      </w:r>
    </w:p>
    <w:p w14:paraId="76F15D0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'''If there are no tags, a ValueError arise. Except this Error and print</w:t>
      </w:r>
    </w:p>
    <w:p w14:paraId="2489EC1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a message that the file has no tags'''</w:t>
      </w:r>
    </w:p>
    <w:p w14:paraId="5A34255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except</w:t>
      </w:r>
      <w:r w:rsidRPr="00611BD1">
        <w:rPr>
          <w:rFonts w:ascii="Menlo Regular" w:hAnsi="Menlo Regular" w:cs="Menlo Regular"/>
          <w:color w:val="000000"/>
          <w:sz w:val="22"/>
          <w:szCs w:val="22"/>
          <w:lang w:val="en-US"/>
        </w:rPr>
        <w:t xml:space="preserve"> ValueError:</w:t>
      </w:r>
    </w:p>
    <w:p w14:paraId="1D8A8B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"%s has no tags"</w:t>
      </w:r>
      <w:r w:rsidRPr="00611BD1">
        <w:rPr>
          <w:rFonts w:ascii="Menlo Regular" w:hAnsi="Menlo Regular" w:cs="Menlo Regular"/>
          <w:color w:val="000000"/>
          <w:sz w:val="22"/>
          <w:szCs w:val="22"/>
          <w:lang w:val="en-US"/>
        </w:rPr>
        <w:t>%(infile)</w:t>
      </w:r>
    </w:p>
    <w:p w14:paraId="671B31F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#Close the output file</w:t>
      </w:r>
    </w:p>
    <w:p w14:paraId="1959D84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open_file.close()</w:t>
      </w:r>
    </w:p>
    <w:p w14:paraId="26CC0BE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#break</w:t>
      </w:r>
    </w:p>
    <w:p w14:paraId="7CF1F93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9F240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#Run the get_xml_files function</w:t>
      </w:r>
    </w:p>
    <w:p w14:paraId="0DB428EB" w14:textId="77777777" w:rsid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get_xml_files()</w:t>
      </w:r>
      <w:r>
        <w:rPr>
          <w:rFonts w:ascii="Menlo Regular" w:hAnsi="Menlo Regular" w:cs="Menlo Regular"/>
          <w:color w:val="000000"/>
          <w:sz w:val="22"/>
          <w:szCs w:val="22"/>
          <w:lang w:val="en-US"/>
        </w:rPr>
        <w:br w:type="page"/>
      </w:r>
    </w:p>
    <w:p w14:paraId="53926E46" w14:textId="77777777" w:rsidR="00715FE2" w:rsidRDefault="00611BD1" w:rsidP="0058344F">
      <w:pPr>
        <w:pStyle w:val="Kop4"/>
        <w:numPr>
          <w:ilvl w:val="2"/>
          <w:numId w:val="20"/>
          <w:numberingChange w:id="322" w:author="Rutger Vos" w:date="2014-05-22T10:58:00Z" w:original="%1:1:0:.%2:5:0:.%3:4:0:."/>
        </w:numPr>
        <w:rPr>
          <w:lang w:val="en-GB"/>
        </w:rPr>
      </w:pPr>
      <w:bookmarkStart w:id="323" w:name="_Toc262217685"/>
      <w:r>
        <w:rPr>
          <w:lang w:val="en-GB"/>
        </w:rPr>
        <w:t>Offlickr</w:t>
      </w:r>
      <w:r w:rsidR="00715FE2" w:rsidRPr="00A76730">
        <w:rPr>
          <w:lang w:val="en-GB"/>
        </w:rPr>
        <w:t>.py</w:t>
      </w:r>
      <w:r>
        <w:rPr>
          <w:lang w:val="en-GB"/>
        </w:rPr>
        <w:t xml:space="preserve"> [18]</w:t>
      </w:r>
      <w:bookmarkEnd w:id="323"/>
    </w:p>
    <w:p w14:paraId="339D68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#!/usr/bin/python</w:t>
      </w:r>
    </w:p>
    <w:p w14:paraId="38BAB2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 coding: utf-8 -*-</w:t>
      </w:r>
    </w:p>
    <w:p w14:paraId="6D6EE5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Offlickr</w:t>
      </w:r>
    </w:p>
    <w:p w14:paraId="52660F5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xml:space="preserve"># Hugo Haas -- </w:t>
      </w:r>
      <w:hyperlink r:id="rId64" w:history="1">
        <w:r w:rsidRPr="00611BD1">
          <w:rPr>
            <w:rFonts w:ascii="Menlo Regular" w:hAnsi="Menlo Regular" w:cs="Menlo Regular"/>
            <w:color w:val="0E0EFF"/>
            <w:sz w:val="22"/>
            <w:szCs w:val="22"/>
            <w:lang w:val="en-US"/>
          </w:rPr>
          <w:t>mailto:hugo@larve.net</w:t>
        </w:r>
      </w:hyperlink>
      <w:r w:rsidRPr="00611BD1">
        <w:rPr>
          <w:rFonts w:ascii="Menlo Regular" w:hAnsi="Menlo Regular" w:cs="Menlo Regular"/>
          <w:color w:val="007400"/>
          <w:sz w:val="22"/>
          <w:szCs w:val="22"/>
          <w:lang w:val="en-US"/>
        </w:rPr>
        <w:t xml:space="preserve"> -- </w:t>
      </w:r>
      <w:hyperlink r:id="rId65" w:history="1">
        <w:r w:rsidRPr="00611BD1">
          <w:rPr>
            <w:rFonts w:ascii="Menlo Regular" w:hAnsi="Menlo Regular" w:cs="Menlo Regular"/>
            <w:color w:val="0E0EFF"/>
            <w:sz w:val="22"/>
            <w:szCs w:val="22"/>
            <w:lang w:val="en-US"/>
          </w:rPr>
          <w:t>http://larve.net/people/hugo/</w:t>
        </w:r>
      </w:hyperlink>
    </w:p>
    <w:p w14:paraId="3067B2C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xml:space="preserve"># Homepage: </w:t>
      </w:r>
      <w:hyperlink r:id="rId66" w:history="1">
        <w:r w:rsidRPr="00611BD1">
          <w:rPr>
            <w:rFonts w:ascii="Menlo Regular" w:hAnsi="Menlo Regular" w:cs="Menlo Regular"/>
            <w:color w:val="0E0EFF"/>
            <w:sz w:val="22"/>
            <w:szCs w:val="22"/>
            <w:lang w:val="en-US"/>
          </w:rPr>
          <w:t>http://larve.net/people/hugo/2005/12/offlickr/</w:t>
        </w:r>
      </w:hyperlink>
    </w:p>
    <w:p w14:paraId="154185C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License: GPLv2</w:t>
      </w:r>
    </w:p>
    <w:p w14:paraId="0DB52F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w:t>
      </w:r>
    </w:p>
    <w:p w14:paraId="7AF2F5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Daniel Drucker &lt;</w:t>
      </w:r>
      <w:hyperlink r:id="rId67" w:history="1">
        <w:r w:rsidRPr="00611BD1">
          <w:rPr>
            <w:rFonts w:ascii="Menlo Regular" w:hAnsi="Menlo Regular" w:cs="Menlo Regular"/>
            <w:color w:val="0E0EFF"/>
            <w:sz w:val="22"/>
            <w:szCs w:val="22"/>
            <w:lang w:val="en-US"/>
          </w:rPr>
          <w:t>dmd@3e.org</w:t>
        </w:r>
      </w:hyperlink>
      <w:r w:rsidRPr="00611BD1">
        <w:rPr>
          <w:rFonts w:ascii="Menlo Regular" w:hAnsi="Menlo Regular" w:cs="Menlo Regular"/>
          <w:color w:val="007400"/>
          <w:sz w:val="22"/>
          <w:szCs w:val="22"/>
          <w:lang w:val="en-US"/>
        </w:rPr>
        <w:t>&gt; contributed:</w:t>
      </w:r>
    </w:p>
    <w:p w14:paraId="55C6365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 wget patch</w:t>
      </w:r>
    </w:p>
    <w:p w14:paraId="3020B1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 backup of videos as well</w:t>
      </w:r>
    </w:p>
    <w:p w14:paraId="7140B7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 updated to Beej's Flickr API version 1.2 (required)</w:t>
      </w:r>
    </w:p>
    <w:p w14:paraId="5ACE0D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DF8895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sys</w:t>
      </w:r>
    </w:p>
    <w:p w14:paraId="32B8FB4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libxml2</w:t>
      </w:r>
    </w:p>
    <w:p w14:paraId="7D8CF9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urllib</w:t>
      </w:r>
    </w:p>
    <w:p w14:paraId="245E0F1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getopt</w:t>
      </w:r>
    </w:p>
    <w:p w14:paraId="477491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time</w:t>
      </w:r>
    </w:p>
    <w:p w14:paraId="5DFA3BC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os.path</w:t>
      </w:r>
    </w:p>
    <w:p w14:paraId="63D375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threading</w:t>
      </w:r>
    </w:p>
    <w:p w14:paraId="425116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BE5D23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Beej's Python Flickr API</w:t>
      </w:r>
    </w:p>
    <w:p w14:paraId="7ABDF3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xml:space="preserve"># </w:t>
      </w:r>
      <w:hyperlink r:id="rId68" w:history="1">
        <w:r w:rsidRPr="00611BD1">
          <w:rPr>
            <w:rFonts w:ascii="Menlo Regular" w:hAnsi="Menlo Regular" w:cs="Menlo Regular"/>
            <w:color w:val="0E0EFF"/>
            <w:sz w:val="22"/>
            <w:szCs w:val="22"/>
            <w:lang w:val="en-US"/>
          </w:rPr>
          <w:t>http://beej.us/flickr/flickrapi/</w:t>
        </w:r>
      </w:hyperlink>
    </w:p>
    <w:p w14:paraId="6425E5F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CF4745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from</w:t>
      </w:r>
      <w:r w:rsidRPr="00611BD1">
        <w:rPr>
          <w:rFonts w:ascii="Menlo Regular" w:hAnsi="Menlo Regular" w:cs="Menlo Regular"/>
          <w:color w:val="000000"/>
          <w:sz w:val="22"/>
          <w:szCs w:val="22"/>
          <w:lang w:val="en-US"/>
        </w:rPr>
        <w:t xml:space="preserve"> flickrapi </w:t>
      </w: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FlickrAPI</w:t>
      </w:r>
    </w:p>
    <w:p w14:paraId="691F591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logging</w:t>
      </w:r>
    </w:p>
    <w:p w14:paraId="72A97F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B7B07C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__version__ = </w:t>
      </w:r>
      <w:r w:rsidRPr="00611BD1">
        <w:rPr>
          <w:rFonts w:ascii="Menlo Regular" w:hAnsi="Menlo Regular" w:cs="Menlo Regular"/>
          <w:color w:val="1C00CF"/>
          <w:sz w:val="22"/>
          <w:szCs w:val="22"/>
          <w:lang w:val="en-US"/>
        </w:rPr>
        <w:t>'0.22 - 2009-03-20'</w:t>
      </w:r>
    </w:p>
    <w:p w14:paraId="69E7692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maxTime = </w:t>
      </w:r>
      <w:r w:rsidRPr="00611BD1">
        <w:rPr>
          <w:rFonts w:ascii="Menlo Regular" w:hAnsi="Menlo Regular" w:cs="Menlo Regular"/>
          <w:color w:val="1C00CF"/>
          <w:sz w:val="22"/>
          <w:szCs w:val="22"/>
          <w:lang w:val="en-US"/>
        </w:rPr>
        <w:t>'9999999999'</w:t>
      </w:r>
    </w:p>
    <w:p w14:paraId="6DB954E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9FC19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Gotten from Flickr</w:t>
      </w:r>
    </w:p>
    <w:p w14:paraId="577AC5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BF3DE7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flickrAPIKey = </w:t>
      </w:r>
      <w:r w:rsidRPr="00611BD1">
        <w:rPr>
          <w:rFonts w:ascii="Menlo Regular" w:hAnsi="Menlo Regular" w:cs="Menlo Regular"/>
          <w:color w:val="1C00CF"/>
          <w:sz w:val="22"/>
          <w:szCs w:val="22"/>
          <w:lang w:val="en-US"/>
        </w:rPr>
        <w:t>'1391fcd0a9780b247cd6a101272acf71'</w:t>
      </w:r>
    </w:p>
    <w:p w14:paraId="75A9E0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flickrSecret = </w:t>
      </w:r>
      <w:r w:rsidRPr="00611BD1">
        <w:rPr>
          <w:rFonts w:ascii="Menlo Regular" w:hAnsi="Menlo Regular" w:cs="Menlo Regular"/>
          <w:color w:val="1C00CF"/>
          <w:sz w:val="22"/>
          <w:szCs w:val="22"/>
          <w:lang w:val="en-US"/>
        </w:rPr>
        <w:t>'fd221d0336de3b6d'</w:t>
      </w:r>
    </w:p>
    <w:p w14:paraId="1112CE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98B9A5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BAC091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class</w:t>
      </w:r>
      <w:r w:rsidRPr="00611BD1">
        <w:rPr>
          <w:rFonts w:ascii="Menlo Regular" w:hAnsi="Menlo Regular" w:cs="Menlo Regular"/>
          <w:color w:val="000000"/>
          <w:sz w:val="22"/>
          <w:szCs w:val="22"/>
          <w:lang w:val="en-US"/>
        </w:rPr>
        <w:t xml:space="preserve"> Offlickr:</w:t>
      </w:r>
    </w:p>
    <w:p w14:paraId="31E688C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41951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__init__(</w:t>
      </w:r>
    </w:p>
    <w:p w14:paraId="0A5A1D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w:t>
      </w:r>
    </w:p>
    <w:p w14:paraId="3E393F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key,</w:t>
      </w:r>
    </w:p>
    <w:p w14:paraId="354971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secret,</w:t>
      </w:r>
    </w:p>
    <w:p w14:paraId="5D96051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uid,</w:t>
      </w:r>
    </w:p>
    <w:p w14:paraId="5F4D24A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httplib=</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2D8425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dryrun=False,</w:t>
      </w:r>
    </w:p>
    <w:p w14:paraId="41AB5B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verbose=False,</w:t>
      </w:r>
    </w:p>
    <w:p w14:paraId="65EDAD0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6A12B78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"""Instantiates an Offlickr object</w:t>
      </w:r>
    </w:p>
    <w:p w14:paraId="6B18CB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An API key is needed, as well as an API secret and a user id."""</w:t>
      </w:r>
    </w:p>
    <w:p w14:paraId="3148C1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F3F6E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self.__flickrAPIKey = key</w:t>
      </w:r>
    </w:p>
    <w:p w14:paraId="4F81D1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self.__flickrSecret = secret</w:t>
      </w:r>
    </w:p>
    <w:p w14:paraId="424DE12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self.__httplib = httplib</w:t>
      </w:r>
    </w:p>
    <w:p w14:paraId="40C378F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604C0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Get authentication token</w:t>
      </w:r>
    </w:p>
    <w:p w14:paraId="1F4E32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note we must explicitly select the xmlnode parser to be compatible with FlickrAPI 1.2</w:t>
      </w:r>
    </w:p>
    <w:p w14:paraId="1603A1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45BA16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 = FlickrAPI(self.__flickrAPIKey, self.__flickrSecret,</w:t>
      </w:r>
    </w:p>
    <w:p w14:paraId="6A4BF46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format=</w:t>
      </w:r>
      <w:r w:rsidRPr="00611BD1">
        <w:rPr>
          <w:rFonts w:ascii="Menlo Regular" w:hAnsi="Menlo Regular" w:cs="Menlo Regular"/>
          <w:color w:val="1C00CF"/>
          <w:sz w:val="22"/>
          <w:szCs w:val="22"/>
          <w:lang w:val="en-US"/>
        </w:rPr>
        <w:t>'xmlnode'</w:t>
      </w:r>
      <w:r w:rsidRPr="00611BD1">
        <w:rPr>
          <w:rFonts w:ascii="Menlo Regular" w:hAnsi="Menlo Regular" w:cs="Menlo Regular"/>
          <w:color w:val="000000"/>
          <w:sz w:val="22"/>
          <w:szCs w:val="22"/>
          <w:lang w:val="en-US"/>
        </w:rPr>
        <w:t>)</w:t>
      </w:r>
    </w:p>
    <w:p w14:paraId="7EEC53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(token, frob) = self.fapi.get_token_part_one()</w:t>
      </w:r>
    </w:p>
    <w:p w14:paraId="4B5EBD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token:</w:t>
      </w:r>
    </w:p>
    <w:p w14:paraId="0C92A7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raw_input(</w:t>
      </w:r>
      <w:r w:rsidRPr="00611BD1">
        <w:rPr>
          <w:rFonts w:ascii="Menlo Regular" w:hAnsi="Menlo Regular" w:cs="Menlo Regular"/>
          <w:color w:val="1C00CF"/>
          <w:sz w:val="22"/>
          <w:szCs w:val="22"/>
          <w:lang w:val="en-US"/>
        </w:rPr>
        <w:t>'Press ENTER after you authorized this program'</w:t>
      </w:r>
      <w:r w:rsidRPr="00611BD1">
        <w:rPr>
          <w:rFonts w:ascii="Menlo Regular" w:hAnsi="Menlo Regular" w:cs="Menlo Regular"/>
          <w:color w:val="000000"/>
          <w:sz w:val="22"/>
          <w:szCs w:val="22"/>
          <w:lang w:val="en-US"/>
        </w:rPr>
        <w:t>)</w:t>
      </w:r>
    </w:p>
    <w:p w14:paraId="713ED3C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self.fapi.get_token_part_two((token, frob))</w:t>
      </w:r>
    </w:p>
    <w:p w14:paraId="124E60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self.token = token</w:t>
      </w:r>
    </w:p>
    <w:p w14:paraId="63D3B4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self.flickrUserId = uid</w:t>
      </w:r>
    </w:p>
    <w:p w14:paraId="4BB19E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self.dryrun = dryrun</w:t>
      </w:r>
    </w:p>
    <w:p w14:paraId="7821C43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self.verbose = verbose</w:t>
      </w:r>
    </w:p>
    <w:p w14:paraId="427068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D56F1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__testFailure(self, rsp):</w:t>
      </w:r>
    </w:p>
    <w:p w14:paraId="3B8E150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whether the previous call was successful"""</w:t>
      </w:r>
    </w:p>
    <w:p w14:paraId="54C9AEA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83DC8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rsp[</w:t>
      </w:r>
      <w:r w:rsidRPr="00611BD1">
        <w:rPr>
          <w:rFonts w:ascii="Menlo Regular" w:hAnsi="Menlo Regular" w:cs="Menlo Regular"/>
          <w:color w:val="1C00CF"/>
          <w:sz w:val="22"/>
          <w:szCs w:val="22"/>
          <w:lang w:val="en-US"/>
        </w:rPr>
        <w:t>'stat'</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'fail'</w:t>
      </w:r>
      <w:r w:rsidRPr="00611BD1">
        <w:rPr>
          <w:rFonts w:ascii="Menlo Regular" w:hAnsi="Menlo Regular" w:cs="Menlo Regular"/>
          <w:color w:val="000000"/>
          <w:sz w:val="22"/>
          <w:szCs w:val="22"/>
          <w:lang w:val="en-US"/>
        </w:rPr>
        <w:t>:</w:t>
      </w:r>
    </w:p>
    <w:p w14:paraId="5541F18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'Error!'</w:t>
      </w:r>
    </w:p>
    <w:p w14:paraId="5DDB9A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True</w:t>
      </w:r>
    </w:p>
    <w:p w14:paraId="4CCD190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734735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False</w:t>
      </w:r>
    </w:p>
    <w:p w14:paraId="0DE431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6557A3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getPhotoList(self, dateLo, dateHi):</w:t>
      </w:r>
    </w:p>
    <w:p w14:paraId="183ED6F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list of photo given a time frame"""</w:t>
      </w:r>
    </w:p>
    <w:p w14:paraId="3DCA928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F64577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 = </w:t>
      </w:r>
      <w:r w:rsidRPr="00611BD1">
        <w:rPr>
          <w:rFonts w:ascii="Menlo Regular" w:hAnsi="Menlo Regular" w:cs="Menlo Regular"/>
          <w:color w:val="1C00CF"/>
          <w:sz w:val="22"/>
          <w:szCs w:val="22"/>
          <w:lang w:val="en-US"/>
        </w:rPr>
        <w:t>0</w:t>
      </w:r>
    </w:p>
    <w:p w14:paraId="677BD42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flickr_max = </w:t>
      </w:r>
      <w:r w:rsidRPr="00611BD1">
        <w:rPr>
          <w:rFonts w:ascii="Menlo Regular" w:hAnsi="Menlo Regular" w:cs="Menlo Regular"/>
          <w:color w:val="1C00CF"/>
          <w:sz w:val="22"/>
          <w:szCs w:val="22"/>
          <w:lang w:val="en-US"/>
        </w:rPr>
        <w:t>500</w:t>
      </w:r>
    </w:p>
    <w:p w14:paraId="1485F1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w:t>
      </w:r>
    </w:p>
    <w:p w14:paraId="7198EF1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3199E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'Retrieving list of photos'</w:t>
      </w:r>
    </w:p>
    <w:p w14:paraId="58EDD6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 xml:space="preserve"> True:</w:t>
      </w:r>
    </w:p>
    <w:p w14:paraId="375420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317644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'Requesting a page...'</w:t>
      </w:r>
    </w:p>
    <w:p w14:paraId="21353A5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 = n + </w:t>
      </w:r>
      <w:r w:rsidRPr="00611BD1">
        <w:rPr>
          <w:rFonts w:ascii="Menlo Regular" w:hAnsi="Menlo Regular" w:cs="Menlo Regular"/>
          <w:color w:val="1C00CF"/>
          <w:sz w:val="22"/>
          <w:szCs w:val="22"/>
          <w:lang w:val="en-US"/>
        </w:rPr>
        <w:t>1</w:t>
      </w:r>
    </w:p>
    <w:p w14:paraId="120B52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self.fapi.photos_search(</w:t>
      </w:r>
    </w:p>
    <w:p w14:paraId="577080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api_key=self.__flickrAPIKey,</w:t>
      </w:r>
    </w:p>
    <w:p w14:paraId="121102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w:t>
      </w:r>
    </w:p>
    <w:p w14:paraId="31A79E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user_id=self.flickrUserId,</w:t>
      </w:r>
    </w:p>
    <w:p w14:paraId="0675495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per_page=str(flickr_max),</w:t>
      </w:r>
    </w:p>
    <w:p w14:paraId="5C8A3E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page=str(n),</w:t>
      </w:r>
    </w:p>
    <w:p w14:paraId="3E9650E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min_upload_date=dateLo,</w:t>
      </w:r>
    </w:p>
    <w:p w14:paraId="27AA58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max_upload_date=dateHi,</w:t>
      </w:r>
    </w:p>
    <w:p w14:paraId="4D1CA0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next line is added by Patrick Wijntjes, 14-01-2014</w:t>
      </w:r>
    </w:p>
    <w:p w14:paraId="5E3C04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privacy_filter=</w:t>
      </w:r>
      <w:r w:rsidRPr="00611BD1">
        <w:rPr>
          <w:rFonts w:ascii="Menlo Regular" w:hAnsi="Menlo Regular" w:cs="Menlo Regular"/>
          <w:color w:val="1C00CF"/>
          <w:sz w:val="22"/>
          <w:szCs w:val="22"/>
          <w:lang w:val="en-US"/>
        </w:rPr>
        <w:t>5</w:t>
      </w:r>
    </w:p>
    <w:p w14:paraId="3F8F03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6C7CB5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07543D4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45BF496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'total'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567087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36076C1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].photo</w:t>
      </w:r>
    </w:p>
    <w:p w14:paraId="55CA50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4D7FF7E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 %d photos so far'</w:t>
      </w:r>
      <w:r w:rsidRPr="00611BD1">
        <w:rPr>
          <w:rFonts w:ascii="Menlo Regular" w:hAnsi="Menlo Regular" w:cs="Menlo Regular"/>
          <w:color w:val="000000"/>
          <w:sz w:val="22"/>
          <w:szCs w:val="22"/>
          <w:lang w:val="en-US"/>
        </w:rPr>
        <w:t xml:space="preserve"> % len(photos)</w:t>
      </w:r>
    </w:p>
    <w:p w14:paraId="4157115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len(photos) &gt;= int(rsp.photos[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'total'</w:t>
      </w:r>
      <w:r w:rsidRPr="00611BD1">
        <w:rPr>
          <w:rFonts w:ascii="Menlo Regular" w:hAnsi="Menlo Regular" w:cs="Menlo Regular"/>
          <w:color w:val="000000"/>
          <w:sz w:val="22"/>
          <w:szCs w:val="22"/>
          <w:lang w:val="en-US"/>
        </w:rPr>
        <w:t>]):</w:t>
      </w:r>
    </w:p>
    <w:p w14:paraId="44422D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break</w:t>
      </w:r>
    </w:p>
    <w:p w14:paraId="39E88A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91093C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photos</w:t>
      </w:r>
    </w:p>
    <w:p w14:paraId="7C0342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415E5A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getGeotaggedPhotoList(self, dateLo, dateHi):</w:t>
      </w:r>
    </w:p>
    <w:p w14:paraId="7717A82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list of photo given a time frame"""</w:t>
      </w:r>
    </w:p>
    <w:p w14:paraId="619AEFB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FEBB3A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 = </w:t>
      </w:r>
      <w:r w:rsidRPr="00611BD1">
        <w:rPr>
          <w:rFonts w:ascii="Menlo Regular" w:hAnsi="Menlo Regular" w:cs="Menlo Regular"/>
          <w:color w:val="1C00CF"/>
          <w:sz w:val="22"/>
          <w:szCs w:val="22"/>
          <w:lang w:val="en-US"/>
        </w:rPr>
        <w:t>0</w:t>
      </w:r>
    </w:p>
    <w:p w14:paraId="6058A60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flickr_max = </w:t>
      </w:r>
      <w:r w:rsidRPr="00611BD1">
        <w:rPr>
          <w:rFonts w:ascii="Menlo Regular" w:hAnsi="Menlo Regular" w:cs="Menlo Regular"/>
          <w:color w:val="1C00CF"/>
          <w:sz w:val="22"/>
          <w:szCs w:val="22"/>
          <w:lang w:val="en-US"/>
        </w:rPr>
        <w:t>500</w:t>
      </w:r>
    </w:p>
    <w:p w14:paraId="43E70F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w:t>
      </w:r>
    </w:p>
    <w:p w14:paraId="12382B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FF904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'Retrieving list of photos'</w:t>
      </w:r>
    </w:p>
    <w:p w14:paraId="5F3901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 xml:space="preserve"> True:</w:t>
      </w:r>
    </w:p>
    <w:p w14:paraId="28EF5F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022D0CB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'Requesting a page...'</w:t>
      </w:r>
    </w:p>
    <w:p w14:paraId="154E08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 = n + </w:t>
      </w:r>
      <w:r w:rsidRPr="00611BD1">
        <w:rPr>
          <w:rFonts w:ascii="Menlo Regular" w:hAnsi="Menlo Regular" w:cs="Menlo Regular"/>
          <w:color w:val="1C00CF"/>
          <w:sz w:val="22"/>
          <w:szCs w:val="22"/>
          <w:lang w:val="en-US"/>
        </w:rPr>
        <w:t>1</w:t>
      </w:r>
    </w:p>
    <w:p w14:paraId="6DA9C50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w:t>
      </w:r>
    </w:p>
    <w:p w14:paraId="24F9D32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self.fapi.photos_getWithGeoData(api_key=self.__flickrAPIKey,</w:t>
      </w:r>
    </w:p>
    <w:p w14:paraId="1F25441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user_id=self.flickrUserId,</w:t>
      </w:r>
    </w:p>
    <w:p w14:paraId="73B151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per_page=str(flickr_max), page=str(n))</w:t>
      </w:r>
    </w:p>
    <w:p w14:paraId="748C1D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3E569B4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1B9043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'total'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087927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2AE9D8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].photo</w:t>
      </w:r>
    </w:p>
    <w:p w14:paraId="6829AC5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21C5D4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 %d photos so far'</w:t>
      </w:r>
      <w:r w:rsidRPr="00611BD1">
        <w:rPr>
          <w:rFonts w:ascii="Menlo Regular" w:hAnsi="Menlo Regular" w:cs="Menlo Regular"/>
          <w:color w:val="000000"/>
          <w:sz w:val="22"/>
          <w:szCs w:val="22"/>
          <w:lang w:val="en-US"/>
        </w:rPr>
        <w:t xml:space="preserve"> % len(photos)</w:t>
      </w:r>
    </w:p>
    <w:p w14:paraId="3D69E09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len(photos) &gt;= int(rsp.photos[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'total'</w:t>
      </w:r>
      <w:r w:rsidRPr="00611BD1">
        <w:rPr>
          <w:rFonts w:ascii="Menlo Regular" w:hAnsi="Menlo Regular" w:cs="Menlo Regular"/>
          <w:color w:val="000000"/>
          <w:sz w:val="22"/>
          <w:szCs w:val="22"/>
          <w:lang w:val="en-US"/>
        </w:rPr>
        <w:t>]):</w:t>
      </w:r>
    </w:p>
    <w:p w14:paraId="21DA19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break</w:t>
      </w:r>
    </w:p>
    <w:p w14:paraId="46FF44B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9FCD1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photos</w:t>
      </w:r>
    </w:p>
    <w:p w14:paraId="030439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4296B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getPhotoLocation(self, pid):</w:t>
      </w:r>
    </w:p>
    <w:p w14:paraId="53FB95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string containing location of a photo (in XML)"""</w:t>
      </w:r>
    </w:p>
    <w:p w14:paraId="75B49B2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CB0845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w:t>
      </w:r>
    </w:p>
    <w:p w14:paraId="0AD152A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self.fapi.photos_geo_getLocation(api_key=self.__flickrAPIKey,</w:t>
      </w:r>
    </w:p>
    <w:p w14:paraId="1B5D67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694EE92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1352598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59414E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397D03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info = doc.xpathEval(</w:t>
      </w:r>
      <w:r w:rsidRPr="00611BD1">
        <w:rPr>
          <w:rFonts w:ascii="Menlo Regular" w:hAnsi="Menlo Regular" w:cs="Menlo Regular"/>
          <w:color w:val="1C00CF"/>
          <w:sz w:val="22"/>
          <w:szCs w:val="22"/>
          <w:lang w:val="en-US"/>
        </w:rPr>
        <w:t>'/rsp/photo'</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0BF5A0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692214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info</w:t>
      </w:r>
    </w:p>
    <w:p w14:paraId="5B66D1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27ADCE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getPhotoLocationPermission(self, pid):</w:t>
      </w:r>
    </w:p>
    <w:p w14:paraId="0E79C7B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string containing location permision for a photo (in XML)"""</w:t>
      </w:r>
    </w:p>
    <w:p w14:paraId="70EF6E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C73E4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w:t>
      </w:r>
    </w:p>
    <w:p w14:paraId="750BAC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self.fapi.photos_geo_getPerms(api_key=self.__flickrAPIKey,</w:t>
      </w:r>
    </w:p>
    <w:p w14:paraId="5BF6F4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2C02D6D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03F8C4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798AFC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64148B0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info = doc.xpathEval(</w:t>
      </w:r>
      <w:r w:rsidRPr="00611BD1">
        <w:rPr>
          <w:rFonts w:ascii="Menlo Regular" w:hAnsi="Menlo Regular" w:cs="Menlo Regular"/>
          <w:color w:val="1C00CF"/>
          <w:sz w:val="22"/>
          <w:szCs w:val="22"/>
          <w:lang w:val="en-US"/>
        </w:rPr>
        <w:t>'/rsp/perms'</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03272B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10BC5C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info</w:t>
      </w:r>
    </w:p>
    <w:p w14:paraId="252F27B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D1435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getPhotosetList(self):</w:t>
      </w:r>
    </w:p>
    <w:p w14:paraId="2B5A55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list of photosets for a user"""</w:t>
      </w:r>
    </w:p>
    <w:p w14:paraId="4393C9C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7B1557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self.fapi.photosets_getList(api_key=self.__flickrAPIKey,</w:t>
      </w:r>
    </w:p>
    <w:p w14:paraId="0927FB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user_id=self.flickrUserId)</w:t>
      </w:r>
    </w:p>
    <w:p w14:paraId="5DE4D4C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2EC44DE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3BEE89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rsp.photosets[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].photoset</w:t>
      </w:r>
    </w:p>
    <w:p w14:paraId="49240F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76C07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getPhotosetInfo(self, pid, method):</w:t>
      </w:r>
    </w:p>
    <w:p w14:paraId="5660878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string containing information about a photoset (in XML)"""</w:t>
      </w:r>
    </w:p>
    <w:p w14:paraId="503D65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E69A0D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method(api_key=self.__flickrAPIKey,</w:t>
      </w:r>
    </w:p>
    <w:p w14:paraId="154CAE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photoset_id=pid)</w:t>
      </w:r>
    </w:p>
    <w:p w14:paraId="39C5AC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6F65A67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29B105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073524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info = doc.xpathEval(</w:t>
      </w:r>
      <w:r w:rsidRPr="00611BD1">
        <w:rPr>
          <w:rFonts w:ascii="Menlo Regular" w:hAnsi="Menlo Regular" w:cs="Menlo Regular"/>
          <w:color w:val="1C00CF"/>
          <w:sz w:val="22"/>
          <w:szCs w:val="22"/>
          <w:lang w:val="en-US"/>
        </w:rPr>
        <w:t>'/rsp/photoset'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1CC65F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015233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info</w:t>
      </w:r>
    </w:p>
    <w:p w14:paraId="497BE3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0E2679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getPhotoMetadata(self, pid):</w:t>
      </w:r>
    </w:p>
    <w:p w14:paraId="78ACCEE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an array containing containing the photo metadata (as a string), and the format of the photo"""</w:t>
      </w:r>
    </w:p>
    <w:p w14:paraId="188AD6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15991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041D4A2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'Requesting metadata for photo %s'</w:t>
      </w:r>
      <w:r w:rsidRPr="00611BD1">
        <w:rPr>
          <w:rFonts w:ascii="Menlo Regular" w:hAnsi="Menlo Regular" w:cs="Menlo Regular"/>
          <w:color w:val="000000"/>
          <w:sz w:val="22"/>
          <w:szCs w:val="22"/>
          <w:lang w:val="en-US"/>
        </w:rPr>
        <w:t xml:space="preserve"> % pid</w:t>
      </w:r>
    </w:p>
    <w:p w14:paraId="72B386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self.fapi.photos_getInfo(api_key=self.__flickrAPIKey,</w:t>
      </w:r>
    </w:p>
    <w:p w14:paraId="6C407F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016D96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643020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2552E7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78752B4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metadata = doc.xpathEval(</w:t>
      </w:r>
      <w:r w:rsidRPr="00611BD1">
        <w:rPr>
          <w:rFonts w:ascii="Menlo Regular" w:hAnsi="Menlo Regular" w:cs="Menlo Regular"/>
          <w:color w:val="1C00CF"/>
          <w:sz w:val="22"/>
          <w:szCs w:val="22"/>
          <w:lang w:val="en-US"/>
        </w:rPr>
        <w:t>'/rsp/photo'</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4209AC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083E45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[metadata, rsp.photo[</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'originalformat'</w:t>
      </w:r>
      <w:r w:rsidRPr="00611BD1">
        <w:rPr>
          <w:rFonts w:ascii="Menlo Regular" w:hAnsi="Menlo Regular" w:cs="Menlo Regular"/>
          <w:color w:val="000000"/>
          <w:sz w:val="22"/>
          <w:szCs w:val="22"/>
          <w:lang w:val="en-US"/>
        </w:rPr>
        <w:t>]]</w:t>
      </w:r>
    </w:p>
    <w:p w14:paraId="57F530D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45FF68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getPhotoComments(self, pid):</w:t>
      </w:r>
    </w:p>
    <w:p w14:paraId="2081A9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an XML string containing the photo comments"""</w:t>
      </w:r>
    </w:p>
    <w:p w14:paraId="294ADB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7E310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1CFFA13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'Requesting comments for photo %s'</w:t>
      </w:r>
      <w:r w:rsidRPr="00611BD1">
        <w:rPr>
          <w:rFonts w:ascii="Menlo Regular" w:hAnsi="Menlo Regular" w:cs="Menlo Regular"/>
          <w:color w:val="000000"/>
          <w:sz w:val="22"/>
          <w:szCs w:val="22"/>
          <w:lang w:val="en-US"/>
        </w:rPr>
        <w:t xml:space="preserve"> % pid</w:t>
      </w:r>
    </w:p>
    <w:p w14:paraId="15D844E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w:t>
      </w:r>
    </w:p>
    <w:p w14:paraId="24D6F7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self.fapi.photos_comments_getList(api_key=self.__flickrAPIKey,</w:t>
      </w:r>
    </w:p>
    <w:p w14:paraId="65F316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39AFEB5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2CE4A5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5AAB163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70814B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comments = doc.xpathEval(</w:t>
      </w:r>
      <w:r w:rsidRPr="00611BD1">
        <w:rPr>
          <w:rFonts w:ascii="Menlo Regular" w:hAnsi="Menlo Regular" w:cs="Menlo Regular"/>
          <w:color w:val="1C00CF"/>
          <w:sz w:val="22"/>
          <w:szCs w:val="22"/>
          <w:lang w:val="en-US"/>
        </w:rPr>
        <w:t>'/rsp/comments'</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2B4B73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08A1C24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comments</w:t>
      </w:r>
    </w:p>
    <w:p w14:paraId="40A74FD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DAE1B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getPhotoSizes(self, pid):</w:t>
      </w:r>
    </w:p>
    <w:p w14:paraId="4B5A6E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string with is a list of available sizes for a photo"""</w:t>
      </w:r>
    </w:p>
    <w:p w14:paraId="6749609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50A990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self.fapi.photos_getSizes(api_key=self.__flickrAPIKey,</w:t>
      </w:r>
    </w:p>
    <w:p w14:paraId="029C9EA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4D7EED4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196134E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4138562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rsp</w:t>
      </w:r>
    </w:p>
    <w:p w14:paraId="294E82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40230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getOriginalPhoto(self, pid):</w:t>
      </w:r>
    </w:p>
    <w:p w14:paraId="23169C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URL which is the original photo, if it exists"""</w:t>
      </w:r>
    </w:p>
    <w:p w14:paraId="356CD94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BD7D0E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 = </w:t>
      </w:r>
      <w:r w:rsidRPr="00611BD1">
        <w:rPr>
          <w:rFonts w:ascii="Menlo Regular" w:hAnsi="Menlo Regular" w:cs="Menlo Regular"/>
          <w:color w:val="AA0D91"/>
          <w:sz w:val="22"/>
          <w:szCs w:val="22"/>
          <w:lang w:val="en-US"/>
        </w:rPr>
        <w:t>None</w:t>
      </w:r>
    </w:p>
    <w:p w14:paraId="1177226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self.getPhotoSizes(pid)</w:t>
      </w:r>
    </w:p>
    <w:p w14:paraId="226F07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rsp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187919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78DEAF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s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rsp.sizes[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].size:</w:t>
      </w:r>
    </w:p>
    <w:p w14:paraId="11F505E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w:t>
      </w:r>
      <w:r w:rsidRPr="00611BD1">
        <w:rPr>
          <w:rFonts w:ascii="Menlo Regular" w:hAnsi="Menlo Regular" w:cs="Menlo Regular"/>
          <w:color w:val="1C00CF"/>
          <w:sz w:val="22"/>
          <w:szCs w:val="22"/>
          <w:lang w:val="en-US"/>
        </w:rPr>
        <w:t>'label'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'Original'</w:t>
      </w:r>
      <w:r w:rsidRPr="00611BD1">
        <w:rPr>
          <w:rFonts w:ascii="Menlo Regular" w:hAnsi="Menlo Regular" w:cs="Menlo Regular"/>
          <w:color w:val="000000"/>
          <w:sz w:val="22"/>
          <w:szCs w:val="22"/>
          <w:lang w:val="en-US"/>
        </w:rPr>
        <w:t>:</w:t>
      </w:r>
    </w:p>
    <w:p w14:paraId="7FF16E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 = s[</w:t>
      </w:r>
      <w:r w:rsidRPr="00611BD1">
        <w:rPr>
          <w:rFonts w:ascii="Menlo Regular" w:hAnsi="Menlo Regular" w:cs="Menlo Regular"/>
          <w:color w:val="1C00CF"/>
          <w:sz w:val="22"/>
          <w:szCs w:val="22"/>
          <w:lang w:val="en-US"/>
        </w:rPr>
        <w:t>'source'</w:t>
      </w:r>
      <w:r w:rsidRPr="00611BD1">
        <w:rPr>
          <w:rFonts w:ascii="Menlo Regular" w:hAnsi="Menlo Regular" w:cs="Menlo Regular"/>
          <w:color w:val="000000"/>
          <w:sz w:val="22"/>
          <w:szCs w:val="22"/>
          <w:lang w:val="en-US"/>
        </w:rPr>
        <w:t>]</w:t>
      </w:r>
    </w:p>
    <w:p w14:paraId="6C3390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s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rsp.sizes[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].size:</w:t>
      </w:r>
    </w:p>
    <w:p w14:paraId="1142024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w:t>
      </w:r>
      <w:r w:rsidRPr="00611BD1">
        <w:rPr>
          <w:rFonts w:ascii="Menlo Regular" w:hAnsi="Menlo Regular" w:cs="Menlo Regular"/>
          <w:color w:val="1C00CF"/>
          <w:sz w:val="22"/>
          <w:szCs w:val="22"/>
          <w:lang w:val="en-US"/>
        </w:rPr>
        <w:t>'label'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'Video Original'</w:t>
      </w:r>
      <w:r w:rsidRPr="00611BD1">
        <w:rPr>
          <w:rFonts w:ascii="Menlo Regular" w:hAnsi="Menlo Regular" w:cs="Menlo Regular"/>
          <w:color w:val="000000"/>
          <w:sz w:val="22"/>
          <w:szCs w:val="22"/>
          <w:lang w:val="en-US"/>
        </w:rPr>
        <w:t>:</w:t>
      </w:r>
    </w:p>
    <w:p w14:paraId="2C5F52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 = s[</w:t>
      </w:r>
      <w:r w:rsidRPr="00611BD1">
        <w:rPr>
          <w:rFonts w:ascii="Menlo Regular" w:hAnsi="Menlo Regular" w:cs="Menlo Regular"/>
          <w:color w:val="1C00CF"/>
          <w:sz w:val="22"/>
          <w:szCs w:val="22"/>
          <w:lang w:val="en-US"/>
        </w:rPr>
        <w:t>'source'</w:t>
      </w:r>
      <w:r w:rsidRPr="00611BD1">
        <w:rPr>
          <w:rFonts w:ascii="Menlo Regular" w:hAnsi="Menlo Regular" w:cs="Menlo Regular"/>
          <w:color w:val="000000"/>
          <w:sz w:val="22"/>
          <w:szCs w:val="22"/>
          <w:lang w:val="en-US"/>
        </w:rPr>
        <w:t>]</w:t>
      </w:r>
    </w:p>
    <w:p w14:paraId="5FFAAA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[source, s[</w:t>
      </w:r>
      <w:r w:rsidRPr="00611BD1">
        <w:rPr>
          <w:rFonts w:ascii="Menlo Regular" w:hAnsi="Menlo Regular" w:cs="Menlo Regular"/>
          <w:color w:val="1C00CF"/>
          <w:sz w:val="22"/>
          <w:szCs w:val="22"/>
          <w:lang w:val="en-US"/>
        </w:rPr>
        <w:t>'label'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'Video Original'</w:t>
      </w:r>
      <w:r w:rsidRPr="00611BD1">
        <w:rPr>
          <w:rFonts w:ascii="Menlo Regular" w:hAnsi="Menlo Regular" w:cs="Menlo Regular"/>
          <w:color w:val="000000"/>
          <w:sz w:val="22"/>
          <w:szCs w:val="22"/>
          <w:lang w:val="en-US"/>
        </w:rPr>
        <w:t>]</w:t>
      </w:r>
    </w:p>
    <w:p w14:paraId="2E725F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4D1203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__downloadReportHook(</w:t>
      </w:r>
    </w:p>
    <w:p w14:paraId="15CDF6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w:t>
      </w:r>
    </w:p>
    <w:p w14:paraId="198058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w:t>
      </w:r>
    </w:p>
    <w:p w14:paraId="6BCC3E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blockSize,</w:t>
      </w:r>
    </w:p>
    <w:p w14:paraId="159176E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totalSize,</w:t>
      </w:r>
    </w:p>
    <w:p w14:paraId="088BDD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78B89B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D21CA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self.__verbose:</w:t>
      </w:r>
    </w:p>
    <w:p w14:paraId="745A87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500BF9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 = ((</w:t>
      </w:r>
      <w:r w:rsidRPr="00611BD1">
        <w:rPr>
          <w:rFonts w:ascii="Menlo Regular" w:hAnsi="Menlo Regular" w:cs="Menlo Regular"/>
          <w:color w:val="1C00CF"/>
          <w:sz w:val="22"/>
          <w:szCs w:val="22"/>
          <w:lang w:val="en-US"/>
        </w:rPr>
        <w:t>100</w:t>
      </w:r>
      <w:r w:rsidRPr="00611BD1">
        <w:rPr>
          <w:rFonts w:ascii="Menlo Regular" w:hAnsi="Menlo Regular" w:cs="Menlo Regular"/>
          <w:color w:val="000000"/>
          <w:sz w:val="22"/>
          <w:szCs w:val="22"/>
          <w:lang w:val="en-US"/>
        </w:rPr>
        <w:t xml:space="preserve"> * count) * blockSize) / totalSize</w:t>
      </w:r>
    </w:p>
    <w:p w14:paraId="767C48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 &gt; </w:t>
      </w:r>
      <w:r w:rsidRPr="00611BD1">
        <w:rPr>
          <w:rFonts w:ascii="Menlo Regular" w:hAnsi="Menlo Regular" w:cs="Menlo Regular"/>
          <w:color w:val="1C00CF"/>
          <w:sz w:val="22"/>
          <w:szCs w:val="22"/>
          <w:lang w:val="en-US"/>
        </w:rPr>
        <w:t>100</w:t>
      </w:r>
      <w:r w:rsidRPr="00611BD1">
        <w:rPr>
          <w:rFonts w:ascii="Menlo Regular" w:hAnsi="Menlo Regular" w:cs="Menlo Regular"/>
          <w:color w:val="000000"/>
          <w:sz w:val="22"/>
          <w:szCs w:val="22"/>
          <w:lang w:val="en-US"/>
        </w:rPr>
        <w:t>:</w:t>
      </w:r>
    </w:p>
    <w:p w14:paraId="18EEAF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 = </w:t>
      </w:r>
      <w:r w:rsidRPr="00611BD1">
        <w:rPr>
          <w:rFonts w:ascii="Menlo Regular" w:hAnsi="Menlo Regular" w:cs="Menlo Regular"/>
          <w:color w:val="1C00CF"/>
          <w:sz w:val="22"/>
          <w:szCs w:val="22"/>
          <w:lang w:val="en-US"/>
        </w:rPr>
        <w:t>100</w:t>
      </w:r>
    </w:p>
    <w:p w14:paraId="17D75E7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 %3d %%'</w:t>
      </w:r>
      <w:r w:rsidRPr="00611BD1">
        <w:rPr>
          <w:rFonts w:ascii="Menlo Regular" w:hAnsi="Menlo Regular" w:cs="Menlo Regular"/>
          <w:color w:val="000000"/>
          <w:sz w:val="22"/>
          <w:szCs w:val="22"/>
          <w:lang w:val="en-US"/>
        </w:rPr>
        <w:t xml:space="preserve"> % p,</w:t>
      </w:r>
    </w:p>
    <w:p w14:paraId="3C4EC4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sys.stdout.flush()</w:t>
      </w:r>
    </w:p>
    <w:p w14:paraId="34D75B9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4E0BD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downloadURL(</w:t>
      </w:r>
    </w:p>
    <w:p w14:paraId="7CD9037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w:t>
      </w:r>
    </w:p>
    <w:p w14:paraId="2C67BF5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url,</w:t>
      </w:r>
    </w:p>
    <w:p w14:paraId="2324E4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594F44F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filename,</w:t>
      </w:r>
    </w:p>
    <w:p w14:paraId="5116505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verbose=False,</w:t>
      </w:r>
    </w:p>
    <w:p w14:paraId="6014D6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1A73C02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"""Saves a photo in a file"""</w:t>
      </w:r>
    </w:p>
    <w:p w14:paraId="659EC7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75FCE5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self.dryrun:</w:t>
      </w:r>
    </w:p>
    <w:p w14:paraId="517C58F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2A6DE8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self.__verbose = verbose</w:t>
      </w:r>
    </w:p>
    <w:p w14:paraId="5586F29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tmpfile = </w:t>
      </w:r>
      <w:r w:rsidRPr="00611BD1">
        <w:rPr>
          <w:rFonts w:ascii="Menlo Regular" w:hAnsi="Menlo Regular" w:cs="Menlo Regular"/>
          <w:color w:val="1C00CF"/>
          <w:sz w:val="22"/>
          <w:szCs w:val="22"/>
          <w:lang w:val="en-US"/>
        </w:rPr>
        <w:t>'%s/%s.TMP'</w:t>
      </w:r>
      <w:r w:rsidRPr="00611BD1">
        <w:rPr>
          <w:rFonts w:ascii="Menlo Regular" w:hAnsi="Menlo Regular" w:cs="Menlo Regular"/>
          <w:color w:val="000000"/>
          <w:sz w:val="22"/>
          <w:szCs w:val="22"/>
          <w:lang w:val="en-US"/>
        </w:rPr>
        <w:t xml:space="preserve"> % (target, filename)</w:t>
      </w:r>
    </w:p>
    <w:p w14:paraId="3515EA8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self.__httplib == </w:t>
      </w:r>
      <w:r w:rsidRPr="00611BD1">
        <w:rPr>
          <w:rFonts w:ascii="Menlo Regular" w:hAnsi="Menlo Regular" w:cs="Menlo Regular"/>
          <w:color w:val="1C00CF"/>
          <w:sz w:val="22"/>
          <w:szCs w:val="22"/>
          <w:lang w:val="en-US"/>
        </w:rPr>
        <w:t>'wget'</w:t>
      </w:r>
      <w:r w:rsidRPr="00611BD1">
        <w:rPr>
          <w:rFonts w:ascii="Menlo Regular" w:hAnsi="Menlo Regular" w:cs="Menlo Regular"/>
          <w:color w:val="000000"/>
          <w:sz w:val="22"/>
          <w:szCs w:val="22"/>
          <w:lang w:val="en-US"/>
        </w:rPr>
        <w:t>:</w:t>
      </w:r>
    </w:p>
    <w:p w14:paraId="24D2AB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cmd = </w:t>
      </w:r>
      <w:r w:rsidRPr="00611BD1">
        <w:rPr>
          <w:rFonts w:ascii="Menlo Regular" w:hAnsi="Menlo Regular" w:cs="Menlo Regular"/>
          <w:color w:val="1C00CF"/>
          <w:sz w:val="22"/>
          <w:szCs w:val="22"/>
          <w:lang w:val="en-US"/>
        </w:rPr>
        <w:t>'wget -q -t 0 -T 120 -w 10 -c -O %s %s'</w:t>
      </w:r>
      <w:r w:rsidRPr="00611BD1">
        <w:rPr>
          <w:rFonts w:ascii="Menlo Regular" w:hAnsi="Menlo Regular" w:cs="Menlo Regular"/>
          <w:color w:val="000000"/>
          <w:sz w:val="22"/>
          <w:szCs w:val="22"/>
          <w:lang w:val="en-US"/>
        </w:rPr>
        <w:t xml:space="preserve"> % (tmpfile,</w:t>
      </w:r>
    </w:p>
    <w:p w14:paraId="4104C7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url)</w:t>
      </w:r>
    </w:p>
    <w:p w14:paraId="6F60CD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os.system(cmd)</w:t>
      </w:r>
    </w:p>
    <w:p w14:paraId="6FADAB0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7487AC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urllib.urlretrieve(url, tmpfile,</w:t>
      </w:r>
    </w:p>
    <w:p w14:paraId="13FBF1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reporthook=self.__downloadReportHook)</w:t>
      </w:r>
    </w:p>
    <w:p w14:paraId="436A10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os.rename(tmpfile, </w:t>
      </w:r>
      <w:r w:rsidRPr="00611BD1">
        <w:rPr>
          <w:rFonts w:ascii="Menlo Regular" w:hAnsi="Menlo Regular" w:cs="Menlo Regular"/>
          <w:color w:val="1C00CF"/>
          <w:sz w:val="22"/>
          <w:szCs w:val="22"/>
          <w:lang w:val="en-US"/>
        </w:rPr>
        <w:t>'%s/%s'</w:t>
      </w:r>
      <w:r w:rsidRPr="00611BD1">
        <w:rPr>
          <w:rFonts w:ascii="Menlo Regular" w:hAnsi="Menlo Regular" w:cs="Menlo Regular"/>
          <w:color w:val="000000"/>
          <w:sz w:val="22"/>
          <w:szCs w:val="22"/>
          <w:lang w:val="en-US"/>
        </w:rPr>
        <w:t xml:space="preserve"> % (target, filename))</w:t>
      </w:r>
    </w:p>
    <w:p w14:paraId="570815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C244A2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73CED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usage():</w:t>
      </w:r>
    </w:p>
    <w:p w14:paraId="076822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"""Command line interface usage"""</w:t>
      </w:r>
    </w:p>
    <w:p w14:paraId="40F8A5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DF070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'Usage: Offlickr.py -i &lt;flickr Id&gt;'</w:t>
      </w:r>
    </w:p>
    <w:p w14:paraId="2C0FB6B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'Backs up Flickr photos and metadata'</w:t>
      </w:r>
    </w:p>
    <w:p w14:paraId="71E19E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'Options:'</w:t>
      </w:r>
    </w:p>
    <w:p w14:paraId="77948A9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'\t-f &lt;date&gt;\tbeginning of the date range'</w:t>
      </w:r>
    </w:p>
    <w:p w14:paraId="18957E2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'\t\t\t(default: since you started using Flickr)'</w:t>
      </w:r>
    </w:p>
    <w:p w14:paraId="3A145F2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'\t-t &lt;date&gt;\tend of the date range'</w:t>
      </w:r>
    </w:p>
    <w:p w14:paraId="3A941B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'\t\t\t(default: until now)'</w:t>
      </w:r>
    </w:p>
    <w:p w14:paraId="5EE0F2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'\t-d &lt;dir&gt;\tdirectory for saving files (default: ./dst)'</w:t>
      </w:r>
    </w:p>
    <w:p w14:paraId="76B9EB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'\t-l &lt;level&gt;\tlevels of directory hashes (default: 0)'</w:t>
      </w:r>
    </w:p>
    <w:p w14:paraId="5592F3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'\t-p\t\tback up photos in addition to photo metadata'</w:t>
      </w:r>
    </w:p>
    <w:p w14:paraId="018DF9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'\t-n\t\tdo not redownload anything which has already been downloaded (only jpg checked)'</w:t>
      </w:r>
    </w:p>
    <w:p w14:paraId="3EACFD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'\t-o\t\toverwrite photo, even if it already exists'</w:t>
      </w:r>
    </w:p>
    <w:p w14:paraId="0D8259A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'\t-L\t\tback up human-readable photo locations and permissions to separate files'</w:t>
      </w:r>
    </w:p>
    <w:p w14:paraId="5CB6E71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'\t-s\t\tback up all photosets (time range is ignored)'</w:t>
      </w:r>
    </w:p>
    <w:p w14:paraId="6FCC1B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'\t-w\t\tuse wget instead of internal Python HTTP library'</w:t>
      </w:r>
    </w:p>
    <w:p w14:paraId="0443DAD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'\t-c &lt;threads&gt;\tnumber of threads to run to backup photos (default: 1)'</w:t>
      </w:r>
    </w:p>
    <w:p w14:paraId="3A2E57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'\t-v\t\tverbose output'</w:t>
      </w:r>
    </w:p>
    <w:p w14:paraId="1EEA04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'\t-N\t\tdry run'</w:t>
      </w:r>
    </w:p>
    <w:p w14:paraId="12B0C88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'\t-h\t\tthis help message'</w:t>
      </w:r>
    </w:p>
    <w:p w14:paraId="2309203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'\nDates are specified in seconds since the Epoch (00:00:00 UTC, January 1, 1970).'</w:t>
      </w:r>
    </w:p>
    <w:p w14:paraId="30256A3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'\nVersion '</w:t>
      </w:r>
      <w:r w:rsidRPr="00611BD1">
        <w:rPr>
          <w:rFonts w:ascii="Menlo Regular" w:hAnsi="Menlo Regular" w:cs="Menlo Regular"/>
          <w:color w:val="000000"/>
          <w:sz w:val="22"/>
          <w:szCs w:val="22"/>
          <w:lang w:val="en-US"/>
        </w:rPr>
        <w:t xml:space="preserve"> + __version__</w:t>
      </w:r>
    </w:p>
    <w:p w14:paraId="2667CA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6E1640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FC750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fileWrite(</w:t>
      </w:r>
    </w:p>
    <w:p w14:paraId="5C6D4C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w:t>
      </w:r>
    </w:p>
    <w:p w14:paraId="682A97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directory,</w:t>
      </w:r>
    </w:p>
    <w:p w14:paraId="44FCFBB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filename,</w:t>
      </w:r>
    </w:p>
    <w:p w14:paraId="385243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string,</w:t>
      </w:r>
    </w:p>
    <w:p w14:paraId="46EC98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7DB449B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"""Write a string into a file"""</w:t>
      </w:r>
    </w:p>
    <w:p w14:paraId="087BD3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171C61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dryrun:</w:t>
      </w:r>
    </w:p>
    <w:p w14:paraId="54C91F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42CDEF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os.access(directory, os.F_OK):</w:t>
      </w:r>
    </w:p>
    <w:p w14:paraId="717350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os.makedirs(directory)</w:t>
      </w:r>
    </w:p>
    <w:p w14:paraId="6FF536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 = open(directory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filename, </w:t>
      </w:r>
      <w:r w:rsidRPr="00611BD1">
        <w:rPr>
          <w:rFonts w:ascii="Menlo Regular" w:hAnsi="Menlo Regular" w:cs="Menlo Regular"/>
          <w:color w:val="1C00CF"/>
          <w:sz w:val="22"/>
          <w:szCs w:val="22"/>
          <w:lang w:val="en-US"/>
        </w:rPr>
        <w:t>'w'</w:t>
      </w:r>
      <w:r w:rsidRPr="00611BD1">
        <w:rPr>
          <w:rFonts w:ascii="Menlo Regular" w:hAnsi="Menlo Regular" w:cs="Menlo Regular"/>
          <w:color w:val="000000"/>
          <w:sz w:val="22"/>
          <w:szCs w:val="22"/>
          <w:lang w:val="en-US"/>
        </w:rPr>
        <w:t>)</w:t>
      </w:r>
    </w:p>
    <w:p w14:paraId="2D3C479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f.write(string)</w:t>
      </w:r>
    </w:p>
    <w:p w14:paraId="7C93A57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f.close()</w:t>
      </w:r>
    </w:p>
    <w:p w14:paraId="473F2A0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'Written as'</w:t>
      </w:r>
      <w:r w:rsidRPr="00611BD1">
        <w:rPr>
          <w:rFonts w:ascii="Menlo Regular" w:hAnsi="Menlo Regular" w:cs="Menlo Regular"/>
          <w:color w:val="000000"/>
          <w:sz w:val="22"/>
          <w:szCs w:val="22"/>
          <w:lang w:val="en-US"/>
        </w:rPr>
        <w:t>, filename</w:t>
      </w:r>
    </w:p>
    <w:p w14:paraId="5D3D4FE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42F0B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BCDFC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class</w:t>
      </w:r>
      <w:r w:rsidRPr="00611BD1">
        <w:rPr>
          <w:rFonts w:ascii="Menlo Regular" w:hAnsi="Menlo Regular" w:cs="Menlo Regular"/>
          <w:color w:val="000000"/>
          <w:sz w:val="22"/>
          <w:szCs w:val="22"/>
          <w:lang w:val="en-US"/>
        </w:rPr>
        <w:t xml:space="preserve"> photoBackupThread(threading.Thread):</w:t>
      </w:r>
    </w:p>
    <w:p w14:paraId="586035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DE6BC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__init__(</w:t>
      </w:r>
    </w:p>
    <w:p w14:paraId="17C816B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w:t>
      </w:r>
    </w:p>
    <w:p w14:paraId="721CFB2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sem,</w:t>
      </w:r>
    </w:p>
    <w:p w14:paraId="5CDB93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w:t>
      </w:r>
    </w:p>
    <w:p w14:paraId="6EC600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w:t>
      </w:r>
    </w:p>
    <w:p w14:paraId="3D12CFB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id,</w:t>
      </w:r>
    </w:p>
    <w:p w14:paraId="15B6A3E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title,</w:t>
      </w:r>
    </w:p>
    <w:p w14:paraId="1ABB80C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26484FA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3F2468B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72D25D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0B6328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7610C9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7D0F69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535D94B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81ED7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self.sem = sem</w:t>
      </w:r>
    </w:p>
    <w:p w14:paraId="625014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self.i = i</w:t>
      </w:r>
    </w:p>
    <w:p w14:paraId="352A3AB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self.total = total</w:t>
      </w:r>
    </w:p>
    <w:p w14:paraId="301BF6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self.id = id</w:t>
      </w:r>
    </w:p>
    <w:p w14:paraId="3BDD61A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self.title = title</w:t>
      </w:r>
    </w:p>
    <w:p w14:paraId="36F919C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self.offlickr = offlickr</w:t>
      </w:r>
    </w:p>
    <w:p w14:paraId="0D5F42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self.target = target</w:t>
      </w:r>
    </w:p>
    <w:p w14:paraId="1A8567C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self.hash_level = hash_level</w:t>
      </w:r>
    </w:p>
    <w:p w14:paraId="0AEC39D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self.getPhotos = getPhotos</w:t>
      </w:r>
    </w:p>
    <w:p w14:paraId="23744F3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self.doNotRedownload = doNotRedownload</w:t>
      </w:r>
    </w:p>
    <w:p w14:paraId="4010B8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self.overwritePhotos = overwritePhotos</w:t>
      </w:r>
    </w:p>
    <w:p w14:paraId="5C7CD1F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threading.Thread.__init__(self)</w:t>
      </w:r>
    </w:p>
    <w:p w14:paraId="3B910F2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6FF64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run(self):</w:t>
      </w:r>
    </w:p>
    <w:p w14:paraId="4EBE41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backupPhoto(</w:t>
      </w:r>
    </w:p>
    <w:p w14:paraId="73F16E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self.i,</w:t>
      </w:r>
    </w:p>
    <w:p w14:paraId="1035E0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self.total,</w:t>
      </w:r>
    </w:p>
    <w:p w14:paraId="7DEDE4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self.id,</w:t>
      </w:r>
    </w:p>
    <w:p w14:paraId="2A74ED7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self.title,</w:t>
      </w:r>
    </w:p>
    <w:p w14:paraId="62C772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self.target,</w:t>
      </w:r>
    </w:p>
    <w:p w14:paraId="187906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self.hash_level,</w:t>
      </w:r>
    </w:p>
    <w:p w14:paraId="75F6B49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self.offlickr,</w:t>
      </w:r>
    </w:p>
    <w:p w14:paraId="147B00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self.doNotRedownload,</w:t>
      </w:r>
    </w:p>
    <w:p w14:paraId="4DD449C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self.getPhotos,</w:t>
      </w:r>
    </w:p>
    <w:p w14:paraId="641E311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self.overwritePhotos,</w:t>
      </w:r>
    </w:p>
    <w:p w14:paraId="754E90E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621AD62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self.sem.release()</w:t>
      </w:r>
    </w:p>
    <w:p w14:paraId="3A973C6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6F56D9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07A5E2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backupPhoto(</w:t>
      </w:r>
    </w:p>
    <w:p w14:paraId="117BA4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w:t>
      </w:r>
    </w:p>
    <w:p w14:paraId="4F6D94F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w:t>
      </w:r>
    </w:p>
    <w:p w14:paraId="39F817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id,</w:t>
      </w:r>
    </w:p>
    <w:p w14:paraId="7DAF3D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title,</w:t>
      </w:r>
    </w:p>
    <w:p w14:paraId="46E2B1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01CBAE2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7DE5269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5B059A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0101AA2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37E9653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0FDDFB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5214AB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E0223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str(i)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str(total) + </w:t>
      </w:r>
      <w:r w:rsidRPr="00611BD1">
        <w:rPr>
          <w:rFonts w:ascii="Menlo Regular" w:hAnsi="Menlo Regular" w:cs="Menlo Regular"/>
          <w:color w:val="1C00CF"/>
          <w:sz w:val="22"/>
          <w:szCs w:val="22"/>
          <w:lang w:val="en-US"/>
        </w:rPr>
        <w:t>': '</w:t>
      </w:r>
      <w:r w:rsidRPr="00611BD1">
        <w:rPr>
          <w:rFonts w:ascii="Menlo Regular" w:hAnsi="Menlo Regular" w:cs="Menlo Regular"/>
          <w:color w:val="000000"/>
          <w:sz w:val="22"/>
          <w:szCs w:val="22"/>
          <w:lang w:val="en-US"/>
        </w:rPr>
        <w:t xml:space="preserve"> + id + </w:t>
      </w:r>
      <w:r w:rsidRPr="00611BD1">
        <w:rPr>
          <w:rFonts w:ascii="Menlo Regular" w:hAnsi="Menlo Regular" w:cs="Menlo Regular"/>
          <w:color w:val="1C00CF"/>
          <w:sz w:val="22"/>
          <w:szCs w:val="22"/>
          <w:lang w:val="en-US"/>
        </w:rPr>
        <w:t>': '</w:t>
      </w:r>
      <w:r w:rsidRPr="00611BD1">
        <w:rPr>
          <w:rFonts w:ascii="Menlo Regular" w:hAnsi="Menlo Regular" w:cs="Menlo Regular"/>
          <w:color w:val="000000"/>
          <w:sz w:val="22"/>
          <w:szCs w:val="22"/>
          <w:lang w:val="en-US"/>
        </w:rPr>
        <w:t>\</w:t>
      </w:r>
    </w:p>
    <w:p w14:paraId="33285F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title.encode(</w:t>
      </w:r>
      <w:r w:rsidRPr="00611BD1">
        <w:rPr>
          <w:rFonts w:ascii="Menlo Regular" w:hAnsi="Menlo Regular" w:cs="Menlo Regular"/>
          <w:color w:val="1C00CF"/>
          <w:sz w:val="22"/>
          <w:szCs w:val="22"/>
          <w:lang w:val="en-US"/>
        </w:rPr>
        <w:t>'utf-8'</w:t>
      </w:r>
      <w:r w:rsidRPr="00611BD1">
        <w:rPr>
          <w:rFonts w:ascii="Menlo Regular" w:hAnsi="Menlo Regular" w:cs="Menlo Regular"/>
          <w:color w:val="000000"/>
          <w:sz w:val="22"/>
          <w:szCs w:val="22"/>
          <w:lang w:val="en-US"/>
        </w:rPr>
        <w:t>)</w:t>
      </w:r>
    </w:p>
    <w:p w14:paraId="2EF445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td = target_dir(target, hash_level, id)</w:t>
      </w:r>
    </w:p>
    <w:p w14:paraId="6C16B55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doNotRedownload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id + </w:t>
      </w:r>
      <w:r w:rsidRPr="00611BD1">
        <w:rPr>
          <w:rFonts w:ascii="Menlo Regular" w:hAnsi="Menlo Regular" w:cs="Menlo Regular"/>
          <w:color w:val="1C00CF"/>
          <w:sz w:val="22"/>
          <w:szCs w:val="22"/>
          <w:lang w:val="en-US"/>
        </w:rPr>
        <w:t>'.xml'</w:t>
      </w:r>
      <w:r w:rsidRPr="00611BD1">
        <w:rPr>
          <w:rFonts w:ascii="Menlo Regular" w:hAnsi="Menlo Regular" w:cs="Menlo Regular"/>
          <w:color w:val="000000"/>
          <w:sz w:val="22"/>
          <w:szCs w:val="22"/>
          <w:lang w:val="en-US"/>
        </w:rPr>
        <w:t>)\</w:t>
      </w:r>
    </w:p>
    <w:p w14:paraId="3E37A4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id + </w:t>
      </w:r>
      <w:r w:rsidRPr="00611BD1">
        <w:rPr>
          <w:rFonts w:ascii="Menlo Regular" w:hAnsi="Menlo Regular" w:cs="Menlo Regular"/>
          <w:color w:val="1C00CF"/>
          <w:sz w:val="22"/>
          <w:szCs w:val="22"/>
          <w:lang w:val="en-US"/>
        </w:rPr>
        <w:t>'-comments.xml'</w:t>
      </w:r>
      <w:r w:rsidRPr="00611BD1">
        <w:rPr>
          <w:rFonts w:ascii="Menlo Regular" w:hAnsi="Menlo Regular" w:cs="Menlo Regular"/>
          <w:color w:val="000000"/>
          <w:sz w:val="22"/>
          <w:szCs w:val="22"/>
          <w:lang w:val="en-US"/>
        </w:rPr>
        <w:t>)\</w:t>
      </w:r>
    </w:p>
    <w:p w14:paraId="77A6BB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getPhotos </w:t>
      </w:r>
      <w:r w:rsidRPr="00611BD1">
        <w:rPr>
          <w:rFonts w:ascii="Menlo Regular" w:hAnsi="Menlo Regular" w:cs="Menlo Regular"/>
          <w:color w:val="AA0D91"/>
          <w:sz w:val="22"/>
          <w:szCs w:val="22"/>
          <w:lang w:val="en-US"/>
        </w:rPr>
        <w:t>or</w:t>
      </w:r>
      <w:r w:rsidRPr="00611BD1">
        <w:rPr>
          <w:rFonts w:ascii="Menlo Regular" w:hAnsi="Menlo Regular" w:cs="Menlo Regular"/>
          <w:color w:val="000000"/>
          <w:sz w:val="22"/>
          <w:szCs w:val="22"/>
          <w:lang w:val="en-US"/>
        </w:rPr>
        <w:t xml:space="preserve"> getPhotos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w:t>
      </w:r>
      <w:r w:rsidRPr="00611BD1">
        <w:rPr>
          <w:rFonts w:ascii="Menlo Regular" w:hAnsi="Menlo Regular" w:cs="Menlo Regular"/>
          <w:color w:val="1C00CF"/>
          <w:sz w:val="22"/>
          <w:szCs w:val="22"/>
          <w:lang w:val="en-US"/>
        </w:rPr>
        <w:t>'/'</w:t>
      </w:r>
    </w:p>
    <w:p w14:paraId="5270E0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id + </w:t>
      </w:r>
      <w:r w:rsidRPr="00611BD1">
        <w:rPr>
          <w:rFonts w:ascii="Menlo Regular" w:hAnsi="Menlo Regular" w:cs="Menlo Regular"/>
          <w:color w:val="1C00CF"/>
          <w:sz w:val="22"/>
          <w:szCs w:val="22"/>
          <w:lang w:val="en-US"/>
        </w:rPr>
        <w:t>'.jpg'</w:t>
      </w:r>
      <w:r w:rsidRPr="00611BD1">
        <w:rPr>
          <w:rFonts w:ascii="Menlo Regular" w:hAnsi="Menlo Regular" w:cs="Menlo Regular"/>
          <w:color w:val="000000"/>
          <w:sz w:val="22"/>
          <w:szCs w:val="22"/>
          <w:lang w:val="en-US"/>
        </w:rPr>
        <w:t>)):</w:t>
      </w:r>
    </w:p>
    <w:p w14:paraId="4F604B5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'Photo %s already downloaded; continuing'</w:t>
      </w:r>
      <w:r w:rsidRPr="00611BD1">
        <w:rPr>
          <w:rFonts w:ascii="Menlo Regular" w:hAnsi="Menlo Regular" w:cs="Menlo Regular"/>
          <w:color w:val="000000"/>
          <w:sz w:val="22"/>
          <w:szCs w:val="22"/>
          <w:lang w:val="en-US"/>
        </w:rPr>
        <w:t xml:space="preserve"> % id</w:t>
      </w:r>
    </w:p>
    <w:p w14:paraId="3C360F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00F33C1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E5579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Get Metadata</w:t>
      </w:r>
    </w:p>
    <w:p w14:paraId="00353F1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5C14C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metadataResults = offlickr.getPhotoMetadata(id)</w:t>
      </w:r>
    </w:p>
    <w:p w14:paraId="33B1D9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metadataResults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48EB9A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11986A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2</w:t>
      </w:r>
      <w:r w:rsidRPr="00611BD1">
        <w:rPr>
          <w:rFonts w:ascii="Menlo Regular" w:hAnsi="Menlo Regular" w:cs="Menlo Regular"/>
          <w:color w:val="000000"/>
          <w:sz w:val="22"/>
          <w:szCs w:val="22"/>
          <w:lang w:val="en-US"/>
        </w:rPr>
        <w:t>)</w:t>
      </w:r>
    </w:p>
    <w:p w14:paraId="1F3ACA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metadata = metadataResults[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2D73AEB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format = metadataResults[</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4A020EB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t_dir = target_dir(target, hash_level, id)</w:t>
      </w:r>
    </w:p>
    <w:p w14:paraId="4BFAC4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E578D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Write metadata</w:t>
      </w:r>
    </w:p>
    <w:p w14:paraId="2FD160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E71FE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t_dir, id + </w:t>
      </w:r>
      <w:r w:rsidRPr="00611BD1">
        <w:rPr>
          <w:rFonts w:ascii="Menlo Regular" w:hAnsi="Menlo Regular" w:cs="Menlo Regular"/>
          <w:color w:val="1C00CF"/>
          <w:sz w:val="22"/>
          <w:szCs w:val="22"/>
          <w:lang w:val="en-US"/>
        </w:rPr>
        <w:t>'.xml'</w:t>
      </w:r>
      <w:r w:rsidRPr="00611BD1">
        <w:rPr>
          <w:rFonts w:ascii="Menlo Regular" w:hAnsi="Menlo Regular" w:cs="Menlo Regular"/>
          <w:color w:val="000000"/>
          <w:sz w:val="22"/>
          <w:szCs w:val="22"/>
          <w:lang w:val="en-US"/>
        </w:rPr>
        <w:t>, metadata)</w:t>
      </w:r>
    </w:p>
    <w:p w14:paraId="464BC8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45E142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following lines were commented out by Patrick Wijntjes, 14-01-2014</w:t>
      </w:r>
    </w:p>
    <w:p w14:paraId="0838C3D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 Get comments</w:t>
      </w:r>
    </w:p>
    <w:p w14:paraId="04BDB92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p>
    <w:p w14:paraId="7D7470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C41A16"/>
          <w:sz w:val="22"/>
          <w:szCs w:val="22"/>
          <w:lang w:val="en-US"/>
        </w:rPr>
        <w:t xml:space="preserve">    photoComments = offlickr.getPhotoComments(id)</w:t>
      </w:r>
    </w:p>
    <w:p w14:paraId="76FD36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C41A16"/>
          <w:sz w:val="22"/>
          <w:szCs w:val="22"/>
          <w:lang w:val="en-US"/>
        </w:rPr>
        <w:t xml:space="preserve">    fileWrite(offlickr.dryrun, t_dir, id + '-comments.xml',</w:t>
      </w:r>
    </w:p>
    <w:p w14:paraId="6B25F7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photoComments)'''</w:t>
      </w:r>
    </w:p>
    <w:p w14:paraId="2A82FC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E28E09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Do we want the picture too?</w:t>
      </w:r>
    </w:p>
    <w:p w14:paraId="013C1F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A8993E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getPhotos:</w:t>
      </w:r>
    </w:p>
    <w:p w14:paraId="0AFCEBD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23EFE54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 isVideo] = offlickr.getOriginalPhoto(id)</w:t>
      </w:r>
    </w:p>
    <w:p w14:paraId="453BB6A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EDAE0B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source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4DEA865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'Oopsie, no photo found'</w:t>
      </w:r>
    </w:p>
    <w:p w14:paraId="3931BA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43CB13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0B58F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if it's a Video, we cannot trust the format that getInfo told us.</w:t>
      </w:r>
    </w:p>
    <w:p w14:paraId="306106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we have to make an extra round trip to grab the Content-Disposition</w:t>
      </w:r>
    </w:p>
    <w:p w14:paraId="1546C5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isPrivateFailure = False</w:t>
      </w:r>
    </w:p>
    <w:p w14:paraId="571254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isVideo:</w:t>
      </w:r>
    </w:p>
    <w:p w14:paraId="754740A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sourceconnection = urllib.urlopen(source)</w:t>
      </w:r>
    </w:p>
    <w:p w14:paraId="4987E4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try</w:t>
      </w:r>
      <w:r w:rsidRPr="00611BD1">
        <w:rPr>
          <w:rFonts w:ascii="Menlo Regular" w:hAnsi="Menlo Regular" w:cs="Menlo Regular"/>
          <w:color w:val="000000"/>
          <w:sz w:val="22"/>
          <w:szCs w:val="22"/>
          <w:lang w:val="en-US"/>
        </w:rPr>
        <w:t>:</w:t>
      </w:r>
    </w:p>
    <w:p w14:paraId="7D66B3B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format = sourceconnection.headers[</w:t>
      </w:r>
      <w:r w:rsidRPr="00611BD1">
        <w:rPr>
          <w:rFonts w:ascii="Menlo Regular" w:hAnsi="Menlo Regular" w:cs="Menlo Regular"/>
          <w:color w:val="1C00CF"/>
          <w:sz w:val="22"/>
          <w:szCs w:val="22"/>
          <w:lang w:val="en-US"/>
        </w:rPr>
        <w:t>'Content-Disposition'</w:t>
      </w:r>
      <w:r w:rsidRPr="00611BD1">
        <w:rPr>
          <w:rFonts w:ascii="Menlo Regular" w:hAnsi="Menlo Regular" w:cs="Menlo Regular"/>
          <w:color w:val="000000"/>
          <w:sz w:val="22"/>
          <w:szCs w:val="22"/>
          <w:lang w:val="en-US"/>
        </w:rPr>
        <w:t>].split(</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].rstrip(</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w:t>
      </w:r>
    </w:p>
    <w:p w14:paraId="680935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except</w:t>
      </w:r>
      <w:r w:rsidRPr="00611BD1">
        <w:rPr>
          <w:rFonts w:ascii="Menlo Regular" w:hAnsi="Menlo Regular" w:cs="Menlo Regular"/>
          <w:color w:val="000000"/>
          <w:sz w:val="22"/>
          <w:szCs w:val="22"/>
          <w:lang w:val="en-US"/>
        </w:rPr>
        <w:t>:</w:t>
      </w:r>
    </w:p>
    <w:p w14:paraId="44645D1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'warning: private videos cannot be backed up due to a Flickr bug'</w:t>
      </w:r>
    </w:p>
    <w:p w14:paraId="5954143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format = </w:t>
      </w:r>
      <w:r w:rsidRPr="00611BD1">
        <w:rPr>
          <w:rFonts w:ascii="Menlo Regular" w:hAnsi="Menlo Regular" w:cs="Menlo Regular"/>
          <w:color w:val="1C00CF"/>
          <w:sz w:val="22"/>
          <w:szCs w:val="22"/>
          <w:lang w:val="en-US"/>
        </w:rPr>
        <w:t>'privateVideofailure'</w:t>
      </w:r>
    </w:p>
    <w:p w14:paraId="099892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isPrivateFailure = True</w:t>
      </w:r>
    </w:p>
    <w:p w14:paraId="3D39BA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AB6A2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filename = id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format</w:t>
      </w:r>
    </w:p>
    <w:p w14:paraId="7B95CA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C8EE6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os.path.isfile(</w:t>
      </w:r>
      <w:r w:rsidRPr="00611BD1">
        <w:rPr>
          <w:rFonts w:ascii="Menlo Regular" w:hAnsi="Menlo Regular" w:cs="Menlo Regular"/>
          <w:color w:val="1C00CF"/>
          <w:sz w:val="22"/>
          <w:szCs w:val="22"/>
          <w:lang w:val="en-US"/>
        </w:rPr>
        <w:t>'%s/%s'</w:t>
      </w:r>
      <w:r w:rsidRPr="00611BD1">
        <w:rPr>
          <w:rFonts w:ascii="Menlo Regular" w:hAnsi="Menlo Regular" w:cs="Menlo Regular"/>
          <w:color w:val="000000"/>
          <w:sz w:val="22"/>
          <w:szCs w:val="22"/>
          <w:lang w:val="en-US"/>
        </w:rPr>
        <w:t xml:space="preserve"> % (t_dir, filename))\</w:t>
      </w:r>
    </w:p>
    <w:p w14:paraId="512DF83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overwritePhotos:</w:t>
      </w:r>
    </w:p>
    <w:p w14:paraId="6B97706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'%s already downloaded... continuing'</w:t>
      </w:r>
      <w:r w:rsidRPr="00611BD1">
        <w:rPr>
          <w:rFonts w:ascii="Menlo Regular" w:hAnsi="Menlo Regular" w:cs="Menlo Regular"/>
          <w:color w:val="000000"/>
          <w:sz w:val="22"/>
          <w:szCs w:val="22"/>
          <w:lang w:val="en-US"/>
        </w:rPr>
        <w:t xml:space="preserve"> % filename</w:t>
      </w:r>
    </w:p>
    <w:p w14:paraId="2BBF076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5A8B4C3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isPrivateFailure:</w:t>
      </w:r>
    </w:p>
    <w:p w14:paraId="2CF6A4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'Retrieving '</w:t>
      </w:r>
      <w:r w:rsidRPr="00611BD1">
        <w:rPr>
          <w:rFonts w:ascii="Menlo Regular" w:hAnsi="Menlo Regular" w:cs="Menlo Regular"/>
          <w:color w:val="000000"/>
          <w:sz w:val="22"/>
          <w:szCs w:val="22"/>
          <w:lang w:val="en-US"/>
        </w:rPr>
        <w:t xml:space="preserve"> + source + </w:t>
      </w:r>
      <w:r w:rsidRPr="00611BD1">
        <w:rPr>
          <w:rFonts w:ascii="Menlo Regular" w:hAnsi="Menlo Regular" w:cs="Menlo Regular"/>
          <w:color w:val="1C00CF"/>
          <w:sz w:val="22"/>
          <w:szCs w:val="22"/>
          <w:lang w:val="en-US"/>
        </w:rPr>
        <w:t>' as '</w:t>
      </w:r>
      <w:r w:rsidRPr="00611BD1">
        <w:rPr>
          <w:rFonts w:ascii="Menlo Regular" w:hAnsi="Menlo Regular" w:cs="Menlo Regular"/>
          <w:color w:val="000000"/>
          <w:sz w:val="22"/>
          <w:szCs w:val="22"/>
          <w:lang w:val="en-US"/>
        </w:rPr>
        <w:t xml:space="preserve"> + filename</w:t>
      </w:r>
    </w:p>
    <w:p w14:paraId="0D11C5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offlickr.downloadURL(source, t_dir, filename, verbose=True)</w:t>
      </w:r>
    </w:p>
    <w:p w14:paraId="7DC900A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'Done downloading %s'</w:t>
      </w:r>
      <w:r w:rsidRPr="00611BD1">
        <w:rPr>
          <w:rFonts w:ascii="Menlo Regular" w:hAnsi="Menlo Regular" w:cs="Menlo Regular"/>
          <w:color w:val="000000"/>
          <w:sz w:val="22"/>
          <w:szCs w:val="22"/>
          <w:lang w:val="en-US"/>
        </w:rPr>
        <w:t xml:space="preserve"> % filename</w:t>
      </w:r>
    </w:p>
    <w:p w14:paraId="232B607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221501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30A2A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backupPhotos(</w:t>
      </w:r>
    </w:p>
    <w:p w14:paraId="17FCB25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w:t>
      </w:r>
    </w:p>
    <w:p w14:paraId="5453214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143080E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23CEDFA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52672EE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w:t>
      </w:r>
    </w:p>
    <w:p w14:paraId="5B7E81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w:t>
      </w:r>
    </w:p>
    <w:p w14:paraId="1F4645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65F6691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392BAF0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5BE6F8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46CDFB5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"""Back photos up for a particular time range"""</w:t>
      </w:r>
    </w:p>
    <w:p w14:paraId="672F7DB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3F691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dateHi == maxTime:</w:t>
      </w:r>
    </w:p>
    <w:p w14:paraId="454421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 = time.time()</w:t>
      </w:r>
    </w:p>
    <w:p w14:paraId="61C2C5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'For incremental backups, the current time is %.0f'</w:t>
      </w:r>
      <w:r w:rsidRPr="00611BD1">
        <w:rPr>
          <w:rFonts w:ascii="Menlo Regular" w:hAnsi="Menlo Regular" w:cs="Menlo Regular"/>
          <w:color w:val="000000"/>
          <w:sz w:val="22"/>
          <w:szCs w:val="22"/>
          <w:lang w:val="en-US"/>
        </w:rPr>
        <w:t xml:space="preserve"> % t</w:t>
      </w:r>
    </w:p>
    <w:p w14:paraId="0819485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"You can rerun the program with '-f %.0f'"</w:t>
      </w:r>
      <w:r w:rsidRPr="00611BD1">
        <w:rPr>
          <w:rFonts w:ascii="Menlo Regular" w:hAnsi="Menlo Regular" w:cs="Menlo Regular"/>
          <w:color w:val="000000"/>
          <w:sz w:val="22"/>
          <w:szCs w:val="22"/>
          <w:lang w:val="en-US"/>
        </w:rPr>
        <w:t xml:space="preserve"> % t</w:t>
      </w:r>
    </w:p>
    <w:p w14:paraId="4CF7F74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FD582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offlickr.getPhotoList(dateLo, dateHi)</w:t>
      </w:r>
    </w:p>
    <w:p w14:paraId="1D070A6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3226B96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'No photos found'</w:t>
      </w:r>
    </w:p>
    <w:p w14:paraId="12A48A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4D67EC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6E50D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 = len(photos)</w:t>
      </w:r>
    </w:p>
    <w:p w14:paraId="3C3279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'Backing up'</w:t>
      </w:r>
      <w:r w:rsidRPr="00611BD1">
        <w:rPr>
          <w:rFonts w:ascii="Menlo Regular" w:hAnsi="Menlo Regular" w:cs="Menlo Regular"/>
          <w:color w:val="000000"/>
          <w:sz w:val="22"/>
          <w:szCs w:val="22"/>
          <w:lang w:val="en-US"/>
        </w:rPr>
        <w:t xml:space="preserve">, total, </w:t>
      </w:r>
      <w:r w:rsidRPr="00611BD1">
        <w:rPr>
          <w:rFonts w:ascii="Menlo Regular" w:hAnsi="Menlo Regular" w:cs="Menlo Regular"/>
          <w:color w:val="1C00CF"/>
          <w:sz w:val="22"/>
          <w:szCs w:val="22"/>
          <w:lang w:val="en-US"/>
        </w:rPr>
        <w:t>'photos'</w:t>
      </w:r>
    </w:p>
    <w:p w14:paraId="77606C5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9287AF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threads &gt;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3102A5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concurrentThreads = threading.Semaphore(threads)</w:t>
      </w:r>
    </w:p>
    <w:p w14:paraId="4DA5796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0</w:t>
      </w:r>
    </w:p>
    <w:p w14:paraId="602E3B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p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photos:</w:t>
      </w:r>
    </w:p>
    <w:p w14:paraId="68B739D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i + </w:t>
      </w:r>
      <w:r w:rsidRPr="00611BD1">
        <w:rPr>
          <w:rFonts w:ascii="Menlo Regular" w:hAnsi="Menlo Regular" w:cs="Menlo Regular"/>
          <w:color w:val="1C00CF"/>
          <w:sz w:val="22"/>
          <w:szCs w:val="22"/>
          <w:lang w:val="en-US"/>
        </w:rPr>
        <w:t>1</w:t>
      </w:r>
    </w:p>
    <w:p w14:paraId="58321D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 str(int(p[</w:t>
      </w:r>
      <w:r w:rsidRPr="00611BD1">
        <w:rPr>
          <w:rFonts w:ascii="Menlo Regular" w:hAnsi="Menlo Regular" w:cs="Menlo Regular"/>
          <w:color w:val="1C00CF"/>
          <w:sz w:val="22"/>
          <w:szCs w:val="22"/>
          <w:lang w:val="en-US"/>
        </w:rPr>
        <w:t>'id'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Making sure we don't have weird things here</w:t>
      </w:r>
    </w:p>
    <w:p w14:paraId="15B2275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threads &gt;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6E9C418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concurrentThreads.acquire()</w:t>
      </w:r>
    </w:p>
    <w:p w14:paraId="7B8B64E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downloader = photoBackupThread(</w:t>
      </w:r>
    </w:p>
    <w:p w14:paraId="2DAA27D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concurrentThreads,</w:t>
      </w:r>
    </w:p>
    <w:p w14:paraId="73C63E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w:t>
      </w:r>
    </w:p>
    <w:p w14:paraId="174C99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w:t>
      </w:r>
    </w:p>
    <w:p w14:paraId="70A1B4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w:t>
      </w:r>
    </w:p>
    <w:p w14:paraId="06A10A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w:t>
      </w:r>
      <w:r w:rsidRPr="00611BD1">
        <w:rPr>
          <w:rFonts w:ascii="Menlo Regular" w:hAnsi="Menlo Regular" w:cs="Menlo Regular"/>
          <w:color w:val="1C00CF"/>
          <w:sz w:val="22"/>
          <w:szCs w:val="22"/>
          <w:lang w:val="en-US"/>
        </w:rPr>
        <w:t>'title'</w:t>
      </w:r>
      <w:r w:rsidRPr="00611BD1">
        <w:rPr>
          <w:rFonts w:ascii="Menlo Regular" w:hAnsi="Menlo Regular" w:cs="Menlo Regular"/>
          <w:color w:val="000000"/>
          <w:sz w:val="22"/>
          <w:szCs w:val="22"/>
          <w:lang w:val="en-US"/>
        </w:rPr>
        <w:t>],</w:t>
      </w:r>
    </w:p>
    <w:p w14:paraId="6B22E3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3482DF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1BBD11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3F511E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26124A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26CD96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3813DDD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6D32F2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downloader.start()</w:t>
      </w:r>
    </w:p>
    <w:p w14:paraId="5683627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0965C03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backupPhoto(</w:t>
      </w:r>
    </w:p>
    <w:p w14:paraId="1F8B7B9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w:t>
      </w:r>
    </w:p>
    <w:p w14:paraId="4510E42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w:t>
      </w:r>
    </w:p>
    <w:p w14:paraId="340DDB5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w:t>
      </w:r>
    </w:p>
    <w:p w14:paraId="12A4D91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w:t>
      </w:r>
      <w:r w:rsidRPr="00611BD1">
        <w:rPr>
          <w:rFonts w:ascii="Menlo Regular" w:hAnsi="Menlo Regular" w:cs="Menlo Regular"/>
          <w:color w:val="1C00CF"/>
          <w:sz w:val="22"/>
          <w:szCs w:val="22"/>
          <w:lang w:val="en-US"/>
        </w:rPr>
        <w:t>'title'</w:t>
      </w:r>
      <w:r w:rsidRPr="00611BD1">
        <w:rPr>
          <w:rFonts w:ascii="Menlo Regular" w:hAnsi="Menlo Regular" w:cs="Menlo Regular"/>
          <w:color w:val="000000"/>
          <w:sz w:val="22"/>
          <w:szCs w:val="22"/>
          <w:lang w:val="en-US"/>
        </w:rPr>
        <w:t>],</w:t>
      </w:r>
    </w:p>
    <w:p w14:paraId="59295F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235140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7F27BD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32A22B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1263AE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152808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3BE891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641B055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BA901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D9906E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backupLocation(</w:t>
      </w:r>
    </w:p>
    <w:p w14:paraId="12AB20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w:t>
      </w:r>
    </w:p>
    <w:p w14:paraId="4A10010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630548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5CC9D4E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45FA65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w:t>
      </w:r>
    </w:p>
    <w:p w14:paraId="320A802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w:t>
      </w:r>
    </w:p>
    <w:p w14:paraId="57E3D58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5A826E3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58CAD7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"""Back photo locations up for a particular time range"""</w:t>
      </w:r>
    </w:p>
    <w:p w14:paraId="78C8601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A1A9F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dateHi == maxTime:</w:t>
      </w:r>
    </w:p>
    <w:p w14:paraId="2A64FEC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 = time.time()</w:t>
      </w:r>
    </w:p>
    <w:p w14:paraId="7F8F3B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'For incremental backups, the current time is %.0f'</w:t>
      </w:r>
      <w:r w:rsidRPr="00611BD1">
        <w:rPr>
          <w:rFonts w:ascii="Menlo Regular" w:hAnsi="Menlo Regular" w:cs="Menlo Regular"/>
          <w:color w:val="000000"/>
          <w:sz w:val="22"/>
          <w:szCs w:val="22"/>
          <w:lang w:val="en-US"/>
        </w:rPr>
        <w:t xml:space="preserve"> % t</w:t>
      </w:r>
    </w:p>
    <w:p w14:paraId="34E435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"You can rerun the program with '-f %.0f'"</w:t>
      </w:r>
      <w:r w:rsidRPr="00611BD1">
        <w:rPr>
          <w:rFonts w:ascii="Menlo Regular" w:hAnsi="Menlo Regular" w:cs="Menlo Regular"/>
          <w:color w:val="000000"/>
          <w:sz w:val="22"/>
          <w:szCs w:val="22"/>
          <w:lang w:val="en-US"/>
        </w:rPr>
        <w:t xml:space="preserve"> % t</w:t>
      </w:r>
    </w:p>
    <w:p w14:paraId="31EBE2D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1697C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offlickr.getGeotaggedPhotoList(dateLo, dateHi)</w:t>
      </w:r>
    </w:p>
    <w:p w14:paraId="06D003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7530BE4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'No photos found'</w:t>
      </w:r>
    </w:p>
    <w:p w14:paraId="6A007BD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2F9BBD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4B05C5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 = len(photos)</w:t>
      </w:r>
    </w:p>
    <w:p w14:paraId="7CD2329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'Backing up'</w:t>
      </w:r>
      <w:r w:rsidRPr="00611BD1">
        <w:rPr>
          <w:rFonts w:ascii="Menlo Regular" w:hAnsi="Menlo Regular" w:cs="Menlo Regular"/>
          <w:color w:val="000000"/>
          <w:sz w:val="22"/>
          <w:szCs w:val="22"/>
          <w:lang w:val="en-US"/>
        </w:rPr>
        <w:t xml:space="preserve">, total, </w:t>
      </w:r>
      <w:r w:rsidRPr="00611BD1">
        <w:rPr>
          <w:rFonts w:ascii="Menlo Regular" w:hAnsi="Menlo Regular" w:cs="Menlo Regular"/>
          <w:color w:val="1C00CF"/>
          <w:sz w:val="22"/>
          <w:szCs w:val="22"/>
          <w:lang w:val="en-US"/>
        </w:rPr>
        <w:t>'photo locations'</w:t>
      </w:r>
    </w:p>
    <w:p w14:paraId="26EAC5C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7B2731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0</w:t>
      </w:r>
    </w:p>
    <w:p w14:paraId="33F5B5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p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photos:</w:t>
      </w:r>
    </w:p>
    <w:p w14:paraId="745077D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i + </w:t>
      </w:r>
      <w:r w:rsidRPr="00611BD1">
        <w:rPr>
          <w:rFonts w:ascii="Menlo Regular" w:hAnsi="Menlo Regular" w:cs="Menlo Regular"/>
          <w:color w:val="1C00CF"/>
          <w:sz w:val="22"/>
          <w:szCs w:val="22"/>
          <w:lang w:val="en-US"/>
        </w:rPr>
        <w:t>1</w:t>
      </w:r>
    </w:p>
    <w:p w14:paraId="4E128F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 str(int(p[</w:t>
      </w:r>
      <w:r w:rsidRPr="00611BD1">
        <w:rPr>
          <w:rFonts w:ascii="Menlo Regular" w:hAnsi="Menlo Regular" w:cs="Menlo Regular"/>
          <w:color w:val="1C00CF"/>
          <w:sz w:val="22"/>
          <w:szCs w:val="22"/>
          <w:lang w:val="en-US"/>
        </w:rPr>
        <w:t>'id'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Making sure we don't have weird things here</w:t>
      </w:r>
    </w:p>
    <w:p w14:paraId="390E9F2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td = target_dir(target, hash_level, pid) + </w:t>
      </w:r>
      <w:r w:rsidRPr="00611BD1">
        <w:rPr>
          <w:rFonts w:ascii="Menlo Regular" w:hAnsi="Menlo Regular" w:cs="Menlo Regular"/>
          <w:color w:val="1C00CF"/>
          <w:sz w:val="22"/>
          <w:szCs w:val="22"/>
          <w:lang w:val="en-US"/>
        </w:rPr>
        <w:t>'/'</w:t>
      </w:r>
    </w:p>
    <w:p w14:paraId="00FBB21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doNotRedownload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pid + </w:t>
      </w:r>
      <w:r w:rsidRPr="00611BD1">
        <w:rPr>
          <w:rFonts w:ascii="Menlo Regular" w:hAnsi="Menlo Regular" w:cs="Menlo Regular"/>
          <w:color w:val="1C00CF"/>
          <w:sz w:val="22"/>
          <w:szCs w:val="22"/>
          <w:lang w:val="en-US"/>
        </w:rPr>
        <w:t>'-location.xml'</w:t>
      </w:r>
    </w:p>
    <w:p w14:paraId="52ED0F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pid</w:t>
      </w:r>
    </w:p>
    <w:p w14:paraId="6B8307D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'-location-permissions.xml'</w:t>
      </w:r>
      <w:r w:rsidRPr="00611BD1">
        <w:rPr>
          <w:rFonts w:ascii="Menlo Regular" w:hAnsi="Menlo Regular" w:cs="Menlo Regular"/>
          <w:color w:val="000000"/>
          <w:sz w:val="22"/>
          <w:szCs w:val="22"/>
          <w:lang w:val="en-US"/>
        </w:rPr>
        <w:t>):</w:t>
      </w:r>
    </w:p>
    <w:p w14:paraId="1CD040B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pid + </w:t>
      </w:r>
      <w:r w:rsidRPr="00611BD1">
        <w:rPr>
          <w:rFonts w:ascii="Menlo Regular" w:hAnsi="Menlo Regular" w:cs="Menlo Regular"/>
          <w:color w:val="1C00CF"/>
          <w:sz w:val="22"/>
          <w:szCs w:val="22"/>
          <w:lang w:val="en-US"/>
        </w:rPr>
        <w:t>': Already there'</w:t>
      </w:r>
    </w:p>
    <w:p w14:paraId="7C4F40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continue</w:t>
      </w:r>
    </w:p>
    <w:p w14:paraId="077541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location = offlickr.getPhotoLocation(pid)</w:t>
      </w:r>
    </w:p>
    <w:p w14:paraId="385DB2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location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7DA3EE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150C130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0B419E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target_dir(target, hash_level,</w:t>
      </w:r>
    </w:p>
    <w:p w14:paraId="6F5FC5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pid + </w:t>
      </w:r>
      <w:r w:rsidRPr="00611BD1">
        <w:rPr>
          <w:rFonts w:ascii="Menlo Regular" w:hAnsi="Menlo Regular" w:cs="Menlo Regular"/>
          <w:color w:val="1C00CF"/>
          <w:sz w:val="22"/>
          <w:szCs w:val="22"/>
          <w:lang w:val="en-US"/>
        </w:rPr>
        <w:t>'-location.xml'</w:t>
      </w:r>
      <w:r w:rsidRPr="00611BD1">
        <w:rPr>
          <w:rFonts w:ascii="Menlo Regular" w:hAnsi="Menlo Regular" w:cs="Menlo Regular"/>
          <w:color w:val="000000"/>
          <w:sz w:val="22"/>
          <w:szCs w:val="22"/>
          <w:lang w:val="en-US"/>
        </w:rPr>
        <w:t>, location)</w:t>
      </w:r>
    </w:p>
    <w:p w14:paraId="4829973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locationPermission = offlickr.getPhotoLocationPermission(pid)</w:t>
      </w:r>
    </w:p>
    <w:p w14:paraId="7E9A3A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locationPermission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7DB7729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01B50B5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197FD5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target_dir(target, hash_level,</w:t>
      </w:r>
    </w:p>
    <w:p w14:paraId="583DD09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pid + </w:t>
      </w:r>
      <w:r w:rsidRPr="00611BD1">
        <w:rPr>
          <w:rFonts w:ascii="Menlo Regular" w:hAnsi="Menlo Regular" w:cs="Menlo Regular"/>
          <w:color w:val="1C00CF"/>
          <w:sz w:val="22"/>
          <w:szCs w:val="22"/>
          <w:lang w:val="en-US"/>
        </w:rPr>
        <w:t>'-location-permissions.xml'</w:t>
      </w:r>
      <w:r w:rsidRPr="00611BD1">
        <w:rPr>
          <w:rFonts w:ascii="Menlo Regular" w:hAnsi="Menlo Regular" w:cs="Menlo Regular"/>
          <w:color w:val="000000"/>
          <w:sz w:val="22"/>
          <w:szCs w:val="22"/>
          <w:lang w:val="en-US"/>
        </w:rPr>
        <w:t>,</w:t>
      </w:r>
    </w:p>
    <w:p w14:paraId="5678213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locationPermission)</w:t>
      </w:r>
    </w:p>
    <w:p w14:paraId="59A059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792DD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850CE1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backupPhotosets(offlickr, target, hash_level):</w:t>
      </w:r>
    </w:p>
    <w:p w14:paraId="2EFFE22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"""Back photosets up"""</w:t>
      </w:r>
    </w:p>
    <w:p w14:paraId="29941E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2630C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photosets = offlickr.getPhotosetList()</w:t>
      </w:r>
    </w:p>
    <w:p w14:paraId="1CD09E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photosets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0A4CB6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'No photosets found'</w:t>
      </w:r>
    </w:p>
    <w:p w14:paraId="3C10EB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702B0AD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E4BFE8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 = len(photosets)</w:t>
      </w:r>
    </w:p>
    <w:p w14:paraId="046F3C0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'Backing up'</w:t>
      </w:r>
      <w:r w:rsidRPr="00611BD1">
        <w:rPr>
          <w:rFonts w:ascii="Menlo Regular" w:hAnsi="Menlo Regular" w:cs="Menlo Regular"/>
          <w:color w:val="000000"/>
          <w:sz w:val="22"/>
          <w:szCs w:val="22"/>
          <w:lang w:val="en-US"/>
        </w:rPr>
        <w:t xml:space="preserve">, total, </w:t>
      </w:r>
      <w:r w:rsidRPr="00611BD1">
        <w:rPr>
          <w:rFonts w:ascii="Menlo Regular" w:hAnsi="Menlo Regular" w:cs="Menlo Regular"/>
          <w:color w:val="1C00CF"/>
          <w:sz w:val="22"/>
          <w:szCs w:val="22"/>
          <w:lang w:val="en-US"/>
        </w:rPr>
        <w:t>'photosets'</w:t>
      </w:r>
    </w:p>
    <w:p w14:paraId="3A5FD0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8DB5C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0</w:t>
      </w:r>
    </w:p>
    <w:p w14:paraId="628649D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p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photosets:</w:t>
      </w:r>
    </w:p>
    <w:p w14:paraId="54CAFEB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i + </w:t>
      </w:r>
      <w:r w:rsidRPr="00611BD1">
        <w:rPr>
          <w:rFonts w:ascii="Menlo Regular" w:hAnsi="Menlo Regular" w:cs="Menlo Regular"/>
          <w:color w:val="1C00CF"/>
          <w:sz w:val="22"/>
          <w:szCs w:val="22"/>
          <w:lang w:val="en-US"/>
        </w:rPr>
        <w:t>1</w:t>
      </w:r>
    </w:p>
    <w:p w14:paraId="0A999A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 str(int(p[</w:t>
      </w:r>
      <w:r w:rsidRPr="00611BD1">
        <w:rPr>
          <w:rFonts w:ascii="Menlo Regular" w:hAnsi="Menlo Regular" w:cs="Menlo Regular"/>
          <w:color w:val="1C00CF"/>
          <w:sz w:val="22"/>
          <w:szCs w:val="22"/>
          <w:lang w:val="en-US"/>
        </w:rPr>
        <w:t>'id'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Making sure we don't have weird things here</w:t>
      </w:r>
    </w:p>
    <w:p w14:paraId="41C4390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str(i)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str(total) + </w:t>
      </w:r>
      <w:r w:rsidRPr="00611BD1">
        <w:rPr>
          <w:rFonts w:ascii="Menlo Regular" w:hAnsi="Menlo Regular" w:cs="Menlo Regular"/>
          <w:color w:val="1C00CF"/>
          <w:sz w:val="22"/>
          <w:szCs w:val="22"/>
          <w:lang w:val="en-US"/>
        </w:rPr>
        <w:t>': '</w:t>
      </w:r>
      <w:r w:rsidRPr="00611BD1">
        <w:rPr>
          <w:rFonts w:ascii="Menlo Regular" w:hAnsi="Menlo Regular" w:cs="Menlo Regular"/>
          <w:color w:val="000000"/>
          <w:sz w:val="22"/>
          <w:szCs w:val="22"/>
          <w:lang w:val="en-US"/>
        </w:rPr>
        <w:t xml:space="preserve"> + pid + </w:t>
      </w:r>
      <w:r w:rsidRPr="00611BD1">
        <w:rPr>
          <w:rFonts w:ascii="Menlo Regular" w:hAnsi="Menlo Regular" w:cs="Menlo Regular"/>
          <w:color w:val="1C00CF"/>
          <w:sz w:val="22"/>
          <w:szCs w:val="22"/>
          <w:lang w:val="en-US"/>
        </w:rPr>
        <w:t>': '</w:t>
      </w:r>
      <w:r w:rsidRPr="00611BD1">
        <w:rPr>
          <w:rFonts w:ascii="Menlo Regular" w:hAnsi="Menlo Regular" w:cs="Menlo Regular"/>
          <w:color w:val="000000"/>
          <w:sz w:val="22"/>
          <w:szCs w:val="22"/>
          <w:lang w:val="en-US"/>
        </w:rPr>
        <w:t>\</w:t>
      </w:r>
    </w:p>
    <w:p w14:paraId="1FCDA24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p.title[</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].text.encode(</w:t>
      </w:r>
      <w:r w:rsidRPr="00611BD1">
        <w:rPr>
          <w:rFonts w:ascii="Menlo Regular" w:hAnsi="Menlo Regular" w:cs="Menlo Regular"/>
          <w:color w:val="1C00CF"/>
          <w:sz w:val="22"/>
          <w:szCs w:val="22"/>
          <w:lang w:val="en-US"/>
        </w:rPr>
        <w:t>'utf-8'</w:t>
      </w:r>
      <w:r w:rsidRPr="00611BD1">
        <w:rPr>
          <w:rFonts w:ascii="Menlo Regular" w:hAnsi="Menlo Regular" w:cs="Menlo Regular"/>
          <w:color w:val="000000"/>
          <w:sz w:val="22"/>
          <w:szCs w:val="22"/>
          <w:lang w:val="en-US"/>
        </w:rPr>
        <w:t>)</w:t>
      </w:r>
    </w:p>
    <w:p w14:paraId="2ED86A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F79592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Get Metadata</w:t>
      </w:r>
    </w:p>
    <w:p w14:paraId="2D5E2C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0CBA98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info = offlickr.getPhotosetInfo(pid,</w:t>
      </w:r>
    </w:p>
    <w:p w14:paraId="7032DD6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offlickr.fapi.photosets_getInfo)</w:t>
      </w:r>
    </w:p>
    <w:p w14:paraId="6A65B2C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info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5A896D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6544C5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1A54F78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target_dir(target, hash_level,</w:t>
      </w:r>
    </w:p>
    <w:p w14:paraId="48A8AE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w:t>
      </w:r>
      <w:r w:rsidRPr="00611BD1">
        <w:rPr>
          <w:rFonts w:ascii="Menlo Regular" w:hAnsi="Menlo Regular" w:cs="Menlo Regular"/>
          <w:color w:val="1C00CF"/>
          <w:sz w:val="22"/>
          <w:szCs w:val="22"/>
          <w:lang w:val="en-US"/>
        </w:rPr>
        <w:t>'set_'</w:t>
      </w:r>
      <w:r w:rsidRPr="00611BD1">
        <w:rPr>
          <w:rFonts w:ascii="Menlo Regular" w:hAnsi="Menlo Regular" w:cs="Menlo Regular"/>
          <w:color w:val="000000"/>
          <w:sz w:val="22"/>
          <w:szCs w:val="22"/>
          <w:lang w:val="en-US"/>
        </w:rPr>
        <w:t xml:space="preserve"> + pid + </w:t>
      </w:r>
      <w:r w:rsidRPr="00611BD1">
        <w:rPr>
          <w:rFonts w:ascii="Menlo Regular" w:hAnsi="Menlo Regular" w:cs="Menlo Regular"/>
          <w:color w:val="1C00CF"/>
          <w:sz w:val="22"/>
          <w:szCs w:val="22"/>
          <w:lang w:val="en-US"/>
        </w:rPr>
        <w:t>'_info.xml'</w:t>
      </w:r>
      <w:r w:rsidRPr="00611BD1">
        <w:rPr>
          <w:rFonts w:ascii="Menlo Regular" w:hAnsi="Menlo Regular" w:cs="Menlo Regular"/>
          <w:color w:val="000000"/>
          <w:sz w:val="22"/>
          <w:szCs w:val="22"/>
          <w:lang w:val="en-US"/>
        </w:rPr>
        <w:t>, info)</w:t>
      </w:r>
    </w:p>
    <w:p w14:paraId="0A4DFB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offlickr.getPhotosetInfo(pid,</w:t>
      </w:r>
    </w:p>
    <w:p w14:paraId="6CB8095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offlickr.fapi.photosets_getPhotos)</w:t>
      </w:r>
    </w:p>
    <w:p w14:paraId="6B4A51F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1D38A1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2090854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6354BB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target_dir(target, hash_level,</w:t>
      </w:r>
    </w:p>
    <w:p w14:paraId="44A129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w:t>
      </w:r>
      <w:r w:rsidRPr="00611BD1">
        <w:rPr>
          <w:rFonts w:ascii="Menlo Regular" w:hAnsi="Menlo Regular" w:cs="Menlo Regular"/>
          <w:color w:val="1C00CF"/>
          <w:sz w:val="22"/>
          <w:szCs w:val="22"/>
          <w:lang w:val="en-US"/>
        </w:rPr>
        <w:t>'set_'</w:t>
      </w:r>
      <w:r w:rsidRPr="00611BD1">
        <w:rPr>
          <w:rFonts w:ascii="Menlo Regular" w:hAnsi="Menlo Regular" w:cs="Menlo Regular"/>
          <w:color w:val="000000"/>
          <w:sz w:val="22"/>
          <w:szCs w:val="22"/>
          <w:lang w:val="en-US"/>
        </w:rPr>
        <w:t xml:space="preserve"> + pid + </w:t>
      </w:r>
      <w:r w:rsidRPr="00611BD1">
        <w:rPr>
          <w:rFonts w:ascii="Menlo Regular" w:hAnsi="Menlo Regular" w:cs="Menlo Regular"/>
          <w:color w:val="1C00CF"/>
          <w:sz w:val="22"/>
          <w:szCs w:val="22"/>
          <w:lang w:val="en-US"/>
        </w:rPr>
        <w:t>'_photos.xml'</w:t>
      </w:r>
      <w:r w:rsidRPr="00611BD1">
        <w:rPr>
          <w:rFonts w:ascii="Menlo Regular" w:hAnsi="Menlo Regular" w:cs="Menlo Regular"/>
          <w:color w:val="000000"/>
          <w:sz w:val="22"/>
          <w:szCs w:val="22"/>
          <w:lang w:val="en-US"/>
        </w:rPr>
        <w:t>, photos)</w:t>
      </w:r>
    </w:p>
    <w:p w14:paraId="75CD47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F4B7B9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DD175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Do we want the picture too?</w:t>
      </w:r>
    </w:p>
    <w:p w14:paraId="17A79F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4A5C85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7030A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target_dir(target, hash_level, id):</w:t>
      </w:r>
    </w:p>
    <w:p w14:paraId="0AB664A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dir = target</w:t>
      </w:r>
    </w:p>
    <w:p w14:paraId="124055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1</w:t>
      </w:r>
    </w:p>
    <w:p w14:paraId="491ED7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 xml:space="preserve"> i &lt;= hash_level:</w:t>
      </w:r>
    </w:p>
    <w:p w14:paraId="3F4C2A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dir = dir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id[len(id) - i]</w:t>
      </w:r>
    </w:p>
    <w:p w14:paraId="680FFB8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i + </w:t>
      </w:r>
      <w:r w:rsidRPr="00611BD1">
        <w:rPr>
          <w:rFonts w:ascii="Menlo Regular" w:hAnsi="Menlo Regular" w:cs="Menlo Regular"/>
          <w:color w:val="1C00CF"/>
          <w:sz w:val="22"/>
          <w:szCs w:val="22"/>
          <w:lang w:val="en-US"/>
        </w:rPr>
        <w:t>1</w:t>
      </w:r>
    </w:p>
    <w:p w14:paraId="48327C8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dir</w:t>
      </w:r>
    </w:p>
    <w:p w14:paraId="53E14B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50ACD0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A697D2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main():</w:t>
      </w:r>
    </w:p>
    <w:p w14:paraId="0BF3570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"""Command-line interface"""</w:t>
      </w:r>
    </w:p>
    <w:p w14:paraId="115E65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D748D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Default options</w:t>
      </w:r>
    </w:p>
    <w:p w14:paraId="2B73450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02D07F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flickrUserId = </w:t>
      </w:r>
      <w:r w:rsidRPr="00611BD1">
        <w:rPr>
          <w:rFonts w:ascii="Menlo Regular" w:hAnsi="Menlo Regular" w:cs="Menlo Regular"/>
          <w:color w:val="AA0D91"/>
          <w:sz w:val="22"/>
          <w:szCs w:val="22"/>
          <w:lang w:val="en-US"/>
        </w:rPr>
        <w:t>None</w:t>
      </w:r>
    </w:p>
    <w:p w14:paraId="5A97A5C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 = </w:t>
      </w:r>
      <w:r w:rsidRPr="00611BD1">
        <w:rPr>
          <w:rFonts w:ascii="Menlo Regular" w:hAnsi="Menlo Regular" w:cs="Menlo Regular"/>
          <w:color w:val="1C00CF"/>
          <w:sz w:val="22"/>
          <w:szCs w:val="22"/>
          <w:lang w:val="en-US"/>
        </w:rPr>
        <w:t>'1'</w:t>
      </w:r>
    </w:p>
    <w:p w14:paraId="06BFF10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 = maxTime</w:t>
      </w:r>
    </w:p>
    <w:p w14:paraId="0C8F709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 = False</w:t>
      </w:r>
    </w:p>
    <w:p w14:paraId="75DE334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 = False</w:t>
      </w:r>
    </w:p>
    <w:p w14:paraId="68622B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 = False</w:t>
      </w:r>
    </w:p>
    <w:p w14:paraId="1926A9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 = </w:t>
      </w:r>
      <w:r w:rsidRPr="00611BD1">
        <w:rPr>
          <w:rFonts w:ascii="Menlo Regular" w:hAnsi="Menlo Regular" w:cs="Menlo Regular"/>
          <w:color w:val="1C00CF"/>
          <w:sz w:val="22"/>
          <w:szCs w:val="22"/>
          <w:lang w:val="en-US"/>
        </w:rPr>
        <w:t>'dst'</w:t>
      </w:r>
    </w:p>
    <w:p w14:paraId="7B47A3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photoLocations = False</w:t>
      </w:r>
    </w:p>
    <w:p w14:paraId="0659DB9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photosets = False</w:t>
      </w:r>
    </w:p>
    <w:p w14:paraId="404A36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 = False</w:t>
      </w:r>
    </w:p>
    <w:p w14:paraId="7A25357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 = </w:t>
      </w:r>
      <w:r w:rsidRPr="00611BD1">
        <w:rPr>
          <w:rFonts w:ascii="Menlo Regular" w:hAnsi="Menlo Regular" w:cs="Menlo Regular"/>
          <w:color w:val="1C00CF"/>
          <w:sz w:val="22"/>
          <w:szCs w:val="22"/>
          <w:lang w:val="en-US"/>
        </w:rPr>
        <w:t>1</w:t>
      </w:r>
    </w:p>
    <w:p w14:paraId="008195D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httplib = </w:t>
      </w:r>
      <w:r w:rsidRPr="00611BD1">
        <w:rPr>
          <w:rFonts w:ascii="Menlo Regular" w:hAnsi="Menlo Regular" w:cs="Menlo Regular"/>
          <w:color w:val="AA0D91"/>
          <w:sz w:val="22"/>
          <w:szCs w:val="22"/>
          <w:lang w:val="en-US"/>
        </w:rPr>
        <w:t>None</w:t>
      </w:r>
    </w:p>
    <w:p w14:paraId="065D16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 = </w:t>
      </w:r>
      <w:r w:rsidRPr="00611BD1">
        <w:rPr>
          <w:rFonts w:ascii="Menlo Regular" w:hAnsi="Menlo Regular" w:cs="Menlo Regular"/>
          <w:color w:val="1C00CF"/>
          <w:sz w:val="22"/>
          <w:szCs w:val="22"/>
          <w:lang w:val="en-US"/>
        </w:rPr>
        <w:t>0</w:t>
      </w:r>
    </w:p>
    <w:p w14:paraId="3C2A2B0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 = False</w:t>
      </w:r>
    </w:p>
    <w:p w14:paraId="38C171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039D5F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Parse command line</w:t>
      </w:r>
    </w:p>
    <w:p w14:paraId="75D35F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90905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try</w:t>
      </w:r>
      <w:r w:rsidRPr="00611BD1">
        <w:rPr>
          <w:rFonts w:ascii="Menlo Regular" w:hAnsi="Menlo Regular" w:cs="Menlo Regular"/>
          <w:color w:val="000000"/>
          <w:sz w:val="22"/>
          <w:szCs w:val="22"/>
          <w:lang w:val="en-US"/>
        </w:rPr>
        <w:t>:</w:t>
      </w:r>
    </w:p>
    <w:p w14:paraId="7A3225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(opts, args) = getopt.getopt(sys.argv[</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70DA7C7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'hvponNLswf:t:d:i:c:l:'</w:t>
      </w:r>
      <w:r w:rsidRPr="00611BD1">
        <w:rPr>
          <w:rFonts w:ascii="Menlo Regular" w:hAnsi="Menlo Regular" w:cs="Menlo Regular"/>
          <w:color w:val="000000"/>
          <w:sz w:val="22"/>
          <w:szCs w:val="22"/>
          <w:lang w:val="en-US"/>
        </w:rPr>
        <w:t>, [</w:t>
      </w:r>
      <w:r w:rsidRPr="00611BD1">
        <w:rPr>
          <w:rFonts w:ascii="Menlo Regular" w:hAnsi="Menlo Regular" w:cs="Menlo Regular"/>
          <w:color w:val="1C00CF"/>
          <w:sz w:val="22"/>
          <w:szCs w:val="22"/>
          <w:lang w:val="en-US"/>
        </w:rPr>
        <w:t>'help'</w:t>
      </w:r>
      <w:r w:rsidRPr="00611BD1">
        <w:rPr>
          <w:rFonts w:ascii="Menlo Regular" w:hAnsi="Menlo Regular" w:cs="Menlo Regular"/>
          <w:color w:val="000000"/>
          <w:sz w:val="22"/>
          <w:szCs w:val="22"/>
          <w:lang w:val="en-US"/>
        </w:rPr>
        <w:t>])</w:t>
      </w:r>
    </w:p>
    <w:p w14:paraId="08E689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except</w:t>
      </w:r>
      <w:r w:rsidRPr="00611BD1">
        <w:rPr>
          <w:rFonts w:ascii="Menlo Regular" w:hAnsi="Menlo Regular" w:cs="Menlo Regular"/>
          <w:color w:val="000000"/>
          <w:sz w:val="22"/>
          <w:szCs w:val="22"/>
          <w:lang w:val="en-US"/>
        </w:rPr>
        <w:t xml:space="preserve"> getopt.GetoptError:</w:t>
      </w:r>
    </w:p>
    <w:p w14:paraId="0F388E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usage()</w:t>
      </w:r>
    </w:p>
    <w:p w14:paraId="07CD92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2</w:t>
      </w:r>
      <w:r w:rsidRPr="00611BD1">
        <w:rPr>
          <w:rFonts w:ascii="Menlo Regular" w:hAnsi="Menlo Regular" w:cs="Menlo Regular"/>
          <w:color w:val="000000"/>
          <w:sz w:val="22"/>
          <w:szCs w:val="22"/>
          <w:lang w:val="en-US"/>
        </w:rPr>
        <w:t>)</w:t>
      </w:r>
    </w:p>
    <w:p w14:paraId="747BCB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(o, a)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opts:</w:t>
      </w:r>
    </w:p>
    <w:p w14:paraId="4C412B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'-h'</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'--help'</w:t>
      </w:r>
      <w:r w:rsidRPr="00611BD1">
        <w:rPr>
          <w:rFonts w:ascii="Menlo Regular" w:hAnsi="Menlo Regular" w:cs="Menlo Regular"/>
          <w:color w:val="000000"/>
          <w:sz w:val="22"/>
          <w:szCs w:val="22"/>
          <w:lang w:val="en-US"/>
        </w:rPr>
        <w:t>):</w:t>
      </w:r>
    </w:p>
    <w:p w14:paraId="7B307E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usage()</w:t>
      </w:r>
    </w:p>
    <w:p w14:paraId="0E65D99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7459744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'-i'</w:t>
      </w:r>
      <w:r w:rsidRPr="00611BD1">
        <w:rPr>
          <w:rFonts w:ascii="Menlo Regular" w:hAnsi="Menlo Regular" w:cs="Menlo Regular"/>
          <w:color w:val="000000"/>
          <w:sz w:val="22"/>
          <w:szCs w:val="22"/>
          <w:lang w:val="en-US"/>
        </w:rPr>
        <w:t>:</w:t>
      </w:r>
    </w:p>
    <w:p w14:paraId="26CDF2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flickrUserId = a</w:t>
      </w:r>
    </w:p>
    <w:p w14:paraId="45D264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'-p'</w:t>
      </w:r>
      <w:r w:rsidRPr="00611BD1">
        <w:rPr>
          <w:rFonts w:ascii="Menlo Regular" w:hAnsi="Menlo Regular" w:cs="Menlo Regular"/>
          <w:color w:val="000000"/>
          <w:sz w:val="22"/>
          <w:szCs w:val="22"/>
          <w:lang w:val="en-US"/>
        </w:rPr>
        <w:t>:</w:t>
      </w:r>
    </w:p>
    <w:p w14:paraId="33637C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 = True</w:t>
      </w:r>
    </w:p>
    <w:p w14:paraId="0AB65C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'-o'</w:t>
      </w:r>
      <w:r w:rsidRPr="00611BD1">
        <w:rPr>
          <w:rFonts w:ascii="Menlo Regular" w:hAnsi="Menlo Regular" w:cs="Menlo Regular"/>
          <w:color w:val="000000"/>
          <w:sz w:val="22"/>
          <w:szCs w:val="22"/>
          <w:lang w:val="en-US"/>
        </w:rPr>
        <w:t>:</w:t>
      </w:r>
    </w:p>
    <w:p w14:paraId="11159F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 = True</w:t>
      </w:r>
    </w:p>
    <w:p w14:paraId="05966A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'-n'</w:t>
      </w:r>
      <w:r w:rsidRPr="00611BD1">
        <w:rPr>
          <w:rFonts w:ascii="Menlo Regular" w:hAnsi="Menlo Regular" w:cs="Menlo Regular"/>
          <w:color w:val="000000"/>
          <w:sz w:val="22"/>
          <w:szCs w:val="22"/>
          <w:lang w:val="en-US"/>
        </w:rPr>
        <w:t>:</w:t>
      </w:r>
    </w:p>
    <w:p w14:paraId="7689CD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 = True</w:t>
      </w:r>
    </w:p>
    <w:p w14:paraId="1F95A1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'-L'</w:t>
      </w:r>
      <w:r w:rsidRPr="00611BD1">
        <w:rPr>
          <w:rFonts w:ascii="Menlo Regular" w:hAnsi="Menlo Regular" w:cs="Menlo Regular"/>
          <w:color w:val="000000"/>
          <w:sz w:val="22"/>
          <w:szCs w:val="22"/>
          <w:lang w:val="en-US"/>
        </w:rPr>
        <w:t>:</w:t>
      </w:r>
    </w:p>
    <w:p w14:paraId="4A4F10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photoLocations = True</w:t>
      </w:r>
    </w:p>
    <w:p w14:paraId="5639474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'-s'</w:t>
      </w:r>
      <w:r w:rsidRPr="00611BD1">
        <w:rPr>
          <w:rFonts w:ascii="Menlo Regular" w:hAnsi="Menlo Regular" w:cs="Menlo Regular"/>
          <w:color w:val="000000"/>
          <w:sz w:val="22"/>
          <w:szCs w:val="22"/>
          <w:lang w:val="en-US"/>
        </w:rPr>
        <w:t>:</w:t>
      </w:r>
    </w:p>
    <w:p w14:paraId="6E7173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photosets = True</w:t>
      </w:r>
    </w:p>
    <w:p w14:paraId="11723C4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'-f'</w:t>
      </w:r>
      <w:r w:rsidRPr="00611BD1">
        <w:rPr>
          <w:rFonts w:ascii="Menlo Regular" w:hAnsi="Menlo Regular" w:cs="Menlo Regular"/>
          <w:color w:val="000000"/>
          <w:sz w:val="22"/>
          <w:szCs w:val="22"/>
          <w:lang w:val="en-US"/>
        </w:rPr>
        <w:t>:</w:t>
      </w:r>
    </w:p>
    <w:p w14:paraId="667E69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 = a</w:t>
      </w:r>
    </w:p>
    <w:p w14:paraId="1AAB9F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'-t'</w:t>
      </w:r>
      <w:r w:rsidRPr="00611BD1">
        <w:rPr>
          <w:rFonts w:ascii="Menlo Regular" w:hAnsi="Menlo Regular" w:cs="Menlo Regular"/>
          <w:color w:val="000000"/>
          <w:sz w:val="22"/>
          <w:szCs w:val="22"/>
          <w:lang w:val="en-US"/>
        </w:rPr>
        <w:t>:</w:t>
      </w:r>
    </w:p>
    <w:p w14:paraId="452405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 = a</w:t>
      </w:r>
    </w:p>
    <w:p w14:paraId="11FE1D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'-d'</w:t>
      </w:r>
      <w:r w:rsidRPr="00611BD1">
        <w:rPr>
          <w:rFonts w:ascii="Menlo Regular" w:hAnsi="Menlo Regular" w:cs="Menlo Regular"/>
          <w:color w:val="000000"/>
          <w:sz w:val="22"/>
          <w:szCs w:val="22"/>
          <w:lang w:val="en-US"/>
        </w:rPr>
        <w:t>:</w:t>
      </w:r>
    </w:p>
    <w:p w14:paraId="5CCDD7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 = a</w:t>
      </w:r>
    </w:p>
    <w:p w14:paraId="5FCD2B8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'-w'</w:t>
      </w:r>
      <w:r w:rsidRPr="00611BD1">
        <w:rPr>
          <w:rFonts w:ascii="Menlo Regular" w:hAnsi="Menlo Regular" w:cs="Menlo Regular"/>
          <w:color w:val="000000"/>
          <w:sz w:val="22"/>
          <w:szCs w:val="22"/>
          <w:lang w:val="en-US"/>
        </w:rPr>
        <w:t>:</w:t>
      </w:r>
    </w:p>
    <w:p w14:paraId="5D0C0B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httplib = </w:t>
      </w:r>
      <w:r w:rsidRPr="00611BD1">
        <w:rPr>
          <w:rFonts w:ascii="Menlo Regular" w:hAnsi="Menlo Regular" w:cs="Menlo Regular"/>
          <w:color w:val="1C00CF"/>
          <w:sz w:val="22"/>
          <w:szCs w:val="22"/>
          <w:lang w:val="en-US"/>
        </w:rPr>
        <w:t>'wget'</w:t>
      </w:r>
    </w:p>
    <w:p w14:paraId="3223DF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'-c'</w:t>
      </w:r>
      <w:r w:rsidRPr="00611BD1">
        <w:rPr>
          <w:rFonts w:ascii="Menlo Regular" w:hAnsi="Menlo Regular" w:cs="Menlo Regular"/>
          <w:color w:val="000000"/>
          <w:sz w:val="22"/>
          <w:szCs w:val="22"/>
          <w:lang w:val="en-US"/>
        </w:rPr>
        <w:t>:</w:t>
      </w:r>
    </w:p>
    <w:p w14:paraId="2540976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 = int(a)</w:t>
      </w:r>
    </w:p>
    <w:p w14:paraId="39FCDC4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'-l'</w:t>
      </w:r>
      <w:r w:rsidRPr="00611BD1">
        <w:rPr>
          <w:rFonts w:ascii="Menlo Regular" w:hAnsi="Menlo Regular" w:cs="Menlo Regular"/>
          <w:color w:val="000000"/>
          <w:sz w:val="22"/>
          <w:szCs w:val="22"/>
          <w:lang w:val="en-US"/>
        </w:rPr>
        <w:t>:</w:t>
      </w:r>
    </w:p>
    <w:p w14:paraId="349A65E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 = int(a)</w:t>
      </w:r>
    </w:p>
    <w:p w14:paraId="22453D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'-N'</w:t>
      </w:r>
      <w:r w:rsidRPr="00611BD1">
        <w:rPr>
          <w:rFonts w:ascii="Menlo Regular" w:hAnsi="Menlo Regular" w:cs="Menlo Regular"/>
          <w:color w:val="000000"/>
          <w:sz w:val="22"/>
          <w:szCs w:val="22"/>
          <w:lang w:val="en-US"/>
        </w:rPr>
        <w:t>:</w:t>
      </w:r>
    </w:p>
    <w:p w14:paraId="555F6E0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 = True</w:t>
      </w:r>
    </w:p>
    <w:p w14:paraId="490CFCF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'-v'</w:t>
      </w:r>
      <w:r w:rsidRPr="00611BD1">
        <w:rPr>
          <w:rFonts w:ascii="Menlo Regular" w:hAnsi="Menlo Regular" w:cs="Menlo Regular"/>
          <w:color w:val="000000"/>
          <w:sz w:val="22"/>
          <w:szCs w:val="22"/>
          <w:lang w:val="en-US"/>
        </w:rPr>
        <w:t>:</w:t>
      </w:r>
    </w:p>
    <w:p w14:paraId="1251D5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 = True</w:t>
      </w:r>
    </w:p>
    <w:p w14:paraId="6865DE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70C61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Check that we have a user id specified</w:t>
      </w:r>
    </w:p>
    <w:p w14:paraId="210D9E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27BA4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flickrUserId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7C50B10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'You need to specify a Flickr Id'</w:t>
      </w:r>
    </w:p>
    <w:p w14:paraId="3EA354F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1B0088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E7573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Check that the target directory exists</w:t>
      </w:r>
    </w:p>
    <w:p w14:paraId="7AD15C9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CDA10C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os.path.isdir(target):</w:t>
      </w:r>
    </w:p>
    <w:p w14:paraId="64C383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target + </w:t>
      </w:r>
      <w:r w:rsidRPr="00611BD1">
        <w:rPr>
          <w:rFonts w:ascii="Menlo Regular" w:hAnsi="Menlo Regular" w:cs="Menlo Regular"/>
          <w:color w:val="1C00CF"/>
          <w:sz w:val="22"/>
          <w:szCs w:val="22"/>
          <w:lang w:val="en-US"/>
        </w:rPr>
        <w:t>' is not a directory; please fix that.'</w:t>
      </w:r>
    </w:p>
    <w:p w14:paraId="3BA16F0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3B2E48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9B061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 = Offlickr(</w:t>
      </w:r>
    </w:p>
    <w:p w14:paraId="7E9CF89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flickrAPIKey,</w:t>
      </w:r>
    </w:p>
    <w:p w14:paraId="66F949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flickrSecret,</w:t>
      </w:r>
    </w:p>
    <w:p w14:paraId="048246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flickrUserId,</w:t>
      </w:r>
    </w:p>
    <w:p w14:paraId="14E67B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httplib,</w:t>
      </w:r>
    </w:p>
    <w:p w14:paraId="691A2CA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w:t>
      </w:r>
    </w:p>
    <w:p w14:paraId="2C3039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w:t>
      </w:r>
    </w:p>
    <w:p w14:paraId="5114B8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22FD277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4E045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photosets:</w:t>
      </w:r>
    </w:p>
    <w:p w14:paraId="0AD1FD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backupPhotosets(offlickr, target, hash_level)</w:t>
      </w:r>
    </w:p>
    <w:p w14:paraId="34E462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elif</w:t>
      </w:r>
      <w:r w:rsidRPr="00611BD1">
        <w:rPr>
          <w:rFonts w:ascii="Menlo Regular" w:hAnsi="Menlo Regular" w:cs="Menlo Regular"/>
          <w:color w:val="000000"/>
          <w:sz w:val="22"/>
          <w:szCs w:val="22"/>
          <w:lang w:val="en-US"/>
        </w:rPr>
        <w:t xml:space="preserve"> photoLocations:</w:t>
      </w:r>
    </w:p>
    <w:p w14:paraId="38A1305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backupLocation(</w:t>
      </w:r>
    </w:p>
    <w:p w14:paraId="1AC74D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w:t>
      </w:r>
    </w:p>
    <w:p w14:paraId="6B0051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064AD1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7F47E8D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04BC681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w:t>
      </w:r>
    </w:p>
    <w:p w14:paraId="4AF2B22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w:t>
      </w:r>
    </w:p>
    <w:p w14:paraId="5BA903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7DED43A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12491C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19C457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backupPhotos(</w:t>
      </w:r>
    </w:p>
    <w:p w14:paraId="1C584E1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w:t>
      </w:r>
    </w:p>
    <w:p w14:paraId="02B7E6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641B2D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01A9E5B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6DDDB2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w:t>
      </w:r>
    </w:p>
    <w:p w14:paraId="6D0C6A9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w:t>
      </w:r>
    </w:p>
    <w:p w14:paraId="1061F5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190E571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562FB5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7F47F1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05F9181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01CD8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DA9C92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__name__ == </w:t>
      </w:r>
      <w:r w:rsidRPr="00611BD1">
        <w:rPr>
          <w:rFonts w:ascii="Menlo Regular" w:hAnsi="Menlo Regular" w:cs="Menlo Regular"/>
          <w:color w:val="1C00CF"/>
          <w:sz w:val="22"/>
          <w:szCs w:val="22"/>
          <w:lang w:val="en-US"/>
        </w:rPr>
        <w:t>'__main__'</w:t>
      </w:r>
      <w:r w:rsidRPr="00611BD1">
        <w:rPr>
          <w:rFonts w:ascii="Menlo Regular" w:hAnsi="Menlo Regular" w:cs="Menlo Regular"/>
          <w:color w:val="000000"/>
          <w:sz w:val="22"/>
          <w:szCs w:val="22"/>
          <w:lang w:val="en-US"/>
        </w:rPr>
        <w:t>:</w:t>
      </w:r>
    </w:p>
    <w:p w14:paraId="6596377A" w14:textId="77777777" w:rsidR="00715FE2" w:rsidRPr="00611BD1" w:rsidRDefault="00611BD1"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main()</w:t>
      </w:r>
      <w:r w:rsidR="00715FE2" w:rsidRPr="00A76730">
        <w:rPr>
          <w:rFonts w:ascii="Menlo Regular" w:hAnsi="Menlo Regular" w:cs="Menlo Regular"/>
          <w:color w:val="000000"/>
          <w:sz w:val="22"/>
          <w:szCs w:val="22"/>
          <w:lang w:val="en-GB"/>
        </w:rPr>
        <w:br w:type="page"/>
      </w:r>
    </w:p>
    <w:p w14:paraId="4EDB3583" w14:textId="77777777" w:rsidR="00E232EB" w:rsidRPr="00A76730" w:rsidRDefault="00E232EB" w:rsidP="0058344F">
      <w:pPr>
        <w:pStyle w:val="Kop3"/>
        <w:numPr>
          <w:ilvl w:val="1"/>
          <w:numId w:val="20"/>
          <w:numberingChange w:id="324" w:author="Rutger Vos" w:date="2014-05-22T10:58:00Z" w:original="%1:1:0:.%2:6:0:."/>
        </w:numPr>
        <w:rPr>
          <w:lang w:val="en-GB"/>
        </w:rPr>
      </w:pPr>
      <w:bookmarkStart w:id="325" w:name="_Toc262217686"/>
      <w:r w:rsidRPr="00A76730">
        <w:rPr>
          <w:lang w:val="en-GB"/>
        </w:rPr>
        <w:t>Python for website</w:t>
      </w:r>
      <w:bookmarkEnd w:id="325"/>
    </w:p>
    <w:p w14:paraId="4AA0B589" w14:textId="77777777" w:rsidR="00D909C6" w:rsidRDefault="00D909C6" w:rsidP="0058344F">
      <w:pPr>
        <w:pStyle w:val="Kop4"/>
        <w:numPr>
          <w:ilvl w:val="2"/>
          <w:numId w:val="20"/>
          <w:numberingChange w:id="326" w:author="Rutger Vos" w:date="2014-05-22T10:58:00Z" w:original="%1:1:0:.%2:6:0:.%3:1:0:."/>
        </w:numPr>
        <w:rPr>
          <w:lang w:val="en-GB"/>
        </w:rPr>
      </w:pPr>
      <w:bookmarkStart w:id="327" w:name="_Toc262217687"/>
      <w:r w:rsidRPr="00A76730">
        <w:rPr>
          <w:lang w:val="en-GB"/>
        </w:rPr>
        <w:t>forms.py</w:t>
      </w:r>
      <w:bookmarkEnd w:id="327"/>
    </w:p>
    <w:p w14:paraId="1261258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Import the required modules</w:t>
      </w:r>
    </w:p>
    <w:p w14:paraId="33E9A74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forms</w:t>
      </w:r>
    </w:p>
    <w:p w14:paraId="25C4071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models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Orchid</w:t>
      </w:r>
    </w:p>
    <w:p w14:paraId="6C51008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A8F237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Class for uploading pictures</w:t>
      </w:r>
    </w:p>
    <w:p w14:paraId="604FC0E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class</w:t>
      </w:r>
      <w:r w:rsidRPr="001304A6">
        <w:rPr>
          <w:rFonts w:ascii="Menlo Regular" w:hAnsi="Menlo Regular" w:cs="Menlo Regular"/>
          <w:color w:val="000000"/>
          <w:sz w:val="22"/>
          <w:szCs w:val="22"/>
          <w:lang w:val="en-US"/>
        </w:rPr>
        <w:t xml:space="preserve"> UploadPictureForm(forms.ModelForm):</w:t>
      </w:r>
    </w:p>
    <w:p w14:paraId="6EA92F5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B8933D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The meta data</w:t>
      </w:r>
    </w:p>
    <w:p w14:paraId="0997351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class</w:t>
      </w:r>
      <w:r w:rsidRPr="001304A6">
        <w:rPr>
          <w:rFonts w:ascii="Menlo Regular" w:hAnsi="Menlo Regular" w:cs="Menlo Regular"/>
          <w:color w:val="000000"/>
          <w:sz w:val="22"/>
          <w:szCs w:val="22"/>
          <w:lang w:val="en-US"/>
        </w:rPr>
        <w:t xml:space="preserve"> Meta:</w:t>
      </w:r>
    </w:p>
    <w:p w14:paraId="08DCC02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The used model, Orchids in this case</w:t>
      </w:r>
    </w:p>
    <w:p w14:paraId="17C430E6" w14:textId="77777777" w:rsidR="001304A6" w:rsidRDefault="001304A6" w:rsidP="001304A6">
      <w:pPr>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5C9498C8" w14:textId="77777777" w:rsidR="0058344F" w:rsidRDefault="0058344F" w:rsidP="0058344F">
      <w:pPr>
        <w:pStyle w:val="Kop4"/>
        <w:numPr>
          <w:ilvl w:val="2"/>
          <w:numId w:val="20"/>
          <w:numberingChange w:id="328" w:author="Rutger Vos" w:date="2014-05-22T10:58:00Z" w:original="%1:1:0:.%2:6:0:.%3:2:0:."/>
        </w:numPr>
        <w:rPr>
          <w:lang w:val="en-GB"/>
        </w:rPr>
      </w:pPr>
      <w:bookmarkStart w:id="329" w:name="_Toc262217688"/>
      <w:r w:rsidRPr="00A76730">
        <w:rPr>
          <w:lang w:val="en-GB"/>
        </w:rPr>
        <w:t>result.py</w:t>
      </w:r>
      <w:bookmarkEnd w:id="329"/>
    </w:p>
    <w:p w14:paraId="4BB6177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#Import the required module</w:t>
      </w:r>
    </w:p>
    <w:p w14:paraId="23AEC57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sys</w:t>
      </w:r>
    </w:p>
    <w:p w14:paraId="02D91CA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E2DDB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#Function for creating the variables</w:t>
      </w:r>
    </w:p>
    <w:p w14:paraId="203D843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create_variables():</w:t>
      </w:r>
    </w:p>
    <w:p w14:paraId="73063E6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#Save the ip-adress which is the second commandline argument</w:t>
      </w:r>
    </w:p>
    <w:p w14:paraId="519491A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sys.argv[</w:t>
      </w:r>
      <w:r w:rsidRPr="001304A6">
        <w:rPr>
          <w:rFonts w:ascii="Menlo Regular" w:hAnsi="Menlo Regular" w:cs="Menlo Regular"/>
          <w:color w:val="1C00CF"/>
          <w:sz w:val="22"/>
          <w:szCs w:val="22"/>
          <w:lang w:val="en-US"/>
        </w:rPr>
        <w:t>1</w:t>
      </w:r>
      <w:r w:rsidRPr="001304A6">
        <w:rPr>
          <w:rFonts w:ascii="Menlo Regular" w:hAnsi="Menlo Regular" w:cs="Menlo Regular"/>
          <w:color w:val="000000"/>
          <w:sz w:val="22"/>
          <w:szCs w:val="22"/>
          <w:lang w:val="en-US"/>
        </w:rPr>
        <w:t>]</w:t>
      </w:r>
    </w:p>
    <w:p w14:paraId="4BA5130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16D7DF7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 list with the possible sections.</w:t>
      </w:r>
    </w:p>
    <w:p w14:paraId="72A3BB1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#Sort them so form Z-A. The index of the section</w:t>
      </w:r>
    </w:p>
    <w:p w14:paraId="0E4DD87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#Now is corresponding the index of the list from the classifly.pl script</w:t>
      </w:r>
    </w:p>
    <w:p w14:paraId="5B764F8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sections = [</w:t>
      </w:r>
      <w:r w:rsidRPr="001304A6">
        <w:rPr>
          <w:rFonts w:ascii="Menlo Regular" w:hAnsi="Menlo Regular" w:cs="Menlo Regular"/>
          <w:color w:val="C41A16"/>
          <w:sz w:val="22"/>
          <w:szCs w:val="22"/>
          <w:lang w:val="en-US"/>
        </w:rPr>
        <w:t>"Parvisepalum"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"Pardalopetalum"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"Paphiopedilum"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"Coryopedilum"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"Cochlopetalum"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"Brachypetalum"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"Barbata"</w:t>
      </w:r>
      <w:r w:rsidRPr="001304A6">
        <w:rPr>
          <w:rFonts w:ascii="Menlo Regular" w:hAnsi="Menlo Regular" w:cs="Menlo Regular"/>
          <w:color w:val="000000"/>
          <w:sz w:val="22"/>
          <w:szCs w:val="22"/>
          <w:lang w:val="en-US"/>
        </w:rPr>
        <w:t>]</w:t>
      </w:r>
    </w:p>
    <w:p w14:paraId="64D5E95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D66E0F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#Open the output file from the classifly.pl script.</w:t>
      </w:r>
    </w:p>
    <w:p w14:paraId="6ED13C7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 = open(</w:t>
      </w:r>
      <w:r w:rsidRPr="001304A6">
        <w:rPr>
          <w:rFonts w:ascii="Menlo Regular" w:hAnsi="Menlo Regular" w:cs="Menlo Regular"/>
          <w:color w:val="C41A16"/>
          <w:sz w:val="22"/>
          <w:szCs w:val="22"/>
          <w:lang w:val="en-US"/>
        </w:rPr>
        <w:t>"%s_out.txt"</w:t>
      </w:r>
      <w:r w:rsidRPr="001304A6">
        <w:rPr>
          <w:rFonts w:ascii="Menlo Regular" w:hAnsi="Menlo Regular" w:cs="Menlo Regular"/>
          <w:color w:val="000000"/>
          <w:sz w:val="22"/>
          <w:szCs w:val="22"/>
          <w:lang w:val="en-US"/>
        </w:rPr>
        <w:t xml:space="preserve">%(ip),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6C08BDA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26607A3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#Read in the content of the output file</w:t>
      </w:r>
    </w:p>
    <w:p w14:paraId="5E3DAC5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file1 = infile.readlines()</w:t>
      </w:r>
    </w:p>
    <w:p w14:paraId="7F09FC1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3D19FBA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 variable for the index</w:t>
      </w:r>
    </w:p>
    <w:p w14:paraId="28D890D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index = </w:t>
      </w:r>
      <w:r w:rsidRPr="001304A6">
        <w:rPr>
          <w:rFonts w:ascii="Menlo Regular" w:hAnsi="Menlo Regular" w:cs="Menlo Regular"/>
          <w:color w:val="1C00CF"/>
          <w:sz w:val="22"/>
          <w:szCs w:val="22"/>
          <w:lang w:val="en-US"/>
        </w:rPr>
        <w:t>-1</w:t>
      </w:r>
    </w:p>
    <w:p w14:paraId="173920A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05A7A33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an empty list. This list will be used</w:t>
      </w:r>
    </w:p>
    <w:p w14:paraId="0B2DD71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save the values of the output list form classify.pl</w:t>
      </w:r>
    </w:p>
    <w:p w14:paraId="78A254B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values = []</w:t>
      </w:r>
    </w:p>
    <w:p w14:paraId="0698E0E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31F7B68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 counter</w:t>
      </w:r>
    </w:p>
    <w:p w14:paraId="0722725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counter = </w:t>
      </w:r>
      <w:r w:rsidRPr="001304A6">
        <w:rPr>
          <w:rFonts w:ascii="Menlo Regular" w:hAnsi="Menlo Regular" w:cs="Menlo Regular"/>
          <w:color w:val="1C00CF"/>
          <w:sz w:val="22"/>
          <w:szCs w:val="22"/>
          <w:lang w:val="en-US"/>
        </w:rPr>
        <w:t>-1</w:t>
      </w:r>
    </w:p>
    <w:p w14:paraId="4F898C3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AD5B3B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an output file</w:t>
      </w:r>
    </w:p>
    <w:p w14:paraId="235C25C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output = open(</w:t>
      </w:r>
      <w:r w:rsidRPr="001304A6">
        <w:rPr>
          <w:rFonts w:ascii="Menlo Regular" w:hAnsi="Menlo Regular" w:cs="Menlo Regular"/>
          <w:color w:val="C41A16"/>
          <w:sz w:val="22"/>
          <w:szCs w:val="22"/>
          <w:lang w:val="en-US"/>
        </w:rPr>
        <w:t>"%s_result.txt"</w:t>
      </w:r>
      <w:r w:rsidRPr="001304A6">
        <w:rPr>
          <w:rFonts w:ascii="Menlo Regular" w:hAnsi="Menlo Regular" w:cs="Menlo Regular"/>
          <w:color w:val="000000"/>
          <w:sz w:val="22"/>
          <w:szCs w:val="22"/>
          <w:lang w:val="en-US"/>
        </w:rPr>
        <w:t xml:space="preserve">%(ip) , </w:t>
      </w:r>
      <w:r w:rsidRPr="001304A6">
        <w:rPr>
          <w:rFonts w:ascii="Menlo Regular" w:hAnsi="Menlo Regular" w:cs="Menlo Regular"/>
          <w:color w:val="1C00CF"/>
          <w:sz w:val="22"/>
          <w:szCs w:val="22"/>
          <w:lang w:val="en-US"/>
        </w:rPr>
        <w:t>'w'</w:t>
      </w:r>
      <w:r w:rsidRPr="001304A6">
        <w:rPr>
          <w:rFonts w:ascii="Menlo Regular" w:hAnsi="Menlo Regular" w:cs="Menlo Regular"/>
          <w:color w:val="000000"/>
          <w:sz w:val="22"/>
          <w:szCs w:val="22"/>
          <w:lang w:val="en-US"/>
        </w:rPr>
        <w:t>)</w:t>
      </w:r>
    </w:p>
    <w:p w14:paraId="212158D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175945D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#Run the get_section function, give it all the created variables.</w:t>
      </w:r>
    </w:p>
    <w:p w14:paraId="56D9CD0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get_section(sections, file1, index, values, counter, output)</w:t>
      </w:r>
    </w:p>
    <w:p w14:paraId="7C9B8A0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60A9AA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get_section(sections, file1, index, values, counter, output):</w:t>
      </w:r>
    </w:p>
    <w:p w14:paraId="0FDD26A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#Loop through the lines of the file</w:t>
      </w:r>
    </w:p>
    <w:p w14:paraId="3221CBD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for</w:t>
      </w:r>
      <w:r w:rsidRPr="001304A6">
        <w:rPr>
          <w:rFonts w:ascii="Menlo Regular" w:hAnsi="Menlo Regular" w:cs="Menlo Regular"/>
          <w:color w:val="000000"/>
          <w:sz w:val="22"/>
          <w:szCs w:val="22"/>
          <w:lang w:val="en-US"/>
        </w:rPr>
        <w:t xml:space="preserve"> line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file1:</w:t>
      </w:r>
    </w:p>
    <w:p w14:paraId="5595966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#For every loop add 1 to the counter</w:t>
      </w:r>
    </w:p>
    <w:p w14:paraId="66B8AA9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counter += </w:t>
      </w:r>
      <w:r w:rsidRPr="001304A6">
        <w:rPr>
          <w:rFonts w:ascii="Menlo Regular" w:hAnsi="Menlo Regular" w:cs="Menlo Regular"/>
          <w:color w:val="1C00CF"/>
          <w:sz w:val="22"/>
          <w:szCs w:val="22"/>
          <w:lang w:val="en-US"/>
        </w:rPr>
        <w:t>1</w:t>
      </w:r>
    </w:p>
    <w:p w14:paraId="5575384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accept error use a try-except</w:t>
      </w:r>
    </w:p>
    <w:p w14:paraId="0CFCB1F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try</w:t>
      </w:r>
      <w:r w:rsidRPr="001304A6">
        <w:rPr>
          <w:rFonts w:ascii="Menlo Regular" w:hAnsi="Menlo Regular" w:cs="Menlo Regular"/>
          <w:color w:val="000000"/>
          <w:sz w:val="22"/>
          <w:szCs w:val="22"/>
          <w:lang w:val="en-US"/>
        </w:rPr>
        <w:t>:</w:t>
      </w:r>
    </w:p>
    <w:p w14:paraId="5544371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#Find the lines which contains the values</w:t>
      </w:r>
    </w:p>
    <w:p w14:paraId="3501FF1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counter &gt;= </w:t>
      </w:r>
      <w:r w:rsidRPr="001304A6">
        <w:rPr>
          <w:rFonts w:ascii="Menlo Regular" w:hAnsi="Menlo Regular" w:cs="Menlo Regular"/>
          <w:color w:val="1C00CF"/>
          <w:sz w:val="22"/>
          <w:szCs w:val="22"/>
          <w:lang w:val="en-US"/>
        </w:rPr>
        <w:t>1</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and</w:t>
      </w:r>
      <w:r w:rsidRPr="001304A6">
        <w:rPr>
          <w:rFonts w:ascii="Menlo Regular" w:hAnsi="Menlo Regular" w:cs="Menlo Regular"/>
          <w:color w:val="000000"/>
          <w:sz w:val="22"/>
          <w:szCs w:val="22"/>
          <w:lang w:val="en-US"/>
        </w:rPr>
        <w:t xml:space="preserve"> counter &lt;= </w:t>
      </w:r>
      <w:r w:rsidRPr="001304A6">
        <w:rPr>
          <w:rFonts w:ascii="Menlo Regular" w:hAnsi="Menlo Regular" w:cs="Menlo Regular"/>
          <w:color w:val="1C00CF"/>
          <w:sz w:val="22"/>
          <w:szCs w:val="22"/>
          <w:lang w:val="en-US"/>
        </w:rPr>
        <w:t>7</w:t>
      </w:r>
      <w:r w:rsidRPr="001304A6">
        <w:rPr>
          <w:rFonts w:ascii="Menlo Regular" w:hAnsi="Menlo Regular" w:cs="Menlo Regular"/>
          <w:color w:val="000000"/>
          <w:sz w:val="22"/>
          <w:szCs w:val="22"/>
          <w:lang w:val="en-US"/>
        </w:rPr>
        <w:t>:</w:t>
      </w:r>
    </w:p>
    <w:p w14:paraId="28A4D74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#Add these values to the values list</w:t>
      </w:r>
    </w:p>
    <w:p w14:paraId="56E2725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values.append(float(line.strip().strip(</w:t>
      </w:r>
      <w:r w:rsidRPr="001304A6">
        <w:rPr>
          <w:rFonts w:ascii="Menlo Regular" w:hAnsi="Menlo Regular" w:cs="Menlo Regular"/>
          <w:color w:val="C41A16"/>
          <w:sz w:val="22"/>
          <w:szCs w:val="22"/>
          <w:lang w:val="en-US"/>
        </w:rPr>
        <w:t>","</w:t>
      </w:r>
      <w:r w:rsidRPr="001304A6">
        <w:rPr>
          <w:rFonts w:ascii="Menlo Regular" w:hAnsi="Menlo Regular" w:cs="Menlo Regular"/>
          <w:color w:val="000000"/>
          <w:sz w:val="22"/>
          <w:szCs w:val="22"/>
          <w:lang w:val="en-US"/>
        </w:rPr>
        <w:t>).strip(</w:t>
      </w:r>
      <w:r w:rsidRPr="001304A6">
        <w:rPr>
          <w:rFonts w:ascii="Menlo Regular" w:hAnsi="Menlo Regular" w:cs="Menlo Regular"/>
          <w:color w:val="C41A16"/>
          <w:sz w:val="22"/>
          <w:szCs w:val="22"/>
          <w:lang w:val="en-US"/>
        </w:rPr>
        <w:t>"'"</w:t>
      </w:r>
      <w:r w:rsidRPr="001304A6">
        <w:rPr>
          <w:rFonts w:ascii="Menlo Regular" w:hAnsi="Menlo Regular" w:cs="Menlo Regular"/>
          <w:color w:val="000000"/>
          <w:sz w:val="22"/>
          <w:szCs w:val="22"/>
          <w:lang w:val="en-US"/>
        </w:rPr>
        <w:t>)))</w:t>
      </w:r>
    </w:p>
    <w:p w14:paraId="48484C8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an error occur, except this and continue</w:t>
      </w:r>
    </w:p>
    <w:p w14:paraId="18AC3B8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except</w:t>
      </w:r>
      <w:r w:rsidRPr="001304A6">
        <w:rPr>
          <w:rFonts w:ascii="Menlo Regular" w:hAnsi="Menlo Regular" w:cs="Menlo Regular"/>
          <w:color w:val="000000"/>
          <w:sz w:val="22"/>
          <w:szCs w:val="22"/>
          <w:lang w:val="en-US"/>
        </w:rPr>
        <w:t>:</w:t>
      </w:r>
    </w:p>
    <w:p w14:paraId="22752A4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continue</w:t>
      </w:r>
      <w:r w:rsidRPr="001304A6">
        <w:rPr>
          <w:rFonts w:ascii="Menlo Regular" w:hAnsi="Menlo Regular" w:cs="Menlo Regular"/>
          <w:color w:val="000000"/>
          <w:sz w:val="22"/>
          <w:szCs w:val="22"/>
          <w:lang w:val="en-US"/>
        </w:rPr>
        <w:tab/>
      </w:r>
      <w:r w:rsidRPr="001304A6">
        <w:rPr>
          <w:rFonts w:ascii="Menlo Regular" w:hAnsi="Menlo Regular" w:cs="Menlo Regular"/>
          <w:color w:val="000000"/>
          <w:sz w:val="22"/>
          <w:szCs w:val="22"/>
          <w:lang w:val="en-US"/>
        </w:rPr>
        <w:tab/>
      </w:r>
    </w:p>
    <w:p w14:paraId="03E4878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130A27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#Loop through the values</w:t>
      </w:r>
    </w:p>
    <w:p w14:paraId="71D6315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for</w:t>
      </w:r>
      <w:r w:rsidRPr="001304A6">
        <w:rPr>
          <w:rFonts w:ascii="Menlo Regular" w:hAnsi="Menlo Regular" w:cs="Menlo Regular"/>
          <w:color w:val="000000"/>
          <w:sz w:val="22"/>
          <w:szCs w:val="22"/>
          <w:lang w:val="en-US"/>
        </w:rPr>
        <w:t xml:space="preserve"> number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values:</w:t>
      </w:r>
    </w:p>
    <w:p w14:paraId="413066D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#When the value is bigger than 0, the picture</w:t>
      </w:r>
    </w:p>
    <w:p w14:paraId="78E55C6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#Is classified to this section.</w:t>
      </w:r>
    </w:p>
    <w:p w14:paraId="1215EA2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number &gt; </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6DC3B54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index of this value</w:t>
      </w:r>
    </w:p>
    <w:p w14:paraId="080D3A1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index = values.index(number)</w:t>
      </w:r>
    </w:p>
    <w:p w14:paraId="7E7B005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#Otherwise</w:t>
      </w:r>
    </w:p>
    <w:p w14:paraId="4FC8DDF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67F887A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#Go on</w:t>
      </w:r>
    </w:p>
    <w:p w14:paraId="4479D9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continue</w:t>
      </w:r>
    </w:p>
    <w:p w14:paraId="118AB1C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10D4133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#The result of the cassification script is the section</w:t>
      </w:r>
    </w:p>
    <w:p w14:paraId="32F2D81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#Which index corresponds to the index of the positive value</w:t>
      </w:r>
    </w:p>
    <w:p w14:paraId="295998E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result = sections[index]</w:t>
      </w:r>
    </w:p>
    <w:p w14:paraId="6D4C34A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1F8DD1B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1EB3903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#Write the result to this file and close the file</w:t>
      </w:r>
    </w:p>
    <w:p w14:paraId="69B1021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output.write(</w:t>
      </w:r>
      <w:r w:rsidRPr="001304A6">
        <w:rPr>
          <w:rFonts w:ascii="Menlo Regular" w:hAnsi="Menlo Regular" w:cs="Menlo Regular"/>
          <w:color w:val="C41A16"/>
          <w:sz w:val="22"/>
          <w:szCs w:val="22"/>
          <w:lang w:val="en-US"/>
        </w:rPr>
        <w:t>"%s"</w:t>
      </w:r>
      <w:r w:rsidRPr="001304A6">
        <w:rPr>
          <w:rFonts w:ascii="Menlo Regular" w:hAnsi="Menlo Regular" w:cs="Menlo Regular"/>
          <w:color w:val="000000"/>
          <w:sz w:val="22"/>
          <w:szCs w:val="22"/>
          <w:lang w:val="en-US"/>
        </w:rPr>
        <w:t>%(result))</w:t>
      </w:r>
    </w:p>
    <w:p w14:paraId="46AA4AA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output.close()</w:t>
      </w:r>
    </w:p>
    <w:p w14:paraId="0DFFC7A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289A643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#Run the create_variables function to create the variables</w:t>
      </w:r>
    </w:p>
    <w:p w14:paraId="4602C3E8" w14:textId="77777777" w:rsidR="001304A6" w:rsidRDefault="001304A6" w:rsidP="001304A6">
      <w:pPr>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create_variables()</w:t>
      </w:r>
      <w:r>
        <w:rPr>
          <w:rFonts w:ascii="Menlo Regular" w:hAnsi="Menlo Regular" w:cs="Menlo Regular"/>
          <w:color w:val="000000"/>
          <w:sz w:val="22"/>
          <w:szCs w:val="22"/>
          <w:lang w:val="en-US"/>
        </w:rPr>
        <w:br w:type="page"/>
      </w:r>
    </w:p>
    <w:p w14:paraId="73226AC7" w14:textId="77777777" w:rsidR="00D909C6" w:rsidRDefault="00D909C6" w:rsidP="0058344F">
      <w:pPr>
        <w:pStyle w:val="Kop4"/>
        <w:numPr>
          <w:ilvl w:val="2"/>
          <w:numId w:val="20"/>
          <w:numberingChange w:id="330" w:author="Rutger Vos" w:date="2014-05-22T10:58:00Z" w:original="%1:1:0:.%2:6:0:.%3:3:0:."/>
        </w:numPr>
        <w:rPr>
          <w:lang w:val="en-GB"/>
        </w:rPr>
      </w:pPr>
      <w:bookmarkStart w:id="331" w:name="_Toc262217689"/>
      <w:r w:rsidRPr="00A76730">
        <w:rPr>
          <w:lang w:val="en-GB"/>
        </w:rPr>
        <w:t>views.py</w:t>
      </w:r>
      <w:bookmarkEnd w:id="331"/>
    </w:p>
    <w:p w14:paraId="0A6749C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import the required modules</w:t>
      </w:r>
    </w:p>
    <w:p w14:paraId="3786504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django.http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HttpResponseRedirect</w:t>
      </w:r>
    </w:p>
    <w:p w14:paraId="36C3813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django.shortcuts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render_to_response</w:t>
      </w:r>
    </w:p>
    <w:p w14:paraId="05414D1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forms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UploadPictureForm</w:t>
      </w:r>
    </w:p>
    <w:p w14:paraId="3537159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django.core.context_processors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csrf</w:t>
      </w:r>
    </w:p>
    <w:p w14:paraId="1D4512F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django.contrib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auth</w:t>
      </w:r>
    </w:p>
    <w:p w14:paraId="7DF5228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time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time</w:t>
      </w:r>
    </w:p>
    <w:p w14:paraId="403BB4D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django.contrib.auth.decorators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login_required</w:t>
      </w:r>
    </w:p>
    <w:p w14:paraId="4D94B34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os</w:t>
      </w:r>
    </w:p>
    <w:p w14:paraId="5CAEA69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333931F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to get the used devise.</w:t>
      </w:r>
    </w:p>
    <w:p w14:paraId="343DAA8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get_device( request ):</w:t>
      </w:r>
    </w:p>
    <w:p w14:paraId="3CC44E9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Redirect to the servers list. """</w:t>
      </w:r>
    </w:p>
    <w:p w14:paraId="5208DF1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#Initiate the device variable</w:t>
      </w:r>
    </w:p>
    <w:p w14:paraId="39641B9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w:t>
      </w:r>
      <w:r w:rsidRPr="001304A6">
        <w:rPr>
          <w:rFonts w:ascii="Menlo Regular" w:hAnsi="Menlo Regular" w:cs="Menlo Regular"/>
          <w:color w:val="C41A16"/>
          <w:sz w:val="22"/>
          <w:szCs w:val="22"/>
          <w:lang w:val="en-US"/>
        </w:rPr>
        <w:t>""</w:t>
      </w:r>
    </w:p>
    <w:p w14:paraId="5083A20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the used device is in the list, the device is a mobile phone</w:t>
      </w:r>
    </w:p>
    <w:p w14:paraId="64EC0AD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 have test both html-styles on the iPad. The results shows that the iPad can</w:t>
      </w:r>
    </w:p>
    <w:p w14:paraId="4E6980B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better show the computer style'''</w:t>
      </w:r>
    </w:p>
    <w:p w14:paraId="407C1B2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 </w:t>
      </w:r>
      <w:r w:rsidRPr="001304A6">
        <w:rPr>
          <w:rFonts w:ascii="Menlo Regular" w:hAnsi="Menlo Regular" w:cs="Menlo Regular"/>
          <w:color w:val="AA0D91"/>
          <w:sz w:val="22"/>
          <w:szCs w:val="22"/>
          <w:lang w:val="en-US"/>
        </w:rPr>
        <w:t>and</w:t>
      </w:r>
      <w:r w:rsidRPr="001304A6">
        <w:rPr>
          <w:rFonts w:ascii="Menlo Regular" w:hAnsi="Menlo Regular" w:cs="Menlo Regular"/>
          <w:color w:val="000000"/>
          <w:sz w:val="22"/>
          <w:szCs w:val="22"/>
          <w:lang w:val="en-US"/>
        </w:rPr>
        <w:t xml:space="preserve"> (</w:t>
      </w:r>
    </w:p>
    <w:p w14:paraId="7429F71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request.META[</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].startswith( </w:t>
      </w:r>
      <w:r w:rsidRPr="001304A6">
        <w:rPr>
          <w:rFonts w:ascii="Menlo Regular" w:hAnsi="Menlo Regular" w:cs="Menlo Regular"/>
          <w:color w:val="1C00CF"/>
          <w:sz w:val="22"/>
          <w:szCs w:val="22"/>
          <w:lang w:val="en-US"/>
        </w:rPr>
        <w:t>'BlackBerry'</w:t>
      </w:r>
      <w:r w:rsidRPr="001304A6">
        <w:rPr>
          <w:rFonts w:ascii="Menlo Regular" w:hAnsi="Menlo Regular" w:cs="Menlo Regular"/>
          <w:color w:val="000000"/>
          <w:sz w:val="22"/>
          <w:szCs w:val="22"/>
          <w:lang w:val="en-US"/>
        </w:rPr>
        <w:t xml:space="preserve"> )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08F8097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"Opera Mobi"</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2E90D0C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"Opera Mini"</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04A76B3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"Windows CE"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25C90AE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"MIDP"</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2CB4054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"Palm"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113C3C7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"NetFront"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4EE8140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"Nokia"</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3855C50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"Symbian"</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4D74B85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"UP.Browser"</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11D0EC2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"UP.Link"</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1700420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"WinWAP"</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7FF1C04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"Android"</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786B989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"DoCoMo"</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52CB0AC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"KDDI-"</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5268D68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"Softbank"</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1AFB8E6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"J-Phone"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3F93D61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"IEMobile"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25884EA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"iPod"</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793E158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"iPhone"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w:t>
      </w:r>
    </w:p>
    <w:p w14:paraId="5DCD23C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w:t>
      </w:r>
      <w:r w:rsidRPr="001304A6">
        <w:rPr>
          <w:rFonts w:ascii="Menlo Regular" w:hAnsi="Menlo Regular" w:cs="Menlo Regular"/>
          <w:color w:val="C41A16"/>
          <w:sz w:val="22"/>
          <w:szCs w:val="22"/>
          <w:lang w:val="en-US"/>
        </w:rPr>
        <w:t>"mobile"</w:t>
      </w:r>
    </w:p>
    <w:p w14:paraId="21E3533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#Otherwise it is a computer.</w:t>
      </w:r>
    </w:p>
    <w:p w14:paraId="28FBC2A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5D67C64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w:t>
      </w:r>
      <w:r w:rsidRPr="001304A6">
        <w:rPr>
          <w:rFonts w:ascii="Menlo Regular" w:hAnsi="Menlo Regular" w:cs="Menlo Regular"/>
          <w:color w:val="C41A16"/>
          <w:sz w:val="22"/>
          <w:szCs w:val="22"/>
          <w:lang w:val="en-US"/>
        </w:rPr>
        <w:t>"computer"</w:t>
      </w:r>
    </w:p>
    <w:p w14:paraId="712D84E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#Return the device</w:t>
      </w:r>
    </w:p>
    <w:p w14:paraId="7A5165B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device</w:t>
      </w:r>
    </w:p>
    <w:p w14:paraId="1FB813C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3DC256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to check if the uploaded file is a picture</w:t>
      </w:r>
    </w:p>
    <w:p w14:paraId="5F93549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check_upload(upload):</w:t>
      </w:r>
    </w:p>
    <w:p w14:paraId="3220974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 list with picture extentions</w:t>
      </w:r>
    </w:p>
    <w:p w14:paraId="2758F6C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picture = [</w:t>
      </w:r>
      <w:r w:rsidRPr="001304A6">
        <w:rPr>
          <w:rFonts w:ascii="Menlo Regular" w:hAnsi="Menlo Regular" w:cs="Menlo Regular"/>
          <w:color w:val="C41A16"/>
          <w:sz w:val="22"/>
          <w:szCs w:val="22"/>
          <w:lang w:val="en-US"/>
        </w:rPr>
        <w:t>"jpg"</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"png"</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"jpeg"</w:t>
      </w:r>
      <w:r w:rsidRPr="001304A6">
        <w:rPr>
          <w:rFonts w:ascii="Menlo Regular" w:hAnsi="Menlo Regular" w:cs="Menlo Regular"/>
          <w:color w:val="000000"/>
          <w:sz w:val="22"/>
          <w:szCs w:val="22"/>
          <w:lang w:val="en-US"/>
        </w:rPr>
        <w:t>]</w:t>
      </w:r>
    </w:p>
    <w:p w14:paraId="1B011F8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522ED4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extension from the uploaded file</w:t>
      </w:r>
    </w:p>
    <w:p w14:paraId="77F4E2C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name = str(upload)</w:t>
      </w:r>
    </w:p>
    <w:p w14:paraId="08ADCCE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extension = name.lower().split(</w:t>
      </w:r>
      <w:r w:rsidRPr="001304A6">
        <w:rPr>
          <w:rFonts w:ascii="Menlo Regular" w:hAnsi="Menlo Regular" w:cs="Menlo Regular"/>
          <w:color w:val="C41A16"/>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-1</w:t>
      </w:r>
      <w:r w:rsidRPr="001304A6">
        <w:rPr>
          <w:rFonts w:ascii="Menlo Regular" w:hAnsi="Menlo Regular" w:cs="Menlo Regular"/>
          <w:color w:val="000000"/>
          <w:sz w:val="22"/>
          <w:szCs w:val="22"/>
          <w:lang w:val="en-US"/>
        </w:rPr>
        <w:t>]</w:t>
      </w:r>
    </w:p>
    <w:p w14:paraId="0E9AB2A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FC395D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#Check if the extension is in the picture list</w:t>
      </w:r>
    </w:p>
    <w:p w14:paraId="6D59352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extension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picture:</w:t>
      </w:r>
    </w:p>
    <w:p w14:paraId="1258C1E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it is, return true</w:t>
      </w:r>
    </w:p>
    <w:p w14:paraId="72149A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True</w:t>
      </w:r>
    </w:p>
    <w:p w14:paraId="1B68E51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#Otherwise</w:t>
      </w:r>
    </w:p>
    <w:p w14:paraId="222855F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0077366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#Remove the file from the server</w:t>
      </w:r>
    </w:p>
    <w:p w14:paraId="786E09E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name = name.replace(</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p>
    <w:p w14:paraId="307F5EA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static/uploaded_files/%s"</w:t>
      </w:r>
      <w:r w:rsidRPr="001304A6">
        <w:rPr>
          <w:rFonts w:ascii="Menlo Regular" w:hAnsi="Menlo Regular" w:cs="Menlo Regular"/>
          <w:color w:val="000000"/>
          <w:sz w:val="22"/>
          <w:szCs w:val="22"/>
          <w:lang w:val="en-US"/>
        </w:rPr>
        <w:t>%(name))</w:t>
      </w:r>
    </w:p>
    <w:p w14:paraId="2160043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#Retrun false</w:t>
      </w:r>
    </w:p>
    <w:p w14:paraId="7B8E84F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False</w:t>
      </w:r>
    </w:p>
    <w:p w14:paraId="259134B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4EA0BAC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072A642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Welcome view (homepage)</w:t>
      </w:r>
    </w:p>
    <w:p w14:paraId="004FCE7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welcome(request):</w:t>
      </w:r>
    </w:p>
    <w:p w14:paraId="10B0262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50B3D91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1E9B4CE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6E2234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the args dictionary and save the csrf in this dictonary</w:t>
      </w:r>
    </w:p>
    <w:p w14:paraId="6C6FD06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1899E99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63A2085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5A27A37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"_welcome.html"</w:t>
      </w:r>
    </w:p>
    <w:p w14:paraId="3DB6D13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985F62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html, for the correct device, for de welcome page.</w:t>
      </w:r>
    </w:p>
    <w:p w14:paraId="13417D6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5274B19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1CD80D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23D383A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#Function to give the uploaded file a variable part in front of the filename</w:t>
      </w:r>
    </w:p>
    <w:p w14:paraId="046F751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processUpload(request, filename):</w:t>
      </w:r>
    </w:p>
    <w:p w14:paraId="42EAD24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59119F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use paths spaces need to be replaced by \&lt;space&gt;</w:t>
      </w:r>
    </w:p>
    <w:p w14:paraId="6A9D4F4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 = str(filename).replace(</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p>
    <w:p w14:paraId="2FF8168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make the new filename easier to acces repalce the spaces by "_"</w:t>
      </w:r>
    </w:p>
    <w:p w14:paraId="5B847BC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filename2 = str(filename).replace(</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"_"</w:t>
      </w:r>
      <w:r w:rsidRPr="001304A6">
        <w:rPr>
          <w:rFonts w:ascii="Menlo Regular" w:hAnsi="Menlo Regular" w:cs="Menlo Regular"/>
          <w:color w:val="000000"/>
          <w:sz w:val="22"/>
          <w:szCs w:val="22"/>
          <w:lang w:val="en-US"/>
        </w:rPr>
        <w:t>)</w:t>
      </w:r>
    </w:p>
    <w:p w14:paraId="048C5EA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816ECD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289410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IP-adres of the computer</w:t>
      </w:r>
    </w:p>
    <w:p w14:paraId="2690C7F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x_forwarded_for = request.META.get(</w:t>
      </w:r>
      <w:r w:rsidRPr="001304A6">
        <w:rPr>
          <w:rFonts w:ascii="Menlo Regular" w:hAnsi="Menlo Regular" w:cs="Menlo Regular"/>
          <w:color w:val="1C00CF"/>
          <w:sz w:val="22"/>
          <w:szCs w:val="22"/>
          <w:lang w:val="en-US"/>
        </w:rPr>
        <w:t>'HTTP_X_FORWARDED_FOR'</w:t>
      </w:r>
      <w:r w:rsidRPr="001304A6">
        <w:rPr>
          <w:rFonts w:ascii="Menlo Regular" w:hAnsi="Menlo Regular" w:cs="Menlo Regular"/>
          <w:color w:val="000000"/>
          <w:sz w:val="22"/>
          <w:szCs w:val="22"/>
          <w:lang w:val="en-US"/>
        </w:rPr>
        <w:t>)</w:t>
      </w:r>
    </w:p>
    <w:p w14:paraId="1B5341F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x_forwarded_for:</w:t>
      </w:r>
    </w:p>
    <w:p w14:paraId="641588C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x_forwarded_for.split(</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292D060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3F4DC65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request.META.get(</w:t>
      </w:r>
      <w:r w:rsidRPr="001304A6">
        <w:rPr>
          <w:rFonts w:ascii="Menlo Regular" w:hAnsi="Menlo Regular" w:cs="Menlo Regular"/>
          <w:color w:val="1C00CF"/>
          <w:sz w:val="22"/>
          <w:szCs w:val="22"/>
          <w:lang w:val="en-US"/>
        </w:rPr>
        <w:t>'REMOTE_ADDR'</w:t>
      </w:r>
      <w:r w:rsidRPr="001304A6">
        <w:rPr>
          <w:rFonts w:ascii="Menlo Regular" w:hAnsi="Menlo Regular" w:cs="Menlo Regular"/>
          <w:color w:val="000000"/>
          <w:sz w:val="22"/>
          <w:szCs w:val="22"/>
          <w:lang w:val="en-US"/>
        </w:rPr>
        <w:t>)</w:t>
      </w:r>
    </w:p>
    <w:p w14:paraId="25BEB22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FC44A2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Replace the '.' in the ip-adres to '_'</w:t>
      </w:r>
    </w:p>
    <w:p w14:paraId="485D431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ip.replace(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 xml:space="preserve">)    </w:t>
      </w:r>
    </w:p>
    <w:p w14:paraId="3CE36E1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C02828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an output file named &lt;ip&gt;.filename.txt</w:t>
      </w:r>
    </w:p>
    <w:p w14:paraId="075654A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outfile = open(</w:t>
      </w:r>
      <w:r w:rsidRPr="001304A6">
        <w:rPr>
          <w:rFonts w:ascii="Menlo Regular" w:hAnsi="Menlo Regular" w:cs="Menlo Regular"/>
          <w:color w:val="1C00CF"/>
          <w:sz w:val="22"/>
          <w:szCs w:val="22"/>
          <w:lang w:val="en-US"/>
        </w:rPr>
        <w:t>'%s.filename.txt'</w:t>
      </w:r>
      <w:r w:rsidRPr="001304A6">
        <w:rPr>
          <w:rFonts w:ascii="Menlo Regular" w:hAnsi="Menlo Regular" w:cs="Menlo Regular"/>
          <w:color w:val="000000"/>
          <w:sz w:val="22"/>
          <w:szCs w:val="22"/>
          <w:lang w:val="en-US"/>
        </w:rPr>
        <w:t xml:space="preserve"> %(ip), </w:t>
      </w:r>
      <w:r w:rsidRPr="001304A6">
        <w:rPr>
          <w:rFonts w:ascii="Menlo Regular" w:hAnsi="Menlo Regular" w:cs="Menlo Regular"/>
          <w:color w:val="1C00CF"/>
          <w:sz w:val="22"/>
          <w:szCs w:val="22"/>
          <w:lang w:val="en-US"/>
        </w:rPr>
        <w:t>'w'</w:t>
      </w:r>
      <w:r w:rsidRPr="001304A6">
        <w:rPr>
          <w:rFonts w:ascii="Menlo Regular" w:hAnsi="Menlo Regular" w:cs="Menlo Regular"/>
          <w:color w:val="000000"/>
          <w:sz w:val="22"/>
          <w:szCs w:val="22"/>
          <w:lang w:val="en-US"/>
        </w:rPr>
        <w:t>)</w:t>
      </w:r>
    </w:p>
    <w:p w14:paraId="15FA5BD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0A12FE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Place the variable part (the ip) in front of the filename of the uploaded file</w:t>
      </w:r>
    </w:p>
    <w:p w14:paraId="02B775A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"mv static/uploaded_files/%s static/uploaded_files/%s_%s"</w:t>
      </w:r>
      <w:r w:rsidRPr="001304A6">
        <w:rPr>
          <w:rFonts w:ascii="Menlo Regular" w:hAnsi="Menlo Regular" w:cs="Menlo Regular"/>
          <w:color w:val="000000"/>
          <w:sz w:val="22"/>
          <w:szCs w:val="22"/>
          <w:lang w:val="en-US"/>
        </w:rPr>
        <w:t>%(filename, ip, filename2))</w:t>
      </w:r>
    </w:p>
    <w:p w14:paraId="53286A9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08F140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Write the new filename to the outputfile</w:t>
      </w:r>
    </w:p>
    <w:p w14:paraId="1C003F3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outfile.write(</w:t>
      </w:r>
      <w:r w:rsidRPr="001304A6">
        <w:rPr>
          <w:rFonts w:ascii="Menlo Regular" w:hAnsi="Menlo Regular" w:cs="Menlo Regular"/>
          <w:color w:val="C41A16"/>
          <w:sz w:val="22"/>
          <w:szCs w:val="22"/>
          <w:lang w:val="en-US"/>
        </w:rPr>
        <w:t>"%s_%s"</w:t>
      </w:r>
      <w:r w:rsidRPr="001304A6">
        <w:rPr>
          <w:rFonts w:ascii="Menlo Regular" w:hAnsi="Menlo Regular" w:cs="Menlo Regular"/>
          <w:color w:val="000000"/>
          <w:sz w:val="22"/>
          <w:szCs w:val="22"/>
          <w:lang w:val="en-US"/>
        </w:rPr>
        <w:t xml:space="preserve"> %(ip, filename2))</w:t>
      </w:r>
    </w:p>
    <w:p w14:paraId="5085DF5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AD52B6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Close the outputfile</w:t>
      </w:r>
    </w:p>
    <w:p w14:paraId="1EEFB7E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outfile.close()</w:t>
      </w:r>
    </w:p>
    <w:p w14:paraId="6D6E374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84BD1B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4FB976C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The upload view (choice file and upload it)</w:t>
      </w:r>
    </w:p>
    <w:p w14:paraId="190DAE1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upload(request):</w:t>
      </w:r>
    </w:p>
    <w:p w14:paraId="3CDBA7D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51C342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  </w:t>
      </w:r>
    </w:p>
    <w:p w14:paraId="4AE25AB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8BFE7B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IP-adres of the computer</w:t>
      </w:r>
    </w:p>
    <w:p w14:paraId="2529364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x_forwarded_for = request.META.get(</w:t>
      </w:r>
      <w:r w:rsidRPr="001304A6">
        <w:rPr>
          <w:rFonts w:ascii="Menlo Regular" w:hAnsi="Menlo Regular" w:cs="Menlo Regular"/>
          <w:color w:val="1C00CF"/>
          <w:sz w:val="22"/>
          <w:szCs w:val="22"/>
          <w:lang w:val="en-US"/>
        </w:rPr>
        <w:t>'HTTP_X_FORWARDED_FOR'</w:t>
      </w:r>
      <w:r w:rsidRPr="001304A6">
        <w:rPr>
          <w:rFonts w:ascii="Menlo Regular" w:hAnsi="Menlo Regular" w:cs="Menlo Regular"/>
          <w:color w:val="000000"/>
          <w:sz w:val="22"/>
          <w:szCs w:val="22"/>
          <w:lang w:val="en-US"/>
        </w:rPr>
        <w:t>)</w:t>
      </w:r>
    </w:p>
    <w:p w14:paraId="39139FE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x_forwarded_for:</w:t>
      </w:r>
    </w:p>
    <w:p w14:paraId="40EB1D0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x_forwarded_for.split(</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16C5EF9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428516F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request.META.get(</w:t>
      </w:r>
      <w:r w:rsidRPr="001304A6">
        <w:rPr>
          <w:rFonts w:ascii="Menlo Regular" w:hAnsi="Menlo Regular" w:cs="Menlo Regular"/>
          <w:color w:val="1C00CF"/>
          <w:sz w:val="22"/>
          <w:szCs w:val="22"/>
          <w:lang w:val="en-US"/>
        </w:rPr>
        <w:t>'REMOTE_ADDR'</w:t>
      </w:r>
      <w:r w:rsidRPr="001304A6">
        <w:rPr>
          <w:rFonts w:ascii="Menlo Regular" w:hAnsi="Menlo Regular" w:cs="Menlo Regular"/>
          <w:color w:val="000000"/>
          <w:sz w:val="22"/>
          <w:szCs w:val="22"/>
          <w:lang w:val="en-US"/>
        </w:rPr>
        <w:t>)</w:t>
      </w:r>
    </w:p>
    <w:p w14:paraId="06D015B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7DF037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Replace the '.' in the ip-adres to '_'</w:t>
      </w:r>
    </w:p>
    <w:p w14:paraId="41941C0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ip.replace(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w:t>
      </w:r>
    </w:p>
    <w:p w14:paraId="6A0537C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53A90D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the user uploaded a file that isn't a picture, a message will be displaid.</w:t>
      </w:r>
    </w:p>
    <w:p w14:paraId="12D321A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#Also the color of the upload button will be red.</w:t>
      </w:r>
    </w:p>
    <w:p w14:paraId="48BF018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make this posible, the variables need to be created befor the if statement.</w:t>
      </w:r>
    </w:p>
    <w:p w14:paraId="62AB37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message = </w:t>
      </w:r>
      <w:r w:rsidRPr="001304A6">
        <w:rPr>
          <w:rFonts w:ascii="Menlo Regular" w:hAnsi="Menlo Regular" w:cs="Menlo Regular"/>
          <w:color w:val="C41A16"/>
          <w:sz w:val="22"/>
          <w:szCs w:val="22"/>
          <w:lang w:val="en-US"/>
        </w:rPr>
        <w:t>""</w:t>
      </w:r>
    </w:p>
    <w:p w14:paraId="5D84675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style = </w:t>
      </w:r>
      <w:r w:rsidRPr="001304A6">
        <w:rPr>
          <w:rFonts w:ascii="Menlo Regular" w:hAnsi="Menlo Regular" w:cs="Menlo Regular"/>
          <w:color w:val="C41A16"/>
          <w:sz w:val="22"/>
          <w:szCs w:val="22"/>
          <w:lang w:val="en-US"/>
        </w:rPr>
        <w:t>""</w:t>
      </w:r>
    </w:p>
    <w:p w14:paraId="3B7DD0A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Check if the method is POST</w:t>
      </w:r>
    </w:p>
    <w:p w14:paraId="64BB1C5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request.method == </w:t>
      </w:r>
      <w:r w:rsidRPr="001304A6">
        <w:rPr>
          <w:rFonts w:ascii="Menlo Regular" w:hAnsi="Menlo Regular" w:cs="Menlo Regular"/>
          <w:color w:val="1C00CF"/>
          <w:sz w:val="22"/>
          <w:szCs w:val="22"/>
          <w:lang w:val="en-US"/>
        </w:rPr>
        <w:t>'POST'</w:t>
      </w:r>
      <w:r w:rsidRPr="001304A6">
        <w:rPr>
          <w:rFonts w:ascii="Menlo Regular" w:hAnsi="Menlo Regular" w:cs="Menlo Regular"/>
          <w:color w:val="000000"/>
          <w:sz w:val="22"/>
          <w:szCs w:val="22"/>
          <w:lang w:val="en-US"/>
        </w:rPr>
        <w:t>:</w:t>
      </w:r>
    </w:p>
    <w:p w14:paraId="793A345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8F7543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the method is POST give the message and style variables the</w:t>
      </w:r>
    </w:p>
    <w:p w14:paraId="53675F3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#correct values</w:t>
      </w:r>
    </w:p>
    <w:p w14:paraId="3FBD47A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message = </w:t>
      </w:r>
      <w:r w:rsidRPr="001304A6">
        <w:rPr>
          <w:rFonts w:ascii="Menlo Regular" w:hAnsi="Menlo Regular" w:cs="Menlo Regular"/>
          <w:color w:val="C41A16"/>
          <w:sz w:val="22"/>
          <w:szCs w:val="22"/>
          <w:lang w:val="en-US"/>
        </w:rPr>
        <w:t>"You didn't select a picture"</w:t>
      </w:r>
    </w:p>
    <w:p w14:paraId="5B73B19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style = </w:t>
      </w:r>
      <w:r w:rsidRPr="001304A6">
        <w:rPr>
          <w:rFonts w:ascii="Menlo Regular" w:hAnsi="Menlo Regular" w:cs="Menlo Regular"/>
          <w:color w:val="C41A16"/>
          <w:sz w:val="22"/>
          <w:szCs w:val="22"/>
          <w:lang w:val="en-US"/>
        </w:rPr>
        <w:t>"color:red"</w:t>
      </w:r>
    </w:p>
    <w:p w14:paraId="0071678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99D157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user input from the form</w:t>
      </w:r>
    </w:p>
    <w:p w14:paraId="3A4E0A6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form = UploadPictureForm(request.POST, request.FILES)</w:t>
      </w:r>
    </w:p>
    <w:p w14:paraId="5EF27E1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7DBA74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Check if the form is valid</w:t>
      </w:r>
    </w:p>
    <w:p w14:paraId="60ACF26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form.is_valid():</w:t>
      </w:r>
    </w:p>
    <w:p w14:paraId="65DB7E2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083953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form</w:t>
      </w:r>
    </w:p>
    <w:p w14:paraId="4300C3F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form.save()</w:t>
      </w:r>
    </w:p>
    <w:p w14:paraId="0F6A91C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66852B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#Check if the uploaded file is a picture</w:t>
      </w:r>
    </w:p>
    <w:p w14:paraId="6B3A303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is_picture = check_upload(request.FILES[</w:t>
      </w:r>
      <w:r w:rsidRPr="001304A6">
        <w:rPr>
          <w:rFonts w:ascii="Menlo Regular" w:hAnsi="Menlo Regular" w:cs="Menlo Regular"/>
          <w:color w:val="C41A16"/>
          <w:sz w:val="22"/>
          <w:szCs w:val="22"/>
          <w:lang w:val="en-US"/>
        </w:rPr>
        <w:t>"picture"</w:t>
      </w:r>
      <w:r w:rsidRPr="001304A6">
        <w:rPr>
          <w:rFonts w:ascii="Menlo Regular" w:hAnsi="Menlo Regular" w:cs="Menlo Regular"/>
          <w:color w:val="000000"/>
          <w:sz w:val="22"/>
          <w:szCs w:val="22"/>
          <w:lang w:val="en-US"/>
        </w:rPr>
        <w:t>])</w:t>
      </w:r>
    </w:p>
    <w:p w14:paraId="3259745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CD21CA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#When the uploaded file is a picture</w:t>
      </w:r>
    </w:p>
    <w:p w14:paraId="13A3139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is_picture:</w:t>
      </w:r>
    </w:p>
    <w:p w14:paraId="723302D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A009F1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run the processUpload function to place the ip in front of the name of the uploaded file</w:t>
      </w:r>
    </w:p>
    <w:p w14:paraId="74E3020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processUpload(request, request.FILES[</w:t>
      </w:r>
      <w:r w:rsidRPr="001304A6">
        <w:rPr>
          <w:rFonts w:ascii="Menlo Regular" w:hAnsi="Menlo Regular" w:cs="Menlo Regular"/>
          <w:color w:val="C41A16"/>
          <w:sz w:val="22"/>
          <w:szCs w:val="22"/>
          <w:lang w:val="en-US"/>
        </w:rPr>
        <w:t>"picture"</w:t>
      </w:r>
      <w:r w:rsidRPr="001304A6">
        <w:rPr>
          <w:rFonts w:ascii="Menlo Regular" w:hAnsi="Menlo Regular" w:cs="Menlo Regular"/>
          <w:color w:val="000000"/>
          <w:sz w:val="22"/>
          <w:szCs w:val="22"/>
          <w:lang w:val="en-US"/>
        </w:rPr>
        <w:t>])</w:t>
      </w:r>
    </w:p>
    <w:p w14:paraId="43D2936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06C9E0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save the filename and path in python variables</w:t>
      </w:r>
    </w:p>
    <w:p w14:paraId="61F6FEF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use the variable part (the ip) to create the path'''</w:t>
      </w:r>
    </w:p>
    <w:p w14:paraId="5BA0C2D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 = str(request.FILES[</w:t>
      </w:r>
      <w:r w:rsidRPr="001304A6">
        <w:rPr>
          <w:rFonts w:ascii="Menlo Regular" w:hAnsi="Menlo Regular" w:cs="Menlo Regular"/>
          <w:color w:val="C41A16"/>
          <w:sz w:val="22"/>
          <w:szCs w:val="22"/>
          <w:lang w:val="en-US"/>
        </w:rPr>
        <w:t>"picture"</w:t>
      </w:r>
      <w:r w:rsidRPr="001304A6">
        <w:rPr>
          <w:rFonts w:ascii="Menlo Regular" w:hAnsi="Menlo Regular" w:cs="Menlo Regular"/>
          <w:color w:val="000000"/>
          <w:sz w:val="22"/>
          <w:szCs w:val="22"/>
          <w:lang w:val="en-US"/>
        </w:rPr>
        <w:t>]).replace(</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"_"</w:t>
      </w:r>
      <w:r w:rsidRPr="001304A6">
        <w:rPr>
          <w:rFonts w:ascii="Menlo Regular" w:hAnsi="Menlo Regular" w:cs="Menlo Regular"/>
          <w:color w:val="000000"/>
          <w:sz w:val="22"/>
          <w:szCs w:val="22"/>
          <w:lang w:val="en-US"/>
        </w:rPr>
        <w:t>)</w:t>
      </w:r>
    </w:p>
    <w:p w14:paraId="4160A23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path = (</w:t>
      </w:r>
      <w:r w:rsidRPr="001304A6">
        <w:rPr>
          <w:rFonts w:ascii="Menlo Regular" w:hAnsi="Menlo Regular" w:cs="Menlo Regular"/>
          <w:color w:val="C41A16"/>
          <w:sz w:val="22"/>
          <w:szCs w:val="22"/>
          <w:lang w:val="en-US"/>
        </w:rPr>
        <w:t>"static/assets/uploaded_files/%s_%s"</w:t>
      </w:r>
      <w:r w:rsidRPr="001304A6">
        <w:rPr>
          <w:rFonts w:ascii="Menlo Regular" w:hAnsi="Menlo Regular" w:cs="Menlo Regular"/>
          <w:color w:val="000000"/>
          <w:sz w:val="22"/>
          <w:szCs w:val="22"/>
          <w:lang w:val="en-US"/>
        </w:rPr>
        <w:t xml:space="preserve"> % (ip, filename))</w:t>
      </w:r>
    </w:p>
    <w:p w14:paraId="333C744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14555C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the args dictionary and save the csrf in this dictonary</w:t>
      </w:r>
    </w:p>
    <w:p w14:paraId="4BF9986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415875B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79A8E69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FA2108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filename and path in the dictionary</w:t>
      </w:r>
    </w:p>
    <w:p w14:paraId="676112B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'filename'</w:t>
      </w:r>
      <w:r w:rsidRPr="001304A6">
        <w:rPr>
          <w:rFonts w:ascii="Menlo Regular" w:hAnsi="Menlo Regular" w:cs="Menlo Regular"/>
          <w:color w:val="000000"/>
          <w:sz w:val="22"/>
          <w:szCs w:val="22"/>
          <w:lang w:val="en-US"/>
        </w:rPr>
        <w:t>] = filename</w:t>
      </w:r>
    </w:p>
    <w:p w14:paraId="1218B4A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'path'</w:t>
      </w:r>
      <w:r w:rsidRPr="001304A6">
        <w:rPr>
          <w:rFonts w:ascii="Menlo Regular" w:hAnsi="Menlo Regular" w:cs="Menlo Regular"/>
          <w:color w:val="000000"/>
          <w:sz w:val="22"/>
          <w:szCs w:val="22"/>
          <w:lang w:val="en-US"/>
        </w:rPr>
        <w:t>] = path</w:t>
      </w:r>
    </w:p>
    <w:p w14:paraId="58D6416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E98001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whit the used device</w:t>
      </w:r>
    </w:p>
    <w:p w14:paraId="1848F70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"_upload_succes.html"</w:t>
      </w:r>
      <w:r w:rsidRPr="001304A6">
        <w:rPr>
          <w:rFonts w:ascii="Menlo Regular" w:hAnsi="Menlo Regular" w:cs="Menlo Regular"/>
          <w:color w:val="000000"/>
          <w:sz w:val="22"/>
          <w:szCs w:val="22"/>
          <w:lang w:val="en-US"/>
        </w:rPr>
        <w:t xml:space="preserve">              </w:t>
      </w:r>
    </w:p>
    <w:p w14:paraId="4239C4F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D4660D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upload_succes html, for the correct device and give it the args dictonary</w:t>
      </w:r>
    </w:p>
    <w:p w14:paraId="4FFE16E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61C0C2D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AFF19F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#When the uploaded file isn't a picture</w:t>
      </w:r>
    </w:p>
    <w:p w14:paraId="6794794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45FDF42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Create the args dictionary and save the csrf in this dictonary    </w:t>
      </w:r>
    </w:p>
    <w:p w14:paraId="3A8D82E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61E4550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0F9EB75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6ECA7F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empty form, message and style in the dictionary</w:t>
      </w:r>
    </w:p>
    <w:p w14:paraId="4FF3EE3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'form'</w:t>
      </w:r>
      <w:r w:rsidRPr="001304A6">
        <w:rPr>
          <w:rFonts w:ascii="Menlo Regular" w:hAnsi="Menlo Regular" w:cs="Menlo Regular"/>
          <w:color w:val="000000"/>
          <w:sz w:val="22"/>
          <w:szCs w:val="22"/>
          <w:lang w:val="en-US"/>
        </w:rPr>
        <w:t>] = UploadPictureForm()</w:t>
      </w:r>
    </w:p>
    <w:p w14:paraId="5C06A51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'message'</w:t>
      </w:r>
      <w:r w:rsidRPr="001304A6">
        <w:rPr>
          <w:rFonts w:ascii="Menlo Regular" w:hAnsi="Menlo Regular" w:cs="Menlo Regular"/>
          <w:color w:val="000000"/>
          <w:sz w:val="22"/>
          <w:szCs w:val="22"/>
          <w:lang w:val="en-US"/>
        </w:rPr>
        <w:t>] = message</w:t>
      </w:r>
    </w:p>
    <w:p w14:paraId="05F97AB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'style'</w:t>
      </w:r>
      <w:r w:rsidRPr="001304A6">
        <w:rPr>
          <w:rFonts w:ascii="Menlo Regular" w:hAnsi="Menlo Regular" w:cs="Menlo Regular"/>
          <w:color w:val="000000"/>
          <w:sz w:val="22"/>
          <w:szCs w:val="22"/>
          <w:lang w:val="en-US"/>
        </w:rPr>
        <w:t>] = style</w:t>
      </w:r>
    </w:p>
    <w:p w14:paraId="4EE694C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EE57FC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456338E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"_upload.html"</w:t>
      </w:r>
    </w:p>
    <w:p w14:paraId="0A8AC07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upload html, for the correct device and give it the args dictionary</w:t>
      </w:r>
    </w:p>
    <w:p w14:paraId="0806B18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                </w:t>
      </w:r>
    </w:p>
    <w:p w14:paraId="03D5848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148F10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6535AC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When the method is not POST    </w:t>
      </w:r>
    </w:p>
    <w:p w14:paraId="56CF72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6F6FD2A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a form to upload a picture</w:t>
      </w:r>
    </w:p>
    <w:p w14:paraId="2FF24A0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form = UploadPictureForm()</w:t>
      </w:r>
    </w:p>
    <w:p w14:paraId="7D0DFEA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CF0056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Create the args dictionary and save the csrf in this dictonary    </w:t>
      </w:r>
    </w:p>
    <w:p w14:paraId="3F0CBA4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6654136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42796B2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710800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empty form, message and style in the dictionary</w:t>
      </w:r>
    </w:p>
    <w:p w14:paraId="5F0B48C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'form'</w:t>
      </w:r>
      <w:r w:rsidRPr="001304A6">
        <w:rPr>
          <w:rFonts w:ascii="Menlo Regular" w:hAnsi="Menlo Regular" w:cs="Menlo Regular"/>
          <w:color w:val="000000"/>
          <w:sz w:val="22"/>
          <w:szCs w:val="22"/>
          <w:lang w:val="en-US"/>
        </w:rPr>
        <w:t>] = UploadPictureForm()</w:t>
      </w:r>
    </w:p>
    <w:p w14:paraId="4EF2FC4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'message'</w:t>
      </w:r>
      <w:r w:rsidRPr="001304A6">
        <w:rPr>
          <w:rFonts w:ascii="Menlo Regular" w:hAnsi="Menlo Regular" w:cs="Menlo Regular"/>
          <w:color w:val="000000"/>
          <w:sz w:val="22"/>
          <w:szCs w:val="22"/>
          <w:lang w:val="en-US"/>
        </w:rPr>
        <w:t>] = message</w:t>
      </w:r>
    </w:p>
    <w:p w14:paraId="5AC4829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'style'</w:t>
      </w:r>
      <w:r w:rsidRPr="001304A6">
        <w:rPr>
          <w:rFonts w:ascii="Menlo Regular" w:hAnsi="Menlo Regular" w:cs="Menlo Regular"/>
          <w:color w:val="000000"/>
          <w:sz w:val="22"/>
          <w:szCs w:val="22"/>
          <w:lang w:val="en-US"/>
        </w:rPr>
        <w:t>] = style</w:t>
      </w:r>
    </w:p>
    <w:p w14:paraId="3FD3869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0DE581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5CE66E6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"_upload.html"</w:t>
      </w:r>
    </w:p>
    <w:p w14:paraId="0F255B0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upload html, for the correct device and give it the args dictionary</w:t>
      </w:r>
    </w:p>
    <w:p w14:paraId="2721E29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59FE02B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00BBBE4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The result view (to display the result of the analysis)</w:t>
      </w:r>
    </w:p>
    <w:p w14:paraId="3D7EF39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result(request):</w:t>
      </w:r>
    </w:p>
    <w:p w14:paraId="4A54E81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36588AA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7DCD044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try</w:t>
      </w:r>
      <w:r w:rsidRPr="001304A6">
        <w:rPr>
          <w:rFonts w:ascii="Menlo Regular" w:hAnsi="Menlo Regular" w:cs="Menlo Regular"/>
          <w:color w:val="000000"/>
          <w:sz w:val="22"/>
          <w:szCs w:val="22"/>
          <w:lang w:val="en-US"/>
        </w:rPr>
        <w:t>:</w:t>
      </w:r>
    </w:p>
    <w:p w14:paraId="3D294A0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IP-adres of the computer</w:t>
      </w:r>
    </w:p>
    <w:p w14:paraId="740966F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x_forwarded_for = request.META.get(</w:t>
      </w:r>
      <w:r w:rsidRPr="001304A6">
        <w:rPr>
          <w:rFonts w:ascii="Menlo Regular" w:hAnsi="Menlo Regular" w:cs="Menlo Regular"/>
          <w:color w:val="1C00CF"/>
          <w:sz w:val="22"/>
          <w:szCs w:val="22"/>
          <w:lang w:val="en-US"/>
        </w:rPr>
        <w:t>'HTTP_X_FORWARDED_FOR'</w:t>
      </w:r>
      <w:r w:rsidRPr="001304A6">
        <w:rPr>
          <w:rFonts w:ascii="Menlo Regular" w:hAnsi="Menlo Regular" w:cs="Menlo Regular"/>
          <w:color w:val="000000"/>
          <w:sz w:val="22"/>
          <w:szCs w:val="22"/>
          <w:lang w:val="en-US"/>
        </w:rPr>
        <w:t>)</w:t>
      </w:r>
    </w:p>
    <w:p w14:paraId="27C0516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x_forwarded_for:</w:t>
      </w:r>
    </w:p>
    <w:p w14:paraId="17FF821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x_forwarded_for.split(</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402F2DA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6CF77CC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request.META.get(</w:t>
      </w:r>
      <w:r w:rsidRPr="001304A6">
        <w:rPr>
          <w:rFonts w:ascii="Menlo Regular" w:hAnsi="Menlo Regular" w:cs="Menlo Regular"/>
          <w:color w:val="1C00CF"/>
          <w:sz w:val="22"/>
          <w:szCs w:val="22"/>
          <w:lang w:val="en-US"/>
        </w:rPr>
        <w:t>'REMOTE_ADDR'</w:t>
      </w:r>
      <w:r w:rsidRPr="001304A6">
        <w:rPr>
          <w:rFonts w:ascii="Menlo Regular" w:hAnsi="Menlo Regular" w:cs="Menlo Regular"/>
          <w:color w:val="000000"/>
          <w:sz w:val="22"/>
          <w:szCs w:val="22"/>
          <w:lang w:val="en-US"/>
        </w:rPr>
        <w:t>)</w:t>
      </w:r>
    </w:p>
    <w:p w14:paraId="6D7B4DC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E631FC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Replace the '.' in the ip-adres to '_'</w:t>
      </w:r>
    </w:p>
    <w:p w14:paraId="2BC6414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ip.replace(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 xml:space="preserve">) </w:t>
      </w:r>
    </w:p>
    <w:p w14:paraId="6FC3E90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9D0C63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#Run converter.sh to convert jpg files to png</w:t>
      </w:r>
    </w:p>
    <w:p w14:paraId="6951A0E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"sh converter.sh %s"</w:t>
      </w:r>
      <w:r w:rsidRPr="001304A6">
        <w:rPr>
          <w:rFonts w:ascii="Menlo Regular" w:hAnsi="Menlo Regular" w:cs="Menlo Regular"/>
          <w:color w:val="000000"/>
          <w:sz w:val="22"/>
          <w:szCs w:val="22"/>
          <w:lang w:val="en-US"/>
        </w:rPr>
        <w:t>%(ip))</w:t>
      </w:r>
    </w:p>
    <w:p w14:paraId="7B974F4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6C8626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Read in the filename from &lt;ip&gt;.filename.txt</w:t>
      </w:r>
    </w:p>
    <w:p w14:paraId="0074EC8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 = open(</w:t>
      </w:r>
      <w:r w:rsidRPr="001304A6">
        <w:rPr>
          <w:rFonts w:ascii="Menlo Regular" w:hAnsi="Menlo Regular" w:cs="Menlo Regular"/>
          <w:color w:val="1C00CF"/>
          <w:sz w:val="22"/>
          <w:szCs w:val="22"/>
          <w:lang w:val="en-US"/>
        </w:rPr>
        <w:t>'%s.filename.txt'</w:t>
      </w:r>
      <w:r w:rsidRPr="001304A6">
        <w:rPr>
          <w:rFonts w:ascii="Menlo Regular" w:hAnsi="Menlo Regular" w:cs="Menlo Regular"/>
          <w:color w:val="000000"/>
          <w:sz w:val="22"/>
          <w:szCs w:val="22"/>
          <w:lang w:val="en-US"/>
        </w:rPr>
        <w:t xml:space="preserve"> %(ip),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20A1E2E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 = infile.read().strip()</w:t>
      </w:r>
    </w:p>
    <w:p w14:paraId="7D8ADA8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2EDBF1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Close the infile</w:t>
      </w:r>
    </w:p>
    <w:p w14:paraId="05C8184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infile.close()</w:t>
      </w:r>
    </w:p>
    <w:p w14:paraId="6858A74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C16F55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Run the program to classify the orchid</w:t>
      </w:r>
    </w:p>
    <w:p w14:paraId="07CEBF3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"python classify.py %s %s"</w:t>
      </w:r>
      <w:r w:rsidRPr="001304A6">
        <w:rPr>
          <w:rFonts w:ascii="Menlo Regular" w:hAnsi="Menlo Regular" w:cs="Menlo Regular"/>
          <w:color w:val="000000"/>
          <w:sz w:val="22"/>
          <w:szCs w:val="22"/>
          <w:lang w:val="en-US"/>
        </w:rPr>
        <w:t xml:space="preserve"> % (filename, ip))</w:t>
      </w:r>
    </w:p>
    <w:p w14:paraId="218A1B5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#After the previous step a list with numbers is created.</w:t>
      </w:r>
    </w:p>
    <w:p w14:paraId="4A4880B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#Runt result.py to translate this list to a readable result.</w:t>
      </w:r>
    </w:p>
    <w:p w14:paraId="5A7F0D0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"python result.py %s"</w:t>
      </w:r>
      <w:r w:rsidRPr="001304A6">
        <w:rPr>
          <w:rFonts w:ascii="Menlo Regular" w:hAnsi="Menlo Regular" w:cs="Menlo Regular"/>
          <w:color w:val="000000"/>
          <w:sz w:val="22"/>
          <w:szCs w:val="22"/>
          <w:lang w:val="en-US"/>
        </w:rPr>
        <w:t xml:space="preserve"> % (ip))</w:t>
      </w:r>
    </w:p>
    <w:p w14:paraId="57248F6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09D460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Open the file with the result from the result.py program</w:t>
      </w:r>
    </w:p>
    <w:p w14:paraId="1C94EA9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result = open(</w:t>
      </w:r>
      <w:r w:rsidRPr="001304A6">
        <w:rPr>
          <w:rFonts w:ascii="Menlo Regular" w:hAnsi="Menlo Regular" w:cs="Menlo Regular"/>
          <w:color w:val="1C00CF"/>
          <w:sz w:val="22"/>
          <w:szCs w:val="22"/>
          <w:lang w:val="en-US"/>
        </w:rPr>
        <w:t>'%s_result.txt'</w:t>
      </w:r>
      <w:r w:rsidRPr="001304A6">
        <w:rPr>
          <w:rFonts w:ascii="Menlo Regular" w:hAnsi="Menlo Regular" w:cs="Menlo Regular"/>
          <w:color w:val="000000"/>
          <w:sz w:val="22"/>
          <w:szCs w:val="22"/>
          <w:lang w:val="en-US"/>
        </w:rPr>
        <w:t xml:space="preserve"> %(ip),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17F961F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5307E9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Read in the result</w:t>
      </w:r>
    </w:p>
    <w:p w14:paraId="4075981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read_result = result.read()</w:t>
      </w:r>
    </w:p>
    <w:p w14:paraId="7A57678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62C0F2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Close the file</w:t>
      </w:r>
    </w:p>
    <w:p w14:paraId="634DDB9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result.close()</w:t>
      </w:r>
    </w:p>
    <w:p w14:paraId="3CED8E2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072B89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Create the args dictionary and save the csrf in this dictonary   </w:t>
      </w:r>
    </w:p>
    <w:p w14:paraId="4C207DE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158BDDB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31C59B0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4D87A4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filename, the result and the ip in the args dictionary</w:t>
      </w:r>
    </w:p>
    <w:p w14:paraId="7FD8253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'filename'</w:t>
      </w:r>
      <w:r w:rsidRPr="001304A6">
        <w:rPr>
          <w:rFonts w:ascii="Menlo Regular" w:hAnsi="Menlo Regular" w:cs="Menlo Regular"/>
          <w:color w:val="000000"/>
          <w:sz w:val="22"/>
          <w:szCs w:val="22"/>
          <w:lang w:val="en-US"/>
        </w:rPr>
        <w:t>] = filename</w:t>
      </w:r>
    </w:p>
    <w:p w14:paraId="2217F7D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'result'</w:t>
      </w:r>
      <w:r w:rsidRPr="001304A6">
        <w:rPr>
          <w:rFonts w:ascii="Menlo Regular" w:hAnsi="Menlo Regular" w:cs="Menlo Regular"/>
          <w:color w:val="000000"/>
          <w:sz w:val="22"/>
          <w:szCs w:val="22"/>
          <w:lang w:val="en-US"/>
        </w:rPr>
        <w:t>] = read_result</w:t>
      </w:r>
    </w:p>
    <w:p w14:paraId="0C8B8C3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'ip'</w:t>
      </w:r>
      <w:r w:rsidRPr="001304A6">
        <w:rPr>
          <w:rFonts w:ascii="Menlo Regular" w:hAnsi="Menlo Regular" w:cs="Menlo Regular"/>
          <w:color w:val="000000"/>
          <w:sz w:val="22"/>
          <w:szCs w:val="22"/>
          <w:lang w:val="en-US"/>
        </w:rPr>
        <w:t>] = ip</w:t>
      </w:r>
    </w:p>
    <w:p w14:paraId="608EA15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ACFBF5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6EEC9D2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"_result.html"</w:t>
      </w:r>
    </w:p>
    <w:p w14:paraId="06551F7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result html, for the correct device, with the args dictionary</w:t>
      </w:r>
    </w:p>
    <w:p w14:paraId="0AA499F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67B3064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except</w:t>
      </w:r>
      <w:r w:rsidRPr="001304A6">
        <w:rPr>
          <w:rFonts w:ascii="Menlo Regular" w:hAnsi="Menlo Regular" w:cs="Menlo Regular"/>
          <w:color w:val="000000"/>
          <w:sz w:val="22"/>
          <w:szCs w:val="22"/>
          <w:lang w:val="en-US"/>
        </w:rPr>
        <w:t xml:space="preserve"> IOError:</w:t>
      </w:r>
    </w:p>
    <w:p w14:paraId="5A05779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'''If an IOError occure, the picture is uploaded just when the administrator removed all</w:t>
      </w:r>
    </w:p>
    <w:p w14:paraId="1EC9978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C41A16"/>
          <w:sz w:val="22"/>
          <w:szCs w:val="22"/>
          <w:lang w:val="en-US"/>
        </w:rPr>
        <w:t xml:space="preserve">        unused files. So the uploaded picture is also removed. Send the user to the sorry page,</w:t>
      </w:r>
    </w:p>
    <w:p w14:paraId="36C5D37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which tells the user to try uploading again.'''</w:t>
      </w:r>
    </w:p>
    <w:p w14:paraId="5E4DED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6EA4965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"_sorry.html"</w:t>
      </w:r>
    </w:p>
    <w:p w14:paraId="3B29395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Go to the sorry html, for the correct device</w:t>
      </w:r>
    </w:p>
    <w:p w14:paraId="37888F8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w:t>
      </w:r>
    </w:p>
    <w:p w14:paraId="0CF5E86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0E0CAF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AD878D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The exit view (to "close" the app and remove all created temporary files)</w:t>
      </w:r>
    </w:p>
    <w:p w14:paraId="3DA0D90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exit(request):</w:t>
      </w:r>
    </w:p>
    <w:p w14:paraId="5EB1A95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IP-adres of the computer</w:t>
      </w:r>
    </w:p>
    <w:p w14:paraId="60BB693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x_forwarded_for = request.META.get(</w:t>
      </w:r>
      <w:r w:rsidRPr="001304A6">
        <w:rPr>
          <w:rFonts w:ascii="Menlo Regular" w:hAnsi="Menlo Regular" w:cs="Menlo Regular"/>
          <w:color w:val="1C00CF"/>
          <w:sz w:val="22"/>
          <w:szCs w:val="22"/>
          <w:lang w:val="en-US"/>
        </w:rPr>
        <w:t>'HTTP_X_FORWARDED_FOR'</w:t>
      </w:r>
      <w:r w:rsidRPr="001304A6">
        <w:rPr>
          <w:rFonts w:ascii="Menlo Regular" w:hAnsi="Menlo Regular" w:cs="Menlo Regular"/>
          <w:color w:val="000000"/>
          <w:sz w:val="22"/>
          <w:szCs w:val="22"/>
          <w:lang w:val="en-US"/>
        </w:rPr>
        <w:t>)</w:t>
      </w:r>
    </w:p>
    <w:p w14:paraId="10C05CA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x_forwarded_for:</w:t>
      </w:r>
    </w:p>
    <w:p w14:paraId="3EAFBEF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x_forwarded_for.split(</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773F234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4C39A1E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request.META.get(</w:t>
      </w:r>
      <w:r w:rsidRPr="001304A6">
        <w:rPr>
          <w:rFonts w:ascii="Menlo Regular" w:hAnsi="Menlo Regular" w:cs="Menlo Regular"/>
          <w:color w:val="1C00CF"/>
          <w:sz w:val="22"/>
          <w:szCs w:val="22"/>
          <w:lang w:val="en-US"/>
        </w:rPr>
        <w:t>'REMOTE_ADDR'</w:t>
      </w:r>
      <w:r w:rsidRPr="001304A6">
        <w:rPr>
          <w:rFonts w:ascii="Menlo Regular" w:hAnsi="Menlo Regular" w:cs="Menlo Regular"/>
          <w:color w:val="000000"/>
          <w:sz w:val="22"/>
          <w:szCs w:val="22"/>
          <w:lang w:val="en-US"/>
        </w:rPr>
        <w:t>)</w:t>
      </w:r>
    </w:p>
    <w:p w14:paraId="5A04000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6826E8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Replace the '.' in the ip-adres to '_'</w:t>
      </w:r>
    </w:p>
    <w:p w14:paraId="34D7044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ip.replace(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w:t>
      </w:r>
    </w:p>
    <w:p w14:paraId="37CC5D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61E8BF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Create the variable part for the filename using a timestamp.</w:t>
      </w:r>
    </w:p>
    <w:p w14:paraId="4CEB702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replace all . into _ to prevent errors for the extension '''</w:t>
      </w:r>
    </w:p>
    <w:p w14:paraId="7F3B16B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var_part = str(time()).replace(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 xml:space="preserve">)    </w:t>
      </w:r>
    </w:p>
    <w:p w14:paraId="18E4007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DF2AAD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Read in the filename from &lt;ip&gt;.filename.txt, save it and close the file</w:t>
      </w:r>
    </w:p>
    <w:p w14:paraId="61921E7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 = open(</w:t>
      </w:r>
      <w:r w:rsidRPr="001304A6">
        <w:rPr>
          <w:rFonts w:ascii="Menlo Regular" w:hAnsi="Menlo Regular" w:cs="Menlo Regular"/>
          <w:color w:val="1C00CF"/>
          <w:sz w:val="22"/>
          <w:szCs w:val="22"/>
          <w:lang w:val="en-US"/>
        </w:rPr>
        <w:t>'%s.filename.txt'</w:t>
      </w:r>
      <w:r w:rsidRPr="001304A6">
        <w:rPr>
          <w:rFonts w:ascii="Menlo Regular" w:hAnsi="Menlo Regular" w:cs="Menlo Regular"/>
          <w:color w:val="000000"/>
          <w:sz w:val="22"/>
          <w:szCs w:val="22"/>
          <w:lang w:val="en-US"/>
        </w:rPr>
        <w:t xml:space="preserve"> %(ip),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3DA7224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 = infile.read().strip()</w:t>
      </w:r>
    </w:p>
    <w:p w14:paraId="4FDAEB5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infile.close()</w:t>
      </w:r>
    </w:p>
    <w:p w14:paraId="1C83318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00F3E5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Remove the temporary file &lt;ip&gt;.filename.txt</w:t>
      </w:r>
    </w:p>
    <w:p w14:paraId="13D6671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Move the uploaded picture and its result to the result directory,</w:t>
      </w:r>
    </w:p>
    <w:p w14:paraId="233DCA1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it as timestamp_ip.png, timestamp_ip_result.txt and timestamp_ip_section.txt</w:t>
      </w:r>
    </w:p>
    <w:p w14:paraId="147E2A4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%s.filename.txt"</w:t>
      </w:r>
      <w:r w:rsidRPr="001304A6">
        <w:rPr>
          <w:rFonts w:ascii="Menlo Regular" w:hAnsi="Menlo Regular" w:cs="Menlo Regular"/>
          <w:color w:val="000000"/>
          <w:sz w:val="22"/>
          <w:szCs w:val="22"/>
          <w:lang w:val="en-US"/>
        </w:rPr>
        <w:t xml:space="preserve"> %(ip))</w:t>
      </w:r>
    </w:p>
    <w:p w14:paraId="4727899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"mv static/uploaded_files/%s/%s results/%s_%s"</w:t>
      </w:r>
      <w:r w:rsidRPr="001304A6">
        <w:rPr>
          <w:rFonts w:ascii="Menlo Regular" w:hAnsi="Menlo Regular" w:cs="Menlo Regular"/>
          <w:color w:val="000000"/>
          <w:sz w:val="22"/>
          <w:szCs w:val="22"/>
          <w:lang w:val="en-US"/>
        </w:rPr>
        <w:t xml:space="preserve"> %(ip, filename, var_part, filename))</w:t>
      </w:r>
    </w:p>
    <w:p w14:paraId="52D5D2A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-r static/uploaded_files/%s"</w:t>
      </w:r>
      <w:r w:rsidRPr="001304A6">
        <w:rPr>
          <w:rFonts w:ascii="Menlo Regular" w:hAnsi="Menlo Regular" w:cs="Menlo Regular"/>
          <w:color w:val="000000"/>
          <w:sz w:val="22"/>
          <w:szCs w:val="22"/>
          <w:lang w:val="en-US"/>
        </w:rPr>
        <w:t xml:space="preserve"> %(ip))</w:t>
      </w:r>
    </w:p>
    <w:p w14:paraId="6FFFFD8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"mv %s_out.txt results/%s_%s_result.txt"</w:t>
      </w:r>
      <w:r w:rsidRPr="001304A6">
        <w:rPr>
          <w:rFonts w:ascii="Menlo Regular" w:hAnsi="Menlo Regular" w:cs="Menlo Regular"/>
          <w:color w:val="000000"/>
          <w:sz w:val="22"/>
          <w:szCs w:val="22"/>
          <w:lang w:val="en-US"/>
        </w:rPr>
        <w:t xml:space="preserve"> %(ip, var_part, ip))</w:t>
      </w:r>
    </w:p>
    <w:p w14:paraId="4AAD22B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"mv %s_result.txt results/%s_%s_section.txt"</w:t>
      </w:r>
      <w:r w:rsidRPr="001304A6">
        <w:rPr>
          <w:rFonts w:ascii="Menlo Regular" w:hAnsi="Menlo Regular" w:cs="Menlo Regular"/>
          <w:color w:val="000000"/>
          <w:sz w:val="22"/>
          <w:szCs w:val="22"/>
          <w:lang w:val="en-US"/>
        </w:rPr>
        <w:t xml:space="preserve"> %(ip, var_part, ip))</w:t>
      </w:r>
    </w:p>
    <w:p w14:paraId="6F19B33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7FC9AD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Go back to the welcome page</w:t>
      </w:r>
    </w:p>
    <w:p w14:paraId="40CE33D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HttpResponseRedirect(</w:t>
      </w:r>
      <w:r w:rsidRPr="001304A6">
        <w:rPr>
          <w:rFonts w:ascii="Menlo Regular" w:hAnsi="Menlo Regular" w:cs="Menlo Regular"/>
          <w:color w:val="1C00CF"/>
          <w:sz w:val="22"/>
          <w:szCs w:val="22"/>
          <w:lang w:val="en-US"/>
        </w:rPr>
        <w:t>'/welcome'</w:t>
      </w:r>
      <w:r w:rsidRPr="001304A6">
        <w:rPr>
          <w:rFonts w:ascii="Menlo Regular" w:hAnsi="Menlo Regular" w:cs="Menlo Regular"/>
          <w:color w:val="000000"/>
          <w:sz w:val="22"/>
          <w:szCs w:val="22"/>
          <w:lang w:val="en-US"/>
        </w:rPr>
        <w:t>)</w:t>
      </w:r>
    </w:p>
    <w:p w14:paraId="41A8200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9E2046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1ED015C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To remove all leftover files, login is required</w:t>
      </w:r>
    </w:p>
    <w:p w14:paraId="2FDF25E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login(request):</w:t>
      </w:r>
    </w:p>
    <w:p w14:paraId="1EBE609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088B7D5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6A54EE5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a dictionary and put the csrf in it</w:t>
      </w:r>
    </w:p>
    <w:p w14:paraId="57494B9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31E69A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76B2D00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4E29A2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#Save the html name with the used device</w:t>
      </w:r>
    </w:p>
    <w:p w14:paraId="44413B5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html=device+</w:t>
      </w:r>
      <w:r w:rsidRPr="001304A6">
        <w:rPr>
          <w:rFonts w:ascii="Menlo Regular" w:hAnsi="Menlo Regular" w:cs="Menlo Regular"/>
          <w:color w:val="C41A16"/>
          <w:sz w:val="22"/>
          <w:szCs w:val="22"/>
          <w:lang w:val="en-US"/>
        </w:rPr>
        <w:t>"_login.html"</w:t>
      </w:r>
    </w:p>
    <w:p w14:paraId="158F2D2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#Go to the login html, for the correct device, give it the dictionary</w:t>
      </w:r>
    </w:p>
    <w:p w14:paraId="30C4579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7760D93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97A67B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to check the username and password</w:t>
      </w:r>
    </w:p>
    <w:p w14:paraId="47E931F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auth_view(request):</w:t>
      </w:r>
    </w:p>
    <w:p w14:paraId="582DC45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username and password</w:t>
      </w:r>
    </w:p>
    <w:p w14:paraId="6ED1222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username = request.POST.get(</w:t>
      </w:r>
      <w:r w:rsidRPr="001304A6">
        <w:rPr>
          <w:rFonts w:ascii="Menlo Regular" w:hAnsi="Menlo Regular" w:cs="Menlo Regular"/>
          <w:color w:val="1C00CF"/>
          <w:sz w:val="22"/>
          <w:szCs w:val="22"/>
          <w:lang w:val="en-US"/>
        </w:rPr>
        <w:t>'username'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p>
    <w:p w14:paraId="6817297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password = request.POST.get(</w:t>
      </w:r>
      <w:r w:rsidRPr="001304A6">
        <w:rPr>
          <w:rFonts w:ascii="Menlo Regular" w:hAnsi="Menlo Regular" w:cs="Menlo Regular"/>
          <w:color w:val="1C00CF"/>
          <w:sz w:val="22"/>
          <w:szCs w:val="22"/>
          <w:lang w:val="en-US"/>
        </w:rPr>
        <w:t>'password'</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p>
    <w:p w14:paraId="5B9FE15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If the username and password are incorrect user will be None</w:t>
      </w:r>
    </w:p>
    <w:p w14:paraId="1F9508F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Otherwise it will be the user '''</w:t>
      </w:r>
    </w:p>
    <w:p w14:paraId="3385F2A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user = auth.authenticate(username=username, password=password)</w:t>
      </w:r>
    </w:p>
    <w:p w14:paraId="34BBB5D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03C78B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Go to the correct page (admin/remove for correct login, accounts/invalid for</w:t>
      </w:r>
    </w:p>
    <w:p w14:paraId="4AEEC18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invalid login)'''</w:t>
      </w:r>
    </w:p>
    <w:p w14:paraId="4482CD0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user </w:t>
      </w:r>
      <w:r w:rsidRPr="001304A6">
        <w:rPr>
          <w:rFonts w:ascii="Menlo Regular" w:hAnsi="Menlo Regular" w:cs="Menlo Regular"/>
          <w:color w:val="AA0D91"/>
          <w:sz w:val="22"/>
          <w:szCs w:val="22"/>
          <w:lang w:val="en-US"/>
        </w:rPr>
        <w:t>is</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not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None</w:t>
      </w:r>
      <w:r w:rsidRPr="001304A6">
        <w:rPr>
          <w:rFonts w:ascii="Menlo Regular" w:hAnsi="Menlo Regular" w:cs="Menlo Regular"/>
          <w:color w:val="000000"/>
          <w:sz w:val="22"/>
          <w:szCs w:val="22"/>
          <w:lang w:val="en-US"/>
        </w:rPr>
        <w:t>:</w:t>
      </w:r>
    </w:p>
    <w:p w14:paraId="69006AD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#Login the user</w:t>
      </w:r>
    </w:p>
    <w:p w14:paraId="500FD07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auth.login(request, user)</w:t>
      </w:r>
    </w:p>
    <w:p w14:paraId="09BE141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HttpResponseRedirect(</w:t>
      </w:r>
      <w:r w:rsidRPr="001304A6">
        <w:rPr>
          <w:rFonts w:ascii="Menlo Regular" w:hAnsi="Menlo Regular" w:cs="Menlo Regular"/>
          <w:color w:val="1C00CF"/>
          <w:sz w:val="22"/>
          <w:szCs w:val="22"/>
          <w:lang w:val="en-US"/>
        </w:rPr>
        <w:t>'/admin/remove'</w:t>
      </w:r>
      <w:r w:rsidRPr="001304A6">
        <w:rPr>
          <w:rFonts w:ascii="Menlo Regular" w:hAnsi="Menlo Regular" w:cs="Menlo Regular"/>
          <w:color w:val="000000"/>
          <w:sz w:val="22"/>
          <w:szCs w:val="22"/>
          <w:lang w:val="en-US"/>
        </w:rPr>
        <w:t>)</w:t>
      </w:r>
    </w:p>
    <w:p w14:paraId="5C15978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4363532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HttpResponseRedirect(</w:t>
      </w:r>
      <w:r w:rsidRPr="001304A6">
        <w:rPr>
          <w:rFonts w:ascii="Menlo Regular" w:hAnsi="Menlo Regular" w:cs="Menlo Regular"/>
          <w:color w:val="1C00CF"/>
          <w:sz w:val="22"/>
          <w:szCs w:val="22"/>
          <w:lang w:val="en-US"/>
        </w:rPr>
        <w:t>'/accounts/invalid'</w:t>
      </w:r>
      <w:r w:rsidRPr="001304A6">
        <w:rPr>
          <w:rFonts w:ascii="Menlo Regular" w:hAnsi="Menlo Regular" w:cs="Menlo Regular"/>
          <w:color w:val="000000"/>
          <w:sz w:val="22"/>
          <w:szCs w:val="22"/>
          <w:lang w:val="en-US"/>
        </w:rPr>
        <w:t>)</w:t>
      </w:r>
    </w:p>
    <w:p w14:paraId="547A376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FACD07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for logout</w:t>
      </w:r>
    </w:p>
    <w:p w14:paraId="53C597A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logout(request):</w:t>
      </w:r>
    </w:p>
    <w:p w14:paraId="5E58C83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#Log the user out</w:t>
      </w:r>
    </w:p>
    <w:p w14:paraId="0F052C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auth.logout(request)</w:t>
      </w:r>
    </w:p>
    <w:p w14:paraId="547B0BD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#Go back to the welcome page</w:t>
      </w:r>
    </w:p>
    <w:p w14:paraId="0F82EC4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HttpResponseRedirect(</w:t>
      </w:r>
      <w:r w:rsidRPr="001304A6">
        <w:rPr>
          <w:rFonts w:ascii="Menlo Regular" w:hAnsi="Menlo Regular" w:cs="Menlo Regular"/>
          <w:color w:val="1C00CF"/>
          <w:sz w:val="22"/>
          <w:szCs w:val="22"/>
          <w:lang w:val="en-US"/>
        </w:rPr>
        <w:t>'/welcome/'</w:t>
      </w:r>
      <w:r w:rsidRPr="001304A6">
        <w:rPr>
          <w:rFonts w:ascii="Menlo Regular" w:hAnsi="Menlo Regular" w:cs="Menlo Regular"/>
          <w:color w:val="000000"/>
          <w:sz w:val="22"/>
          <w:szCs w:val="22"/>
          <w:lang w:val="en-US"/>
        </w:rPr>
        <w:t>)</w:t>
      </w:r>
    </w:p>
    <w:p w14:paraId="2CAE8B0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3F193AD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for invalid login</w:t>
      </w:r>
    </w:p>
    <w:p w14:paraId="45F3A1D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invalid_login(request):</w:t>
      </w:r>
    </w:p>
    <w:p w14:paraId="2E93F35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7CEA583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454653F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Go to the invalid login html, for the correct device</w:t>
      </w:r>
    </w:p>
    <w:p w14:paraId="3610612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"_invalid_login.html"</w:t>
      </w:r>
    </w:p>
    <w:p w14:paraId="2D6D06D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w:t>
      </w:r>
    </w:p>
    <w:p w14:paraId="4AAD2E5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0D89D1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@login_required</w:t>
      </w:r>
    </w:p>
    <w:p w14:paraId="410E9BF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#User need to be registreded. Even when the user is not active this user can login and remove the files.</w:t>
      </w:r>
    </w:p>
    <w:p w14:paraId="6882709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remove(request):</w:t>
      </w:r>
    </w:p>
    <w:p w14:paraId="6F26B94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3B9EEA3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5A8CA2A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List all the files that will be removed using a command line command (ls)</w:t>
      </w:r>
    </w:p>
    <w:p w14:paraId="604832C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'''Save the name(s) of the picture(s) that will be removed in uploads.txt and the</w:t>
      </w:r>
    </w:p>
    <w:p w14:paraId="4CD229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name(s) of the temporary file(s) in temps.txt'''</w:t>
      </w:r>
    </w:p>
    <w:p w14:paraId="357FDEF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"ls static/uploaded_files &gt; uploads.txt"</w:t>
      </w:r>
      <w:r w:rsidRPr="001304A6">
        <w:rPr>
          <w:rFonts w:ascii="Menlo Regular" w:hAnsi="Menlo Regular" w:cs="Menlo Regular"/>
          <w:color w:val="000000"/>
          <w:sz w:val="22"/>
          <w:szCs w:val="22"/>
          <w:lang w:val="en-US"/>
        </w:rPr>
        <w:t>)</w:t>
      </w:r>
    </w:p>
    <w:p w14:paraId="059910E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"ls | egrep *.filename.txt &gt; temps.txt"</w:t>
      </w:r>
      <w:r w:rsidRPr="001304A6">
        <w:rPr>
          <w:rFonts w:ascii="Menlo Regular" w:hAnsi="Menlo Regular" w:cs="Menlo Regular"/>
          <w:color w:val="000000"/>
          <w:sz w:val="22"/>
          <w:szCs w:val="22"/>
          <w:lang w:val="en-US"/>
        </w:rPr>
        <w:t>)</w:t>
      </w:r>
    </w:p>
    <w:p w14:paraId="5C2B4F9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498C7C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#Remove all the unused pictures and their temporary files</w:t>
      </w:r>
    </w:p>
    <w:p w14:paraId="7435873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-r static/uploaded_files/*"</w:t>
      </w:r>
      <w:r w:rsidRPr="001304A6">
        <w:rPr>
          <w:rFonts w:ascii="Menlo Regular" w:hAnsi="Menlo Regular" w:cs="Menlo Regular"/>
          <w:color w:val="000000"/>
          <w:sz w:val="22"/>
          <w:szCs w:val="22"/>
          <w:lang w:val="en-US"/>
        </w:rPr>
        <w:t>)</w:t>
      </w:r>
    </w:p>
    <w:p w14:paraId="44914C5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*filename.txt"</w:t>
      </w:r>
      <w:r w:rsidRPr="001304A6">
        <w:rPr>
          <w:rFonts w:ascii="Menlo Regular" w:hAnsi="Menlo Regular" w:cs="Menlo Regular"/>
          <w:color w:val="000000"/>
          <w:sz w:val="22"/>
          <w:szCs w:val="22"/>
          <w:lang w:val="en-US"/>
        </w:rPr>
        <w:t>)</w:t>
      </w:r>
    </w:p>
    <w:p w14:paraId="152A1C6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B8FF50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#Read the content of the uploads.txt file and the temps.txt file and save the content in</w:t>
      </w:r>
    </w:p>
    <w:p w14:paraId="2CB8F3E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Python variables</w:t>
      </w:r>
    </w:p>
    <w:p w14:paraId="4E729CC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uploads_in = open(</w:t>
      </w:r>
      <w:r w:rsidRPr="001304A6">
        <w:rPr>
          <w:rFonts w:ascii="Menlo Regular" w:hAnsi="Menlo Regular" w:cs="Menlo Regular"/>
          <w:color w:val="C41A16"/>
          <w:sz w:val="22"/>
          <w:szCs w:val="22"/>
          <w:lang w:val="en-US"/>
        </w:rPr>
        <w:t>"uploads.txt"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1DF50AF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temps_in = open(</w:t>
      </w:r>
      <w:r w:rsidRPr="001304A6">
        <w:rPr>
          <w:rFonts w:ascii="Menlo Regular" w:hAnsi="Menlo Regular" w:cs="Menlo Regular"/>
          <w:color w:val="C41A16"/>
          <w:sz w:val="22"/>
          <w:szCs w:val="22"/>
          <w:lang w:val="en-US"/>
        </w:rPr>
        <w:t>"temps.txt"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5CB2273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uploads = uploads_in.read()</w:t>
      </w:r>
    </w:p>
    <w:p w14:paraId="3997CE3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temps = temps_in.read()</w:t>
      </w:r>
    </w:p>
    <w:p w14:paraId="0FCDD36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6346A6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Create the args dictionary and save the csrf in this dictonary   </w:t>
      </w:r>
    </w:p>
    <w:p w14:paraId="03E252D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1C91247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  </w:t>
      </w:r>
    </w:p>
    <w:p w14:paraId="0731276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3C14E0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#Save the list of the pictures that will be removed in the dictionary</w:t>
      </w:r>
    </w:p>
    <w:p w14:paraId="29DBDB9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'uploads'</w:t>
      </w:r>
      <w:r w:rsidRPr="001304A6">
        <w:rPr>
          <w:rFonts w:ascii="Menlo Regular" w:hAnsi="Menlo Regular" w:cs="Menlo Regular"/>
          <w:color w:val="000000"/>
          <w:sz w:val="22"/>
          <w:szCs w:val="22"/>
          <w:lang w:val="en-US"/>
        </w:rPr>
        <w:t>] = uploads</w:t>
      </w:r>
    </w:p>
    <w:p w14:paraId="72849A7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#Save the list of the temporary files that will be removed in the dictionary</w:t>
      </w:r>
    </w:p>
    <w:p w14:paraId="6426497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'temps'</w:t>
      </w:r>
      <w:r w:rsidRPr="001304A6">
        <w:rPr>
          <w:rFonts w:ascii="Menlo Regular" w:hAnsi="Menlo Regular" w:cs="Menlo Regular"/>
          <w:color w:val="000000"/>
          <w:sz w:val="22"/>
          <w:szCs w:val="22"/>
          <w:lang w:val="en-US"/>
        </w:rPr>
        <w:t>] = temps</w:t>
      </w:r>
    </w:p>
    <w:p w14:paraId="2BDDB88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3FD838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Remove the text files wich contain the lists</w:t>
      </w:r>
    </w:p>
    <w:p w14:paraId="5FAD07B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uploads.txt temps.txt"</w:t>
      </w:r>
      <w:r w:rsidRPr="001304A6">
        <w:rPr>
          <w:rFonts w:ascii="Menlo Regular" w:hAnsi="Menlo Regular" w:cs="Menlo Regular"/>
          <w:color w:val="000000"/>
          <w:sz w:val="22"/>
          <w:szCs w:val="22"/>
          <w:lang w:val="en-US"/>
        </w:rPr>
        <w:t>)</w:t>
      </w:r>
    </w:p>
    <w:p w14:paraId="0C0D368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1F153A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5222DE2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"_remove.html"</w:t>
      </w:r>
    </w:p>
    <w:p w14:paraId="1EB11F5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html, for the correct device, and give it the args directory</w:t>
      </w:r>
    </w:p>
    <w:p w14:paraId="0C0CF82C" w14:textId="77777777" w:rsid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sectPr w:rsidR="001304A6" w:rsidSect="00913AD0">
      <w:footerReference w:type="default" r:id="rId69"/>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3" w:author="Rutger Vos" w:date="2014-05-22T11:01:00Z" w:initials="RV">
    <w:p w14:paraId="6331748F" w14:textId="77777777" w:rsidR="007364AE" w:rsidRDefault="007364AE">
      <w:pPr>
        <w:pStyle w:val="Tekstopmerking"/>
      </w:pPr>
      <w:r>
        <w:rPr>
          <w:rStyle w:val="Verwijzingopmerking"/>
        </w:rPr>
        <w:annotationRef/>
      </w:r>
      <w:r>
        <w:t>Wat is dit? Wat is een neuraal netwerk? Wat doe je als je traint? Wat doe je als je test?</w:t>
      </w:r>
    </w:p>
  </w:comment>
  <w:comment w:id="61" w:author="Rutger Vos" w:date="2014-05-22T11:10:00Z" w:initials="RV">
    <w:p w14:paraId="7B518782" w14:textId="77777777" w:rsidR="007364AE" w:rsidRDefault="007364AE">
      <w:pPr>
        <w:pStyle w:val="Tekstopmerking"/>
      </w:pPr>
      <w:r>
        <w:rPr>
          <w:rStyle w:val="Verwijzingopmerking"/>
        </w:rPr>
        <w:annotationRef/>
      </w:r>
      <w:r>
        <w:t>Ik begrijp deze zin niet zo goed. Bovendien ben ik er niet zo’n fan van om de term “prove” te gebruiken: in de wetenschap komen proofs eigenlijk alleen in de wiskunde voor.</w:t>
      </w:r>
    </w:p>
  </w:comment>
  <w:comment w:id="68" w:author="Vos, R.A." w:date="2014-05-16T11:25:00Z" w:initials="VR">
    <w:p w14:paraId="01C88635" w14:textId="77777777" w:rsidR="007364AE" w:rsidRDefault="007364AE">
      <w:pPr>
        <w:pStyle w:val="Tekstopmerking"/>
      </w:pPr>
      <w:r>
        <w:rPr>
          <w:rStyle w:val="Verwijzingopmerking"/>
        </w:rPr>
        <w:annotationRef/>
      </w:r>
      <w:r>
        <w:t>Waar?</w:t>
      </w:r>
    </w:p>
  </w:comment>
  <w:comment w:id="84" w:author="Rutger Vos" w:date="2014-05-22T11:16:00Z" w:initials="RV">
    <w:p w14:paraId="04D15C06" w14:textId="77777777" w:rsidR="007364AE" w:rsidRDefault="007364AE">
      <w:pPr>
        <w:pStyle w:val="Tekstopmerking"/>
      </w:pPr>
      <w:r>
        <w:rPr>
          <w:rStyle w:val="Verwijzingopmerking"/>
        </w:rPr>
        <w:annotationRef/>
      </w:r>
      <w:r>
        <w:t>Wat is dit?</w:t>
      </w:r>
    </w:p>
  </w:comment>
  <w:comment w:id="118" w:author="Rutger Vos" w:date="2014-05-22T11:22:00Z" w:initials="RV">
    <w:p w14:paraId="6EC41192" w14:textId="77777777" w:rsidR="007364AE" w:rsidRDefault="007364AE">
      <w:pPr>
        <w:pStyle w:val="Tekstopmerking"/>
      </w:pPr>
      <w:r>
        <w:rPr>
          <w:rStyle w:val="Verwijzingopmerking"/>
        </w:rPr>
        <w:annotationRef/>
      </w:r>
      <w:r>
        <w:t>Zijn er accounts? Hoe werkt de login?</w:t>
      </w:r>
    </w:p>
  </w:comment>
  <w:comment w:id="145" w:author="Vos, R.A." w:date="2014-05-16T11:40:00Z" w:initials="VR">
    <w:p w14:paraId="72E2F222" w14:textId="77777777" w:rsidR="007364AE" w:rsidRDefault="007364AE">
      <w:pPr>
        <w:pStyle w:val="Tekstopmerking"/>
      </w:pPr>
      <w:r>
        <w:rPr>
          <w:rStyle w:val="Verwijzingopmerking"/>
        </w:rPr>
        <w:annotationRef/>
      </w:r>
      <w:r>
        <w:t>Een afbeelding met een voorbeeld van hoe een plaatje wordt omgezet in deze intensiteiten zou erg aardig zijn.</w:t>
      </w:r>
    </w:p>
  </w:comment>
  <w:comment w:id="163" w:author="Rutger Vos" w:date="2014-05-22T11:33:00Z" w:initials="RV">
    <w:p w14:paraId="076FE6D6" w14:textId="77777777" w:rsidR="007364AE" w:rsidRPr="008A1770" w:rsidRDefault="007364AE">
      <w:pPr>
        <w:pStyle w:val="Tekstopmerking"/>
      </w:pPr>
      <w:r>
        <w:rPr>
          <w:rStyle w:val="Verwijzingopmerking"/>
        </w:rPr>
        <w:annotationRef/>
      </w:r>
      <w:r>
        <w:t xml:space="preserve">Er moet toch echt nog wel ergens een coherente beschrijving van wat een neuraal netwerk nou </w:t>
      </w:r>
      <w:r>
        <w:rPr>
          <w:i/>
        </w:rPr>
        <w:t>is</w:t>
      </w:r>
      <w:r>
        <w:t>. Waarom heet het zo, waarom “neuraal” en waarom “netwerk”, waar verwijst dat naar? Hoe zit het met inputs? Met outputs? Wat gebeurt er tijdens het leerproces? Wat gebeurt er tijdens het testproces?</w:t>
      </w:r>
    </w:p>
  </w:comment>
  <w:comment w:id="178" w:author="Rutger Vos" w:date="2014-05-22T11:37:00Z" w:initials="RV">
    <w:p w14:paraId="6AF7432E" w14:textId="77777777" w:rsidR="007364AE" w:rsidRDefault="007364AE">
      <w:pPr>
        <w:pStyle w:val="Tekstopmerking"/>
      </w:pPr>
      <w:r>
        <w:rPr>
          <w:rStyle w:val="Verwijzingopmerking"/>
        </w:rPr>
        <w:annotationRef/>
      </w:r>
      <w:r>
        <w:t>Hoe kwam dat? Was die bloem ook echt donkerder of was de belichting anders?</w:t>
      </w:r>
    </w:p>
  </w:comment>
  <w:comment w:id="185" w:author="Rutger Vos" w:date="2014-05-22T11:41:00Z" w:initials="RV">
    <w:p w14:paraId="2AD938B1" w14:textId="77777777" w:rsidR="007364AE" w:rsidRDefault="007364AE">
      <w:pPr>
        <w:pStyle w:val="Tekstopmerking"/>
      </w:pPr>
      <w:r>
        <w:rPr>
          <w:rStyle w:val="Verwijzingopmerking"/>
        </w:rPr>
        <w:annotationRef/>
      </w:r>
      <w:r>
        <w:t>De les is dus dat we foto’s nog meer moeten standaardiseren.</w:t>
      </w:r>
    </w:p>
  </w:comment>
  <w:comment w:id="190" w:author="Rutger Vos" w:date="2014-05-22T11:43:00Z" w:initials="RV">
    <w:p w14:paraId="6A60B73D" w14:textId="77777777" w:rsidR="007364AE" w:rsidRDefault="007364AE">
      <w:pPr>
        <w:pStyle w:val="Tekstopmerking"/>
      </w:pPr>
      <w:r>
        <w:rPr>
          <w:rStyle w:val="Verwijzingopmerking"/>
        </w:rPr>
        <w:annotationRef/>
      </w:r>
      <w:r>
        <w:t>Dit is het soort informatie dat in een korte, algemene beschrijving van neurale netwerken zou moeten staan.</w:t>
      </w:r>
    </w:p>
  </w:comment>
  <w:comment w:id="195" w:author="Rutger Vos" w:date="2014-05-22T11:45:00Z" w:initials="RV">
    <w:p w14:paraId="1B62904E" w14:textId="77777777" w:rsidR="007364AE" w:rsidRDefault="007364AE">
      <w:pPr>
        <w:pStyle w:val="Tekstopmerking"/>
      </w:pPr>
      <w:r>
        <w:rPr>
          <w:rStyle w:val="Verwijzingopmerking"/>
        </w:rPr>
        <w:annotationRef/>
      </w:r>
      <w:r>
        <w:t>Zou het ook zo kunnen zijn dat die plaatjes nu een soort interactie aangaan met toegevoegde plaatjes in andere secties?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DF64948" w14:textId="77777777" w:rsidR="007364AE" w:rsidRDefault="007364AE" w:rsidP="00B056D7">
      <w:r>
        <w:separator/>
      </w:r>
    </w:p>
  </w:endnote>
  <w:endnote w:type="continuationSeparator" w:id="0">
    <w:p w14:paraId="66EC088C" w14:textId="77777777" w:rsidR="007364AE" w:rsidRDefault="007364AE"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Zapf Dingbats">
    <w:altName w:val="Wingdings 2"/>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30CC0" w14:textId="77777777" w:rsidR="007364AE" w:rsidRDefault="007364AE"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0F4CDA06" w14:textId="77777777" w:rsidR="007364AE" w:rsidRDefault="007364AE" w:rsidP="00B056D7">
    <w:pPr>
      <w:pStyle w:val="Voetteks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B9E8E" w14:textId="77777777" w:rsidR="007364AE" w:rsidRDefault="007364AE"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026C0F">
      <w:rPr>
        <w:rStyle w:val="Paginanummer"/>
        <w:noProof/>
      </w:rPr>
      <w:t>41</w:t>
    </w:r>
    <w:r>
      <w:rPr>
        <w:rStyle w:val="Paginanummer"/>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2C7AB" w14:textId="77777777" w:rsidR="007364AE" w:rsidRDefault="007364AE"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026C0F">
      <w:rPr>
        <w:rStyle w:val="Paginanummer"/>
        <w:noProof/>
      </w:rPr>
      <w:t>136</w:t>
    </w:r>
    <w:r>
      <w:rPr>
        <w:rStyle w:val="Paginanumm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4426A" w14:textId="77777777" w:rsidR="007364AE" w:rsidRDefault="007364AE"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026C0F">
      <w:rPr>
        <w:rStyle w:val="Paginanummer"/>
        <w:noProof/>
      </w:rPr>
      <w:t>13</w:t>
    </w:r>
    <w:r>
      <w:rPr>
        <w:rStyle w:val="Paginanummer"/>
      </w:rPr>
      <w:fldChar w:fldCharType="end"/>
    </w:r>
  </w:p>
  <w:p w14:paraId="7324C2B5" w14:textId="77777777" w:rsidR="007364AE" w:rsidRDefault="007364AE" w:rsidP="00B056D7">
    <w:pPr>
      <w:pStyle w:val="Voetteks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0ADCA" w14:textId="77777777" w:rsidR="007364AE" w:rsidRDefault="007364AE" w:rsidP="00097A11">
    <w:pPr>
      <w:pStyle w:val="Voettekst"/>
      <w:tabs>
        <w:tab w:val="clear" w:pos="4536"/>
        <w:tab w:val="clear" w:pos="9072"/>
        <w:tab w:val="left" w:pos="7392"/>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3621" w14:textId="77777777" w:rsidR="007364AE" w:rsidRDefault="007364AE" w:rsidP="00B056D7">
    <w:pPr>
      <w:pStyle w:val="Voettekst"/>
    </w:pPr>
    <w:r>
      <w:rPr>
        <w:rStyle w:val="Paginanummer"/>
      </w:rPr>
      <w:fldChar w:fldCharType="begin"/>
    </w:r>
    <w:r>
      <w:rPr>
        <w:rStyle w:val="Paginanummer"/>
      </w:rPr>
      <w:instrText xml:space="preserve">PAGE  </w:instrText>
    </w:r>
    <w:r>
      <w:rPr>
        <w:rStyle w:val="Paginanummer"/>
      </w:rPr>
      <w:fldChar w:fldCharType="separate"/>
    </w:r>
    <w:r w:rsidR="00026C0F">
      <w:rPr>
        <w:rStyle w:val="Paginanummer"/>
        <w:noProof/>
      </w:rPr>
      <w:t>18</w:t>
    </w:r>
    <w:r>
      <w:rPr>
        <w:rStyle w:val="Paginanumm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ED7CB" w14:textId="77777777" w:rsidR="007364AE" w:rsidRDefault="007364AE" w:rsidP="00F40845">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026C0F">
      <w:rPr>
        <w:rStyle w:val="Paginanummer"/>
        <w:noProof/>
      </w:rPr>
      <w:t>19</w:t>
    </w:r>
    <w:r>
      <w:rPr>
        <w:rStyle w:val="Paginanummer"/>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26732" w14:textId="77777777" w:rsidR="007364AE" w:rsidRDefault="007364AE" w:rsidP="00F40845">
    <w:pPr>
      <w:pStyle w:val="Voettekst"/>
    </w:pPr>
    <w:r>
      <w:rPr>
        <w:rStyle w:val="Paginanummer"/>
      </w:rPr>
      <w:fldChar w:fldCharType="begin"/>
    </w:r>
    <w:r>
      <w:rPr>
        <w:rStyle w:val="Paginanummer"/>
      </w:rPr>
      <w:instrText xml:space="preserve">PAGE  </w:instrText>
    </w:r>
    <w:r>
      <w:rPr>
        <w:rStyle w:val="Paginanummer"/>
      </w:rPr>
      <w:fldChar w:fldCharType="separate"/>
    </w:r>
    <w:r w:rsidR="00026C0F">
      <w:rPr>
        <w:rStyle w:val="Paginanummer"/>
        <w:noProof/>
      </w:rPr>
      <w:t>21</w:t>
    </w:r>
    <w:r>
      <w:rPr>
        <w:rStyle w:val="Paginanummer"/>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5D427" w14:textId="77777777" w:rsidR="007364AE" w:rsidRDefault="007364AE" w:rsidP="001A29A7">
    <w:pPr>
      <w:pStyle w:val="Voettekst"/>
      <w:jc w:val="right"/>
    </w:pPr>
    <w:r w:rsidRPr="00990F52">
      <w:rPr>
        <w:rStyle w:val="Paginanummer"/>
      </w:rPr>
      <w:fldChar w:fldCharType="begin"/>
    </w:r>
    <w:r w:rsidRPr="00990F52">
      <w:rPr>
        <w:rStyle w:val="Paginanummer"/>
      </w:rPr>
      <w:instrText xml:space="preserve">PAGE  </w:instrText>
    </w:r>
    <w:r w:rsidRPr="00990F52">
      <w:rPr>
        <w:rStyle w:val="Paginanummer"/>
      </w:rPr>
      <w:fldChar w:fldCharType="separate"/>
    </w:r>
    <w:r w:rsidR="00026C0F">
      <w:rPr>
        <w:rStyle w:val="Paginanummer"/>
        <w:noProof/>
      </w:rPr>
      <w:t>28</w:t>
    </w:r>
    <w:r w:rsidRPr="00990F52">
      <w:rPr>
        <w:rStyle w:val="Paginanummer"/>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DFE86D" w14:textId="77777777" w:rsidR="007364AE" w:rsidRDefault="007364AE"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026C0F">
      <w:rPr>
        <w:rStyle w:val="Paginanummer"/>
        <w:noProof/>
      </w:rPr>
      <w:t>34</w:t>
    </w:r>
    <w:r>
      <w:rPr>
        <w:rStyle w:val="Paginanummer"/>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736C9" w14:textId="77777777" w:rsidR="007364AE" w:rsidRDefault="007364AE"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026C0F">
      <w:rPr>
        <w:rStyle w:val="Paginanummer"/>
        <w:noProof/>
      </w:rPr>
      <w:t>35</w:t>
    </w:r>
    <w:r>
      <w:rPr>
        <w:rStyle w:val="Paginanumm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80531DF" w14:textId="77777777" w:rsidR="007364AE" w:rsidRDefault="007364AE" w:rsidP="00B056D7">
      <w:r>
        <w:separator/>
      </w:r>
    </w:p>
  </w:footnote>
  <w:footnote w:type="continuationSeparator" w:id="0">
    <w:p w14:paraId="47CDBB75" w14:textId="77777777" w:rsidR="007364AE" w:rsidRDefault="007364AE"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8932D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E750BA"/>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5771E1"/>
    <w:multiLevelType w:val="multilevel"/>
    <w:tmpl w:val="763654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4876F8"/>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1B721E"/>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9531C5"/>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DB3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857A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1323C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8F925C7"/>
    <w:multiLevelType w:val="multilevel"/>
    <w:tmpl w:val="0B728A2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7526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38F2121"/>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AE6E90"/>
    <w:multiLevelType w:val="hybridMultilevel"/>
    <w:tmpl w:val="CE1CC01A"/>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D16A6C"/>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8DC09A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521AA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C374FD6"/>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A247B3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AAA7C7F"/>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680611"/>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EAB0966"/>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1">
    <w:nsid w:val="66494DD2"/>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74C27C0"/>
    <w:multiLevelType w:val="hybridMultilevel"/>
    <w:tmpl w:val="4E2C45D0"/>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AF5975"/>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ABF6295"/>
    <w:multiLevelType w:val="multilevel"/>
    <w:tmpl w:val="912EFEC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6FD11EF"/>
    <w:multiLevelType w:val="hybridMultilevel"/>
    <w:tmpl w:val="3EFCA3D6"/>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E72E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8"/>
  </w:num>
  <w:num w:numId="3">
    <w:abstractNumId w:val="17"/>
  </w:num>
  <w:num w:numId="4">
    <w:abstractNumId w:val="11"/>
  </w:num>
  <w:num w:numId="5">
    <w:abstractNumId w:val="28"/>
  </w:num>
  <w:num w:numId="6">
    <w:abstractNumId w:val="35"/>
  </w:num>
  <w:num w:numId="7">
    <w:abstractNumId w:val="38"/>
  </w:num>
  <w:num w:numId="8">
    <w:abstractNumId w:val="0"/>
  </w:num>
  <w:num w:numId="9">
    <w:abstractNumId w:val="12"/>
  </w:num>
  <w:num w:numId="10">
    <w:abstractNumId w:val="4"/>
  </w:num>
  <w:num w:numId="11">
    <w:abstractNumId w:val="25"/>
  </w:num>
  <w:num w:numId="12">
    <w:abstractNumId w:val="18"/>
  </w:num>
  <w:num w:numId="13">
    <w:abstractNumId w:val="20"/>
  </w:num>
  <w:num w:numId="14">
    <w:abstractNumId w:val="19"/>
  </w:num>
  <w:num w:numId="15">
    <w:abstractNumId w:val="32"/>
  </w:num>
  <w:num w:numId="16">
    <w:abstractNumId w:val="36"/>
  </w:num>
  <w:num w:numId="17">
    <w:abstractNumId w:val="9"/>
  </w:num>
  <w:num w:numId="18">
    <w:abstractNumId w:val="2"/>
  </w:num>
  <w:num w:numId="19">
    <w:abstractNumId w:val="6"/>
  </w:num>
  <w:num w:numId="20">
    <w:abstractNumId w:val="16"/>
  </w:num>
  <w:num w:numId="21">
    <w:abstractNumId w:val="1"/>
  </w:num>
  <w:num w:numId="22">
    <w:abstractNumId w:val="29"/>
  </w:num>
  <w:num w:numId="23">
    <w:abstractNumId w:val="26"/>
  </w:num>
  <w:num w:numId="24">
    <w:abstractNumId w:val="24"/>
  </w:num>
  <w:num w:numId="25">
    <w:abstractNumId w:val="37"/>
  </w:num>
  <w:num w:numId="26">
    <w:abstractNumId w:val="10"/>
  </w:num>
  <w:num w:numId="27">
    <w:abstractNumId w:val="23"/>
  </w:num>
  <w:num w:numId="28">
    <w:abstractNumId w:val="13"/>
  </w:num>
  <w:num w:numId="29">
    <w:abstractNumId w:val="21"/>
  </w:num>
  <w:num w:numId="30">
    <w:abstractNumId w:val="34"/>
  </w:num>
  <w:num w:numId="31">
    <w:abstractNumId w:val="7"/>
  </w:num>
  <w:num w:numId="32">
    <w:abstractNumId w:val="15"/>
  </w:num>
  <w:num w:numId="33">
    <w:abstractNumId w:val="31"/>
  </w:num>
  <w:num w:numId="34">
    <w:abstractNumId w:val="22"/>
  </w:num>
  <w:num w:numId="35">
    <w:abstractNumId w:val="5"/>
  </w:num>
  <w:num w:numId="36">
    <w:abstractNumId w:val="14"/>
  </w:num>
  <w:num w:numId="37">
    <w:abstractNumId w:val="27"/>
  </w:num>
  <w:num w:numId="38">
    <w:abstractNumId w:val="3"/>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hideGrammaticalErrors/>
  <w:trackRevisions/>
  <w:doNotTrackMoves/>
  <w:defaultTabStop w:val="708"/>
  <w:hyphenationZone w:val="425"/>
  <w:drawingGridHorizontalSpacing w:val="181"/>
  <w:drawingGridVerticalSpacing w:val="181"/>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1464F4"/>
    <w:rsid w:val="000043FA"/>
    <w:rsid w:val="000204CB"/>
    <w:rsid w:val="00020A25"/>
    <w:rsid w:val="00020E87"/>
    <w:rsid w:val="000243B5"/>
    <w:rsid w:val="0002508A"/>
    <w:rsid w:val="00026C0F"/>
    <w:rsid w:val="00030E71"/>
    <w:rsid w:val="00034309"/>
    <w:rsid w:val="000409DC"/>
    <w:rsid w:val="0004332E"/>
    <w:rsid w:val="00045084"/>
    <w:rsid w:val="0004599C"/>
    <w:rsid w:val="0004634B"/>
    <w:rsid w:val="00046B8F"/>
    <w:rsid w:val="00050811"/>
    <w:rsid w:val="00051FA4"/>
    <w:rsid w:val="00052C11"/>
    <w:rsid w:val="000718BB"/>
    <w:rsid w:val="000764C3"/>
    <w:rsid w:val="000771A9"/>
    <w:rsid w:val="000779B1"/>
    <w:rsid w:val="000808EB"/>
    <w:rsid w:val="00086AF9"/>
    <w:rsid w:val="00097A11"/>
    <w:rsid w:val="000A058A"/>
    <w:rsid w:val="000A2472"/>
    <w:rsid w:val="000A4C9D"/>
    <w:rsid w:val="000A64B8"/>
    <w:rsid w:val="000C2E5B"/>
    <w:rsid w:val="000C4125"/>
    <w:rsid w:val="000C70AF"/>
    <w:rsid w:val="000D2E58"/>
    <w:rsid w:val="000D346B"/>
    <w:rsid w:val="000E07EC"/>
    <w:rsid w:val="000E2BF0"/>
    <w:rsid w:val="000E46AA"/>
    <w:rsid w:val="000F5AF3"/>
    <w:rsid w:val="000F5B2C"/>
    <w:rsid w:val="000F63B7"/>
    <w:rsid w:val="0010140C"/>
    <w:rsid w:val="001115EE"/>
    <w:rsid w:val="00112B54"/>
    <w:rsid w:val="001232BD"/>
    <w:rsid w:val="00124A61"/>
    <w:rsid w:val="001304A6"/>
    <w:rsid w:val="00134196"/>
    <w:rsid w:val="00141448"/>
    <w:rsid w:val="001420E3"/>
    <w:rsid w:val="00143DA0"/>
    <w:rsid w:val="0014447F"/>
    <w:rsid w:val="001464F4"/>
    <w:rsid w:val="001504BE"/>
    <w:rsid w:val="001543B5"/>
    <w:rsid w:val="0015755B"/>
    <w:rsid w:val="00162CCC"/>
    <w:rsid w:val="00165492"/>
    <w:rsid w:val="00167FC7"/>
    <w:rsid w:val="00170AC4"/>
    <w:rsid w:val="00173C4E"/>
    <w:rsid w:val="00174F27"/>
    <w:rsid w:val="00180AE0"/>
    <w:rsid w:val="001861FF"/>
    <w:rsid w:val="00195B5B"/>
    <w:rsid w:val="00195C8B"/>
    <w:rsid w:val="00197246"/>
    <w:rsid w:val="001A29A7"/>
    <w:rsid w:val="001A3A90"/>
    <w:rsid w:val="001B3E4F"/>
    <w:rsid w:val="001C638A"/>
    <w:rsid w:val="001C773B"/>
    <w:rsid w:val="001D0065"/>
    <w:rsid w:val="001D4240"/>
    <w:rsid w:val="001D6660"/>
    <w:rsid w:val="001E1D55"/>
    <w:rsid w:val="001E1F53"/>
    <w:rsid w:val="001E52FD"/>
    <w:rsid w:val="001F733B"/>
    <w:rsid w:val="0020749A"/>
    <w:rsid w:val="00212946"/>
    <w:rsid w:val="00213C5C"/>
    <w:rsid w:val="00213EC9"/>
    <w:rsid w:val="00225D90"/>
    <w:rsid w:val="002314CA"/>
    <w:rsid w:val="00231C33"/>
    <w:rsid w:val="00235869"/>
    <w:rsid w:val="00236A2E"/>
    <w:rsid w:val="00244D9B"/>
    <w:rsid w:val="00247354"/>
    <w:rsid w:val="002479D5"/>
    <w:rsid w:val="00250331"/>
    <w:rsid w:val="00251528"/>
    <w:rsid w:val="002533FF"/>
    <w:rsid w:val="00255721"/>
    <w:rsid w:val="00257611"/>
    <w:rsid w:val="00257D2C"/>
    <w:rsid w:val="00262916"/>
    <w:rsid w:val="00262B30"/>
    <w:rsid w:val="0026420C"/>
    <w:rsid w:val="002A2451"/>
    <w:rsid w:val="002A3F96"/>
    <w:rsid w:val="002B240E"/>
    <w:rsid w:val="002C02EE"/>
    <w:rsid w:val="002C0DF8"/>
    <w:rsid w:val="002C1241"/>
    <w:rsid w:val="002C1CFB"/>
    <w:rsid w:val="002D0FB8"/>
    <w:rsid w:val="002D2E8B"/>
    <w:rsid w:val="002D5A7A"/>
    <w:rsid w:val="002E0763"/>
    <w:rsid w:val="002E7A08"/>
    <w:rsid w:val="002F3191"/>
    <w:rsid w:val="002F5450"/>
    <w:rsid w:val="002F7191"/>
    <w:rsid w:val="003032D1"/>
    <w:rsid w:val="0030521B"/>
    <w:rsid w:val="0031156A"/>
    <w:rsid w:val="00311964"/>
    <w:rsid w:val="00323B00"/>
    <w:rsid w:val="00330D27"/>
    <w:rsid w:val="00342807"/>
    <w:rsid w:val="0034424A"/>
    <w:rsid w:val="00357BB7"/>
    <w:rsid w:val="003609FA"/>
    <w:rsid w:val="0036531F"/>
    <w:rsid w:val="00372313"/>
    <w:rsid w:val="0038083C"/>
    <w:rsid w:val="0038236C"/>
    <w:rsid w:val="00392632"/>
    <w:rsid w:val="00395FFB"/>
    <w:rsid w:val="003976BC"/>
    <w:rsid w:val="003A209C"/>
    <w:rsid w:val="003A66C7"/>
    <w:rsid w:val="003B205F"/>
    <w:rsid w:val="003D258E"/>
    <w:rsid w:val="003D4993"/>
    <w:rsid w:val="003D69AC"/>
    <w:rsid w:val="003E2255"/>
    <w:rsid w:val="003E59CF"/>
    <w:rsid w:val="003E7430"/>
    <w:rsid w:val="003E7F55"/>
    <w:rsid w:val="003F2FC4"/>
    <w:rsid w:val="003F4221"/>
    <w:rsid w:val="00404C96"/>
    <w:rsid w:val="00412576"/>
    <w:rsid w:val="0041300A"/>
    <w:rsid w:val="00415CA5"/>
    <w:rsid w:val="004275BD"/>
    <w:rsid w:val="0043500F"/>
    <w:rsid w:val="0044237B"/>
    <w:rsid w:val="0045660F"/>
    <w:rsid w:val="00463920"/>
    <w:rsid w:val="004647C0"/>
    <w:rsid w:val="00464E6C"/>
    <w:rsid w:val="00471668"/>
    <w:rsid w:val="0048109B"/>
    <w:rsid w:val="00481A6A"/>
    <w:rsid w:val="00482A42"/>
    <w:rsid w:val="004857B4"/>
    <w:rsid w:val="0048715F"/>
    <w:rsid w:val="00496A95"/>
    <w:rsid w:val="004A43DF"/>
    <w:rsid w:val="004B1368"/>
    <w:rsid w:val="004B3CF7"/>
    <w:rsid w:val="004B6D6D"/>
    <w:rsid w:val="004C42CB"/>
    <w:rsid w:val="004D0BD7"/>
    <w:rsid w:val="004D21D9"/>
    <w:rsid w:val="004D3421"/>
    <w:rsid w:val="004D3E06"/>
    <w:rsid w:val="004D674D"/>
    <w:rsid w:val="004E312A"/>
    <w:rsid w:val="004E7E6A"/>
    <w:rsid w:val="00501685"/>
    <w:rsid w:val="00501B8F"/>
    <w:rsid w:val="00507A01"/>
    <w:rsid w:val="005119DF"/>
    <w:rsid w:val="00512D6F"/>
    <w:rsid w:val="00517A5E"/>
    <w:rsid w:val="0052071C"/>
    <w:rsid w:val="00521CB4"/>
    <w:rsid w:val="005228F3"/>
    <w:rsid w:val="005232A3"/>
    <w:rsid w:val="00530F39"/>
    <w:rsid w:val="005317E1"/>
    <w:rsid w:val="00532059"/>
    <w:rsid w:val="00535929"/>
    <w:rsid w:val="00537239"/>
    <w:rsid w:val="0054453A"/>
    <w:rsid w:val="00546E20"/>
    <w:rsid w:val="00553570"/>
    <w:rsid w:val="005578B8"/>
    <w:rsid w:val="00561329"/>
    <w:rsid w:val="005647FB"/>
    <w:rsid w:val="00566220"/>
    <w:rsid w:val="0056715C"/>
    <w:rsid w:val="00571B0F"/>
    <w:rsid w:val="00571B2F"/>
    <w:rsid w:val="0057439D"/>
    <w:rsid w:val="0058344F"/>
    <w:rsid w:val="005846CF"/>
    <w:rsid w:val="005864D9"/>
    <w:rsid w:val="00587937"/>
    <w:rsid w:val="00593442"/>
    <w:rsid w:val="005A1354"/>
    <w:rsid w:val="005A2F7A"/>
    <w:rsid w:val="005C0CFF"/>
    <w:rsid w:val="005C28F9"/>
    <w:rsid w:val="005C3013"/>
    <w:rsid w:val="005C68A0"/>
    <w:rsid w:val="005D24D2"/>
    <w:rsid w:val="005E48BE"/>
    <w:rsid w:val="00606009"/>
    <w:rsid w:val="00611BD1"/>
    <w:rsid w:val="00613C6A"/>
    <w:rsid w:val="00620BD4"/>
    <w:rsid w:val="00625ABC"/>
    <w:rsid w:val="0063226B"/>
    <w:rsid w:val="00632A5A"/>
    <w:rsid w:val="006338D7"/>
    <w:rsid w:val="006341BD"/>
    <w:rsid w:val="00634F14"/>
    <w:rsid w:val="00635D7C"/>
    <w:rsid w:val="006370FB"/>
    <w:rsid w:val="006378C6"/>
    <w:rsid w:val="00637E9B"/>
    <w:rsid w:val="0065614E"/>
    <w:rsid w:val="0066523F"/>
    <w:rsid w:val="00670398"/>
    <w:rsid w:val="00674CB8"/>
    <w:rsid w:val="00677ED4"/>
    <w:rsid w:val="006844D3"/>
    <w:rsid w:val="006879CB"/>
    <w:rsid w:val="0069039C"/>
    <w:rsid w:val="0069136D"/>
    <w:rsid w:val="0069167B"/>
    <w:rsid w:val="00691A38"/>
    <w:rsid w:val="006A05AA"/>
    <w:rsid w:val="006A4D7A"/>
    <w:rsid w:val="006B5238"/>
    <w:rsid w:val="006C0A11"/>
    <w:rsid w:val="006C281B"/>
    <w:rsid w:val="006D3FF2"/>
    <w:rsid w:val="006D58BE"/>
    <w:rsid w:val="006D61D3"/>
    <w:rsid w:val="006D7C6E"/>
    <w:rsid w:val="006E0C0D"/>
    <w:rsid w:val="006E0F41"/>
    <w:rsid w:val="006E2224"/>
    <w:rsid w:val="006F39D0"/>
    <w:rsid w:val="007001B9"/>
    <w:rsid w:val="00703CDF"/>
    <w:rsid w:val="00707294"/>
    <w:rsid w:val="00712E01"/>
    <w:rsid w:val="00715FE2"/>
    <w:rsid w:val="00725E2E"/>
    <w:rsid w:val="00727B4D"/>
    <w:rsid w:val="007364AE"/>
    <w:rsid w:val="00747164"/>
    <w:rsid w:val="00747F9B"/>
    <w:rsid w:val="00750FA3"/>
    <w:rsid w:val="00752712"/>
    <w:rsid w:val="00753F74"/>
    <w:rsid w:val="00764747"/>
    <w:rsid w:val="00765C8F"/>
    <w:rsid w:val="00765E5D"/>
    <w:rsid w:val="00766543"/>
    <w:rsid w:val="007700B6"/>
    <w:rsid w:val="00780B70"/>
    <w:rsid w:val="00780BEC"/>
    <w:rsid w:val="00781EDD"/>
    <w:rsid w:val="00782FA5"/>
    <w:rsid w:val="00786E39"/>
    <w:rsid w:val="00794D45"/>
    <w:rsid w:val="00796656"/>
    <w:rsid w:val="007A6E37"/>
    <w:rsid w:val="007A7F96"/>
    <w:rsid w:val="007C0ADF"/>
    <w:rsid w:val="007D3DE5"/>
    <w:rsid w:val="007D5C5B"/>
    <w:rsid w:val="007F4E54"/>
    <w:rsid w:val="007F5A8E"/>
    <w:rsid w:val="008021AA"/>
    <w:rsid w:val="00805164"/>
    <w:rsid w:val="0082136B"/>
    <w:rsid w:val="00826CDE"/>
    <w:rsid w:val="00826E86"/>
    <w:rsid w:val="0083173E"/>
    <w:rsid w:val="008377D2"/>
    <w:rsid w:val="00837965"/>
    <w:rsid w:val="0084274C"/>
    <w:rsid w:val="00844058"/>
    <w:rsid w:val="00844F1E"/>
    <w:rsid w:val="00853C4C"/>
    <w:rsid w:val="0085490F"/>
    <w:rsid w:val="0085553C"/>
    <w:rsid w:val="0087428D"/>
    <w:rsid w:val="008745A9"/>
    <w:rsid w:val="008745E3"/>
    <w:rsid w:val="00874919"/>
    <w:rsid w:val="00875FCA"/>
    <w:rsid w:val="00876A45"/>
    <w:rsid w:val="00882322"/>
    <w:rsid w:val="00890FF6"/>
    <w:rsid w:val="00891FDA"/>
    <w:rsid w:val="00894D0B"/>
    <w:rsid w:val="00895FCC"/>
    <w:rsid w:val="00897CE7"/>
    <w:rsid w:val="008A1770"/>
    <w:rsid w:val="008A36FD"/>
    <w:rsid w:val="008A373F"/>
    <w:rsid w:val="008A650E"/>
    <w:rsid w:val="008A70C4"/>
    <w:rsid w:val="008B216D"/>
    <w:rsid w:val="008B7B49"/>
    <w:rsid w:val="008D4EB8"/>
    <w:rsid w:val="008D6819"/>
    <w:rsid w:val="008E3C18"/>
    <w:rsid w:val="008E78B7"/>
    <w:rsid w:val="008F59FD"/>
    <w:rsid w:val="00900154"/>
    <w:rsid w:val="00900859"/>
    <w:rsid w:val="009060F3"/>
    <w:rsid w:val="00913AD0"/>
    <w:rsid w:val="00945BFC"/>
    <w:rsid w:val="00953D42"/>
    <w:rsid w:val="00966737"/>
    <w:rsid w:val="009764AD"/>
    <w:rsid w:val="00976CB1"/>
    <w:rsid w:val="0098386A"/>
    <w:rsid w:val="00984118"/>
    <w:rsid w:val="00990F52"/>
    <w:rsid w:val="00992641"/>
    <w:rsid w:val="00995095"/>
    <w:rsid w:val="0099707D"/>
    <w:rsid w:val="009970DA"/>
    <w:rsid w:val="009A3459"/>
    <w:rsid w:val="009C3223"/>
    <w:rsid w:val="009D4077"/>
    <w:rsid w:val="009D4894"/>
    <w:rsid w:val="009D6171"/>
    <w:rsid w:val="009E52C6"/>
    <w:rsid w:val="009E61FC"/>
    <w:rsid w:val="009F6D98"/>
    <w:rsid w:val="00A01D34"/>
    <w:rsid w:val="00A02D8F"/>
    <w:rsid w:val="00A0700B"/>
    <w:rsid w:val="00A21552"/>
    <w:rsid w:val="00A235BD"/>
    <w:rsid w:val="00A2590A"/>
    <w:rsid w:val="00A27A00"/>
    <w:rsid w:val="00A4087A"/>
    <w:rsid w:val="00A52C21"/>
    <w:rsid w:val="00A63B63"/>
    <w:rsid w:val="00A65893"/>
    <w:rsid w:val="00A76730"/>
    <w:rsid w:val="00A8239B"/>
    <w:rsid w:val="00A83A9C"/>
    <w:rsid w:val="00A92923"/>
    <w:rsid w:val="00AA025E"/>
    <w:rsid w:val="00AA07D0"/>
    <w:rsid w:val="00AA21D5"/>
    <w:rsid w:val="00AA3A14"/>
    <w:rsid w:val="00AA592A"/>
    <w:rsid w:val="00AA686C"/>
    <w:rsid w:val="00AA6E46"/>
    <w:rsid w:val="00AB1229"/>
    <w:rsid w:val="00AB4868"/>
    <w:rsid w:val="00AC38B7"/>
    <w:rsid w:val="00AC4014"/>
    <w:rsid w:val="00AC6732"/>
    <w:rsid w:val="00AD1068"/>
    <w:rsid w:val="00AD1C5F"/>
    <w:rsid w:val="00AF6E6C"/>
    <w:rsid w:val="00AF7FAC"/>
    <w:rsid w:val="00B02759"/>
    <w:rsid w:val="00B056D7"/>
    <w:rsid w:val="00B14A0B"/>
    <w:rsid w:val="00B2228F"/>
    <w:rsid w:val="00B301D9"/>
    <w:rsid w:val="00B30734"/>
    <w:rsid w:val="00B45691"/>
    <w:rsid w:val="00B50BE5"/>
    <w:rsid w:val="00B55530"/>
    <w:rsid w:val="00B61B9E"/>
    <w:rsid w:val="00B626A2"/>
    <w:rsid w:val="00B94FA2"/>
    <w:rsid w:val="00B96D38"/>
    <w:rsid w:val="00BA042C"/>
    <w:rsid w:val="00BA1427"/>
    <w:rsid w:val="00BA20C2"/>
    <w:rsid w:val="00BA4982"/>
    <w:rsid w:val="00BA6F47"/>
    <w:rsid w:val="00BB26F0"/>
    <w:rsid w:val="00BB73AC"/>
    <w:rsid w:val="00BC1F32"/>
    <w:rsid w:val="00BD0100"/>
    <w:rsid w:val="00BD3420"/>
    <w:rsid w:val="00BE2F80"/>
    <w:rsid w:val="00BE6D62"/>
    <w:rsid w:val="00BE703D"/>
    <w:rsid w:val="00BF51AC"/>
    <w:rsid w:val="00C03E07"/>
    <w:rsid w:val="00C07EDE"/>
    <w:rsid w:val="00C1154E"/>
    <w:rsid w:val="00C153C8"/>
    <w:rsid w:val="00C16C5C"/>
    <w:rsid w:val="00C25BCB"/>
    <w:rsid w:val="00C3311B"/>
    <w:rsid w:val="00C514CD"/>
    <w:rsid w:val="00C525AF"/>
    <w:rsid w:val="00C52EE6"/>
    <w:rsid w:val="00C54370"/>
    <w:rsid w:val="00C609CF"/>
    <w:rsid w:val="00C60D7C"/>
    <w:rsid w:val="00C61F92"/>
    <w:rsid w:val="00C65A54"/>
    <w:rsid w:val="00C7359C"/>
    <w:rsid w:val="00C80045"/>
    <w:rsid w:val="00C81C2F"/>
    <w:rsid w:val="00C92329"/>
    <w:rsid w:val="00C93B7A"/>
    <w:rsid w:val="00C952E4"/>
    <w:rsid w:val="00C95759"/>
    <w:rsid w:val="00CA0AF7"/>
    <w:rsid w:val="00CA623F"/>
    <w:rsid w:val="00CA7080"/>
    <w:rsid w:val="00CB774B"/>
    <w:rsid w:val="00CC11BB"/>
    <w:rsid w:val="00CC23CD"/>
    <w:rsid w:val="00CE0055"/>
    <w:rsid w:val="00CE5BEC"/>
    <w:rsid w:val="00CE7836"/>
    <w:rsid w:val="00CF1611"/>
    <w:rsid w:val="00CF5EF0"/>
    <w:rsid w:val="00CF7771"/>
    <w:rsid w:val="00CF7AEB"/>
    <w:rsid w:val="00D01C7D"/>
    <w:rsid w:val="00D02C1C"/>
    <w:rsid w:val="00D07BA7"/>
    <w:rsid w:val="00D13BEF"/>
    <w:rsid w:val="00D16416"/>
    <w:rsid w:val="00D25567"/>
    <w:rsid w:val="00D42B4A"/>
    <w:rsid w:val="00D4636F"/>
    <w:rsid w:val="00D47893"/>
    <w:rsid w:val="00D66199"/>
    <w:rsid w:val="00D82FBB"/>
    <w:rsid w:val="00D856DD"/>
    <w:rsid w:val="00D909C6"/>
    <w:rsid w:val="00D93C21"/>
    <w:rsid w:val="00DA4CEC"/>
    <w:rsid w:val="00DB3CF8"/>
    <w:rsid w:val="00DB7421"/>
    <w:rsid w:val="00DC328C"/>
    <w:rsid w:val="00DD046E"/>
    <w:rsid w:val="00DD32F7"/>
    <w:rsid w:val="00DF2853"/>
    <w:rsid w:val="00E02368"/>
    <w:rsid w:val="00E07197"/>
    <w:rsid w:val="00E13946"/>
    <w:rsid w:val="00E13C3B"/>
    <w:rsid w:val="00E15E68"/>
    <w:rsid w:val="00E21980"/>
    <w:rsid w:val="00E232EB"/>
    <w:rsid w:val="00E3296B"/>
    <w:rsid w:val="00E354BC"/>
    <w:rsid w:val="00E35734"/>
    <w:rsid w:val="00E36B0D"/>
    <w:rsid w:val="00E423CD"/>
    <w:rsid w:val="00E437BE"/>
    <w:rsid w:val="00E45338"/>
    <w:rsid w:val="00E51D36"/>
    <w:rsid w:val="00E53045"/>
    <w:rsid w:val="00E5650A"/>
    <w:rsid w:val="00E62302"/>
    <w:rsid w:val="00E624AE"/>
    <w:rsid w:val="00E6263C"/>
    <w:rsid w:val="00E67269"/>
    <w:rsid w:val="00E723F4"/>
    <w:rsid w:val="00E73313"/>
    <w:rsid w:val="00E75427"/>
    <w:rsid w:val="00E81FD9"/>
    <w:rsid w:val="00E85A97"/>
    <w:rsid w:val="00E93D4F"/>
    <w:rsid w:val="00E96389"/>
    <w:rsid w:val="00EA38C2"/>
    <w:rsid w:val="00EA7490"/>
    <w:rsid w:val="00EA7D10"/>
    <w:rsid w:val="00EB1359"/>
    <w:rsid w:val="00EC6B57"/>
    <w:rsid w:val="00ED33CA"/>
    <w:rsid w:val="00EE06F7"/>
    <w:rsid w:val="00EE7DB7"/>
    <w:rsid w:val="00EF4540"/>
    <w:rsid w:val="00EF4D25"/>
    <w:rsid w:val="00F05FA2"/>
    <w:rsid w:val="00F15985"/>
    <w:rsid w:val="00F37390"/>
    <w:rsid w:val="00F40845"/>
    <w:rsid w:val="00F502F2"/>
    <w:rsid w:val="00F53BA4"/>
    <w:rsid w:val="00F54933"/>
    <w:rsid w:val="00F54D76"/>
    <w:rsid w:val="00F55C5D"/>
    <w:rsid w:val="00F65B9C"/>
    <w:rsid w:val="00F670E4"/>
    <w:rsid w:val="00F67F43"/>
    <w:rsid w:val="00F7449E"/>
    <w:rsid w:val="00F75E3C"/>
    <w:rsid w:val="00F76B8E"/>
    <w:rsid w:val="00F831C3"/>
    <w:rsid w:val="00F845E7"/>
    <w:rsid w:val="00F901F1"/>
    <w:rsid w:val="00F918E0"/>
    <w:rsid w:val="00F94643"/>
    <w:rsid w:val="00FA7689"/>
    <w:rsid w:val="00FA7B59"/>
    <w:rsid w:val="00FC36A3"/>
    <w:rsid w:val="00FC5F7E"/>
    <w:rsid w:val="00FC67A9"/>
    <w:rsid w:val="00FD1D73"/>
    <w:rsid w:val="00FD48D5"/>
    <w:rsid w:val="00FD6B4C"/>
    <w:rsid w:val="00FE2EF6"/>
    <w:rsid w:val="00FE540B"/>
    <w:rsid w:val="00FF251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4BB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63" Type="http://schemas.openxmlformats.org/officeDocument/2006/relationships/hyperlink" Target="http://www.naturalis.nl" TargetMode="External"/><Relationship Id="rId64" Type="http://schemas.openxmlformats.org/officeDocument/2006/relationships/hyperlink" Target="mailto:hugo@larve.net" TargetMode="External"/><Relationship Id="rId65" Type="http://schemas.openxmlformats.org/officeDocument/2006/relationships/hyperlink" Target="http://larve.net/people/hugo/" TargetMode="External"/><Relationship Id="rId66" Type="http://schemas.openxmlformats.org/officeDocument/2006/relationships/hyperlink" Target="http://larve.net/people/hugo/2005/12/offlickr/" TargetMode="External"/><Relationship Id="rId67" Type="http://schemas.openxmlformats.org/officeDocument/2006/relationships/hyperlink" Target="mailto:dmd@3e.org" TargetMode="External"/><Relationship Id="rId68" Type="http://schemas.openxmlformats.org/officeDocument/2006/relationships/hyperlink" Target="http://beej.us/flickr/flickrapi/" TargetMode="External"/><Relationship Id="rId69" Type="http://schemas.openxmlformats.org/officeDocument/2006/relationships/footer" Target="footer11.xml"/><Relationship Id="rId50" Type="http://schemas.openxmlformats.org/officeDocument/2006/relationships/image" Target="media/image12.tiff"/><Relationship Id="rId51" Type="http://schemas.openxmlformats.org/officeDocument/2006/relationships/image" Target="media/image13.tiff"/><Relationship Id="rId52" Type="http://schemas.openxmlformats.org/officeDocument/2006/relationships/footer" Target="footer8.xml"/><Relationship Id="rId53" Type="http://schemas.openxmlformats.org/officeDocument/2006/relationships/image" Target="media/image14.jpeg"/><Relationship Id="rId54" Type="http://schemas.openxmlformats.org/officeDocument/2006/relationships/image" Target="media/image15.jpeg"/><Relationship Id="rId55" Type="http://schemas.openxmlformats.org/officeDocument/2006/relationships/footer" Target="footer9.xml"/><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40" Type="http://schemas.openxmlformats.org/officeDocument/2006/relationships/hyperlink" Target="http://www.ledkweeklampen.nl/" TargetMode="External"/><Relationship Id="rId41" Type="http://schemas.openxmlformats.org/officeDocument/2006/relationships/hyperlink" Target="http://shop.t-mobile.nl/eca/RAPRD/Apple-iPhone-4-8GB-wit/map48gbpwi.html?ab_agid=1021" TargetMode="External"/><Relationship Id="rId42" Type="http://schemas.openxmlformats.org/officeDocument/2006/relationships/hyperlink" Target="http://commons.wikimedia.org/wiki/File:Slipper_orchid_wyn1.jpg" TargetMode="External"/><Relationship Id="rId43" Type="http://schemas.openxmlformats.org/officeDocument/2006/relationships/hyperlink" Target="https://www.keylemon.com/product/" TargetMode="External"/><Relationship Id="rId44" Type="http://schemas.openxmlformats.org/officeDocument/2006/relationships/hyperlink" Target="http://www.leafsnap.com" TargetMode="External"/><Relationship Id="rId45" Type="http://schemas.openxmlformats.org/officeDocument/2006/relationships/hyperlink" Target="http://code.google.com/p/offlickr" TargetMode="External"/><Relationship Id="rId46" Type="http://schemas.openxmlformats.org/officeDocument/2006/relationships/footer" Target="footer7.xml"/><Relationship Id="rId47" Type="http://schemas.openxmlformats.org/officeDocument/2006/relationships/image" Target="media/image9.tiff"/><Relationship Id="rId48" Type="http://schemas.openxmlformats.org/officeDocument/2006/relationships/image" Target="media/image10.tiff"/><Relationship Id="rId49" Type="http://schemas.openxmlformats.org/officeDocument/2006/relationships/image" Target="media/image11.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theplantlist.org/browse/A/Orchidaceae/" TargetMode="External"/><Relationship Id="rId31" Type="http://schemas.openxmlformats.org/officeDocument/2006/relationships/hyperlink" Target="http://www1.american.edu/ted/orchid.htm" TargetMode="External"/><Relationship Id="rId32" Type="http://schemas.openxmlformats.org/officeDocument/2006/relationships/hyperlink" Target="http://www.cites.org" TargetMode="External"/><Relationship Id="rId33" Type="http://schemas.openxmlformats.org/officeDocument/2006/relationships/hyperlink" Target="http://www.kew.org/plants-fungi/Cypripedium-calceolus.htm" TargetMode="External"/><Relationship Id="rId34" Type="http://schemas.openxmlformats.org/officeDocument/2006/relationships/hyperlink" Target="http://www.cites.org/eng/app/appendices.php" TargetMode="External"/><Relationship Id="rId35" Type="http://schemas.openxmlformats.org/officeDocument/2006/relationships/hyperlink" Target="http://www.gsmnation.com/blog/2013/02/19/snap-away-5-best-smartphone-cameras-available/" TargetMode="External"/><Relationship Id="rId36" Type="http://schemas.openxmlformats.org/officeDocument/2006/relationships/hyperlink" Target="http://www.tuxx.nl/post/adressering/" TargetMode="External"/><Relationship Id="rId37" Type="http://schemas.openxmlformats.org/officeDocument/2006/relationships/hyperlink" Target="http://www.unityfm.nl/nieuws.php?id=26906" TargetMode="External"/><Relationship Id="rId38" Type="http://schemas.openxmlformats.org/officeDocument/2006/relationships/hyperlink" Target="http://prabathsql.blogspot.nl/2013/01/introdiuction-to-query-optimizer.html" TargetMode="External"/><Relationship Id="rId39" Type="http://schemas.openxmlformats.org/officeDocument/2006/relationships/hyperlink" Target="http://www.ergotherapieopeigenkracht.nl/vergoeding-ergotherapie/"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footer" Target="footer4.xml"/><Relationship Id="rId21" Type="http://schemas.openxmlformats.org/officeDocument/2006/relationships/image" Target="media/image3.jpeg"/><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footer" Target="footer5.xml"/><Relationship Id="rId26" Type="http://schemas.openxmlformats.org/officeDocument/2006/relationships/footer" Target="footer6.xml"/><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hyperlink" Target="https://github.com/naturalis/img-classify/tree/master/webapp/ann" TargetMode="External"/><Relationship Id="rId60" Type="http://schemas.openxmlformats.org/officeDocument/2006/relationships/image" Target="media/image20.png"/><Relationship Id="rId61" Type="http://schemas.openxmlformats.org/officeDocument/2006/relationships/footer" Target="footer10.xml"/><Relationship Id="rId62" Type="http://schemas.openxmlformats.org/officeDocument/2006/relationships/hyperlink" Target="http://www.naturalis.nl" TargetMode="Externa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200" noProof="0" dirty="0" smtClean="0"/>
            <a:t>Offlickr.py: Download photographs and metadata from Flickr</a:t>
          </a:r>
          <a:endParaRPr lang="en-GB" sz="120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200" noProof="0" dirty="0" smtClean="0"/>
            <a:t>traindata2.pl: Create data useful for training the Artificial Neural Networks for Flowers</a:t>
          </a:r>
          <a:endParaRPr lang="en-GB" sz="12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200" dirty="0" err="1"/>
            <a:t>modify_flower</a:t>
          </a:r>
          <a:r>
            <a:rPr lang="nl-NL" sz="1200" dirty="0" smtClean="0"/>
            <a:t>_ data.sh</a:t>
          </a:r>
          <a:endParaRPr lang="nl-NL" sz="12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200" noProof="0" dirty="0" smtClean="0"/>
            <a:t>add_columns.py: Add columns to the </a:t>
          </a:r>
          <a:r>
            <a:rPr lang="en-GB" sz="1200" noProof="0" dirty="0" err="1" smtClean="0"/>
            <a:t>tsv</a:t>
          </a:r>
          <a:r>
            <a:rPr lang="en-GB" sz="1200" noProof="0" dirty="0" smtClean="0"/>
            <a:t> files</a:t>
          </a:r>
          <a:endParaRPr lang="en-GB" sz="12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200" noProof="0" dirty="0" smtClean="0"/>
            <a:t>get_tags.py: Extract tags from the metadata</a:t>
          </a:r>
          <a:endParaRPr lang="en-GB" sz="120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200" noProof="0" dirty="0" smtClean="0"/>
            <a:t>combine_files.py: Create tab separated value (</a:t>
          </a:r>
          <a:r>
            <a:rPr lang="en-GB" sz="1200" noProof="0" dirty="0" err="1" smtClean="0"/>
            <a:t>tsv</a:t>
          </a:r>
          <a:r>
            <a:rPr lang="en-GB" sz="1200" noProof="0" dirty="0" smtClean="0"/>
            <a:t>) files per </a:t>
          </a:r>
          <a:r>
            <a:rPr lang="en-GB" sz="1200" noProof="0" dirty="0" smtClean="0">
              <a:solidFill>
                <a:schemeClr val="tx1"/>
              </a:solidFill>
            </a:rPr>
            <a:t>section</a:t>
          </a:r>
          <a:r>
            <a:rPr lang="en-GB" sz="1200" noProof="0" dirty="0" smtClean="0"/>
            <a:t>  </a:t>
          </a:r>
          <a:endParaRPr lang="en-GB" sz="12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200" noProof="0" dirty="0" smtClean="0">
              <a:solidFill>
                <a:srgbClr val="000000"/>
              </a:solidFill>
            </a:rPr>
            <a:t>Create trained Artificial Neural Networks for slipper orchid flower photographs or salep orchid tuber photographs</a:t>
          </a:r>
          <a:endParaRPr lang="en-GB" sz="12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200" noProof="0" dirty="0" smtClean="0"/>
            <a:t>Convert to </a:t>
          </a:r>
          <a:r>
            <a:rPr lang="en-GB" sz="1200" noProof="0" dirty="0" err="1" smtClean="0"/>
            <a:t>png</a:t>
          </a:r>
          <a:r>
            <a:rPr lang="en-GB" sz="1200" noProof="0" dirty="0" smtClean="0"/>
            <a:t> and move to correct directory</a:t>
          </a:r>
          <a:endParaRPr lang="en-GB" sz="120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200" noProof="0" dirty="0"/>
            <a:t>Manual check: check if all pictures are downloaded correct. If not, download the broken pictures by hand. (terminal displays instructions)</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E7A19FCB-9CBD-4E4B-8851-4F0CEFC1F930}">
      <dgm:prSet phldrT="[Tekst]" custT="1"/>
      <dgm:spPr/>
      <dgm:t>
        <a:bodyPr/>
        <a:lstStyle/>
        <a:p>
          <a:r>
            <a:rPr lang="en-GB" sz="1200" noProof="0" dirty="0"/>
            <a:t>traindata.pl: Create data useful for training the Artificial Neural Networks for Tubers</a:t>
          </a:r>
        </a:p>
      </dgm:t>
    </dgm:pt>
    <dgm:pt modelId="{AA00E611-CFD3-E24C-883B-52520CC98A06}" type="parTrans" cxnId="{A9D3C79F-EE91-114C-AAB8-46D6CF35188F}">
      <dgm:prSet/>
      <dgm:spPr/>
      <dgm:t>
        <a:bodyPr/>
        <a:lstStyle/>
        <a:p>
          <a:endParaRPr lang="nl-NL"/>
        </a:p>
      </dgm:t>
    </dgm:pt>
    <dgm:pt modelId="{1B9E2903-2C59-814D-9549-0FCE09659017}" type="sibTrans" cxnId="{A9D3C79F-EE91-114C-AAB8-46D6CF35188F}">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ScaleY="126382"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C6C95518-D335-A441-92E0-75788494770A}" type="presOf" srcId="{916EE9CF-CC5F-7043-AD5D-EFD2BAD9909B}" destId="{D814C99E-1115-2C47-BCCE-4305765C98FB}" srcOrd="0" destOrd="0" presId="urn:microsoft.com/office/officeart/2005/8/layout/chevron2"/>
    <dgm:cxn modelId="{140F4AA3-4092-1644-8B61-5CBF032B4DE8}" type="presOf" srcId="{8D28DAE6-4826-A146-976E-088236B5D208}" destId="{8AB2C90F-F998-C84E-9087-4A7588A0EC7F}" srcOrd="0" destOrd="2" presId="urn:microsoft.com/office/officeart/2005/8/layout/chevron2"/>
    <dgm:cxn modelId="{C253D3EC-45C3-4D49-85A2-2BB45A83526B}" srcId="{EAE8B83B-6FBD-3D4C-8A0E-C21609F51D8E}" destId="{2628D5C1-A864-2240-B4A2-BF29B4069BDE}" srcOrd="1" destOrd="0" parTransId="{4D1183D9-392E-B542-AC73-A542CAEF948E}" sibTransId="{2D03BD61-7F9B-F647-B890-19D2400CDFC3}"/>
    <dgm:cxn modelId="{CAAA41B5-1854-434C-A7AD-9EE28DF39289}" srcId="{3253DF24-7575-FA47-8D0D-7C4A0FA4EFC5}" destId="{916EE9CF-CC5F-7043-AD5D-EFD2BAD9909B}" srcOrd="0" destOrd="0" parTransId="{45659F26-7B91-5A42-8E6B-55053BF0D406}" sibTransId="{EFAF0C17-E4F6-8C40-84FD-0ADA6AE3A0D9}"/>
    <dgm:cxn modelId="{374088DD-F1AC-F141-A94E-6845D8064668}" srcId="{0663B259-80D6-7D4C-83E5-72A0A54BDDAD}" destId="{EAE8B83B-6FBD-3D4C-8A0E-C21609F51D8E}" srcOrd="0" destOrd="0" parTransId="{3605FC46-77A1-4B47-A9F5-C74A024DBD87}" sibTransId="{65C705DA-31E1-A847-BC05-474F3538B26D}"/>
    <dgm:cxn modelId="{E306AE0D-D337-D84E-BFDF-9077F48D32B6}" srcId="{F74D8FB1-9008-914E-834F-32ECD5ED7512}" destId="{6535E88F-007D-D749-9134-536959B55E2E}" srcOrd="1" destOrd="0" parTransId="{11C8824D-37D3-4D42-AE57-591282CD84F0}" sibTransId="{0FD0C8E7-F6BD-484E-8EFE-3C8A6843D308}"/>
    <dgm:cxn modelId="{59B3A0DF-9936-0644-9DF2-8867AF67D670}" type="presOf" srcId="{84CFB310-A114-6344-B9F7-05C45B1B2CC3}" destId="{D814C99E-1115-2C47-BCCE-4305765C98FB}" srcOrd="0" destOrd="1" presId="urn:microsoft.com/office/officeart/2005/8/layout/chevron2"/>
    <dgm:cxn modelId="{965965CB-36AC-0745-AB3F-7D9DFD1BE4A5}" type="presOf" srcId="{DA14F850-6B53-C044-A6DC-CB56D9472E43}" destId="{625186AA-0538-3042-9298-1D5606E7F526}" srcOrd="0" destOrd="0" presId="urn:microsoft.com/office/officeart/2005/8/layout/chevron2"/>
    <dgm:cxn modelId="{3573B1D6-4BB3-E24A-BDDB-006D7F361964}" type="presOf" srcId="{6535E88F-007D-D749-9134-536959B55E2E}" destId="{DF5D5123-6807-CC4F-90A4-3EBB94166B36}" srcOrd="0" destOrd="1" presId="urn:microsoft.com/office/officeart/2005/8/layout/chevron2"/>
    <dgm:cxn modelId="{3F7FC1BD-AD21-974F-B9C8-E4E084F1A4B9}" type="presOf" srcId="{2628D5C1-A864-2240-B4A2-BF29B4069BDE}" destId="{8AB2C90F-F998-C84E-9087-4A7588A0EC7F}" srcOrd="0" destOrd="1" presId="urn:microsoft.com/office/officeart/2005/8/layout/chevron2"/>
    <dgm:cxn modelId="{DA02A797-90C7-E943-A519-6483FF955BC6}" type="presOf" srcId="{EAE8B83B-6FBD-3D4C-8A0E-C21609F51D8E}" destId="{0B38807E-6485-AF47-A8A9-7D1ECE78FC92}" srcOrd="0" destOrd="0" presId="urn:microsoft.com/office/officeart/2005/8/layout/chevron2"/>
    <dgm:cxn modelId="{962F1558-226C-1A47-8EC7-022748C79FB7}" srcId="{3253DF24-7575-FA47-8D0D-7C4A0FA4EFC5}" destId="{84CFB310-A114-6344-B9F7-05C45B1B2CC3}" srcOrd="1" destOrd="0" parTransId="{EB461DB4-6E51-634B-BE5A-B730BB9C3177}" sibTransId="{A76BCAA1-5962-794B-9FE0-6BC629A0F923}"/>
    <dgm:cxn modelId="{2BB06FC2-AC5B-AF45-B1A8-DA96ED854F71}" srcId="{485ACC02-DFC3-A649-8725-A0E51E35AB9E}" destId="{DA14F850-6B53-C044-A6DC-CB56D9472E43}" srcOrd="0" destOrd="0" parTransId="{9B32894D-802E-804A-8D52-2AFCD7C02E7A}" sibTransId="{E7057F43-A29D-894C-B77A-92B4EDFADDDE}"/>
    <dgm:cxn modelId="{75DA3C65-B6D4-0243-A185-9A4D67416E65}" type="presOf" srcId="{F74D8FB1-9008-914E-834F-32ECD5ED7512}" destId="{B09766D8-F122-5A43-8EED-522D5BEF2FAE}" srcOrd="0" destOrd="0" presId="urn:microsoft.com/office/officeart/2005/8/layout/chevron2"/>
    <dgm:cxn modelId="{A58C3610-0DFD-D04E-BD9D-D2DA45CEF330}" type="presOf" srcId="{3253DF24-7575-FA47-8D0D-7C4A0FA4EFC5}" destId="{BD2E2706-757B-1848-9C05-429AD4D8299C}" srcOrd="0" destOrd="0"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E41FEDB4-7F78-754C-9258-8DE4D5143DC9}" srcId="{EAE8B83B-6FBD-3D4C-8A0E-C21609F51D8E}" destId="{33559E9F-10DB-7042-BB2A-D239C8117B5A}" srcOrd="0" destOrd="0" parTransId="{B7656F4D-0E94-C04A-9119-E229620D65E7}" sibTransId="{5450DB1C-03C2-6741-AE1A-10C36D583945}"/>
    <dgm:cxn modelId="{095B261F-523D-D64A-BF8D-5C351E7EE60F}" type="presOf" srcId="{E7A19FCB-9CBD-4E4B-8851-4F0CEFC1F930}" destId="{DF5D5123-6807-CC4F-90A4-3EBB94166B36}" srcOrd="0" destOrd="0" presId="urn:microsoft.com/office/officeart/2005/8/layout/chevron2"/>
    <dgm:cxn modelId="{CA803129-5487-6E45-81E8-DF253DEBFF67}" type="presOf" srcId="{33559E9F-10DB-7042-BB2A-D239C8117B5A}" destId="{8AB2C90F-F998-C84E-9087-4A7588A0EC7F}" srcOrd="0" destOrd="0" presId="urn:microsoft.com/office/officeart/2005/8/layout/chevron2"/>
    <dgm:cxn modelId="{5826B21D-4E07-924D-867A-F585C5EFD35F}" srcId="{0663B259-80D6-7D4C-83E5-72A0A54BDDAD}" destId="{3253DF24-7575-FA47-8D0D-7C4A0FA4EFC5}" srcOrd="2" destOrd="0" parTransId="{19FEFF96-2C6F-AD4E-B3FA-E338CBEF203B}" sibTransId="{E9966B0F-87B3-1A49-9D20-5CFBA2AF779F}"/>
    <dgm:cxn modelId="{53B4E2AC-6104-E349-A76B-C70958FBA3AB}" type="presOf" srcId="{485ACC02-DFC3-A649-8725-A0E51E35AB9E}" destId="{884592F4-2D18-BA48-AA25-313BDAFE1A2F}" srcOrd="0" destOrd="0" presId="urn:microsoft.com/office/officeart/2005/8/layout/chevron2"/>
    <dgm:cxn modelId="{C7021254-524E-AF45-BEB3-9DEC08CC405C}" type="presOf" srcId="{0663B259-80D6-7D4C-83E5-72A0A54BDDAD}" destId="{42C878C4-2437-2C4F-B1B9-D36F94BD193C}" srcOrd="0" destOrd="0" presId="urn:microsoft.com/office/officeart/2005/8/layout/chevron2"/>
    <dgm:cxn modelId="{A9D3C79F-EE91-114C-AAB8-46D6CF35188F}" srcId="{F74D8FB1-9008-914E-834F-32ECD5ED7512}" destId="{E7A19FCB-9CBD-4E4B-8851-4F0CEFC1F930}" srcOrd="0" destOrd="0" parTransId="{AA00E611-CFD3-E24C-883B-52520CC98A06}" sibTransId="{1B9E2903-2C59-814D-9549-0FCE09659017}"/>
    <dgm:cxn modelId="{6EB79C30-95E9-8D4A-84EE-24D5F09E118D}" srcId="{EAE8B83B-6FBD-3D4C-8A0E-C21609F51D8E}" destId="{8D28DAE6-4826-A146-976E-088236B5D208}" srcOrd="2" destOrd="0" parTransId="{FB8817B8-33C5-5B49-844A-AF4A9E89DA57}" sibTransId="{1D988993-3C65-F34A-A27E-D794621022FB}"/>
    <dgm:cxn modelId="{DB402E20-0E0F-F14A-8A53-D837791B53D7}" srcId="{EAE8B83B-6FBD-3D4C-8A0E-C21609F51D8E}" destId="{8A9DA821-BE40-F94A-B6C0-C8653EACDEA9}" srcOrd="3" destOrd="0" parTransId="{DCF6B07D-7E29-5B47-A9EA-B20E757D023E}" sibTransId="{A029EE8F-A3FA-574B-A640-D69BCA1E7824}"/>
    <dgm:cxn modelId="{096D09B6-1455-A84F-8106-DCB4DF55EF4A}" srcId="{0663B259-80D6-7D4C-83E5-72A0A54BDDAD}" destId="{F74D8FB1-9008-914E-834F-32ECD5ED7512}" srcOrd="1" destOrd="0" parTransId="{7A74FE09-6133-AC4B-8EB4-BB0241D1EC90}" sibTransId="{AA8CF3EE-3092-8A41-8862-E64A53B5F8FC}"/>
    <dgm:cxn modelId="{A2DC725D-F3D2-A64F-860D-8D41F5CA49B9}" type="presOf" srcId="{8A9DA821-BE40-F94A-B6C0-C8653EACDEA9}" destId="{8AB2C90F-F998-C84E-9087-4A7588A0EC7F}" srcOrd="0" destOrd="3" presId="urn:microsoft.com/office/officeart/2005/8/layout/chevron2"/>
    <dgm:cxn modelId="{BD68A6B8-E031-9449-8348-4D8E4F07075F}" type="presParOf" srcId="{42C878C4-2437-2C4F-B1B9-D36F94BD193C}" destId="{3507560D-3B5B-534C-B29A-AC1C8E0EA553}" srcOrd="0" destOrd="0" presId="urn:microsoft.com/office/officeart/2005/8/layout/chevron2"/>
    <dgm:cxn modelId="{250CDB12-48F5-E344-96FD-AB3369F5390C}" type="presParOf" srcId="{3507560D-3B5B-534C-B29A-AC1C8E0EA553}" destId="{0B38807E-6485-AF47-A8A9-7D1ECE78FC92}" srcOrd="0" destOrd="0" presId="urn:microsoft.com/office/officeart/2005/8/layout/chevron2"/>
    <dgm:cxn modelId="{DBEB5FA6-0A64-7041-AA55-D749012F7898}" type="presParOf" srcId="{3507560D-3B5B-534C-B29A-AC1C8E0EA553}" destId="{8AB2C90F-F998-C84E-9087-4A7588A0EC7F}" srcOrd="1" destOrd="0" presId="urn:microsoft.com/office/officeart/2005/8/layout/chevron2"/>
    <dgm:cxn modelId="{6E6D1CC7-2E00-C54F-BAF4-BB5A5FBE4846}" type="presParOf" srcId="{42C878C4-2437-2C4F-B1B9-D36F94BD193C}" destId="{98725B59-C2F1-9C47-9FB1-61478B9E0039}" srcOrd="1" destOrd="0" presId="urn:microsoft.com/office/officeart/2005/8/layout/chevron2"/>
    <dgm:cxn modelId="{D8F6B1F7-494E-4540-96F5-799A1D92B2DC}" type="presParOf" srcId="{42C878C4-2437-2C4F-B1B9-D36F94BD193C}" destId="{1BF0DDE8-16E3-4145-B45E-C82644118F5C}" srcOrd="2" destOrd="0" presId="urn:microsoft.com/office/officeart/2005/8/layout/chevron2"/>
    <dgm:cxn modelId="{9262E446-C662-294E-A6D0-3F404DF238DE}" type="presParOf" srcId="{1BF0DDE8-16E3-4145-B45E-C82644118F5C}" destId="{B09766D8-F122-5A43-8EED-522D5BEF2FAE}" srcOrd="0" destOrd="0" presId="urn:microsoft.com/office/officeart/2005/8/layout/chevron2"/>
    <dgm:cxn modelId="{5D0B7429-A1CF-2741-9F5F-C58602E4382B}" type="presParOf" srcId="{1BF0DDE8-16E3-4145-B45E-C82644118F5C}" destId="{DF5D5123-6807-CC4F-90A4-3EBB94166B36}" srcOrd="1" destOrd="0" presId="urn:microsoft.com/office/officeart/2005/8/layout/chevron2"/>
    <dgm:cxn modelId="{1D9EAE00-A3C0-A247-A0CF-C7DADB716BC2}" type="presParOf" srcId="{42C878C4-2437-2C4F-B1B9-D36F94BD193C}" destId="{9AB35032-2B9B-EC43-A033-31076B254BF7}" srcOrd="3" destOrd="0" presId="urn:microsoft.com/office/officeart/2005/8/layout/chevron2"/>
    <dgm:cxn modelId="{F4BA786B-3739-8044-8D74-5B4FFECBC7DC}" type="presParOf" srcId="{42C878C4-2437-2C4F-B1B9-D36F94BD193C}" destId="{6E37F5CC-3F6B-DE4B-B967-31334F858534}" srcOrd="4" destOrd="0" presId="urn:microsoft.com/office/officeart/2005/8/layout/chevron2"/>
    <dgm:cxn modelId="{E6DC4823-6F15-274A-9644-ECF92BD162B1}" type="presParOf" srcId="{6E37F5CC-3F6B-DE4B-B967-31334F858534}" destId="{BD2E2706-757B-1848-9C05-429AD4D8299C}" srcOrd="0" destOrd="0" presId="urn:microsoft.com/office/officeart/2005/8/layout/chevron2"/>
    <dgm:cxn modelId="{5C7E747F-D76F-7D4D-B22C-33D2B178539A}" type="presParOf" srcId="{6E37F5CC-3F6B-DE4B-B967-31334F858534}" destId="{D814C99E-1115-2C47-BCCE-4305765C98FB}" srcOrd="1" destOrd="0" presId="urn:microsoft.com/office/officeart/2005/8/layout/chevron2"/>
    <dgm:cxn modelId="{003B3ED4-1D41-6A41-8890-0387D80BF566}" type="presParOf" srcId="{42C878C4-2437-2C4F-B1B9-D36F94BD193C}" destId="{8040E240-7E35-8C40-B2C6-40E6DB184725}" srcOrd="5" destOrd="0" presId="urn:microsoft.com/office/officeart/2005/8/layout/chevron2"/>
    <dgm:cxn modelId="{1968CB66-9212-8E42-B3FC-D4E16A9A61AB}" type="presParOf" srcId="{42C878C4-2437-2C4F-B1B9-D36F94BD193C}" destId="{6F332F61-DFF8-4649-A305-26ADE849F4E1}" srcOrd="6" destOrd="0" presId="urn:microsoft.com/office/officeart/2005/8/layout/chevron2"/>
    <dgm:cxn modelId="{CD02342D-6F63-D744-9428-5AE5C7960D5B}" type="presParOf" srcId="{6F332F61-DFF8-4649-A305-26ADE849F4E1}" destId="{884592F4-2D18-BA48-AA25-313BDAFE1A2F}" srcOrd="0" destOrd="0" presId="urn:microsoft.com/office/officeart/2005/8/layout/chevron2"/>
    <dgm:cxn modelId="{ECC60094-ED07-064E-8ABA-985C702C57C0}"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91215" y="390745"/>
          <a:ext cx="1274768" cy="892337"/>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1" y="645699"/>
        <a:ext cx="892337" cy="382431"/>
      </dsp:txXfrm>
    </dsp:sp>
    <dsp:sp modelId="{8AB2C90F-F998-C84E-9087-4A7588A0EC7F}">
      <dsp:nvSpPr>
        <dsp:cNvPr id="0" name=""/>
        <dsp:cNvSpPr/>
      </dsp:nvSpPr>
      <dsp:spPr>
        <a:xfrm rot="5400000">
          <a:off x="2829916" y="-1847352"/>
          <a:ext cx="1047200" cy="492235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t>Offlickr.py: Download photographs and metadata from Flickr</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smtClean="0"/>
            <a:t>get_tags.py: Extract tags from the metadata</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a:t>Manual check: check if all pictures are downloaded correct. If not, download the broken pictures by hand. (terminal displays instructions)</a:t>
          </a:r>
        </a:p>
        <a:p>
          <a:pPr marL="114300" lvl="1" indent="-114300" algn="l" defTabSz="533400">
            <a:lnSpc>
              <a:spcPct val="90000"/>
            </a:lnSpc>
            <a:spcBef>
              <a:spcPct val="0"/>
            </a:spcBef>
            <a:spcAft>
              <a:spcPct val="15000"/>
            </a:spcAft>
            <a:buChar char="••"/>
          </a:pPr>
          <a:r>
            <a:rPr lang="en-GB" sz="1200" kern="1200" noProof="0" dirty="0" smtClean="0"/>
            <a:t>Convert to </a:t>
          </a:r>
          <a:r>
            <a:rPr lang="en-GB" sz="1200" kern="1200" noProof="0" dirty="0" err="1" smtClean="0"/>
            <a:t>png</a:t>
          </a:r>
          <a:r>
            <a:rPr lang="en-GB" sz="1200" kern="1200" noProof="0" dirty="0" smtClean="0"/>
            <a:t> and move to correct directory</a:t>
          </a:r>
          <a:endParaRPr lang="en-GB" sz="1200" kern="1200" noProof="0" dirty="0"/>
        </a:p>
      </dsp:txBody>
      <dsp:txXfrm rot="-5400000">
        <a:off x="892338" y="141346"/>
        <a:ext cx="4871237" cy="944960"/>
      </dsp:txXfrm>
    </dsp:sp>
    <dsp:sp modelId="{B09766D8-F122-5A43-8EED-522D5BEF2FAE}">
      <dsp:nvSpPr>
        <dsp:cNvPr id="0" name=""/>
        <dsp:cNvSpPr/>
      </dsp:nvSpPr>
      <dsp:spPr>
        <a:xfrm rot="5400000">
          <a:off x="-191215" y="1448374"/>
          <a:ext cx="1274768" cy="892337"/>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1" y="1703328"/>
        <a:ext cx="892337" cy="382431"/>
      </dsp:txXfrm>
    </dsp:sp>
    <dsp:sp modelId="{DF5D5123-6807-CC4F-90A4-3EBB94166B36}">
      <dsp:nvSpPr>
        <dsp:cNvPr id="0" name=""/>
        <dsp:cNvSpPr/>
      </dsp:nvSpPr>
      <dsp:spPr>
        <a:xfrm rot="5400000">
          <a:off x="2939216" y="-789719"/>
          <a:ext cx="828599" cy="492235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a:t>traindata.pl: Create data useful for training the Artificial Neural Networks for Tubers</a:t>
          </a:r>
        </a:p>
        <a:p>
          <a:pPr marL="114300" lvl="1" indent="-114300" algn="l" defTabSz="533400">
            <a:lnSpc>
              <a:spcPct val="90000"/>
            </a:lnSpc>
            <a:spcBef>
              <a:spcPct val="0"/>
            </a:spcBef>
            <a:spcAft>
              <a:spcPct val="15000"/>
            </a:spcAft>
            <a:buChar char="••"/>
          </a:pPr>
          <a:r>
            <a:rPr lang="en-GB" sz="1200" kern="1200" noProof="0" dirty="0" smtClean="0"/>
            <a:t>traindata2.pl: Create data useful for training the Artificial Neural Networks for Flowers</a:t>
          </a:r>
          <a:endParaRPr lang="en-GB" sz="1200" kern="1200" noProof="0" dirty="0"/>
        </a:p>
      </dsp:txBody>
      <dsp:txXfrm rot="-5400000">
        <a:off x="892338" y="1297608"/>
        <a:ext cx="4881908" cy="747701"/>
      </dsp:txXfrm>
    </dsp:sp>
    <dsp:sp modelId="{BD2E2706-757B-1848-9C05-429AD4D8299C}">
      <dsp:nvSpPr>
        <dsp:cNvPr id="0" name=""/>
        <dsp:cNvSpPr/>
      </dsp:nvSpPr>
      <dsp:spPr>
        <a:xfrm rot="5400000">
          <a:off x="-191215" y="2579876"/>
          <a:ext cx="1274768" cy="892337"/>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modify_flower</a:t>
          </a:r>
          <a:r>
            <a:rPr lang="nl-NL" sz="1200" kern="1200" dirty="0" smtClean="0"/>
            <a:t>_ data.sh</a:t>
          </a:r>
          <a:endParaRPr lang="nl-NL" sz="1200" kern="1200" dirty="0"/>
        </a:p>
      </dsp:txBody>
      <dsp:txXfrm rot="-5400000">
        <a:off x="1" y="2834830"/>
        <a:ext cx="892337" cy="382431"/>
      </dsp:txXfrm>
    </dsp:sp>
    <dsp:sp modelId="{D814C99E-1115-2C47-BCCE-4305765C98FB}">
      <dsp:nvSpPr>
        <dsp:cNvPr id="0" name=""/>
        <dsp:cNvSpPr/>
      </dsp:nvSpPr>
      <dsp:spPr>
        <a:xfrm rot="5400000">
          <a:off x="2939216" y="343158"/>
          <a:ext cx="828599" cy="4922357"/>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t>combine_files.py: Create tab separated value (</a:t>
          </a:r>
          <a:r>
            <a:rPr lang="en-GB" sz="1200" kern="1200" noProof="0" dirty="0" err="1" smtClean="0"/>
            <a:t>tsv</a:t>
          </a:r>
          <a:r>
            <a:rPr lang="en-GB" sz="1200" kern="1200" noProof="0" dirty="0" smtClean="0"/>
            <a:t>) files per </a:t>
          </a:r>
          <a:r>
            <a:rPr lang="en-GB" sz="1200" kern="1200" noProof="0" dirty="0" smtClean="0">
              <a:solidFill>
                <a:schemeClr val="tx1"/>
              </a:solidFill>
            </a:rPr>
            <a:t>section</a:t>
          </a:r>
          <a:r>
            <a:rPr lang="en-GB" sz="1200" kern="1200" noProof="0" dirty="0" smtClean="0"/>
            <a:t>  </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smtClean="0"/>
            <a:t>add_columns.py: Add columns to the </a:t>
          </a:r>
          <a:r>
            <a:rPr lang="en-GB" sz="1200" kern="1200" noProof="0" dirty="0" err="1" smtClean="0"/>
            <a:t>tsv</a:t>
          </a:r>
          <a:r>
            <a:rPr lang="en-GB" sz="1200" kern="1200" noProof="0" dirty="0" smtClean="0"/>
            <a:t> files</a:t>
          </a:r>
          <a:endParaRPr lang="en-GB" sz="1200" kern="1200" noProof="0" dirty="0">
            <a:solidFill>
              <a:schemeClr val="tx1"/>
            </a:solidFill>
          </a:endParaRPr>
        </a:p>
      </dsp:txBody>
      <dsp:txXfrm rot="-5400000">
        <a:off x="892338" y="2430486"/>
        <a:ext cx="4881908" cy="747701"/>
      </dsp:txXfrm>
    </dsp:sp>
    <dsp:sp modelId="{884592F4-2D18-BA48-AA25-313BDAFE1A2F}">
      <dsp:nvSpPr>
        <dsp:cNvPr id="0" name=""/>
        <dsp:cNvSpPr/>
      </dsp:nvSpPr>
      <dsp:spPr>
        <a:xfrm rot="5400000">
          <a:off x="-191215" y="3714131"/>
          <a:ext cx="1274768" cy="892337"/>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1" y="3969085"/>
        <a:ext cx="892337" cy="382431"/>
      </dsp:txXfrm>
    </dsp:sp>
    <dsp:sp modelId="{625186AA-0538-3042-9298-1D5606E7F526}">
      <dsp:nvSpPr>
        <dsp:cNvPr id="0" name=""/>
        <dsp:cNvSpPr/>
      </dsp:nvSpPr>
      <dsp:spPr>
        <a:xfrm rot="5400000">
          <a:off x="2939216" y="1476037"/>
          <a:ext cx="828599" cy="4922357"/>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solidFill>
                <a:srgbClr val="000000"/>
              </a:solidFill>
            </a:rPr>
            <a:t>Create trained Artificial Neural Networks for slipper orchid flower photographs or salep orchid tuber photographs</a:t>
          </a:r>
          <a:endParaRPr lang="en-GB" sz="1200" kern="1200" noProof="0" dirty="0">
            <a:solidFill>
              <a:srgbClr val="000000"/>
            </a:solidFill>
          </a:endParaRPr>
        </a:p>
      </dsp:txBody>
      <dsp:txXfrm rot="-5400000">
        <a:off x="892338" y="3563365"/>
        <a:ext cx="4881908" cy="7477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608E7-0E3A-E746-98CD-9E051FBE5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136</Pages>
  <Words>27994</Words>
  <Characters>153967</Characters>
  <Application>Microsoft Macintosh Word</Application>
  <DocSecurity>0</DocSecurity>
  <Lines>1283</Lines>
  <Paragraphs>363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181598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Gordon Wijntjes</dc:creator>
  <cp:keywords/>
  <dc:description/>
  <cp:lastModifiedBy>Patrick Gordon Wijntjes</cp:lastModifiedBy>
  <cp:revision>39</cp:revision>
  <cp:lastPrinted>2014-05-16T12:26:00Z</cp:lastPrinted>
  <dcterms:created xsi:type="dcterms:W3CDTF">2014-05-16T12:02:00Z</dcterms:created>
  <dcterms:modified xsi:type="dcterms:W3CDTF">2014-05-22T12:11:00Z</dcterms:modified>
</cp:coreProperties>
</file>